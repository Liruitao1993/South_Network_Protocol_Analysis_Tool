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mbeddings/Microsoft_Visio_2003-2010___6.vsd" ContentType="application/vnd.visio"/>
  <Override PartName="/word/embeddings/Microsoft_Visio_2003-2010___7.vsd" ContentType="application/vnd.visio"/>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24.vsdx" ContentType="application/vnd.ms-visio.drawing"/>
  <Override PartName="/word/embeddings/Microsoft_Visio___25.vsdx" ContentType="application/vnd.ms-visio.drawing"/>
  <Override PartName="/word/embeddings/Microsoft_Visio___26.vsdx" ContentType="application/vnd.ms-visio.drawing"/>
  <Override PartName="/word/embeddings/Microsoft_Visio___27.vsdx" ContentType="application/vnd.ms-visio.drawing"/>
  <Override PartName="/word/embeddings/Microsoft_Visio___28.vsdx" ContentType="application/vnd.ms-visio.drawing"/>
  <Override PartName="/word/embeddings/Microsoft_Visio___29.vsdx" ContentType="application/vnd.ms-visio.drawing"/>
  <Override PartName="/word/embeddings/Microsoft_Visio___3.vsdx" ContentType="application/vnd.ms-visio.drawing"/>
  <Override PartName="/word/embeddings/Microsoft_Visio___30.vsdx" ContentType="application/vnd.ms-visio.drawing"/>
  <Override PartName="/word/embeddings/Microsoft_Visio___31.vsdx" ContentType="application/vnd.ms-visio.drawing"/>
  <Override PartName="/word/embeddings/Microsoft_Visio___32.vsdx" ContentType="application/vnd.ms-visio.drawing"/>
  <Override PartName="/word/embeddings/Microsoft_Visio___33.vsdx" ContentType="application/vnd.ms-visio.drawing"/>
  <Override PartName="/word/embeddings/Microsoft_Visio___34.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457C5">
      <w:pPr>
        <w:widowControl/>
        <w:numPr>
          <w:ilvl w:val="0"/>
          <w:numId w:val="1"/>
        </w:numPr>
        <w:shd w:val="clear" w:color="auto" w:fill="FFFFFF"/>
        <w:adjustRightInd/>
        <w:snapToGrid/>
        <w:spacing w:before="640" w:after="560" w:line="460" w:lineRule="exact"/>
        <w:ind w:left="0" w:firstLine="643" w:firstLineChars="200"/>
        <w:jc w:val="both"/>
        <w:rPr>
          <w:rFonts w:eastAsia="黑体"/>
          <w:b/>
          <w:kern w:val="0"/>
          <w:sz w:val="32"/>
          <w:szCs w:val="20"/>
        </w:rPr>
      </w:pPr>
      <w:bookmarkStart w:id="0" w:name="_Toc22257"/>
      <w:bookmarkStart w:id="1" w:name="_Toc487042842"/>
      <w:bookmarkStart w:id="2" w:name="_Toc497913548"/>
      <w:bookmarkStart w:id="3" w:name="_Toc24833"/>
      <w:bookmarkStart w:id="4" w:name="_Toc473021448"/>
      <w:r>
        <w:rPr>
          <w:rFonts w:ascii="黑体" w:eastAsia="黑体"/>
          <w:b/>
          <w:kern w:val="0"/>
          <w:sz w:val="32"/>
          <w:szCs w:val="20"/>
        </w:rPr>
        <mc:AlternateContent>
          <mc:Choice Requires="wps">
            <w:drawing>
              <wp:anchor distT="0" distB="0" distL="114300" distR="114300" simplePos="0" relativeHeight="251661312" behindDoc="0" locked="0" layoutInCell="1" allowOverlap="1">
                <wp:simplePos x="0" y="0"/>
                <wp:positionH relativeFrom="column">
                  <wp:posOffset>-593725</wp:posOffset>
                </wp:positionH>
                <wp:positionV relativeFrom="paragraph">
                  <wp:posOffset>1062990</wp:posOffset>
                </wp:positionV>
                <wp:extent cx="7272655" cy="431800"/>
                <wp:effectExtent l="0" t="0" r="4445" b="6350"/>
                <wp:wrapNone/>
                <wp:docPr id="11" name="首页自画框图4"/>
                <wp:cNvGraphicFramePr/>
                <a:graphic xmlns:a="http://schemas.openxmlformats.org/drawingml/2006/main">
                  <a:graphicData uri="http://schemas.microsoft.com/office/word/2010/wordprocessingShape">
                    <wps:wsp>
                      <wps:cNvSpPr txBox="1">
                        <a:spLocks noChangeArrowheads="1"/>
                      </wps:cNvSpPr>
                      <wps:spPr bwMode="auto">
                        <a:xfrm>
                          <a:off x="0" y="0"/>
                          <a:ext cx="7272655" cy="431800"/>
                        </a:xfrm>
                        <a:prstGeom prst="rect">
                          <a:avLst/>
                        </a:prstGeom>
                        <a:solidFill>
                          <a:srgbClr val="FFFFFF"/>
                        </a:solidFill>
                        <a:ln>
                          <a:noFill/>
                        </a:ln>
                      </wps:spPr>
                      <wps:txbx>
                        <w:txbxContent>
                          <w:p w14:paraId="2139BB7E">
                            <w:pPr>
                              <w:pStyle w:val="96"/>
                              <w:jc w:val="center"/>
                              <w:rPr>
                                <w:w w:val="100"/>
                              </w:rPr>
                            </w:pPr>
                            <w:r>
                              <w:rPr>
                                <w:rFonts w:hint="eastAsia"/>
                                <w:w w:val="100"/>
                              </w:rPr>
                              <w:t>中国南方电网有限责任公司企业标准</w:t>
                            </w:r>
                          </w:p>
                        </w:txbxContent>
                      </wps:txbx>
                      <wps:bodyPr rot="0" vertOverflow="clip" horzOverflow="clip" vert="horz" wrap="square" lIns="0" tIns="0" rIns="91440" bIns="45720" anchor="t" anchorCtr="0" upright="1">
                        <a:noAutofit/>
                      </wps:bodyPr>
                    </wps:wsp>
                  </a:graphicData>
                </a:graphic>
              </wp:anchor>
            </w:drawing>
          </mc:Choice>
          <mc:Fallback>
            <w:pict>
              <v:shape id="首页自画框图4" o:spid="_x0000_s1026" o:spt="202" type="#_x0000_t202" style="position:absolute;left:0pt;margin-left:-46.75pt;margin-top:83.7pt;height:34pt;width:572.65pt;z-index:251661312;mso-width-relative:page;mso-height-relative:page;" fillcolor="#FFFFFF" filled="t" stroked="f" coordsize="21600,21600" o:gfxdata="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u4B79wAAAAMAQAA&#10;DwAAAAAAAAABACAAAAAiAAAAZHJzL2Rvd25yZXYueG1sUEsBAhQAFAAAAAgAh07iQI3hd0NOAgAA&#10;ZwQAAA4AAAAAAAAAAQAgAAAAKwEAAGRycy9lMm9Eb2MueG1sUEsFBgAAAAAGAAYAWQEAAOsFAAAA&#10;AA==&#10;">
                <v:fill on="t" focussize="0,0"/>
                <v:stroke on="f"/>
                <v:imagedata o:title=""/>
                <o:lock v:ext="edit" aspectratio="f"/>
                <v:textbox inset="0mm,0mm,2.54mm,1.27mm">
                  <w:txbxContent>
                    <w:p w14:paraId="2139BB7E">
                      <w:pPr>
                        <w:pStyle w:val="96"/>
                        <w:jc w:val="center"/>
                        <w:rPr>
                          <w:w w:val="100"/>
                        </w:rPr>
                      </w:pPr>
                      <w:r>
                        <w:rPr>
                          <w:rFonts w:hint="eastAsia"/>
                          <w:w w:val="100"/>
                        </w:rPr>
                        <w:t>中国南方电网有限责任公司企业标准</w:t>
                      </w: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3439795</wp:posOffset>
                </wp:positionV>
                <wp:extent cx="6120765" cy="4562475"/>
                <wp:effectExtent l="0" t="0" r="0" b="9525"/>
                <wp:wrapNone/>
                <wp:docPr id="5" name="首页自画框图7"/>
                <wp:cNvGraphicFramePr/>
                <a:graphic xmlns:a="http://schemas.openxmlformats.org/drawingml/2006/main">
                  <a:graphicData uri="http://schemas.microsoft.com/office/word/2010/wordprocessingShape">
                    <wps:wsp>
                      <wps:cNvSpPr txBox="1">
                        <a:spLocks noChangeArrowheads="1"/>
                      </wps:cNvSpPr>
                      <wps:spPr bwMode="auto">
                        <a:xfrm>
                          <a:off x="0" y="0"/>
                          <a:ext cx="6120765" cy="4562475"/>
                        </a:xfrm>
                        <a:prstGeom prst="rect">
                          <a:avLst/>
                        </a:prstGeom>
                        <a:solidFill>
                          <a:srgbClr val="FFFFFF"/>
                        </a:solidFill>
                        <a:ln>
                          <a:noFill/>
                        </a:ln>
                      </wps:spPr>
                      <wps:txbx>
                        <w:txbxContent>
                          <w:p w14:paraId="23DB63AB">
                            <w:pPr>
                              <w:ind w:firstLine="1044"/>
                              <w:rPr>
                                <w:rFonts w:ascii="黑体" w:eastAsia="黑体"/>
                                <w:b/>
                                <w:sz w:val="52"/>
                              </w:rPr>
                            </w:pPr>
                          </w:p>
                          <w:p w14:paraId="7A047F6E">
                            <w:pPr>
                              <w:spacing w:line="360" w:lineRule="auto"/>
                              <w:rPr>
                                <w:rFonts w:ascii="黑体" w:eastAsia="黑体"/>
                                <w:sz w:val="52"/>
                              </w:rPr>
                            </w:pPr>
                            <w:r>
                              <w:rPr>
                                <w:rFonts w:hint="eastAsia" w:ascii="黑体" w:eastAsia="黑体"/>
                                <w:sz w:val="52"/>
                              </w:rPr>
                              <w:t>通感一体化低压电力线宽带载波通信规约</w:t>
                            </w:r>
                          </w:p>
                          <w:p w14:paraId="493D15E4">
                            <w:pPr>
                              <w:spacing w:line="360" w:lineRule="auto"/>
                              <w:rPr>
                                <w:rFonts w:ascii="黑体" w:eastAsia="黑体"/>
                                <w:sz w:val="52"/>
                              </w:rPr>
                            </w:pPr>
                            <w:r>
                              <w:rPr>
                                <w:rFonts w:hint="eastAsia" w:ascii="黑体" w:eastAsia="黑体"/>
                                <w:sz w:val="52"/>
                              </w:rPr>
                              <w:t>第3部分：数据链路层通信协议（试行）</w:t>
                            </w:r>
                          </w:p>
                          <w:p w14:paraId="499BC7EE">
                            <w:pPr>
                              <w:spacing w:line="360" w:lineRule="auto"/>
                              <w:rPr>
                                <w:rFonts w:ascii="黑体" w:eastAsia="黑体"/>
                                <w:sz w:val="52"/>
                              </w:rPr>
                            </w:pPr>
                          </w:p>
                          <w:p w14:paraId="46DB5BF0">
                            <w:pPr>
                              <w:spacing w:line="360" w:lineRule="auto"/>
                              <w:rPr>
                                <w:rFonts w:ascii="黑体" w:eastAsia="黑体"/>
                                <w:sz w:val="52"/>
                              </w:rPr>
                            </w:pPr>
                          </w:p>
                        </w:txbxContent>
                      </wps:txbx>
                      <wps:bodyPr rot="0" vertOverflow="clip" horzOverflow="clip" vert="horz" wrap="square" lIns="0" tIns="0" rIns="91440" bIns="45720" anchor="t" anchorCtr="0" upright="1">
                        <a:noAutofit/>
                      </wps:bodyPr>
                    </wps:wsp>
                  </a:graphicData>
                </a:graphic>
              </wp:anchor>
            </w:drawing>
          </mc:Choice>
          <mc:Fallback>
            <w:pict>
              <v:shape id="首页自画框图7" o:spid="_x0000_s1026" o:spt="202" type="#_x0000_t202" style="position:absolute;left:0pt;margin-left:0pt;margin-top:270.85pt;height:359.25pt;width:481.95pt;z-index:251664384;mso-width-relative:page;mso-height-relative:page;" fillcolor="#FFFFFF" filled="t" stroked="f" coordsize="21600,21600" o:gfxdata="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pvMUDZAAAACQEAAA8A&#10;AAAAAAAAAQAgAAAAIgAAAGRycy9kb3ducmV2LnhtbFBLAQIUABQAAAAIAIdO4kAPQkEOTwIAAGcE&#10;AAAOAAAAAAAAAAEAIAAAACgBAABkcnMvZTJvRG9jLnhtbFBLBQYAAAAABgAGAFkBAADpBQAAAAA=&#10;">
                <v:fill on="t" focussize="0,0"/>
                <v:stroke on="f"/>
                <v:imagedata o:title=""/>
                <o:lock v:ext="edit" aspectratio="f"/>
                <v:textbox inset="0mm,0mm,2.54mm,1.27mm">
                  <w:txbxContent>
                    <w:p w14:paraId="23DB63AB">
                      <w:pPr>
                        <w:ind w:firstLine="1044"/>
                        <w:rPr>
                          <w:rFonts w:ascii="黑体" w:eastAsia="黑体"/>
                          <w:b/>
                          <w:sz w:val="52"/>
                        </w:rPr>
                      </w:pPr>
                    </w:p>
                    <w:p w14:paraId="7A047F6E">
                      <w:pPr>
                        <w:spacing w:line="360" w:lineRule="auto"/>
                        <w:rPr>
                          <w:rFonts w:ascii="黑体" w:eastAsia="黑体"/>
                          <w:sz w:val="52"/>
                        </w:rPr>
                      </w:pPr>
                      <w:r>
                        <w:rPr>
                          <w:rFonts w:hint="eastAsia" w:ascii="黑体" w:eastAsia="黑体"/>
                          <w:sz w:val="52"/>
                        </w:rPr>
                        <w:t>通感一体化低压电力线宽带载波通信规约</w:t>
                      </w:r>
                    </w:p>
                    <w:p w14:paraId="493D15E4">
                      <w:pPr>
                        <w:spacing w:line="360" w:lineRule="auto"/>
                        <w:rPr>
                          <w:rFonts w:ascii="黑体" w:eastAsia="黑体"/>
                          <w:sz w:val="52"/>
                        </w:rPr>
                      </w:pPr>
                      <w:r>
                        <w:rPr>
                          <w:rFonts w:hint="eastAsia" w:ascii="黑体" w:eastAsia="黑体"/>
                          <w:sz w:val="52"/>
                        </w:rPr>
                        <w:t>第3部分：数据链路层通信协议（试行）</w:t>
                      </w:r>
                    </w:p>
                    <w:p w14:paraId="499BC7EE">
                      <w:pPr>
                        <w:spacing w:line="360" w:lineRule="auto"/>
                        <w:rPr>
                          <w:rFonts w:ascii="黑体" w:eastAsia="黑体"/>
                          <w:sz w:val="52"/>
                        </w:rPr>
                      </w:pPr>
                    </w:p>
                    <w:p w14:paraId="46DB5BF0">
                      <w:pPr>
                        <w:spacing w:line="360" w:lineRule="auto"/>
                        <w:rPr>
                          <w:rFonts w:ascii="黑体" w:eastAsia="黑体"/>
                          <w:sz w:val="52"/>
                        </w:rPr>
                      </w:pP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8480" behindDoc="0" locked="0" layoutInCell="1" allowOverlap="1">
                <wp:simplePos x="0" y="0"/>
                <wp:positionH relativeFrom="column">
                  <wp:posOffset>-74930</wp:posOffset>
                </wp:positionH>
                <wp:positionV relativeFrom="paragraph">
                  <wp:posOffset>9264015</wp:posOffset>
                </wp:positionV>
                <wp:extent cx="6120765" cy="360045"/>
                <wp:effectExtent l="0" t="0" r="0" b="1905"/>
                <wp:wrapNone/>
                <wp:docPr id="4" name="首页自画框图11"/>
                <wp:cNvGraphicFramePr/>
                <a:graphic xmlns:a="http://schemas.openxmlformats.org/drawingml/2006/main">
                  <a:graphicData uri="http://schemas.microsoft.com/office/word/2010/wordprocessingShape">
                    <wps:wsp>
                      <wps:cNvSpPr txBox="1">
                        <a:spLocks noChangeArrowheads="1"/>
                      </wps:cNvSpPr>
                      <wps:spPr bwMode="auto">
                        <a:xfrm>
                          <a:off x="0" y="0"/>
                          <a:ext cx="6120765" cy="360045"/>
                        </a:xfrm>
                        <a:prstGeom prst="rect">
                          <a:avLst/>
                        </a:prstGeom>
                        <a:solidFill>
                          <a:srgbClr val="FFFFFF"/>
                        </a:solidFill>
                        <a:ln>
                          <a:noFill/>
                        </a:ln>
                      </wps:spPr>
                      <wps:txbx>
                        <w:txbxContent>
                          <w:p w14:paraId="38E2B9F0">
                            <w:pPr>
                              <w:tabs>
                                <w:tab w:val="left" w:pos="1008"/>
                                <w:tab w:val="left" w:pos="8222"/>
                                <w:tab w:val="left" w:pos="8505"/>
                              </w:tabs>
                              <w:ind w:firstLine="940"/>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wps:txbx>
                      <wps:bodyPr rot="0" vertOverflow="clip" horzOverflow="clip" vert="horz" wrap="square" lIns="0" tIns="0" rIns="91440" bIns="45720" anchor="t" anchorCtr="0" upright="1">
                        <a:noAutofit/>
                      </wps:bodyPr>
                    </wps:wsp>
                  </a:graphicData>
                </a:graphic>
              </wp:anchor>
            </w:drawing>
          </mc:Choice>
          <mc:Fallback>
            <w:pict>
              <v:shape id="首页自画框图11" o:spid="_x0000_s1026" o:spt="202" type="#_x0000_t202" style="position:absolute;left:0pt;margin-left:-5.9pt;margin-top:729.45pt;height:28.35pt;width:481.95pt;z-index:251668480;mso-width-relative:page;mso-height-relative:page;" fillcolor="#FFFFFF" filled="t" stroked="f" coordsize="21600,21600" o:gfxdata="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2rBfdwAAAANAQAA&#10;DwAAAAAAAAABACAAAAAiAAAAZHJzL2Rvd25yZXYueG1sUEsBAhQAFAAAAAgAh07iQCvI7SBOAgAA&#10;ZwQAAA4AAAAAAAAAAQAgAAAAKwEAAGRycy9lMm9Eb2MueG1sUEsFBgAAAAAGAAYAWQEAAOsFAAAA&#10;AA==&#10;">
                <v:fill on="t" focussize="0,0"/>
                <v:stroke on="f"/>
                <v:imagedata o:title=""/>
                <o:lock v:ext="edit" aspectratio="f"/>
                <v:textbox inset="0mm,0mm,2.54mm,1.27mm">
                  <w:txbxContent>
                    <w:p w14:paraId="38E2B9F0">
                      <w:pPr>
                        <w:tabs>
                          <w:tab w:val="left" w:pos="1008"/>
                          <w:tab w:val="left" w:pos="8222"/>
                          <w:tab w:val="left" w:pos="8505"/>
                        </w:tabs>
                        <w:ind w:firstLine="940"/>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0288" behindDoc="0" locked="0" layoutInCell="1" allowOverlap="1">
                <wp:simplePos x="0" y="0"/>
                <wp:positionH relativeFrom="column">
                  <wp:posOffset>2560320</wp:posOffset>
                </wp:positionH>
                <wp:positionV relativeFrom="paragraph">
                  <wp:posOffset>53975</wp:posOffset>
                </wp:positionV>
                <wp:extent cx="3240405" cy="900430"/>
                <wp:effectExtent l="0" t="0" r="0" b="0"/>
                <wp:wrapNone/>
                <wp:docPr id="12" name="首页自画框图3"/>
                <wp:cNvGraphicFramePr/>
                <a:graphic xmlns:a="http://schemas.openxmlformats.org/drawingml/2006/main">
                  <a:graphicData uri="http://schemas.microsoft.com/office/word/2010/wordprocessingShape">
                    <wps:wsp>
                      <wps:cNvSpPr txBox="1">
                        <a:spLocks noChangeArrowheads="1"/>
                      </wps:cNvSpPr>
                      <wps:spPr bwMode="auto">
                        <a:xfrm>
                          <a:off x="0" y="0"/>
                          <a:ext cx="3240405" cy="900430"/>
                        </a:xfrm>
                        <a:prstGeom prst="rect">
                          <a:avLst/>
                        </a:prstGeom>
                        <a:solidFill>
                          <a:srgbClr val="FFFFFF"/>
                        </a:solidFill>
                        <a:ln>
                          <a:noFill/>
                        </a:ln>
                      </wps:spPr>
                      <wps:txbx>
                        <w:txbxContent>
                          <w:p w14:paraId="3C22DA78">
                            <w:pPr>
                              <w:ind w:firstLine="2400"/>
                              <w:jc w:val="right"/>
                              <w:rPr>
                                <w:rFonts w:ascii="黑体" w:eastAsia="黑体"/>
                                <w:sz w:val="104"/>
                              </w:rPr>
                            </w:pPr>
                            <w:r>
                              <w:rPr>
                                <w:rFonts w:hint="eastAsia" w:ascii="黑体" w:eastAsia="黑体"/>
                                <w:sz w:val="120"/>
                                <w:szCs w:val="120"/>
                              </w:rPr>
                              <w:t>Q/</w:t>
                            </w:r>
                            <w:r>
                              <w:rPr>
                                <w:rFonts w:hint="eastAsia" w:ascii="黑体" w:eastAsia="黑体"/>
                                <w:sz w:val="72"/>
                                <w:szCs w:val="120"/>
                              </w:rPr>
                              <w:t>CS</w:t>
                            </w:r>
                            <w:r>
                              <w:rPr>
                                <w:rFonts w:hint="eastAsia" w:ascii="黑体" w:eastAsia="黑体"/>
                                <w:sz w:val="72"/>
                              </w:rPr>
                              <w:t>G</w:t>
                            </w:r>
                          </w:p>
                          <w:p w14:paraId="14E3CB40">
                            <w:pPr>
                              <w:ind w:firstLine="2088"/>
                              <w:jc w:val="right"/>
                              <w:rPr>
                                <w:rFonts w:ascii="黑体" w:eastAsia="黑体"/>
                                <w:b/>
                                <w:sz w:val="104"/>
                              </w:rPr>
                            </w:pPr>
                          </w:p>
                        </w:txbxContent>
                      </wps:txbx>
                      <wps:bodyPr rot="0" vertOverflow="clip" horzOverflow="clip" vert="horz" wrap="square" lIns="0" tIns="0" rIns="91440" bIns="45720" anchor="t" anchorCtr="0" upright="1">
                        <a:noAutofit/>
                      </wps:bodyPr>
                    </wps:wsp>
                  </a:graphicData>
                </a:graphic>
              </wp:anchor>
            </w:drawing>
          </mc:Choice>
          <mc:Fallback>
            <w:pict>
              <v:shape id="首页自画框图3" o:spid="_x0000_s1026" o:spt="202" type="#_x0000_t202" style="position:absolute;left:0pt;margin-left:201.6pt;margin-top:4.25pt;height:70.9pt;width:255.15pt;z-index:251660288;mso-width-relative:page;mso-height-relative:page;" fillcolor="#FFFFFF" filled="t" stroked="f" coordsize="21600,21600" o:gfxdata="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1AHNe9kAAAAJAQAADwAA&#10;AAAAAAABACAAAAAiAAAAZHJzL2Rvd25yZXYueG1sUEsBAhQAFAAAAAgAh07iQNE6WAlOAgAAZwQA&#10;AA4AAAAAAAAAAQAgAAAAKAEAAGRycy9lMm9Eb2MueG1sUEsFBgAAAAAGAAYAWQEAAOgFAAAAAA==&#10;">
                <v:fill on="t" focussize="0,0"/>
                <v:stroke on="f"/>
                <v:imagedata o:title=""/>
                <o:lock v:ext="edit" aspectratio="f"/>
                <v:textbox inset="0mm,0mm,2.54mm,1.27mm">
                  <w:txbxContent>
                    <w:p w14:paraId="3C22DA78">
                      <w:pPr>
                        <w:ind w:firstLine="2400"/>
                        <w:jc w:val="right"/>
                        <w:rPr>
                          <w:rFonts w:ascii="黑体" w:eastAsia="黑体"/>
                          <w:sz w:val="104"/>
                        </w:rPr>
                      </w:pPr>
                      <w:r>
                        <w:rPr>
                          <w:rFonts w:hint="eastAsia" w:ascii="黑体" w:eastAsia="黑体"/>
                          <w:sz w:val="120"/>
                          <w:szCs w:val="120"/>
                        </w:rPr>
                        <w:t>Q/</w:t>
                      </w:r>
                      <w:r>
                        <w:rPr>
                          <w:rFonts w:hint="eastAsia" w:ascii="黑体" w:eastAsia="黑体"/>
                          <w:sz w:val="72"/>
                          <w:szCs w:val="120"/>
                        </w:rPr>
                        <w:t>CS</w:t>
                      </w:r>
                      <w:r>
                        <w:rPr>
                          <w:rFonts w:hint="eastAsia" w:ascii="黑体" w:eastAsia="黑体"/>
                          <w:sz w:val="72"/>
                        </w:rPr>
                        <w:t>G</w:t>
                      </w:r>
                    </w:p>
                    <w:p w14:paraId="14E3CB40">
                      <w:pPr>
                        <w:ind w:firstLine="2088"/>
                        <w:jc w:val="right"/>
                        <w:rPr>
                          <w:rFonts w:ascii="黑体" w:eastAsia="黑体"/>
                          <w:b/>
                          <w:sz w:val="104"/>
                        </w:rPr>
                      </w:pP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9504" behindDoc="0" locked="0" layoutInCell="1" allowOverlap="1">
                <wp:simplePos x="0" y="0"/>
                <wp:positionH relativeFrom="column">
                  <wp:posOffset>-24130</wp:posOffset>
                </wp:positionH>
                <wp:positionV relativeFrom="paragraph">
                  <wp:posOffset>41910</wp:posOffset>
                </wp:positionV>
                <wp:extent cx="4011295" cy="777875"/>
                <wp:effectExtent l="0" t="0" r="8255" b="3175"/>
                <wp:wrapNone/>
                <wp:docPr id="13" name="文本框 30"/>
                <wp:cNvGraphicFramePr/>
                <a:graphic xmlns:a="http://schemas.openxmlformats.org/drawingml/2006/main">
                  <a:graphicData uri="http://schemas.microsoft.com/office/word/2010/wordprocessingShape">
                    <wps:wsp>
                      <wps:cNvSpPr txBox="1">
                        <a:spLocks noChangeArrowheads="1"/>
                      </wps:cNvSpPr>
                      <wps:spPr bwMode="auto">
                        <a:xfrm>
                          <a:off x="0" y="0"/>
                          <a:ext cx="4011295" cy="777875"/>
                        </a:xfrm>
                        <a:prstGeom prst="rect">
                          <a:avLst/>
                        </a:prstGeom>
                        <a:solidFill>
                          <a:srgbClr val="FFFFFF"/>
                        </a:solidFill>
                        <a:ln>
                          <a:noFill/>
                        </a:ln>
                        <a:effectLst/>
                      </wps:spPr>
                      <wps:txbx>
                        <w:txbxContent>
                          <w:p w14:paraId="22727B82">
                            <w:pPr>
                              <w:jc w:val="left"/>
                              <w:rPr>
                                <w:rFonts w:ascii="黑体" w:hAnsi="黑体" w:eastAsia="黑体" w:cs="黑体"/>
                                <w:sz w:val="32"/>
                                <w:szCs w:val="32"/>
                              </w:rPr>
                            </w:pPr>
                            <w:bookmarkStart w:id="5124" w:name="docnum"/>
                            <w:r>
                              <w:rPr>
                                <w:rFonts w:hint="eastAsia" w:ascii="黑体" w:hAnsi="黑体" w:eastAsia="黑体" w:cs="黑体"/>
                                <w:sz w:val="32"/>
                                <w:szCs w:val="32"/>
                              </w:rPr>
                              <w:t>办生技〔2021〕23号</w:t>
                            </w:r>
                            <w:bookmarkEnd w:id="5124"/>
                            <w:r>
                              <w:rPr>
                                <w:rFonts w:hint="eastAsia" w:ascii="黑体" w:hAnsi="黑体" w:eastAsia="黑体" w:cs="黑体"/>
                                <w:sz w:val="32"/>
                                <w:szCs w:val="32"/>
                              </w:rPr>
                              <w:t>附件3</w:t>
                            </w:r>
                          </w:p>
                          <w:p w14:paraId="20585C8D">
                            <w:pPr>
                              <w:rPr>
                                <w:rFonts w:ascii="黑体" w:hAnsi="黑体" w:eastAsia="黑体" w:cs="黑体"/>
                                <w:sz w:val="32"/>
                                <w:szCs w:val="32"/>
                              </w:rPr>
                            </w:pPr>
                          </w:p>
                        </w:txbxContent>
                      </wps:txbx>
                      <wps:bodyPr rot="0" vertOverflow="clip" horzOverflow="clip" vert="horz" wrap="square" lIns="91440" tIns="45720" rIns="91440" bIns="45720" anchor="t" anchorCtr="0" upright="1">
                        <a:noAutofit/>
                      </wps:bodyPr>
                    </wps:wsp>
                  </a:graphicData>
                </a:graphic>
              </wp:anchor>
            </w:drawing>
          </mc:Choice>
          <mc:Fallback>
            <w:pict>
              <v:shape id="文本框 30" o:spid="_x0000_s1026" o:spt="202" type="#_x0000_t202" style="position:absolute;left:0pt;margin-left:-1.9pt;margin-top:3.3pt;height:61.25pt;width:315.85pt;z-index:251669504;mso-width-relative:page;mso-height-relative:page;" fillcolor="#FFFFFF" filled="t" stroked="f" coordsize="21600,21600" o:gfxdata="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yWbvNYAAAAIAQAADwAAAAAAAAABACAAAAAiAAAA&#10;ZHJzL2Rvd25yZXYueG1sUEsBAhQAFAAAAAgAh07iQPGkYPpCAgAAdgQAAA4AAAAAAAAAAQAgAAAA&#10;JQEAAGRycy9lMm9Eb2MueG1sUEsFBgAAAAAGAAYAWQEAANkFAAAAAA==&#10;">
                <v:fill on="t" focussize="0,0"/>
                <v:stroke on="f"/>
                <v:imagedata o:title=""/>
                <o:lock v:ext="edit" aspectratio="f"/>
                <v:textbox>
                  <w:txbxContent>
                    <w:p w14:paraId="22727B82">
                      <w:pPr>
                        <w:jc w:val="left"/>
                        <w:rPr>
                          <w:rFonts w:ascii="黑体" w:hAnsi="黑体" w:eastAsia="黑体" w:cs="黑体"/>
                          <w:sz w:val="32"/>
                          <w:szCs w:val="32"/>
                        </w:rPr>
                      </w:pPr>
                      <w:bookmarkStart w:id="5124" w:name="docnum"/>
                      <w:r>
                        <w:rPr>
                          <w:rFonts w:hint="eastAsia" w:ascii="黑体" w:hAnsi="黑体" w:eastAsia="黑体" w:cs="黑体"/>
                          <w:sz w:val="32"/>
                          <w:szCs w:val="32"/>
                        </w:rPr>
                        <w:t>办生技〔2021〕23号</w:t>
                      </w:r>
                      <w:bookmarkEnd w:id="5124"/>
                      <w:r>
                        <w:rPr>
                          <w:rFonts w:hint="eastAsia" w:ascii="黑体" w:hAnsi="黑体" w:eastAsia="黑体" w:cs="黑体"/>
                          <w:sz w:val="32"/>
                          <w:szCs w:val="32"/>
                        </w:rPr>
                        <w:t>附件3</w:t>
                      </w:r>
                    </w:p>
                    <w:p w14:paraId="20585C8D">
                      <w:pPr>
                        <w:rPr>
                          <w:rFonts w:ascii="黑体" w:hAnsi="黑体" w:eastAsia="黑体" w:cs="黑体"/>
                          <w:sz w:val="32"/>
                          <w:szCs w:val="32"/>
                        </w:rPr>
                      </w:pP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5408" behindDoc="0" locked="0" layoutInCell="1" allowOverlap="1">
                <wp:simplePos x="0" y="0"/>
                <wp:positionH relativeFrom="column">
                  <wp:posOffset>-150495</wp:posOffset>
                </wp:positionH>
                <wp:positionV relativeFrom="paragraph">
                  <wp:posOffset>8702040</wp:posOffset>
                </wp:positionV>
                <wp:extent cx="2879725" cy="360045"/>
                <wp:effectExtent l="0" t="0" r="0" b="1905"/>
                <wp:wrapNone/>
                <wp:docPr id="8" name="首页自画框图8"/>
                <wp:cNvGraphicFramePr/>
                <a:graphic xmlns:a="http://schemas.openxmlformats.org/drawingml/2006/main">
                  <a:graphicData uri="http://schemas.microsoft.com/office/word/2010/wordprocessingShape">
                    <wps:wsp>
                      <wps:cNvSpPr txBox="1">
                        <a:spLocks noChangeArrowheads="1"/>
                      </wps:cNvSpPr>
                      <wps:spPr bwMode="auto">
                        <a:xfrm>
                          <a:off x="0" y="0"/>
                          <a:ext cx="2879725" cy="360045"/>
                        </a:xfrm>
                        <a:prstGeom prst="rect">
                          <a:avLst/>
                        </a:prstGeom>
                        <a:solidFill>
                          <a:srgbClr val="FFFFFF"/>
                        </a:solidFill>
                        <a:ln>
                          <a:noFill/>
                        </a:ln>
                      </wps:spPr>
                      <wps:txbx>
                        <w:txbxContent>
                          <w:p w14:paraId="1A2713ED">
                            <w:pPr>
                              <w:ind w:firstLine="560"/>
                              <w:rPr>
                                <w:rFonts w:ascii="黑体" w:eastAsia="黑体"/>
                                <w:sz w:val="28"/>
                              </w:rPr>
                            </w:pPr>
                            <w:r>
                              <w:rPr>
                                <w:rFonts w:hint="eastAsia" w:ascii="黑体" w:eastAsia="黑体"/>
                                <w:sz w:val="28"/>
                              </w:rPr>
                              <w:t>2026-XX-XX发布</w:t>
                            </w:r>
                          </w:p>
                        </w:txbxContent>
                      </wps:txbx>
                      <wps:bodyPr rot="0" vertOverflow="clip" horzOverflow="clip" vert="horz" wrap="square" lIns="0" tIns="0" rIns="91440" bIns="45720" anchor="t" anchorCtr="0" upright="1">
                        <a:noAutofit/>
                      </wps:bodyPr>
                    </wps:wsp>
                  </a:graphicData>
                </a:graphic>
              </wp:anchor>
            </w:drawing>
          </mc:Choice>
          <mc:Fallback>
            <w:pict>
              <v:shape id="首页自画框图8" o:spid="_x0000_s1026" o:spt="202" type="#_x0000_t202" style="position:absolute;left:0pt;margin-left:-11.85pt;margin-top:685.2pt;height:28.35pt;width:226.75pt;z-index:251665408;mso-width-relative:page;mso-height-relative:page;" fillcolor="#FFFFFF" filled="t" stroked="f" coordsize="21600,21600" o:gfxdata="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AN/d9wAAAANAQAA&#10;DwAAAAAAAAABACAAAAAiAAAAZHJzL2Rvd25yZXYueG1sUEsBAhQAFAAAAAgAh07iQG6d22JOAgAA&#10;ZgQAAA4AAAAAAAAAAQAgAAAAKwEAAGRycy9lMm9Eb2MueG1sUEsFBgAAAAAGAAYAWQEAAOsFAAAA&#10;AA==&#10;">
                <v:fill on="t" focussize="0,0"/>
                <v:stroke on="f"/>
                <v:imagedata o:title=""/>
                <o:lock v:ext="edit" aspectratio="f"/>
                <v:textbox inset="0mm,0mm,2.54mm,1.27mm">
                  <w:txbxContent>
                    <w:p w14:paraId="1A2713ED">
                      <w:pPr>
                        <w:ind w:firstLine="560"/>
                        <w:rPr>
                          <w:rFonts w:ascii="黑体" w:eastAsia="黑体"/>
                          <w:sz w:val="28"/>
                        </w:rPr>
                      </w:pPr>
                      <w:r>
                        <w:rPr>
                          <w:rFonts w:hint="eastAsia" w:ascii="黑体" w:eastAsia="黑体"/>
                          <w:sz w:val="28"/>
                        </w:rPr>
                        <w:t>2026-XX-XX发布</w:t>
                      </w: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6432" behindDoc="0" locked="0" layoutInCell="1" allowOverlap="1">
                <wp:simplePos x="0" y="0"/>
                <wp:positionH relativeFrom="column">
                  <wp:posOffset>3121660</wp:posOffset>
                </wp:positionH>
                <wp:positionV relativeFrom="paragraph">
                  <wp:posOffset>8702040</wp:posOffset>
                </wp:positionV>
                <wp:extent cx="2880995" cy="360045"/>
                <wp:effectExtent l="0" t="0" r="0" b="1905"/>
                <wp:wrapNone/>
                <wp:docPr id="7" name="首页自画框图9"/>
                <wp:cNvGraphicFramePr/>
                <a:graphic xmlns:a="http://schemas.openxmlformats.org/drawingml/2006/main">
                  <a:graphicData uri="http://schemas.microsoft.com/office/word/2010/wordprocessingShape">
                    <wps:wsp>
                      <wps:cNvSpPr txBox="1">
                        <a:spLocks noChangeArrowheads="1"/>
                      </wps:cNvSpPr>
                      <wps:spPr bwMode="auto">
                        <a:xfrm>
                          <a:off x="0" y="0"/>
                          <a:ext cx="2880995" cy="360045"/>
                        </a:xfrm>
                        <a:prstGeom prst="rect">
                          <a:avLst/>
                        </a:prstGeom>
                        <a:solidFill>
                          <a:srgbClr val="FFFFFF"/>
                        </a:solidFill>
                        <a:ln>
                          <a:noFill/>
                        </a:ln>
                      </wps:spPr>
                      <wps:txbx>
                        <w:txbxContent>
                          <w:p w14:paraId="06E3E440">
                            <w:pPr>
                              <w:ind w:firstLine="560"/>
                              <w:jc w:val="right"/>
                              <w:rPr>
                                <w:rFonts w:ascii="黑体" w:eastAsia="黑体"/>
                                <w:sz w:val="28"/>
                              </w:rPr>
                            </w:pPr>
                            <w:r>
                              <w:rPr>
                                <w:rFonts w:hint="eastAsia" w:ascii="黑体" w:eastAsia="黑体"/>
                                <w:sz w:val="28"/>
                              </w:rPr>
                              <w:t>2026-XX-XX 实施</w:t>
                            </w:r>
                          </w:p>
                        </w:txbxContent>
                      </wps:txbx>
                      <wps:bodyPr rot="0" vertOverflow="clip" horzOverflow="clip" vert="horz" wrap="square" lIns="0" tIns="0" rIns="91440" bIns="45720" anchor="t" anchorCtr="0" upright="1">
                        <a:noAutofit/>
                      </wps:bodyPr>
                    </wps:wsp>
                  </a:graphicData>
                </a:graphic>
              </wp:anchor>
            </w:drawing>
          </mc:Choice>
          <mc:Fallback>
            <w:pict>
              <v:shape id="首页自画框图9" o:spid="_x0000_s1026" o:spt="202" type="#_x0000_t202" style="position:absolute;left:0pt;margin-left:245.8pt;margin-top:685.2pt;height:28.35pt;width:226.85pt;z-index:251666432;mso-width-relative:page;mso-height-relative:page;" fillcolor="#FFFFFF" filled="t" stroked="f" coordsize="21600,21600" o:gfxdata="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9VPp3cAAAADQEA&#10;AA8AAAAAAAAAAQAgAAAAIgAAAGRycy9kb3ducmV2LnhtbFBLAQIUABQAAAAIAIdO4kBBZXf3TwIA&#10;AGYEAAAOAAAAAAAAAAEAIAAAACsBAABkcnMvZTJvRG9jLnhtbFBLBQYAAAAABgAGAFkBAADsBQAA&#10;AAA=&#10;">
                <v:fill on="t" focussize="0,0"/>
                <v:stroke on="f"/>
                <v:imagedata o:title=""/>
                <o:lock v:ext="edit" aspectratio="f"/>
                <v:textbox inset="0mm,0mm,2.54mm,1.27mm">
                  <w:txbxContent>
                    <w:p w14:paraId="06E3E440">
                      <w:pPr>
                        <w:ind w:firstLine="560"/>
                        <w:jc w:val="right"/>
                        <w:rPr>
                          <w:rFonts w:ascii="黑体" w:eastAsia="黑体"/>
                          <w:sz w:val="28"/>
                        </w:rPr>
                      </w:pPr>
                      <w:r>
                        <w:rPr>
                          <w:rFonts w:hint="eastAsia" w:ascii="黑体" w:eastAsia="黑体"/>
                          <w:sz w:val="28"/>
                        </w:rPr>
                        <w:t>2026-XX-XX 实施</w:t>
                      </w: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7456" behindDoc="0" locked="0" layoutInCell="1" allowOverlap="1">
                <wp:simplePos x="0" y="0"/>
                <wp:positionH relativeFrom="column">
                  <wp:posOffset>150495</wp:posOffset>
                </wp:positionH>
                <wp:positionV relativeFrom="paragraph">
                  <wp:posOffset>8943340</wp:posOffset>
                </wp:positionV>
                <wp:extent cx="5830570" cy="0"/>
                <wp:effectExtent l="0" t="0" r="0" b="0"/>
                <wp:wrapNone/>
                <wp:docPr id="6" name="首页自画框图10"/>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line">
                          <a:avLst/>
                        </a:prstGeom>
                        <a:noFill/>
                        <a:ln w="9525">
                          <a:solidFill>
                            <a:srgbClr val="000000"/>
                          </a:solidFill>
                          <a:round/>
                        </a:ln>
                      </wps:spPr>
                      <wps:bodyPr/>
                    </wps:wsp>
                  </a:graphicData>
                </a:graphic>
              </wp:anchor>
            </w:drawing>
          </mc:Choice>
          <mc:Fallback>
            <w:pict>
              <v:line id="首页自画框图10" o:spid="_x0000_s1026" o:spt="20" style="position:absolute;left:0pt;margin-left:11.85pt;margin-top:704.2pt;height:0pt;width:459.1pt;z-index:251667456;mso-width-relative:page;mso-height-relative:page;" filled="f" stroked="t" coordsize="21600,21600" o:gfxdata="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fRG6/1wAAAAwBAAAPAAAAAAAAAAEAIAAAACIAAABkcnMvZG93bnJldi54bWxQSwECFAAUAAAA&#10;CACHTuJAhmpQCu8BAACtAwAADgAAAAAAAAABACAAAAAmAQAAZHJzL2Uyb0RvYy54bWxQSwUGAAAA&#10;AAYABgBZAQAAhwUAAAAA&#10;">
                <v:fill on="f" focussize="0,0"/>
                <v:stroke color="#000000" joinstyle="round"/>
                <v:imagedata o:title=""/>
                <o:lock v:ext="edit" aspectratio="f"/>
              </v:line>
            </w:pict>
          </mc:Fallback>
        </mc:AlternateContent>
      </w:r>
      <w:r>
        <w:rPr>
          <w:rFonts w:ascii="黑体" w:eastAsia="黑体"/>
          <w:b/>
          <w:kern w:val="0"/>
          <w:sz w:val="32"/>
          <w:szCs w:val="20"/>
        </w:rPr>
        <mc:AlternateContent>
          <mc:Choice Requires="wps">
            <w:drawing>
              <wp:anchor distT="0" distB="0" distL="114300" distR="114300" simplePos="0" relativeHeight="251662336" behindDoc="0" locked="0" layoutInCell="1" allowOverlap="1">
                <wp:simplePos x="0" y="0"/>
                <wp:positionH relativeFrom="column">
                  <wp:posOffset>1663700</wp:posOffset>
                </wp:positionH>
                <wp:positionV relativeFrom="paragraph">
                  <wp:posOffset>1831340</wp:posOffset>
                </wp:positionV>
                <wp:extent cx="4320540" cy="720090"/>
                <wp:effectExtent l="0" t="0" r="3810" b="3810"/>
                <wp:wrapNone/>
                <wp:docPr id="10" name="首页自画框图5"/>
                <wp:cNvGraphicFramePr/>
                <a:graphic xmlns:a="http://schemas.openxmlformats.org/drawingml/2006/main">
                  <a:graphicData uri="http://schemas.microsoft.com/office/word/2010/wordprocessingShape">
                    <wps:wsp>
                      <wps:cNvSpPr txBox="1">
                        <a:spLocks noChangeArrowheads="1"/>
                      </wps:cNvSpPr>
                      <wps:spPr bwMode="auto">
                        <a:xfrm>
                          <a:off x="0" y="0"/>
                          <a:ext cx="4320540" cy="720090"/>
                        </a:xfrm>
                        <a:prstGeom prst="rect">
                          <a:avLst/>
                        </a:prstGeom>
                        <a:solidFill>
                          <a:srgbClr val="FFFFFF"/>
                        </a:solidFill>
                        <a:ln>
                          <a:noFill/>
                        </a:ln>
                      </wps:spPr>
                      <wps:txbx>
                        <w:txbxContent>
                          <w:p w14:paraId="06A367E6">
                            <w:pPr>
                              <w:ind w:firstLine="560"/>
                              <w:jc w:val="right"/>
                              <w:rPr>
                                <w:rFonts w:ascii="黑体" w:eastAsia="黑体"/>
                                <w:sz w:val="28"/>
                              </w:rPr>
                            </w:pPr>
                            <w:r>
                              <w:rPr>
                                <w:rFonts w:hint="eastAsia" w:ascii="黑体" w:eastAsia="黑体"/>
                                <w:sz w:val="28"/>
                              </w:rPr>
                              <w:t>Q/CSG 1XXXXXX.1-2020</w:t>
                            </w:r>
                          </w:p>
                          <w:p w14:paraId="09C099AC">
                            <w:pPr>
                              <w:ind w:firstLine="420"/>
                              <w:jc w:val="right"/>
                              <w:rPr>
                                <w:rFonts w:ascii="宋体" w:hAnsi="宋体"/>
                                <w:sz w:val="21"/>
                              </w:rPr>
                            </w:pPr>
                          </w:p>
                        </w:txbxContent>
                      </wps:txbx>
                      <wps:bodyPr rot="0" vertOverflow="clip" horzOverflow="clip" vert="horz" wrap="square" lIns="0" tIns="0" rIns="91440" bIns="45720" anchor="t" anchorCtr="0" upright="1">
                        <a:noAutofit/>
                      </wps:bodyPr>
                    </wps:wsp>
                  </a:graphicData>
                </a:graphic>
              </wp:anchor>
            </w:drawing>
          </mc:Choice>
          <mc:Fallback>
            <w:pict>
              <v:shape id="首页自画框图5" o:spid="_x0000_s1026" o:spt="202" type="#_x0000_t202" style="position:absolute;left:0pt;margin-left:131pt;margin-top:144.2pt;height:56.7pt;width:340.2pt;z-index:251662336;mso-width-relative:page;mso-height-relative:page;" fillcolor="#FFFFFF" filled="t" stroked="f" coordsize="21600,21600" o:gfxdata="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qqGRN2gAAAAsBAAAPAAAA&#10;AAAAAAEAIAAAACIAAABkcnMvZG93bnJldi54bWxQSwECFAAUAAAACACHTuJAGV1jA0wCAABnBAAA&#10;DgAAAAAAAAABACAAAAApAQAAZHJzL2Uyb0RvYy54bWxQSwUGAAAAAAYABgBZAQAA5wUAAAAA&#10;">
                <v:fill on="t" focussize="0,0"/>
                <v:stroke on="f"/>
                <v:imagedata o:title=""/>
                <o:lock v:ext="edit" aspectratio="f"/>
                <v:textbox inset="0mm,0mm,2.54mm,1.27mm">
                  <w:txbxContent>
                    <w:p w14:paraId="06A367E6">
                      <w:pPr>
                        <w:ind w:firstLine="560"/>
                        <w:jc w:val="right"/>
                        <w:rPr>
                          <w:rFonts w:ascii="黑体" w:eastAsia="黑体"/>
                          <w:sz w:val="28"/>
                        </w:rPr>
                      </w:pPr>
                      <w:r>
                        <w:rPr>
                          <w:rFonts w:hint="eastAsia" w:ascii="黑体" w:eastAsia="黑体"/>
                          <w:sz w:val="28"/>
                        </w:rPr>
                        <w:t>Q/CSG 1XXXXXX.1-2020</w:t>
                      </w:r>
                    </w:p>
                    <w:p w14:paraId="09C099AC">
                      <w:pPr>
                        <w:ind w:firstLine="420"/>
                        <w:jc w:val="right"/>
                        <w:rPr>
                          <w:rFonts w:ascii="宋体" w:hAnsi="宋体"/>
                          <w:sz w:val="21"/>
                        </w:rPr>
                      </w:pPr>
                    </w:p>
                  </w:txbxContent>
                </v:textbox>
              </v:shape>
            </w:pict>
          </mc:Fallback>
        </mc:AlternateContent>
      </w:r>
      <w:r>
        <w:rPr>
          <w:rFonts w:ascii="黑体" w:eastAsia="黑体"/>
          <w:b/>
          <w:kern w:val="0"/>
          <w:sz w:val="32"/>
          <w:szCs w:val="20"/>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2390775</wp:posOffset>
                </wp:positionV>
                <wp:extent cx="6120765" cy="0"/>
                <wp:effectExtent l="0" t="0" r="0" b="0"/>
                <wp:wrapNone/>
                <wp:docPr id="9" name="首页自画框图6"/>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a:solidFill>
                            <a:srgbClr val="000000"/>
                          </a:solidFill>
                          <a:round/>
                        </a:ln>
                      </wps:spPr>
                      <wps:bodyPr/>
                    </wps:wsp>
                  </a:graphicData>
                </a:graphic>
              </wp:anchor>
            </w:drawing>
          </mc:Choice>
          <mc:Fallback>
            <w:pict>
              <v:line id="首页自画框图6" o:spid="_x0000_s1026" o:spt="20" style="position:absolute;left:0pt;margin-left:0.05pt;margin-top:188.25pt;height:0pt;width:481.95pt;z-index:251663360;mso-width-relative:page;mso-height-relative:page;" filled="f" stroked="t" coordsize="21600,21600" o:gfxdata="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Ash&#10;gNUAAAAIAQAADwAAAAAAAAABACAAAAAiAAAAZHJzL2Rvd25yZXYueG1sUEsBAhQAFAAAAAgAh07i&#10;QA+8WezsAQAArAMAAA4AAAAAAAAAAQAgAAAAJAEAAGRycy9lMm9Eb2MueG1sUEsFBgAAAAAGAAYA&#10;WQEAAIIFAAAAAA==&#10;">
                <v:fill on="f" focussize="0,0"/>
                <v:stroke color="#000000" joinstyle="round"/>
                <v:imagedata o:title=""/>
                <o:lock v:ext="edit" aspectratio="f"/>
              </v:line>
            </w:pict>
          </mc:Fallback>
        </mc:AlternateContent>
      </w:r>
    </w:p>
    <w:p w14:paraId="42781E9D">
      <w:pPr>
        <w:widowControl/>
        <w:adjustRightInd/>
        <w:snapToGrid/>
        <w:ind w:firstLine="420" w:firstLineChars="200"/>
        <w:jc w:val="both"/>
        <w:rPr>
          <w:rFonts w:hAnsi="宋体"/>
          <w:kern w:val="0"/>
          <w:sz w:val="21"/>
          <w:szCs w:val="20"/>
        </w:rPr>
      </w:pPr>
    </w:p>
    <w:p w14:paraId="08ABCDFA">
      <w:pPr>
        <w:widowControl/>
        <w:adjustRightInd/>
        <w:snapToGrid/>
        <w:ind w:firstLine="420" w:firstLineChars="200"/>
        <w:jc w:val="both"/>
        <w:rPr>
          <w:rFonts w:hAnsi="宋体"/>
          <w:kern w:val="0"/>
          <w:sz w:val="21"/>
          <w:szCs w:val="20"/>
        </w:rPr>
      </w:pPr>
    </w:p>
    <w:p w14:paraId="004DC484">
      <w:pPr>
        <w:widowControl/>
        <w:adjustRightInd/>
        <w:snapToGrid/>
        <w:ind w:firstLine="420" w:firstLineChars="200"/>
        <w:jc w:val="both"/>
        <w:rPr>
          <w:rFonts w:hAnsi="宋体"/>
          <w:kern w:val="0"/>
          <w:sz w:val="21"/>
          <w:szCs w:val="20"/>
        </w:rPr>
      </w:pPr>
    </w:p>
    <w:p w14:paraId="2700C29F">
      <w:pPr>
        <w:widowControl/>
        <w:adjustRightInd/>
        <w:snapToGrid/>
        <w:ind w:firstLine="420" w:firstLineChars="200"/>
        <w:jc w:val="both"/>
        <w:rPr>
          <w:rFonts w:hAnsi="宋体"/>
          <w:kern w:val="0"/>
          <w:sz w:val="21"/>
          <w:szCs w:val="20"/>
        </w:rPr>
      </w:pPr>
    </w:p>
    <w:p w14:paraId="5B5714FA">
      <w:pPr>
        <w:widowControl/>
        <w:adjustRightInd/>
        <w:snapToGrid/>
        <w:ind w:firstLine="420" w:firstLineChars="200"/>
        <w:jc w:val="both"/>
        <w:rPr>
          <w:rFonts w:hAnsi="宋体"/>
          <w:kern w:val="0"/>
          <w:sz w:val="21"/>
          <w:szCs w:val="20"/>
        </w:rPr>
      </w:pPr>
    </w:p>
    <w:p w14:paraId="51F63E89">
      <w:pPr>
        <w:widowControl/>
        <w:adjustRightInd/>
        <w:snapToGrid/>
        <w:ind w:firstLine="420" w:firstLineChars="200"/>
        <w:jc w:val="both"/>
        <w:rPr>
          <w:rFonts w:hAnsi="宋体"/>
          <w:kern w:val="0"/>
          <w:sz w:val="21"/>
          <w:szCs w:val="20"/>
        </w:rPr>
      </w:pPr>
    </w:p>
    <w:p w14:paraId="4E696111">
      <w:pPr>
        <w:widowControl/>
        <w:adjustRightInd/>
        <w:snapToGrid/>
        <w:ind w:firstLine="420" w:firstLineChars="200"/>
        <w:jc w:val="both"/>
        <w:rPr>
          <w:rFonts w:hAnsi="宋体"/>
          <w:kern w:val="0"/>
          <w:sz w:val="21"/>
          <w:szCs w:val="20"/>
        </w:rPr>
      </w:pPr>
    </w:p>
    <w:p w14:paraId="71D4014B">
      <w:pPr>
        <w:widowControl/>
        <w:adjustRightInd/>
        <w:snapToGrid/>
        <w:jc w:val="both"/>
        <w:rPr>
          <w:rFonts w:hAnsi="宋体"/>
          <w:kern w:val="0"/>
          <w:sz w:val="21"/>
          <w:szCs w:val="20"/>
        </w:rPr>
      </w:pPr>
    </w:p>
    <w:p w14:paraId="24649605">
      <w:pPr>
        <w:widowControl/>
        <w:adjustRightInd/>
        <w:snapToGrid/>
        <w:jc w:val="left"/>
        <w:rPr>
          <w:kern w:val="0"/>
          <w:sz w:val="21"/>
          <w:szCs w:val="20"/>
        </w:rPr>
        <w:sectPr>
          <w:footerReference r:id="rId5" w:type="even"/>
          <w:pgSz w:w="11907" w:h="16839"/>
          <w:pgMar w:top="567" w:right="1134" w:bottom="1134" w:left="1417" w:header="283" w:footer="1134" w:gutter="0"/>
          <w:pgNumType w:fmt="upperRoman" w:start="1"/>
          <w:cols w:space="720" w:num="1"/>
        </w:sectPr>
      </w:pPr>
    </w:p>
    <w:p w14:paraId="0FF9FE19">
      <w:pPr>
        <w:tabs>
          <w:tab w:val="left" w:pos="420"/>
          <w:tab w:val="right" w:leader="dot" w:pos="9346"/>
        </w:tabs>
        <w:adjustRightInd/>
        <w:snapToGrid/>
        <w:spacing w:before="120" w:after="120"/>
        <w:rPr>
          <w:rFonts w:ascii="黑体" w:hAnsi="黑体" w:eastAsia="黑体"/>
          <w:b/>
          <w:bCs/>
          <w:caps/>
          <w:color w:val="000000"/>
          <w:sz w:val="32"/>
          <w:szCs w:val="32"/>
        </w:rPr>
      </w:pPr>
      <w:r>
        <w:rPr>
          <w:rFonts w:hint="eastAsia" w:ascii="黑体" w:hAnsi="黑体" w:eastAsia="黑体"/>
          <w:b/>
          <w:bCs/>
          <w:caps/>
          <w:color w:val="000000"/>
          <w:sz w:val="32"/>
          <w:szCs w:val="32"/>
        </w:rPr>
        <w:t>目  次</w:t>
      </w:r>
    </w:p>
    <w:p w14:paraId="3B1C7DD1">
      <w:pPr>
        <w:pStyle w:val="20"/>
        <w:spacing w:before="60" w:after="60"/>
        <w:rPr>
          <w:rFonts w:asciiTheme="minorHAnsi" w:hAnsiTheme="minorHAnsi" w:eastAsiaTheme="minorEastAsia" w:cstheme="minorBidi"/>
          <w:sz w:val="21"/>
          <w:szCs w:val="22"/>
        </w:rPr>
      </w:pPr>
      <w:r>
        <w:rPr>
          <w:rFonts w:hint="eastAsia" w:ascii="黑体" w:hAnsi="黑体" w:eastAsia="黑体"/>
          <w:bCs/>
          <w:caps/>
          <w:sz w:val="20"/>
          <w:szCs w:val="20"/>
        </w:rPr>
        <w:fldChar w:fldCharType="begin"/>
      </w:r>
      <w:r>
        <w:rPr>
          <w:rFonts w:hint="eastAsia" w:ascii="黑体" w:hAnsi="黑体" w:eastAsia="黑体"/>
          <w:bCs/>
          <w:caps/>
          <w:sz w:val="20"/>
          <w:szCs w:val="20"/>
        </w:rPr>
        <w:instrText xml:space="preserve"> TOC \o "1-1" \h \z \u </w:instrText>
      </w:r>
      <w:r>
        <w:rPr>
          <w:rFonts w:hint="eastAsia" w:ascii="黑体" w:hAnsi="黑体" w:eastAsia="黑体"/>
          <w:bCs/>
          <w:caps/>
          <w:sz w:val="20"/>
          <w:szCs w:val="20"/>
        </w:rPr>
        <w:fldChar w:fldCharType="separate"/>
      </w:r>
      <w:r>
        <w:fldChar w:fldCharType="begin"/>
      </w:r>
      <w:r>
        <w:instrText xml:space="preserve"> HYPERLINK \l "_Toc220920827" </w:instrText>
      </w:r>
      <w:r>
        <w:fldChar w:fldCharType="separate"/>
      </w:r>
      <w:r>
        <w:rPr>
          <w:rStyle w:val="37"/>
          <w14:scene3d>
            <w14:lightRig w14:rig="threePt" w14:dir="t">
              <w14:rot w14:lat="0" w14:lon="0" w14:rev="0"/>
            </w14:lightRig>
          </w14:scene3d>
        </w:rPr>
        <w:t>1</w:t>
      </w:r>
      <w:r>
        <w:rPr>
          <w:rStyle w:val="37"/>
          <w:rFonts w:hint="eastAsia"/>
        </w:rPr>
        <w:t xml:space="preserve"> 范围</w:t>
      </w:r>
      <w:r>
        <w:tab/>
      </w:r>
      <w:r>
        <w:fldChar w:fldCharType="begin"/>
      </w:r>
      <w:r>
        <w:instrText xml:space="preserve"> PAGEREF _Toc220920827 \h </w:instrText>
      </w:r>
      <w:r>
        <w:fldChar w:fldCharType="separate"/>
      </w:r>
      <w:ins w:id="4" w:author="GaaihoengNg" w:date="2026-02-27T14:44:05Z">
        <w:r>
          <w:rPr/>
          <w:t>3</w:t>
        </w:r>
      </w:ins>
      <w:r>
        <w:fldChar w:fldCharType="end"/>
      </w:r>
      <w:r>
        <w:fldChar w:fldCharType="end"/>
      </w:r>
    </w:p>
    <w:p w14:paraId="3B3B95B7">
      <w:pPr>
        <w:pStyle w:val="20"/>
        <w:spacing w:before="60" w:after="60"/>
        <w:rPr>
          <w:rFonts w:asciiTheme="minorHAnsi" w:hAnsiTheme="minorHAnsi" w:eastAsiaTheme="minorEastAsia" w:cstheme="minorBidi"/>
          <w:sz w:val="21"/>
          <w:szCs w:val="22"/>
        </w:rPr>
      </w:pPr>
      <w:r>
        <w:fldChar w:fldCharType="begin"/>
      </w:r>
      <w:r>
        <w:instrText xml:space="preserve"> HYPERLINK \l "_Toc220920828" </w:instrText>
      </w:r>
      <w:r>
        <w:fldChar w:fldCharType="separate"/>
      </w:r>
      <w:r>
        <w:rPr>
          <w:rStyle w:val="37"/>
          <w14:scene3d>
            <w14:lightRig w14:rig="threePt" w14:dir="t">
              <w14:rot w14:lat="0" w14:lon="0" w14:rev="0"/>
            </w14:lightRig>
          </w14:scene3d>
        </w:rPr>
        <w:t>2</w:t>
      </w:r>
      <w:r>
        <w:rPr>
          <w:rStyle w:val="37"/>
          <w:rFonts w:hint="eastAsia"/>
        </w:rPr>
        <w:t xml:space="preserve"> 规范性引用文件</w:t>
      </w:r>
      <w:r>
        <w:tab/>
      </w:r>
      <w:r>
        <w:fldChar w:fldCharType="begin"/>
      </w:r>
      <w:r>
        <w:instrText xml:space="preserve"> PAGEREF _Toc220920828 \h </w:instrText>
      </w:r>
      <w:r>
        <w:fldChar w:fldCharType="separate"/>
      </w:r>
      <w:ins w:id="5" w:author="GaaihoengNg" w:date="2026-02-27T14:44:05Z">
        <w:r>
          <w:rPr/>
          <w:t>3</w:t>
        </w:r>
      </w:ins>
      <w:r>
        <w:fldChar w:fldCharType="end"/>
      </w:r>
      <w:r>
        <w:fldChar w:fldCharType="end"/>
      </w:r>
    </w:p>
    <w:p w14:paraId="65BA0E62">
      <w:pPr>
        <w:pStyle w:val="20"/>
        <w:spacing w:before="60" w:after="60"/>
        <w:rPr>
          <w:rFonts w:asciiTheme="minorHAnsi" w:hAnsiTheme="minorHAnsi" w:eastAsiaTheme="minorEastAsia" w:cstheme="minorBidi"/>
          <w:sz w:val="21"/>
          <w:szCs w:val="22"/>
        </w:rPr>
      </w:pPr>
      <w:r>
        <w:fldChar w:fldCharType="begin"/>
      </w:r>
      <w:r>
        <w:instrText xml:space="preserve"> HYPERLINK \l "_Toc220920829" </w:instrText>
      </w:r>
      <w:r>
        <w:fldChar w:fldCharType="separate"/>
      </w:r>
      <w:r>
        <w:rPr>
          <w:rStyle w:val="37"/>
          <w14:scene3d>
            <w14:lightRig w14:rig="threePt" w14:dir="t">
              <w14:rot w14:lat="0" w14:lon="0" w14:rev="0"/>
            </w14:lightRig>
          </w14:scene3d>
        </w:rPr>
        <w:t>3</w:t>
      </w:r>
      <w:r>
        <w:rPr>
          <w:rStyle w:val="37"/>
          <w:rFonts w:hint="eastAsia"/>
        </w:rPr>
        <w:t xml:space="preserve"> 术语、定义和缩略语</w:t>
      </w:r>
      <w:r>
        <w:tab/>
      </w:r>
      <w:r>
        <w:fldChar w:fldCharType="begin"/>
      </w:r>
      <w:r>
        <w:instrText xml:space="preserve"> PAGEREF _Toc220920829 \h </w:instrText>
      </w:r>
      <w:r>
        <w:fldChar w:fldCharType="separate"/>
      </w:r>
      <w:ins w:id="6" w:author="GaaihoengNg" w:date="2026-02-27T14:44:05Z">
        <w:r>
          <w:rPr/>
          <w:t>3</w:t>
        </w:r>
      </w:ins>
      <w:r>
        <w:fldChar w:fldCharType="end"/>
      </w:r>
      <w:r>
        <w:fldChar w:fldCharType="end"/>
      </w:r>
    </w:p>
    <w:p w14:paraId="09562117">
      <w:pPr>
        <w:pStyle w:val="20"/>
        <w:spacing w:before="60" w:after="60"/>
        <w:rPr>
          <w:rFonts w:asciiTheme="minorHAnsi" w:hAnsiTheme="minorHAnsi" w:eastAsiaTheme="minorEastAsia" w:cstheme="minorBidi"/>
          <w:sz w:val="21"/>
          <w:szCs w:val="22"/>
        </w:rPr>
      </w:pPr>
      <w:r>
        <w:fldChar w:fldCharType="begin"/>
      </w:r>
      <w:r>
        <w:instrText xml:space="preserve"> HYPERLINK \l "_Toc220920830" </w:instrText>
      </w:r>
      <w:r>
        <w:fldChar w:fldCharType="separate"/>
      </w:r>
      <w:r>
        <w:rPr>
          <w:rStyle w:val="37"/>
          <w14:scene3d>
            <w14:lightRig w14:rig="threePt" w14:dir="t">
              <w14:rot w14:lat="0" w14:lon="0" w14:rev="0"/>
            </w14:lightRig>
          </w14:scene3d>
        </w:rPr>
        <w:t>4</w:t>
      </w:r>
      <w:r>
        <w:rPr>
          <w:rStyle w:val="37"/>
          <w:rFonts w:hint="eastAsia"/>
        </w:rPr>
        <w:t xml:space="preserve"> 总体概述</w:t>
      </w:r>
      <w:r>
        <w:tab/>
      </w:r>
      <w:r>
        <w:fldChar w:fldCharType="begin"/>
      </w:r>
      <w:r>
        <w:instrText xml:space="preserve"> PAGEREF _Toc220920830 \h </w:instrText>
      </w:r>
      <w:r>
        <w:fldChar w:fldCharType="separate"/>
      </w:r>
      <w:ins w:id="7" w:author="GaaihoengNg" w:date="2026-02-27T14:44:05Z">
        <w:r>
          <w:rPr/>
          <w:t>5</w:t>
        </w:r>
      </w:ins>
      <w:r>
        <w:fldChar w:fldCharType="end"/>
      </w:r>
      <w:r>
        <w:fldChar w:fldCharType="end"/>
      </w:r>
    </w:p>
    <w:p w14:paraId="4006B461">
      <w:pPr>
        <w:pStyle w:val="20"/>
        <w:spacing w:before="60" w:after="60"/>
        <w:rPr>
          <w:rFonts w:asciiTheme="minorHAnsi" w:hAnsiTheme="minorHAnsi" w:eastAsiaTheme="minorEastAsia" w:cstheme="minorBidi"/>
          <w:sz w:val="21"/>
          <w:szCs w:val="22"/>
        </w:rPr>
      </w:pPr>
      <w:r>
        <w:fldChar w:fldCharType="begin"/>
      </w:r>
      <w:r>
        <w:instrText xml:space="preserve"> HYPERLINK \l "_Toc220920831" </w:instrText>
      </w:r>
      <w:r>
        <w:fldChar w:fldCharType="separate"/>
      </w:r>
      <w:r>
        <w:rPr>
          <w:rStyle w:val="37"/>
          <w14:scene3d>
            <w14:lightRig w14:rig="threePt" w14:dir="t">
              <w14:rot w14:lat="0" w14:lon="0" w14:rev="0"/>
            </w14:lightRig>
          </w14:scene3d>
        </w:rPr>
        <w:t>5</w:t>
      </w:r>
      <w:r>
        <w:rPr>
          <w:rStyle w:val="37"/>
        </w:rPr>
        <w:t xml:space="preserve"> ISAC-PLC</w:t>
      </w:r>
      <w:r>
        <w:rPr>
          <w:rStyle w:val="37"/>
          <w:rFonts w:hint="eastAsia"/>
        </w:rPr>
        <w:t>与高速无线双模数据链路层</w:t>
      </w:r>
      <w:r>
        <w:tab/>
      </w:r>
      <w:r>
        <w:fldChar w:fldCharType="begin"/>
      </w:r>
      <w:r>
        <w:instrText xml:space="preserve"> PAGEREF _Toc220920831 \h </w:instrText>
      </w:r>
      <w:r>
        <w:fldChar w:fldCharType="separate"/>
      </w:r>
      <w:ins w:id="8" w:author="GaaihoengNg" w:date="2026-02-27T14:44:05Z">
        <w:r>
          <w:rPr/>
          <w:t>5</w:t>
        </w:r>
      </w:ins>
      <w:del w:id="9" w:author="GaaihoengNg" w:date="2026-02-27T14:44:05Z">
        <w:r>
          <w:rPr/>
          <w:delText>5</w:delText>
        </w:r>
      </w:del>
      <w:r>
        <w:fldChar w:fldCharType="end"/>
      </w:r>
      <w:r>
        <w:fldChar w:fldCharType="end"/>
      </w:r>
    </w:p>
    <w:p w14:paraId="08EE6373">
      <w:pPr>
        <w:pStyle w:val="20"/>
        <w:spacing w:before="60" w:after="60"/>
        <w:rPr>
          <w:rFonts w:asciiTheme="minorHAnsi" w:hAnsiTheme="minorHAnsi" w:eastAsiaTheme="minorEastAsia" w:cstheme="minorBidi"/>
          <w:sz w:val="21"/>
          <w:szCs w:val="22"/>
        </w:rPr>
      </w:pPr>
      <w:r>
        <w:fldChar w:fldCharType="begin"/>
      </w:r>
      <w:r>
        <w:instrText xml:space="preserve"> HYPERLINK \l "_Toc220920832" </w:instrText>
      </w:r>
      <w:r>
        <w:fldChar w:fldCharType="separate"/>
      </w:r>
      <w:r>
        <w:rPr>
          <w:rStyle w:val="37"/>
          <w14:scene3d>
            <w14:lightRig w14:rig="threePt" w14:dir="t">
              <w14:rot w14:lat="0" w14:lon="0" w14:rev="0"/>
            </w14:lightRig>
          </w14:scene3d>
        </w:rPr>
        <w:t>6</w:t>
      </w:r>
      <w:r>
        <w:rPr>
          <w:rStyle w:val="37"/>
          <w:rFonts w:hint="eastAsia"/>
        </w:rPr>
        <w:t xml:space="preserve"> 低速率无线物联通信接入协议数据链路层</w:t>
      </w:r>
      <w:r>
        <w:tab/>
      </w:r>
      <w:r>
        <w:fldChar w:fldCharType="begin"/>
      </w:r>
      <w:r>
        <w:instrText xml:space="preserve"> PAGEREF _Toc220920832 \h </w:instrText>
      </w:r>
      <w:r>
        <w:fldChar w:fldCharType="separate"/>
      </w:r>
      <w:ins w:id="10" w:author="GaaihoengNg" w:date="2026-02-27T14:44:05Z">
        <w:r>
          <w:rPr/>
          <w:t>119</w:t>
        </w:r>
      </w:ins>
      <w:del w:id="11" w:author="GaaihoengNg" w:date="2026-02-27T14:44:05Z">
        <w:r>
          <w:rPr/>
          <w:delText>120</w:delText>
        </w:r>
      </w:del>
      <w:r>
        <w:fldChar w:fldCharType="end"/>
      </w:r>
      <w:r>
        <w:fldChar w:fldCharType="end"/>
      </w:r>
    </w:p>
    <w:p w14:paraId="584726B0">
      <w:pPr>
        <w:pStyle w:val="20"/>
        <w:spacing w:before="60" w:after="60"/>
        <w:rPr>
          <w:rFonts w:asciiTheme="minorHAnsi" w:hAnsiTheme="minorHAnsi" w:eastAsiaTheme="minorEastAsia" w:cstheme="minorBidi"/>
          <w:sz w:val="21"/>
          <w:szCs w:val="22"/>
        </w:rPr>
      </w:pPr>
      <w:r>
        <w:fldChar w:fldCharType="begin"/>
      </w:r>
      <w:r>
        <w:instrText xml:space="preserve"> HYPERLINK \l "_Toc220920833" </w:instrText>
      </w:r>
      <w:r>
        <w:fldChar w:fldCharType="separate"/>
      </w:r>
      <w:r>
        <w:rPr>
          <w:rStyle w:val="37"/>
          <w:rFonts w:hint="eastAsia"/>
        </w:rPr>
        <w:t>附　录　A</w:t>
      </w:r>
      <w:r>
        <w:tab/>
      </w:r>
      <w:r>
        <w:fldChar w:fldCharType="begin"/>
      </w:r>
      <w:r>
        <w:instrText xml:space="preserve"> PAGEREF _Toc220920833 \h </w:instrText>
      </w:r>
      <w:r>
        <w:fldChar w:fldCharType="separate"/>
      </w:r>
      <w:ins w:id="12" w:author="GaaihoengNg" w:date="2026-02-27T14:44:05Z">
        <w:r>
          <w:rPr/>
          <w:t>146</w:t>
        </w:r>
      </w:ins>
      <w:del w:id="13" w:author="GaaihoengNg" w:date="2026-02-27T14:44:05Z">
        <w:r>
          <w:rPr/>
          <w:delText>147</w:delText>
        </w:r>
      </w:del>
      <w:r>
        <w:fldChar w:fldCharType="end"/>
      </w:r>
      <w:r>
        <w:fldChar w:fldCharType="end"/>
      </w:r>
    </w:p>
    <w:p w14:paraId="0B65E961">
      <w:pPr>
        <w:pStyle w:val="20"/>
        <w:spacing w:before="60" w:after="60"/>
        <w:rPr>
          <w:rFonts w:asciiTheme="minorHAnsi" w:hAnsiTheme="minorHAnsi" w:eastAsiaTheme="minorEastAsia" w:cstheme="minorBidi"/>
          <w:sz w:val="21"/>
          <w:szCs w:val="22"/>
        </w:rPr>
      </w:pPr>
      <w:r>
        <w:fldChar w:fldCharType="begin"/>
      </w:r>
      <w:r>
        <w:instrText xml:space="preserve"> HYPERLINK \l "_Toc220920834" </w:instrText>
      </w:r>
      <w:r>
        <w:fldChar w:fldCharType="separate"/>
      </w:r>
      <w:r>
        <w:rPr>
          <w:rStyle w:val="37"/>
          <w:rFonts w:hint="eastAsia"/>
        </w:rPr>
        <w:t>附　录　B</w:t>
      </w:r>
      <w:r>
        <w:tab/>
      </w:r>
      <w:r>
        <w:fldChar w:fldCharType="begin"/>
      </w:r>
      <w:r>
        <w:instrText xml:space="preserve"> PAGEREF _Toc220920834 \h </w:instrText>
      </w:r>
      <w:r>
        <w:fldChar w:fldCharType="separate"/>
      </w:r>
      <w:ins w:id="14" w:author="GaaihoengNg" w:date="2026-02-27T14:44:05Z">
        <w:r>
          <w:rPr/>
          <w:t>147</w:t>
        </w:r>
      </w:ins>
      <w:del w:id="15" w:author="GaaihoengNg" w:date="2026-02-27T14:44:05Z">
        <w:r>
          <w:rPr/>
          <w:delText>148</w:delText>
        </w:r>
      </w:del>
      <w:r>
        <w:fldChar w:fldCharType="end"/>
      </w:r>
      <w:r>
        <w:fldChar w:fldCharType="end"/>
      </w:r>
    </w:p>
    <w:p w14:paraId="00A5C831">
      <w:pPr>
        <w:pStyle w:val="20"/>
        <w:spacing w:before="60" w:after="60"/>
        <w:rPr>
          <w:rFonts w:asciiTheme="minorHAnsi" w:hAnsiTheme="minorHAnsi" w:eastAsiaTheme="minorEastAsia" w:cstheme="minorBidi"/>
          <w:sz w:val="21"/>
          <w:szCs w:val="22"/>
        </w:rPr>
      </w:pPr>
      <w:r>
        <w:fldChar w:fldCharType="begin"/>
      </w:r>
      <w:r>
        <w:instrText xml:space="preserve"> HYPERLINK \l "_Toc220920835" </w:instrText>
      </w:r>
      <w:r>
        <w:fldChar w:fldCharType="separate"/>
      </w:r>
      <w:r>
        <w:rPr>
          <w:rStyle w:val="37"/>
          <w:rFonts w:hint="eastAsia"/>
        </w:rPr>
        <w:t>附　录　C</w:t>
      </w:r>
      <w:r>
        <w:tab/>
      </w:r>
      <w:r>
        <w:fldChar w:fldCharType="begin"/>
      </w:r>
      <w:r>
        <w:instrText xml:space="preserve"> PAGEREF _Toc220920835 \h </w:instrText>
      </w:r>
      <w:r>
        <w:fldChar w:fldCharType="separate"/>
      </w:r>
      <w:ins w:id="16" w:author="GaaihoengNg" w:date="2026-02-27T14:44:05Z">
        <w:r>
          <w:rPr/>
          <w:t>148</w:t>
        </w:r>
      </w:ins>
      <w:del w:id="17" w:author="GaaihoengNg" w:date="2026-02-27T14:44:05Z">
        <w:r>
          <w:rPr/>
          <w:delText>1</w:delText>
        </w:r>
      </w:del>
      <w:r>
        <w:fldChar w:fldCharType="end"/>
      </w:r>
      <w:r>
        <w:fldChar w:fldCharType="end"/>
      </w:r>
    </w:p>
    <w:p w14:paraId="1DFE1115">
      <w:pPr>
        <w:tabs>
          <w:tab w:val="right" w:leader="dot" w:pos="9346"/>
        </w:tabs>
        <w:adjustRightInd/>
        <w:snapToGrid/>
        <w:spacing w:before="120" w:after="120"/>
        <w:jc w:val="left"/>
        <w:rPr>
          <w:rFonts w:ascii="黑体" w:hAnsi="黑体" w:eastAsia="黑体"/>
          <w:bCs/>
          <w:caps/>
          <w:sz w:val="20"/>
          <w:szCs w:val="20"/>
        </w:rPr>
      </w:pPr>
      <w:r>
        <w:rPr>
          <w:rFonts w:hint="eastAsia" w:ascii="黑体" w:hAnsi="黑体" w:eastAsia="黑体"/>
          <w:bCs/>
          <w:caps/>
          <w:szCs w:val="20"/>
        </w:rPr>
        <w:fldChar w:fldCharType="end"/>
      </w:r>
      <w:r>
        <w:rPr>
          <w:rFonts w:hint="eastAsia" w:ascii="黑体" w:hAnsi="黑体" w:eastAsia="黑体"/>
          <w:bCs/>
          <w:caps/>
          <w:sz w:val="20"/>
          <w:szCs w:val="20"/>
        </w:rPr>
        <w:br w:type="page"/>
      </w:r>
    </w:p>
    <w:p w14:paraId="651A9F4D">
      <w:pPr>
        <w:adjustRightInd/>
        <w:snapToGrid/>
        <w:ind w:firstLine="640" w:firstLineChars="200"/>
        <w:rPr>
          <w:rFonts w:ascii="黑体" w:hAnsi="黑体" w:eastAsia="黑体"/>
          <w:sz w:val="32"/>
          <w:szCs w:val="32"/>
        </w:rPr>
      </w:pPr>
      <w:r>
        <w:rPr>
          <w:rFonts w:hint="eastAsia" w:ascii="黑体" w:hAnsi="黑体" w:eastAsia="黑体"/>
          <w:sz w:val="32"/>
          <w:szCs w:val="32"/>
        </w:rPr>
        <w:t>前    言</w:t>
      </w:r>
    </w:p>
    <w:p w14:paraId="18E15BBB">
      <w:pPr>
        <w:adjustRightInd/>
        <w:snapToGrid/>
        <w:ind w:firstLine="420" w:firstLineChars="200"/>
        <w:jc w:val="both"/>
        <w:rPr>
          <w:rFonts w:ascii="宋体" w:hAnsi="宋体"/>
          <w:sz w:val="21"/>
          <w:szCs w:val="22"/>
        </w:rPr>
      </w:pPr>
      <w:r>
        <w:rPr>
          <w:rFonts w:hint="eastAsia" w:ascii="宋体" w:hAnsi="宋体"/>
          <w:sz w:val="21"/>
          <w:szCs w:val="22"/>
        </w:rPr>
        <w:t>为全面规范南方电网公司通感一体化低压电力线宽带载波通信技术</w:t>
      </w:r>
      <w:r>
        <w:rPr>
          <w:rFonts w:hint="eastAsia" w:ascii="宋体" w:hAnsi="宋体"/>
          <w:sz w:val="21"/>
          <w:szCs w:val="22"/>
          <w:lang w:eastAsia="zh-CN"/>
        </w:rPr>
        <w:t>，</w:t>
      </w:r>
      <w:r>
        <w:rPr>
          <w:rFonts w:hint="eastAsia" w:ascii="宋体" w:hAnsi="宋体"/>
          <w:sz w:val="21"/>
          <w:szCs w:val="22"/>
          <w:lang w:val="en-US" w:eastAsia="zh-CN"/>
        </w:rPr>
        <w:t>明确其</w:t>
      </w:r>
      <w:r>
        <w:rPr>
          <w:rFonts w:hint="eastAsia" w:ascii="宋体" w:hAnsi="宋体"/>
          <w:sz w:val="21"/>
          <w:szCs w:val="22"/>
        </w:rPr>
        <w:t>总体要求、应用场景</w:t>
      </w:r>
      <w:r>
        <w:rPr>
          <w:rFonts w:hint="eastAsia" w:ascii="宋体" w:hAnsi="宋体"/>
          <w:sz w:val="21"/>
          <w:szCs w:val="22"/>
          <w:lang w:eastAsia="zh-CN"/>
        </w:rPr>
        <w:t>、</w:t>
      </w:r>
      <w:r>
        <w:rPr>
          <w:rFonts w:hint="eastAsia" w:ascii="宋体" w:hAnsi="宋体"/>
          <w:sz w:val="21"/>
          <w:szCs w:val="22"/>
        </w:rPr>
        <w:t>功能性能要求及通信规约等内容，制定本标准。</w:t>
      </w:r>
    </w:p>
    <w:p w14:paraId="24585285">
      <w:pPr>
        <w:adjustRightInd/>
        <w:snapToGrid/>
        <w:ind w:firstLine="440" w:firstLineChars="200"/>
        <w:jc w:val="both"/>
        <w:rPr>
          <w:rFonts w:ascii="宋体" w:hAnsi="宋体"/>
          <w:sz w:val="21"/>
          <w:szCs w:val="22"/>
        </w:rPr>
      </w:pPr>
      <w:r>
        <w:rPr>
          <w:rFonts w:hint="eastAsia"/>
        </w:rPr>
        <w:t>本部分是《通感一体化低压电力线宽带载波通信技术规约》标准的第4部分数据链路层通信协议，包括数数据链路层概述、帧格式、MAC子层功能描述、网络管理子层功能描述、数据链路层服务等内容</w:t>
      </w:r>
      <w:r>
        <w:rPr>
          <w:rFonts w:hint="eastAsia" w:ascii="宋体" w:hAnsi="宋体"/>
          <w:sz w:val="21"/>
          <w:szCs w:val="22"/>
        </w:rPr>
        <w:t>。</w:t>
      </w:r>
    </w:p>
    <w:p w14:paraId="67BD9304">
      <w:pPr>
        <w:adjustRightInd/>
        <w:snapToGrid/>
        <w:ind w:firstLine="420" w:firstLineChars="200"/>
        <w:jc w:val="both"/>
        <w:rPr>
          <w:rFonts w:ascii="宋体" w:hAnsi="宋体"/>
          <w:sz w:val="21"/>
          <w:szCs w:val="22"/>
        </w:rPr>
      </w:pPr>
      <w:r>
        <w:rPr>
          <w:rFonts w:hint="eastAsia" w:ascii="宋体" w:hAnsi="宋体"/>
          <w:sz w:val="21"/>
          <w:szCs w:val="22"/>
        </w:rPr>
        <w:t>请注意本文件的某些内容可能涉及专利。本文件的发布机构不承担识别这些专利的责任。</w:t>
      </w:r>
    </w:p>
    <w:p w14:paraId="565F1707">
      <w:pPr>
        <w:adjustRightInd/>
        <w:snapToGrid/>
        <w:ind w:firstLine="420" w:firstLineChars="200"/>
        <w:jc w:val="both"/>
        <w:rPr>
          <w:rFonts w:ascii="宋体" w:hAnsi="宋体"/>
          <w:sz w:val="21"/>
          <w:szCs w:val="22"/>
        </w:rPr>
      </w:pPr>
      <w:r>
        <w:rPr>
          <w:rFonts w:hint="eastAsia" w:ascii="宋体" w:hAnsi="宋体"/>
          <w:sz w:val="21"/>
          <w:szCs w:val="22"/>
        </w:rPr>
        <w:t>本标准由中国南方电网有限责任公司生产技术部提出、归口管理并负责解释。</w:t>
      </w:r>
    </w:p>
    <w:p w14:paraId="36440AA4">
      <w:pPr>
        <w:adjustRightInd/>
        <w:snapToGrid/>
        <w:ind w:firstLine="420" w:firstLineChars="200"/>
        <w:jc w:val="both"/>
        <w:rPr>
          <w:rFonts w:ascii="宋体" w:hAnsi="宋体"/>
          <w:sz w:val="21"/>
          <w:szCs w:val="22"/>
        </w:rPr>
      </w:pPr>
      <w:r>
        <w:rPr>
          <w:rFonts w:hint="eastAsia" w:ascii="宋体" w:hAnsi="宋体"/>
          <w:sz w:val="21"/>
          <w:szCs w:val="22"/>
        </w:rPr>
        <w:t xml:space="preserve">本标准主编单位： </w:t>
      </w:r>
    </w:p>
    <w:p w14:paraId="0C076F56">
      <w:pPr>
        <w:adjustRightInd/>
        <w:snapToGrid/>
        <w:ind w:firstLine="420" w:firstLineChars="200"/>
        <w:jc w:val="both"/>
        <w:rPr>
          <w:rFonts w:ascii="宋体" w:hAnsi="宋体"/>
          <w:sz w:val="21"/>
          <w:szCs w:val="22"/>
        </w:rPr>
        <w:sectPr>
          <w:footerReference r:id="rId6" w:type="default"/>
          <w:pgSz w:w="11907" w:h="16839"/>
          <w:pgMar w:top="1417" w:right="1134" w:bottom="1134" w:left="1417" w:header="1020" w:footer="1020" w:gutter="0"/>
          <w:pgNumType w:fmt="upperRoman" w:start="1"/>
          <w:cols w:space="720" w:num="1"/>
        </w:sectPr>
      </w:pPr>
      <w:r>
        <w:rPr>
          <w:rFonts w:hint="eastAsia" w:ascii="宋体" w:hAnsi="宋体"/>
          <w:sz w:val="21"/>
          <w:szCs w:val="22"/>
        </w:rPr>
        <w:t>本标准主要起草人：</w:t>
      </w:r>
    </w:p>
    <w:bookmarkEnd w:id="0"/>
    <w:bookmarkEnd w:id="1"/>
    <w:bookmarkEnd w:id="2"/>
    <w:bookmarkEnd w:id="3"/>
    <w:bookmarkEnd w:id="4"/>
    <w:p w14:paraId="717D58BB">
      <w:pPr>
        <w:pStyle w:val="69"/>
        <w:rPr>
          <w:rFonts w:ascii="黑体" w:hAnsi="黑体" w:eastAsia="黑体"/>
          <w:sz w:val="32"/>
          <w:szCs w:val="32"/>
        </w:rPr>
      </w:pPr>
      <w:r>
        <w:rPr>
          <w:rFonts w:hint="eastAsia" w:ascii="黑体" w:hAnsi="黑体" w:eastAsia="黑体"/>
          <w:sz w:val="32"/>
          <w:szCs w:val="32"/>
        </w:rPr>
        <w:t>通感一体化低压电力线宽带载波双模通信规约</w:t>
      </w:r>
    </w:p>
    <w:p w14:paraId="05F5D969">
      <w:pPr>
        <w:pStyle w:val="69"/>
        <w:rPr>
          <w:rFonts w:ascii="黑体" w:hAnsi="黑体" w:eastAsia="黑体"/>
          <w:sz w:val="32"/>
          <w:szCs w:val="32"/>
        </w:rPr>
      </w:pPr>
      <w:r>
        <w:rPr>
          <w:rFonts w:hint="eastAsia" w:ascii="黑体" w:hAnsi="黑体" w:eastAsia="黑体"/>
          <w:sz w:val="32"/>
          <w:szCs w:val="32"/>
        </w:rPr>
        <w:t>第4部分：数据链路层通信协议</w:t>
      </w:r>
    </w:p>
    <w:p w14:paraId="7E835282">
      <w:pPr>
        <w:pStyle w:val="78"/>
      </w:pPr>
      <w:bookmarkStart w:id="5" w:name="_Toc69662320"/>
      <w:bookmarkStart w:id="6" w:name="_Toc219223260"/>
      <w:bookmarkStart w:id="7" w:name="_Toc219223315"/>
      <w:bookmarkStart w:id="8" w:name="_Toc220920827"/>
      <w:bookmarkStart w:id="9" w:name="_Toc108122909"/>
      <w:r>
        <w:rPr>
          <w:rFonts w:hint="eastAsia"/>
        </w:rPr>
        <w:t>范围</w:t>
      </w:r>
      <w:bookmarkEnd w:id="5"/>
      <w:bookmarkEnd w:id="6"/>
      <w:bookmarkEnd w:id="7"/>
      <w:bookmarkEnd w:id="8"/>
      <w:bookmarkEnd w:id="9"/>
    </w:p>
    <w:p w14:paraId="02450410">
      <w:pPr>
        <w:pStyle w:val="50"/>
      </w:pPr>
      <w:bookmarkStart w:id="10" w:name="_Toc14427"/>
      <w:bookmarkStart w:id="11" w:name="_Toc516062216"/>
      <w:bookmarkStart w:id="12" w:name="_Toc486588819"/>
      <w:bookmarkStart w:id="13" w:name="_Toc486590411"/>
      <w:bookmarkStart w:id="14" w:name="_Toc29249"/>
      <w:bookmarkStart w:id="15" w:name="_Toc28747"/>
      <w:bookmarkStart w:id="16" w:name="_Toc14093320"/>
      <w:bookmarkStart w:id="17" w:name="_Toc69662321"/>
      <w:bookmarkStart w:id="18" w:name="_Toc108122910"/>
      <w:bookmarkStart w:id="19" w:name="_Toc14874467"/>
      <w:bookmarkStart w:id="20" w:name="_Toc489598614"/>
      <w:bookmarkStart w:id="21" w:name="_Toc492375160"/>
      <w:bookmarkStart w:id="22" w:name="_Toc24393730"/>
      <w:r>
        <w:rPr>
          <w:rFonts w:hint="eastAsia"/>
        </w:rPr>
        <w:t>本标准规定了380V/220V低压配电网通感一体化电力线宽带载波通信网络的数据链路层技术，</w:t>
      </w:r>
      <w:r>
        <w:rPr>
          <w:rFonts w:hint="eastAsia"/>
          <w:kern w:val="2"/>
          <w:szCs w:val="24"/>
        </w:rPr>
        <w:t>包括</w:t>
      </w:r>
      <w:r>
        <w:rPr>
          <w:rFonts w:hint="eastAsia"/>
        </w:rPr>
        <w:t>帧结构定义、MAC子层功能机制、网络管理子层功能机制以及数据链路层服务内容。</w:t>
      </w:r>
    </w:p>
    <w:p w14:paraId="24951E99">
      <w:pPr>
        <w:pStyle w:val="50"/>
      </w:pPr>
      <w:r>
        <w:rPr>
          <w:rFonts w:hint="eastAsia"/>
        </w:rPr>
        <w:t>本标准适</w:t>
      </w:r>
      <w:r>
        <w:t>用于</w:t>
      </w:r>
      <w:r>
        <w:rPr>
          <w:rFonts w:hint="eastAsia"/>
        </w:rPr>
        <w:t>南方电网公司380V/220V低压电力线宽带载波双模</w:t>
      </w:r>
      <w:r>
        <w:t>通信</w:t>
      </w:r>
      <w:r>
        <w:rPr>
          <w:rFonts w:hint="eastAsia"/>
        </w:rPr>
        <w:t>单元制造</w:t>
      </w:r>
      <w:r>
        <w:t>、性能检测、</w:t>
      </w:r>
      <w:r>
        <w:rPr>
          <w:rFonts w:hint="eastAsia"/>
        </w:rPr>
        <w:t>数据交换、</w:t>
      </w:r>
      <w:r>
        <w:t>运行维护</w:t>
      </w:r>
      <w:r>
        <w:rPr>
          <w:rFonts w:hint="eastAsia"/>
        </w:rPr>
        <w:t>和验收</w:t>
      </w:r>
      <w:r>
        <w:t>。</w:t>
      </w:r>
    </w:p>
    <w:p w14:paraId="6C7F45B8">
      <w:pPr>
        <w:pStyle w:val="78"/>
      </w:pPr>
      <w:bookmarkStart w:id="23" w:name="_Toc220920828"/>
      <w:bookmarkStart w:id="24" w:name="_Toc219223316"/>
      <w:bookmarkStart w:id="25" w:name="_Toc219223261"/>
      <w:r>
        <w:rPr>
          <w:rFonts w:hint="eastAsia"/>
        </w:rPr>
        <w:t>规范性引用文件</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A979F0A">
      <w:pPr>
        <w:pStyle w:val="50"/>
      </w:pPr>
      <w:r>
        <w:rPr>
          <w:rFonts w:hint="eastAsia"/>
        </w:rPr>
        <w:t>下列文件对于本规定的应用是必不可少的。凡是注日期的引用文件，仅注明日期的版本适用于本规定；凡是不</w:t>
      </w:r>
      <w:ins w:id="18" w:author="gddw" w:date="2026-02-09T14:39:44Z">
        <w:r>
          <w:rPr>
            <w:rFonts w:hint="eastAsia"/>
            <w:lang w:eastAsia="zh-CN"/>
          </w:rPr>
          <w:t>注明</w:t>
        </w:r>
      </w:ins>
      <w:r>
        <w:rPr>
          <w:rFonts w:hint="eastAsia"/>
        </w:rPr>
        <w:t>日期的引用文件，其最新版本（包括所有的修改</w:t>
      </w:r>
      <w:r>
        <w:rPr>
          <w:rFonts w:hint="default"/>
          <w:lang w:val="en-US"/>
        </w:rPr>
        <w:t>单</w:t>
      </w:r>
      <w:r>
        <w:rPr>
          <w:rFonts w:hint="eastAsia"/>
        </w:rPr>
        <w:t>）适用于本规定。</w:t>
      </w:r>
    </w:p>
    <w:tbl>
      <w:tblPr>
        <w:tblStyle w:val="31"/>
        <w:tblW w:w="95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Change w:id="19" w:author="GaaihoengNg" w:date="2026-02-26T18:50:31Z">
          <w:tblPr>
            <w:tblStyle w:val="31"/>
            <w:tblW w:w="9572" w:type="dxa"/>
            <w:tblInd w:w="0" w:type="dxa"/>
            <w:tblLayout w:type="fixed"/>
            <w:tblCellMar>
              <w:top w:w="0" w:type="dxa"/>
              <w:left w:w="108" w:type="dxa"/>
              <w:bottom w:w="0" w:type="dxa"/>
              <w:right w:w="108" w:type="dxa"/>
            </w:tblCellMar>
          </w:tblPr>
        </w:tblPrChange>
      </w:tblPr>
      <w:tblGrid>
        <w:gridCol w:w="3160"/>
        <w:gridCol w:w="6412"/>
        <w:tblGridChange w:id="20">
          <w:tblGrid>
            <w:gridCol w:w="3160"/>
            <w:gridCol w:w="6412"/>
          </w:tblGrid>
        </w:tblGridChange>
      </w:tblGrid>
      <w:tr w14:paraId="54E03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1" w:author="GaaihoengNg" w:date="2026-02-26T18:50:31Z">
            <w:tblPrEx>
              <w:tblCellMar>
                <w:top w:w="0" w:type="dxa"/>
                <w:left w:w="108" w:type="dxa"/>
                <w:bottom w:w="0" w:type="dxa"/>
                <w:right w:w="108" w:type="dxa"/>
              </w:tblCellMar>
            </w:tblPrEx>
          </w:tblPrExChange>
        </w:tblPrEx>
        <w:tc>
          <w:tcPr>
            <w:tcW w:w="3160" w:type="dxa"/>
            <w:tcPrChange w:id="22" w:author="GaaihoengNg" w:date="2026-02-26T18:50:31Z">
              <w:tcPr>
                <w:tcW w:w="3160" w:type="dxa"/>
              </w:tcPr>
            </w:tcPrChange>
          </w:tcPr>
          <w:p w14:paraId="7AC9F095">
            <w:pPr>
              <w:pStyle w:val="125"/>
              <w:ind w:firstLine="420" w:firstLineChars="200"/>
              <w:jc w:val="left"/>
              <w:pPrChange w:id="23" w:author="GaaihoengNg" w:date="2026-02-26T15:16:02Z">
                <w:pPr>
                  <w:pStyle w:val="125"/>
                  <w:jc w:val="left"/>
                </w:pPr>
              </w:pPrChange>
            </w:pPr>
            <w:r>
              <w:commentReference w:id="0"/>
            </w:r>
            <w:r>
              <w:t>Q/CSG 1209021</w:t>
            </w:r>
            <w:r>
              <w:rPr>
                <w:rFonts w:hint="eastAsia"/>
              </w:rPr>
              <w:t>-</w:t>
            </w:r>
            <w:r>
              <w:t>2019</w:t>
            </w:r>
          </w:p>
        </w:tc>
        <w:tc>
          <w:tcPr>
            <w:tcW w:w="6412" w:type="dxa"/>
            <w:tcPrChange w:id="24" w:author="GaaihoengNg" w:date="2026-02-26T18:50:31Z">
              <w:tcPr>
                <w:tcW w:w="6412" w:type="dxa"/>
              </w:tcPr>
            </w:tcPrChange>
          </w:tcPr>
          <w:p w14:paraId="02768822">
            <w:pPr>
              <w:pStyle w:val="125"/>
              <w:jc w:val="left"/>
            </w:pPr>
            <w:r>
              <w:rPr>
                <w:rFonts w:hint="eastAsia"/>
              </w:rPr>
              <w:t>中国南方电网有限责任公司计量自动化终端本地通信模块接口协议</w:t>
            </w:r>
          </w:p>
        </w:tc>
      </w:tr>
      <w:tr w14:paraId="5E82A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5" w:author="GaaihoengNg" w:date="2026-02-26T18:50:31Z">
            <w:tblPrEx>
              <w:tblCellMar>
                <w:top w:w="0" w:type="dxa"/>
                <w:left w:w="108" w:type="dxa"/>
                <w:bottom w:w="0" w:type="dxa"/>
                <w:right w:w="108" w:type="dxa"/>
              </w:tblCellMar>
            </w:tblPrEx>
          </w:tblPrExChange>
        </w:tblPrEx>
        <w:tc>
          <w:tcPr>
            <w:tcW w:w="3160" w:type="dxa"/>
            <w:tcPrChange w:id="26" w:author="GaaihoengNg" w:date="2026-02-26T18:50:31Z">
              <w:tcPr>
                <w:tcW w:w="3160" w:type="dxa"/>
              </w:tcPr>
            </w:tcPrChange>
          </w:tcPr>
          <w:p w14:paraId="58E8D506">
            <w:pPr>
              <w:pStyle w:val="125"/>
              <w:ind w:firstLine="420" w:firstLineChars="200"/>
              <w:jc w:val="left"/>
              <w:pPrChange w:id="27" w:author="GaaihoengNg" w:date="2026-02-26T18:40:26Z">
                <w:pPr>
                  <w:pStyle w:val="125"/>
                  <w:jc w:val="left"/>
                </w:pPr>
              </w:pPrChange>
            </w:pPr>
            <w:ins w:id="28" w:author="GaaihoengNg" w:date="2026-02-26T18:40:19Z">
              <w:r>
                <w:rPr>
                  <w:rFonts w:hint="eastAsia"/>
                </w:rPr>
                <w:t>Q/CSG1204111.</w:t>
              </w:r>
            </w:ins>
            <w:ins w:id="29" w:author="GaaihoengNg" w:date="2026-02-26T18:43:27Z">
              <w:r>
                <w:rPr>
                  <w:rFonts w:hint="eastAsia"/>
                  <w:lang w:val="en-US" w:eastAsia="zh-CN"/>
                </w:rPr>
                <w:t>4</w:t>
              </w:r>
            </w:ins>
            <w:ins w:id="30" w:author="GaaihoengNg" w:date="2026-02-26T18:40:19Z">
              <w:r>
                <w:rPr>
                  <w:rFonts w:hint="eastAsia"/>
                </w:rPr>
                <w:t>-2022</w:t>
              </w:r>
            </w:ins>
          </w:p>
        </w:tc>
        <w:tc>
          <w:tcPr>
            <w:tcW w:w="6412" w:type="dxa"/>
            <w:tcPrChange w:id="31" w:author="GaaihoengNg" w:date="2026-02-26T18:50:31Z">
              <w:tcPr>
                <w:tcW w:w="6412" w:type="dxa"/>
              </w:tcPr>
            </w:tcPrChange>
          </w:tcPr>
          <w:p w14:paraId="45F9D7FF">
            <w:pPr>
              <w:pStyle w:val="125"/>
              <w:jc w:val="left"/>
              <w:rPr>
                <w:rFonts w:hint="eastAsia"/>
              </w:rPr>
            </w:pPr>
            <w:r>
              <w:rPr>
                <w:rFonts w:hint="eastAsia"/>
              </w:rPr>
              <w:t>中国南方电网有限责任公司低压电力线宽带载波通信规约</w:t>
            </w:r>
            <w:ins w:id="32" w:author="GaaihoengNg" w:date="2026-02-26T18:40:42Z">
              <w:r>
                <w:rPr>
                  <w:rFonts w:hint="eastAsia"/>
                </w:rPr>
                <w:t>第</w:t>
              </w:r>
            </w:ins>
            <w:ins w:id="33" w:author="GaaihoengNg" w:date="2026-02-26T18:43:33Z">
              <w:r>
                <w:rPr>
                  <w:rFonts w:hint="eastAsia"/>
                  <w:lang w:val="en-US" w:eastAsia="zh-CN"/>
                </w:rPr>
                <w:t>4</w:t>
              </w:r>
            </w:ins>
            <w:ins w:id="34" w:author="GaaihoengNg" w:date="2026-02-26T18:40:42Z">
              <w:r>
                <w:rPr>
                  <w:rFonts w:hint="eastAsia"/>
                </w:rPr>
                <w:t>部分：</w:t>
              </w:r>
            </w:ins>
            <w:ins w:id="35" w:author="GaaihoengNg" w:date="2026-02-26T18:43:37Z">
              <w:r>
                <w:rPr>
                  <w:rFonts w:hint="eastAsia"/>
                  <w:lang w:val="en-US" w:eastAsia="zh-CN"/>
                </w:rPr>
                <w:t>物理层</w:t>
              </w:r>
            </w:ins>
            <w:ins w:id="36" w:author="GaaihoengNg" w:date="2026-02-26T18:43:39Z">
              <w:r>
                <w:rPr>
                  <w:rFonts w:hint="eastAsia"/>
                  <w:lang w:val="en-US" w:eastAsia="zh-CN"/>
                </w:rPr>
                <w:t>通信</w:t>
              </w:r>
            </w:ins>
            <w:ins w:id="37" w:author="GaaihoengNg" w:date="2026-02-26T18:43:40Z">
              <w:r>
                <w:rPr>
                  <w:rFonts w:hint="eastAsia"/>
                  <w:lang w:val="en-US" w:eastAsia="zh-CN"/>
                </w:rPr>
                <w:t>协议</w:t>
              </w:r>
            </w:ins>
            <w:ins w:id="38" w:author="GaaihoengNg" w:date="2026-02-26T18:40:42Z">
              <w:r>
                <w:rPr>
                  <w:rFonts w:hint="eastAsia"/>
                </w:rPr>
                <w:t>（试行）</w:t>
              </w:r>
            </w:ins>
          </w:p>
        </w:tc>
      </w:tr>
      <w:tr w14:paraId="4358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0" w:author="GaaihoengNg" w:date="2026-02-26T18:50:31Z">
            <w:tblPrEx>
              <w:tblCellMar>
                <w:top w:w="0" w:type="dxa"/>
                <w:left w:w="108" w:type="dxa"/>
                <w:bottom w:w="0" w:type="dxa"/>
                <w:right w:w="108" w:type="dxa"/>
              </w:tblCellMar>
            </w:tblPrEx>
          </w:tblPrExChange>
        </w:tblPrEx>
        <w:trPr>
          <w:trHeight w:val="65" w:hRule="atLeast"/>
          <w:del w:id="39" w:author="gddw" w:date="2026-02-09T14:36:49Z"/>
          <w:trPrChange w:id="40" w:author="GaaihoengNg" w:date="2026-02-26T18:50:31Z">
            <w:trPr>
              <w:trHeight w:val="65" w:hRule="atLeast"/>
            </w:trPr>
          </w:trPrChange>
        </w:trPr>
        <w:tc>
          <w:tcPr>
            <w:tcW w:w="3160" w:type="dxa"/>
            <w:tcPrChange w:id="41" w:author="GaaihoengNg" w:date="2026-02-26T18:50:31Z">
              <w:tcPr>
                <w:tcW w:w="3160" w:type="dxa"/>
              </w:tcPr>
            </w:tcPrChange>
          </w:tcPr>
          <w:p w14:paraId="03A286FC">
            <w:pPr>
              <w:pStyle w:val="125"/>
              <w:jc w:val="left"/>
              <w:rPr>
                <w:del w:id="42" w:author="gddw" w:date="2026-02-09T14:36:49Z"/>
              </w:rPr>
            </w:pPr>
            <w:bookmarkStart w:id="5125" w:name="_GoBack"/>
          </w:p>
        </w:tc>
        <w:tc>
          <w:tcPr>
            <w:tcW w:w="6412" w:type="dxa"/>
            <w:tcPrChange w:id="43" w:author="GaaihoengNg" w:date="2026-02-26T18:50:31Z">
              <w:tcPr>
                <w:tcW w:w="6412" w:type="dxa"/>
              </w:tcPr>
            </w:tcPrChange>
          </w:tcPr>
          <w:p w14:paraId="137DD624">
            <w:pPr>
              <w:pStyle w:val="125"/>
              <w:jc w:val="left"/>
              <w:rPr>
                <w:del w:id="44" w:author="gddw" w:date="2026-02-09T14:36:49Z"/>
              </w:rPr>
            </w:pPr>
            <w:del w:id="45" w:author="gddw" w:date="2026-02-09T14:36:49Z">
              <w:r>
                <w:rPr>
                  <w:rFonts w:hint="eastAsia"/>
                </w:rPr>
                <w:delText>微功率短距离无线电发射设备目录和技术要求</w:delText>
              </w:r>
            </w:del>
          </w:p>
        </w:tc>
      </w:tr>
      <w:bookmarkEnd w:id="5125"/>
      <w:tr w14:paraId="16052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7" w:author="GaaihoengNg" w:date="2026-02-26T18:50: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65" w:hRule="atLeast"/>
          <w:ins w:id="46" w:author="GaaihoengNg" w:date="2026-02-26T18:41:28Z"/>
          <w:trPrChange w:id="47" w:author="GaaihoengNg" w:date="2026-02-26T18:50:31Z">
            <w:trPr>
              <w:trHeight w:val="65" w:hRule="atLeast"/>
            </w:trPr>
          </w:trPrChange>
        </w:trPr>
        <w:tc>
          <w:tcPr>
            <w:tcW w:w="3160" w:type="dxa"/>
            <w:shd w:val="clear" w:color="auto" w:fill="auto"/>
            <w:vAlign w:val="top"/>
            <w:tcPrChange w:id="48" w:author="GaaihoengNg" w:date="2026-02-26T18:50:31Z">
              <w:tcPr>
                <w:tcW w:w="3160" w:type="dxa"/>
                <w:shd w:val="clear" w:color="auto" w:fill="auto"/>
                <w:vAlign w:val="top"/>
              </w:tcPr>
            </w:tcPrChange>
          </w:tcPr>
          <w:p w14:paraId="0B8A2D26">
            <w:pPr>
              <w:pStyle w:val="125"/>
              <w:ind w:firstLine="420" w:firstLineChars="200"/>
              <w:jc w:val="left"/>
              <w:rPr>
                <w:ins w:id="49" w:author="GaaihoengNg" w:date="2026-02-26T18:41:28Z"/>
                <w:rFonts w:ascii="宋体" w:hAnsi="宋体" w:eastAsia="宋体" w:cs="Times New Roman"/>
                <w:sz w:val="21"/>
                <w:szCs w:val="21"/>
                <w:lang w:val="en-US" w:eastAsia="zh-CN" w:bidi="ar-SA"/>
              </w:rPr>
            </w:pPr>
            <w:ins w:id="50" w:author="GaaihoengNg" w:date="2026-02-26T18:43:43Z">
              <w:bookmarkStart w:id="26" w:name="_Toc22613"/>
              <w:bookmarkStart w:id="27" w:name="_Toc489598615"/>
              <w:bookmarkStart w:id="28" w:name="_Toc492375161"/>
              <w:bookmarkStart w:id="29" w:name="_Toc5567"/>
              <w:bookmarkStart w:id="30" w:name="_Toc486588820"/>
              <w:bookmarkStart w:id="31" w:name="_Toc486590412"/>
              <w:bookmarkStart w:id="32" w:name="_Toc14093321"/>
              <w:bookmarkStart w:id="33" w:name="_Toc5447"/>
              <w:bookmarkStart w:id="34" w:name="_Toc14874468"/>
              <w:bookmarkStart w:id="35" w:name="_Toc516062217"/>
              <w:bookmarkStart w:id="36" w:name="_Toc24393731"/>
              <w:bookmarkStart w:id="37" w:name="_Toc219223262"/>
              <w:bookmarkStart w:id="38" w:name="_Toc108122911"/>
              <w:bookmarkStart w:id="39" w:name="_Toc219223317"/>
              <w:bookmarkStart w:id="40" w:name="_Toc220920829"/>
              <w:bookmarkStart w:id="41" w:name="_Toc69662322"/>
              <w:r>
                <w:rPr>
                  <w:rFonts w:hint="eastAsia"/>
                </w:rPr>
                <w:t>Q/CSG1204111.</w:t>
              </w:r>
            </w:ins>
            <w:ins w:id="51" w:author="GaaihoengNg" w:date="2026-02-26T18:43:53Z">
              <w:r>
                <w:rPr>
                  <w:rFonts w:hint="eastAsia"/>
                  <w:lang w:val="en-US" w:eastAsia="zh-CN"/>
                </w:rPr>
                <w:t>5</w:t>
              </w:r>
            </w:ins>
            <w:ins w:id="52" w:author="GaaihoengNg" w:date="2026-02-26T18:43:43Z">
              <w:r>
                <w:rPr>
                  <w:rFonts w:hint="eastAsia"/>
                </w:rPr>
                <w:t>-2022</w:t>
              </w:r>
            </w:ins>
          </w:p>
        </w:tc>
        <w:tc>
          <w:tcPr>
            <w:tcW w:w="6412" w:type="dxa"/>
            <w:shd w:val="clear" w:color="auto" w:fill="auto"/>
            <w:vAlign w:val="top"/>
            <w:tcPrChange w:id="53" w:author="GaaihoengNg" w:date="2026-02-26T18:50:31Z">
              <w:tcPr>
                <w:tcW w:w="6412" w:type="dxa"/>
                <w:shd w:val="clear" w:color="auto" w:fill="auto"/>
                <w:vAlign w:val="top"/>
              </w:tcPr>
            </w:tcPrChange>
          </w:tcPr>
          <w:p w14:paraId="72D77FC5">
            <w:pPr>
              <w:pStyle w:val="125"/>
              <w:jc w:val="left"/>
              <w:rPr>
                <w:ins w:id="54" w:author="GaaihoengNg" w:date="2026-02-26T18:41:28Z"/>
                <w:rFonts w:hint="eastAsia" w:ascii="宋体" w:hAnsi="宋体" w:eastAsia="宋体" w:cs="Times New Roman"/>
                <w:sz w:val="21"/>
                <w:szCs w:val="21"/>
                <w:lang w:val="en-US" w:eastAsia="zh-CN" w:bidi="ar-SA"/>
              </w:rPr>
            </w:pPr>
            <w:ins w:id="55" w:author="GaaihoengNg" w:date="2026-02-26T18:43:43Z">
              <w:r>
                <w:rPr>
                  <w:rFonts w:hint="eastAsia"/>
                </w:rPr>
                <w:t>中国南方电网有限责任公司低压电力线宽带载波通信规约第</w:t>
              </w:r>
            </w:ins>
            <w:ins w:id="56" w:author="GaaihoengNg" w:date="2026-02-26T18:44:07Z">
              <w:r>
                <w:rPr>
                  <w:rFonts w:hint="eastAsia"/>
                  <w:lang w:val="en-US" w:eastAsia="zh-CN"/>
                </w:rPr>
                <w:t>5</w:t>
              </w:r>
            </w:ins>
            <w:ins w:id="57" w:author="GaaihoengNg" w:date="2026-02-26T18:43:43Z">
              <w:r>
                <w:rPr>
                  <w:rFonts w:hint="eastAsia"/>
                </w:rPr>
                <w:t>部分：</w:t>
              </w:r>
            </w:ins>
            <w:ins w:id="58" w:author="GaaihoengNg" w:date="2026-02-26T18:43:59Z">
              <w:r>
                <w:rPr>
                  <w:rFonts w:hint="eastAsia"/>
                  <w:lang w:val="en-US" w:eastAsia="zh-CN"/>
                </w:rPr>
                <w:t>数据</w:t>
              </w:r>
            </w:ins>
            <w:ins w:id="59" w:author="GaaihoengNg" w:date="2026-02-26T18:44:01Z">
              <w:r>
                <w:rPr>
                  <w:rFonts w:hint="eastAsia"/>
                  <w:lang w:val="en-US" w:eastAsia="zh-CN"/>
                </w:rPr>
                <w:t>链路层</w:t>
              </w:r>
            </w:ins>
            <w:ins w:id="60" w:author="GaaihoengNg" w:date="2026-02-26T18:43:43Z">
              <w:r>
                <w:rPr>
                  <w:rFonts w:hint="eastAsia"/>
                  <w:lang w:val="en-US" w:eastAsia="zh-CN"/>
                </w:rPr>
                <w:t>通信协议</w:t>
              </w:r>
            </w:ins>
            <w:ins w:id="61" w:author="GaaihoengNg" w:date="2026-02-26T18:43:43Z">
              <w:r>
                <w:rPr>
                  <w:rFonts w:hint="eastAsia"/>
                </w:rPr>
                <w:t>（试行）</w:t>
              </w:r>
            </w:ins>
          </w:p>
        </w:tc>
      </w:tr>
    </w:tbl>
    <w:p w14:paraId="5B20F649">
      <w:pPr>
        <w:pStyle w:val="78"/>
      </w:pPr>
      <w:r>
        <w:rPr>
          <w:rFonts w:hint="eastAsia"/>
        </w:rPr>
        <w:t>术语、定义</w:t>
      </w:r>
      <w:bookmarkEnd w:id="26"/>
      <w:bookmarkEnd w:id="27"/>
      <w:bookmarkEnd w:id="28"/>
      <w:bookmarkEnd w:id="29"/>
      <w:bookmarkEnd w:id="30"/>
      <w:bookmarkEnd w:id="31"/>
      <w:bookmarkEnd w:id="32"/>
      <w:bookmarkEnd w:id="33"/>
      <w:bookmarkEnd w:id="34"/>
      <w:bookmarkEnd w:id="35"/>
      <w:bookmarkEnd w:id="36"/>
      <w:r>
        <w:rPr>
          <w:rFonts w:hint="eastAsia"/>
        </w:rPr>
        <w:t>和缩略语</w:t>
      </w:r>
      <w:bookmarkEnd w:id="37"/>
      <w:bookmarkEnd w:id="38"/>
      <w:bookmarkEnd w:id="39"/>
      <w:bookmarkEnd w:id="40"/>
      <w:bookmarkEnd w:id="41"/>
    </w:p>
    <w:p w14:paraId="3F333BBF">
      <w:pPr>
        <w:pStyle w:val="50"/>
      </w:pPr>
      <w:bookmarkStart w:id="42" w:name="_Toc392436561"/>
      <w:bookmarkStart w:id="43" w:name="_Toc386963283"/>
      <w:bookmarkStart w:id="44" w:name="_Toc386964429"/>
      <w:bookmarkStart w:id="45" w:name="_Toc387003425"/>
      <w:bookmarkStart w:id="46" w:name="_Toc387181061"/>
      <w:bookmarkStart w:id="47" w:name="_Toc392444807"/>
      <w:bookmarkStart w:id="48" w:name="_Toc387159341"/>
      <w:r>
        <w:t>下列术语和定义适用于本文件。</w:t>
      </w:r>
    </w:p>
    <w:bookmarkEnd w:id="42"/>
    <w:bookmarkEnd w:id="43"/>
    <w:bookmarkEnd w:id="44"/>
    <w:bookmarkEnd w:id="45"/>
    <w:bookmarkEnd w:id="46"/>
    <w:bookmarkEnd w:id="47"/>
    <w:bookmarkEnd w:id="48"/>
    <w:p w14:paraId="32D5DD1C">
      <w:pPr>
        <w:pStyle w:val="49"/>
      </w:pPr>
      <w:bookmarkStart w:id="49" w:name="_Toc437327655"/>
      <w:bookmarkEnd w:id="49"/>
      <w:bookmarkStart w:id="50" w:name="_Toc486327804"/>
      <w:bookmarkEnd w:id="50"/>
      <w:bookmarkStart w:id="51" w:name="_Toc219401088"/>
      <w:bookmarkEnd w:id="51"/>
      <w:bookmarkStart w:id="52" w:name="_Toc486332725"/>
      <w:bookmarkEnd w:id="52"/>
      <w:bookmarkStart w:id="53" w:name="_Toc486327803"/>
      <w:bookmarkEnd w:id="53"/>
      <w:bookmarkStart w:id="54" w:name="_Toc401832109"/>
      <w:bookmarkEnd w:id="54"/>
      <w:bookmarkStart w:id="55" w:name="_Toc516062218"/>
      <w:bookmarkEnd w:id="55"/>
      <w:bookmarkStart w:id="56" w:name="_Toc458015758"/>
      <w:bookmarkEnd w:id="56"/>
      <w:bookmarkStart w:id="57" w:name="_Toc407731794"/>
      <w:bookmarkEnd w:id="57"/>
      <w:bookmarkStart w:id="58" w:name="_Toc397702145"/>
      <w:bookmarkEnd w:id="58"/>
      <w:bookmarkStart w:id="59" w:name="_Toc397702288"/>
      <w:bookmarkEnd w:id="59"/>
      <w:bookmarkStart w:id="60" w:name="_Toc457791807"/>
      <w:bookmarkEnd w:id="60"/>
      <w:bookmarkStart w:id="61" w:name="_Toc458015760"/>
      <w:bookmarkEnd w:id="61"/>
      <w:bookmarkStart w:id="62" w:name="_Toc407731925"/>
      <w:bookmarkEnd w:id="62"/>
      <w:bookmarkStart w:id="63" w:name="_Toc27563"/>
      <w:bookmarkEnd w:id="63"/>
      <w:bookmarkStart w:id="64" w:name="_Toc457793100"/>
      <w:bookmarkEnd w:id="64"/>
      <w:bookmarkStart w:id="65" w:name="_Toc486332724"/>
      <w:bookmarkEnd w:id="65"/>
      <w:bookmarkStart w:id="66" w:name="_Toc13537"/>
      <w:bookmarkEnd w:id="66"/>
      <w:bookmarkStart w:id="67" w:name="_Toc457791805"/>
      <w:bookmarkEnd w:id="67"/>
      <w:bookmarkStart w:id="68" w:name="_Toc492375163"/>
      <w:bookmarkEnd w:id="68"/>
      <w:bookmarkStart w:id="69" w:name="_Toc476516999"/>
      <w:bookmarkEnd w:id="69"/>
      <w:bookmarkStart w:id="70" w:name="_Toc492375164"/>
      <w:bookmarkEnd w:id="70"/>
      <w:bookmarkStart w:id="71" w:name="_Toc457793102"/>
      <w:bookmarkEnd w:id="71"/>
      <w:bookmarkStart w:id="72" w:name="_Toc476516998"/>
      <w:bookmarkEnd w:id="72"/>
      <w:bookmarkStart w:id="73" w:name="_Toc407567790"/>
      <w:bookmarkEnd w:id="73"/>
      <w:bookmarkStart w:id="74" w:name="_Toc407569584"/>
      <w:bookmarkEnd w:id="74"/>
      <w:bookmarkStart w:id="75" w:name="_Toc458015761"/>
      <w:bookmarkStart w:id="76" w:name="_Toc437327656"/>
      <w:bookmarkStart w:id="77" w:name="_Toc387003426"/>
      <w:bookmarkStart w:id="78" w:name="_Toc401832110"/>
      <w:bookmarkStart w:id="79" w:name="_Toc457791808"/>
      <w:bookmarkStart w:id="80" w:name="_Toc392444808"/>
      <w:bookmarkStart w:id="81" w:name="_Toc397702146"/>
      <w:bookmarkStart w:id="82" w:name="_Toc407731795"/>
      <w:bookmarkStart w:id="83" w:name="_Toc459801729"/>
      <w:bookmarkStart w:id="84" w:name="_Toc457793103"/>
      <w:bookmarkStart w:id="85" w:name="_Toc386964430"/>
      <w:bookmarkStart w:id="86" w:name="_Toc14093322"/>
      <w:bookmarkStart w:id="87" w:name="_Toc407567791"/>
      <w:bookmarkStart w:id="88" w:name="_Toc407569585"/>
      <w:bookmarkStart w:id="89" w:name="_Toc397702289"/>
      <w:bookmarkStart w:id="90" w:name="_Toc459801192"/>
      <w:bookmarkStart w:id="91" w:name="_Toc386963284"/>
      <w:bookmarkStart w:id="92" w:name="_Toc387159342"/>
      <w:bookmarkStart w:id="93" w:name="_Toc407731926"/>
      <w:bookmarkStart w:id="94" w:name="_Toc387181062"/>
      <w:bookmarkStart w:id="95" w:name="_Toc392436562"/>
      <w:bookmarkStart w:id="96" w:name="_Toc14874469"/>
    </w:p>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14:paraId="0334B47C">
      <w:pPr>
        <w:pStyle w:val="50"/>
      </w:pPr>
      <w:bookmarkStart w:id="97" w:name="_Toc219223263"/>
      <w:r>
        <w:rPr>
          <w:rFonts w:hint="eastAsia"/>
        </w:rPr>
        <w:t>双模通信网络 Dual Mode Communication Network</w:t>
      </w:r>
      <w:bookmarkEnd w:id="97"/>
    </w:p>
    <w:p w14:paraId="6889A4DD">
      <w:pPr>
        <w:pStyle w:val="50"/>
      </w:pPr>
      <w:r>
        <w:rPr>
          <w:rFonts w:hint="eastAsia"/>
        </w:rPr>
        <w:t>通过低压电力线和无线两条路径协同工作，实现低压电力用户用电信息及其他用能用户用能信息的汇聚、传输、交互的通信网络。</w:t>
      </w:r>
    </w:p>
    <w:p w14:paraId="5098E483">
      <w:pPr>
        <w:pStyle w:val="49"/>
      </w:pPr>
    </w:p>
    <w:p w14:paraId="7FC6D4D7">
      <w:pPr>
        <w:pStyle w:val="50"/>
      </w:pPr>
      <w:r>
        <w:rPr>
          <w:rFonts w:hint="eastAsia"/>
        </w:rPr>
        <w:t>双模通信单元 Dual Mode Communication Unit</w:t>
      </w:r>
    </w:p>
    <w:p w14:paraId="6D0AD25C">
      <w:pPr>
        <w:pStyle w:val="50"/>
      </w:pPr>
      <w:r>
        <w:rPr>
          <w:rFonts w:hint="eastAsia"/>
        </w:rPr>
        <w:t>采用低压电力线宽带载波通信和无线通信技术进行数据传输的通信模块或通信设备。</w:t>
      </w:r>
    </w:p>
    <w:p w14:paraId="40A997E7">
      <w:pPr>
        <w:pStyle w:val="49"/>
      </w:pPr>
      <w:bookmarkStart w:id="98" w:name="_Toc492375165"/>
      <w:bookmarkEnd w:id="98"/>
      <w:bookmarkStart w:id="99" w:name="_Toc516062219"/>
      <w:bookmarkEnd w:id="99"/>
      <w:bookmarkStart w:id="100" w:name="_Toc12892"/>
      <w:bookmarkEnd w:id="100"/>
      <w:bookmarkStart w:id="101" w:name="_Toc18149"/>
      <w:bookmarkEnd w:id="101"/>
      <w:bookmarkStart w:id="102" w:name="_Toc14874470"/>
      <w:bookmarkStart w:id="103" w:name="_Toc14093323"/>
      <w:bookmarkStart w:id="104" w:name="_Toc459801730"/>
      <w:bookmarkStart w:id="105" w:name="_Toc457791810"/>
      <w:bookmarkStart w:id="106" w:name="_Toc457793105"/>
      <w:bookmarkStart w:id="107" w:name="_Toc458015763"/>
      <w:bookmarkStart w:id="108" w:name="_Toc459801193"/>
    </w:p>
    <w:bookmarkEnd w:id="102"/>
    <w:bookmarkEnd w:id="103"/>
    <w:p w14:paraId="2526EEDA">
      <w:pPr>
        <w:pStyle w:val="50"/>
      </w:pPr>
      <w:r>
        <w:rPr>
          <w:rFonts w:hint="eastAsia"/>
        </w:rPr>
        <w:t xml:space="preserve">中央协调器 </w:t>
      </w:r>
      <w:r>
        <w:t>Central Coordinator</w:t>
      </w:r>
    </w:p>
    <w:bookmarkEnd w:id="104"/>
    <w:bookmarkEnd w:id="105"/>
    <w:bookmarkEnd w:id="106"/>
    <w:bookmarkEnd w:id="107"/>
    <w:bookmarkEnd w:id="108"/>
    <w:p w14:paraId="5A3DFBAF">
      <w:pPr>
        <w:pStyle w:val="50"/>
      </w:pPr>
      <w:bookmarkStart w:id="109" w:name="_Toc397702302"/>
      <w:bookmarkEnd w:id="109"/>
      <w:bookmarkStart w:id="110" w:name="_Toc476517001"/>
      <w:bookmarkEnd w:id="110"/>
      <w:bookmarkStart w:id="111" w:name="_Toc401832125"/>
      <w:bookmarkEnd w:id="111"/>
      <w:bookmarkStart w:id="112" w:name="_Toc457793106"/>
      <w:bookmarkEnd w:id="112"/>
      <w:bookmarkStart w:id="113" w:name="_Toc458015764"/>
      <w:bookmarkEnd w:id="113"/>
      <w:bookmarkStart w:id="114" w:name="_Toc437327669"/>
      <w:bookmarkEnd w:id="114"/>
      <w:bookmarkStart w:id="115" w:name="_Toc407731810"/>
      <w:bookmarkEnd w:id="115"/>
      <w:bookmarkStart w:id="116" w:name="_Toc407731808"/>
      <w:bookmarkEnd w:id="116"/>
      <w:bookmarkStart w:id="117" w:name="_Toc407731941"/>
      <w:bookmarkEnd w:id="117"/>
      <w:bookmarkStart w:id="118" w:name="_Toc492375166"/>
      <w:bookmarkEnd w:id="118"/>
      <w:bookmarkStart w:id="119" w:name="_Toc516062220"/>
      <w:bookmarkEnd w:id="119"/>
      <w:bookmarkStart w:id="120" w:name="_Toc486327806"/>
      <w:bookmarkEnd w:id="120"/>
      <w:bookmarkStart w:id="121" w:name="_Toc397702161"/>
      <w:bookmarkEnd w:id="121"/>
      <w:bookmarkStart w:id="122" w:name="_Toc407731939"/>
      <w:bookmarkEnd w:id="122"/>
      <w:bookmarkStart w:id="123" w:name="_Toc397702304"/>
      <w:bookmarkEnd w:id="123"/>
      <w:bookmarkStart w:id="124" w:name="_Toc457791811"/>
      <w:bookmarkEnd w:id="124"/>
      <w:bookmarkStart w:id="125" w:name="_Toc437327667"/>
      <w:bookmarkEnd w:id="125"/>
      <w:bookmarkStart w:id="126" w:name="_Toc486332727"/>
      <w:bookmarkEnd w:id="126"/>
      <w:bookmarkStart w:id="127" w:name="_Toc397702159"/>
      <w:bookmarkEnd w:id="127"/>
      <w:bookmarkStart w:id="128" w:name="_Toc407569602"/>
      <w:bookmarkEnd w:id="128"/>
      <w:bookmarkStart w:id="129" w:name="_Toc407567804"/>
      <w:bookmarkEnd w:id="129"/>
      <w:bookmarkStart w:id="130" w:name="_Toc397702306"/>
      <w:bookmarkEnd w:id="130"/>
      <w:bookmarkStart w:id="131" w:name="_Toc407731812"/>
      <w:bookmarkEnd w:id="131"/>
      <w:bookmarkStart w:id="132" w:name="_Toc397702163"/>
      <w:bookmarkEnd w:id="132"/>
      <w:bookmarkStart w:id="133" w:name="_Toc407569598"/>
      <w:bookmarkEnd w:id="133"/>
      <w:bookmarkStart w:id="134" w:name="_Toc401832123"/>
      <w:bookmarkEnd w:id="134"/>
      <w:bookmarkStart w:id="135" w:name="_Toc407731943"/>
      <w:bookmarkEnd w:id="135"/>
      <w:bookmarkStart w:id="136" w:name="_Toc407569600"/>
      <w:bookmarkEnd w:id="136"/>
      <w:bookmarkStart w:id="137" w:name="_Toc407567806"/>
      <w:bookmarkEnd w:id="137"/>
      <w:bookmarkStart w:id="138" w:name="_Toc437327671"/>
      <w:bookmarkEnd w:id="138"/>
      <w:bookmarkStart w:id="139" w:name="_Toc20150"/>
      <w:bookmarkEnd w:id="139"/>
      <w:bookmarkStart w:id="140" w:name="_Toc565"/>
      <w:bookmarkEnd w:id="140"/>
      <w:r>
        <w:rPr>
          <w:rFonts w:hint="eastAsia"/>
        </w:rPr>
        <w:t>通信网络中的主节点角色，负责完成组网控制、网络维护管理等功能，其对应的设备实体为安装在台区终端的本地通信模块。</w:t>
      </w:r>
    </w:p>
    <w:p w14:paraId="6EC92A5A">
      <w:pPr>
        <w:pStyle w:val="49"/>
      </w:pPr>
      <w:bookmarkStart w:id="141" w:name="_Toc14874471"/>
      <w:bookmarkStart w:id="142" w:name="_Toc14093324"/>
      <w:bookmarkStart w:id="143" w:name="_Toc457793107"/>
      <w:bookmarkStart w:id="144" w:name="_Toc458015765"/>
      <w:bookmarkStart w:id="145" w:name="_Toc397702307"/>
      <w:bookmarkStart w:id="146" w:name="_Toc407569603"/>
      <w:bookmarkStart w:id="147" w:name="_Toc437327672"/>
      <w:bookmarkStart w:id="148" w:name="_Toc397702164"/>
      <w:bookmarkStart w:id="149" w:name="_Toc459801731"/>
      <w:bookmarkStart w:id="150" w:name="_Toc401832126"/>
      <w:bookmarkStart w:id="151" w:name="_Toc459801194"/>
      <w:bookmarkStart w:id="152" w:name="_Toc407731813"/>
      <w:bookmarkStart w:id="153" w:name="_Toc457791812"/>
      <w:bookmarkStart w:id="154" w:name="_Toc407731944"/>
      <w:bookmarkStart w:id="155" w:name="_Toc407567807"/>
    </w:p>
    <w:bookmarkEnd w:id="141"/>
    <w:bookmarkEnd w:id="142"/>
    <w:p w14:paraId="6DFCD549">
      <w:pPr>
        <w:pStyle w:val="50"/>
      </w:pPr>
      <w:r>
        <w:rPr>
          <w:rFonts w:hint="eastAsia"/>
        </w:rPr>
        <w:t xml:space="preserve">站点 </w:t>
      </w:r>
      <w:r>
        <w:t>Station</w:t>
      </w:r>
    </w:p>
    <w:bookmarkEnd w:id="143"/>
    <w:bookmarkEnd w:id="144"/>
    <w:bookmarkEnd w:id="145"/>
    <w:bookmarkEnd w:id="146"/>
    <w:bookmarkEnd w:id="147"/>
    <w:bookmarkEnd w:id="148"/>
    <w:bookmarkEnd w:id="149"/>
    <w:bookmarkEnd w:id="150"/>
    <w:bookmarkEnd w:id="151"/>
    <w:bookmarkEnd w:id="152"/>
    <w:bookmarkEnd w:id="153"/>
    <w:bookmarkEnd w:id="154"/>
    <w:bookmarkEnd w:id="155"/>
    <w:p w14:paraId="4AE54E32">
      <w:pPr>
        <w:pStyle w:val="50"/>
      </w:pPr>
      <w:bookmarkStart w:id="156" w:name="_Toc476517002"/>
      <w:bookmarkEnd w:id="156"/>
      <w:bookmarkStart w:id="157" w:name="_Toc28409"/>
      <w:bookmarkEnd w:id="157"/>
      <w:bookmarkStart w:id="158" w:name="_Toc492375167"/>
      <w:bookmarkEnd w:id="158"/>
      <w:bookmarkStart w:id="159" w:name="_Toc516062221"/>
      <w:bookmarkEnd w:id="159"/>
      <w:bookmarkStart w:id="160" w:name="_Toc3254"/>
      <w:bookmarkEnd w:id="160"/>
      <w:bookmarkStart w:id="161" w:name="_Toc486332728"/>
      <w:bookmarkEnd w:id="161"/>
      <w:bookmarkStart w:id="162" w:name="_Toc486327807"/>
      <w:bookmarkEnd w:id="162"/>
      <w:bookmarkStart w:id="163" w:name="_Hlk26216434"/>
      <w:bookmarkStart w:id="164" w:name="_Toc14874472"/>
      <w:bookmarkStart w:id="165" w:name="_Toc14093325"/>
      <w:r>
        <w:rPr>
          <w:rFonts w:hint="eastAsia"/>
        </w:rPr>
        <w:t>通信网络中的从节点角色，其对应的设备实体包括电能表载波通信模块、I型采集器载波通信模块或I</w:t>
      </w:r>
      <w:r>
        <w:t>I</w:t>
      </w:r>
      <w:r>
        <w:rPr>
          <w:rFonts w:hint="eastAsia"/>
        </w:rPr>
        <w:t>型采集器等设备。</w:t>
      </w:r>
    </w:p>
    <w:p w14:paraId="3EAE7E96">
      <w:pPr>
        <w:pStyle w:val="49"/>
      </w:pPr>
    </w:p>
    <w:p w14:paraId="17C0C6F2">
      <w:pPr>
        <w:pStyle w:val="50"/>
      </w:pPr>
      <w:r>
        <w:rPr>
          <w:rFonts w:hint="eastAsia"/>
        </w:rPr>
        <w:t>代理协调器 Proxy</w:t>
      </w:r>
      <w:r>
        <w:t xml:space="preserve"> Coordinator</w:t>
      </w:r>
    </w:p>
    <w:p w14:paraId="663008B3">
      <w:pPr>
        <w:pStyle w:val="50"/>
      </w:pPr>
      <w:r>
        <w:rPr>
          <w:rFonts w:hint="eastAsia"/>
        </w:rPr>
        <w:t>为中央协调器与站点或者站点之间进行数据中继转发的站点，简称代理。</w:t>
      </w:r>
    </w:p>
    <w:bookmarkEnd w:id="163"/>
    <w:p w14:paraId="0FBBCC3C">
      <w:pPr>
        <w:pStyle w:val="49"/>
      </w:pPr>
    </w:p>
    <w:p w14:paraId="3A86F7C1">
      <w:pPr>
        <w:pStyle w:val="50"/>
      </w:pPr>
      <w:r>
        <w:rPr>
          <w:rFonts w:hint="eastAsia"/>
        </w:rPr>
        <w:t>关联 Assiocation</w:t>
      </w:r>
    </w:p>
    <w:p w14:paraId="007DD593">
      <w:pPr>
        <w:pStyle w:val="50"/>
      </w:pPr>
      <w:r>
        <w:rPr>
          <w:rFonts w:hint="eastAsia"/>
        </w:rPr>
        <w:t>用来在通信网络中创建成员隶属关系的一种服务。</w:t>
      </w:r>
    </w:p>
    <w:p w14:paraId="3833135C">
      <w:pPr>
        <w:pStyle w:val="49"/>
      </w:pPr>
    </w:p>
    <w:p w14:paraId="62A26DF3">
      <w:pPr>
        <w:pStyle w:val="50"/>
      </w:pPr>
      <w:r>
        <w:rPr>
          <w:rFonts w:hint="eastAsia"/>
        </w:rPr>
        <w:t xml:space="preserve">协议数据单元 </w:t>
      </w:r>
      <w:r>
        <w:t>Protocol Data Unit</w:t>
      </w:r>
    </w:p>
    <w:p w14:paraId="242602F0">
      <w:pPr>
        <w:pStyle w:val="50"/>
      </w:pPr>
      <w:r>
        <w:rPr>
          <w:rFonts w:hint="eastAsia"/>
        </w:rPr>
        <w:t>两个对等实体之间交换的数据单元。</w:t>
      </w:r>
    </w:p>
    <w:p w14:paraId="4DF143E4">
      <w:pPr>
        <w:pStyle w:val="49"/>
      </w:pPr>
    </w:p>
    <w:p w14:paraId="430C39C4">
      <w:pPr>
        <w:pStyle w:val="50"/>
      </w:pPr>
      <w:r>
        <w:rPr>
          <w:rFonts w:hint="eastAsia"/>
        </w:rPr>
        <w:t>物联终端</w:t>
      </w:r>
      <w:r>
        <w:t xml:space="preserve"> IoT Device</w:t>
      </w:r>
    </w:p>
    <w:p w14:paraId="0828AA03">
      <w:pPr>
        <w:pStyle w:val="50"/>
      </w:pPr>
      <w:r>
        <w:rPr>
          <w:rFonts w:hint="eastAsia"/>
        </w:rPr>
        <w:t>安装在传感器等物联设备上的无线通信单元。</w:t>
      </w:r>
    </w:p>
    <w:p w14:paraId="64A9B7DF">
      <w:pPr>
        <w:pStyle w:val="49"/>
      </w:pPr>
    </w:p>
    <w:p w14:paraId="34F81D9E">
      <w:pPr>
        <w:pStyle w:val="50"/>
      </w:pPr>
      <w:r>
        <w:rPr>
          <w:rFonts w:hint="eastAsia"/>
        </w:rPr>
        <w:t>物联网关</w:t>
      </w:r>
      <w:r>
        <w:t xml:space="preserve"> IoT Gateway</w:t>
      </w:r>
    </w:p>
    <w:p w14:paraId="22AC97CD">
      <w:pPr>
        <w:pStyle w:val="50"/>
      </w:pPr>
      <w:r>
        <w:rPr>
          <w:rFonts w:hint="eastAsia"/>
        </w:rPr>
        <w:t>用于就近接入传感器等物联设备的通信单元。</w:t>
      </w:r>
    </w:p>
    <w:p w14:paraId="6928FB4A">
      <w:pPr>
        <w:pStyle w:val="49"/>
      </w:pPr>
    </w:p>
    <w:p w14:paraId="1B76D68A">
      <w:pPr>
        <w:pStyle w:val="50"/>
      </w:pPr>
      <w:r>
        <w:t>白名单</w:t>
      </w:r>
      <w:r>
        <w:rPr>
          <w:rFonts w:hint="eastAsia"/>
        </w:rPr>
        <w:t xml:space="preserve"> </w:t>
      </w:r>
      <w:r>
        <w:t>W</w:t>
      </w:r>
      <w:r>
        <w:rPr>
          <w:rFonts w:hint="eastAsia"/>
        </w:rPr>
        <w:t>hite</w:t>
      </w:r>
      <w:r>
        <w:t xml:space="preserve"> L</w:t>
      </w:r>
      <w:r>
        <w:rPr>
          <w:rFonts w:hint="eastAsia"/>
        </w:rPr>
        <w:t>ist</w:t>
      </w:r>
    </w:p>
    <w:p w14:paraId="79595D8F">
      <w:pPr>
        <w:pStyle w:val="50"/>
      </w:pPr>
      <w:r>
        <w:t>通信网络中设置允许接入该网络的终端设备的</w:t>
      </w:r>
      <w:r>
        <w:rPr>
          <w:rFonts w:hint="eastAsia"/>
        </w:rPr>
        <w:t>M</w:t>
      </w:r>
      <w:r>
        <w:t>AC地址列表</w:t>
      </w:r>
      <w:r>
        <w:rPr>
          <w:rFonts w:hint="eastAsia"/>
        </w:rPr>
        <w:t>。</w:t>
      </w:r>
    </w:p>
    <w:p w14:paraId="0402C010">
      <w:pPr>
        <w:pStyle w:val="49"/>
      </w:pPr>
    </w:p>
    <w:p w14:paraId="63306B24">
      <w:pPr>
        <w:pStyle w:val="50"/>
      </w:pPr>
      <w:r>
        <w:rPr>
          <w:rFonts w:hint="eastAsia"/>
        </w:rPr>
        <w:t>短</w:t>
      </w:r>
      <w:r>
        <w:t>网络标识符</w:t>
      </w:r>
      <w:r>
        <w:rPr>
          <w:rFonts w:hint="eastAsia"/>
        </w:rPr>
        <w:t xml:space="preserve"> Short</w:t>
      </w:r>
      <w:r>
        <w:t xml:space="preserve"> Network Identifier</w:t>
      </w:r>
    </w:p>
    <w:p w14:paraId="532C6C9B">
      <w:pPr>
        <w:pStyle w:val="50"/>
      </w:pPr>
      <w:r>
        <w:rPr>
          <w:rFonts w:hint="eastAsia"/>
        </w:rPr>
        <w:t>短网络标识符用于标识一个宽带载波通信网络的唯一身份识别号。</w:t>
      </w:r>
    </w:p>
    <w:p w14:paraId="75E70209">
      <w:pPr>
        <w:pStyle w:val="49"/>
      </w:pPr>
    </w:p>
    <w:p w14:paraId="41E48C8A">
      <w:pPr>
        <w:pStyle w:val="50"/>
      </w:pPr>
      <w:r>
        <w:rPr>
          <w:rFonts w:hint="eastAsia"/>
        </w:rPr>
        <w:t>抄控器</w:t>
      </w:r>
    </w:p>
    <w:p w14:paraId="764C1CC7">
      <w:pPr>
        <w:pStyle w:val="50"/>
      </w:pPr>
      <w:r>
        <w:rPr>
          <w:rFonts w:hint="eastAsia"/>
        </w:rPr>
        <w:t>支持RF通信技术的模块，</w:t>
      </w:r>
      <w:r>
        <w:t>通过</w:t>
      </w:r>
      <w:r>
        <w:rPr>
          <w:rFonts w:hint="eastAsia"/>
        </w:rPr>
        <w:t>R</w:t>
      </w:r>
      <w:r>
        <w:t>F接入到网络中</w:t>
      </w:r>
      <w:r>
        <w:rPr>
          <w:rFonts w:hint="eastAsia"/>
        </w:rPr>
        <w:t>，</w:t>
      </w:r>
      <w:r>
        <w:t>用于对网络的诊断的维测设备</w:t>
      </w:r>
      <w:r>
        <w:rPr>
          <w:rFonts w:hint="eastAsia"/>
        </w:rPr>
        <w:t>。</w:t>
      </w:r>
    </w:p>
    <w:p w14:paraId="0901C7D3">
      <w:pPr>
        <w:pStyle w:val="49"/>
      </w:pPr>
    </w:p>
    <w:p w14:paraId="18C2E013">
      <w:pPr>
        <w:pStyle w:val="50"/>
      </w:pPr>
      <w:r>
        <w:rPr>
          <w:rFonts w:hint="eastAsia"/>
        </w:rPr>
        <w:t>信标</w:t>
      </w:r>
    </w:p>
    <w:p w14:paraId="1D951219">
      <w:pPr>
        <w:pStyle w:val="50"/>
      </w:pPr>
      <w:r>
        <w:rPr>
          <w:rFonts w:hint="eastAsia"/>
        </w:rPr>
        <w:t>中央协调器、代理和站点发送的携带有网络管理和维护信息的、用于特定目的的管理消息。中央协调器发送的信标叫中央信标，代理发送的信标叫代理信标，站点发送的信标叫发现信标。</w:t>
      </w:r>
    </w:p>
    <w:p w14:paraId="12DDA728">
      <w:pPr>
        <w:pStyle w:val="49"/>
      </w:pPr>
    </w:p>
    <w:p w14:paraId="4FEEDAF6">
      <w:pPr>
        <w:pStyle w:val="50"/>
      </w:pPr>
      <w:r>
        <w:rPr>
          <w:rFonts w:hint="eastAsia"/>
        </w:rPr>
        <w:t>发现列表</w:t>
      </w:r>
    </w:p>
    <w:p w14:paraId="2D6D2BCF">
      <w:pPr>
        <w:pStyle w:val="50"/>
      </w:pPr>
      <w:r>
        <w:rPr>
          <w:rFonts w:hint="eastAsia"/>
        </w:rPr>
        <w:t>通信网络中所有节点周期性广播发送的、携带有邻居站点列表信息的管理消息。</w:t>
      </w:r>
    </w:p>
    <w:p w14:paraId="2D075828">
      <w:pPr>
        <w:pStyle w:val="49"/>
      </w:pPr>
    </w:p>
    <w:p w14:paraId="7BFD54F4">
      <w:pPr>
        <w:pStyle w:val="49"/>
        <w:numPr>
          <w:ilvl w:val="0"/>
          <w:numId w:val="0"/>
        </w:numPr>
        <w:ind w:left="420"/>
      </w:pPr>
      <w:r>
        <w:rPr>
          <w:rFonts w:hint="eastAsia"/>
        </w:rPr>
        <w:t>缩略语</w:t>
      </w:r>
    </w:p>
    <w:p w14:paraId="42E31679">
      <w:pPr>
        <w:pStyle w:val="50"/>
      </w:pPr>
      <w:r>
        <w:rPr>
          <w:rFonts w:hint="eastAsia"/>
        </w:rPr>
        <w:t>以下缩略语适用于本文件。</w:t>
      </w:r>
    </w:p>
    <w:tbl>
      <w:tblPr>
        <w:tblStyle w:val="31"/>
        <w:tblW w:w="9066"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4536"/>
        <w:gridCol w:w="2824"/>
      </w:tblGrid>
      <w:tr w14:paraId="58A9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49E92CF5">
            <w:r>
              <w:t>BPLC</w:t>
            </w:r>
          </w:p>
        </w:tc>
        <w:tc>
          <w:tcPr>
            <w:tcW w:w="4536" w:type="dxa"/>
          </w:tcPr>
          <w:p w14:paraId="1D9316BC">
            <w:pPr>
              <w:rPr>
                <w:kern w:val="0"/>
              </w:rPr>
            </w:pPr>
            <w:r>
              <w:rPr>
                <w:rFonts w:hint="eastAsia"/>
              </w:rPr>
              <w:t>Broadband</w:t>
            </w:r>
            <w:r>
              <w:t xml:space="preserve"> Power Line Communication</w:t>
            </w:r>
          </w:p>
        </w:tc>
        <w:tc>
          <w:tcPr>
            <w:tcW w:w="2824" w:type="dxa"/>
          </w:tcPr>
          <w:p w14:paraId="2065088F">
            <w:pPr>
              <w:rPr>
                <w:kern w:val="0"/>
              </w:rPr>
            </w:pPr>
            <w:r>
              <w:t>宽带载波通信</w:t>
            </w:r>
          </w:p>
        </w:tc>
      </w:tr>
      <w:tr w14:paraId="04EF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754241E">
            <w:pPr>
              <w:rPr>
                <w:kern w:val="0"/>
              </w:rPr>
            </w:pPr>
            <w:r>
              <w:rPr>
                <w:rFonts w:hint="eastAsia"/>
              </w:rPr>
              <w:t>C</w:t>
            </w:r>
            <w:r>
              <w:t>CO</w:t>
            </w:r>
          </w:p>
        </w:tc>
        <w:tc>
          <w:tcPr>
            <w:tcW w:w="4536" w:type="dxa"/>
          </w:tcPr>
          <w:p w14:paraId="35400D4D">
            <w:pPr>
              <w:rPr>
                <w:kern w:val="0"/>
              </w:rPr>
            </w:pPr>
            <w:r>
              <w:t>Central Coordinator</w:t>
            </w:r>
          </w:p>
        </w:tc>
        <w:tc>
          <w:tcPr>
            <w:tcW w:w="2824" w:type="dxa"/>
          </w:tcPr>
          <w:p w14:paraId="73BC54B9">
            <w:pPr>
              <w:rPr>
                <w:kern w:val="0"/>
              </w:rPr>
            </w:pPr>
            <w:r>
              <w:rPr>
                <w:rFonts w:hint="eastAsia"/>
              </w:rPr>
              <w:t>中央协调器</w:t>
            </w:r>
          </w:p>
        </w:tc>
      </w:tr>
      <w:tr w14:paraId="0944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7D233A5F">
            <w:r>
              <w:t>CRC</w:t>
            </w:r>
          </w:p>
        </w:tc>
        <w:tc>
          <w:tcPr>
            <w:tcW w:w="4536" w:type="dxa"/>
          </w:tcPr>
          <w:p w14:paraId="05C17384">
            <w:r>
              <w:t>Cyclic Redundancy Check</w:t>
            </w:r>
          </w:p>
        </w:tc>
        <w:tc>
          <w:tcPr>
            <w:tcW w:w="2824" w:type="dxa"/>
          </w:tcPr>
          <w:p w14:paraId="79BBBCCA">
            <w:r>
              <w:rPr>
                <w:rFonts w:hint="eastAsia"/>
              </w:rPr>
              <w:t>循环冗余校验</w:t>
            </w:r>
          </w:p>
        </w:tc>
      </w:tr>
      <w:tr w14:paraId="2137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vAlign w:val="center"/>
          </w:tcPr>
          <w:p w14:paraId="15E55C83">
            <w:r>
              <w:rPr>
                <w:rFonts w:hint="eastAsia"/>
              </w:rPr>
              <w:t>CSMA/CA</w:t>
            </w:r>
          </w:p>
        </w:tc>
        <w:tc>
          <w:tcPr>
            <w:tcW w:w="4536" w:type="dxa"/>
            <w:vAlign w:val="center"/>
          </w:tcPr>
          <w:p w14:paraId="3D296CA4">
            <w:r>
              <w:rPr>
                <w:rFonts w:hint="eastAsia"/>
              </w:rPr>
              <w:t>Carrier Sense Multiple Access with Collision Avoidance</w:t>
            </w:r>
          </w:p>
        </w:tc>
        <w:tc>
          <w:tcPr>
            <w:tcW w:w="2824" w:type="dxa"/>
            <w:vAlign w:val="center"/>
          </w:tcPr>
          <w:p w14:paraId="7A99CEFC">
            <w:r>
              <w:rPr>
                <w:rFonts w:hint="eastAsia" w:ascii="宋体" w:hAnsi="宋体"/>
              </w:rPr>
              <w:t>载波侦听多路访问／冲突避让</w:t>
            </w:r>
          </w:p>
        </w:tc>
      </w:tr>
      <w:tr w14:paraId="3D80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CF6549B">
            <w:r>
              <w:rPr>
                <w:rFonts w:hint="eastAsia"/>
              </w:rPr>
              <w:t>DL</w:t>
            </w:r>
          </w:p>
        </w:tc>
        <w:tc>
          <w:tcPr>
            <w:tcW w:w="4536" w:type="dxa"/>
          </w:tcPr>
          <w:p w14:paraId="698B8C3F">
            <w:r>
              <w:t>Down</w:t>
            </w:r>
            <w:r>
              <w:rPr>
                <w:rFonts w:hint="eastAsia"/>
              </w:rPr>
              <w:t xml:space="preserve"> </w:t>
            </w:r>
            <w:r>
              <w:t>Link</w:t>
            </w:r>
          </w:p>
        </w:tc>
        <w:tc>
          <w:tcPr>
            <w:tcW w:w="2824" w:type="dxa"/>
          </w:tcPr>
          <w:p w14:paraId="382A2000">
            <w:r>
              <w:rPr>
                <w:rFonts w:hint="eastAsia"/>
              </w:rPr>
              <w:t>下行</w:t>
            </w:r>
          </w:p>
        </w:tc>
      </w:tr>
      <w:tr w14:paraId="3A7D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453B7A12">
            <w:r>
              <w:rPr>
                <w:rFonts w:hint="eastAsia"/>
              </w:rPr>
              <w:t>eFC</w:t>
            </w:r>
          </w:p>
        </w:tc>
        <w:tc>
          <w:tcPr>
            <w:tcW w:w="4536" w:type="dxa"/>
          </w:tcPr>
          <w:p w14:paraId="3C538B11">
            <w:r>
              <w:rPr>
                <w:rFonts w:hint="eastAsia"/>
              </w:rPr>
              <w:t>E</w:t>
            </w:r>
            <w:r>
              <w:t>xtended Frame Control</w:t>
            </w:r>
          </w:p>
        </w:tc>
        <w:tc>
          <w:tcPr>
            <w:tcW w:w="2824" w:type="dxa"/>
          </w:tcPr>
          <w:p w14:paraId="4DB4EB73">
            <w:r>
              <w:rPr>
                <w:rFonts w:hint="eastAsia"/>
              </w:rPr>
              <w:t>扩展帧控制</w:t>
            </w:r>
          </w:p>
        </w:tc>
      </w:tr>
      <w:tr w14:paraId="24FB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2EE098EA">
            <w:pPr>
              <w:rPr>
                <w:kern w:val="0"/>
              </w:rPr>
            </w:pPr>
            <w:r>
              <w:t>FC</w:t>
            </w:r>
          </w:p>
        </w:tc>
        <w:tc>
          <w:tcPr>
            <w:tcW w:w="4536" w:type="dxa"/>
          </w:tcPr>
          <w:p w14:paraId="5662DFFB">
            <w:r>
              <w:t>Frame Control</w:t>
            </w:r>
          </w:p>
        </w:tc>
        <w:tc>
          <w:tcPr>
            <w:tcW w:w="2824" w:type="dxa"/>
          </w:tcPr>
          <w:p w14:paraId="30645D21">
            <w:r>
              <w:rPr>
                <w:rFonts w:hint="eastAsia"/>
              </w:rPr>
              <w:t>帧控制</w:t>
            </w:r>
          </w:p>
        </w:tc>
      </w:tr>
      <w:tr w14:paraId="2751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C8713EE">
            <w:pPr>
              <w:rPr>
                <w:kern w:val="0"/>
              </w:rPr>
            </w:pPr>
            <w:r>
              <w:t>FL</w:t>
            </w:r>
          </w:p>
        </w:tc>
        <w:tc>
          <w:tcPr>
            <w:tcW w:w="4536" w:type="dxa"/>
          </w:tcPr>
          <w:p w14:paraId="5D8A6893">
            <w:r>
              <w:t>Frame Length</w:t>
            </w:r>
          </w:p>
        </w:tc>
        <w:tc>
          <w:tcPr>
            <w:tcW w:w="2824" w:type="dxa"/>
          </w:tcPr>
          <w:p w14:paraId="18DAE0EA">
            <w:r>
              <w:rPr>
                <w:rFonts w:hint="eastAsia"/>
              </w:rPr>
              <w:t>帧长</w:t>
            </w:r>
          </w:p>
        </w:tc>
      </w:tr>
      <w:tr w14:paraId="1E13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vAlign w:val="center"/>
          </w:tcPr>
          <w:p w14:paraId="1C8113DA">
            <w:pPr>
              <w:rPr>
                <w:kern w:val="0"/>
              </w:rPr>
            </w:pPr>
            <w:r>
              <w:rPr>
                <w:rFonts w:hint="eastAsia"/>
              </w:rPr>
              <w:t>ISAC-PLC</w:t>
            </w:r>
          </w:p>
        </w:tc>
        <w:tc>
          <w:tcPr>
            <w:tcW w:w="4536" w:type="dxa"/>
          </w:tcPr>
          <w:p w14:paraId="2C7B3F22">
            <w:r>
              <w:rPr>
                <w:rFonts w:hint="eastAsia"/>
              </w:rPr>
              <w:t xml:space="preserve">Integrated Sensing and Communication over Low-Voltage </w:t>
            </w:r>
            <w:r>
              <w:t>B</w:t>
            </w:r>
            <w:r>
              <w:rPr>
                <w:rFonts w:hint="eastAsia"/>
              </w:rPr>
              <w:t>roadband Power Line Communication</w:t>
            </w:r>
          </w:p>
        </w:tc>
        <w:tc>
          <w:tcPr>
            <w:tcW w:w="2824" w:type="dxa"/>
            <w:vAlign w:val="center"/>
          </w:tcPr>
          <w:p w14:paraId="7A504EF7">
            <w:r>
              <w:rPr>
                <w:rFonts w:hint="eastAsia"/>
              </w:rPr>
              <w:t>通感一体化低压电力线宽带载波通信</w:t>
            </w:r>
          </w:p>
        </w:tc>
      </w:tr>
      <w:tr w14:paraId="0F0A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6F3DC19F">
            <w:pPr>
              <w:rPr>
                <w:kern w:val="0"/>
              </w:rPr>
            </w:pPr>
            <w:r>
              <w:rPr>
                <w:rFonts w:hint="eastAsia"/>
              </w:rPr>
              <w:t>M</w:t>
            </w:r>
            <w:r>
              <w:t>AC</w:t>
            </w:r>
          </w:p>
        </w:tc>
        <w:tc>
          <w:tcPr>
            <w:tcW w:w="4536" w:type="dxa"/>
          </w:tcPr>
          <w:p w14:paraId="1031A671">
            <w:pPr>
              <w:rPr>
                <w:kern w:val="0"/>
              </w:rPr>
            </w:pPr>
            <w:r>
              <w:rPr>
                <w:rFonts w:hint="eastAsia"/>
              </w:rPr>
              <w:t>Media</w:t>
            </w:r>
            <w:r>
              <w:t xml:space="preserve"> Access Control</w:t>
            </w:r>
          </w:p>
        </w:tc>
        <w:tc>
          <w:tcPr>
            <w:tcW w:w="2824" w:type="dxa"/>
          </w:tcPr>
          <w:p w14:paraId="4F44AC9E">
            <w:pPr>
              <w:rPr>
                <w:kern w:val="0"/>
              </w:rPr>
            </w:pPr>
            <w:r>
              <w:t>媒介访问控制</w:t>
            </w:r>
          </w:p>
        </w:tc>
      </w:tr>
      <w:tr w14:paraId="5A0D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1E32DD34">
            <w:pPr>
              <w:rPr>
                <w:kern w:val="0"/>
              </w:rPr>
            </w:pPr>
            <w:r>
              <w:t>MCS</w:t>
            </w:r>
          </w:p>
        </w:tc>
        <w:tc>
          <w:tcPr>
            <w:tcW w:w="4536" w:type="dxa"/>
          </w:tcPr>
          <w:p w14:paraId="38DEE95E">
            <w:r>
              <w:t>Modulation and Coding Scheme</w:t>
            </w:r>
          </w:p>
        </w:tc>
        <w:tc>
          <w:tcPr>
            <w:tcW w:w="2824" w:type="dxa"/>
          </w:tcPr>
          <w:p w14:paraId="3175E2FA">
            <w:pPr>
              <w:rPr>
                <w:kern w:val="0"/>
              </w:rPr>
            </w:pPr>
            <w:r>
              <w:rPr>
                <w:rFonts w:hint="eastAsia"/>
              </w:rPr>
              <w:t>调制编码序列</w:t>
            </w:r>
          </w:p>
        </w:tc>
      </w:tr>
      <w:tr w14:paraId="78D5F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72961FFD">
            <w:r>
              <w:rPr>
                <w:rFonts w:hint="eastAsia"/>
              </w:rPr>
              <w:t>MIMO</w:t>
            </w:r>
          </w:p>
        </w:tc>
        <w:tc>
          <w:tcPr>
            <w:tcW w:w="4536" w:type="dxa"/>
          </w:tcPr>
          <w:p w14:paraId="690CF161">
            <w:r>
              <w:t>Multiple Input Multiple Output</w:t>
            </w:r>
          </w:p>
        </w:tc>
        <w:tc>
          <w:tcPr>
            <w:tcW w:w="2824" w:type="dxa"/>
          </w:tcPr>
          <w:p w14:paraId="547BD97C">
            <w:r>
              <w:rPr>
                <w:rFonts w:hint="eastAsia"/>
              </w:rPr>
              <w:t>多入多出</w:t>
            </w:r>
          </w:p>
        </w:tc>
      </w:tr>
      <w:tr w14:paraId="55E9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84BD514">
            <w:r>
              <w:t>MPDU</w:t>
            </w:r>
          </w:p>
        </w:tc>
        <w:tc>
          <w:tcPr>
            <w:tcW w:w="4536" w:type="dxa"/>
          </w:tcPr>
          <w:p w14:paraId="2B63D176">
            <w:r>
              <w:t>MAC Protocol Data Unit</w:t>
            </w:r>
          </w:p>
        </w:tc>
        <w:tc>
          <w:tcPr>
            <w:tcW w:w="2824" w:type="dxa"/>
          </w:tcPr>
          <w:p w14:paraId="34532642">
            <w:r>
              <w:t>MAC层协议数据单元</w:t>
            </w:r>
          </w:p>
        </w:tc>
      </w:tr>
      <w:tr w14:paraId="24A5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8ACD645">
            <w:pPr>
              <w:rPr>
                <w:kern w:val="0"/>
              </w:rPr>
            </w:pPr>
            <w:r>
              <w:t>MSDU</w:t>
            </w:r>
          </w:p>
        </w:tc>
        <w:tc>
          <w:tcPr>
            <w:tcW w:w="4536" w:type="dxa"/>
          </w:tcPr>
          <w:p w14:paraId="56FC8DB7">
            <w:pPr>
              <w:rPr>
                <w:kern w:val="0"/>
              </w:rPr>
            </w:pPr>
            <w:r>
              <w:t>MAC Service Data Unit</w:t>
            </w:r>
          </w:p>
        </w:tc>
        <w:tc>
          <w:tcPr>
            <w:tcW w:w="2824" w:type="dxa"/>
          </w:tcPr>
          <w:p w14:paraId="332985F5">
            <w:pPr>
              <w:rPr>
                <w:kern w:val="0"/>
              </w:rPr>
            </w:pPr>
            <w:r>
              <w:t>MAC层服务数据单元</w:t>
            </w:r>
          </w:p>
        </w:tc>
      </w:tr>
      <w:tr w14:paraId="0681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1C76319E">
            <w:r>
              <w:rPr>
                <w:rFonts w:hint="eastAsia"/>
              </w:rPr>
              <w:t>A</w:t>
            </w:r>
            <w:r>
              <w:t>PDU</w:t>
            </w:r>
          </w:p>
        </w:tc>
        <w:tc>
          <w:tcPr>
            <w:tcW w:w="4536" w:type="dxa"/>
          </w:tcPr>
          <w:p w14:paraId="42695A85">
            <w:r>
              <w:rPr>
                <w:rFonts w:hint="eastAsia"/>
              </w:rPr>
              <w:t>App</w:t>
            </w:r>
            <w:r>
              <w:t>lication Protocol Data Unit</w:t>
            </w:r>
          </w:p>
        </w:tc>
        <w:tc>
          <w:tcPr>
            <w:tcW w:w="2824" w:type="dxa"/>
          </w:tcPr>
          <w:p w14:paraId="3B47A86B">
            <w:r>
              <w:rPr>
                <w:rFonts w:hint="eastAsia"/>
              </w:rPr>
              <w:t>A</w:t>
            </w:r>
            <w:r>
              <w:t>PP层协议数据单元</w:t>
            </w:r>
          </w:p>
        </w:tc>
      </w:tr>
      <w:tr w14:paraId="0FE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3F55257A">
            <w:pPr>
              <w:rPr>
                <w:kern w:val="0"/>
              </w:rPr>
            </w:pPr>
            <w:r>
              <w:t>OFDM</w:t>
            </w:r>
          </w:p>
        </w:tc>
        <w:tc>
          <w:tcPr>
            <w:tcW w:w="4536" w:type="dxa"/>
          </w:tcPr>
          <w:p w14:paraId="41001A6E">
            <w:pPr>
              <w:rPr>
                <w:kern w:val="0"/>
              </w:rPr>
            </w:pPr>
            <w:r>
              <w:t>Orthogonal Frequency Division Multiplexing</w:t>
            </w:r>
          </w:p>
        </w:tc>
        <w:tc>
          <w:tcPr>
            <w:tcW w:w="2824" w:type="dxa"/>
          </w:tcPr>
          <w:p w14:paraId="3961718E">
            <w:pPr>
              <w:rPr>
                <w:kern w:val="0"/>
              </w:rPr>
            </w:pPr>
            <w:r>
              <w:rPr>
                <w:rFonts w:hint="eastAsia"/>
              </w:rPr>
              <w:t>正交频分复用</w:t>
            </w:r>
          </w:p>
        </w:tc>
      </w:tr>
      <w:tr w14:paraId="088C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C4F753A">
            <w:pPr>
              <w:rPr>
                <w:kern w:val="0"/>
              </w:rPr>
            </w:pPr>
            <w:r>
              <w:t>O</w:t>
            </w:r>
            <w:r>
              <w:rPr>
                <w:rFonts w:hint="eastAsia"/>
              </w:rPr>
              <w:t>FDMA</w:t>
            </w:r>
          </w:p>
        </w:tc>
        <w:tc>
          <w:tcPr>
            <w:tcW w:w="4536" w:type="dxa"/>
          </w:tcPr>
          <w:p w14:paraId="266AC491">
            <w:pPr>
              <w:rPr>
                <w:kern w:val="0"/>
              </w:rPr>
            </w:pPr>
            <w:r>
              <w:t>Orthogonal Frequency Division Multiple Access</w:t>
            </w:r>
          </w:p>
        </w:tc>
        <w:tc>
          <w:tcPr>
            <w:tcW w:w="2824" w:type="dxa"/>
          </w:tcPr>
          <w:p w14:paraId="6B88DE29">
            <w:pPr>
              <w:rPr>
                <w:kern w:val="0"/>
              </w:rPr>
            </w:pPr>
            <w:r>
              <w:rPr>
                <w:rFonts w:hint="eastAsia"/>
              </w:rPr>
              <w:t>正交频分多址接入</w:t>
            </w:r>
          </w:p>
        </w:tc>
      </w:tr>
      <w:tr w14:paraId="4798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19827D72">
            <w:pPr>
              <w:rPr>
                <w:kern w:val="0"/>
              </w:rPr>
            </w:pPr>
            <w:r>
              <w:t>PB</w:t>
            </w:r>
          </w:p>
        </w:tc>
        <w:tc>
          <w:tcPr>
            <w:tcW w:w="4536" w:type="dxa"/>
          </w:tcPr>
          <w:p w14:paraId="1F0EDD08">
            <w:pPr>
              <w:rPr>
                <w:kern w:val="0"/>
              </w:rPr>
            </w:pPr>
            <w:r>
              <w:t>PHY Block</w:t>
            </w:r>
          </w:p>
        </w:tc>
        <w:tc>
          <w:tcPr>
            <w:tcW w:w="2824" w:type="dxa"/>
          </w:tcPr>
          <w:p w14:paraId="03FBF1D5">
            <w:pPr>
              <w:rPr>
                <w:kern w:val="0"/>
              </w:rPr>
            </w:pPr>
            <w:r>
              <w:rPr>
                <w:rFonts w:hint="eastAsia"/>
              </w:rPr>
              <w:t>物理块</w:t>
            </w:r>
          </w:p>
        </w:tc>
      </w:tr>
      <w:tr w14:paraId="6CA7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79DEB510">
            <w:r>
              <w:rPr>
                <w:rFonts w:hint="eastAsia"/>
              </w:rPr>
              <w:t>P</w:t>
            </w:r>
            <w:r>
              <w:t>CO</w:t>
            </w:r>
          </w:p>
        </w:tc>
        <w:tc>
          <w:tcPr>
            <w:tcW w:w="4536" w:type="dxa"/>
          </w:tcPr>
          <w:p w14:paraId="4B876711">
            <w:r>
              <w:rPr>
                <w:rFonts w:hint="eastAsia"/>
              </w:rPr>
              <w:t>Proxy</w:t>
            </w:r>
            <w:r>
              <w:t xml:space="preserve"> Coordinator</w:t>
            </w:r>
          </w:p>
        </w:tc>
        <w:tc>
          <w:tcPr>
            <w:tcW w:w="2824" w:type="dxa"/>
          </w:tcPr>
          <w:p w14:paraId="1D588369">
            <w:r>
              <w:rPr>
                <w:rFonts w:hint="eastAsia"/>
              </w:rPr>
              <w:t>代理协调器</w:t>
            </w:r>
          </w:p>
        </w:tc>
      </w:tr>
      <w:tr w14:paraId="75FC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2C77CFA1">
            <w:r>
              <w:rPr>
                <w:rFonts w:hint="eastAsia"/>
              </w:rPr>
              <w:t>P</w:t>
            </w:r>
            <w:r>
              <w:t>HR</w:t>
            </w:r>
          </w:p>
        </w:tc>
        <w:tc>
          <w:tcPr>
            <w:tcW w:w="4536" w:type="dxa"/>
          </w:tcPr>
          <w:p w14:paraId="05B8675C">
            <w:r>
              <w:rPr>
                <w:rFonts w:hint="eastAsia"/>
              </w:rPr>
              <w:t>Physical</w:t>
            </w:r>
            <w:r>
              <w:t xml:space="preserve"> header</w:t>
            </w:r>
          </w:p>
        </w:tc>
        <w:tc>
          <w:tcPr>
            <w:tcW w:w="2824" w:type="dxa"/>
          </w:tcPr>
          <w:p w14:paraId="758FE7F8">
            <w:r>
              <w:t>物理帧头</w:t>
            </w:r>
          </w:p>
        </w:tc>
      </w:tr>
      <w:tr w14:paraId="16C1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2B94EC96">
            <w:pPr>
              <w:rPr>
                <w:kern w:val="0"/>
              </w:rPr>
            </w:pPr>
            <w:r>
              <w:t>PHY</w:t>
            </w:r>
          </w:p>
        </w:tc>
        <w:tc>
          <w:tcPr>
            <w:tcW w:w="4536" w:type="dxa"/>
          </w:tcPr>
          <w:p w14:paraId="79FD7120">
            <w:pPr>
              <w:rPr>
                <w:kern w:val="0"/>
              </w:rPr>
            </w:pPr>
            <w:r>
              <w:t>Physical Layer</w:t>
            </w:r>
          </w:p>
        </w:tc>
        <w:tc>
          <w:tcPr>
            <w:tcW w:w="2824" w:type="dxa"/>
          </w:tcPr>
          <w:p w14:paraId="5BDAA540">
            <w:pPr>
              <w:rPr>
                <w:kern w:val="0"/>
              </w:rPr>
            </w:pPr>
            <w:r>
              <w:rPr>
                <w:rFonts w:hint="eastAsia"/>
              </w:rPr>
              <w:t>物理层</w:t>
            </w:r>
          </w:p>
        </w:tc>
      </w:tr>
      <w:tr w14:paraId="0468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12EC987">
            <w:r>
              <w:rPr>
                <w:rFonts w:hint="eastAsia"/>
              </w:rPr>
              <w:t>PL</w:t>
            </w:r>
          </w:p>
        </w:tc>
        <w:tc>
          <w:tcPr>
            <w:tcW w:w="4536" w:type="dxa"/>
          </w:tcPr>
          <w:p w14:paraId="77C55BED">
            <w:r>
              <w:t>Payload</w:t>
            </w:r>
          </w:p>
        </w:tc>
        <w:tc>
          <w:tcPr>
            <w:tcW w:w="2824" w:type="dxa"/>
          </w:tcPr>
          <w:p w14:paraId="1350C221">
            <w:r>
              <w:rPr>
                <w:rFonts w:hint="eastAsia"/>
              </w:rPr>
              <w:t>载荷</w:t>
            </w:r>
          </w:p>
        </w:tc>
      </w:tr>
      <w:tr w14:paraId="05F8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4C6611DF">
            <w:r>
              <w:rPr>
                <w:rFonts w:hint="eastAsia"/>
              </w:rPr>
              <w:t>P</w:t>
            </w:r>
            <w:r>
              <w:t>SDU</w:t>
            </w:r>
          </w:p>
        </w:tc>
        <w:tc>
          <w:tcPr>
            <w:tcW w:w="4536" w:type="dxa"/>
          </w:tcPr>
          <w:p w14:paraId="7329A49E">
            <w:r>
              <w:rPr>
                <w:rFonts w:hint="eastAsia"/>
              </w:rPr>
              <w:t>P</w:t>
            </w:r>
            <w:r>
              <w:t>HY Service Data Unit</w:t>
            </w:r>
          </w:p>
        </w:tc>
        <w:tc>
          <w:tcPr>
            <w:tcW w:w="2824" w:type="dxa"/>
          </w:tcPr>
          <w:p w14:paraId="7CE953B6">
            <w:r>
              <w:t>物理层服务数据单元</w:t>
            </w:r>
          </w:p>
        </w:tc>
      </w:tr>
      <w:tr w14:paraId="56D8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6502D42E">
            <w:pPr>
              <w:rPr>
                <w:kern w:val="0"/>
              </w:rPr>
            </w:pPr>
            <w:r>
              <w:rPr>
                <w:rFonts w:hint="eastAsia"/>
              </w:rPr>
              <w:t>R</w:t>
            </w:r>
            <w:r>
              <w:t>F</w:t>
            </w:r>
          </w:p>
        </w:tc>
        <w:tc>
          <w:tcPr>
            <w:tcW w:w="4536" w:type="dxa"/>
          </w:tcPr>
          <w:p w14:paraId="33B94B6F">
            <w:pPr>
              <w:rPr>
                <w:kern w:val="0"/>
              </w:rPr>
            </w:pPr>
            <w:r>
              <w:rPr>
                <w:rFonts w:hint="eastAsia"/>
              </w:rPr>
              <w:t>Radio</w:t>
            </w:r>
            <w:r>
              <w:t xml:space="preserve"> Frequency</w:t>
            </w:r>
          </w:p>
        </w:tc>
        <w:tc>
          <w:tcPr>
            <w:tcW w:w="2824" w:type="dxa"/>
          </w:tcPr>
          <w:p w14:paraId="21CCBC25">
            <w:pPr>
              <w:rPr>
                <w:kern w:val="0"/>
              </w:rPr>
            </w:pPr>
            <w:r>
              <w:t>无线通信</w:t>
            </w:r>
          </w:p>
        </w:tc>
      </w:tr>
      <w:tr w14:paraId="09DF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2E05A1D1">
            <w:r>
              <w:t>RIFS</w:t>
            </w:r>
          </w:p>
        </w:tc>
        <w:tc>
          <w:tcPr>
            <w:tcW w:w="4536" w:type="dxa"/>
          </w:tcPr>
          <w:p w14:paraId="29F33078">
            <w:r>
              <w:t>Response Inter Frame Space</w:t>
            </w:r>
          </w:p>
        </w:tc>
        <w:tc>
          <w:tcPr>
            <w:tcW w:w="2824" w:type="dxa"/>
          </w:tcPr>
          <w:p w14:paraId="74BF748C">
            <w:r>
              <w:rPr>
                <w:rFonts w:hint="eastAsia"/>
              </w:rPr>
              <w:t>回应帧间隔</w:t>
            </w:r>
          </w:p>
        </w:tc>
      </w:tr>
      <w:tr w14:paraId="0CA3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04AD0C90">
            <w:r>
              <w:rPr>
                <w:rFonts w:hint="eastAsia"/>
              </w:rPr>
              <w:t>RU</w:t>
            </w:r>
          </w:p>
        </w:tc>
        <w:tc>
          <w:tcPr>
            <w:tcW w:w="4536" w:type="dxa"/>
          </w:tcPr>
          <w:p w14:paraId="7FA3FFBE">
            <w:r>
              <w:t>Resource Unit</w:t>
            </w:r>
          </w:p>
        </w:tc>
        <w:tc>
          <w:tcPr>
            <w:tcW w:w="2824" w:type="dxa"/>
          </w:tcPr>
          <w:p w14:paraId="2B3B391D">
            <w:r>
              <w:rPr>
                <w:rFonts w:hint="eastAsia"/>
              </w:rPr>
              <w:t>资源单元</w:t>
            </w:r>
          </w:p>
        </w:tc>
      </w:tr>
      <w:tr w14:paraId="0AE8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710F8192">
            <w:r>
              <w:rPr>
                <w:rFonts w:hint="eastAsia"/>
              </w:rPr>
              <w:t>S</w:t>
            </w:r>
            <w:r>
              <w:t>FD</w:t>
            </w:r>
          </w:p>
        </w:tc>
        <w:tc>
          <w:tcPr>
            <w:tcW w:w="4536" w:type="dxa"/>
          </w:tcPr>
          <w:p w14:paraId="69D5B5B0">
            <w:r>
              <w:t>Start-of-frame Delimiter</w:t>
            </w:r>
          </w:p>
        </w:tc>
        <w:tc>
          <w:tcPr>
            <w:tcW w:w="2824" w:type="dxa"/>
          </w:tcPr>
          <w:p w14:paraId="74258F3E">
            <w:r>
              <w:t>帧起始定界符</w:t>
            </w:r>
          </w:p>
        </w:tc>
      </w:tr>
      <w:tr w14:paraId="17ED0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3055FAB1">
            <w:r>
              <w:rPr>
                <w:rFonts w:hint="eastAsia"/>
              </w:rPr>
              <w:t>SOF</w:t>
            </w:r>
          </w:p>
        </w:tc>
        <w:tc>
          <w:tcPr>
            <w:tcW w:w="4536" w:type="dxa"/>
          </w:tcPr>
          <w:p w14:paraId="618630F8">
            <w:r>
              <w:t>Start of Frame</w:t>
            </w:r>
          </w:p>
        </w:tc>
        <w:tc>
          <w:tcPr>
            <w:tcW w:w="2824" w:type="dxa"/>
          </w:tcPr>
          <w:p w14:paraId="031FDCF9">
            <w:r>
              <w:rPr>
                <w:rFonts w:hint="eastAsia"/>
              </w:rPr>
              <w:t>帧起始</w:t>
            </w:r>
          </w:p>
        </w:tc>
      </w:tr>
      <w:tr w14:paraId="527D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061683B7">
            <w:r>
              <w:rPr>
                <w:rFonts w:hint="eastAsia"/>
              </w:rPr>
              <w:t>SISO</w:t>
            </w:r>
          </w:p>
        </w:tc>
        <w:tc>
          <w:tcPr>
            <w:tcW w:w="4536" w:type="dxa"/>
          </w:tcPr>
          <w:p w14:paraId="63214FA1">
            <w:r>
              <w:rPr>
                <w:rFonts w:hint="eastAsia"/>
              </w:rPr>
              <w:t>Sing</w:t>
            </w:r>
            <w:r>
              <w:t xml:space="preserve">le Input </w:t>
            </w:r>
            <w:r>
              <w:rPr>
                <w:rFonts w:hint="eastAsia"/>
              </w:rPr>
              <w:t>Sing</w:t>
            </w:r>
            <w:r>
              <w:t>le Output</w:t>
            </w:r>
          </w:p>
        </w:tc>
        <w:tc>
          <w:tcPr>
            <w:tcW w:w="2824" w:type="dxa"/>
          </w:tcPr>
          <w:p w14:paraId="53A01610">
            <w:r>
              <w:rPr>
                <w:rFonts w:hint="eastAsia"/>
              </w:rPr>
              <w:t>单入单出</w:t>
            </w:r>
          </w:p>
        </w:tc>
      </w:tr>
      <w:tr w14:paraId="306E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702DD802">
            <w:r>
              <w:t>SHR</w:t>
            </w:r>
          </w:p>
        </w:tc>
        <w:tc>
          <w:tcPr>
            <w:tcW w:w="4536" w:type="dxa"/>
          </w:tcPr>
          <w:p w14:paraId="62D6E72C">
            <w:r>
              <w:t>Synchronization Header</w:t>
            </w:r>
          </w:p>
        </w:tc>
        <w:tc>
          <w:tcPr>
            <w:tcW w:w="2824" w:type="dxa"/>
          </w:tcPr>
          <w:p w14:paraId="0C575ACD">
            <w:r>
              <w:t>同步帧头</w:t>
            </w:r>
          </w:p>
        </w:tc>
      </w:tr>
      <w:tr w14:paraId="648E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1EE54ED7">
            <w:r>
              <w:rPr>
                <w:rFonts w:hint="eastAsia"/>
              </w:rPr>
              <w:t>S</w:t>
            </w:r>
            <w:r>
              <w:t>NID</w:t>
            </w:r>
          </w:p>
        </w:tc>
        <w:tc>
          <w:tcPr>
            <w:tcW w:w="4536" w:type="dxa"/>
          </w:tcPr>
          <w:p w14:paraId="25472EFE">
            <w:r>
              <w:rPr>
                <w:rFonts w:hint="eastAsia"/>
              </w:rPr>
              <w:t>Short</w:t>
            </w:r>
            <w:r>
              <w:t xml:space="preserve"> Network Identifier</w:t>
            </w:r>
          </w:p>
        </w:tc>
        <w:tc>
          <w:tcPr>
            <w:tcW w:w="2824" w:type="dxa"/>
          </w:tcPr>
          <w:p w14:paraId="46A908EF">
            <w:r>
              <w:rPr>
                <w:rFonts w:hint="eastAsia"/>
              </w:rPr>
              <w:t>短</w:t>
            </w:r>
            <w:r>
              <w:t>网络标识符</w:t>
            </w:r>
          </w:p>
        </w:tc>
      </w:tr>
      <w:tr w14:paraId="000C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6CCA8D86">
            <w:r>
              <w:rPr>
                <w:rFonts w:hint="eastAsia"/>
              </w:rPr>
              <w:t>SNR</w:t>
            </w:r>
          </w:p>
        </w:tc>
        <w:tc>
          <w:tcPr>
            <w:tcW w:w="4536" w:type="dxa"/>
          </w:tcPr>
          <w:p w14:paraId="0E1C2FB2">
            <w:r>
              <w:t>Signal-to-Noise Ratio</w:t>
            </w:r>
          </w:p>
        </w:tc>
        <w:tc>
          <w:tcPr>
            <w:tcW w:w="2824" w:type="dxa"/>
          </w:tcPr>
          <w:p w14:paraId="638EF4EE">
            <w:r>
              <w:rPr>
                <w:rFonts w:hint="eastAsia"/>
              </w:rPr>
              <w:t>信噪比</w:t>
            </w:r>
          </w:p>
        </w:tc>
      </w:tr>
      <w:tr w14:paraId="7509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365F7C01">
            <w:r>
              <w:t>STA</w:t>
            </w:r>
          </w:p>
        </w:tc>
        <w:tc>
          <w:tcPr>
            <w:tcW w:w="4536" w:type="dxa"/>
          </w:tcPr>
          <w:p w14:paraId="61683689">
            <w:r>
              <w:t>Station</w:t>
            </w:r>
          </w:p>
        </w:tc>
        <w:tc>
          <w:tcPr>
            <w:tcW w:w="2824" w:type="dxa"/>
          </w:tcPr>
          <w:p w14:paraId="23D338CB">
            <w:r>
              <w:t>站点</w:t>
            </w:r>
          </w:p>
        </w:tc>
      </w:tr>
      <w:tr w14:paraId="2E79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13DF5C9">
            <w:r>
              <w:t>TDMA</w:t>
            </w:r>
          </w:p>
        </w:tc>
        <w:tc>
          <w:tcPr>
            <w:tcW w:w="4536" w:type="dxa"/>
          </w:tcPr>
          <w:p w14:paraId="0D1ABD93">
            <w:r>
              <w:t>Time Division Multiple Access</w:t>
            </w:r>
          </w:p>
        </w:tc>
        <w:tc>
          <w:tcPr>
            <w:tcW w:w="2824" w:type="dxa"/>
          </w:tcPr>
          <w:p w14:paraId="1AEF9A5B">
            <w:r>
              <w:rPr>
                <w:rFonts w:hint="eastAsia"/>
              </w:rPr>
              <w:t>时分多址</w:t>
            </w:r>
          </w:p>
        </w:tc>
      </w:tr>
      <w:tr w14:paraId="35EB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2EEABEC8">
            <w:r>
              <w:t>TEI</w:t>
            </w:r>
          </w:p>
        </w:tc>
        <w:tc>
          <w:tcPr>
            <w:tcW w:w="4536" w:type="dxa"/>
          </w:tcPr>
          <w:p w14:paraId="69DCEB99">
            <w:r>
              <w:t>Terminal Equipment Identifier</w:t>
            </w:r>
          </w:p>
        </w:tc>
        <w:tc>
          <w:tcPr>
            <w:tcW w:w="2824" w:type="dxa"/>
          </w:tcPr>
          <w:p w14:paraId="0A7CA9DC">
            <w:r>
              <w:rPr>
                <w:rFonts w:hint="eastAsia"/>
              </w:rPr>
              <w:t>终端设备标识</w:t>
            </w:r>
          </w:p>
        </w:tc>
      </w:tr>
      <w:tr w14:paraId="2D9E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6DD985E2">
            <w:r>
              <w:rPr>
                <w:rFonts w:hint="eastAsia"/>
              </w:rPr>
              <w:t>TF</w:t>
            </w:r>
          </w:p>
        </w:tc>
        <w:tc>
          <w:tcPr>
            <w:tcW w:w="4536" w:type="dxa"/>
          </w:tcPr>
          <w:p w14:paraId="16D30C6E">
            <w:r>
              <w:t>Training Field</w:t>
            </w:r>
          </w:p>
        </w:tc>
        <w:tc>
          <w:tcPr>
            <w:tcW w:w="2824" w:type="dxa"/>
          </w:tcPr>
          <w:p w14:paraId="03511A86">
            <w:r>
              <w:rPr>
                <w:rFonts w:hint="eastAsia"/>
              </w:rPr>
              <w:t>训练域</w:t>
            </w:r>
          </w:p>
        </w:tc>
      </w:tr>
      <w:tr w14:paraId="0E93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30B190A2">
            <w:r>
              <w:rPr>
                <w:rFonts w:hint="eastAsia"/>
              </w:rPr>
              <w:t>TMI</w:t>
            </w:r>
          </w:p>
        </w:tc>
        <w:tc>
          <w:tcPr>
            <w:tcW w:w="4536" w:type="dxa"/>
          </w:tcPr>
          <w:p w14:paraId="188658C0">
            <w:r>
              <w:t>Tone Map Index</w:t>
            </w:r>
          </w:p>
        </w:tc>
        <w:tc>
          <w:tcPr>
            <w:tcW w:w="2824" w:type="dxa"/>
          </w:tcPr>
          <w:p w14:paraId="05E18EA9">
            <w:r>
              <w:rPr>
                <w:rFonts w:hint="eastAsia"/>
              </w:rPr>
              <w:t>子载波索引</w:t>
            </w:r>
          </w:p>
        </w:tc>
      </w:tr>
      <w:tr w14:paraId="7E8B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14:paraId="52E507D2">
            <w:r>
              <w:rPr>
                <w:rFonts w:hint="eastAsia"/>
              </w:rPr>
              <w:t>UL</w:t>
            </w:r>
          </w:p>
        </w:tc>
        <w:tc>
          <w:tcPr>
            <w:tcW w:w="4536" w:type="dxa"/>
          </w:tcPr>
          <w:p w14:paraId="246DDBC3">
            <w:r>
              <w:rPr>
                <w:rFonts w:hint="eastAsia"/>
              </w:rPr>
              <w:t>Up Link</w:t>
            </w:r>
          </w:p>
        </w:tc>
        <w:tc>
          <w:tcPr>
            <w:tcW w:w="2824" w:type="dxa"/>
          </w:tcPr>
          <w:p w14:paraId="0FB113C5">
            <w:r>
              <w:rPr>
                <w:rFonts w:hint="eastAsia"/>
              </w:rPr>
              <w:t>上行</w:t>
            </w:r>
          </w:p>
        </w:tc>
      </w:tr>
      <w:bookmarkEnd w:id="164"/>
      <w:bookmarkEnd w:id="165"/>
    </w:tbl>
    <w:p w14:paraId="6696CE0D">
      <w:pPr>
        <w:pStyle w:val="78"/>
      </w:pPr>
      <w:bookmarkStart w:id="166" w:name="_Toc219223318"/>
      <w:bookmarkStart w:id="167" w:name="_Toc69662323"/>
      <w:bookmarkStart w:id="168" w:name="_Toc220920830"/>
      <w:bookmarkStart w:id="169" w:name="_Toc108122912"/>
      <w:bookmarkStart w:id="170" w:name="_Toc219223264"/>
      <w:r>
        <w:rPr>
          <w:rFonts w:hint="eastAsia"/>
        </w:rPr>
        <w:t>总体概述</w:t>
      </w:r>
      <w:bookmarkEnd w:id="166"/>
      <w:bookmarkEnd w:id="167"/>
      <w:bookmarkEnd w:id="168"/>
      <w:bookmarkEnd w:id="169"/>
      <w:bookmarkEnd w:id="170"/>
    </w:p>
    <w:p w14:paraId="218FD117">
      <w:pPr>
        <w:pStyle w:val="50"/>
      </w:pPr>
      <w:bookmarkStart w:id="171" w:name="_Toc14093328"/>
      <w:bookmarkStart w:id="172" w:name="_Toc14874475"/>
      <w:r>
        <w:t>数据链路层介于物理层和应用层之间，分为MAC子层和网络管理子层。</w:t>
      </w:r>
    </w:p>
    <w:p w14:paraId="23BA723A">
      <w:pPr>
        <w:pStyle w:val="50"/>
        <w:numPr>
          <w:ilvl w:val="0"/>
          <w:numId w:val="18"/>
        </w:numPr>
        <w:ind w:firstLineChars="0"/>
      </w:pPr>
      <w:r>
        <w:rPr>
          <w:rFonts w:hint="eastAsia"/>
        </w:rPr>
        <w:t>MAC子层的主要功能是通过CSMA/CA和TDMA两种信道访问机制竞争/配置物理信道，在不同节点MAC层之间进行数据报文的可靠传输，支持节点间SISO、M</w:t>
      </w:r>
      <w:r>
        <w:t>IMO</w:t>
      </w:r>
      <w:r>
        <w:rPr>
          <w:rFonts w:hint="eastAsia"/>
        </w:rPr>
        <w:t>、B</w:t>
      </w:r>
      <w:r>
        <w:t>itloading和</w:t>
      </w:r>
      <w:r>
        <w:rPr>
          <w:rFonts w:hint="eastAsia"/>
        </w:rPr>
        <w:t>O</w:t>
      </w:r>
      <w:r>
        <w:t>FDMA</w:t>
      </w:r>
      <w:r>
        <w:rPr>
          <w:rFonts w:hint="eastAsia"/>
        </w:rPr>
        <w:t>四</w:t>
      </w:r>
      <w:r>
        <w:t>种数据传输方式</w:t>
      </w:r>
      <w:r>
        <w:rPr>
          <w:rFonts w:hint="eastAsia"/>
        </w:rPr>
        <w:t>。MAC帧对业务数据单元MSDU进行格式封装，需要满足协议数据单元MPDU的长度要求。物理层在传输数据时，</w:t>
      </w:r>
      <w:del w:id="62" w:author="gddw" w:date="2026-02-09T10:24:13Z">
        <w:r>
          <w:rPr>
            <w:rFonts w:hint="eastAsia"/>
          </w:rPr>
          <w:delText>必须</w:delText>
        </w:r>
      </w:del>
      <w:ins w:id="63" w:author="gddw" w:date="2026-02-09T10:24:13Z">
        <w:r>
          <w:rPr>
            <w:rFonts w:hint="eastAsia"/>
            <w:lang w:eastAsia="zh-CN"/>
          </w:rPr>
          <w:t>应</w:t>
        </w:r>
      </w:ins>
      <w:r>
        <w:rPr>
          <w:rFonts w:hint="eastAsia"/>
        </w:rPr>
        <w:t>按照物理块进行传输，数据块支持520字节、264字节、136字节、72字节、16字节种五种大小。若MAC帧长度超过MPDU的格式要求，则需要进行分片处理。</w:t>
      </w:r>
    </w:p>
    <w:p w14:paraId="5351CE05">
      <w:pPr>
        <w:pStyle w:val="50"/>
        <w:numPr>
          <w:ilvl w:val="0"/>
          <w:numId w:val="18"/>
        </w:numPr>
        <w:ind w:firstLineChars="0"/>
      </w:pPr>
      <w:r>
        <w:rPr>
          <w:rFonts w:hint="eastAsia"/>
        </w:rPr>
        <w:t>网络管理子层的主要功能是完成通信网络的管理以及应用层报文的汇聚与分发，其中网络管理包括多网络网间协调</w:t>
      </w:r>
      <w:del w:id="64" w:author="GaaihoengNg" w:date="2026-02-26T18:55:21Z">
        <w:r>
          <w:rPr>
            <w:rFonts w:hint="eastAsia"/>
          </w:rPr>
          <w:delText>，</w:delText>
        </w:r>
      </w:del>
      <w:ins w:id="65" w:author="GaaihoengNg" w:date="2026-02-26T18:55:21Z">
        <w:r>
          <w:rPr>
            <w:rFonts w:hint="eastAsia"/>
            <w:lang w:eastAsia="zh-CN"/>
          </w:rPr>
          <w:t>、</w:t>
        </w:r>
      </w:ins>
      <w:r>
        <w:rPr>
          <w:rFonts w:hint="eastAsia"/>
        </w:rPr>
        <w:t>单网络组网、网络拓扑维护、路由维护、时钟同步管理等。</w:t>
      </w:r>
    </w:p>
    <w:bookmarkEnd w:id="171"/>
    <w:bookmarkEnd w:id="172"/>
    <w:p w14:paraId="1B56BE26">
      <w:pPr>
        <w:pStyle w:val="78"/>
      </w:pPr>
      <w:bookmarkStart w:id="173" w:name="_Toc219223319"/>
      <w:bookmarkStart w:id="174" w:name="_Toc219223265"/>
      <w:bookmarkStart w:id="175" w:name="_Toc220920831"/>
      <w:r>
        <w:t>ISAC-PLC</w:t>
      </w:r>
      <w:r>
        <w:rPr>
          <w:rFonts w:hint="eastAsia"/>
        </w:rPr>
        <w:t>与高速无线双模数据链路层</w:t>
      </w:r>
      <w:bookmarkEnd w:id="173"/>
      <w:bookmarkEnd w:id="174"/>
      <w:bookmarkEnd w:id="175"/>
    </w:p>
    <w:p w14:paraId="0792616B">
      <w:pPr>
        <w:pStyle w:val="49"/>
      </w:pPr>
      <w:bookmarkStart w:id="176" w:name="_Toc405476664"/>
      <w:bookmarkStart w:id="177" w:name="_Toc408859765"/>
      <w:bookmarkStart w:id="178" w:name="_Toc399757301"/>
      <w:bookmarkStart w:id="179" w:name="_Toc439785751"/>
      <w:bookmarkStart w:id="180" w:name="_Toc403585322"/>
      <w:bookmarkStart w:id="181" w:name="_Toc402983851"/>
      <w:bookmarkStart w:id="182" w:name="_Toc399259257"/>
      <w:bookmarkStart w:id="183" w:name="_Toc402982919"/>
      <w:bookmarkStart w:id="184" w:name="_Toc8661440"/>
      <w:bookmarkStart w:id="185" w:name="_Toc403570138"/>
      <w:bookmarkStart w:id="186" w:name="_Toc19047"/>
      <w:bookmarkStart w:id="187" w:name="_Toc402983385"/>
      <w:bookmarkStart w:id="188" w:name="_Toc28772"/>
      <w:bookmarkStart w:id="189" w:name="_Toc409125972"/>
      <w:bookmarkStart w:id="190" w:name="_Toc400798929"/>
      <w:bookmarkStart w:id="191" w:name="_Toc219223266"/>
      <w:bookmarkStart w:id="192" w:name="_Toc399228840"/>
      <w:bookmarkStart w:id="193" w:name="_Toc20861"/>
      <w:r>
        <w:t>帧格式</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4852A902">
      <w:pPr>
        <w:pStyle w:val="48"/>
      </w:pPr>
      <w:bookmarkStart w:id="194" w:name="_Toc403570139"/>
      <w:bookmarkStart w:id="195" w:name="_Toc26315"/>
      <w:bookmarkStart w:id="196" w:name="_Toc399228843"/>
      <w:bookmarkStart w:id="197" w:name="_Toc25352"/>
      <w:bookmarkStart w:id="198" w:name="_Toc409125973"/>
      <w:bookmarkStart w:id="199" w:name="_Toc402983386"/>
      <w:bookmarkStart w:id="200" w:name="_Toc402983852"/>
      <w:bookmarkStart w:id="201" w:name="_Toc402982920"/>
      <w:bookmarkStart w:id="202" w:name="_Toc439785752"/>
      <w:bookmarkStart w:id="203" w:name="_Toc400798930"/>
      <w:bookmarkStart w:id="204" w:name="_Toc399259260"/>
      <w:bookmarkStart w:id="205" w:name="_Toc399757302"/>
      <w:bookmarkStart w:id="206" w:name="_Toc403585323"/>
      <w:bookmarkStart w:id="207" w:name="_Toc405476665"/>
      <w:bookmarkStart w:id="208" w:name="_Toc408859766"/>
      <w:bookmarkStart w:id="209" w:name="_Toc19179"/>
      <w:r>
        <w:t>MSDU帧格式</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33102AB0">
      <w:pPr>
        <w:pStyle w:val="57"/>
        <w:ind w:left="420" w:hanging="420"/>
      </w:pPr>
      <w:bookmarkStart w:id="210" w:name="_Toc439785753"/>
      <w:bookmarkStart w:id="211" w:name="_Toc1985"/>
      <w:bookmarkStart w:id="212" w:name="_Toc7823"/>
      <w:bookmarkStart w:id="213" w:name="_Toc403585324"/>
      <w:bookmarkStart w:id="214" w:name="_Toc408859767"/>
      <w:bookmarkStart w:id="215" w:name="_Toc402983387"/>
      <w:bookmarkStart w:id="216" w:name="_Toc15769"/>
      <w:bookmarkStart w:id="217" w:name="_Toc402982921"/>
      <w:bookmarkStart w:id="218" w:name="_Toc402983853"/>
      <w:bookmarkStart w:id="219" w:name="_Toc399757303"/>
      <w:bookmarkStart w:id="220" w:name="_Toc405476666"/>
      <w:bookmarkStart w:id="221" w:name="_Toc399228844"/>
      <w:bookmarkStart w:id="222" w:name="_Toc403570140"/>
      <w:bookmarkStart w:id="223" w:name="_Toc399259261"/>
      <w:bookmarkStart w:id="224" w:name="_Toc400798931"/>
      <w:r>
        <w:t>MSDU长帧头</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0E490E46">
      <w:pPr>
        <w:pStyle w:val="50"/>
      </w:pPr>
      <w:r>
        <w:rPr>
          <w:rFonts w:hint="eastAsia"/>
        </w:rPr>
        <w:t>MSDU作为MAC层业务数据单元，可以传送业务数据，也可以传送管理消息。</w:t>
      </w:r>
    </w:p>
    <w:p w14:paraId="668C78C2">
      <w:pPr>
        <w:pStyle w:val="50"/>
      </w:pPr>
      <w:r>
        <w:t>MSDU长帧头出现在携带标准IP报文和管理消息报文的MSDU帧中。</w:t>
      </w:r>
    </w:p>
    <w:p w14:paraId="045E472F">
      <w:pPr>
        <w:pStyle w:val="50"/>
      </w:pPr>
      <w:r>
        <w:t>MSDU长帧头格式如</w:t>
      </w:r>
      <w:r>
        <w:fldChar w:fldCharType="begin"/>
      </w:r>
      <w:r>
        <w:instrText xml:space="preserve"> REF _Ref56760836 \h  \* MERGEFORMAT </w:instrText>
      </w:r>
      <w:r>
        <w:fldChar w:fldCharType="separate"/>
      </w:r>
      <w:r>
        <w:rPr>
          <w:rFonts w:hint="eastAsia"/>
        </w:rPr>
        <w:t xml:space="preserve">图 </w:t>
      </w:r>
      <w:r>
        <w:t>1</w:t>
      </w:r>
      <w:r>
        <w:fldChar w:fldCharType="end"/>
      </w:r>
      <w:r>
        <w:t>所示。</w:t>
      </w:r>
    </w:p>
    <w:p w14:paraId="3C1603DF">
      <w:pPr>
        <w:pStyle w:val="50"/>
      </w:pPr>
    </w:p>
    <w:p w14:paraId="7DE4B4F4">
      <w:pPr>
        <w:pStyle w:val="129"/>
      </w:pPr>
      <w:r>
        <w:pict>
          <v:shape id="_x0000_i1025" o:spt="75" type="#_x0000_t75" style="height:106.5pt;width:489pt;" filled="f" o:preferrelative="t" stroked="f" coordsize="21600,21600">
            <v:path/>
            <v:fill on="f" focussize="0,0"/>
            <v:stroke on="f" joinstyle="miter"/>
            <v:imagedata r:id="rId15" o:title=""/>
            <o:lock v:ext="edit" aspectratio="t"/>
            <w10:wrap type="none"/>
            <w10:anchorlock/>
          </v:shape>
        </w:pict>
      </w:r>
    </w:p>
    <w:p w14:paraId="6DE1BA31">
      <w:pPr>
        <w:pStyle w:val="10"/>
        <w:rPr>
          <w:rStyle w:val="144"/>
          <w:rFonts w:hint="eastAsia" w:ascii="Times New Roman" w:hAnsi="Times New Roman" w:cs="Times New Roman"/>
          <w:szCs w:val="21"/>
          <w:rPrChange w:id="66" w:author="gddw" w:date="2026-02-09T15:24:29Z">
            <w:rPr/>
          </w:rPrChange>
        </w:rPr>
      </w:pPr>
      <w:bookmarkStart w:id="225" w:name="_Ref56760836"/>
      <w:bookmarkStart w:id="226" w:name="_Toc399259457"/>
      <w:bookmarkStart w:id="227" w:name="_Toc403570521"/>
      <w:bookmarkStart w:id="228" w:name="_Toc399757491"/>
      <w:bookmarkStart w:id="229" w:name="_Toc408860107"/>
      <w:bookmarkStart w:id="230" w:name="_Toc402983077"/>
      <w:bookmarkStart w:id="231" w:name="_Ref398996464"/>
      <w:bookmarkStart w:id="232" w:name="_Toc403585480"/>
      <w:bookmarkStart w:id="233" w:name="_Toc402983543"/>
      <w:bookmarkStart w:id="234" w:name="_Toc405476833"/>
      <w:bookmarkStart w:id="235" w:name="_Toc399229244"/>
      <w:bookmarkStart w:id="236" w:name="_Toc402984009"/>
      <w:bookmarkStart w:id="237" w:name="_Toc400799093"/>
      <w:r>
        <w:rPr>
          <w:rStyle w:val="144"/>
          <w:rFonts w:hint="eastAsia" w:ascii="Times New Roman" w:hAnsi="Times New Roman" w:cs="Times New Roman"/>
          <w:szCs w:val="21"/>
          <w:rPrChange w:id="67" w:author="gddw" w:date="2026-02-09T15:24:29Z">
            <w:rPr>
              <w:rFonts w:hint="eastAsia"/>
            </w:rPr>
          </w:rPrChange>
        </w:rPr>
        <w:t xml:space="preserve">图 </w:t>
      </w:r>
      <w:r>
        <w:rPr>
          <w:rStyle w:val="144"/>
          <w:rFonts w:hint="eastAsia" w:ascii="Times New Roman" w:hAnsi="Times New Roman" w:cs="Times New Roman"/>
          <w:szCs w:val="21"/>
          <w:rPrChange w:id="68" w:author="gddw" w:date="2026-02-09T15:24:29Z">
            <w:rPr/>
          </w:rPrChange>
        </w:rPr>
        <w:fldChar w:fldCharType="begin"/>
      </w:r>
      <w:r>
        <w:rPr>
          <w:rStyle w:val="144"/>
          <w:rFonts w:hint="eastAsia" w:ascii="Times New Roman" w:hAnsi="Times New Roman" w:cs="Times New Roman"/>
          <w:szCs w:val="21"/>
          <w:rPrChange w:id="69" w:author="gddw" w:date="2026-02-09T15:24:29Z">
            <w:rPr/>
          </w:rPrChange>
        </w:rPr>
        <w:instrText xml:space="preserve"> </w:instrText>
      </w:r>
      <w:r>
        <w:rPr>
          <w:rStyle w:val="144"/>
          <w:rFonts w:hint="eastAsia" w:ascii="Times New Roman" w:hAnsi="Times New Roman" w:cs="Times New Roman"/>
          <w:szCs w:val="21"/>
          <w:rPrChange w:id="70" w:author="gddw" w:date="2026-02-09T15:24:29Z">
            <w:rPr>
              <w:rFonts w:hint="eastAsia"/>
            </w:rPr>
          </w:rPrChange>
        </w:rPr>
        <w:instrText xml:space="preserve">SEQ 图 \* ARABIC</w:instrText>
      </w:r>
      <w:r>
        <w:rPr>
          <w:rStyle w:val="144"/>
          <w:rFonts w:hint="eastAsia" w:ascii="Times New Roman" w:hAnsi="Times New Roman" w:cs="Times New Roman"/>
          <w:szCs w:val="21"/>
          <w:rPrChange w:id="71" w:author="gddw" w:date="2026-02-09T15:24:29Z">
            <w:rPr/>
          </w:rPrChange>
        </w:rPr>
        <w:instrText xml:space="preserve"> </w:instrText>
      </w:r>
      <w:r>
        <w:rPr>
          <w:rStyle w:val="144"/>
          <w:rFonts w:hint="eastAsia" w:ascii="Times New Roman" w:hAnsi="Times New Roman" w:cs="Times New Roman"/>
          <w:szCs w:val="21"/>
          <w:rPrChange w:id="72" w:author="gddw" w:date="2026-02-09T15:24:29Z">
            <w:rPr/>
          </w:rPrChange>
        </w:rPr>
        <w:fldChar w:fldCharType="separate"/>
      </w:r>
      <w:r>
        <w:rPr>
          <w:rStyle w:val="144"/>
          <w:rFonts w:hint="eastAsia" w:ascii="Times New Roman" w:hAnsi="Times New Roman" w:cs="Times New Roman"/>
          <w:szCs w:val="21"/>
          <w:rPrChange w:id="73" w:author="gddw" w:date="2026-02-09T15:24:29Z">
            <w:rPr/>
          </w:rPrChange>
        </w:rPr>
        <w:t>1</w:t>
      </w:r>
      <w:r>
        <w:rPr>
          <w:rStyle w:val="144"/>
          <w:rFonts w:hint="eastAsia" w:ascii="Times New Roman" w:hAnsi="Times New Roman" w:cs="Times New Roman"/>
          <w:szCs w:val="21"/>
          <w:rPrChange w:id="74" w:author="gddw" w:date="2026-02-09T15:24:29Z">
            <w:rPr/>
          </w:rPrChange>
        </w:rPr>
        <w:fldChar w:fldCharType="end"/>
      </w:r>
      <w:bookmarkEnd w:id="225"/>
      <w:r>
        <w:rPr>
          <w:rStyle w:val="144"/>
          <w:rFonts w:hint="eastAsia" w:ascii="Times New Roman" w:hAnsi="Times New Roman" w:cs="Times New Roman"/>
          <w:szCs w:val="21"/>
          <w:rPrChange w:id="75" w:author="gddw" w:date="2026-02-09T15:24:29Z">
            <w:rPr/>
          </w:rPrChange>
        </w:rPr>
        <w:t xml:space="preserve"> MSDU长帧头格式</w:t>
      </w:r>
      <w:bookmarkEnd w:id="226"/>
      <w:bookmarkEnd w:id="227"/>
      <w:bookmarkEnd w:id="228"/>
      <w:bookmarkEnd w:id="229"/>
      <w:bookmarkEnd w:id="230"/>
      <w:bookmarkEnd w:id="231"/>
      <w:bookmarkEnd w:id="232"/>
      <w:bookmarkEnd w:id="233"/>
      <w:bookmarkEnd w:id="234"/>
      <w:bookmarkEnd w:id="235"/>
      <w:bookmarkEnd w:id="236"/>
      <w:bookmarkEnd w:id="237"/>
      <w:r>
        <w:commentReference w:id="1"/>
      </w:r>
    </w:p>
    <w:p w14:paraId="1118B24E">
      <w:pPr>
        <w:pStyle w:val="50"/>
      </w:pPr>
      <w:r>
        <w:t>MSDU长帧头的字段如</w:t>
      </w:r>
      <w:r>
        <w:fldChar w:fldCharType="begin"/>
      </w:r>
      <w:r>
        <w:instrText xml:space="preserve"> REF _Ref56760898 \h  \* MERGEFORMAT </w:instrText>
      </w:r>
      <w:r>
        <w:fldChar w:fldCharType="separate"/>
      </w:r>
      <w:r>
        <w:t>表 1</w:t>
      </w:r>
      <w:r>
        <w:fldChar w:fldCharType="end"/>
      </w:r>
      <w:r>
        <w:t>所示。</w:t>
      </w:r>
    </w:p>
    <w:p w14:paraId="7BAD6598">
      <w:pPr>
        <w:pStyle w:val="10"/>
        <w:rPr>
          <w:rStyle w:val="144"/>
          <w:rFonts w:hint="eastAsia" w:ascii="Times New Roman" w:hAnsi="Times New Roman" w:cs="Times New Roman"/>
          <w:szCs w:val="21"/>
          <w:rPrChange w:id="76" w:author="gddw" w:date="2026-02-09T15:24:31Z">
            <w:rPr/>
          </w:rPrChange>
        </w:rPr>
      </w:pPr>
      <w:bookmarkStart w:id="238" w:name="_Ref56760898"/>
      <w:r>
        <w:rPr>
          <w:rStyle w:val="144"/>
          <w:rFonts w:hint="eastAsia" w:ascii="Times New Roman" w:hAnsi="Times New Roman" w:cs="Times New Roman"/>
          <w:szCs w:val="21"/>
          <w:rPrChange w:id="77" w:author="gddw" w:date="2026-02-09T15:24:31Z">
            <w:rPr/>
          </w:rPrChange>
        </w:rPr>
        <w:t xml:space="preserve">表 </w:t>
      </w:r>
      <w:r>
        <w:rPr>
          <w:rStyle w:val="144"/>
          <w:rFonts w:hint="eastAsia" w:ascii="Times New Roman" w:hAnsi="Times New Roman" w:cs="Times New Roman"/>
          <w:szCs w:val="21"/>
          <w:rPrChange w:id="78" w:author="gddw" w:date="2026-02-09T15:24:31Z">
            <w:rPr/>
          </w:rPrChange>
        </w:rPr>
        <w:fldChar w:fldCharType="begin"/>
      </w:r>
      <w:r>
        <w:rPr>
          <w:rStyle w:val="144"/>
          <w:rFonts w:hint="eastAsia" w:ascii="Times New Roman" w:hAnsi="Times New Roman" w:cs="Times New Roman"/>
          <w:szCs w:val="21"/>
          <w:rPrChange w:id="79" w:author="gddw" w:date="2026-02-09T15:24:31Z">
            <w:rPr/>
          </w:rPrChange>
        </w:rPr>
        <w:instrText xml:space="preserve"> SEQ 表 \* ARABIC </w:instrText>
      </w:r>
      <w:r>
        <w:rPr>
          <w:rStyle w:val="144"/>
          <w:rFonts w:hint="eastAsia" w:ascii="Times New Roman" w:hAnsi="Times New Roman" w:cs="Times New Roman"/>
          <w:szCs w:val="21"/>
          <w:rPrChange w:id="80" w:author="gddw" w:date="2026-02-09T15:24:31Z">
            <w:rPr/>
          </w:rPrChange>
        </w:rPr>
        <w:fldChar w:fldCharType="separate"/>
      </w:r>
      <w:r>
        <w:rPr>
          <w:rStyle w:val="144"/>
          <w:rFonts w:hint="eastAsia" w:ascii="Times New Roman" w:hAnsi="Times New Roman" w:cs="Times New Roman"/>
          <w:szCs w:val="21"/>
          <w:rPrChange w:id="81" w:author="gddw" w:date="2026-02-09T15:24:31Z">
            <w:rPr/>
          </w:rPrChange>
        </w:rPr>
        <w:t>1</w:t>
      </w:r>
      <w:r>
        <w:rPr>
          <w:rStyle w:val="144"/>
          <w:rFonts w:hint="eastAsia" w:ascii="Times New Roman" w:hAnsi="Times New Roman" w:cs="Times New Roman"/>
          <w:szCs w:val="21"/>
          <w:rPrChange w:id="82" w:author="gddw" w:date="2026-02-09T15:24:31Z">
            <w:rPr/>
          </w:rPrChange>
        </w:rPr>
        <w:fldChar w:fldCharType="end"/>
      </w:r>
      <w:bookmarkEnd w:id="238"/>
      <w:r>
        <w:rPr>
          <w:rStyle w:val="144"/>
          <w:rFonts w:hint="eastAsia" w:ascii="Times New Roman" w:hAnsi="Times New Roman" w:cs="Times New Roman"/>
          <w:szCs w:val="21"/>
          <w:rPrChange w:id="83" w:author="gddw" w:date="2026-02-09T15:24:31Z">
            <w:rPr/>
          </w:rPrChange>
        </w:rPr>
        <w:t xml:space="preserve"> MSDU长帧头格式</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68"/>
        <w:gridCol w:w="1586"/>
        <w:gridCol w:w="1264"/>
        <w:gridCol w:w="1921"/>
      </w:tblGrid>
      <w:tr w14:paraId="55A9E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66E4E18E">
            <w:pPr>
              <w:pStyle w:val="125"/>
              <w:adjustRightInd w:val="0"/>
              <w:snapToGrid w:val="0"/>
              <w:rPr>
                <w:rFonts w:ascii="Times New Roman" w:hAnsi="Times New Roman"/>
                <w:sz w:val="18"/>
              </w:rPr>
            </w:pPr>
            <w:r>
              <w:rPr>
                <w:rFonts w:ascii="Times New Roman" w:hAnsi="Times New Roman"/>
                <w:sz w:val="18"/>
              </w:rPr>
              <w:t>字段</w:t>
            </w:r>
          </w:p>
        </w:tc>
        <w:tc>
          <w:tcPr>
            <w:tcW w:w="1586" w:type="dxa"/>
            <w:vAlign w:val="center"/>
          </w:tcPr>
          <w:p w14:paraId="66355D30">
            <w:pPr>
              <w:pStyle w:val="125"/>
              <w:adjustRightInd w:val="0"/>
              <w:snapToGrid w:val="0"/>
              <w:rPr>
                <w:rFonts w:ascii="Times New Roman" w:hAnsi="Times New Roman"/>
                <w:sz w:val="18"/>
              </w:rPr>
            </w:pPr>
            <w:r>
              <w:rPr>
                <w:rFonts w:ascii="Times New Roman" w:hAnsi="Times New Roman"/>
                <w:sz w:val="18"/>
              </w:rPr>
              <w:t>字节号</w:t>
            </w:r>
          </w:p>
        </w:tc>
        <w:tc>
          <w:tcPr>
            <w:tcW w:w="1264" w:type="dxa"/>
            <w:vAlign w:val="center"/>
          </w:tcPr>
          <w:p w14:paraId="3B6F2784">
            <w:pPr>
              <w:pStyle w:val="125"/>
              <w:adjustRightInd w:val="0"/>
              <w:snapToGrid w:val="0"/>
              <w:rPr>
                <w:rFonts w:ascii="Times New Roman" w:hAnsi="Times New Roman"/>
                <w:sz w:val="18"/>
              </w:rPr>
            </w:pPr>
            <w:r>
              <w:rPr>
                <w:rFonts w:ascii="Times New Roman" w:hAnsi="Times New Roman"/>
                <w:sz w:val="18"/>
              </w:rPr>
              <w:t>比特位</w:t>
            </w:r>
          </w:p>
        </w:tc>
        <w:tc>
          <w:tcPr>
            <w:tcW w:w="1921" w:type="dxa"/>
            <w:vAlign w:val="center"/>
          </w:tcPr>
          <w:p w14:paraId="02B06FA2">
            <w:pPr>
              <w:pStyle w:val="125"/>
              <w:adjustRightInd w:val="0"/>
              <w:snapToGrid w:val="0"/>
              <w:rPr>
                <w:rFonts w:ascii="Times New Roman" w:hAnsi="Times New Roman"/>
                <w:sz w:val="18"/>
              </w:rPr>
            </w:pPr>
            <w:r>
              <w:rPr>
                <w:rFonts w:ascii="Times New Roman" w:hAnsi="Times New Roman"/>
                <w:sz w:val="18"/>
              </w:rPr>
              <w:t>字段大小(比特)</w:t>
            </w:r>
          </w:p>
        </w:tc>
      </w:tr>
      <w:tr w14:paraId="53A74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6C15816A">
            <w:pPr>
              <w:pStyle w:val="125"/>
              <w:adjustRightInd w:val="0"/>
              <w:snapToGrid w:val="0"/>
              <w:rPr>
                <w:rFonts w:ascii="Times New Roman" w:hAnsi="Times New Roman"/>
                <w:sz w:val="18"/>
              </w:rPr>
            </w:pPr>
            <w:r>
              <w:rPr>
                <w:rFonts w:ascii="Times New Roman" w:hAnsi="Times New Roman"/>
                <w:sz w:val="18"/>
              </w:rPr>
              <w:t>原始目的地址</w:t>
            </w:r>
          </w:p>
        </w:tc>
        <w:tc>
          <w:tcPr>
            <w:tcW w:w="1586" w:type="dxa"/>
            <w:vAlign w:val="center"/>
          </w:tcPr>
          <w:p w14:paraId="1C81FF6C">
            <w:pPr>
              <w:pStyle w:val="125"/>
              <w:adjustRightInd w:val="0"/>
              <w:snapToGrid w:val="0"/>
              <w:rPr>
                <w:rFonts w:ascii="Times New Roman" w:hAnsi="Times New Roman"/>
                <w:sz w:val="18"/>
              </w:rPr>
            </w:pPr>
            <w:r>
              <w:rPr>
                <w:rFonts w:ascii="Times New Roman" w:hAnsi="Times New Roman"/>
                <w:sz w:val="18"/>
              </w:rPr>
              <w:t>0-5</w:t>
            </w:r>
          </w:p>
        </w:tc>
        <w:tc>
          <w:tcPr>
            <w:tcW w:w="1264" w:type="dxa"/>
            <w:vAlign w:val="center"/>
          </w:tcPr>
          <w:p w14:paraId="5A061F8C">
            <w:pPr>
              <w:pStyle w:val="125"/>
              <w:adjustRightInd w:val="0"/>
              <w:snapToGrid w:val="0"/>
              <w:rPr>
                <w:rFonts w:ascii="Times New Roman" w:hAnsi="Times New Roman"/>
                <w:sz w:val="18"/>
              </w:rPr>
            </w:pPr>
            <w:r>
              <w:rPr>
                <w:rFonts w:ascii="Times New Roman" w:hAnsi="Times New Roman"/>
                <w:sz w:val="18"/>
              </w:rPr>
              <w:t>0-7</w:t>
            </w:r>
          </w:p>
        </w:tc>
        <w:tc>
          <w:tcPr>
            <w:tcW w:w="1921" w:type="dxa"/>
            <w:vAlign w:val="center"/>
          </w:tcPr>
          <w:p w14:paraId="43BFF6AE">
            <w:pPr>
              <w:pStyle w:val="125"/>
              <w:adjustRightInd w:val="0"/>
              <w:snapToGrid w:val="0"/>
              <w:rPr>
                <w:rFonts w:ascii="Times New Roman" w:hAnsi="Times New Roman"/>
                <w:sz w:val="18"/>
              </w:rPr>
            </w:pPr>
            <w:r>
              <w:rPr>
                <w:rFonts w:ascii="Times New Roman" w:hAnsi="Times New Roman"/>
                <w:sz w:val="18"/>
              </w:rPr>
              <w:t>48</w:t>
            </w:r>
          </w:p>
        </w:tc>
      </w:tr>
      <w:tr w14:paraId="17668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589523E4">
            <w:pPr>
              <w:pStyle w:val="125"/>
              <w:adjustRightInd w:val="0"/>
              <w:snapToGrid w:val="0"/>
              <w:rPr>
                <w:rFonts w:ascii="Times New Roman" w:hAnsi="Times New Roman"/>
                <w:sz w:val="18"/>
              </w:rPr>
            </w:pPr>
            <w:r>
              <w:rPr>
                <w:rFonts w:ascii="Times New Roman" w:hAnsi="Times New Roman"/>
                <w:sz w:val="18"/>
              </w:rPr>
              <w:t>原始源地址</w:t>
            </w:r>
          </w:p>
        </w:tc>
        <w:tc>
          <w:tcPr>
            <w:tcW w:w="1586" w:type="dxa"/>
            <w:vAlign w:val="center"/>
          </w:tcPr>
          <w:p w14:paraId="45FA02E6">
            <w:pPr>
              <w:pStyle w:val="125"/>
              <w:adjustRightInd w:val="0"/>
              <w:snapToGrid w:val="0"/>
              <w:rPr>
                <w:rFonts w:ascii="Times New Roman" w:hAnsi="Times New Roman"/>
                <w:sz w:val="18"/>
              </w:rPr>
            </w:pPr>
            <w:r>
              <w:rPr>
                <w:rFonts w:ascii="Times New Roman" w:hAnsi="Times New Roman"/>
                <w:sz w:val="18"/>
              </w:rPr>
              <w:t>6-11</w:t>
            </w:r>
          </w:p>
        </w:tc>
        <w:tc>
          <w:tcPr>
            <w:tcW w:w="1264" w:type="dxa"/>
            <w:vAlign w:val="center"/>
          </w:tcPr>
          <w:p w14:paraId="1F89970B">
            <w:pPr>
              <w:pStyle w:val="125"/>
              <w:adjustRightInd w:val="0"/>
              <w:snapToGrid w:val="0"/>
              <w:rPr>
                <w:rFonts w:ascii="Times New Roman" w:hAnsi="Times New Roman"/>
                <w:sz w:val="18"/>
              </w:rPr>
            </w:pPr>
            <w:r>
              <w:rPr>
                <w:rFonts w:ascii="Times New Roman" w:hAnsi="Times New Roman"/>
                <w:sz w:val="18"/>
              </w:rPr>
              <w:t>0-7</w:t>
            </w:r>
          </w:p>
        </w:tc>
        <w:tc>
          <w:tcPr>
            <w:tcW w:w="1921" w:type="dxa"/>
            <w:vAlign w:val="center"/>
          </w:tcPr>
          <w:p w14:paraId="5BA7C24E">
            <w:pPr>
              <w:pStyle w:val="125"/>
              <w:adjustRightInd w:val="0"/>
              <w:snapToGrid w:val="0"/>
              <w:rPr>
                <w:rFonts w:ascii="Times New Roman" w:hAnsi="Times New Roman"/>
                <w:sz w:val="18"/>
              </w:rPr>
            </w:pPr>
            <w:r>
              <w:rPr>
                <w:rFonts w:ascii="Times New Roman" w:hAnsi="Times New Roman"/>
                <w:sz w:val="18"/>
              </w:rPr>
              <w:t>48</w:t>
            </w:r>
          </w:p>
        </w:tc>
      </w:tr>
      <w:tr w14:paraId="57A6F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5C41C043">
            <w:pPr>
              <w:pStyle w:val="125"/>
              <w:adjustRightInd w:val="0"/>
              <w:snapToGrid w:val="0"/>
              <w:rPr>
                <w:rFonts w:ascii="Times New Roman" w:hAnsi="Times New Roman"/>
                <w:sz w:val="18"/>
              </w:rPr>
            </w:pPr>
            <w:r>
              <w:rPr>
                <w:rFonts w:ascii="Times New Roman" w:hAnsi="Times New Roman"/>
                <w:sz w:val="18"/>
              </w:rPr>
              <w:t>VLAN标签</w:t>
            </w:r>
          </w:p>
        </w:tc>
        <w:tc>
          <w:tcPr>
            <w:tcW w:w="1586" w:type="dxa"/>
            <w:vAlign w:val="center"/>
          </w:tcPr>
          <w:p w14:paraId="5889E178">
            <w:pPr>
              <w:pStyle w:val="125"/>
              <w:adjustRightInd w:val="0"/>
              <w:snapToGrid w:val="0"/>
              <w:rPr>
                <w:rFonts w:ascii="Times New Roman" w:hAnsi="Times New Roman"/>
                <w:sz w:val="18"/>
              </w:rPr>
            </w:pPr>
            <w:r>
              <w:rPr>
                <w:rFonts w:ascii="Times New Roman" w:hAnsi="Times New Roman"/>
                <w:sz w:val="18"/>
              </w:rPr>
              <w:t>12-15</w:t>
            </w:r>
          </w:p>
        </w:tc>
        <w:tc>
          <w:tcPr>
            <w:tcW w:w="1264" w:type="dxa"/>
            <w:vAlign w:val="center"/>
          </w:tcPr>
          <w:p w14:paraId="070C207A">
            <w:pPr>
              <w:pStyle w:val="125"/>
              <w:adjustRightInd w:val="0"/>
              <w:snapToGrid w:val="0"/>
              <w:rPr>
                <w:rFonts w:ascii="Times New Roman" w:hAnsi="Times New Roman"/>
                <w:sz w:val="18"/>
              </w:rPr>
            </w:pPr>
            <w:r>
              <w:rPr>
                <w:rFonts w:ascii="Times New Roman" w:hAnsi="Times New Roman"/>
                <w:sz w:val="18"/>
              </w:rPr>
              <w:t>0-7</w:t>
            </w:r>
          </w:p>
        </w:tc>
        <w:tc>
          <w:tcPr>
            <w:tcW w:w="1921" w:type="dxa"/>
            <w:vAlign w:val="center"/>
          </w:tcPr>
          <w:p w14:paraId="485FC8D2">
            <w:pPr>
              <w:pStyle w:val="125"/>
              <w:adjustRightInd w:val="0"/>
              <w:snapToGrid w:val="0"/>
              <w:rPr>
                <w:rFonts w:ascii="Times New Roman" w:hAnsi="Times New Roman"/>
                <w:sz w:val="18"/>
              </w:rPr>
            </w:pPr>
            <w:r>
              <w:rPr>
                <w:rFonts w:ascii="Times New Roman" w:hAnsi="Times New Roman"/>
                <w:sz w:val="18"/>
              </w:rPr>
              <w:t>32</w:t>
            </w:r>
          </w:p>
        </w:tc>
      </w:tr>
      <w:tr w14:paraId="00D79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0BE5A12E">
            <w:pPr>
              <w:pStyle w:val="125"/>
              <w:adjustRightInd w:val="0"/>
              <w:snapToGrid w:val="0"/>
              <w:rPr>
                <w:rFonts w:ascii="Times New Roman" w:hAnsi="Times New Roman"/>
                <w:sz w:val="18"/>
              </w:rPr>
            </w:pPr>
            <w:r>
              <w:rPr>
                <w:rFonts w:ascii="Times New Roman" w:hAnsi="Times New Roman"/>
                <w:sz w:val="18"/>
              </w:rPr>
              <w:t>MSDU类型</w:t>
            </w:r>
          </w:p>
        </w:tc>
        <w:tc>
          <w:tcPr>
            <w:tcW w:w="1586" w:type="dxa"/>
            <w:vAlign w:val="center"/>
          </w:tcPr>
          <w:p w14:paraId="62EFD883">
            <w:pPr>
              <w:pStyle w:val="125"/>
              <w:adjustRightInd w:val="0"/>
              <w:snapToGrid w:val="0"/>
              <w:rPr>
                <w:rFonts w:ascii="Times New Roman" w:hAnsi="Times New Roman"/>
                <w:sz w:val="18"/>
              </w:rPr>
            </w:pPr>
            <w:r>
              <w:rPr>
                <w:rFonts w:ascii="Times New Roman" w:hAnsi="Times New Roman"/>
                <w:sz w:val="18"/>
              </w:rPr>
              <w:t>16-17</w:t>
            </w:r>
          </w:p>
        </w:tc>
        <w:tc>
          <w:tcPr>
            <w:tcW w:w="1264" w:type="dxa"/>
            <w:vAlign w:val="center"/>
          </w:tcPr>
          <w:p w14:paraId="4DEE8CB9">
            <w:pPr>
              <w:pStyle w:val="125"/>
              <w:adjustRightInd w:val="0"/>
              <w:snapToGrid w:val="0"/>
              <w:rPr>
                <w:rFonts w:ascii="Times New Roman" w:hAnsi="Times New Roman"/>
                <w:sz w:val="18"/>
              </w:rPr>
            </w:pPr>
            <w:r>
              <w:rPr>
                <w:rFonts w:ascii="Times New Roman" w:hAnsi="Times New Roman"/>
                <w:sz w:val="18"/>
              </w:rPr>
              <w:t>0-7</w:t>
            </w:r>
          </w:p>
        </w:tc>
        <w:tc>
          <w:tcPr>
            <w:tcW w:w="1921" w:type="dxa"/>
            <w:vAlign w:val="center"/>
          </w:tcPr>
          <w:p w14:paraId="5A14E60E">
            <w:pPr>
              <w:pStyle w:val="125"/>
              <w:adjustRightInd w:val="0"/>
              <w:snapToGrid w:val="0"/>
              <w:rPr>
                <w:rFonts w:ascii="Times New Roman" w:hAnsi="Times New Roman"/>
                <w:sz w:val="18"/>
              </w:rPr>
            </w:pPr>
            <w:r>
              <w:rPr>
                <w:rFonts w:ascii="Times New Roman" w:hAnsi="Times New Roman"/>
                <w:sz w:val="18"/>
              </w:rPr>
              <w:t>16</w:t>
            </w:r>
          </w:p>
        </w:tc>
      </w:tr>
    </w:tbl>
    <w:p w14:paraId="7B98C3BB">
      <w:bookmarkStart w:id="239" w:name="_Toc408859768"/>
      <w:bookmarkStart w:id="240" w:name="_Toc399228845"/>
      <w:bookmarkStart w:id="241" w:name="_Toc403570141"/>
    </w:p>
    <w:p w14:paraId="5A3FEF44">
      <w:pPr>
        <w:pStyle w:val="67"/>
      </w:pPr>
      <w:bookmarkStart w:id="242" w:name="_Toc8592"/>
      <w:bookmarkStart w:id="243" w:name="_Toc15146"/>
      <w:bookmarkStart w:id="244" w:name="_Toc1745"/>
      <w:r>
        <w:t>原始目的地址</w:t>
      </w:r>
      <w:bookmarkEnd w:id="239"/>
      <w:bookmarkEnd w:id="240"/>
      <w:bookmarkEnd w:id="241"/>
      <w:bookmarkEnd w:id="242"/>
      <w:bookmarkEnd w:id="243"/>
      <w:bookmarkEnd w:id="244"/>
    </w:p>
    <w:p w14:paraId="0966EB9E">
      <w:pPr>
        <w:pStyle w:val="50"/>
      </w:pPr>
      <w:r>
        <w:t>原始目的地址是48比特的字段，指MSDU帧的最终目的站点的MAC地址。</w:t>
      </w:r>
    </w:p>
    <w:p w14:paraId="0425E2A8">
      <w:pPr>
        <w:pStyle w:val="50"/>
      </w:pPr>
      <w:r>
        <w:rPr>
          <w:rFonts w:hint="eastAsia"/>
        </w:rPr>
        <w:t>广播报文中原始目的地址为FF-FF-FF-FF-FF-FF。</w:t>
      </w:r>
      <w:r>
        <w:t>地址00-00-00-00-00-00为保留地址。</w:t>
      </w:r>
    </w:p>
    <w:p w14:paraId="5BA302DD">
      <w:pPr>
        <w:pStyle w:val="67"/>
      </w:pPr>
      <w:bookmarkStart w:id="245" w:name="_Toc26950"/>
      <w:bookmarkStart w:id="246" w:name="_Toc399228846"/>
      <w:bookmarkStart w:id="247" w:name="_Toc15868"/>
      <w:bookmarkStart w:id="248" w:name="_Toc403570142"/>
      <w:bookmarkStart w:id="249" w:name="_Toc408859769"/>
      <w:bookmarkStart w:id="250" w:name="_Toc16412"/>
      <w:r>
        <w:t>原始源地址</w:t>
      </w:r>
      <w:bookmarkEnd w:id="245"/>
      <w:bookmarkEnd w:id="246"/>
      <w:bookmarkEnd w:id="247"/>
      <w:bookmarkEnd w:id="248"/>
      <w:bookmarkEnd w:id="249"/>
      <w:bookmarkEnd w:id="250"/>
    </w:p>
    <w:p w14:paraId="2276286B">
      <w:pPr>
        <w:pStyle w:val="50"/>
      </w:pPr>
      <w:r>
        <w:t>原始源地址是48比特的字段，指最初产生MSDU帧的站点的MAC地址。</w:t>
      </w:r>
    </w:p>
    <w:p w14:paraId="1E90310B">
      <w:pPr>
        <w:pStyle w:val="67"/>
      </w:pPr>
      <w:bookmarkStart w:id="251" w:name="_Toc30262"/>
      <w:bookmarkStart w:id="252" w:name="_Toc18877"/>
      <w:bookmarkStart w:id="253" w:name="_Toc403570143"/>
      <w:bookmarkStart w:id="254" w:name="_Toc399228847"/>
      <w:bookmarkStart w:id="255" w:name="_Toc18266"/>
      <w:bookmarkStart w:id="256" w:name="_Toc408859770"/>
      <w:r>
        <w:t>VLAN标签</w:t>
      </w:r>
      <w:bookmarkEnd w:id="251"/>
      <w:bookmarkEnd w:id="252"/>
      <w:bookmarkEnd w:id="253"/>
      <w:bookmarkEnd w:id="254"/>
      <w:bookmarkEnd w:id="255"/>
      <w:bookmarkEnd w:id="256"/>
    </w:p>
    <w:p w14:paraId="7EC752F3">
      <w:pPr>
        <w:pStyle w:val="50"/>
      </w:pPr>
      <w:r>
        <w:t>VLAN标签用于报文分类和划分优先级。详细定义参照</w:t>
      </w:r>
      <w:r>
        <w:fldChar w:fldCharType="begin"/>
      </w:r>
      <w:r>
        <w:instrText xml:space="preserve"> REF _Ref74816519 \r \h  \* MERGEFORMAT </w:instrText>
      </w:r>
      <w:r>
        <w:fldChar w:fldCharType="separate"/>
      </w:r>
      <w:r>
        <w:rPr>
          <w:rFonts w:hint="eastAsia"/>
        </w:rPr>
        <w:t>5.3.2.17　</w:t>
      </w:r>
      <w:r>
        <w:fldChar w:fldCharType="end"/>
      </w:r>
      <w:r>
        <w:t>报文分类规则</w:t>
      </w:r>
      <w:r>
        <w:rPr>
          <w:rFonts w:hint="eastAsia"/>
        </w:rPr>
        <w:t>。</w:t>
      </w:r>
    </w:p>
    <w:p w14:paraId="63DD3BB4">
      <w:pPr>
        <w:pStyle w:val="67"/>
      </w:pPr>
      <w:bookmarkStart w:id="257" w:name="_Toc16760"/>
      <w:bookmarkStart w:id="258" w:name="_Toc399228848"/>
      <w:bookmarkStart w:id="259" w:name="_Toc403570144"/>
      <w:bookmarkStart w:id="260" w:name="_Toc408859771"/>
      <w:bookmarkStart w:id="261" w:name="_Toc25231"/>
      <w:bookmarkStart w:id="262" w:name="_Toc9871"/>
      <w:r>
        <w:t>MSDU类型</w:t>
      </w:r>
      <w:bookmarkEnd w:id="257"/>
      <w:bookmarkEnd w:id="258"/>
      <w:bookmarkEnd w:id="259"/>
      <w:bookmarkEnd w:id="260"/>
      <w:bookmarkEnd w:id="261"/>
      <w:bookmarkEnd w:id="262"/>
    </w:p>
    <w:p w14:paraId="5BD69B61">
      <w:pPr>
        <w:pStyle w:val="50"/>
      </w:pPr>
      <w:r>
        <w:t>MSDU类型字段用于指示MSDU帧的类型。详细定义参照</w:t>
      </w:r>
      <w:r>
        <w:fldChar w:fldCharType="begin"/>
      </w:r>
      <w:r>
        <w:instrText xml:space="preserve"> REF _Ref74816524 \r \h  \* MERGEFORMAT </w:instrText>
      </w:r>
      <w:r>
        <w:fldChar w:fldCharType="separate"/>
      </w:r>
      <w:r>
        <w:rPr>
          <w:rFonts w:hint="eastAsia"/>
        </w:rPr>
        <w:t>5.3.2.17　</w:t>
      </w:r>
      <w:r>
        <w:fldChar w:fldCharType="end"/>
      </w:r>
      <w:r>
        <w:t>报文分类规则</w:t>
      </w:r>
      <w:r>
        <w:rPr>
          <w:rFonts w:hint="eastAsia"/>
        </w:rPr>
        <w:t>。</w:t>
      </w:r>
    </w:p>
    <w:p w14:paraId="5BD14A19">
      <w:pPr>
        <w:pStyle w:val="57"/>
        <w:ind w:left="420" w:hanging="420"/>
      </w:pPr>
      <w:bookmarkStart w:id="263" w:name="_Toc24370"/>
      <w:bookmarkStart w:id="264" w:name="_Toc439785754"/>
      <w:bookmarkStart w:id="265" w:name="_Toc403570145"/>
      <w:bookmarkStart w:id="266" w:name="_Toc399228849"/>
      <w:bookmarkStart w:id="267" w:name="_Toc402983388"/>
      <w:bookmarkStart w:id="268" w:name="_Toc3873"/>
      <w:bookmarkStart w:id="269" w:name="_Toc399259262"/>
      <w:bookmarkStart w:id="270" w:name="_Toc400798932"/>
      <w:bookmarkStart w:id="271" w:name="_Toc402982922"/>
      <w:bookmarkStart w:id="272" w:name="_Toc405476667"/>
      <w:bookmarkStart w:id="273" w:name="_Toc31033"/>
      <w:bookmarkStart w:id="274" w:name="_Toc408859772"/>
      <w:bookmarkStart w:id="275" w:name="_Toc399757304"/>
      <w:bookmarkStart w:id="276" w:name="_Toc402983854"/>
      <w:bookmarkStart w:id="277" w:name="_Toc403585325"/>
      <w:r>
        <w:t>MSDU短帧头</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7D512C52">
      <w:pPr>
        <w:pStyle w:val="50"/>
      </w:pPr>
      <w:r>
        <w:t>携带应用层报文的MSDU帧</w:t>
      </w:r>
      <w:r>
        <w:rPr>
          <w:rFonts w:hint="eastAsia"/>
        </w:rPr>
        <w:t>应</w:t>
      </w:r>
      <w:r>
        <w:t>采用MSDU短帧头。</w:t>
      </w:r>
    </w:p>
    <w:p w14:paraId="537F89C8">
      <w:pPr>
        <w:pStyle w:val="50"/>
      </w:pPr>
      <w:r>
        <w:t>MSDU短帧头格式如</w:t>
      </w:r>
      <w:r>
        <w:fldChar w:fldCharType="begin"/>
      </w:r>
      <w:r>
        <w:instrText xml:space="preserve"> REF _Ref56761090 \h  \* MERGEFORMAT </w:instrText>
      </w:r>
      <w:r>
        <w:fldChar w:fldCharType="separate"/>
      </w:r>
      <w:r>
        <w:t>图 2</w:t>
      </w:r>
      <w:r>
        <w:fldChar w:fldCharType="end"/>
      </w:r>
      <w:r>
        <w:t>所示。</w:t>
      </w:r>
    </w:p>
    <w:p w14:paraId="7A4111AB">
      <w:pPr>
        <w:pStyle w:val="50"/>
      </w:pPr>
    </w:p>
    <w:p w14:paraId="22CFF982">
      <w:r>
        <w:pict>
          <v:shape id="_x0000_i1026" o:spt="75" type="#_x0000_t75" style="height:108.75pt;width:409.5pt;" filled="f" o:preferrelative="t" stroked="f" coordsize="21600,21600">
            <v:path/>
            <v:fill on="f" focussize="0,0"/>
            <v:stroke on="f" joinstyle="miter"/>
            <v:imagedata r:id="rId16" o:title=""/>
            <o:lock v:ext="edit" aspectratio="t"/>
            <w10:wrap type="none"/>
            <w10:anchorlock/>
          </v:shape>
        </w:pict>
      </w:r>
    </w:p>
    <w:p w14:paraId="487C38EE">
      <w:pPr>
        <w:pStyle w:val="10"/>
        <w:rPr>
          <w:rStyle w:val="144"/>
          <w:rFonts w:hint="eastAsia" w:ascii="Times New Roman" w:hAnsi="Times New Roman" w:cs="Times New Roman"/>
          <w:szCs w:val="21"/>
          <w:rPrChange w:id="84" w:author="gddw" w:date="2026-02-09T15:24:25Z">
            <w:rPr/>
          </w:rPrChange>
        </w:rPr>
      </w:pPr>
      <w:bookmarkStart w:id="278" w:name="_Ref56761090"/>
      <w:bookmarkStart w:id="279" w:name="_Toc399229245"/>
      <w:bookmarkStart w:id="280" w:name="_Toc405476834"/>
      <w:bookmarkStart w:id="281" w:name="_Toc408860108"/>
      <w:bookmarkStart w:id="282" w:name="_Toc399757492"/>
      <w:bookmarkStart w:id="283" w:name="_Toc402983078"/>
      <w:bookmarkStart w:id="284" w:name="_Toc400799094"/>
      <w:bookmarkStart w:id="285" w:name="_Toc403570522"/>
      <w:bookmarkStart w:id="286" w:name="_Ref398996558"/>
      <w:bookmarkStart w:id="287" w:name="_Toc402983544"/>
      <w:bookmarkStart w:id="288" w:name="_Toc402984010"/>
      <w:bookmarkStart w:id="289" w:name="_Toc399259458"/>
      <w:bookmarkStart w:id="290" w:name="_Toc403585481"/>
      <w:r>
        <w:rPr>
          <w:rStyle w:val="144"/>
          <w:rFonts w:hint="eastAsia" w:ascii="Times New Roman" w:hAnsi="Times New Roman" w:cs="Times New Roman"/>
          <w:szCs w:val="21"/>
          <w:rPrChange w:id="85" w:author="gddw" w:date="2026-02-09T15:24:25Z">
            <w:rPr/>
          </w:rPrChange>
        </w:rPr>
        <w:t xml:space="preserve">图 </w:t>
      </w:r>
      <w:r>
        <w:rPr>
          <w:rStyle w:val="144"/>
          <w:rFonts w:hint="eastAsia" w:ascii="Times New Roman" w:hAnsi="Times New Roman" w:cs="Times New Roman"/>
          <w:szCs w:val="21"/>
          <w:rPrChange w:id="86" w:author="gddw" w:date="2026-02-09T15:24:25Z">
            <w:rPr/>
          </w:rPrChange>
        </w:rPr>
        <w:fldChar w:fldCharType="begin"/>
      </w:r>
      <w:r>
        <w:rPr>
          <w:rStyle w:val="144"/>
          <w:rFonts w:hint="eastAsia" w:ascii="Times New Roman" w:hAnsi="Times New Roman" w:cs="Times New Roman"/>
          <w:szCs w:val="21"/>
          <w:rPrChange w:id="87" w:author="gddw" w:date="2026-02-09T15:24:25Z">
            <w:rPr/>
          </w:rPrChange>
        </w:rPr>
        <w:instrText xml:space="preserve"> SEQ 图 \* ARABIC </w:instrText>
      </w:r>
      <w:r>
        <w:rPr>
          <w:rStyle w:val="144"/>
          <w:rFonts w:hint="eastAsia" w:ascii="Times New Roman" w:hAnsi="Times New Roman" w:cs="Times New Roman"/>
          <w:szCs w:val="21"/>
          <w:rPrChange w:id="88" w:author="gddw" w:date="2026-02-09T15:24:25Z">
            <w:rPr/>
          </w:rPrChange>
        </w:rPr>
        <w:fldChar w:fldCharType="separate"/>
      </w:r>
      <w:r>
        <w:rPr>
          <w:rStyle w:val="144"/>
          <w:rFonts w:hint="eastAsia" w:ascii="Times New Roman" w:hAnsi="Times New Roman" w:cs="Times New Roman"/>
          <w:szCs w:val="21"/>
          <w:rPrChange w:id="89" w:author="gddw" w:date="2026-02-09T15:24:25Z">
            <w:rPr/>
          </w:rPrChange>
        </w:rPr>
        <w:t>2</w:t>
      </w:r>
      <w:r>
        <w:rPr>
          <w:rStyle w:val="144"/>
          <w:rFonts w:hint="eastAsia" w:ascii="Times New Roman" w:hAnsi="Times New Roman" w:cs="Times New Roman"/>
          <w:szCs w:val="21"/>
          <w:rPrChange w:id="90" w:author="gddw" w:date="2026-02-09T15:24:25Z">
            <w:rPr/>
          </w:rPrChange>
        </w:rPr>
        <w:fldChar w:fldCharType="end"/>
      </w:r>
      <w:bookmarkEnd w:id="278"/>
      <w:r>
        <w:rPr>
          <w:rStyle w:val="144"/>
          <w:rFonts w:hint="eastAsia" w:ascii="Times New Roman" w:hAnsi="Times New Roman" w:cs="Times New Roman"/>
          <w:szCs w:val="21"/>
          <w:rPrChange w:id="91" w:author="gddw" w:date="2026-02-09T15:24:25Z">
            <w:rPr/>
          </w:rPrChange>
        </w:rPr>
        <w:t xml:space="preserve"> MSDU短帧头格式</w:t>
      </w:r>
      <w:bookmarkEnd w:id="279"/>
      <w:bookmarkEnd w:id="280"/>
      <w:bookmarkEnd w:id="281"/>
      <w:bookmarkEnd w:id="282"/>
      <w:bookmarkEnd w:id="283"/>
      <w:bookmarkEnd w:id="284"/>
      <w:bookmarkEnd w:id="285"/>
      <w:bookmarkEnd w:id="286"/>
      <w:bookmarkEnd w:id="287"/>
      <w:bookmarkEnd w:id="288"/>
      <w:bookmarkEnd w:id="289"/>
      <w:bookmarkEnd w:id="290"/>
    </w:p>
    <w:p w14:paraId="0D7BDD1E">
      <w:pPr>
        <w:pStyle w:val="50"/>
      </w:pPr>
      <w:r>
        <w:t>MSDU短帧头的字段如</w:t>
      </w:r>
      <w:r>
        <w:fldChar w:fldCharType="begin"/>
      </w:r>
      <w:r>
        <w:instrText xml:space="preserve"> REF _Ref56761241 \h  \* MERGEFORMAT </w:instrText>
      </w:r>
      <w:r>
        <w:fldChar w:fldCharType="separate"/>
      </w:r>
      <w:r>
        <w:t>表 2</w:t>
      </w:r>
      <w:r>
        <w:fldChar w:fldCharType="end"/>
      </w:r>
      <w:r>
        <w:t>所示。</w:t>
      </w:r>
    </w:p>
    <w:p w14:paraId="5752F96E">
      <w:pPr>
        <w:pStyle w:val="10"/>
        <w:rPr>
          <w:rStyle w:val="144"/>
          <w:rFonts w:hint="eastAsia" w:ascii="Times New Roman" w:hAnsi="Times New Roman" w:cs="Times New Roman"/>
          <w:szCs w:val="21"/>
          <w:rPrChange w:id="92" w:author="gddw" w:date="2026-02-09T15:24:23Z">
            <w:rPr/>
          </w:rPrChange>
        </w:rPr>
      </w:pPr>
      <w:bookmarkStart w:id="291" w:name="_Ref56761241"/>
      <w:r>
        <w:rPr>
          <w:rStyle w:val="144"/>
          <w:rFonts w:hint="eastAsia" w:ascii="Times New Roman" w:hAnsi="Times New Roman" w:cs="Times New Roman"/>
          <w:szCs w:val="21"/>
          <w:rPrChange w:id="93" w:author="gddw" w:date="2026-02-09T15:24:23Z">
            <w:rPr/>
          </w:rPrChange>
        </w:rPr>
        <w:t xml:space="preserve">表 </w:t>
      </w:r>
      <w:r>
        <w:rPr>
          <w:rStyle w:val="144"/>
          <w:rFonts w:hint="eastAsia" w:ascii="Times New Roman" w:hAnsi="Times New Roman" w:cs="Times New Roman"/>
          <w:szCs w:val="21"/>
          <w:rPrChange w:id="94" w:author="gddw" w:date="2026-02-09T15:24:23Z">
            <w:rPr/>
          </w:rPrChange>
        </w:rPr>
        <w:fldChar w:fldCharType="begin"/>
      </w:r>
      <w:r>
        <w:rPr>
          <w:rStyle w:val="144"/>
          <w:rFonts w:hint="eastAsia" w:ascii="Times New Roman" w:hAnsi="Times New Roman" w:cs="Times New Roman"/>
          <w:szCs w:val="21"/>
          <w:rPrChange w:id="95" w:author="gddw" w:date="2026-02-09T15:24:23Z">
            <w:rPr/>
          </w:rPrChange>
        </w:rPr>
        <w:instrText xml:space="preserve"> SEQ 表 \* ARABIC </w:instrText>
      </w:r>
      <w:r>
        <w:rPr>
          <w:rStyle w:val="144"/>
          <w:rFonts w:hint="eastAsia" w:ascii="Times New Roman" w:hAnsi="Times New Roman" w:cs="Times New Roman"/>
          <w:szCs w:val="21"/>
          <w:rPrChange w:id="96" w:author="gddw" w:date="2026-02-09T15:24:23Z">
            <w:rPr/>
          </w:rPrChange>
        </w:rPr>
        <w:fldChar w:fldCharType="separate"/>
      </w:r>
      <w:r>
        <w:rPr>
          <w:rStyle w:val="144"/>
          <w:rFonts w:hint="eastAsia" w:ascii="Times New Roman" w:hAnsi="Times New Roman" w:cs="Times New Roman"/>
          <w:szCs w:val="21"/>
          <w:rPrChange w:id="97" w:author="gddw" w:date="2026-02-09T15:24:23Z">
            <w:rPr/>
          </w:rPrChange>
        </w:rPr>
        <w:t>2</w:t>
      </w:r>
      <w:r>
        <w:rPr>
          <w:rStyle w:val="144"/>
          <w:rFonts w:hint="eastAsia" w:ascii="Times New Roman" w:hAnsi="Times New Roman" w:cs="Times New Roman"/>
          <w:szCs w:val="21"/>
          <w:rPrChange w:id="98" w:author="gddw" w:date="2026-02-09T15:24:23Z">
            <w:rPr/>
          </w:rPrChange>
        </w:rPr>
        <w:fldChar w:fldCharType="end"/>
      </w:r>
      <w:bookmarkEnd w:id="291"/>
      <w:r>
        <w:rPr>
          <w:rStyle w:val="144"/>
          <w:rFonts w:hint="eastAsia" w:ascii="Times New Roman" w:hAnsi="Times New Roman" w:cs="Times New Roman"/>
          <w:szCs w:val="21"/>
          <w:rPrChange w:id="99" w:author="gddw" w:date="2026-02-09T15:24:23Z">
            <w:rPr/>
          </w:rPrChange>
        </w:rPr>
        <w:t xml:space="preserve"> MSDU短帧头格式</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4"/>
        <w:gridCol w:w="1291"/>
        <w:gridCol w:w="1417"/>
        <w:gridCol w:w="2063"/>
      </w:tblGrid>
      <w:tr w14:paraId="3F239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Align w:val="center"/>
          </w:tcPr>
          <w:p w14:paraId="6FC59652">
            <w:pPr>
              <w:pStyle w:val="125"/>
              <w:adjustRightInd w:val="0"/>
              <w:snapToGrid w:val="0"/>
              <w:rPr>
                <w:rFonts w:ascii="Times New Roman" w:hAnsi="Times New Roman"/>
                <w:sz w:val="18"/>
              </w:rPr>
            </w:pPr>
            <w:r>
              <w:rPr>
                <w:rFonts w:ascii="Times New Roman" w:hAnsi="Times New Roman"/>
                <w:sz w:val="18"/>
              </w:rPr>
              <w:t>字段</w:t>
            </w:r>
          </w:p>
        </w:tc>
        <w:tc>
          <w:tcPr>
            <w:tcW w:w="1291" w:type="dxa"/>
            <w:vAlign w:val="center"/>
          </w:tcPr>
          <w:p w14:paraId="3ED70BEE">
            <w:pPr>
              <w:pStyle w:val="125"/>
              <w:adjustRightInd w:val="0"/>
              <w:snapToGrid w:val="0"/>
              <w:rPr>
                <w:rFonts w:ascii="Times New Roman" w:hAnsi="Times New Roman"/>
                <w:sz w:val="18"/>
              </w:rPr>
            </w:pPr>
            <w:r>
              <w:rPr>
                <w:rFonts w:ascii="Times New Roman" w:hAnsi="Times New Roman"/>
                <w:sz w:val="18"/>
              </w:rPr>
              <w:t>字节号</w:t>
            </w:r>
          </w:p>
        </w:tc>
        <w:tc>
          <w:tcPr>
            <w:tcW w:w="1417" w:type="dxa"/>
            <w:vAlign w:val="center"/>
          </w:tcPr>
          <w:p w14:paraId="169E22F8">
            <w:pPr>
              <w:pStyle w:val="125"/>
              <w:adjustRightInd w:val="0"/>
              <w:snapToGrid w:val="0"/>
              <w:rPr>
                <w:rFonts w:ascii="Times New Roman" w:hAnsi="Times New Roman"/>
                <w:sz w:val="18"/>
              </w:rPr>
            </w:pPr>
            <w:r>
              <w:rPr>
                <w:rFonts w:ascii="Times New Roman" w:hAnsi="Times New Roman"/>
                <w:sz w:val="18"/>
              </w:rPr>
              <w:t>比特位</w:t>
            </w:r>
          </w:p>
        </w:tc>
        <w:tc>
          <w:tcPr>
            <w:tcW w:w="2063" w:type="dxa"/>
            <w:vAlign w:val="center"/>
          </w:tcPr>
          <w:p w14:paraId="4695CB08">
            <w:pPr>
              <w:pStyle w:val="10"/>
              <w:rPr>
                <w:rFonts w:eastAsia="宋体"/>
                <w:kern w:val="0"/>
                <w:sz w:val="18"/>
                <w:szCs w:val="21"/>
              </w:rPr>
            </w:pPr>
            <w:r>
              <w:rPr>
                <w:rFonts w:eastAsia="宋体"/>
                <w:kern w:val="0"/>
                <w:sz w:val="18"/>
                <w:szCs w:val="21"/>
              </w:rPr>
              <w:t>字段大小(比特)</w:t>
            </w:r>
          </w:p>
        </w:tc>
      </w:tr>
      <w:tr w14:paraId="390A7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Align w:val="center"/>
          </w:tcPr>
          <w:p w14:paraId="2FBDD1D2">
            <w:pPr>
              <w:pStyle w:val="125"/>
              <w:adjustRightInd w:val="0"/>
              <w:snapToGrid w:val="0"/>
              <w:rPr>
                <w:rFonts w:ascii="Times New Roman" w:hAnsi="Times New Roman"/>
                <w:sz w:val="18"/>
              </w:rPr>
            </w:pPr>
            <w:r>
              <w:rPr>
                <w:rFonts w:ascii="Times New Roman" w:hAnsi="Times New Roman"/>
                <w:sz w:val="18"/>
              </w:rPr>
              <w:t>VLAN标签</w:t>
            </w:r>
          </w:p>
        </w:tc>
        <w:tc>
          <w:tcPr>
            <w:tcW w:w="1291" w:type="dxa"/>
            <w:vAlign w:val="center"/>
          </w:tcPr>
          <w:p w14:paraId="38A5B3E6">
            <w:pPr>
              <w:pStyle w:val="125"/>
              <w:adjustRightInd w:val="0"/>
              <w:snapToGrid w:val="0"/>
              <w:ind w:firstLine="360"/>
              <w:rPr>
                <w:rFonts w:ascii="Times New Roman" w:hAnsi="Times New Roman"/>
                <w:sz w:val="18"/>
              </w:rPr>
            </w:pPr>
            <w:r>
              <w:rPr>
                <w:rFonts w:ascii="Times New Roman" w:hAnsi="Times New Roman"/>
                <w:sz w:val="18"/>
              </w:rPr>
              <w:t>0</w:t>
            </w:r>
          </w:p>
        </w:tc>
        <w:tc>
          <w:tcPr>
            <w:tcW w:w="1417" w:type="dxa"/>
            <w:vAlign w:val="center"/>
          </w:tcPr>
          <w:p w14:paraId="43F23413">
            <w:pPr>
              <w:pStyle w:val="125"/>
              <w:adjustRightInd w:val="0"/>
              <w:snapToGrid w:val="0"/>
              <w:ind w:firstLine="360"/>
              <w:rPr>
                <w:rFonts w:ascii="Times New Roman" w:hAnsi="Times New Roman"/>
                <w:sz w:val="18"/>
              </w:rPr>
            </w:pPr>
            <w:r>
              <w:rPr>
                <w:rFonts w:ascii="Times New Roman" w:hAnsi="Times New Roman"/>
                <w:sz w:val="18"/>
              </w:rPr>
              <w:t>0-7</w:t>
            </w:r>
          </w:p>
        </w:tc>
        <w:tc>
          <w:tcPr>
            <w:tcW w:w="2063" w:type="dxa"/>
            <w:vAlign w:val="center"/>
          </w:tcPr>
          <w:p w14:paraId="0BA225B8">
            <w:pPr>
              <w:pStyle w:val="125"/>
              <w:adjustRightInd w:val="0"/>
              <w:snapToGrid w:val="0"/>
              <w:ind w:firstLine="360"/>
              <w:rPr>
                <w:rFonts w:ascii="Times New Roman" w:hAnsi="Times New Roman"/>
                <w:sz w:val="18"/>
              </w:rPr>
            </w:pPr>
            <w:r>
              <w:rPr>
                <w:rFonts w:ascii="Times New Roman" w:hAnsi="Times New Roman"/>
                <w:sz w:val="18"/>
              </w:rPr>
              <w:t>8</w:t>
            </w:r>
          </w:p>
        </w:tc>
      </w:tr>
      <w:tr w14:paraId="2792F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4" w:type="dxa"/>
            <w:vAlign w:val="center"/>
          </w:tcPr>
          <w:p w14:paraId="0F9D306E">
            <w:pPr>
              <w:pStyle w:val="125"/>
              <w:adjustRightInd w:val="0"/>
              <w:snapToGrid w:val="0"/>
              <w:rPr>
                <w:rFonts w:ascii="Times New Roman" w:hAnsi="Times New Roman"/>
                <w:sz w:val="18"/>
              </w:rPr>
            </w:pPr>
            <w:r>
              <w:rPr>
                <w:rFonts w:ascii="Times New Roman" w:hAnsi="Times New Roman"/>
                <w:sz w:val="18"/>
              </w:rPr>
              <w:t>MSDU类型</w:t>
            </w:r>
          </w:p>
        </w:tc>
        <w:tc>
          <w:tcPr>
            <w:tcW w:w="1291" w:type="dxa"/>
            <w:vAlign w:val="center"/>
          </w:tcPr>
          <w:p w14:paraId="398248BD">
            <w:pPr>
              <w:pStyle w:val="125"/>
              <w:adjustRightInd w:val="0"/>
              <w:snapToGrid w:val="0"/>
              <w:ind w:firstLine="360"/>
              <w:rPr>
                <w:rFonts w:ascii="Times New Roman" w:hAnsi="Times New Roman"/>
                <w:sz w:val="18"/>
              </w:rPr>
            </w:pPr>
            <w:r>
              <w:rPr>
                <w:rFonts w:ascii="Times New Roman" w:hAnsi="Times New Roman"/>
                <w:sz w:val="18"/>
              </w:rPr>
              <w:t>1</w:t>
            </w:r>
          </w:p>
        </w:tc>
        <w:tc>
          <w:tcPr>
            <w:tcW w:w="1417" w:type="dxa"/>
            <w:vAlign w:val="center"/>
          </w:tcPr>
          <w:p w14:paraId="601620DD">
            <w:pPr>
              <w:pStyle w:val="125"/>
              <w:adjustRightInd w:val="0"/>
              <w:snapToGrid w:val="0"/>
              <w:ind w:firstLine="360"/>
              <w:rPr>
                <w:rFonts w:ascii="Times New Roman" w:hAnsi="Times New Roman"/>
                <w:sz w:val="18"/>
              </w:rPr>
            </w:pPr>
            <w:r>
              <w:rPr>
                <w:rFonts w:ascii="Times New Roman" w:hAnsi="Times New Roman"/>
                <w:sz w:val="18"/>
              </w:rPr>
              <w:t>0-7</w:t>
            </w:r>
          </w:p>
        </w:tc>
        <w:tc>
          <w:tcPr>
            <w:tcW w:w="2063" w:type="dxa"/>
            <w:vAlign w:val="center"/>
          </w:tcPr>
          <w:p w14:paraId="4D52E796">
            <w:pPr>
              <w:pStyle w:val="125"/>
              <w:adjustRightInd w:val="0"/>
              <w:snapToGrid w:val="0"/>
              <w:ind w:firstLine="360"/>
              <w:rPr>
                <w:rFonts w:ascii="Times New Roman" w:hAnsi="Times New Roman"/>
                <w:sz w:val="18"/>
              </w:rPr>
            </w:pPr>
            <w:r>
              <w:rPr>
                <w:rFonts w:ascii="Times New Roman" w:hAnsi="Times New Roman"/>
                <w:sz w:val="18"/>
              </w:rPr>
              <w:t>8</w:t>
            </w:r>
          </w:p>
        </w:tc>
      </w:tr>
    </w:tbl>
    <w:p w14:paraId="2BEB1E99">
      <w:bookmarkStart w:id="292" w:name="_Toc399228850"/>
      <w:bookmarkStart w:id="293" w:name="_Toc403570146"/>
      <w:bookmarkStart w:id="294" w:name="_Toc408859773"/>
    </w:p>
    <w:p w14:paraId="2E75E48D">
      <w:pPr>
        <w:pStyle w:val="67"/>
      </w:pPr>
      <w:bookmarkStart w:id="295" w:name="_Toc28553"/>
      <w:bookmarkStart w:id="296" w:name="_Toc23176"/>
      <w:bookmarkStart w:id="297" w:name="_Toc25075"/>
      <w:r>
        <w:t>VLAN标签</w:t>
      </w:r>
      <w:bookmarkEnd w:id="292"/>
      <w:bookmarkEnd w:id="293"/>
      <w:bookmarkEnd w:id="294"/>
      <w:bookmarkEnd w:id="295"/>
      <w:bookmarkEnd w:id="296"/>
      <w:bookmarkEnd w:id="297"/>
    </w:p>
    <w:p w14:paraId="692AD3D4">
      <w:pPr>
        <w:pStyle w:val="50"/>
      </w:pPr>
      <w:r>
        <w:t>VLAN标签用于报文分类和划分优先级。详细定义参照</w:t>
      </w:r>
      <w:r>
        <w:fldChar w:fldCharType="begin"/>
      </w:r>
      <w:r>
        <w:instrText xml:space="preserve"> REF _Ref74816524 \r \h  \* MERGEFORMAT </w:instrText>
      </w:r>
      <w:r>
        <w:fldChar w:fldCharType="separate"/>
      </w:r>
      <w:r>
        <w:rPr>
          <w:rFonts w:hint="eastAsia"/>
        </w:rPr>
        <w:t>5.3.2.17　</w:t>
      </w:r>
      <w:r>
        <w:fldChar w:fldCharType="end"/>
      </w:r>
      <w:r>
        <w:t>报文分类规则</w:t>
      </w:r>
      <w:r>
        <w:rPr>
          <w:rFonts w:hint="eastAsia"/>
        </w:rPr>
        <w:t>。</w:t>
      </w:r>
    </w:p>
    <w:p w14:paraId="267EFF09">
      <w:pPr>
        <w:pStyle w:val="67"/>
      </w:pPr>
      <w:bookmarkStart w:id="298" w:name="_Toc23910"/>
      <w:bookmarkStart w:id="299" w:name="_Toc403570147"/>
      <w:bookmarkStart w:id="300" w:name="_Toc31317"/>
      <w:bookmarkStart w:id="301" w:name="_Toc408859774"/>
      <w:bookmarkStart w:id="302" w:name="_Toc399228851"/>
      <w:bookmarkStart w:id="303" w:name="_Toc1379"/>
      <w:r>
        <w:t>MSDU类型</w:t>
      </w:r>
      <w:bookmarkEnd w:id="298"/>
      <w:bookmarkEnd w:id="299"/>
      <w:bookmarkEnd w:id="300"/>
      <w:bookmarkEnd w:id="301"/>
      <w:bookmarkEnd w:id="302"/>
      <w:bookmarkEnd w:id="303"/>
    </w:p>
    <w:p w14:paraId="1C6F0B95">
      <w:pPr>
        <w:pStyle w:val="50"/>
      </w:pPr>
      <w:r>
        <w:t>MSDU类型字段用于指示MSDU帧的类型。详细定义参照</w:t>
      </w:r>
      <w:r>
        <w:fldChar w:fldCharType="begin"/>
      </w:r>
      <w:r>
        <w:instrText xml:space="preserve"> REF _Ref74816524 \r \h  \* MERGEFORMAT </w:instrText>
      </w:r>
      <w:r>
        <w:fldChar w:fldCharType="separate"/>
      </w:r>
      <w:r>
        <w:rPr>
          <w:rFonts w:hint="eastAsia"/>
        </w:rPr>
        <w:t>5.3.2.17　</w:t>
      </w:r>
      <w:r>
        <w:fldChar w:fldCharType="end"/>
      </w:r>
      <w:r>
        <w:t>报文分类规则。</w:t>
      </w:r>
    </w:p>
    <w:p w14:paraId="737FDA1C">
      <w:pPr>
        <w:pStyle w:val="48"/>
      </w:pPr>
      <w:bookmarkStart w:id="304" w:name="_Toc403585326"/>
      <w:bookmarkStart w:id="305" w:name="_Toc409125974"/>
      <w:bookmarkStart w:id="306" w:name="_Ref57281931"/>
      <w:bookmarkStart w:id="307" w:name="_Toc400798933"/>
      <w:bookmarkStart w:id="308" w:name="_Toc2143"/>
      <w:bookmarkStart w:id="309" w:name="_Toc399228852"/>
      <w:bookmarkStart w:id="310" w:name="_Toc402983855"/>
      <w:bookmarkStart w:id="311" w:name="_Toc405476668"/>
      <w:bookmarkStart w:id="312" w:name="_Toc399259263"/>
      <w:bookmarkStart w:id="313" w:name="_Toc32087"/>
      <w:bookmarkStart w:id="314" w:name="_Toc439785755"/>
      <w:bookmarkStart w:id="315" w:name="_Toc402983389"/>
      <w:bookmarkStart w:id="316" w:name="_Toc403570148"/>
      <w:bookmarkStart w:id="317" w:name="_Toc408859775"/>
      <w:bookmarkStart w:id="318" w:name="_Toc5866"/>
      <w:bookmarkStart w:id="319" w:name="_Toc399757305"/>
      <w:bookmarkStart w:id="320" w:name="_Toc402982923"/>
      <w:r>
        <w:t>MAC帧格式</w:t>
      </w:r>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42DB3AAE">
      <w:pPr>
        <w:pStyle w:val="50"/>
      </w:pPr>
      <w:r>
        <w:t>MAC帧是不同站点的MAC层之间进行数据传送的基本传输单元。</w:t>
      </w:r>
    </w:p>
    <w:p w14:paraId="2FBEA105">
      <w:pPr>
        <w:pStyle w:val="50"/>
      </w:pPr>
      <w:r>
        <w:t>一个MAC帧由MAC帧头、MAC业务数据单元和完整性校验值组成。MAC帧的帧头有32字节或12字节长短两种格式，根据选用的MSDU发送原语来使用。使用长MSDU发送原语时，则数据链路层使用长MAC帧头的MAC帧来传输MSDU；使用短MSDU发送原语时，则数据链路层使用短MAC帧头的MAC帧来传输MSDU。</w:t>
      </w:r>
    </w:p>
    <w:p w14:paraId="3FFE6FDB">
      <w:pPr>
        <w:pStyle w:val="50"/>
      </w:pPr>
      <w:r>
        <w:t>MAC帧的基本格式如</w:t>
      </w:r>
      <w:r>
        <w:fldChar w:fldCharType="begin"/>
      </w:r>
      <w:r>
        <w:instrText xml:space="preserve"> REF _Ref56761163 \h  \* MERGEFORMAT </w:instrText>
      </w:r>
      <w:r>
        <w:fldChar w:fldCharType="separate"/>
      </w:r>
      <w:r>
        <w:t>图 3</w:t>
      </w:r>
      <w:r>
        <w:fldChar w:fldCharType="end"/>
      </w:r>
      <w:r>
        <w:t>所示。</w:t>
      </w:r>
    </w:p>
    <w:p w14:paraId="2802B700">
      <w:r>
        <w:pict>
          <v:shape id="_x0000_i1027" o:spt="75" type="#_x0000_t75" style="height:106.5pt;width:461.25pt;" filled="f" o:preferrelative="t" stroked="f" coordsize="21600,21600">
            <v:path/>
            <v:fill on="f" focussize="0,0"/>
            <v:stroke on="f" joinstyle="miter"/>
            <v:imagedata r:id="rId17" o:title=""/>
            <o:lock v:ext="edit" aspectratio="t"/>
            <w10:wrap type="none"/>
            <w10:anchorlock/>
          </v:shape>
        </w:pict>
      </w:r>
    </w:p>
    <w:p w14:paraId="3A81ECD0">
      <w:pPr>
        <w:pStyle w:val="10"/>
        <w:rPr>
          <w:rFonts w:hint="eastAsia"/>
        </w:rPr>
      </w:pPr>
      <w:bookmarkStart w:id="321" w:name="_Ref56761163"/>
      <w:bookmarkStart w:id="322" w:name="_Toc400799095"/>
      <w:bookmarkStart w:id="323" w:name="_Toc399757493"/>
      <w:bookmarkStart w:id="324" w:name="_Toc402983545"/>
      <w:bookmarkStart w:id="325" w:name="_Toc399259459"/>
      <w:bookmarkStart w:id="326" w:name="_Toc402984011"/>
      <w:bookmarkStart w:id="327" w:name="_Ref398996614"/>
      <w:bookmarkStart w:id="328" w:name="_Toc399229246"/>
      <w:bookmarkStart w:id="329" w:name="_Toc402983079"/>
      <w:bookmarkStart w:id="330" w:name="_Toc408860109"/>
      <w:bookmarkStart w:id="331" w:name="_Toc405476835"/>
      <w:bookmarkStart w:id="332" w:name="_Toc403585482"/>
      <w:bookmarkStart w:id="333" w:name="_Toc403570523"/>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Pr>
          <w:rFonts w:hint="eastAsia"/>
        </w:rPr>
        <w:t>3</w:t>
      </w:r>
      <w:r>
        <w:rPr>
          <w:rFonts w:hint="eastAsia"/>
        </w:rPr>
        <w:fldChar w:fldCharType="end"/>
      </w:r>
      <w:bookmarkEnd w:id="321"/>
      <w:r>
        <w:rPr>
          <w:rFonts w:hint="eastAsia"/>
        </w:rPr>
        <w:t xml:space="preserve"> MAC帧格式</w:t>
      </w:r>
      <w:bookmarkEnd w:id="322"/>
      <w:bookmarkEnd w:id="323"/>
      <w:bookmarkEnd w:id="324"/>
      <w:bookmarkEnd w:id="325"/>
      <w:bookmarkEnd w:id="326"/>
      <w:bookmarkEnd w:id="327"/>
      <w:bookmarkEnd w:id="328"/>
      <w:bookmarkEnd w:id="329"/>
      <w:bookmarkEnd w:id="330"/>
      <w:bookmarkEnd w:id="331"/>
      <w:bookmarkEnd w:id="332"/>
      <w:bookmarkEnd w:id="333"/>
    </w:p>
    <w:p w14:paraId="6C155931">
      <w:pPr>
        <w:pStyle w:val="50"/>
      </w:pPr>
      <w:r>
        <w:rPr>
          <w:rFonts w:hint="eastAsia"/>
        </w:rPr>
        <w:t>无线MAC帧的基本格式如</w:t>
      </w:r>
      <w:r>
        <w:rPr>
          <w:rFonts w:hint="eastAsia"/>
        </w:rPr>
        <w:fldChar w:fldCharType="begin"/>
      </w:r>
      <w:r>
        <w:rPr>
          <w:rFonts w:hint="eastAsia"/>
        </w:rPr>
        <w:instrText xml:space="preserve"> REF _Ref14937 \h </w:instrText>
      </w:r>
      <w:r>
        <w:instrText xml:space="preserve"> \* MERGEFORMAT </w:instrText>
      </w:r>
      <w:r>
        <w:rPr>
          <w:rFonts w:hint="eastAsia"/>
        </w:rPr>
        <w:fldChar w:fldCharType="separate"/>
      </w:r>
      <w:r>
        <w:rPr>
          <w:rStyle w:val="144"/>
          <w:rFonts w:hint="eastAsia" w:eastAsia="宋体"/>
          <w:kern w:val="0"/>
        </w:rPr>
        <w:t xml:space="preserve">图 </w:t>
      </w:r>
      <w:r>
        <w:rPr>
          <w:rStyle w:val="144"/>
          <w:rFonts w:eastAsia="宋体"/>
          <w:kern w:val="0"/>
        </w:rPr>
        <w:t>4</w:t>
      </w:r>
      <w:r>
        <w:rPr>
          <w:rFonts w:hint="eastAsia"/>
        </w:rPr>
        <w:fldChar w:fldCharType="end"/>
      </w:r>
      <w:r>
        <w:rPr>
          <w:rFonts w:hint="eastAsia"/>
        </w:rPr>
        <w:t>所示。</w:t>
      </w:r>
    </w:p>
    <w:p w14:paraId="215BEADC">
      <w:pPr>
        <w:pStyle w:val="129"/>
      </w:pPr>
      <w:r>
        <w:object>
          <v:shape id="_x0000_i1028" o:spt="75" type="#_x0000_t75" style="height:106.5pt;width:466.5pt;" o:ole="t" filled="f" o:preferrelative="t" stroked="f" coordsize="21600,21600">
            <v:path/>
            <v:fill on="f" focussize="0,0"/>
            <v:stroke on="f" joinstyle="miter"/>
            <v:imagedata r:id="rId19" o:title=""/>
            <o:lock v:ext="edit" aspectratio="t"/>
            <w10:wrap type="none"/>
            <w10:anchorlock/>
          </v:shape>
          <o:OLEObject Type="Embed" ProgID="Visio.Drawing.11" ShapeID="_x0000_i1028" DrawAspect="Content" ObjectID="_1468075725" r:id="rId18">
            <o:LockedField>false</o:LockedField>
          </o:OLEObject>
        </w:object>
      </w:r>
      <w:bookmarkStart w:id="334" w:name="_Ref14937"/>
      <w:r>
        <w:rPr>
          <w:rStyle w:val="144"/>
          <w:rFonts w:hint="eastAsia"/>
        </w:rPr>
        <w:t xml:space="preserve">图 </w:t>
      </w:r>
      <w:r>
        <w:rPr>
          <w:rStyle w:val="144"/>
        </w:rPr>
        <w:fldChar w:fldCharType="begin"/>
      </w:r>
      <w:r>
        <w:rPr>
          <w:rStyle w:val="144"/>
          <w:rFonts w:hint="eastAsia"/>
        </w:rPr>
        <w:instrText xml:space="preserve"> SEQ 图 \* ARABIC </w:instrText>
      </w:r>
      <w:r>
        <w:rPr>
          <w:rStyle w:val="144"/>
        </w:rPr>
        <w:fldChar w:fldCharType="separate"/>
      </w:r>
      <w:r>
        <w:rPr>
          <w:rStyle w:val="144"/>
        </w:rPr>
        <w:t>4</w:t>
      </w:r>
      <w:r>
        <w:rPr>
          <w:rStyle w:val="144"/>
        </w:rPr>
        <w:fldChar w:fldCharType="end"/>
      </w:r>
      <w:bookmarkEnd w:id="334"/>
      <w:r>
        <w:rPr>
          <w:rStyle w:val="144"/>
          <w:rFonts w:hint="eastAsia"/>
        </w:rPr>
        <w:t xml:space="preserve"> 无线</w:t>
      </w:r>
      <w:r>
        <w:rPr>
          <w:rStyle w:val="144"/>
        </w:rPr>
        <w:t>MAC</w:t>
      </w:r>
      <w:r>
        <w:rPr>
          <w:rStyle w:val="144"/>
          <w:rFonts w:hint="eastAsia"/>
        </w:rPr>
        <w:t>帧格式</w:t>
      </w:r>
    </w:p>
    <w:p w14:paraId="6F144727">
      <w:pPr>
        <w:pStyle w:val="57"/>
        <w:ind w:left="420" w:hanging="420"/>
      </w:pPr>
      <w:bookmarkStart w:id="335" w:name="_Toc399228853"/>
      <w:bookmarkStart w:id="336" w:name="_Toc439785756"/>
      <w:bookmarkStart w:id="337" w:name="_Toc21455"/>
      <w:bookmarkStart w:id="338" w:name="_Toc402983856"/>
      <w:bookmarkStart w:id="339" w:name="_Toc402982924"/>
      <w:bookmarkStart w:id="340" w:name="_Toc400798934"/>
      <w:bookmarkStart w:id="341" w:name="_Toc12800"/>
      <w:bookmarkStart w:id="342" w:name="_Toc399757306"/>
      <w:bookmarkStart w:id="343" w:name="_Toc405476669"/>
      <w:bookmarkStart w:id="344" w:name="_Toc399259264"/>
      <w:bookmarkStart w:id="345" w:name="_Toc403585327"/>
      <w:bookmarkStart w:id="346" w:name="_Toc408859776"/>
      <w:bookmarkStart w:id="347" w:name="_Toc13543"/>
      <w:bookmarkStart w:id="348" w:name="_Toc403570149"/>
      <w:bookmarkStart w:id="349" w:name="_Toc402983390"/>
      <w:r>
        <w:t>MAC</w:t>
      </w:r>
      <w:r>
        <w:rPr>
          <w:rFonts w:hint="eastAsia"/>
        </w:rPr>
        <w:t>帧头固定部分</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p>
    <w:p w14:paraId="58A6551E">
      <w:pPr>
        <w:pStyle w:val="50"/>
      </w:pPr>
      <w:r>
        <w:rPr>
          <w:rFonts w:hint="eastAsia"/>
        </w:rPr>
        <w:t>MAC帧头固定部分如</w:t>
      </w:r>
      <w:r>
        <w:rPr>
          <w:rFonts w:hint="eastAsia"/>
        </w:rPr>
        <w:fldChar w:fldCharType="begin"/>
      </w:r>
      <w:r>
        <w:rPr>
          <w:rFonts w:hint="eastAsia"/>
        </w:rPr>
        <w:instrText xml:space="preserve"> REF _Ref15362 \h </w:instrText>
      </w:r>
      <w:r>
        <w:instrText xml:space="preserve"> \* MERGEFORMAT </w:instrText>
      </w:r>
      <w:r>
        <w:rPr>
          <w:rFonts w:hint="eastAsia"/>
        </w:rPr>
        <w:fldChar w:fldCharType="separate"/>
      </w:r>
      <w:r>
        <w:t>表 3</w:t>
      </w:r>
      <w:r>
        <w:rPr>
          <w:rFonts w:hint="eastAsia"/>
        </w:rPr>
        <w:fldChar w:fldCharType="end"/>
      </w:r>
      <w:r>
        <w:rPr>
          <w:rFonts w:hint="eastAsia"/>
        </w:rPr>
        <w:t>所示。</w:t>
      </w:r>
    </w:p>
    <w:p w14:paraId="34E84285">
      <w:pPr>
        <w:pStyle w:val="10"/>
      </w:pPr>
      <w:bookmarkStart w:id="350" w:name="_Ref15362"/>
      <w:r>
        <w:t xml:space="preserve">表 </w:t>
      </w:r>
      <w:r>
        <w:fldChar w:fldCharType="begin"/>
      </w:r>
      <w:r>
        <w:instrText xml:space="preserve"> SEQ 表 \* ARABIC </w:instrText>
      </w:r>
      <w:r>
        <w:fldChar w:fldCharType="separate"/>
      </w:r>
      <w:r>
        <w:t>3</w:t>
      </w:r>
      <w:r>
        <w:fldChar w:fldCharType="end"/>
      </w:r>
      <w:bookmarkEnd w:id="350"/>
      <w:r>
        <w:rPr>
          <w:rFonts w:hint="eastAsia"/>
        </w:rPr>
        <w:t xml:space="preserve"> MAC帧头固定域字段</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5"/>
        <w:gridCol w:w="1722"/>
        <w:gridCol w:w="1347"/>
        <w:gridCol w:w="2049"/>
      </w:tblGrid>
      <w:tr w14:paraId="525B8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665" w:type="dxa"/>
            <w:vAlign w:val="center"/>
          </w:tcPr>
          <w:p w14:paraId="1A207571">
            <w:pPr>
              <w:pStyle w:val="125"/>
              <w:rPr>
                <w:rFonts w:cs="宋体"/>
                <w:sz w:val="18"/>
                <w:szCs w:val="18"/>
              </w:rPr>
            </w:pPr>
            <w:r>
              <w:rPr>
                <w:rFonts w:hint="eastAsia" w:cs="宋体"/>
                <w:sz w:val="18"/>
                <w:szCs w:val="18"/>
              </w:rPr>
              <w:t>字段</w:t>
            </w:r>
          </w:p>
        </w:tc>
        <w:tc>
          <w:tcPr>
            <w:tcW w:w="1722" w:type="dxa"/>
            <w:vAlign w:val="center"/>
          </w:tcPr>
          <w:p w14:paraId="2F29D455">
            <w:pPr>
              <w:pStyle w:val="125"/>
              <w:rPr>
                <w:rFonts w:cs="宋体"/>
                <w:sz w:val="18"/>
                <w:szCs w:val="18"/>
              </w:rPr>
            </w:pPr>
            <w:r>
              <w:rPr>
                <w:rFonts w:hint="eastAsia" w:cs="宋体"/>
                <w:sz w:val="18"/>
                <w:szCs w:val="18"/>
              </w:rPr>
              <w:t>字节号</w:t>
            </w:r>
          </w:p>
        </w:tc>
        <w:tc>
          <w:tcPr>
            <w:tcW w:w="1347" w:type="dxa"/>
            <w:vAlign w:val="center"/>
          </w:tcPr>
          <w:p w14:paraId="2D64FDD0">
            <w:pPr>
              <w:pStyle w:val="125"/>
              <w:rPr>
                <w:rFonts w:cs="宋体"/>
                <w:sz w:val="18"/>
                <w:szCs w:val="18"/>
              </w:rPr>
            </w:pPr>
            <w:r>
              <w:rPr>
                <w:rFonts w:hint="eastAsia" w:cs="宋体"/>
                <w:sz w:val="18"/>
                <w:szCs w:val="18"/>
              </w:rPr>
              <w:t>比特位</w:t>
            </w:r>
          </w:p>
        </w:tc>
        <w:tc>
          <w:tcPr>
            <w:tcW w:w="2049" w:type="dxa"/>
            <w:vAlign w:val="center"/>
          </w:tcPr>
          <w:p w14:paraId="6EF7D545">
            <w:pPr>
              <w:pStyle w:val="125"/>
              <w:rPr>
                <w:rFonts w:cs="宋体"/>
                <w:sz w:val="18"/>
                <w:szCs w:val="18"/>
              </w:rPr>
            </w:pPr>
            <w:r>
              <w:rPr>
                <w:rFonts w:hint="eastAsia" w:cs="宋体"/>
                <w:sz w:val="18"/>
                <w:szCs w:val="18"/>
              </w:rPr>
              <w:t>字段大小(比特)</w:t>
            </w:r>
          </w:p>
        </w:tc>
      </w:tr>
      <w:tr w14:paraId="23F53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665" w:type="dxa"/>
            <w:vAlign w:val="center"/>
          </w:tcPr>
          <w:p w14:paraId="24E78E8B">
            <w:pPr>
              <w:pStyle w:val="125"/>
              <w:rPr>
                <w:rFonts w:cs="宋体"/>
                <w:sz w:val="18"/>
                <w:szCs w:val="18"/>
              </w:rPr>
            </w:pPr>
            <w:r>
              <w:rPr>
                <w:rFonts w:hint="eastAsia" w:cs="宋体"/>
                <w:sz w:val="18"/>
                <w:szCs w:val="18"/>
              </w:rPr>
              <w:t>帧头类型</w:t>
            </w:r>
          </w:p>
        </w:tc>
        <w:tc>
          <w:tcPr>
            <w:tcW w:w="1722" w:type="dxa"/>
            <w:vAlign w:val="center"/>
          </w:tcPr>
          <w:p w14:paraId="033DB0EF">
            <w:pPr>
              <w:pStyle w:val="125"/>
              <w:rPr>
                <w:rFonts w:cs="宋体"/>
                <w:sz w:val="18"/>
                <w:szCs w:val="18"/>
              </w:rPr>
            </w:pPr>
            <w:r>
              <w:rPr>
                <w:rFonts w:cs="宋体"/>
                <w:sz w:val="18"/>
                <w:szCs w:val="18"/>
              </w:rPr>
              <w:t>0</w:t>
            </w:r>
          </w:p>
        </w:tc>
        <w:tc>
          <w:tcPr>
            <w:tcW w:w="1347" w:type="dxa"/>
            <w:vAlign w:val="center"/>
          </w:tcPr>
          <w:p w14:paraId="42492CA6">
            <w:pPr>
              <w:pStyle w:val="125"/>
              <w:rPr>
                <w:rFonts w:cs="宋体"/>
                <w:sz w:val="18"/>
                <w:szCs w:val="18"/>
              </w:rPr>
            </w:pPr>
            <w:r>
              <w:rPr>
                <w:rFonts w:cs="宋体"/>
                <w:sz w:val="18"/>
                <w:szCs w:val="18"/>
              </w:rPr>
              <w:t>0</w:t>
            </w:r>
          </w:p>
        </w:tc>
        <w:tc>
          <w:tcPr>
            <w:tcW w:w="2049" w:type="dxa"/>
            <w:vAlign w:val="center"/>
          </w:tcPr>
          <w:p w14:paraId="0A5EF7F9">
            <w:pPr>
              <w:pStyle w:val="125"/>
              <w:rPr>
                <w:rFonts w:cs="宋体"/>
                <w:sz w:val="18"/>
                <w:szCs w:val="18"/>
              </w:rPr>
            </w:pPr>
            <w:r>
              <w:rPr>
                <w:rFonts w:cs="宋体"/>
                <w:sz w:val="18"/>
                <w:szCs w:val="18"/>
              </w:rPr>
              <w:t>1</w:t>
            </w:r>
          </w:p>
        </w:tc>
      </w:tr>
      <w:tr w14:paraId="7FD90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665" w:type="dxa"/>
            <w:vAlign w:val="center"/>
          </w:tcPr>
          <w:p w14:paraId="75CBF087">
            <w:pPr>
              <w:pStyle w:val="125"/>
              <w:rPr>
                <w:rFonts w:cs="宋体"/>
                <w:sz w:val="18"/>
                <w:szCs w:val="18"/>
              </w:rPr>
            </w:pPr>
            <w:r>
              <w:rPr>
                <w:rFonts w:hint="eastAsia" w:cs="宋体"/>
                <w:sz w:val="18"/>
                <w:szCs w:val="18"/>
              </w:rPr>
              <w:t>版本</w:t>
            </w:r>
          </w:p>
        </w:tc>
        <w:tc>
          <w:tcPr>
            <w:tcW w:w="1722" w:type="dxa"/>
            <w:vAlign w:val="center"/>
          </w:tcPr>
          <w:p w14:paraId="79014927">
            <w:pPr>
              <w:pStyle w:val="125"/>
              <w:rPr>
                <w:rFonts w:cs="宋体"/>
                <w:sz w:val="18"/>
                <w:szCs w:val="18"/>
              </w:rPr>
            </w:pPr>
            <w:r>
              <w:rPr>
                <w:rFonts w:cs="宋体"/>
                <w:sz w:val="18"/>
                <w:szCs w:val="18"/>
              </w:rPr>
              <w:t>0</w:t>
            </w:r>
          </w:p>
        </w:tc>
        <w:tc>
          <w:tcPr>
            <w:tcW w:w="1347" w:type="dxa"/>
            <w:vAlign w:val="center"/>
          </w:tcPr>
          <w:p w14:paraId="5B8CBAE6">
            <w:pPr>
              <w:pStyle w:val="125"/>
              <w:rPr>
                <w:rFonts w:cs="宋体"/>
                <w:sz w:val="18"/>
                <w:szCs w:val="18"/>
              </w:rPr>
            </w:pPr>
            <w:r>
              <w:rPr>
                <w:rFonts w:cs="宋体"/>
                <w:sz w:val="18"/>
                <w:szCs w:val="18"/>
              </w:rPr>
              <w:t>1-2</w:t>
            </w:r>
          </w:p>
        </w:tc>
        <w:tc>
          <w:tcPr>
            <w:tcW w:w="2049" w:type="dxa"/>
            <w:vAlign w:val="center"/>
          </w:tcPr>
          <w:p w14:paraId="6FE106FC">
            <w:pPr>
              <w:pStyle w:val="125"/>
              <w:rPr>
                <w:rFonts w:cs="宋体"/>
                <w:sz w:val="18"/>
                <w:szCs w:val="18"/>
              </w:rPr>
            </w:pPr>
            <w:r>
              <w:rPr>
                <w:rFonts w:cs="宋体"/>
                <w:sz w:val="18"/>
                <w:szCs w:val="18"/>
              </w:rPr>
              <w:t>2</w:t>
            </w:r>
          </w:p>
        </w:tc>
      </w:tr>
      <w:tr w14:paraId="19CC6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665" w:type="dxa"/>
            <w:vAlign w:val="center"/>
          </w:tcPr>
          <w:p w14:paraId="213893A5">
            <w:pPr>
              <w:pStyle w:val="125"/>
              <w:rPr>
                <w:rFonts w:cs="宋体"/>
                <w:sz w:val="18"/>
                <w:szCs w:val="18"/>
              </w:rPr>
            </w:pPr>
            <w:r>
              <w:rPr>
                <w:rFonts w:hint="eastAsia" w:cs="宋体"/>
                <w:sz w:val="18"/>
                <w:szCs w:val="18"/>
              </w:rPr>
              <w:t>可变区域</w:t>
            </w:r>
          </w:p>
        </w:tc>
        <w:tc>
          <w:tcPr>
            <w:tcW w:w="1722" w:type="dxa"/>
            <w:vAlign w:val="center"/>
          </w:tcPr>
          <w:p w14:paraId="0F0BE40B">
            <w:pPr>
              <w:pStyle w:val="125"/>
              <w:rPr>
                <w:rFonts w:cs="宋体"/>
                <w:sz w:val="18"/>
                <w:szCs w:val="18"/>
              </w:rPr>
            </w:pPr>
          </w:p>
        </w:tc>
        <w:tc>
          <w:tcPr>
            <w:tcW w:w="1347" w:type="dxa"/>
            <w:vAlign w:val="center"/>
          </w:tcPr>
          <w:p w14:paraId="489DD316">
            <w:pPr>
              <w:pStyle w:val="125"/>
              <w:rPr>
                <w:rFonts w:cs="宋体"/>
                <w:sz w:val="18"/>
                <w:szCs w:val="18"/>
              </w:rPr>
            </w:pPr>
          </w:p>
        </w:tc>
        <w:tc>
          <w:tcPr>
            <w:tcW w:w="2049" w:type="dxa"/>
            <w:vAlign w:val="center"/>
          </w:tcPr>
          <w:p w14:paraId="6FEEFDE6">
            <w:pPr>
              <w:pStyle w:val="125"/>
              <w:rPr>
                <w:rFonts w:cs="宋体"/>
                <w:sz w:val="18"/>
                <w:szCs w:val="18"/>
              </w:rPr>
            </w:pPr>
            <w:r>
              <w:rPr>
                <w:rFonts w:hint="eastAsia" w:cs="宋体"/>
                <w:sz w:val="18"/>
                <w:szCs w:val="18"/>
              </w:rPr>
              <w:t>变长</w:t>
            </w:r>
          </w:p>
        </w:tc>
      </w:tr>
    </w:tbl>
    <w:p w14:paraId="5DFBB141">
      <w:pPr>
        <w:pStyle w:val="50"/>
      </w:pPr>
      <w:r>
        <w:t>帧头类型所代表的含义如</w:t>
      </w:r>
      <w:r>
        <w:fldChar w:fldCharType="begin"/>
      </w:r>
      <w:r>
        <w:instrText xml:space="preserve"> REF _Ref20587 \h  \* MERGEFORMAT </w:instrText>
      </w:r>
      <w:r>
        <w:fldChar w:fldCharType="separate"/>
      </w:r>
      <w:r>
        <w:t>表 4</w:t>
      </w:r>
      <w:r>
        <w:fldChar w:fldCharType="end"/>
      </w:r>
      <w:r>
        <w:t>所示。</w:t>
      </w:r>
    </w:p>
    <w:p w14:paraId="487A7BD7">
      <w:pPr>
        <w:pStyle w:val="10"/>
      </w:pPr>
      <w:bookmarkStart w:id="351" w:name="_Ref20587"/>
      <w:r>
        <w:t xml:space="preserve">表 </w:t>
      </w:r>
      <w:r>
        <w:fldChar w:fldCharType="begin"/>
      </w:r>
      <w:r>
        <w:instrText xml:space="preserve"> SEQ 表 \* ARABIC </w:instrText>
      </w:r>
      <w:r>
        <w:fldChar w:fldCharType="separate"/>
      </w:r>
      <w:r>
        <w:t>4</w:t>
      </w:r>
      <w:r>
        <w:fldChar w:fldCharType="end"/>
      </w:r>
      <w:bookmarkEnd w:id="351"/>
      <w:r>
        <w:t xml:space="preserve"> 帧头类型</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220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38B469DA">
            <w:pPr>
              <w:pStyle w:val="125"/>
              <w:adjustRightInd w:val="0"/>
              <w:snapToGrid w:val="0"/>
              <w:rPr>
                <w:rFonts w:ascii="Times New Roman" w:hAnsi="Times New Roman"/>
                <w:sz w:val="18"/>
              </w:rPr>
            </w:pPr>
            <w:r>
              <w:rPr>
                <w:rFonts w:ascii="Times New Roman" w:hAnsi="Times New Roman"/>
                <w:sz w:val="18"/>
              </w:rPr>
              <w:t>值</w:t>
            </w:r>
          </w:p>
        </w:tc>
        <w:tc>
          <w:tcPr>
            <w:tcW w:w="2841" w:type="dxa"/>
            <w:vAlign w:val="center"/>
          </w:tcPr>
          <w:p w14:paraId="3E757C16">
            <w:pPr>
              <w:pStyle w:val="125"/>
              <w:adjustRightInd w:val="0"/>
              <w:snapToGrid w:val="0"/>
              <w:rPr>
                <w:rFonts w:ascii="Times New Roman" w:hAnsi="Times New Roman"/>
                <w:sz w:val="18"/>
              </w:rPr>
            </w:pPr>
            <w:r>
              <w:rPr>
                <w:rFonts w:ascii="Times New Roman" w:hAnsi="Times New Roman"/>
                <w:sz w:val="18"/>
              </w:rPr>
              <w:t>定义</w:t>
            </w:r>
          </w:p>
        </w:tc>
        <w:tc>
          <w:tcPr>
            <w:tcW w:w="2841" w:type="dxa"/>
            <w:vAlign w:val="center"/>
          </w:tcPr>
          <w:p w14:paraId="628F97B0">
            <w:pPr>
              <w:pStyle w:val="125"/>
              <w:adjustRightInd w:val="0"/>
              <w:snapToGrid w:val="0"/>
              <w:rPr>
                <w:rFonts w:ascii="Times New Roman" w:hAnsi="Times New Roman"/>
                <w:sz w:val="18"/>
              </w:rPr>
            </w:pPr>
            <w:r>
              <w:rPr>
                <w:rFonts w:ascii="Times New Roman" w:hAnsi="Times New Roman"/>
                <w:sz w:val="18"/>
              </w:rPr>
              <w:t>使用场景</w:t>
            </w:r>
          </w:p>
        </w:tc>
      </w:tr>
      <w:tr w14:paraId="4927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464ABA83">
            <w:pPr>
              <w:pStyle w:val="125"/>
              <w:adjustRightInd w:val="0"/>
              <w:snapToGrid w:val="0"/>
              <w:rPr>
                <w:rFonts w:ascii="Times New Roman" w:hAnsi="Times New Roman"/>
                <w:sz w:val="18"/>
              </w:rPr>
            </w:pPr>
            <w:r>
              <w:rPr>
                <w:rFonts w:ascii="Times New Roman" w:hAnsi="Times New Roman"/>
                <w:sz w:val="18"/>
              </w:rPr>
              <w:t>0</w:t>
            </w:r>
          </w:p>
        </w:tc>
        <w:tc>
          <w:tcPr>
            <w:tcW w:w="2841" w:type="dxa"/>
            <w:vAlign w:val="center"/>
          </w:tcPr>
          <w:p w14:paraId="365ACCD4">
            <w:pPr>
              <w:pStyle w:val="125"/>
              <w:adjustRightInd w:val="0"/>
              <w:snapToGrid w:val="0"/>
              <w:rPr>
                <w:rFonts w:ascii="Times New Roman" w:hAnsi="Times New Roman"/>
                <w:sz w:val="18"/>
              </w:rPr>
            </w:pPr>
            <w:r>
              <w:rPr>
                <w:rFonts w:ascii="Times New Roman" w:hAnsi="Times New Roman"/>
                <w:sz w:val="18"/>
              </w:rPr>
              <w:t>MAC帧头是32字节长帧头</w:t>
            </w:r>
          </w:p>
        </w:tc>
        <w:tc>
          <w:tcPr>
            <w:tcW w:w="2841" w:type="dxa"/>
            <w:vAlign w:val="center"/>
          </w:tcPr>
          <w:p w14:paraId="5367E5E3">
            <w:pPr>
              <w:pStyle w:val="125"/>
              <w:adjustRightInd w:val="0"/>
              <w:snapToGrid w:val="0"/>
              <w:rPr>
                <w:rFonts w:ascii="Times New Roman" w:hAnsi="Times New Roman"/>
                <w:sz w:val="18"/>
              </w:rPr>
            </w:pPr>
            <w:r>
              <w:rPr>
                <w:rFonts w:ascii="Times New Roman" w:hAnsi="Times New Roman"/>
                <w:sz w:val="18"/>
              </w:rPr>
              <w:t>长MSDU时使用</w:t>
            </w:r>
          </w:p>
        </w:tc>
      </w:tr>
      <w:tr w14:paraId="0FBF3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7DF3B86A">
            <w:pPr>
              <w:pStyle w:val="125"/>
              <w:adjustRightInd w:val="0"/>
              <w:snapToGrid w:val="0"/>
              <w:rPr>
                <w:rFonts w:ascii="Times New Roman" w:hAnsi="Times New Roman"/>
                <w:sz w:val="18"/>
              </w:rPr>
            </w:pPr>
            <w:r>
              <w:rPr>
                <w:rFonts w:ascii="Times New Roman" w:hAnsi="Times New Roman"/>
                <w:sz w:val="18"/>
              </w:rPr>
              <w:t>1</w:t>
            </w:r>
          </w:p>
        </w:tc>
        <w:tc>
          <w:tcPr>
            <w:tcW w:w="2841" w:type="dxa"/>
            <w:vAlign w:val="center"/>
          </w:tcPr>
          <w:p w14:paraId="4D8F2ED8">
            <w:pPr>
              <w:pStyle w:val="125"/>
              <w:adjustRightInd w:val="0"/>
              <w:snapToGrid w:val="0"/>
              <w:rPr>
                <w:rFonts w:ascii="Times New Roman" w:hAnsi="Times New Roman"/>
                <w:sz w:val="18"/>
              </w:rPr>
            </w:pPr>
            <w:r>
              <w:rPr>
                <w:rFonts w:ascii="Times New Roman" w:hAnsi="Times New Roman"/>
                <w:sz w:val="18"/>
              </w:rPr>
              <w:t>MAC帧头是12字节短帧头</w:t>
            </w:r>
          </w:p>
        </w:tc>
        <w:tc>
          <w:tcPr>
            <w:tcW w:w="2841" w:type="dxa"/>
            <w:vAlign w:val="center"/>
          </w:tcPr>
          <w:p w14:paraId="4E7D6817">
            <w:pPr>
              <w:pStyle w:val="125"/>
              <w:adjustRightInd w:val="0"/>
              <w:snapToGrid w:val="0"/>
              <w:rPr>
                <w:rFonts w:ascii="Times New Roman" w:hAnsi="Times New Roman"/>
                <w:sz w:val="18"/>
              </w:rPr>
            </w:pPr>
            <w:r>
              <w:rPr>
                <w:rFonts w:ascii="Times New Roman" w:hAnsi="Times New Roman"/>
                <w:sz w:val="18"/>
              </w:rPr>
              <w:t>短MSDU时使用</w:t>
            </w:r>
          </w:p>
        </w:tc>
      </w:tr>
    </w:tbl>
    <w:p w14:paraId="2CF326DA"/>
    <w:p w14:paraId="473888F7">
      <w:pPr>
        <w:pStyle w:val="50"/>
      </w:pPr>
      <w:r>
        <w:t>版本字段的含义如</w:t>
      </w:r>
      <w:r>
        <w:fldChar w:fldCharType="begin"/>
      </w:r>
      <w:r>
        <w:instrText xml:space="preserve"> REF _Ref15973 \h  \* MERGEFORMAT </w:instrText>
      </w:r>
      <w:r>
        <w:fldChar w:fldCharType="separate"/>
      </w:r>
      <w:r>
        <w:t>表 5</w:t>
      </w:r>
      <w:r>
        <w:fldChar w:fldCharType="end"/>
      </w:r>
      <w:r>
        <w:t>所示。</w:t>
      </w:r>
    </w:p>
    <w:p w14:paraId="5B20E2D5">
      <w:pPr>
        <w:pStyle w:val="10"/>
      </w:pPr>
      <w:bookmarkStart w:id="352" w:name="_Ref15973"/>
      <w:r>
        <w:t xml:space="preserve">表 </w:t>
      </w:r>
      <w:r>
        <w:fldChar w:fldCharType="begin"/>
      </w:r>
      <w:r>
        <w:instrText xml:space="preserve"> SEQ 表 \* ARABIC </w:instrText>
      </w:r>
      <w:r>
        <w:fldChar w:fldCharType="separate"/>
      </w:r>
      <w:r>
        <w:t>5</w:t>
      </w:r>
      <w:r>
        <w:fldChar w:fldCharType="end"/>
      </w:r>
      <w:bookmarkEnd w:id="352"/>
      <w:r>
        <w:rPr>
          <w:rFonts w:hint="eastAsia"/>
        </w:rPr>
        <w:t xml:space="preserve"> 版本</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9"/>
        <w:gridCol w:w="3384"/>
      </w:tblGrid>
      <w:tr w14:paraId="33D5C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9" w:type="dxa"/>
          </w:tcPr>
          <w:p w14:paraId="31F63FE0">
            <w:pPr>
              <w:pStyle w:val="125"/>
              <w:rPr>
                <w:rFonts w:cs="宋体"/>
                <w:sz w:val="18"/>
                <w:szCs w:val="18"/>
              </w:rPr>
            </w:pPr>
            <w:r>
              <w:rPr>
                <w:rFonts w:hint="eastAsia" w:cs="宋体"/>
                <w:sz w:val="18"/>
                <w:szCs w:val="18"/>
              </w:rPr>
              <w:t>值</w:t>
            </w:r>
          </w:p>
        </w:tc>
        <w:tc>
          <w:tcPr>
            <w:tcW w:w="3384" w:type="dxa"/>
          </w:tcPr>
          <w:p w14:paraId="2F6EFD9A">
            <w:pPr>
              <w:pStyle w:val="125"/>
              <w:rPr>
                <w:rFonts w:cs="宋体"/>
                <w:sz w:val="18"/>
                <w:szCs w:val="18"/>
              </w:rPr>
            </w:pPr>
            <w:r>
              <w:rPr>
                <w:rFonts w:hint="eastAsia" w:cs="宋体"/>
                <w:sz w:val="18"/>
                <w:szCs w:val="18"/>
              </w:rPr>
              <w:t>定义</w:t>
            </w:r>
          </w:p>
        </w:tc>
      </w:tr>
      <w:tr w14:paraId="5857C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9" w:type="dxa"/>
          </w:tcPr>
          <w:p w14:paraId="0C2A685C">
            <w:pPr>
              <w:pStyle w:val="125"/>
              <w:rPr>
                <w:rFonts w:cs="宋体"/>
                <w:sz w:val="18"/>
                <w:szCs w:val="18"/>
              </w:rPr>
            </w:pPr>
            <w:r>
              <w:rPr>
                <w:rFonts w:cs="宋体"/>
                <w:sz w:val="18"/>
                <w:szCs w:val="18"/>
              </w:rPr>
              <w:t>0</w:t>
            </w:r>
          </w:p>
        </w:tc>
        <w:tc>
          <w:tcPr>
            <w:tcW w:w="3384" w:type="dxa"/>
          </w:tcPr>
          <w:p w14:paraId="2DAEFB06">
            <w:pPr>
              <w:pStyle w:val="125"/>
              <w:rPr>
                <w:rFonts w:cs="宋体"/>
                <w:sz w:val="18"/>
                <w:szCs w:val="18"/>
              </w:rPr>
            </w:pPr>
            <w:r>
              <w:rPr>
                <w:rFonts w:hint="eastAsia" w:cs="宋体"/>
                <w:sz w:val="18"/>
                <w:szCs w:val="18"/>
              </w:rPr>
              <w:t>保留</w:t>
            </w:r>
          </w:p>
        </w:tc>
      </w:tr>
      <w:tr w14:paraId="09560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9" w:type="dxa"/>
          </w:tcPr>
          <w:p w14:paraId="294130A7">
            <w:pPr>
              <w:pStyle w:val="125"/>
              <w:rPr>
                <w:rFonts w:cs="宋体"/>
                <w:sz w:val="18"/>
                <w:szCs w:val="18"/>
              </w:rPr>
            </w:pPr>
            <w:r>
              <w:rPr>
                <w:rFonts w:cs="宋体"/>
                <w:sz w:val="18"/>
                <w:szCs w:val="18"/>
              </w:rPr>
              <w:t>1</w:t>
            </w:r>
          </w:p>
        </w:tc>
        <w:tc>
          <w:tcPr>
            <w:tcW w:w="3384" w:type="dxa"/>
          </w:tcPr>
          <w:p w14:paraId="7935A92F">
            <w:pPr>
              <w:pStyle w:val="125"/>
              <w:rPr>
                <w:rFonts w:cs="宋体"/>
                <w:sz w:val="18"/>
                <w:szCs w:val="18"/>
              </w:rPr>
            </w:pPr>
            <w:r>
              <w:rPr>
                <w:rFonts w:hint="eastAsia" w:cs="宋体"/>
                <w:sz w:val="18"/>
                <w:szCs w:val="18"/>
              </w:rPr>
              <w:t>标准帧协议</w:t>
            </w:r>
          </w:p>
        </w:tc>
      </w:tr>
      <w:tr w14:paraId="449EB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9" w:type="dxa"/>
          </w:tcPr>
          <w:p w14:paraId="678A01E1">
            <w:pPr>
              <w:pStyle w:val="125"/>
              <w:rPr>
                <w:rFonts w:cs="宋体"/>
                <w:sz w:val="18"/>
                <w:szCs w:val="18"/>
              </w:rPr>
            </w:pPr>
            <w:r>
              <w:rPr>
                <w:rFonts w:hint="eastAsia" w:cs="宋体"/>
                <w:sz w:val="18"/>
                <w:szCs w:val="18"/>
              </w:rPr>
              <w:t>2</w:t>
            </w:r>
          </w:p>
        </w:tc>
        <w:tc>
          <w:tcPr>
            <w:tcW w:w="3384" w:type="dxa"/>
          </w:tcPr>
          <w:p w14:paraId="3C6495EE">
            <w:pPr>
              <w:pStyle w:val="125"/>
              <w:rPr>
                <w:rFonts w:cs="宋体"/>
                <w:sz w:val="18"/>
                <w:szCs w:val="18"/>
              </w:rPr>
            </w:pPr>
            <w:r>
              <w:rPr>
                <w:rFonts w:hint="eastAsia" w:cs="宋体"/>
                <w:sz w:val="18"/>
                <w:szCs w:val="18"/>
              </w:rPr>
              <w:t>单跳帧协议(此时帧头类型无意义)</w:t>
            </w:r>
          </w:p>
        </w:tc>
      </w:tr>
      <w:tr w14:paraId="03048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99" w:type="dxa"/>
          </w:tcPr>
          <w:p w14:paraId="3D32875C">
            <w:pPr>
              <w:pStyle w:val="125"/>
              <w:rPr>
                <w:rFonts w:cs="宋体"/>
                <w:sz w:val="18"/>
                <w:szCs w:val="18"/>
              </w:rPr>
            </w:pPr>
            <w:r>
              <w:rPr>
                <w:rFonts w:hint="eastAsia" w:cs="宋体"/>
                <w:sz w:val="18"/>
                <w:szCs w:val="18"/>
              </w:rPr>
              <w:t>3</w:t>
            </w:r>
          </w:p>
        </w:tc>
        <w:tc>
          <w:tcPr>
            <w:tcW w:w="3384" w:type="dxa"/>
          </w:tcPr>
          <w:p w14:paraId="53CCE431">
            <w:pPr>
              <w:pStyle w:val="125"/>
              <w:rPr>
                <w:rFonts w:cs="宋体"/>
                <w:sz w:val="18"/>
                <w:szCs w:val="18"/>
              </w:rPr>
            </w:pPr>
            <w:r>
              <w:rPr>
                <w:rFonts w:hint="eastAsia" w:cs="宋体"/>
                <w:sz w:val="18"/>
                <w:szCs w:val="18"/>
              </w:rPr>
              <w:t>保留</w:t>
            </w:r>
          </w:p>
        </w:tc>
      </w:tr>
    </w:tbl>
    <w:p w14:paraId="5A90BD71">
      <w:pPr>
        <w:pStyle w:val="50"/>
      </w:pPr>
      <w:r>
        <w:t>载波和无线信道可使用的版本如</w:t>
      </w:r>
      <w:r>
        <w:fldChar w:fldCharType="begin"/>
      </w:r>
      <w:r>
        <w:instrText xml:space="preserve"> REF _Ref16420 \h  \* MERGEFORMAT </w:instrText>
      </w:r>
      <w:r>
        <w:fldChar w:fldCharType="separate"/>
      </w:r>
      <w:r>
        <w:t>表 6</w:t>
      </w:r>
      <w:r>
        <w:fldChar w:fldCharType="end"/>
      </w:r>
      <w:r>
        <w:t>所示。</w:t>
      </w:r>
    </w:p>
    <w:p w14:paraId="6EED9C57">
      <w:pPr>
        <w:pStyle w:val="10"/>
      </w:pPr>
      <w:bookmarkStart w:id="353" w:name="_Ref16420"/>
      <w:r>
        <w:t xml:space="preserve">表 </w:t>
      </w:r>
      <w:r>
        <w:fldChar w:fldCharType="begin"/>
      </w:r>
      <w:r>
        <w:instrText xml:space="preserve"> SEQ 表 \* ARABIC </w:instrText>
      </w:r>
      <w:r>
        <w:fldChar w:fldCharType="separate"/>
      </w:r>
      <w:r>
        <w:t>6</w:t>
      </w:r>
      <w:r>
        <w:fldChar w:fldCharType="end"/>
      </w:r>
      <w:bookmarkEnd w:id="353"/>
      <w:r>
        <w:rPr>
          <w:rFonts w:hint="eastAsia"/>
        </w:rPr>
        <w:t xml:space="preserve"> 版本与信道对应关系</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0"/>
        <w:gridCol w:w="1567"/>
        <w:gridCol w:w="1134"/>
        <w:gridCol w:w="992"/>
      </w:tblGrid>
      <w:tr w14:paraId="4E301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0" w:type="dxa"/>
          </w:tcPr>
          <w:p w14:paraId="757E218F">
            <w:pPr>
              <w:pStyle w:val="125"/>
              <w:rPr>
                <w:rFonts w:cs="宋体"/>
                <w:sz w:val="18"/>
                <w:szCs w:val="18"/>
              </w:rPr>
            </w:pPr>
            <w:r>
              <w:rPr>
                <w:rFonts w:hint="eastAsia" w:cs="宋体"/>
                <w:sz w:val="18"/>
                <w:szCs w:val="18"/>
              </w:rPr>
              <w:t>值</w:t>
            </w:r>
          </w:p>
        </w:tc>
        <w:tc>
          <w:tcPr>
            <w:tcW w:w="1567" w:type="dxa"/>
          </w:tcPr>
          <w:p w14:paraId="285A0885">
            <w:pPr>
              <w:pStyle w:val="125"/>
              <w:rPr>
                <w:rFonts w:cs="宋体"/>
                <w:sz w:val="18"/>
                <w:szCs w:val="18"/>
              </w:rPr>
            </w:pPr>
            <w:r>
              <w:rPr>
                <w:rFonts w:hint="eastAsia" w:cs="宋体"/>
                <w:sz w:val="18"/>
                <w:szCs w:val="18"/>
              </w:rPr>
              <w:t>定义</w:t>
            </w:r>
          </w:p>
        </w:tc>
        <w:tc>
          <w:tcPr>
            <w:tcW w:w="1134" w:type="dxa"/>
          </w:tcPr>
          <w:p w14:paraId="3388CE1F">
            <w:pPr>
              <w:pStyle w:val="125"/>
              <w:rPr>
                <w:rFonts w:cs="宋体"/>
                <w:sz w:val="18"/>
                <w:szCs w:val="18"/>
              </w:rPr>
            </w:pPr>
            <w:r>
              <w:rPr>
                <w:rFonts w:hint="eastAsia" w:cs="宋体"/>
                <w:sz w:val="18"/>
                <w:szCs w:val="18"/>
              </w:rPr>
              <w:t>载波</w:t>
            </w:r>
          </w:p>
        </w:tc>
        <w:tc>
          <w:tcPr>
            <w:tcW w:w="992" w:type="dxa"/>
          </w:tcPr>
          <w:p w14:paraId="55EBB798">
            <w:pPr>
              <w:pStyle w:val="125"/>
              <w:rPr>
                <w:rFonts w:cs="宋体"/>
                <w:sz w:val="18"/>
                <w:szCs w:val="18"/>
              </w:rPr>
            </w:pPr>
            <w:r>
              <w:rPr>
                <w:rFonts w:hint="eastAsia" w:cs="宋体"/>
                <w:sz w:val="18"/>
                <w:szCs w:val="18"/>
              </w:rPr>
              <w:t>无线</w:t>
            </w:r>
          </w:p>
        </w:tc>
      </w:tr>
      <w:tr w14:paraId="257AE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0" w:type="dxa"/>
          </w:tcPr>
          <w:p w14:paraId="56C61ABF">
            <w:pPr>
              <w:pStyle w:val="125"/>
              <w:rPr>
                <w:rFonts w:cs="宋体"/>
                <w:sz w:val="18"/>
                <w:szCs w:val="18"/>
              </w:rPr>
            </w:pPr>
            <w:r>
              <w:rPr>
                <w:rFonts w:hint="eastAsia" w:cs="宋体"/>
                <w:sz w:val="18"/>
                <w:szCs w:val="18"/>
              </w:rPr>
              <w:t>1</w:t>
            </w:r>
          </w:p>
        </w:tc>
        <w:tc>
          <w:tcPr>
            <w:tcW w:w="1567" w:type="dxa"/>
          </w:tcPr>
          <w:p w14:paraId="3642CF3E">
            <w:pPr>
              <w:pStyle w:val="125"/>
              <w:rPr>
                <w:rFonts w:cs="宋体"/>
                <w:sz w:val="18"/>
                <w:szCs w:val="18"/>
              </w:rPr>
            </w:pPr>
            <w:r>
              <w:rPr>
                <w:rFonts w:hint="eastAsia" w:cs="宋体"/>
                <w:sz w:val="18"/>
                <w:szCs w:val="18"/>
              </w:rPr>
              <w:t>标准帧协议</w:t>
            </w:r>
          </w:p>
        </w:tc>
        <w:tc>
          <w:tcPr>
            <w:tcW w:w="1134" w:type="dxa"/>
          </w:tcPr>
          <w:p w14:paraId="3C6952A8">
            <w:pPr>
              <w:pStyle w:val="125"/>
              <w:rPr>
                <w:rFonts w:cs="宋体"/>
                <w:sz w:val="18"/>
                <w:szCs w:val="18"/>
              </w:rPr>
            </w:pPr>
            <w:r>
              <w:rPr>
                <w:rFonts w:hint="eastAsia" w:cs="宋体"/>
                <w:sz w:val="18"/>
                <w:szCs w:val="18"/>
              </w:rPr>
              <w:t>支持</w:t>
            </w:r>
          </w:p>
        </w:tc>
        <w:tc>
          <w:tcPr>
            <w:tcW w:w="992" w:type="dxa"/>
          </w:tcPr>
          <w:p w14:paraId="2D719270">
            <w:pPr>
              <w:pStyle w:val="125"/>
              <w:rPr>
                <w:rFonts w:cs="宋体"/>
                <w:sz w:val="18"/>
                <w:szCs w:val="18"/>
              </w:rPr>
            </w:pPr>
            <w:r>
              <w:rPr>
                <w:rFonts w:hint="eastAsia" w:cs="宋体"/>
                <w:sz w:val="18"/>
                <w:szCs w:val="18"/>
              </w:rPr>
              <w:t>支持</w:t>
            </w:r>
          </w:p>
        </w:tc>
      </w:tr>
      <w:tr w14:paraId="18790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0" w:type="dxa"/>
          </w:tcPr>
          <w:p w14:paraId="35BC2AA4">
            <w:pPr>
              <w:pStyle w:val="125"/>
              <w:rPr>
                <w:rFonts w:cs="宋体"/>
                <w:sz w:val="18"/>
                <w:szCs w:val="18"/>
              </w:rPr>
            </w:pPr>
            <w:r>
              <w:rPr>
                <w:rFonts w:hint="eastAsia" w:cs="宋体"/>
                <w:sz w:val="18"/>
                <w:szCs w:val="18"/>
              </w:rPr>
              <w:t>2</w:t>
            </w:r>
          </w:p>
        </w:tc>
        <w:tc>
          <w:tcPr>
            <w:tcW w:w="1567" w:type="dxa"/>
          </w:tcPr>
          <w:p w14:paraId="29F4FDEF">
            <w:pPr>
              <w:pStyle w:val="125"/>
              <w:rPr>
                <w:rFonts w:cs="宋体"/>
                <w:sz w:val="18"/>
                <w:szCs w:val="18"/>
              </w:rPr>
            </w:pPr>
            <w:r>
              <w:rPr>
                <w:rFonts w:hint="eastAsia" w:cs="宋体"/>
                <w:sz w:val="18"/>
                <w:szCs w:val="18"/>
              </w:rPr>
              <w:t>单跳帧协议</w:t>
            </w:r>
          </w:p>
        </w:tc>
        <w:tc>
          <w:tcPr>
            <w:tcW w:w="1134" w:type="dxa"/>
          </w:tcPr>
          <w:p w14:paraId="3905FF3F">
            <w:pPr>
              <w:pStyle w:val="125"/>
              <w:rPr>
                <w:rFonts w:cs="宋体"/>
                <w:sz w:val="18"/>
                <w:szCs w:val="18"/>
              </w:rPr>
            </w:pPr>
            <w:r>
              <w:rPr>
                <w:rFonts w:hint="eastAsia" w:cs="宋体"/>
                <w:sz w:val="18"/>
                <w:szCs w:val="18"/>
              </w:rPr>
              <w:t>不支持</w:t>
            </w:r>
          </w:p>
        </w:tc>
        <w:tc>
          <w:tcPr>
            <w:tcW w:w="992" w:type="dxa"/>
          </w:tcPr>
          <w:p w14:paraId="1FF447F0">
            <w:pPr>
              <w:pStyle w:val="125"/>
              <w:rPr>
                <w:rFonts w:cs="宋体"/>
                <w:sz w:val="18"/>
                <w:szCs w:val="18"/>
              </w:rPr>
            </w:pPr>
            <w:r>
              <w:rPr>
                <w:rFonts w:hint="eastAsia" w:cs="宋体"/>
                <w:sz w:val="18"/>
                <w:szCs w:val="18"/>
              </w:rPr>
              <w:t>支持</w:t>
            </w:r>
          </w:p>
        </w:tc>
      </w:tr>
    </w:tbl>
    <w:p w14:paraId="389FE042">
      <w:pPr>
        <w:pStyle w:val="57"/>
        <w:ind w:left="420" w:hanging="420"/>
      </w:pPr>
      <w:r>
        <w:t>MAC</w:t>
      </w:r>
      <w:r>
        <w:rPr>
          <w:rFonts w:hint="eastAsia"/>
        </w:rPr>
        <w:t>长帧头</w:t>
      </w:r>
    </w:p>
    <w:p w14:paraId="6D183524">
      <w:pPr>
        <w:pStyle w:val="50"/>
      </w:pPr>
      <w:r>
        <w:rPr>
          <w:rFonts w:hint="eastAsia"/>
        </w:rPr>
        <w:t>MAC</w:t>
      </w:r>
      <w:r>
        <w:t>长帧头格式如</w:t>
      </w:r>
      <w:r>
        <w:fldChar w:fldCharType="begin"/>
      </w:r>
      <w:r>
        <w:instrText xml:space="preserve"> REF _Ref56761251 \h  \* MERGEFORMAT </w:instrText>
      </w:r>
      <w:r>
        <w:fldChar w:fldCharType="separate"/>
      </w:r>
      <w:r>
        <w:t>表 7</w:t>
      </w:r>
      <w:r>
        <w:fldChar w:fldCharType="end"/>
      </w:r>
      <w:r>
        <w:t>所示。</w:t>
      </w:r>
    </w:p>
    <w:p w14:paraId="2965F546">
      <w:pPr>
        <w:pStyle w:val="10"/>
      </w:pPr>
      <w:bookmarkStart w:id="354" w:name="_Ref56761251"/>
      <w:r>
        <w:t xml:space="preserve">表 </w:t>
      </w:r>
      <w:r>
        <w:fldChar w:fldCharType="begin"/>
      </w:r>
      <w:r>
        <w:instrText xml:space="preserve"> SEQ 表 \* ARABIC </w:instrText>
      </w:r>
      <w:r>
        <w:fldChar w:fldCharType="separate"/>
      </w:r>
      <w:r>
        <w:t>7</w:t>
      </w:r>
      <w:r>
        <w:fldChar w:fldCharType="end"/>
      </w:r>
      <w:bookmarkEnd w:id="354"/>
      <w:r>
        <w:rPr>
          <w:rFonts w:hint="eastAsia"/>
        </w:rPr>
        <w:t xml:space="preserve"> </w:t>
      </w:r>
      <w:r>
        <w:t>MAC长帧头格式</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8"/>
        <w:gridCol w:w="840"/>
        <w:gridCol w:w="665"/>
        <w:gridCol w:w="1368"/>
        <w:gridCol w:w="4665"/>
      </w:tblGrid>
      <w:tr w14:paraId="6AA3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2D81F5F6">
            <w:pPr>
              <w:pStyle w:val="125"/>
              <w:adjustRightInd w:val="0"/>
              <w:snapToGrid w:val="0"/>
              <w:rPr>
                <w:rFonts w:ascii="Times New Roman" w:hAnsi="Times New Roman"/>
                <w:sz w:val="18"/>
              </w:rPr>
            </w:pPr>
            <w:r>
              <w:rPr>
                <w:rFonts w:ascii="Times New Roman" w:hAnsi="Times New Roman"/>
                <w:sz w:val="18"/>
              </w:rPr>
              <w:t>字段</w:t>
            </w:r>
          </w:p>
        </w:tc>
        <w:tc>
          <w:tcPr>
            <w:tcW w:w="654" w:type="pct"/>
            <w:noWrap/>
            <w:vAlign w:val="center"/>
          </w:tcPr>
          <w:p w14:paraId="430EF782">
            <w:pPr>
              <w:pStyle w:val="125"/>
              <w:adjustRightInd w:val="0"/>
              <w:snapToGrid w:val="0"/>
              <w:rPr>
                <w:rFonts w:ascii="Times New Roman" w:hAnsi="Times New Roman"/>
                <w:sz w:val="18"/>
              </w:rPr>
            </w:pPr>
            <w:r>
              <w:rPr>
                <w:rFonts w:ascii="Times New Roman" w:hAnsi="Times New Roman"/>
                <w:sz w:val="18"/>
              </w:rPr>
              <w:t>字节号</w:t>
            </w:r>
          </w:p>
        </w:tc>
        <w:tc>
          <w:tcPr>
            <w:tcW w:w="561" w:type="pct"/>
            <w:noWrap/>
            <w:vAlign w:val="center"/>
          </w:tcPr>
          <w:p w14:paraId="4427480C">
            <w:pPr>
              <w:pStyle w:val="125"/>
              <w:adjustRightInd w:val="0"/>
              <w:snapToGrid w:val="0"/>
              <w:rPr>
                <w:rFonts w:ascii="Times New Roman" w:hAnsi="Times New Roman"/>
                <w:sz w:val="18"/>
              </w:rPr>
            </w:pPr>
            <w:r>
              <w:rPr>
                <w:rFonts w:ascii="Times New Roman" w:hAnsi="Times New Roman"/>
                <w:sz w:val="18"/>
              </w:rPr>
              <w:t>比特位</w:t>
            </w:r>
          </w:p>
        </w:tc>
        <w:tc>
          <w:tcPr>
            <w:tcW w:w="935" w:type="pct"/>
            <w:noWrap/>
            <w:vAlign w:val="center"/>
          </w:tcPr>
          <w:p w14:paraId="75A1AFF0">
            <w:pPr>
              <w:pStyle w:val="125"/>
              <w:adjustRightInd w:val="0"/>
              <w:snapToGrid w:val="0"/>
              <w:rPr>
                <w:rFonts w:ascii="Times New Roman" w:hAnsi="Times New Roman"/>
                <w:sz w:val="18"/>
              </w:rPr>
            </w:pPr>
            <w:r>
              <w:rPr>
                <w:rFonts w:ascii="Times New Roman" w:hAnsi="Times New Roman"/>
                <w:sz w:val="18"/>
              </w:rPr>
              <w:t>字段大小(比特)</w:t>
            </w:r>
          </w:p>
        </w:tc>
        <w:tc>
          <w:tcPr>
            <w:tcW w:w="1658" w:type="pct"/>
            <w:noWrap/>
            <w:vAlign w:val="center"/>
          </w:tcPr>
          <w:p w14:paraId="0540DB94">
            <w:pPr>
              <w:pStyle w:val="125"/>
              <w:adjustRightInd w:val="0"/>
              <w:snapToGrid w:val="0"/>
              <w:rPr>
                <w:rFonts w:ascii="Times New Roman" w:hAnsi="Times New Roman"/>
                <w:sz w:val="18"/>
              </w:rPr>
            </w:pPr>
            <w:r>
              <w:rPr>
                <w:rFonts w:hint="eastAsia" w:ascii="Times New Roman" w:hAnsi="Times New Roman"/>
                <w:sz w:val="18"/>
              </w:rPr>
              <w:t>备注</w:t>
            </w:r>
          </w:p>
        </w:tc>
      </w:tr>
      <w:tr w14:paraId="001B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580A5D17">
            <w:pPr>
              <w:pStyle w:val="125"/>
              <w:adjustRightInd w:val="0"/>
              <w:snapToGrid w:val="0"/>
              <w:rPr>
                <w:rFonts w:ascii="Times New Roman" w:hAnsi="Times New Roman"/>
                <w:sz w:val="18"/>
              </w:rPr>
            </w:pPr>
            <w:r>
              <w:rPr>
                <w:rFonts w:ascii="Times New Roman" w:hAnsi="Times New Roman"/>
                <w:sz w:val="18"/>
              </w:rPr>
              <w:t>帧头类型</w:t>
            </w:r>
          </w:p>
        </w:tc>
        <w:tc>
          <w:tcPr>
            <w:tcW w:w="654" w:type="pct"/>
            <w:noWrap/>
            <w:vAlign w:val="center"/>
          </w:tcPr>
          <w:p w14:paraId="1D51837E">
            <w:pPr>
              <w:pStyle w:val="125"/>
              <w:adjustRightInd w:val="0"/>
              <w:snapToGrid w:val="0"/>
              <w:rPr>
                <w:rFonts w:ascii="Times New Roman" w:hAnsi="Times New Roman"/>
                <w:sz w:val="18"/>
              </w:rPr>
            </w:pPr>
            <w:r>
              <w:rPr>
                <w:rFonts w:hint="eastAsia" w:ascii="Times New Roman" w:hAnsi="Times New Roman"/>
                <w:sz w:val="18"/>
              </w:rPr>
              <w:t>0</w:t>
            </w:r>
          </w:p>
        </w:tc>
        <w:tc>
          <w:tcPr>
            <w:tcW w:w="561" w:type="pct"/>
            <w:noWrap/>
            <w:vAlign w:val="center"/>
          </w:tcPr>
          <w:p w14:paraId="5C03AF24">
            <w:pPr>
              <w:pStyle w:val="125"/>
              <w:adjustRightInd w:val="0"/>
              <w:snapToGrid w:val="0"/>
              <w:rPr>
                <w:rFonts w:ascii="Times New Roman" w:hAnsi="Times New Roman"/>
                <w:sz w:val="18"/>
              </w:rPr>
            </w:pPr>
            <w:r>
              <w:rPr>
                <w:rFonts w:hint="eastAsia" w:ascii="Times New Roman" w:hAnsi="Times New Roman"/>
                <w:sz w:val="18"/>
              </w:rPr>
              <w:t>0</w:t>
            </w:r>
          </w:p>
        </w:tc>
        <w:tc>
          <w:tcPr>
            <w:tcW w:w="935" w:type="pct"/>
            <w:noWrap/>
            <w:vAlign w:val="center"/>
          </w:tcPr>
          <w:p w14:paraId="53D77B14">
            <w:pPr>
              <w:pStyle w:val="125"/>
              <w:adjustRightInd w:val="0"/>
              <w:snapToGrid w:val="0"/>
              <w:rPr>
                <w:rFonts w:ascii="Times New Roman" w:hAnsi="Times New Roman"/>
                <w:sz w:val="18"/>
              </w:rPr>
            </w:pPr>
            <w:r>
              <w:rPr>
                <w:rFonts w:hint="eastAsia" w:ascii="Times New Roman" w:hAnsi="Times New Roman"/>
                <w:sz w:val="18"/>
              </w:rPr>
              <w:t>1</w:t>
            </w:r>
          </w:p>
        </w:tc>
        <w:tc>
          <w:tcPr>
            <w:tcW w:w="1658" w:type="pct"/>
            <w:noWrap/>
            <w:vAlign w:val="center"/>
          </w:tcPr>
          <w:p w14:paraId="332F8E52">
            <w:pPr>
              <w:pStyle w:val="125"/>
              <w:adjustRightInd w:val="0"/>
              <w:snapToGrid w:val="0"/>
              <w:jc w:val="left"/>
              <w:rPr>
                <w:rFonts w:ascii="Times New Roman" w:hAnsi="Times New Roman"/>
                <w:sz w:val="18"/>
              </w:rPr>
            </w:pPr>
            <w:r>
              <w:rPr>
                <w:rFonts w:hint="eastAsia" w:ascii="Times New Roman" w:hAnsi="Times New Roman"/>
                <w:sz w:val="18"/>
              </w:rPr>
              <w:t>0:</w:t>
            </w:r>
            <w:r>
              <w:rPr>
                <w:rFonts w:ascii="Times New Roman" w:hAnsi="Times New Roman"/>
                <w:sz w:val="18"/>
              </w:rPr>
              <w:t xml:space="preserve"> </w:t>
            </w:r>
            <w:r>
              <w:rPr>
                <w:rFonts w:hint="eastAsia" w:ascii="Times New Roman" w:hAnsi="Times New Roman"/>
                <w:sz w:val="18"/>
              </w:rPr>
              <w:t>3</w:t>
            </w:r>
            <w:r>
              <w:rPr>
                <w:rFonts w:ascii="Times New Roman" w:hAnsi="Times New Roman"/>
                <w:sz w:val="18"/>
              </w:rPr>
              <w:t>2字节长帧头</w:t>
            </w:r>
          </w:p>
          <w:p w14:paraId="2CA41BA5">
            <w:pPr>
              <w:pStyle w:val="125"/>
              <w:adjustRightInd w:val="0"/>
              <w:snapToGrid w:val="0"/>
              <w:jc w:val="left"/>
              <w:rPr>
                <w:rFonts w:ascii="Times New Roman" w:hAnsi="Times New Roman"/>
                <w:sz w:val="18"/>
              </w:rPr>
            </w:pPr>
            <w:r>
              <w:rPr>
                <w:rFonts w:ascii="Times New Roman" w:hAnsi="Times New Roman"/>
                <w:sz w:val="18"/>
              </w:rPr>
              <w:t>1: 12字节短帧头</w:t>
            </w:r>
          </w:p>
        </w:tc>
      </w:tr>
      <w:tr w14:paraId="3685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6EBC6F99">
            <w:pPr>
              <w:pStyle w:val="125"/>
              <w:adjustRightInd w:val="0"/>
              <w:snapToGrid w:val="0"/>
              <w:rPr>
                <w:rFonts w:ascii="Times New Roman" w:hAnsi="Times New Roman"/>
                <w:sz w:val="18"/>
              </w:rPr>
            </w:pPr>
            <w:r>
              <w:rPr>
                <w:rFonts w:ascii="Times New Roman" w:hAnsi="Times New Roman"/>
                <w:sz w:val="18"/>
              </w:rPr>
              <w:t>版本</w:t>
            </w:r>
          </w:p>
        </w:tc>
        <w:tc>
          <w:tcPr>
            <w:tcW w:w="654" w:type="pct"/>
            <w:noWrap/>
            <w:vAlign w:val="center"/>
          </w:tcPr>
          <w:p w14:paraId="259FDE99">
            <w:pPr>
              <w:pStyle w:val="125"/>
              <w:adjustRightInd w:val="0"/>
              <w:snapToGrid w:val="0"/>
              <w:rPr>
                <w:rFonts w:ascii="Times New Roman" w:hAnsi="Times New Roman"/>
                <w:sz w:val="18"/>
              </w:rPr>
            </w:pPr>
            <w:r>
              <w:rPr>
                <w:rFonts w:hint="eastAsia" w:ascii="Times New Roman" w:hAnsi="Times New Roman"/>
                <w:sz w:val="18"/>
              </w:rPr>
              <w:t>0</w:t>
            </w:r>
          </w:p>
        </w:tc>
        <w:tc>
          <w:tcPr>
            <w:tcW w:w="561" w:type="pct"/>
            <w:noWrap/>
            <w:vAlign w:val="center"/>
          </w:tcPr>
          <w:p w14:paraId="2EF717F8">
            <w:pPr>
              <w:pStyle w:val="125"/>
              <w:adjustRightInd w:val="0"/>
              <w:snapToGrid w:val="0"/>
              <w:rPr>
                <w:rFonts w:ascii="Times New Roman" w:hAnsi="Times New Roman"/>
                <w:sz w:val="18"/>
              </w:rPr>
            </w:pPr>
            <w:r>
              <w:rPr>
                <w:rFonts w:hint="eastAsia" w:ascii="Times New Roman" w:hAnsi="Times New Roman"/>
                <w:sz w:val="18"/>
              </w:rPr>
              <w:t>1-2</w:t>
            </w:r>
          </w:p>
        </w:tc>
        <w:tc>
          <w:tcPr>
            <w:tcW w:w="935" w:type="pct"/>
            <w:noWrap/>
            <w:vAlign w:val="center"/>
          </w:tcPr>
          <w:p w14:paraId="5A8DA568">
            <w:pPr>
              <w:pStyle w:val="125"/>
              <w:adjustRightInd w:val="0"/>
              <w:snapToGrid w:val="0"/>
              <w:rPr>
                <w:rFonts w:ascii="Times New Roman" w:hAnsi="Times New Roman"/>
                <w:sz w:val="18"/>
              </w:rPr>
            </w:pPr>
            <w:r>
              <w:rPr>
                <w:rFonts w:hint="eastAsia" w:ascii="Times New Roman" w:hAnsi="Times New Roman"/>
                <w:sz w:val="18"/>
              </w:rPr>
              <w:t>2</w:t>
            </w:r>
          </w:p>
        </w:tc>
        <w:tc>
          <w:tcPr>
            <w:tcW w:w="1658" w:type="pct"/>
            <w:noWrap/>
            <w:vAlign w:val="center"/>
          </w:tcPr>
          <w:p w14:paraId="3C726CC4">
            <w:pPr>
              <w:pStyle w:val="125"/>
              <w:adjustRightInd w:val="0"/>
              <w:snapToGrid w:val="0"/>
              <w:jc w:val="left"/>
              <w:rPr>
                <w:rFonts w:ascii="Times New Roman" w:hAnsi="Times New Roman"/>
                <w:sz w:val="18"/>
              </w:rPr>
            </w:pPr>
            <w:r>
              <w:rPr>
                <w:rFonts w:hint="eastAsia" w:ascii="Times New Roman" w:hAnsi="Times New Roman"/>
                <w:sz w:val="18"/>
              </w:rPr>
              <w:t>0：保留</w:t>
            </w:r>
          </w:p>
          <w:p w14:paraId="0E528393">
            <w:pPr>
              <w:pStyle w:val="125"/>
              <w:adjustRightInd w:val="0"/>
              <w:snapToGrid w:val="0"/>
              <w:jc w:val="left"/>
              <w:rPr>
                <w:rFonts w:ascii="Times New Roman" w:hAnsi="Times New Roman"/>
                <w:sz w:val="18"/>
              </w:rPr>
            </w:pPr>
            <w:r>
              <w:rPr>
                <w:rFonts w:ascii="Times New Roman" w:hAnsi="Times New Roman"/>
                <w:sz w:val="18"/>
              </w:rPr>
              <w:t>1</w:t>
            </w:r>
            <w:r>
              <w:rPr>
                <w:rFonts w:hint="eastAsia" w:ascii="Times New Roman" w:hAnsi="Times New Roman"/>
                <w:sz w:val="18"/>
              </w:rPr>
              <w:t>：标准帧</w:t>
            </w:r>
            <w:r>
              <w:rPr>
                <w:rFonts w:ascii="Times New Roman" w:hAnsi="Times New Roman"/>
                <w:sz w:val="18"/>
              </w:rPr>
              <w:t>协议</w:t>
            </w:r>
          </w:p>
          <w:p w14:paraId="3C2DEB68">
            <w:pPr>
              <w:pStyle w:val="125"/>
              <w:adjustRightInd w:val="0"/>
              <w:snapToGrid w:val="0"/>
              <w:jc w:val="left"/>
              <w:rPr>
                <w:rFonts w:ascii="Times New Roman" w:hAnsi="Times New Roman"/>
                <w:sz w:val="18"/>
              </w:rPr>
            </w:pPr>
            <w:r>
              <w:rPr>
                <w:rFonts w:hint="eastAsia" w:ascii="Times New Roman" w:hAnsi="Times New Roman"/>
                <w:sz w:val="18"/>
              </w:rPr>
              <w:t>2：单跳帧协议</w:t>
            </w:r>
          </w:p>
        </w:tc>
      </w:tr>
      <w:tr w14:paraId="31C7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0C56C364">
            <w:pPr>
              <w:pStyle w:val="125"/>
              <w:adjustRightInd w:val="0"/>
              <w:snapToGrid w:val="0"/>
              <w:rPr>
                <w:rFonts w:ascii="Times New Roman" w:hAnsi="Times New Roman"/>
                <w:sz w:val="18"/>
              </w:rPr>
            </w:pPr>
            <w:r>
              <w:rPr>
                <w:rFonts w:ascii="Times New Roman" w:hAnsi="Times New Roman"/>
                <w:sz w:val="18"/>
              </w:rPr>
              <w:t>短网络标识高位</w:t>
            </w:r>
          </w:p>
        </w:tc>
        <w:tc>
          <w:tcPr>
            <w:tcW w:w="654" w:type="pct"/>
            <w:noWrap/>
            <w:vAlign w:val="center"/>
          </w:tcPr>
          <w:p w14:paraId="2C3E4A0E">
            <w:pPr>
              <w:pStyle w:val="125"/>
              <w:adjustRightInd w:val="0"/>
              <w:snapToGrid w:val="0"/>
              <w:rPr>
                <w:rFonts w:ascii="Times New Roman" w:hAnsi="Times New Roman"/>
                <w:sz w:val="18"/>
              </w:rPr>
            </w:pPr>
            <w:r>
              <w:rPr>
                <w:rFonts w:hint="eastAsia" w:ascii="Times New Roman" w:hAnsi="Times New Roman"/>
                <w:sz w:val="18"/>
              </w:rPr>
              <w:t>0</w:t>
            </w:r>
          </w:p>
        </w:tc>
        <w:tc>
          <w:tcPr>
            <w:tcW w:w="561" w:type="pct"/>
            <w:noWrap/>
            <w:vAlign w:val="center"/>
          </w:tcPr>
          <w:p w14:paraId="65D4A6E2">
            <w:pPr>
              <w:pStyle w:val="125"/>
              <w:adjustRightInd w:val="0"/>
              <w:snapToGrid w:val="0"/>
              <w:rPr>
                <w:rFonts w:ascii="Times New Roman" w:hAnsi="Times New Roman"/>
                <w:sz w:val="18"/>
              </w:rPr>
            </w:pPr>
            <w:r>
              <w:rPr>
                <w:rFonts w:hint="eastAsia" w:ascii="Times New Roman" w:hAnsi="Times New Roman"/>
                <w:sz w:val="18"/>
              </w:rPr>
              <w:t>3</w:t>
            </w:r>
          </w:p>
        </w:tc>
        <w:tc>
          <w:tcPr>
            <w:tcW w:w="935" w:type="pct"/>
            <w:noWrap/>
            <w:vAlign w:val="center"/>
          </w:tcPr>
          <w:p w14:paraId="7EF8731A">
            <w:pPr>
              <w:pStyle w:val="125"/>
              <w:adjustRightInd w:val="0"/>
              <w:snapToGrid w:val="0"/>
              <w:rPr>
                <w:rFonts w:ascii="Times New Roman" w:hAnsi="Times New Roman"/>
                <w:sz w:val="18"/>
              </w:rPr>
            </w:pPr>
            <w:r>
              <w:rPr>
                <w:rFonts w:ascii="Times New Roman" w:hAnsi="Times New Roman"/>
                <w:sz w:val="18"/>
              </w:rPr>
              <w:t>1</w:t>
            </w:r>
          </w:p>
        </w:tc>
        <w:tc>
          <w:tcPr>
            <w:tcW w:w="1658" w:type="pct"/>
            <w:noWrap/>
            <w:vAlign w:val="center"/>
          </w:tcPr>
          <w:p w14:paraId="4B209A69">
            <w:pPr>
              <w:pStyle w:val="125"/>
              <w:adjustRightInd w:val="0"/>
              <w:snapToGrid w:val="0"/>
              <w:jc w:val="left"/>
              <w:rPr>
                <w:rFonts w:ascii="Times New Roman" w:hAnsi="Times New Roman"/>
                <w:sz w:val="18"/>
              </w:rPr>
            </w:pPr>
            <w:r>
              <w:rPr>
                <w:rFonts w:ascii="Times New Roman" w:hAnsi="Times New Roman"/>
                <w:sz w:val="18"/>
              </w:rPr>
              <w:t>短网络标识的高</w:t>
            </w:r>
            <w:r>
              <w:rPr>
                <w:rFonts w:hint="eastAsia" w:ascii="Times New Roman" w:hAnsi="Times New Roman"/>
                <w:sz w:val="18"/>
              </w:rPr>
              <w:t>1bit</w:t>
            </w:r>
          </w:p>
        </w:tc>
      </w:tr>
      <w:tr w14:paraId="6FE7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restart"/>
            <w:noWrap/>
            <w:vAlign w:val="center"/>
          </w:tcPr>
          <w:p w14:paraId="194B419A">
            <w:pPr>
              <w:pStyle w:val="125"/>
              <w:adjustRightInd w:val="0"/>
              <w:snapToGrid w:val="0"/>
              <w:rPr>
                <w:rFonts w:ascii="Times New Roman" w:hAnsi="Times New Roman"/>
                <w:sz w:val="18"/>
              </w:rPr>
            </w:pPr>
            <w:r>
              <w:rPr>
                <w:rFonts w:hint="eastAsia" w:ascii="Times New Roman" w:hAnsi="Times New Roman"/>
                <w:sz w:val="18"/>
              </w:rPr>
              <w:t>发送序号</w:t>
            </w:r>
          </w:p>
        </w:tc>
        <w:tc>
          <w:tcPr>
            <w:tcW w:w="654" w:type="pct"/>
            <w:noWrap/>
            <w:vAlign w:val="center"/>
          </w:tcPr>
          <w:p w14:paraId="4A59851F">
            <w:pPr>
              <w:pStyle w:val="125"/>
              <w:adjustRightInd w:val="0"/>
              <w:snapToGrid w:val="0"/>
              <w:rPr>
                <w:rFonts w:ascii="Times New Roman" w:hAnsi="Times New Roman"/>
                <w:sz w:val="18"/>
              </w:rPr>
            </w:pPr>
            <w:r>
              <w:rPr>
                <w:rFonts w:hint="eastAsia" w:ascii="Times New Roman" w:hAnsi="Times New Roman"/>
                <w:sz w:val="18"/>
              </w:rPr>
              <w:t>0</w:t>
            </w:r>
          </w:p>
        </w:tc>
        <w:tc>
          <w:tcPr>
            <w:tcW w:w="561" w:type="pct"/>
            <w:noWrap/>
            <w:vAlign w:val="center"/>
          </w:tcPr>
          <w:p w14:paraId="21CB5ACF">
            <w:pPr>
              <w:pStyle w:val="125"/>
              <w:adjustRightInd w:val="0"/>
              <w:snapToGrid w:val="0"/>
              <w:rPr>
                <w:rFonts w:ascii="Times New Roman" w:hAnsi="Times New Roman"/>
                <w:sz w:val="18"/>
              </w:rPr>
            </w:pPr>
            <w:r>
              <w:rPr>
                <w:rFonts w:hint="eastAsia" w:ascii="Times New Roman" w:hAnsi="Times New Roman"/>
                <w:sz w:val="18"/>
              </w:rPr>
              <w:t>4-7</w:t>
            </w:r>
          </w:p>
        </w:tc>
        <w:tc>
          <w:tcPr>
            <w:tcW w:w="935" w:type="pct"/>
            <w:vMerge w:val="restart"/>
            <w:noWrap/>
            <w:vAlign w:val="center"/>
          </w:tcPr>
          <w:p w14:paraId="214A25AC">
            <w:pPr>
              <w:pStyle w:val="125"/>
              <w:adjustRightInd w:val="0"/>
              <w:snapToGrid w:val="0"/>
              <w:rPr>
                <w:rFonts w:ascii="Times New Roman" w:hAnsi="Times New Roman"/>
                <w:sz w:val="18"/>
              </w:rPr>
            </w:pPr>
            <w:r>
              <w:rPr>
                <w:rFonts w:hint="eastAsia" w:ascii="Times New Roman" w:hAnsi="Times New Roman"/>
                <w:sz w:val="18"/>
              </w:rPr>
              <w:t>12</w:t>
            </w:r>
          </w:p>
        </w:tc>
        <w:tc>
          <w:tcPr>
            <w:tcW w:w="1658" w:type="pct"/>
            <w:vMerge w:val="restart"/>
            <w:noWrap/>
            <w:vAlign w:val="center"/>
          </w:tcPr>
          <w:p w14:paraId="62612686">
            <w:pPr>
              <w:pStyle w:val="125"/>
              <w:adjustRightInd w:val="0"/>
              <w:snapToGrid w:val="0"/>
              <w:jc w:val="left"/>
              <w:rPr>
                <w:rFonts w:ascii="Times New Roman" w:hAnsi="Times New Roman"/>
                <w:sz w:val="18"/>
              </w:rPr>
            </w:pPr>
            <w:r>
              <w:rPr>
                <w:rFonts w:hint="eastAsia" w:ascii="Times New Roman" w:hAnsi="Times New Roman"/>
                <w:sz w:val="18"/>
              </w:rPr>
              <w:t>当前源站点在组网频段上发送SOF帧的序号（含重传帧）</w:t>
            </w:r>
          </w:p>
        </w:tc>
      </w:tr>
      <w:tr w14:paraId="7E68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continue"/>
            <w:vAlign w:val="center"/>
          </w:tcPr>
          <w:p w14:paraId="39C98560">
            <w:pPr>
              <w:pStyle w:val="125"/>
              <w:adjustRightInd w:val="0"/>
              <w:snapToGrid w:val="0"/>
              <w:rPr>
                <w:rFonts w:ascii="Times New Roman" w:hAnsi="Times New Roman"/>
                <w:sz w:val="18"/>
              </w:rPr>
            </w:pPr>
          </w:p>
        </w:tc>
        <w:tc>
          <w:tcPr>
            <w:tcW w:w="654" w:type="pct"/>
            <w:noWrap/>
            <w:vAlign w:val="center"/>
          </w:tcPr>
          <w:p w14:paraId="3D9EF3F0">
            <w:pPr>
              <w:pStyle w:val="125"/>
              <w:adjustRightInd w:val="0"/>
              <w:snapToGrid w:val="0"/>
              <w:rPr>
                <w:rFonts w:ascii="Times New Roman" w:hAnsi="Times New Roman"/>
                <w:sz w:val="18"/>
              </w:rPr>
            </w:pPr>
            <w:r>
              <w:rPr>
                <w:rFonts w:hint="eastAsia" w:ascii="Times New Roman" w:hAnsi="Times New Roman"/>
                <w:sz w:val="18"/>
              </w:rPr>
              <w:t>1</w:t>
            </w:r>
          </w:p>
        </w:tc>
        <w:tc>
          <w:tcPr>
            <w:tcW w:w="561" w:type="pct"/>
            <w:noWrap/>
            <w:vAlign w:val="center"/>
          </w:tcPr>
          <w:p w14:paraId="4E6A5EB7">
            <w:pPr>
              <w:pStyle w:val="125"/>
              <w:adjustRightInd w:val="0"/>
              <w:snapToGrid w:val="0"/>
              <w:rPr>
                <w:rFonts w:ascii="Times New Roman" w:hAnsi="Times New Roman"/>
                <w:sz w:val="18"/>
              </w:rPr>
            </w:pPr>
            <w:r>
              <w:rPr>
                <w:rFonts w:hint="eastAsia" w:ascii="Times New Roman" w:hAnsi="Times New Roman"/>
                <w:sz w:val="18"/>
              </w:rPr>
              <w:t>0-7</w:t>
            </w:r>
          </w:p>
        </w:tc>
        <w:tc>
          <w:tcPr>
            <w:tcW w:w="935" w:type="pct"/>
            <w:vMerge w:val="continue"/>
            <w:vAlign w:val="center"/>
          </w:tcPr>
          <w:p w14:paraId="618234FD">
            <w:pPr>
              <w:pStyle w:val="125"/>
              <w:adjustRightInd w:val="0"/>
              <w:snapToGrid w:val="0"/>
              <w:rPr>
                <w:rFonts w:ascii="Times New Roman" w:hAnsi="Times New Roman"/>
                <w:sz w:val="18"/>
              </w:rPr>
            </w:pPr>
          </w:p>
        </w:tc>
        <w:tc>
          <w:tcPr>
            <w:tcW w:w="1658" w:type="pct"/>
            <w:vMerge w:val="continue"/>
            <w:vAlign w:val="center"/>
          </w:tcPr>
          <w:p w14:paraId="1174CEBC">
            <w:pPr>
              <w:pStyle w:val="125"/>
              <w:adjustRightInd w:val="0"/>
              <w:snapToGrid w:val="0"/>
              <w:jc w:val="left"/>
              <w:rPr>
                <w:rFonts w:ascii="Times New Roman" w:hAnsi="Times New Roman"/>
                <w:sz w:val="18"/>
              </w:rPr>
            </w:pPr>
          </w:p>
        </w:tc>
      </w:tr>
      <w:tr w14:paraId="4A7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restart"/>
            <w:noWrap/>
            <w:vAlign w:val="center"/>
          </w:tcPr>
          <w:p w14:paraId="77002F43">
            <w:pPr>
              <w:pStyle w:val="125"/>
              <w:adjustRightInd w:val="0"/>
              <w:snapToGrid w:val="0"/>
              <w:rPr>
                <w:rFonts w:ascii="Times New Roman" w:hAnsi="Times New Roman"/>
                <w:sz w:val="18"/>
              </w:rPr>
            </w:pPr>
            <w:r>
              <w:rPr>
                <w:rFonts w:ascii="Times New Roman" w:hAnsi="Times New Roman"/>
                <w:sz w:val="18"/>
              </w:rPr>
              <w:t>MSDU长度</w:t>
            </w:r>
          </w:p>
        </w:tc>
        <w:tc>
          <w:tcPr>
            <w:tcW w:w="654" w:type="pct"/>
            <w:noWrap/>
            <w:vAlign w:val="center"/>
          </w:tcPr>
          <w:p w14:paraId="5A8C279E">
            <w:pPr>
              <w:pStyle w:val="125"/>
              <w:adjustRightInd w:val="0"/>
              <w:snapToGrid w:val="0"/>
              <w:rPr>
                <w:rFonts w:ascii="Times New Roman" w:hAnsi="Times New Roman"/>
                <w:sz w:val="18"/>
              </w:rPr>
            </w:pPr>
            <w:r>
              <w:rPr>
                <w:rFonts w:hint="eastAsia" w:ascii="Times New Roman" w:hAnsi="Times New Roman"/>
                <w:sz w:val="18"/>
              </w:rPr>
              <w:t>2</w:t>
            </w:r>
          </w:p>
        </w:tc>
        <w:tc>
          <w:tcPr>
            <w:tcW w:w="561" w:type="pct"/>
            <w:noWrap/>
            <w:vAlign w:val="center"/>
          </w:tcPr>
          <w:p w14:paraId="385ABC31">
            <w:pPr>
              <w:pStyle w:val="125"/>
              <w:adjustRightInd w:val="0"/>
              <w:snapToGrid w:val="0"/>
              <w:rPr>
                <w:rFonts w:ascii="Times New Roman" w:hAnsi="Times New Roman"/>
                <w:sz w:val="18"/>
              </w:rPr>
            </w:pPr>
            <w:r>
              <w:rPr>
                <w:rFonts w:hint="eastAsia" w:ascii="Times New Roman" w:hAnsi="Times New Roman"/>
                <w:sz w:val="18"/>
              </w:rPr>
              <w:t>0-7</w:t>
            </w:r>
          </w:p>
        </w:tc>
        <w:tc>
          <w:tcPr>
            <w:tcW w:w="935" w:type="pct"/>
            <w:vMerge w:val="restart"/>
            <w:noWrap/>
            <w:vAlign w:val="center"/>
          </w:tcPr>
          <w:p w14:paraId="1255D6A8">
            <w:pPr>
              <w:pStyle w:val="125"/>
              <w:adjustRightInd w:val="0"/>
              <w:snapToGrid w:val="0"/>
              <w:rPr>
                <w:rFonts w:ascii="Times New Roman" w:hAnsi="Times New Roman"/>
                <w:sz w:val="18"/>
              </w:rPr>
            </w:pPr>
            <w:r>
              <w:rPr>
                <w:rFonts w:hint="eastAsia" w:ascii="Times New Roman" w:hAnsi="Times New Roman"/>
                <w:sz w:val="18"/>
              </w:rPr>
              <w:t>16</w:t>
            </w:r>
          </w:p>
        </w:tc>
        <w:tc>
          <w:tcPr>
            <w:tcW w:w="1658" w:type="pct"/>
            <w:vMerge w:val="restart"/>
            <w:noWrap/>
            <w:vAlign w:val="center"/>
          </w:tcPr>
          <w:p w14:paraId="122031C7">
            <w:pPr>
              <w:pStyle w:val="125"/>
              <w:adjustRightInd w:val="0"/>
              <w:snapToGrid w:val="0"/>
              <w:jc w:val="left"/>
              <w:rPr>
                <w:rFonts w:ascii="Times New Roman" w:hAnsi="Times New Roman"/>
                <w:sz w:val="18"/>
              </w:rPr>
            </w:pPr>
            <w:r>
              <w:rPr>
                <w:rFonts w:hint="eastAsia" w:ascii="Times New Roman" w:hAnsi="Times New Roman"/>
                <w:sz w:val="18"/>
              </w:rPr>
              <w:t>MAC帧中携带的MSDU的长度，单位：字节</w:t>
            </w:r>
          </w:p>
        </w:tc>
      </w:tr>
      <w:tr w14:paraId="7F61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continue"/>
            <w:vAlign w:val="center"/>
          </w:tcPr>
          <w:p w14:paraId="0895E7F5">
            <w:pPr>
              <w:pStyle w:val="125"/>
              <w:adjustRightInd w:val="0"/>
              <w:snapToGrid w:val="0"/>
              <w:rPr>
                <w:rFonts w:ascii="Times New Roman" w:hAnsi="Times New Roman"/>
                <w:sz w:val="18"/>
              </w:rPr>
            </w:pPr>
          </w:p>
        </w:tc>
        <w:tc>
          <w:tcPr>
            <w:tcW w:w="654" w:type="pct"/>
            <w:noWrap/>
            <w:vAlign w:val="center"/>
          </w:tcPr>
          <w:p w14:paraId="35F638CD">
            <w:pPr>
              <w:pStyle w:val="125"/>
              <w:adjustRightInd w:val="0"/>
              <w:snapToGrid w:val="0"/>
              <w:rPr>
                <w:rFonts w:ascii="Times New Roman" w:hAnsi="Times New Roman"/>
                <w:sz w:val="18"/>
              </w:rPr>
            </w:pPr>
            <w:r>
              <w:rPr>
                <w:rFonts w:hint="eastAsia" w:ascii="Times New Roman" w:hAnsi="Times New Roman"/>
                <w:sz w:val="18"/>
              </w:rPr>
              <w:t>3</w:t>
            </w:r>
          </w:p>
        </w:tc>
        <w:tc>
          <w:tcPr>
            <w:tcW w:w="561" w:type="pct"/>
            <w:noWrap/>
            <w:vAlign w:val="center"/>
          </w:tcPr>
          <w:p w14:paraId="533ACC6A">
            <w:pPr>
              <w:pStyle w:val="125"/>
              <w:adjustRightInd w:val="0"/>
              <w:snapToGrid w:val="0"/>
              <w:rPr>
                <w:rFonts w:ascii="Times New Roman" w:hAnsi="Times New Roman"/>
                <w:sz w:val="18"/>
              </w:rPr>
            </w:pPr>
            <w:r>
              <w:rPr>
                <w:rFonts w:hint="eastAsia" w:ascii="Times New Roman" w:hAnsi="Times New Roman"/>
                <w:sz w:val="18"/>
              </w:rPr>
              <w:t>0-7</w:t>
            </w:r>
          </w:p>
        </w:tc>
        <w:tc>
          <w:tcPr>
            <w:tcW w:w="935" w:type="pct"/>
            <w:vMerge w:val="continue"/>
            <w:vAlign w:val="center"/>
          </w:tcPr>
          <w:p w14:paraId="1AEAD0D4">
            <w:pPr>
              <w:pStyle w:val="125"/>
              <w:adjustRightInd w:val="0"/>
              <w:snapToGrid w:val="0"/>
              <w:rPr>
                <w:rFonts w:ascii="Times New Roman" w:hAnsi="Times New Roman"/>
                <w:sz w:val="18"/>
              </w:rPr>
            </w:pPr>
          </w:p>
        </w:tc>
        <w:tc>
          <w:tcPr>
            <w:tcW w:w="1658" w:type="pct"/>
            <w:vMerge w:val="continue"/>
            <w:vAlign w:val="center"/>
          </w:tcPr>
          <w:p w14:paraId="5927FFC1">
            <w:pPr>
              <w:pStyle w:val="125"/>
              <w:adjustRightInd w:val="0"/>
              <w:snapToGrid w:val="0"/>
              <w:jc w:val="left"/>
              <w:rPr>
                <w:rFonts w:ascii="Times New Roman" w:hAnsi="Times New Roman"/>
                <w:sz w:val="18"/>
              </w:rPr>
            </w:pPr>
          </w:p>
        </w:tc>
      </w:tr>
      <w:tr w14:paraId="7F68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restart"/>
            <w:noWrap/>
            <w:vAlign w:val="center"/>
          </w:tcPr>
          <w:p w14:paraId="4774E8CC">
            <w:pPr>
              <w:pStyle w:val="125"/>
              <w:adjustRightInd w:val="0"/>
              <w:snapToGrid w:val="0"/>
              <w:rPr>
                <w:rFonts w:ascii="Times New Roman" w:hAnsi="Times New Roman"/>
                <w:sz w:val="18"/>
              </w:rPr>
            </w:pPr>
            <w:r>
              <w:rPr>
                <w:rFonts w:ascii="Times New Roman" w:hAnsi="Times New Roman"/>
                <w:sz w:val="18"/>
              </w:rPr>
              <w:t>原始</w:t>
            </w:r>
            <w:r>
              <w:rPr>
                <w:rFonts w:hint="eastAsia" w:ascii="Times New Roman" w:hAnsi="Times New Roman"/>
                <w:sz w:val="18"/>
              </w:rPr>
              <w:t>目的</w:t>
            </w:r>
            <w:r>
              <w:rPr>
                <w:rFonts w:ascii="Times New Roman" w:hAnsi="Times New Roman"/>
                <w:sz w:val="18"/>
              </w:rPr>
              <w:t xml:space="preserve"> TEI</w:t>
            </w:r>
          </w:p>
        </w:tc>
        <w:tc>
          <w:tcPr>
            <w:tcW w:w="654" w:type="pct"/>
            <w:noWrap/>
            <w:vAlign w:val="center"/>
          </w:tcPr>
          <w:p w14:paraId="1048856A">
            <w:pPr>
              <w:pStyle w:val="125"/>
              <w:adjustRightInd w:val="0"/>
              <w:snapToGrid w:val="0"/>
              <w:rPr>
                <w:rFonts w:ascii="Times New Roman" w:hAnsi="Times New Roman"/>
                <w:sz w:val="18"/>
              </w:rPr>
            </w:pPr>
            <w:r>
              <w:rPr>
                <w:rFonts w:hint="eastAsia" w:ascii="Times New Roman" w:hAnsi="Times New Roman"/>
                <w:sz w:val="18"/>
              </w:rPr>
              <w:t>4</w:t>
            </w:r>
          </w:p>
        </w:tc>
        <w:tc>
          <w:tcPr>
            <w:tcW w:w="561" w:type="pct"/>
            <w:noWrap/>
            <w:vAlign w:val="center"/>
          </w:tcPr>
          <w:p w14:paraId="4CE61A7E">
            <w:pPr>
              <w:pStyle w:val="125"/>
              <w:adjustRightInd w:val="0"/>
              <w:snapToGrid w:val="0"/>
              <w:rPr>
                <w:rFonts w:ascii="Times New Roman" w:hAnsi="Times New Roman"/>
                <w:sz w:val="18"/>
              </w:rPr>
            </w:pPr>
            <w:r>
              <w:rPr>
                <w:rFonts w:hint="eastAsia" w:ascii="Times New Roman" w:hAnsi="Times New Roman"/>
                <w:sz w:val="18"/>
              </w:rPr>
              <w:t>0-7</w:t>
            </w:r>
          </w:p>
        </w:tc>
        <w:tc>
          <w:tcPr>
            <w:tcW w:w="935" w:type="pct"/>
            <w:vMerge w:val="restart"/>
            <w:noWrap/>
            <w:vAlign w:val="center"/>
          </w:tcPr>
          <w:p w14:paraId="13A3A945">
            <w:pPr>
              <w:pStyle w:val="125"/>
              <w:adjustRightInd w:val="0"/>
              <w:snapToGrid w:val="0"/>
              <w:rPr>
                <w:rFonts w:ascii="Times New Roman" w:hAnsi="Times New Roman"/>
                <w:sz w:val="18"/>
              </w:rPr>
            </w:pPr>
            <w:r>
              <w:rPr>
                <w:rFonts w:hint="eastAsia" w:ascii="Times New Roman" w:hAnsi="Times New Roman"/>
                <w:sz w:val="18"/>
              </w:rPr>
              <w:t>12</w:t>
            </w:r>
          </w:p>
        </w:tc>
        <w:tc>
          <w:tcPr>
            <w:tcW w:w="1658" w:type="pct"/>
            <w:vMerge w:val="restart"/>
            <w:noWrap/>
            <w:vAlign w:val="center"/>
          </w:tcPr>
          <w:p w14:paraId="71E2C6AB">
            <w:pPr>
              <w:pStyle w:val="125"/>
              <w:adjustRightInd w:val="0"/>
              <w:snapToGrid w:val="0"/>
              <w:jc w:val="left"/>
              <w:rPr>
                <w:rFonts w:ascii="Times New Roman" w:hAnsi="Times New Roman"/>
                <w:sz w:val="18"/>
              </w:rPr>
            </w:pPr>
            <w:r>
              <w:rPr>
                <w:rFonts w:hint="eastAsia" w:ascii="Times New Roman" w:hAnsi="Times New Roman"/>
                <w:sz w:val="18"/>
              </w:rPr>
              <w:t>MSDU的最终目的终端设备的标识</w:t>
            </w:r>
          </w:p>
        </w:tc>
      </w:tr>
      <w:tr w14:paraId="2D22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continue"/>
            <w:vAlign w:val="center"/>
          </w:tcPr>
          <w:p w14:paraId="4D0CD9B1">
            <w:pPr>
              <w:pStyle w:val="125"/>
              <w:adjustRightInd w:val="0"/>
              <w:snapToGrid w:val="0"/>
              <w:rPr>
                <w:rFonts w:ascii="Times New Roman" w:hAnsi="Times New Roman"/>
                <w:sz w:val="18"/>
              </w:rPr>
            </w:pPr>
          </w:p>
        </w:tc>
        <w:tc>
          <w:tcPr>
            <w:tcW w:w="654" w:type="pct"/>
            <w:noWrap/>
            <w:vAlign w:val="center"/>
          </w:tcPr>
          <w:p w14:paraId="530D3A3E">
            <w:pPr>
              <w:pStyle w:val="125"/>
              <w:adjustRightInd w:val="0"/>
              <w:snapToGrid w:val="0"/>
              <w:rPr>
                <w:rFonts w:ascii="Times New Roman" w:hAnsi="Times New Roman"/>
                <w:sz w:val="18"/>
              </w:rPr>
            </w:pPr>
            <w:r>
              <w:rPr>
                <w:rFonts w:hint="eastAsia" w:ascii="Times New Roman" w:hAnsi="Times New Roman"/>
                <w:sz w:val="18"/>
              </w:rPr>
              <w:t>5</w:t>
            </w:r>
          </w:p>
        </w:tc>
        <w:tc>
          <w:tcPr>
            <w:tcW w:w="561" w:type="pct"/>
            <w:noWrap/>
            <w:vAlign w:val="center"/>
          </w:tcPr>
          <w:p w14:paraId="27FC211C">
            <w:pPr>
              <w:pStyle w:val="125"/>
              <w:adjustRightInd w:val="0"/>
              <w:snapToGrid w:val="0"/>
              <w:rPr>
                <w:rFonts w:ascii="Times New Roman" w:hAnsi="Times New Roman"/>
                <w:sz w:val="18"/>
              </w:rPr>
            </w:pPr>
            <w:r>
              <w:rPr>
                <w:rFonts w:hint="eastAsia" w:ascii="Times New Roman" w:hAnsi="Times New Roman"/>
                <w:sz w:val="18"/>
              </w:rPr>
              <w:t>0-3</w:t>
            </w:r>
          </w:p>
        </w:tc>
        <w:tc>
          <w:tcPr>
            <w:tcW w:w="935" w:type="pct"/>
            <w:vMerge w:val="continue"/>
            <w:vAlign w:val="center"/>
          </w:tcPr>
          <w:p w14:paraId="3C744511">
            <w:pPr>
              <w:pStyle w:val="125"/>
              <w:adjustRightInd w:val="0"/>
              <w:snapToGrid w:val="0"/>
              <w:rPr>
                <w:rFonts w:ascii="Times New Roman" w:hAnsi="Times New Roman"/>
                <w:sz w:val="18"/>
              </w:rPr>
            </w:pPr>
          </w:p>
        </w:tc>
        <w:tc>
          <w:tcPr>
            <w:tcW w:w="1658" w:type="pct"/>
            <w:vMerge w:val="continue"/>
            <w:vAlign w:val="center"/>
          </w:tcPr>
          <w:p w14:paraId="5EDE31DA">
            <w:pPr>
              <w:pStyle w:val="125"/>
              <w:adjustRightInd w:val="0"/>
              <w:snapToGrid w:val="0"/>
              <w:jc w:val="left"/>
              <w:rPr>
                <w:rFonts w:ascii="Times New Roman" w:hAnsi="Times New Roman"/>
                <w:sz w:val="18"/>
              </w:rPr>
            </w:pPr>
          </w:p>
        </w:tc>
      </w:tr>
      <w:tr w14:paraId="4D9C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restart"/>
            <w:noWrap/>
            <w:vAlign w:val="center"/>
          </w:tcPr>
          <w:p w14:paraId="4C7600FC">
            <w:pPr>
              <w:pStyle w:val="125"/>
              <w:adjustRightInd w:val="0"/>
              <w:snapToGrid w:val="0"/>
              <w:rPr>
                <w:rFonts w:ascii="Times New Roman" w:hAnsi="Times New Roman"/>
                <w:sz w:val="18"/>
              </w:rPr>
            </w:pPr>
            <w:r>
              <w:rPr>
                <w:rFonts w:ascii="Times New Roman" w:hAnsi="Times New Roman"/>
                <w:sz w:val="18"/>
              </w:rPr>
              <w:t>原始源 TEI</w:t>
            </w:r>
          </w:p>
        </w:tc>
        <w:tc>
          <w:tcPr>
            <w:tcW w:w="654" w:type="pct"/>
            <w:noWrap/>
            <w:vAlign w:val="center"/>
          </w:tcPr>
          <w:p w14:paraId="745ACB36">
            <w:pPr>
              <w:pStyle w:val="125"/>
              <w:adjustRightInd w:val="0"/>
              <w:snapToGrid w:val="0"/>
              <w:rPr>
                <w:rFonts w:ascii="Times New Roman" w:hAnsi="Times New Roman"/>
                <w:sz w:val="18"/>
              </w:rPr>
            </w:pPr>
            <w:r>
              <w:rPr>
                <w:rFonts w:hint="eastAsia" w:ascii="Times New Roman" w:hAnsi="Times New Roman"/>
                <w:sz w:val="18"/>
              </w:rPr>
              <w:t>5</w:t>
            </w:r>
          </w:p>
        </w:tc>
        <w:tc>
          <w:tcPr>
            <w:tcW w:w="561" w:type="pct"/>
            <w:noWrap/>
            <w:vAlign w:val="center"/>
          </w:tcPr>
          <w:p w14:paraId="5185DDD8">
            <w:pPr>
              <w:pStyle w:val="125"/>
              <w:adjustRightInd w:val="0"/>
              <w:snapToGrid w:val="0"/>
              <w:rPr>
                <w:rFonts w:ascii="Times New Roman" w:hAnsi="Times New Roman"/>
                <w:sz w:val="18"/>
              </w:rPr>
            </w:pPr>
            <w:r>
              <w:rPr>
                <w:rFonts w:hint="eastAsia" w:ascii="Times New Roman" w:hAnsi="Times New Roman"/>
                <w:sz w:val="18"/>
              </w:rPr>
              <w:t>4-7</w:t>
            </w:r>
          </w:p>
        </w:tc>
        <w:tc>
          <w:tcPr>
            <w:tcW w:w="935" w:type="pct"/>
            <w:vMerge w:val="restart"/>
            <w:noWrap/>
            <w:vAlign w:val="center"/>
          </w:tcPr>
          <w:p w14:paraId="1793CA5C">
            <w:pPr>
              <w:pStyle w:val="125"/>
              <w:adjustRightInd w:val="0"/>
              <w:snapToGrid w:val="0"/>
              <w:rPr>
                <w:rFonts w:ascii="Times New Roman" w:hAnsi="Times New Roman"/>
                <w:sz w:val="18"/>
              </w:rPr>
            </w:pPr>
            <w:r>
              <w:rPr>
                <w:rFonts w:hint="eastAsia" w:ascii="Times New Roman" w:hAnsi="Times New Roman"/>
                <w:sz w:val="18"/>
              </w:rPr>
              <w:t>12</w:t>
            </w:r>
          </w:p>
        </w:tc>
        <w:tc>
          <w:tcPr>
            <w:tcW w:w="1658" w:type="pct"/>
            <w:vMerge w:val="restart"/>
            <w:noWrap/>
            <w:vAlign w:val="center"/>
          </w:tcPr>
          <w:p w14:paraId="6C962D9D">
            <w:pPr>
              <w:pStyle w:val="125"/>
              <w:adjustRightInd w:val="0"/>
              <w:snapToGrid w:val="0"/>
              <w:jc w:val="left"/>
              <w:rPr>
                <w:rFonts w:ascii="Times New Roman" w:hAnsi="Times New Roman"/>
                <w:sz w:val="18"/>
              </w:rPr>
            </w:pPr>
            <w:r>
              <w:rPr>
                <w:rFonts w:hint="eastAsia" w:ascii="Times New Roman" w:hAnsi="Times New Roman"/>
                <w:sz w:val="18"/>
              </w:rPr>
              <w:t>创建该报文站点的T</w:t>
            </w:r>
            <w:r>
              <w:rPr>
                <w:rFonts w:ascii="Times New Roman" w:hAnsi="Times New Roman"/>
                <w:sz w:val="18"/>
              </w:rPr>
              <w:t>EI</w:t>
            </w:r>
          </w:p>
        </w:tc>
      </w:tr>
      <w:tr w14:paraId="4699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continue"/>
            <w:vAlign w:val="center"/>
          </w:tcPr>
          <w:p w14:paraId="22C0F12E">
            <w:pPr>
              <w:pStyle w:val="125"/>
              <w:adjustRightInd w:val="0"/>
              <w:snapToGrid w:val="0"/>
              <w:rPr>
                <w:rFonts w:ascii="Times New Roman" w:hAnsi="Times New Roman"/>
                <w:sz w:val="18"/>
              </w:rPr>
            </w:pPr>
          </w:p>
        </w:tc>
        <w:tc>
          <w:tcPr>
            <w:tcW w:w="654" w:type="pct"/>
            <w:noWrap/>
            <w:vAlign w:val="center"/>
          </w:tcPr>
          <w:p w14:paraId="0D5207BD">
            <w:pPr>
              <w:pStyle w:val="125"/>
              <w:adjustRightInd w:val="0"/>
              <w:snapToGrid w:val="0"/>
              <w:rPr>
                <w:rFonts w:ascii="Times New Roman" w:hAnsi="Times New Roman"/>
                <w:sz w:val="18"/>
              </w:rPr>
            </w:pPr>
            <w:r>
              <w:rPr>
                <w:rFonts w:hint="eastAsia" w:ascii="Times New Roman" w:hAnsi="Times New Roman"/>
                <w:sz w:val="18"/>
              </w:rPr>
              <w:t>6</w:t>
            </w:r>
          </w:p>
        </w:tc>
        <w:tc>
          <w:tcPr>
            <w:tcW w:w="561" w:type="pct"/>
            <w:noWrap/>
            <w:vAlign w:val="center"/>
          </w:tcPr>
          <w:p w14:paraId="0E0E28D8">
            <w:pPr>
              <w:pStyle w:val="125"/>
              <w:adjustRightInd w:val="0"/>
              <w:snapToGrid w:val="0"/>
              <w:rPr>
                <w:rFonts w:ascii="Times New Roman" w:hAnsi="Times New Roman"/>
                <w:sz w:val="18"/>
              </w:rPr>
            </w:pPr>
            <w:r>
              <w:rPr>
                <w:rFonts w:hint="eastAsia" w:ascii="Times New Roman" w:hAnsi="Times New Roman"/>
                <w:sz w:val="18"/>
              </w:rPr>
              <w:t>0-7</w:t>
            </w:r>
          </w:p>
        </w:tc>
        <w:tc>
          <w:tcPr>
            <w:tcW w:w="935" w:type="pct"/>
            <w:vMerge w:val="continue"/>
            <w:vAlign w:val="center"/>
          </w:tcPr>
          <w:p w14:paraId="7D3E20D8">
            <w:pPr>
              <w:pStyle w:val="125"/>
              <w:adjustRightInd w:val="0"/>
              <w:snapToGrid w:val="0"/>
              <w:rPr>
                <w:rFonts w:ascii="Times New Roman" w:hAnsi="Times New Roman"/>
                <w:sz w:val="18"/>
              </w:rPr>
            </w:pPr>
          </w:p>
        </w:tc>
        <w:tc>
          <w:tcPr>
            <w:tcW w:w="1658" w:type="pct"/>
            <w:vMerge w:val="continue"/>
            <w:vAlign w:val="center"/>
          </w:tcPr>
          <w:p w14:paraId="7FE7EE39">
            <w:pPr>
              <w:pStyle w:val="125"/>
              <w:adjustRightInd w:val="0"/>
              <w:snapToGrid w:val="0"/>
              <w:jc w:val="left"/>
              <w:rPr>
                <w:rFonts w:ascii="Times New Roman" w:hAnsi="Times New Roman"/>
                <w:sz w:val="18"/>
              </w:rPr>
            </w:pPr>
          </w:p>
        </w:tc>
      </w:tr>
      <w:tr w14:paraId="4F475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191" w:type="pct"/>
            <w:noWrap/>
            <w:vAlign w:val="center"/>
          </w:tcPr>
          <w:p w14:paraId="3AE56874">
            <w:pPr>
              <w:pStyle w:val="125"/>
              <w:adjustRightInd w:val="0"/>
              <w:snapToGrid w:val="0"/>
              <w:rPr>
                <w:rFonts w:ascii="Times New Roman" w:hAnsi="Times New Roman"/>
                <w:sz w:val="18"/>
              </w:rPr>
            </w:pPr>
            <w:r>
              <w:rPr>
                <w:rFonts w:hint="eastAsia" w:ascii="Times New Roman" w:hAnsi="Times New Roman"/>
                <w:sz w:val="18"/>
              </w:rPr>
              <w:t>短网络标识低位</w:t>
            </w:r>
          </w:p>
        </w:tc>
        <w:tc>
          <w:tcPr>
            <w:tcW w:w="654" w:type="pct"/>
            <w:noWrap/>
            <w:vAlign w:val="center"/>
          </w:tcPr>
          <w:p w14:paraId="1929ACA5">
            <w:pPr>
              <w:pStyle w:val="125"/>
              <w:adjustRightInd w:val="0"/>
              <w:snapToGrid w:val="0"/>
              <w:rPr>
                <w:rFonts w:ascii="Times New Roman" w:hAnsi="Times New Roman"/>
                <w:sz w:val="18"/>
              </w:rPr>
            </w:pPr>
            <w:r>
              <w:rPr>
                <w:rFonts w:hint="eastAsia" w:ascii="Times New Roman" w:hAnsi="Times New Roman"/>
                <w:sz w:val="18"/>
              </w:rPr>
              <w:t>7</w:t>
            </w:r>
          </w:p>
        </w:tc>
        <w:tc>
          <w:tcPr>
            <w:tcW w:w="561" w:type="pct"/>
            <w:noWrap/>
            <w:vAlign w:val="center"/>
          </w:tcPr>
          <w:p w14:paraId="2BE8A846">
            <w:pPr>
              <w:pStyle w:val="125"/>
              <w:adjustRightInd w:val="0"/>
              <w:snapToGrid w:val="0"/>
              <w:rPr>
                <w:rFonts w:ascii="Times New Roman" w:hAnsi="Times New Roman"/>
                <w:sz w:val="18"/>
              </w:rPr>
            </w:pPr>
            <w:r>
              <w:rPr>
                <w:rFonts w:hint="eastAsia" w:ascii="Times New Roman" w:hAnsi="Times New Roman"/>
                <w:sz w:val="18"/>
              </w:rPr>
              <w:t>0-3</w:t>
            </w:r>
          </w:p>
        </w:tc>
        <w:tc>
          <w:tcPr>
            <w:tcW w:w="935" w:type="pct"/>
            <w:noWrap/>
            <w:vAlign w:val="center"/>
          </w:tcPr>
          <w:p w14:paraId="6B6A046E">
            <w:pPr>
              <w:pStyle w:val="125"/>
              <w:adjustRightInd w:val="0"/>
              <w:snapToGrid w:val="0"/>
              <w:rPr>
                <w:rFonts w:ascii="Times New Roman" w:hAnsi="Times New Roman"/>
                <w:sz w:val="18"/>
              </w:rPr>
            </w:pPr>
            <w:r>
              <w:rPr>
                <w:rFonts w:hint="eastAsia" w:ascii="Times New Roman" w:hAnsi="Times New Roman"/>
                <w:sz w:val="18"/>
              </w:rPr>
              <w:t>4</w:t>
            </w:r>
          </w:p>
        </w:tc>
        <w:tc>
          <w:tcPr>
            <w:tcW w:w="1658" w:type="pct"/>
            <w:noWrap/>
            <w:vAlign w:val="center"/>
          </w:tcPr>
          <w:p w14:paraId="12C00BBE">
            <w:pPr>
              <w:pStyle w:val="125"/>
              <w:adjustRightInd w:val="0"/>
              <w:snapToGrid w:val="0"/>
              <w:jc w:val="left"/>
              <w:rPr>
                <w:rFonts w:ascii="Times New Roman" w:hAnsi="Times New Roman"/>
                <w:sz w:val="18"/>
              </w:rPr>
            </w:pPr>
            <w:r>
              <w:rPr>
                <w:rFonts w:hint="eastAsia" w:ascii="Times New Roman" w:hAnsi="Times New Roman"/>
                <w:sz w:val="18"/>
              </w:rPr>
              <w:t>短网络标识的低4bit部分</w:t>
            </w:r>
          </w:p>
        </w:tc>
      </w:tr>
      <w:tr w14:paraId="71B9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191" w:type="pct"/>
            <w:noWrap/>
            <w:vAlign w:val="center"/>
          </w:tcPr>
          <w:p w14:paraId="53418130">
            <w:pPr>
              <w:pStyle w:val="125"/>
              <w:adjustRightInd w:val="0"/>
              <w:snapToGrid w:val="0"/>
              <w:rPr>
                <w:rFonts w:ascii="Times New Roman" w:hAnsi="Times New Roman"/>
                <w:sz w:val="18"/>
              </w:rPr>
            </w:pPr>
            <w:r>
              <w:rPr>
                <w:rFonts w:hint="eastAsia" w:ascii="Times New Roman" w:hAnsi="Times New Roman"/>
                <w:sz w:val="18"/>
              </w:rPr>
              <w:t>重启次数</w:t>
            </w:r>
          </w:p>
        </w:tc>
        <w:tc>
          <w:tcPr>
            <w:tcW w:w="654" w:type="pct"/>
            <w:noWrap/>
            <w:vAlign w:val="center"/>
          </w:tcPr>
          <w:p w14:paraId="7621844A">
            <w:pPr>
              <w:pStyle w:val="125"/>
              <w:adjustRightInd w:val="0"/>
              <w:snapToGrid w:val="0"/>
              <w:rPr>
                <w:rFonts w:ascii="Times New Roman" w:hAnsi="Times New Roman"/>
                <w:sz w:val="18"/>
              </w:rPr>
            </w:pPr>
            <w:r>
              <w:rPr>
                <w:rFonts w:ascii="Times New Roman" w:hAnsi="Times New Roman"/>
                <w:sz w:val="18"/>
              </w:rPr>
              <w:t>7</w:t>
            </w:r>
          </w:p>
        </w:tc>
        <w:tc>
          <w:tcPr>
            <w:tcW w:w="561" w:type="pct"/>
            <w:noWrap/>
            <w:vAlign w:val="center"/>
          </w:tcPr>
          <w:p w14:paraId="12148132">
            <w:pPr>
              <w:pStyle w:val="125"/>
              <w:adjustRightInd w:val="0"/>
              <w:snapToGrid w:val="0"/>
              <w:rPr>
                <w:rFonts w:ascii="Times New Roman" w:hAnsi="Times New Roman"/>
                <w:sz w:val="18"/>
              </w:rPr>
            </w:pPr>
            <w:r>
              <w:rPr>
                <w:rFonts w:hint="eastAsia" w:ascii="Times New Roman" w:hAnsi="Times New Roman"/>
                <w:sz w:val="18"/>
              </w:rPr>
              <w:t>4-7</w:t>
            </w:r>
          </w:p>
        </w:tc>
        <w:tc>
          <w:tcPr>
            <w:tcW w:w="935" w:type="pct"/>
            <w:noWrap/>
            <w:vAlign w:val="center"/>
          </w:tcPr>
          <w:p w14:paraId="2F740BEA">
            <w:pPr>
              <w:pStyle w:val="125"/>
              <w:adjustRightInd w:val="0"/>
              <w:snapToGrid w:val="0"/>
              <w:rPr>
                <w:rFonts w:ascii="Times New Roman" w:hAnsi="Times New Roman"/>
                <w:sz w:val="18"/>
              </w:rPr>
            </w:pPr>
            <w:r>
              <w:rPr>
                <w:rFonts w:hint="eastAsia" w:ascii="Times New Roman" w:hAnsi="Times New Roman"/>
                <w:sz w:val="18"/>
              </w:rPr>
              <w:t>4</w:t>
            </w:r>
          </w:p>
        </w:tc>
        <w:tc>
          <w:tcPr>
            <w:tcW w:w="1658" w:type="pct"/>
            <w:noWrap/>
            <w:vAlign w:val="center"/>
          </w:tcPr>
          <w:p w14:paraId="1EC00657">
            <w:pPr>
              <w:pStyle w:val="125"/>
              <w:adjustRightInd w:val="0"/>
              <w:snapToGrid w:val="0"/>
              <w:jc w:val="left"/>
              <w:rPr>
                <w:rFonts w:ascii="Times New Roman" w:hAnsi="Times New Roman"/>
                <w:sz w:val="18"/>
              </w:rPr>
            </w:pPr>
            <w:r>
              <w:rPr>
                <w:rFonts w:hint="eastAsia" w:ascii="Times New Roman" w:hAnsi="Times New Roman"/>
                <w:sz w:val="18"/>
              </w:rPr>
              <w:t>站点重启次数</w:t>
            </w:r>
          </w:p>
        </w:tc>
      </w:tr>
      <w:tr w14:paraId="273A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56E10FB7">
            <w:pPr>
              <w:pStyle w:val="125"/>
              <w:adjustRightInd w:val="0"/>
              <w:snapToGrid w:val="0"/>
              <w:rPr>
                <w:rFonts w:ascii="Times New Roman" w:hAnsi="Times New Roman"/>
                <w:sz w:val="18"/>
              </w:rPr>
            </w:pPr>
            <w:r>
              <w:rPr>
                <w:rFonts w:hint="eastAsia" w:ascii="Times New Roman" w:hAnsi="Times New Roman"/>
                <w:sz w:val="18"/>
              </w:rPr>
              <w:t>路由跳数</w:t>
            </w:r>
          </w:p>
        </w:tc>
        <w:tc>
          <w:tcPr>
            <w:tcW w:w="654" w:type="pct"/>
            <w:noWrap/>
            <w:vAlign w:val="center"/>
          </w:tcPr>
          <w:p w14:paraId="62F17386">
            <w:pPr>
              <w:pStyle w:val="125"/>
              <w:adjustRightInd w:val="0"/>
              <w:snapToGrid w:val="0"/>
              <w:rPr>
                <w:rFonts w:ascii="Times New Roman" w:hAnsi="Times New Roman"/>
                <w:sz w:val="18"/>
              </w:rPr>
            </w:pPr>
            <w:r>
              <w:rPr>
                <w:rFonts w:hint="eastAsia" w:ascii="Times New Roman" w:hAnsi="Times New Roman"/>
                <w:sz w:val="18"/>
              </w:rPr>
              <w:t>8</w:t>
            </w:r>
          </w:p>
        </w:tc>
        <w:tc>
          <w:tcPr>
            <w:tcW w:w="561" w:type="pct"/>
            <w:noWrap/>
            <w:vAlign w:val="center"/>
          </w:tcPr>
          <w:p w14:paraId="27E85E17">
            <w:pPr>
              <w:pStyle w:val="125"/>
              <w:adjustRightInd w:val="0"/>
              <w:snapToGrid w:val="0"/>
              <w:rPr>
                <w:rFonts w:ascii="Times New Roman" w:hAnsi="Times New Roman"/>
                <w:sz w:val="18"/>
              </w:rPr>
            </w:pPr>
            <w:r>
              <w:rPr>
                <w:rFonts w:hint="eastAsia" w:ascii="Times New Roman" w:hAnsi="Times New Roman"/>
                <w:sz w:val="18"/>
              </w:rPr>
              <w:t>0-3</w:t>
            </w:r>
          </w:p>
        </w:tc>
        <w:tc>
          <w:tcPr>
            <w:tcW w:w="935" w:type="pct"/>
            <w:noWrap/>
            <w:vAlign w:val="center"/>
          </w:tcPr>
          <w:p w14:paraId="383EA27F">
            <w:pPr>
              <w:pStyle w:val="125"/>
              <w:adjustRightInd w:val="0"/>
              <w:snapToGrid w:val="0"/>
              <w:rPr>
                <w:rFonts w:ascii="Times New Roman" w:hAnsi="Times New Roman"/>
                <w:sz w:val="18"/>
              </w:rPr>
            </w:pPr>
            <w:r>
              <w:rPr>
                <w:rFonts w:hint="eastAsia" w:ascii="Times New Roman" w:hAnsi="Times New Roman"/>
                <w:sz w:val="18"/>
              </w:rPr>
              <w:t>4</w:t>
            </w:r>
          </w:p>
        </w:tc>
        <w:tc>
          <w:tcPr>
            <w:tcW w:w="1658" w:type="pct"/>
            <w:noWrap/>
            <w:vAlign w:val="center"/>
          </w:tcPr>
          <w:p w14:paraId="593B1834">
            <w:pPr>
              <w:pStyle w:val="125"/>
              <w:adjustRightInd w:val="0"/>
              <w:snapToGrid w:val="0"/>
              <w:jc w:val="left"/>
              <w:rPr>
                <w:rFonts w:ascii="Times New Roman" w:hAnsi="Times New Roman"/>
                <w:sz w:val="18"/>
              </w:rPr>
            </w:pPr>
            <w:r>
              <w:rPr>
                <w:rFonts w:ascii="Times New Roman" w:hAnsi="Times New Roman"/>
                <w:sz w:val="18"/>
              </w:rPr>
              <w:t>MAC帧可以被转发的最大跳数</w:t>
            </w:r>
          </w:p>
        </w:tc>
      </w:tr>
      <w:tr w14:paraId="06D8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287BD7F4">
            <w:pPr>
              <w:pStyle w:val="125"/>
              <w:adjustRightInd w:val="0"/>
              <w:snapToGrid w:val="0"/>
              <w:rPr>
                <w:rFonts w:ascii="Times New Roman" w:hAnsi="Times New Roman"/>
                <w:sz w:val="18"/>
              </w:rPr>
            </w:pPr>
            <w:r>
              <w:rPr>
                <w:rFonts w:hint="eastAsia" w:ascii="Times New Roman" w:hAnsi="Times New Roman"/>
                <w:sz w:val="18"/>
              </w:rPr>
              <w:t>广播方向</w:t>
            </w:r>
          </w:p>
        </w:tc>
        <w:tc>
          <w:tcPr>
            <w:tcW w:w="654" w:type="pct"/>
            <w:noWrap/>
            <w:vAlign w:val="center"/>
          </w:tcPr>
          <w:p w14:paraId="3E652B36">
            <w:pPr>
              <w:pStyle w:val="125"/>
              <w:adjustRightInd w:val="0"/>
              <w:snapToGrid w:val="0"/>
              <w:rPr>
                <w:rFonts w:ascii="Times New Roman" w:hAnsi="Times New Roman"/>
                <w:sz w:val="18"/>
              </w:rPr>
            </w:pPr>
            <w:r>
              <w:rPr>
                <w:rFonts w:hint="eastAsia" w:ascii="Times New Roman" w:hAnsi="Times New Roman"/>
                <w:sz w:val="18"/>
              </w:rPr>
              <w:t>8</w:t>
            </w:r>
          </w:p>
        </w:tc>
        <w:tc>
          <w:tcPr>
            <w:tcW w:w="561" w:type="pct"/>
            <w:noWrap/>
            <w:vAlign w:val="center"/>
          </w:tcPr>
          <w:p w14:paraId="7253B960">
            <w:pPr>
              <w:pStyle w:val="125"/>
              <w:adjustRightInd w:val="0"/>
              <w:snapToGrid w:val="0"/>
              <w:rPr>
                <w:rFonts w:ascii="Times New Roman" w:hAnsi="Times New Roman"/>
                <w:sz w:val="18"/>
              </w:rPr>
            </w:pPr>
            <w:r>
              <w:rPr>
                <w:rFonts w:ascii="Times New Roman" w:hAnsi="Times New Roman"/>
                <w:sz w:val="18"/>
              </w:rPr>
              <w:t>4-7</w:t>
            </w:r>
          </w:p>
        </w:tc>
        <w:tc>
          <w:tcPr>
            <w:tcW w:w="935" w:type="pct"/>
            <w:noWrap/>
            <w:vAlign w:val="center"/>
          </w:tcPr>
          <w:p w14:paraId="2CD835D3">
            <w:pPr>
              <w:pStyle w:val="125"/>
              <w:adjustRightInd w:val="0"/>
              <w:snapToGrid w:val="0"/>
              <w:rPr>
                <w:rFonts w:ascii="Times New Roman" w:hAnsi="Times New Roman"/>
                <w:sz w:val="18"/>
              </w:rPr>
            </w:pPr>
            <w:r>
              <w:rPr>
                <w:rFonts w:hint="eastAsia" w:ascii="Times New Roman" w:hAnsi="Times New Roman"/>
                <w:sz w:val="18"/>
              </w:rPr>
              <w:t>4</w:t>
            </w:r>
          </w:p>
        </w:tc>
        <w:tc>
          <w:tcPr>
            <w:tcW w:w="1658" w:type="pct"/>
            <w:noWrap/>
            <w:vAlign w:val="center"/>
          </w:tcPr>
          <w:p w14:paraId="3D1CBEAB">
            <w:pPr>
              <w:pStyle w:val="125"/>
              <w:adjustRightInd w:val="0"/>
              <w:snapToGrid w:val="0"/>
              <w:jc w:val="left"/>
              <w:rPr>
                <w:rFonts w:ascii="Times New Roman" w:hAnsi="Times New Roman"/>
                <w:sz w:val="18"/>
              </w:rPr>
            </w:pPr>
            <w:r>
              <w:rPr>
                <w:rFonts w:hint="eastAsia" w:ascii="Times New Roman" w:hAnsi="Times New Roman"/>
                <w:sz w:val="18"/>
              </w:rPr>
              <w:t>0：保留</w:t>
            </w:r>
          </w:p>
          <w:p w14:paraId="213A3C67">
            <w:pPr>
              <w:pStyle w:val="125"/>
              <w:adjustRightInd w:val="0"/>
              <w:snapToGrid w:val="0"/>
              <w:jc w:val="left"/>
              <w:rPr>
                <w:rFonts w:ascii="Times New Roman" w:hAnsi="Times New Roman"/>
                <w:sz w:val="18"/>
              </w:rPr>
            </w:pPr>
            <w:r>
              <w:rPr>
                <w:rFonts w:hint="eastAsia" w:ascii="Times New Roman" w:hAnsi="Times New Roman"/>
                <w:sz w:val="18"/>
              </w:rPr>
              <w:t>1：下行广播</w:t>
            </w:r>
          </w:p>
          <w:p w14:paraId="109FB1FA">
            <w:pPr>
              <w:pStyle w:val="125"/>
              <w:adjustRightInd w:val="0"/>
              <w:snapToGrid w:val="0"/>
              <w:jc w:val="left"/>
              <w:rPr>
                <w:rFonts w:ascii="Times New Roman" w:hAnsi="Times New Roman"/>
                <w:sz w:val="18"/>
              </w:rPr>
            </w:pPr>
            <w:r>
              <w:rPr>
                <w:rFonts w:hint="eastAsia" w:ascii="Times New Roman" w:hAnsi="Times New Roman"/>
                <w:sz w:val="18"/>
              </w:rPr>
              <w:t>2：上行广播</w:t>
            </w:r>
          </w:p>
          <w:p w14:paraId="5644F898">
            <w:pPr>
              <w:pStyle w:val="125"/>
              <w:adjustRightInd w:val="0"/>
              <w:snapToGrid w:val="0"/>
              <w:jc w:val="left"/>
              <w:rPr>
                <w:rFonts w:ascii="Times New Roman" w:hAnsi="Times New Roman"/>
                <w:sz w:val="18"/>
              </w:rPr>
            </w:pPr>
            <w:r>
              <w:rPr>
                <w:rFonts w:hint="eastAsia" w:ascii="Times New Roman" w:hAnsi="Times New Roman"/>
                <w:sz w:val="18"/>
              </w:rPr>
              <w:t>其他：保留</w:t>
            </w:r>
          </w:p>
        </w:tc>
      </w:tr>
      <w:tr w14:paraId="147F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191" w:type="pct"/>
            <w:noWrap/>
            <w:vAlign w:val="center"/>
          </w:tcPr>
          <w:p w14:paraId="7E8ED06E">
            <w:pPr>
              <w:pStyle w:val="125"/>
              <w:adjustRightInd w:val="0"/>
              <w:snapToGrid w:val="0"/>
              <w:rPr>
                <w:rFonts w:ascii="Times New Roman" w:hAnsi="Times New Roman"/>
                <w:sz w:val="18"/>
              </w:rPr>
            </w:pPr>
            <w:r>
              <w:rPr>
                <w:rFonts w:ascii="Times New Roman" w:hAnsi="Times New Roman"/>
                <w:sz w:val="18"/>
              </w:rPr>
              <w:t>发送类型</w:t>
            </w:r>
          </w:p>
        </w:tc>
        <w:tc>
          <w:tcPr>
            <w:tcW w:w="654" w:type="pct"/>
            <w:noWrap/>
            <w:vAlign w:val="center"/>
          </w:tcPr>
          <w:p w14:paraId="7B9C865E">
            <w:pPr>
              <w:pStyle w:val="125"/>
              <w:adjustRightInd w:val="0"/>
              <w:snapToGrid w:val="0"/>
              <w:rPr>
                <w:rFonts w:ascii="Times New Roman" w:hAnsi="Times New Roman"/>
                <w:sz w:val="18"/>
              </w:rPr>
            </w:pPr>
            <w:r>
              <w:rPr>
                <w:rFonts w:hint="eastAsia" w:ascii="Times New Roman" w:hAnsi="Times New Roman"/>
                <w:sz w:val="18"/>
              </w:rPr>
              <w:t>9</w:t>
            </w:r>
          </w:p>
        </w:tc>
        <w:tc>
          <w:tcPr>
            <w:tcW w:w="561" w:type="pct"/>
            <w:noWrap/>
            <w:vAlign w:val="center"/>
          </w:tcPr>
          <w:p w14:paraId="0265F88B">
            <w:pPr>
              <w:pStyle w:val="125"/>
              <w:adjustRightInd w:val="0"/>
              <w:snapToGrid w:val="0"/>
              <w:rPr>
                <w:rFonts w:ascii="Times New Roman" w:hAnsi="Times New Roman"/>
                <w:sz w:val="18"/>
              </w:rPr>
            </w:pPr>
            <w:r>
              <w:rPr>
                <w:rFonts w:hint="eastAsia" w:ascii="Times New Roman" w:hAnsi="Times New Roman"/>
                <w:sz w:val="18"/>
              </w:rPr>
              <w:t>0-2</w:t>
            </w:r>
          </w:p>
        </w:tc>
        <w:tc>
          <w:tcPr>
            <w:tcW w:w="935" w:type="pct"/>
            <w:noWrap/>
            <w:vAlign w:val="center"/>
          </w:tcPr>
          <w:p w14:paraId="2E88F5D7">
            <w:pPr>
              <w:pStyle w:val="125"/>
              <w:adjustRightInd w:val="0"/>
              <w:snapToGrid w:val="0"/>
              <w:rPr>
                <w:rFonts w:ascii="Times New Roman" w:hAnsi="Times New Roman"/>
                <w:sz w:val="18"/>
              </w:rPr>
            </w:pPr>
            <w:r>
              <w:rPr>
                <w:rFonts w:hint="eastAsia" w:ascii="Times New Roman" w:hAnsi="Times New Roman"/>
                <w:sz w:val="18"/>
              </w:rPr>
              <w:t>3</w:t>
            </w:r>
          </w:p>
        </w:tc>
        <w:tc>
          <w:tcPr>
            <w:tcW w:w="1658" w:type="pct"/>
            <w:noWrap/>
            <w:vAlign w:val="center"/>
          </w:tcPr>
          <w:p w14:paraId="6170E1FD">
            <w:pPr>
              <w:pStyle w:val="125"/>
              <w:adjustRightInd w:val="0"/>
              <w:snapToGrid w:val="0"/>
              <w:jc w:val="left"/>
              <w:rPr>
                <w:rFonts w:ascii="Times New Roman" w:hAnsi="Times New Roman"/>
                <w:sz w:val="18"/>
              </w:rPr>
            </w:pPr>
            <w:r>
              <w:rPr>
                <w:rFonts w:hint="eastAsia" w:ascii="Times New Roman" w:hAnsi="Times New Roman"/>
                <w:sz w:val="18"/>
              </w:rPr>
              <w:t>0：单播，需要确认回应</w:t>
            </w:r>
          </w:p>
          <w:p w14:paraId="20F00ED3">
            <w:pPr>
              <w:pStyle w:val="125"/>
              <w:adjustRightInd w:val="0"/>
              <w:snapToGrid w:val="0"/>
              <w:jc w:val="left"/>
              <w:rPr>
                <w:rFonts w:ascii="Times New Roman" w:hAnsi="Times New Roman"/>
                <w:sz w:val="18"/>
              </w:rPr>
            </w:pPr>
            <w:r>
              <w:rPr>
                <w:rFonts w:hint="eastAsia" w:ascii="Times New Roman" w:hAnsi="Times New Roman"/>
                <w:sz w:val="18"/>
              </w:rPr>
              <w:t>1：全网广播（仅代理站点转发），不需要确认回应</w:t>
            </w:r>
          </w:p>
          <w:p w14:paraId="478E4D18">
            <w:pPr>
              <w:pStyle w:val="125"/>
              <w:adjustRightInd w:val="0"/>
              <w:snapToGrid w:val="0"/>
              <w:jc w:val="left"/>
              <w:rPr>
                <w:rFonts w:ascii="Times New Roman" w:hAnsi="Times New Roman"/>
                <w:sz w:val="18"/>
              </w:rPr>
            </w:pPr>
            <w:r>
              <w:rPr>
                <w:rFonts w:hint="eastAsia" w:ascii="Times New Roman" w:hAnsi="Times New Roman"/>
                <w:sz w:val="18"/>
              </w:rPr>
              <w:t>2：本地广播，不需要确认回应</w:t>
            </w:r>
          </w:p>
          <w:p w14:paraId="41882C03">
            <w:pPr>
              <w:pStyle w:val="125"/>
              <w:adjustRightInd w:val="0"/>
              <w:snapToGrid w:val="0"/>
              <w:jc w:val="left"/>
              <w:rPr>
                <w:rFonts w:ascii="Times New Roman" w:hAnsi="Times New Roman"/>
                <w:sz w:val="18"/>
              </w:rPr>
            </w:pPr>
            <w:r>
              <w:rPr>
                <w:rFonts w:hint="eastAsia" w:ascii="Times New Roman" w:hAnsi="Times New Roman"/>
                <w:sz w:val="18"/>
              </w:rPr>
              <w:t>3：全网广播（仅代理站点转发），需要确认回应</w:t>
            </w:r>
          </w:p>
          <w:p w14:paraId="6CFEF1B7">
            <w:pPr>
              <w:pStyle w:val="125"/>
              <w:adjustRightInd w:val="0"/>
              <w:snapToGrid w:val="0"/>
              <w:jc w:val="left"/>
              <w:rPr>
                <w:rFonts w:ascii="Times New Roman" w:hAnsi="Times New Roman"/>
                <w:sz w:val="18"/>
              </w:rPr>
            </w:pPr>
            <w:r>
              <w:rPr>
                <w:rFonts w:hint="eastAsia" w:ascii="Times New Roman" w:hAnsi="Times New Roman"/>
                <w:sz w:val="18"/>
              </w:rPr>
              <w:t>4：本地广播，需要确认回应</w:t>
            </w:r>
          </w:p>
          <w:p w14:paraId="446D3B8B">
            <w:pPr>
              <w:pStyle w:val="125"/>
              <w:adjustRightInd w:val="0"/>
              <w:snapToGrid w:val="0"/>
              <w:jc w:val="left"/>
              <w:rPr>
                <w:rFonts w:ascii="Times New Roman" w:hAnsi="Times New Roman"/>
                <w:sz w:val="18"/>
              </w:rPr>
            </w:pPr>
            <w:r>
              <w:rPr>
                <w:rFonts w:hint="eastAsia" w:ascii="Times New Roman" w:hAnsi="Times New Roman"/>
                <w:sz w:val="18"/>
              </w:rPr>
              <w:t>其他：保留</w:t>
            </w:r>
          </w:p>
        </w:tc>
      </w:tr>
      <w:tr w14:paraId="1DF9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057BAA88">
            <w:pPr>
              <w:pStyle w:val="125"/>
              <w:adjustRightInd w:val="0"/>
              <w:snapToGrid w:val="0"/>
              <w:rPr>
                <w:rFonts w:ascii="Times New Roman" w:hAnsi="Times New Roman"/>
                <w:sz w:val="18"/>
              </w:rPr>
            </w:pPr>
            <w:r>
              <w:rPr>
                <w:rFonts w:ascii="Times New Roman" w:hAnsi="Times New Roman"/>
                <w:sz w:val="18"/>
              </w:rPr>
              <w:t>发送次数限值</w:t>
            </w:r>
          </w:p>
        </w:tc>
        <w:tc>
          <w:tcPr>
            <w:tcW w:w="654" w:type="pct"/>
            <w:noWrap/>
            <w:vAlign w:val="center"/>
          </w:tcPr>
          <w:p w14:paraId="2EB623A4">
            <w:pPr>
              <w:pStyle w:val="125"/>
              <w:adjustRightInd w:val="0"/>
              <w:snapToGrid w:val="0"/>
              <w:rPr>
                <w:rFonts w:ascii="Times New Roman" w:hAnsi="Times New Roman"/>
                <w:sz w:val="18"/>
              </w:rPr>
            </w:pPr>
            <w:r>
              <w:rPr>
                <w:rFonts w:hint="eastAsia" w:ascii="Times New Roman" w:hAnsi="Times New Roman"/>
                <w:sz w:val="18"/>
              </w:rPr>
              <w:t>9</w:t>
            </w:r>
          </w:p>
        </w:tc>
        <w:tc>
          <w:tcPr>
            <w:tcW w:w="561" w:type="pct"/>
            <w:noWrap/>
            <w:vAlign w:val="center"/>
          </w:tcPr>
          <w:p w14:paraId="12649CDD">
            <w:pPr>
              <w:pStyle w:val="125"/>
              <w:adjustRightInd w:val="0"/>
              <w:snapToGrid w:val="0"/>
              <w:rPr>
                <w:rFonts w:ascii="Times New Roman" w:hAnsi="Times New Roman"/>
                <w:sz w:val="18"/>
              </w:rPr>
            </w:pPr>
            <w:r>
              <w:rPr>
                <w:rFonts w:hint="eastAsia" w:ascii="Times New Roman" w:hAnsi="Times New Roman"/>
                <w:sz w:val="18"/>
              </w:rPr>
              <w:t>3-7</w:t>
            </w:r>
          </w:p>
        </w:tc>
        <w:tc>
          <w:tcPr>
            <w:tcW w:w="935" w:type="pct"/>
            <w:noWrap/>
            <w:vAlign w:val="center"/>
          </w:tcPr>
          <w:p w14:paraId="5568CA15">
            <w:pPr>
              <w:pStyle w:val="125"/>
              <w:adjustRightInd w:val="0"/>
              <w:snapToGrid w:val="0"/>
              <w:rPr>
                <w:rFonts w:ascii="Times New Roman" w:hAnsi="Times New Roman"/>
                <w:sz w:val="18"/>
              </w:rPr>
            </w:pPr>
            <w:r>
              <w:rPr>
                <w:rFonts w:hint="eastAsia" w:ascii="Times New Roman" w:hAnsi="Times New Roman"/>
                <w:sz w:val="18"/>
              </w:rPr>
              <w:t>5</w:t>
            </w:r>
          </w:p>
        </w:tc>
        <w:tc>
          <w:tcPr>
            <w:tcW w:w="1658" w:type="pct"/>
            <w:noWrap/>
            <w:vAlign w:val="center"/>
          </w:tcPr>
          <w:p w14:paraId="7E48F1AE">
            <w:pPr>
              <w:pStyle w:val="125"/>
              <w:adjustRightInd w:val="0"/>
              <w:snapToGrid w:val="0"/>
              <w:jc w:val="left"/>
              <w:rPr>
                <w:rFonts w:ascii="Times New Roman" w:hAnsi="Times New Roman"/>
                <w:sz w:val="18"/>
              </w:rPr>
            </w:pPr>
            <w:r>
              <w:rPr>
                <w:rFonts w:hint="eastAsia" w:ascii="Times New Roman" w:hAnsi="Times New Roman"/>
                <w:sz w:val="18"/>
              </w:rPr>
              <w:t>报文最大发送次数，若为0，则可以使用本地默认重发次数</w:t>
            </w:r>
          </w:p>
        </w:tc>
      </w:tr>
      <w:tr w14:paraId="5C85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restart"/>
            <w:noWrap/>
            <w:vAlign w:val="center"/>
          </w:tcPr>
          <w:p w14:paraId="0009C6EF">
            <w:pPr>
              <w:pStyle w:val="125"/>
              <w:adjustRightInd w:val="0"/>
              <w:snapToGrid w:val="0"/>
              <w:rPr>
                <w:rFonts w:ascii="Times New Roman" w:hAnsi="Times New Roman"/>
                <w:sz w:val="18"/>
              </w:rPr>
            </w:pPr>
            <w:r>
              <w:rPr>
                <w:rFonts w:ascii="Times New Roman" w:hAnsi="Times New Roman"/>
                <w:sz w:val="18"/>
              </w:rPr>
              <w:t>MSDU 序列号</w:t>
            </w:r>
          </w:p>
        </w:tc>
        <w:tc>
          <w:tcPr>
            <w:tcW w:w="654" w:type="pct"/>
            <w:noWrap/>
            <w:vAlign w:val="center"/>
          </w:tcPr>
          <w:p w14:paraId="3647D91C">
            <w:pPr>
              <w:pStyle w:val="125"/>
              <w:adjustRightInd w:val="0"/>
              <w:snapToGrid w:val="0"/>
              <w:rPr>
                <w:rFonts w:ascii="Times New Roman" w:hAnsi="Times New Roman"/>
                <w:sz w:val="18"/>
              </w:rPr>
            </w:pPr>
            <w:r>
              <w:rPr>
                <w:rFonts w:hint="eastAsia" w:ascii="Times New Roman" w:hAnsi="Times New Roman"/>
                <w:sz w:val="18"/>
              </w:rPr>
              <w:t>10</w:t>
            </w:r>
          </w:p>
        </w:tc>
        <w:tc>
          <w:tcPr>
            <w:tcW w:w="561" w:type="pct"/>
            <w:noWrap/>
            <w:vAlign w:val="center"/>
          </w:tcPr>
          <w:p w14:paraId="48AC908F">
            <w:pPr>
              <w:pStyle w:val="125"/>
              <w:adjustRightInd w:val="0"/>
              <w:snapToGrid w:val="0"/>
              <w:rPr>
                <w:rFonts w:ascii="Times New Roman" w:hAnsi="Times New Roman"/>
                <w:sz w:val="18"/>
              </w:rPr>
            </w:pPr>
            <w:r>
              <w:rPr>
                <w:rFonts w:hint="eastAsia" w:ascii="Times New Roman" w:hAnsi="Times New Roman"/>
                <w:sz w:val="18"/>
              </w:rPr>
              <w:t>0-7</w:t>
            </w:r>
          </w:p>
        </w:tc>
        <w:tc>
          <w:tcPr>
            <w:tcW w:w="935" w:type="pct"/>
            <w:vMerge w:val="restart"/>
            <w:noWrap/>
            <w:vAlign w:val="center"/>
          </w:tcPr>
          <w:p w14:paraId="719A0953">
            <w:pPr>
              <w:pStyle w:val="125"/>
              <w:adjustRightInd w:val="0"/>
              <w:snapToGrid w:val="0"/>
              <w:rPr>
                <w:rFonts w:ascii="Times New Roman" w:hAnsi="Times New Roman"/>
                <w:sz w:val="18"/>
              </w:rPr>
            </w:pPr>
            <w:r>
              <w:rPr>
                <w:rFonts w:hint="eastAsia" w:ascii="Times New Roman" w:hAnsi="Times New Roman"/>
                <w:sz w:val="18"/>
              </w:rPr>
              <w:t>16</w:t>
            </w:r>
          </w:p>
        </w:tc>
        <w:tc>
          <w:tcPr>
            <w:tcW w:w="1658" w:type="pct"/>
            <w:vMerge w:val="restart"/>
            <w:noWrap/>
            <w:vAlign w:val="center"/>
          </w:tcPr>
          <w:p w14:paraId="6CA4B698">
            <w:pPr>
              <w:pStyle w:val="125"/>
              <w:adjustRightInd w:val="0"/>
              <w:snapToGrid w:val="0"/>
              <w:jc w:val="left"/>
              <w:rPr>
                <w:rFonts w:ascii="Times New Roman" w:hAnsi="Times New Roman"/>
                <w:sz w:val="18"/>
              </w:rPr>
            </w:pPr>
            <w:r>
              <w:rPr>
                <w:rFonts w:hint="eastAsia" w:ascii="Times New Roman" w:hAnsi="Times New Roman"/>
                <w:sz w:val="18"/>
              </w:rPr>
              <w:t>产生M</w:t>
            </w:r>
            <w:r>
              <w:rPr>
                <w:rFonts w:ascii="Times New Roman" w:hAnsi="Times New Roman"/>
                <w:sz w:val="18"/>
              </w:rPr>
              <w:t>SDU的原始设备分配给该</w:t>
            </w:r>
            <w:r>
              <w:rPr>
                <w:rFonts w:hint="eastAsia" w:ascii="Times New Roman" w:hAnsi="Times New Roman"/>
                <w:sz w:val="18"/>
              </w:rPr>
              <w:t>M</w:t>
            </w:r>
            <w:r>
              <w:rPr>
                <w:rFonts w:ascii="Times New Roman" w:hAnsi="Times New Roman"/>
                <w:sz w:val="18"/>
              </w:rPr>
              <w:t>SDU的递增序列号</w:t>
            </w:r>
          </w:p>
        </w:tc>
      </w:tr>
      <w:tr w14:paraId="3604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vMerge w:val="continue"/>
            <w:vAlign w:val="center"/>
          </w:tcPr>
          <w:p w14:paraId="005999BD">
            <w:pPr>
              <w:pStyle w:val="125"/>
              <w:adjustRightInd w:val="0"/>
              <w:snapToGrid w:val="0"/>
              <w:rPr>
                <w:rFonts w:ascii="Times New Roman" w:hAnsi="Times New Roman"/>
                <w:sz w:val="18"/>
              </w:rPr>
            </w:pPr>
          </w:p>
        </w:tc>
        <w:tc>
          <w:tcPr>
            <w:tcW w:w="654" w:type="pct"/>
            <w:noWrap/>
            <w:vAlign w:val="center"/>
          </w:tcPr>
          <w:p w14:paraId="42E2D8E1">
            <w:pPr>
              <w:pStyle w:val="125"/>
              <w:adjustRightInd w:val="0"/>
              <w:snapToGrid w:val="0"/>
              <w:rPr>
                <w:rFonts w:ascii="Times New Roman" w:hAnsi="Times New Roman"/>
                <w:sz w:val="18"/>
              </w:rPr>
            </w:pPr>
            <w:r>
              <w:rPr>
                <w:rFonts w:hint="eastAsia" w:ascii="Times New Roman" w:hAnsi="Times New Roman"/>
                <w:sz w:val="18"/>
              </w:rPr>
              <w:t>11</w:t>
            </w:r>
          </w:p>
        </w:tc>
        <w:tc>
          <w:tcPr>
            <w:tcW w:w="561" w:type="pct"/>
            <w:noWrap/>
            <w:vAlign w:val="center"/>
          </w:tcPr>
          <w:p w14:paraId="5CD256BD">
            <w:pPr>
              <w:pStyle w:val="125"/>
              <w:adjustRightInd w:val="0"/>
              <w:snapToGrid w:val="0"/>
              <w:rPr>
                <w:rFonts w:ascii="Times New Roman" w:hAnsi="Times New Roman"/>
                <w:sz w:val="18"/>
              </w:rPr>
            </w:pPr>
            <w:r>
              <w:rPr>
                <w:rFonts w:hint="eastAsia" w:ascii="Times New Roman" w:hAnsi="Times New Roman"/>
                <w:sz w:val="18"/>
              </w:rPr>
              <w:t>0-7</w:t>
            </w:r>
          </w:p>
        </w:tc>
        <w:tc>
          <w:tcPr>
            <w:tcW w:w="935" w:type="pct"/>
            <w:vMerge w:val="continue"/>
            <w:vAlign w:val="center"/>
          </w:tcPr>
          <w:p w14:paraId="4441B403">
            <w:pPr>
              <w:pStyle w:val="125"/>
              <w:adjustRightInd w:val="0"/>
              <w:snapToGrid w:val="0"/>
              <w:rPr>
                <w:rFonts w:ascii="Times New Roman" w:hAnsi="Times New Roman"/>
                <w:sz w:val="18"/>
              </w:rPr>
            </w:pPr>
          </w:p>
        </w:tc>
        <w:tc>
          <w:tcPr>
            <w:tcW w:w="1658" w:type="pct"/>
            <w:vMerge w:val="continue"/>
            <w:vAlign w:val="center"/>
          </w:tcPr>
          <w:p w14:paraId="3B0DD2E5">
            <w:pPr>
              <w:pStyle w:val="125"/>
              <w:adjustRightInd w:val="0"/>
              <w:snapToGrid w:val="0"/>
              <w:jc w:val="left"/>
              <w:rPr>
                <w:rFonts w:ascii="Times New Roman" w:hAnsi="Times New Roman"/>
                <w:sz w:val="18"/>
              </w:rPr>
            </w:pPr>
          </w:p>
        </w:tc>
      </w:tr>
      <w:tr w14:paraId="6ED53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293EABD3">
            <w:pPr>
              <w:pStyle w:val="125"/>
              <w:adjustRightInd w:val="0"/>
              <w:snapToGrid w:val="0"/>
              <w:rPr>
                <w:rFonts w:ascii="Times New Roman" w:hAnsi="Times New Roman"/>
                <w:sz w:val="18"/>
              </w:rPr>
            </w:pPr>
            <w:r>
              <w:rPr>
                <w:rFonts w:hint="eastAsia" w:ascii="Times New Roman" w:hAnsi="Times New Roman"/>
                <w:sz w:val="18"/>
              </w:rPr>
              <w:t>目的MAC地址</w:t>
            </w:r>
          </w:p>
        </w:tc>
        <w:tc>
          <w:tcPr>
            <w:tcW w:w="654" w:type="pct"/>
            <w:noWrap/>
            <w:vAlign w:val="center"/>
          </w:tcPr>
          <w:p w14:paraId="4ADC674E">
            <w:pPr>
              <w:pStyle w:val="125"/>
              <w:adjustRightInd w:val="0"/>
              <w:snapToGrid w:val="0"/>
              <w:rPr>
                <w:rFonts w:ascii="Times New Roman" w:hAnsi="Times New Roman"/>
                <w:sz w:val="18"/>
              </w:rPr>
            </w:pPr>
            <w:r>
              <w:rPr>
                <w:rFonts w:hint="eastAsia" w:ascii="Times New Roman" w:hAnsi="Times New Roman"/>
                <w:sz w:val="18"/>
              </w:rPr>
              <w:t>12-17</w:t>
            </w:r>
          </w:p>
        </w:tc>
        <w:tc>
          <w:tcPr>
            <w:tcW w:w="561" w:type="pct"/>
            <w:noWrap/>
            <w:vAlign w:val="center"/>
          </w:tcPr>
          <w:p w14:paraId="1EB557AE">
            <w:pPr>
              <w:pStyle w:val="125"/>
              <w:adjustRightInd w:val="0"/>
              <w:snapToGrid w:val="0"/>
              <w:rPr>
                <w:rFonts w:ascii="Times New Roman" w:hAnsi="Times New Roman"/>
                <w:sz w:val="18"/>
              </w:rPr>
            </w:pPr>
            <w:r>
              <w:rPr>
                <w:rFonts w:hint="eastAsia" w:ascii="Times New Roman" w:hAnsi="Times New Roman"/>
                <w:sz w:val="18"/>
              </w:rPr>
              <w:t>0-7</w:t>
            </w:r>
          </w:p>
        </w:tc>
        <w:tc>
          <w:tcPr>
            <w:tcW w:w="935" w:type="pct"/>
            <w:noWrap/>
            <w:vAlign w:val="center"/>
          </w:tcPr>
          <w:p w14:paraId="19A7FCDE">
            <w:pPr>
              <w:pStyle w:val="125"/>
              <w:adjustRightInd w:val="0"/>
              <w:snapToGrid w:val="0"/>
              <w:rPr>
                <w:rFonts w:ascii="Times New Roman" w:hAnsi="Times New Roman"/>
                <w:sz w:val="18"/>
              </w:rPr>
            </w:pPr>
            <w:r>
              <w:rPr>
                <w:rFonts w:hint="eastAsia" w:ascii="Times New Roman" w:hAnsi="Times New Roman"/>
                <w:sz w:val="18"/>
              </w:rPr>
              <w:t>48</w:t>
            </w:r>
          </w:p>
        </w:tc>
        <w:tc>
          <w:tcPr>
            <w:tcW w:w="1658" w:type="pct"/>
            <w:noWrap/>
            <w:vAlign w:val="center"/>
          </w:tcPr>
          <w:p w14:paraId="5E0AD1A9">
            <w:pPr>
              <w:pStyle w:val="125"/>
              <w:adjustRightInd w:val="0"/>
              <w:snapToGrid w:val="0"/>
              <w:jc w:val="left"/>
              <w:rPr>
                <w:rFonts w:ascii="Times New Roman" w:hAnsi="Times New Roman"/>
                <w:sz w:val="18"/>
              </w:rPr>
            </w:pPr>
            <w:r>
              <w:rPr>
                <w:rFonts w:ascii="Times New Roman" w:hAnsi="Times New Roman"/>
                <w:sz w:val="18"/>
              </w:rPr>
              <w:t>报文的原始目的</w:t>
            </w:r>
            <w:r>
              <w:rPr>
                <w:rFonts w:hint="eastAsia" w:ascii="Times New Roman" w:hAnsi="Times New Roman"/>
                <w:sz w:val="18"/>
              </w:rPr>
              <w:t>M</w:t>
            </w:r>
            <w:r>
              <w:rPr>
                <w:rFonts w:ascii="Times New Roman" w:hAnsi="Times New Roman"/>
                <w:sz w:val="18"/>
              </w:rPr>
              <w:t>AC地址</w:t>
            </w:r>
          </w:p>
        </w:tc>
      </w:tr>
      <w:tr w14:paraId="7C03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4DE96F02">
            <w:pPr>
              <w:pStyle w:val="125"/>
              <w:adjustRightInd w:val="0"/>
              <w:snapToGrid w:val="0"/>
              <w:rPr>
                <w:rFonts w:ascii="Times New Roman" w:hAnsi="Times New Roman"/>
                <w:sz w:val="18"/>
              </w:rPr>
            </w:pPr>
            <w:r>
              <w:rPr>
                <w:rFonts w:hint="eastAsia" w:ascii="Times New Roman" w:hAnsi="Times New Roman"/>
                <w:sz w:val="18"/>
              </w:rPr>
              <w:t>保留</w:t>
            </w:r>
          </w:p>
        </w:tc>
        <w:tc>
          <w:tcPr>
            <w:tcW w:w="654" w:type="pct"/>
            <w:noWrap/>
            <w:vAlign w:val="center"/>
          </w:tcPr>
          <w:p w14:paraId="10A6C74B">
            <w:pPr>
              <w:pStyle w:val="125"/>
              <w:adjustRightInd w:val="0"/>
              <w:snapToGrid w:val="0"/>
              <w:rPr>
                <w:rFonts w:ascii="Times New Roman" w:hAnsi="Times New Roman"/>
                <w:sz w:val="18"/>
              </w:rPr>
            </w:pPr>
            <w:r>
              <w:rPr>
                <w:rFonts w:ascii="Times New Roman" w:hAnsi="Times New Roman"/>
                <w:sz w:val="18"/>
              </w:rPr>
              <w:t>18-21</w:t>
            </w:r>
          </w:p>
        </w:tc>
        <w:tc>
          <w:tcPr>
            <w:tcW w:w="561" w:type="pct"/>
            <w:noWrap/>
            <w:vAlign w:val="center"/>
          </w:tcPr>
          <w:p w14:paraId="6C3C5A01">
            <w:pPr>
              <w:pStyle w:val="125"/>
              <w:adjustRightInd w:val="0"/>
              <w:snapToGrid w:val="0"/>
              <w:rPr>
                <w:rFonts w:ascii="Times New Roman" w:hAnsi="Times New Roman"/>
                <w:sz w:val="18"/>
              </w:rPr>
            </w:pPr>
            <w:r>
              <w:rPr>
                <w:rFonts w:hint="eastAsia" w:ascii="Times New Roman" w:hAnsi="Times New Roman"/>
                <w:sz w:val="18"/>
              </w:rPr>
              <w:t>0-7</w:t>
            </w:r>
          </w:p>
        </w:tc>
        <w:tc>
          <w:tcPr>
            <w:tcW w:w="935" w:type="pct"/>
            <w:noWrap/>
            <w:vAlign w:val="center"/>
          </w:tcPr>
          <w:p w14:paraId="5962DD68">
            <w:pPr>
              <w:pStyle w:val="125"/>
              <w:adjustRightInd w:val="0"/>
              <w:snapToGrid w:val="0"/>
              <w:rPr>
                <w:rFonts w:ascii="Times New Roman" w:hAnsi="Times New Roman"/>
                <w:sz w:val="18"/>
              </w:rPr>
            </w:pPr>
            <w:r>
              <w:rPr>
                <w:rFonts w:ascii="Times New Roman" w:hAnsi="Times New Roman"/>
                <w:sz w:val="18"/>
              </w:rPr>
              <w:t>32</w:t>
            </w:r>
          </w:p>
        </w:tc>
        <w:tc>
          <w:tcPr>
            <w:tcW w:w="1658" w:type="pct"/>
            <w:noWrap/>
            <w:vAlign w:val="center"/>
          </w:tcPr>
          <w:p w14:paraId="73486008">
            <w:pPr>
              <w:pStyle w:val="125"/>
              <w:adjustRightInd w:val="0"/>
              <w:snapToGrid w:val="0"/>
              <w:jc w:val="left"/>
              <w:rPr>
                <w:rFonts w:ascii="Times New Roman" w:hAnsi="Times New Roman"/>
                <w:sz w:val="18"/>
              </w:rPr>
            </w:pPr>
            <w:r>
              <w:rPr>
                <w:rFonts w:hint="eastAsia" w:ascii="Times New Roman" w:hAnsi="Times New Roman"/>
                <w:sz w:val="18"/>
              </w:rPr>
              <w:t>-</w:t>
            </w:r>
          </w:p>
        </w:tc>
      </w:tr>
      <w:tr w14:paraId="1CCA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191" w:type="pct"/>
            <w:noWrap/>
            <w:vAlign w:val="center"/>
          </w:tcPr>
          <w:p w14:paraId="386D5B5C">
            <w:pPr>
              <w:pStyle w:val="125"/>
              <w:adjustRightInd w:val="0"/>
              <w:snapToGrid w:val="0"/>
              <w:rPr>
                <w:rFonts w:ascii="Times New Roman" w:hAnsi="Times New Roman"/>
                <w:sz w:val="18"/>
              </w:rPr>
            </w:pPr>
            <w:r>
              <w:rPr>
                <w:rFonts w:hint="eastAsia" w:ascii="Times New Roman" w:hAnsi="Times New Roman"/>
                <w:sz w:val="18"/>
              </w:rPr>
              <w:t>保留</w:t>
            </w:r>
          </w:p>
        </w:tc>
        <w:tc>
          <w:tcPr>
            <w:tcW w:w="654" w:type="pct"/>
            <w:noWrap/>
            <w:vAlign w:val="center"/>
          </w:tcPr>
          <w:p w14:paraId="51C43B60">
            <w:pPr>
              <w:pStyle w:val="125"/>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2-31</w:t>
            </w:r>
          </w:p>
        </w:tc>
        <w:tc>
          <w:tcPr>
            <w:tcW w:w="561" w:type="pct"/>
            <w:noWrap/>
            <w:vAlign w:val="center"/>
          </w:tcPr>
          <w:p w14:paraId="0D514DA2">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935" w:type="pct"/>
            <w:noWrap/>
            <w:vAlign w:val="center"/>
          </w:tcPr>
          <w:p w14:paraId="618D1378">
            <w:pPr>
              <w:pStyle w:val="125"/>
              <w:adjustRightInd w:val="0"/>
              <w:snapToGrid w:val="0"/>
              <w:rPr>
                <w:rFonts w:ascii="Times New Roman" w:hAnsi="Times New Roman"/>
                <w:sz w:val="18"/>
              </w:rPr>
            </w:pPr>
            <w:r>
              <w:rPr>
                <w:rFonts w:hint="eastAsia" w:ascii="Times New Roman" w:hAnsi="Times New Roman"/>
                <w:sz w:val="18"/>
              </w:rPr>
              <w:t>8</w:t>
            </w:r>
            <w:r>
              <w:rPr>
                <w:rFonts w:ascii="Times New Roman" w:hAnsi="Times New Roman"/>
                <w:sz w:val="18"/>
              </w:rPr>
              <w:t>0</w:t>
            </w:r>
          </w:p>
        </w:tc>
        <w:tc>
          <w:tcPr>
            <w:tcW w:w="1658" w:type="pct"/>
            <w:noWrap/>
            <w:vAlign w:val="center"/>
          </w:tcPr>
          <w:p w14:paraId="70D4C948">
            <w:pPr>
              <w:pStyle w:val="125"/>
              <w:adjustRightInd w:val="0"/>
              <w:snapToGrid w:val="0"/>
              <w:jc w:val="left"/>
              <w:rPr>
                <w:rFonts w:ascii="Times New Roman" w:hAnsi="Times New Roman"/>
                <w:sz w:val="18"/>
              </w:rPr>
            </w:pPr>
            <w:r>
              <w:rPr>
                <w:rFonts w:hint="eastAsia" w:ascii="Times New Roman" w:hAnsi="Times New Roman"/>
                <w:sz w:val="18"/>
              </w:rPr>
              <w:t>-</w:t>
            </w:r>
          </w:p>
        </w:tc>
      </w:tr>
    </w:tbl>
    <w:p w14:paraId="7E66535A">
      <w:pPr>
        <w:pStyle w:val="50"/>
      </w:pPr>
      <w:r>
        <w:t>TEI的字节排序遵循“低字节在前，低位在前”的原则</w:t>
      </w:r>
      <w:r>
        <w:rPr>
          <w:rFonts w:hint="eastAsia"/>
        </w:rPr>
        <w:t>，如</w:t>
      </w:r>
      <w:r>
        <w:rPr>
          <w:rFonts w:hint="eastAsia"/>
        </w:rPr>
        <w:fldChar w:fldCharType="begin"/>
      </w:r>
      <w:r>
        <w:rPr>
          <w:rFonts w:hint="eastAsia"/>
        </w:rPr>
        <w:instrText xml:space="preserve"> REF _Ref56761276 \h </w:instrText>
      </w:r>
      <w:r>
        <w:instrText xml:space="preserve"> \* MERGEFORMAT </w:instrText>
      </w:r>
      <w:r>
        <w:rPr>
          <w:rFonts w:hint="eastAsia"/>
        </w:rPr>
        <w:fldChar w:fldCharType="separate"/>
      </w:r>
      <w:r>
        <w:t>表 8</w:t>
      </w:r>
      <w:r>
        <w:rPr>
          <w:rFonts w:hint="eastAsia"/>
        </w:rPr>
        <w:fldChar w:fldCharType="end"/>
      </w:r>
      <w:r>
        <w:rPr>
          <w:rFonts w:hint="eastAsia"/>
        </w:rPr>
        <w:t>所示。</w:t>
      </w:r>
    </w:p>
    <w:p w14:paraId="2E58A8B6">
      <w:pPr>
        <w:pStyle w:val="10"/>
      </w:pPr>
      <w:bookmarkStart w:id="355" w:name="_Ref56761276"/>
      <w:r>
        <w:t xml:space="preserve">表 </w:t>
      </w:r>
      <w:r>
        <w:fldChar w:fldCharType="begin"/>
      </w:r>
      <w:r>
        <w:instrText xml:space="preserve"> SEQ 表 \* ARABIC </w:instrText>
      </w:r>
      <w:r>
        <w:fldChar w:fldCharType="separate"/>
      </w:r>
      <w:r>
        <w:t>8</w:t>
      </w:r>
      <w:r>
        <w:fldChar w:fldCharType="end"/>
      </w:r>
      <w:bookmarkEnd w:id="355"/>
      <w:r>
        <w:t xml:space="preserve"> TEI</w:t>
      </w:r>
      <w:r>
        <w:rPr>
          <w:rFonts w:hint="eastAsia"/>
        </w:rPr>
        <w:t>的字节排序规律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5"/>
        <w:gridCol w:w="1445"/>
        <w:gridCol w:w="1624"/>
        <w:gridCol w:w="2049"/>
      </w:tblGrid>
      <w:tr w14:paraId="1C497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5" w:type="dxa"/>
            <w:vAlign w:val="center"/>
          </w:tcPr>
          <w:p w14:paraId="4F71F5E9">
            <w:pPr>
              <w:pStyle w:val="125"/>
              <w:adjustRightInd w:val="0"/>
              <w:snapToGrid w:val="0"/>
              <w:rPr>
                <w:rFonts w:ascii="Times New Roman" w:hAnsi="Times New Roman"/>
                <w:sz w:val="18"/>
              </w:rPr>
            </w:pPr>
            <w:r>
              <w:rPr>
                <w:rFonts w:hint="eastAsia" w:ascii="Times New Roman" w:hAnsi="Times New Roman"/>
                <w:sz w:val="18"/>
              </w:rPr>
              <w:t>字段</w:t>
            </w:r>
          </w:p>
        </w:tc>
        <w:tc>
          <w:tcPr>
            <w:tcW w:w="1445" w:type="dxa"/>
            <w:vAlign w:val="center"/>
          </w:tcPr>
          <w:p w14:paraId="0AB5B348">
            <w:pPr>
              <w:pStyle w:val="125"/>
              <w:adjustRightInd w:val="0"/>
              <w:snapToGrid w:val="0"/>
              <w:rPr>
                <w:rFonts w:ascii="Times New Roman" w:hAnsi="Times New Roman"/>
                <w:sz w:val="18"/>
              </w:rPr>
            </w:pPr>
            <w:r>
              <w:rPr>
                <w:rFonts w:hint="eastAsia" w:ascii="Times New Roman" w:hAnsi="Times New Roman"/>
                <w:sz w:val="18"/>
              </w:rPr>
              <w:t>字</w:t>
            </w:r>
            <w:r>
              <w:rPr>
                <w:rFonts w:ascii="Times New Roman" w:hAnsi="Times New Roman"/>
                <w:sz w:val="18"/>
              </w:rPr>
              <w:t>节号</w:t>
            </w:r>
          </w:p>
        </w:tc>
        <w:tc>
          <w:tcPr>
            <w:tcW w:w="1624" w:type="dxa"/>
            <w:vAlign w:val="center"/>
          </w:tcPr>
          <w:p w14:paraId="5513F295">
            <w:pPr>
              <w:pStyle w:val="125"/>
              <w:adjustRightInd w:val="0"/>
              <w:snapToGrid w:val="0"/>
              <w:rPr>
                <w:rFonts w:ascii="Times New Roman" w:hAnsi="Times New Roman"/>
                <w:sz w:val="18"/>
              </w:rPr>
            </w:pPr>
            <w:r>
              <w:rPr>
                <w:rFonts w:ascii="Times New Roman" w:hAnsi="Times New Roman"/>
                <w:sz w:val="18"/>
              </w:rPr>
              <w:t>比特位</w:t>
            </w:r>
          </w:p>
        </w:tc>
        <w:tc>
          <w:tcPr>
            <w:tcW w:w="2049" w:type="dxa"/>
            <w:vAlign w:val="center"/>
          </w:tcPr>
          <w:p w14:paraId="5B422D50">
            <w:pPr>
              <w:pStyle w:val="125"/>
              <w:adjustRightInd w:val="0"/>
              <w:snapToGrid w:val="0"/>
              <w:rPr>
                <w:rFonts w:ascii="Times New Roman" w:hAnsi="Times New Roman"/>
                <w:sz w:val="18"/>
              </w:rPr>
            </w:pPr>
            <w:r>
              <w:rPr>
                <w:rFonts w:ascii="Times New Roman" w:hAnsi="Times New Roman"/>
                <w:sz w:val="18"/>
              </w:rPr>
              <w:t>字段大小(比特)</w:t>
            </w:r>
          </w:p>
        </w:tc>
      </w:tr>
      <w:tr w14:paraId="2C10A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5" w:type="dxa"/>
            <w:vMerge w:val="restart"/>
            <w:vAlign w:val="center"/>
          </w:tcPr>
          <w:p w14:paraId="5346261F">
            <w:pPr>
              <w:pStyle w:val="125"/>
              <w:adjustRightInd w:val="0"/>
              <w:snapToGrid w:val="0"/>
              <w:rPr>
                <w:rFonts w:ascii="Times New Roman" w:hAnsi="Times New Roman"/>
                <w:sz w:val="18"/>
              </w:rPr>
            </w:pPr>
            <w:r>
              <w:rPr>
                <w:rFonts w:ascii="Times New Roman" w:hAnsi="Times New Roman"/>
                <w:sz w:val="18"/>
              </w:rPr>
              <w:t>原始目的TEI</w:t>
            </w:r>
          </w:p>
        </w:tc>
        <w:tc>
          <w:tcPr>
            <w:tcW w:w="1445" w:type="dxa"/>
            <w:vAlign w:val="center"/>
          </w:tcPr>
          <w:p w14:paraId="2B5AF4CD">
            <w:pPr>
              <w:pStyle w:val="125"/>
              <w:adjustRightInd w:val="0"/>
              <w:snapToGrid w:val="0"/>
              <w:rPr>
                <w:rFonts w:ascii="Times New Roman" w:hAnsi="Times New Roman"/>
                <w:sz w:val="18"/>
              </w:rPr>
            </w:pPr>
            <w:r>
              <w:rPr>
                <w:rFonts w:ascii="Times New Roman" w:hAnsi="Times New Roman"/>
                <w:sz w:val="18"/>
              </w:rPr>
              <w:t>4</w:t>
            </w:r>
          </w:p>
        </w:tc>
        <w:tc>
          <w:tcPr>
            <w:tcW w:w="1624" w:type="dxa"/>
            <w:vAlign w:val="center"/>
          </w:tcPr>
          <w:p w14:paraId="745A1891">
            <w:pPr>
              <w:pStyle w:val="125"/>
              <w:adjustRightInd w:val="0"/>
              <w:snapToGrid w:val="0"/>
              <w:rPr>
                <w:rFonts w:ascii="Times New Roman" w:hAnsi="Times New Roman"/>
                <w:sz w:val="18"/>
              </w:rPr>
            </w:pPr>
            <w:r>
              <w:rPr>
                <w:rFonts w:ascii="Times New Roman" w:hAnsi="Times New Roman"/>
                <w:sz w:val="18"/>
              </w:rPr>
              <w:t>0-7</w:t>
            </w:r>
            <w:r>
              <w:rPr>
                <w:rFonts w:hint="eastAsia" w:ascii="Times New Roman" w:hAnsi="Times New Roman"/>
                <w:sz w:val="18"/>
              </w:rPr>
              <w:t>：</w:t>
            </w:r>
            <w:r>
              <w:rPr>
                <w:rFonts w:ascii="Times New Roman" w:hAnsi="Times New Roman"/>
                <w:sz w:val="18"/>
              </w:rPr>
              <w:t>b0-b7</w:t>
            </w:r>
          </w:p>
        </w:tc>
        <w:tc>
          <w:tcPr>
            <w:tcW w:w="2049" w:type="dxa"/>
            <w:vMerge w:val="restart"/>
            <w:vAlign w:val="center"/>
          </w:tcPr>
          <w:p w14:paraId="6C0A3CBC">
            <w:pPr>
              <w:pStyle w:val="125"/>
              <w:adjustRightInd w:val="0"/>
              <w:snapToGrid w:val="0"/>
              <w:rPr>
                <w:rFonts w:ascii="Times New Roman" w:hAnsi="Times New Roman"/>
                <w:sz w:val="18"/>
              </w:rPr>
            </w:pPr>
            <w:r>
              <w:rPr>
                <w:rFonts w:ascii="Times New Roman" w:hAnsi="Times New Roman"/>
                <w:sz w:val="18"/>
              </w:rPr>
              <w:t>12</w:t>
            </w:r>
          </w:p>
        </w:tc>
      </w:tr>
      <w:tr w14:paraId="6878C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5" w:type="dxa"/>
            <w:vMerge w:val="continue"/>
            <w:vAlign w:val="center"/>
          </w:tcPr>
          <w:p w14:paraId="46E4359E">
            <w:pPr>
              <w:pStyle w:val="125"/>
              <w:adjustRightInd w:val="0"/>
              <w:snapToGrid w:val="0"/>
              <w:rPr>
                <w:rFonts w:ascii="Times New Roman" w:hAnsi="Times New Roman"/>
                <w:sz w:val="18"/>
              </w:rPr>
            </w:pPr>
          </w:p>
        </w:tc>
        <w:tc>
          <w:tcPr>
            <w:tcW w:w="1445" w:type="dxa"/>
            <w:vAlign w:val="center"/>
          </w:tcPr>
          <w:p w14:paraId="5308F0E8">
            <w:pPr>
              <w:pStyle w:val="125"/>
              <w:adjustRightInd w:val="0"/>
              <w:snapToGrid w:val="0"/>
              <w:rPr>
                <w:rFonts w:ascii="Times New Roman" w:hAnsi="Times New Roman"/>
                <w:sz w:val="18"/>
              </w:rPr>
            </w:pPr>
            <w:r>
              <w:rPr>
                <w:rFonts w:ascii="Times New Roman" w:hAnsi="Times New Roman"/>
                <w:sz w:val="18"/>
              </w:rPr>
              <w:t>5</w:t>
            </w:r>
          </w:p>
        </w:tc>
        <w:tc>
          <w:tcPr>
            <w:tcW w:w="1624" w:type="dxa"/>
            <w:vAlign w:val="center"/>
          </w:tcPr>
          <w:p w14:paraId="6B6F7CB3">
            <w:pPr>
              <w:pStyle w:val="125"/>
              <w:adjustRightInd w:val="0"/>
              <w:snapToGrid w:val="0"/>
              <w:rPr>
                <w:rFonts w:ascii="Times New Roman" w:hAnsi="Times New Roman"/>
                <w:sz w:val="18"/>
              </w:rPr>
            </w:pPr>
            <w:r>
              <w:rPr>
                <w:rFonts w:ascii="Times New Roman" w:hAnsi="Times New Roman"/>
                <w:sz w:val="18"/>
              </w:rPr>
              <w:t>0-3:b8-b11</w:t>
            </w:r>
          </w:p>
        </w:tc>
        <w:tc>
          <w:tcPr>
            <w:tcW w:w="2049" w:type="dxa"/>
            <w:vMerge w:val="continue"/>
            <w:vAlign w:val="center"/>
          </w:tcPr>
          <w:p w14:paraId="196B9611">
            <w:pPr>
              <w:pStyle w:val="125"/>
              <w:adjustRightInd w:val="0"/>
              <w:snapToGrid w:val="0"/>
              <w:rPr>
                <w:rFonts w:ascii="Times New Roman" w:hAnsi="Times New Roman"/>
                <w:sz w:val="18"/>
              </w:rPr>
            </w:pPr>
          </w:p>
        </w:tc>
      </w:tr>
      <w:tr w14:paraId="2D167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5" w:type="dxa"/>
            <w:vMerge w:val="restart"/>
            <w:vAlign w:val="center"/>
          </w:tcPr>
          <w:p w14:paraId="68EDF805">
            <w:pPr>
              <w:pStyle w:val="125"/>
              <w:adjustRightInd w:val="0"/>
              <w:snapToGrid w:val="0"/>
              <w:rPr>
                <w:rFonts w:ascii="Times New Roman" w:hAnsi="Times New Roman"/>
                <w:sz w:val="18"/>
              </w:rPr>
            </w:pPr>
            <w:r>
              <w:rPr>
                <w:rFonts w:ascii="Times New Roman" w:hAnsi="Times New Roman"/>
                <w:sz w:val="18"/>
              </w:rPr>
              <w:t>原始源TEI</w:t>
            </w:r>
          </w:p>
        </w:tc>
        <w:tc>
          <w:tcPr>
            <w:tcW w:w="1445" w:type="dxa"/>
            <w:vAlign w:val="center"/>
          </w:tcPr>
          <w:p w14:paraId="34A9A465">
            <w:pPr>
              <w:pStyle w:val="125"/>
              <w:adjustRightInd w:val="0"/>
              <w:snapToGrid w:val="0"/>
              <w:rPr>
                <w:rFonts w:ascii="Times New Roman" w:hAnsi="Times New Roman"/>
                <w:sz w:val="18"/>
              </w:rPr>
            </w:pPr>
            <w:r>
              <w:rPr>
                <w:rFonts w:ascii="Times New Roman" w:hAnsi="Times New Roman"/>
                <w:sz w:val="18"/>
              </w:rPr>
              <w:t>5</w:t>
            </w:r>
          </w:p>
        </w:tc>
        <w:tc>
          <w:tcPr>
            <w:tcW w:w="1624" w:type="dxa"/>
            <w:vAlign w:val="center"/>
          </w:tcPr>
          <w:p w14:paraId="37624408">
            <w:pPr>
              <w:pStyle w:val="125"/>
              <w:adjustRightInd w:val="0"/>
              <w:snapToGrid w:val="0"/>
              <w:rPr>
                <w:rFonts w:ascii="Times New Roman" w:hAnsi="Times New Roman"/>
                <w:sz w:val="18"/>
              </w:rPr>
            </w:pPr>
            <w:r>
              <w:rPr>
                <w:rFonts w:ascii="Times New Roman" w:hAnsi="Times New Roman"/>
                <w:sz w:val="18"/>
              </w:rPr>
              <w:t>4-7:b0-b3</w:t>
            </w:r>
          </w:p>
        </w:tc>
        <w:tc>
          <w:tcPr>
            <w:tcW w:w="2049" w:type="dxa"/>
            <w:vMerge w:val="restart"/>
            <w:vAlign w:val="center"/>
          </w:tcPr>
          <w:p w14:paraId="3E2DBA6C">
            <w:pPr>
              <w:pStyle w:val="125"/>
              <w:adjustRightInd w:val="0"/>
              <w:snapToGrid w:val="0"/>
              <w:rPr>
                <w:rFonts w:ascii="Times New Roman" w:hAnsi="Times New Roman"/>
                <w:sz w:val="18"/>
              </w:rPr>
            </w:pPr>
            <w:r>
              <w:rPr>
                <w:rFonts w:ascii="Times New Roman" w:hAnsi="Times New Roman"/>
                <w:sz w:val="18"/>
              </w:rPr>
              <w:t>12</w:t>
            </w:r>
          </w:p>
        </w:tc>
      </w:tr>
      <w:tr w14:paraId="44F75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5" w:type="dxa"/>
            <w:vMerge w:val="continue"/>
            <w:vAlign w:val="center"/>
          </w:tcPr>
          <w:p w14:paraId="727C8C68">
            <w:pPr>
              <w:pStyle w:val="125"/>
              <w:adjustRightInd w:val="0"/>
              <w:snapToGrid w:val="0"/>
              <w:rPr>
                <w:rFonts w:ascii="Times New Roman" w:hAnsi="Times New Roman"/>
                <w:sz w:val="18"/>
              </w:rPr>
            </w:pPr>
          </w:p>
        </w:tc>
        <w:tc>
          <w:tcPr>
            <w:tcW w:w="1445" w:type="dxa"/>
            <w:vAlign w:val="center"/>
          </w:tcPr>
          <w:p w14:paraId="11B7D788">
            <w:pPr>
              <w:pStyle w:val="125"/>
              <w:adjustRightInd w:val="0"/>
              <w:snapToGrid w:val="0"/>
              <w:rPr>
                <w:rFonts w:ascii="Times New Roman" w:hAnsi="Times New Roman"/>
                <w:sz w:val="18"/>
              </w:rPr>
            </w:pPr>
            <w:r>
              <w:rPr>
                <w:rFonts w:ascii="Times New Roman" w:hAnsi="Times New Roman"/>
                <w:sz w:val="18"/>
              </w:rPr>
              <w:t>6</w:t>
            </w:r>
          </w:p>
        </w:tc>
        <w:tc>
          <w:tcPr>
            <w:tcW w:w="1624" w:type="dxa"/>
            <w:vAlign w:val="center"/>
          </w:tcPr>
          <w:p w14:paraId="228B5E0D">
            <w:pPr>
              <w:pStyle w:val="125"/>
              <w:adjustRightInd w:val="0"/>
              <w:snapToGrid w:val="0"/>
              <w:rPr>
                <w:rFonts w:ascii="Times New Roman" w:hAnsi="Times New Roman"/>
                <w:sz w:val="18"/>
              </w:rPr>
            </w:pPr>
            <w:r>
              <w:rPr>
                <w:rFonts w:ascii="Times New Roman" w:hAnsi="Times New Roman"/>
                <w:sz w:val="18"/>
              </w:rPr>
              <w:t>0--7:b4-b11</w:t>
            </w:r>
          </w:p>
        </w:tc>
        <w:tc>
          <w:tcPr>
            <w:tcW w:w="2049" w:type="dxa"/>
            <w:vMerge w:val="continue"/>
            <w:vAlign w:val="center"/>
          </w:tcPr>
          <w:p w14:paraId="06D666B4">
            <w:pPr>
              <w:pStyle w:val="125"/>
              <w:adjustRightInd w:val="0"/>
              <w:snapToGrid w:val="0"/>
              <w:rPr>
                <w:rFonts w:ascii="Times New Roman" w:hAnsi="Times New Roman"/>
                <w:sz w:val="18"/>
              </w:rPr>
            </w:pPr>
          </w:p>
        </w:tc>
      </w:tr>
    </w:tbl>
    <w:p w14:paraId="52C3BCF0">
      <w:pPr>
        <w:pStyle w:val="50"/>
      </w:pPr>
      <w:r>
        <w:t>例：假如原始目的TEI为0x123，原始源TEI为0x456，则第4字节为0x23，第5字节为0x61，第6字节为0x45。</w:t>
      </w:r>
    </w:p>
    <w:p w14:paraId="34F5F0DA">
      <w:pPr>
        <w:pStyle w:val="67"/>
        <w:rPr>
          <w:sz w:val="18"/>
        </w:rPr>
      </w:pPr>
      <w:bookmarkStart w:id="356" w:name="_Hlk219223487"/>
      <w:r>
        <w:t>短网络标识高位</w:t>
      </w:r>
    </w:p>
    <w:p w14:paraId="453A70BB">
      <w:pPr>
        <w:pStyle w:val="50"/>
        <w:rPr>
          <w:rFonts w:ascii="宋体"/>
        </w:rPr>
      </w:pPr>
      <w:r>
        <w:rPr>
          <w:rFonts w:hint="eastAsia"/>
        </w:rPr>
        <w:t>短网络标识的高1bit部分，与短网络标识低位共同构成5bit的短网络标识。</w:t>
      </w:r>
    </w:p>
    <w:p w14:paraId="6604CCDC">
      <w:pPr>
        <w:pStyle w:val="67"/>
      </w:pPr>
      <w:r>
        <w:rPr>
          <w:rFonts w:hint="eastAsia"/>
        </w:rPr>
        <w:t>发送序号</w:t>
      </w:r>
    </w:p>
    <w:p w14:paraId="3508D1C2">
      <w:pPr>
        <w:pStyle w:val="50"/>
      </w:pPr>
      <w:r>
        <w:rPr>
          <w:rFonts w:hint="eastAsia"/>
        </w:rPr>
        <w:t>当前源站点在组网频段上发送SOF帧的序号（含重传帧）。</w:t>
      </w:r>
    </w:p>
    <w:bookmarkEnd w:id="356"/>
    <w:p w14:paraId="4915BB05">
      <w:pPr>
        <w:pStyle w:val="67"/>
      </w:pPr>
      <w:bookmarkStart w:id="357" w:name="_Toc399228856"/>
      <w:bookmarkStart w:id="358" w:name="_Toc9504"/>
      <w:bookmarkStart w:id="359" w:name="_Toc408859779"/>
      <w:bookmarkStart w:id="360" w:name="_Toc403570152"/>
      <w:bookmarkStart w:id="361" w:name="_Toc11322"/>
      <w:bookmarkStart w:id="362" w:name="_Toc30526"/>
      <w:r>
        <w:t>MSDU长度</w:t>
      </w:r>
      <w:bookmarkEnd w:id="357"/>
      <w:bookmarkEnd w:id="358"/>
      <w:bookmarkEnd w:id="359"/>
      <w:bookmarkEnd w:id="360"/>
      <w:bookmarkEnd w:id="361"/>
      <w:bookmarkEnd w:id="362"/>
    </w:p>
    <w:p w14:paraId="15355DC5">
      <w:pPr>
        <w:pStyle w:val="50"/>
      </w:pPr>
      <w:r>
        <w:t>MAC帧中携带的MSDU的长度。</w:t>
      </w:r>
    </w:p>
    <w:p w14:paraId="00171111">
      <w:pPr>
        <w:pStyle w:val="67"/>
      </w:pPr>
      <w:bookmarkStart w:id="363" w:name="_Toc399228858"/>
      <w:bookmarkStart w:id="364" w:name="_Toc12466"/>
      <w:bookmarkStart w:id="365" w:name="_Toc408859781"/>
      <w:bookmarkStart w:id="366" w:name="_Toc225"/>
      <w:bookmarkStart w:id="367" w:name="_Toc29552"/>
      <w:bookmarkStart w:id="368" w:name="_Toc403570154"/>
      <w:r>
        <w:rPr>
          <w:rFonts w:hint="eastAsia"/>
        </w:rPr>
        <w:t>原始</w:t>
      </w:r>
      <w:r>
        <w:t>目的TEI</w:t>
      </w:r>
      <w:bookmarkEnd w:id="363"/>
      <w:bookmarkEnd w:id="364"/>
      <w:bookmarkEnd w:id="365"/>
      <w:bookmarkEnd w:id="366"/>
      <w:bookmarkEnd w:id="367"/>
      <w:bookmarkEnd w:id="368"/>
    </w:p>
    <w:p w14:paraId="2278C551">
      <w:pPr>
        <w:pStyle w:val="50"/>
      </w:pPr>
      <w:r>
        <w:t>MSDU的最终目的终端设备的标识，即最终需要处理MSDU的目的终端设备的TEI。</w:t>
      </w:r>
    </w:p>
    <w:p w14:paraId="265DD3CB">
      <w:pPr>
        <w:pStyle w:val="67"/>
      </w:pPr>
      <w:bookmarkStart w:id="369" w:name="_Toc20640"/>
      <w:bookmarkStart w:id="370" w:name="_Toc16091"/>
      <w:bookmarkStart w:id="371" w:name="_Toc9013"/>
      <w:bookmarkStart w:id="372" w:name="_Toc403570155"/>
      <w:bookmarkStart w:id="373" w:name="_Toc408859782"/>
      <w:bookmarkStart w:id="374" w:name="_Toc399228859"/>
      <w:r>
        <w:rPr>
          <w:rFonts w:hint="eastAsia"/>
        </w:rPr>
        <w:t>原始</w:t>
      </w:r>
      <w:r>
        <w:t>源TEI</w:t>
      </w:r>
      <w:bookmarkEnd w:id="369"/>
      <w:bookmarkEnd w:id="370"/>
      <w:bookmarkEnd w:id="371"/>
      <w:bookmarkEnd w:id="372"/>
      <w:bookmarkEnd w:id="373"/>
      <w:bookmarkEnd w:id="374"/>
    </w:p>
    <w:p w14:paraId="319B2CA9">
      <w:pPr>
        <w:pStyle w:val="50"/>
      </w:pPr>
      <w:r>
        <w:t>MSDU的原始源终端设备的标识，即最初产生MSDU的源终端设备的TEI。当STA认为自己离线时，源TEI填写为0。</w:t>
      </w:r>
    </w:p>
    <w:p w14:paraId="66B6672A">
      <w:pPr>
        <w:pStyle w:val="67"/>
      </w:pPr>
      <w:bookmarkStart w:id="375" w:name="_Toc399228860"/>
      <w:bookmarkStart w:id="376" w:name="_Toc408859783"/>
      <w:bookmarkStart w:id="377" w:name="_Toc28741"/>
      <w:bookmarkStart w:id="378" w:name="_Toc23702"/>
      <w:bookmarkStart w:id="379" w:name="_Toc403570156"/>
      <w:r>
        <w:t>短网络标识</w:t>
      </w:r>
      <w:bookmarkEnd w:id="375"/>
      <w:bookmarkEnd w:id="376"/>
      <w:bookmarkEnd w:id="377"/>
      <w:bookmarkEnd w:id="378"/>
      <w:bookmarkEnd w:id="379"/>
      <w:r>
        <w:rPr>
          <w:rFonts w:hint="eastAsia"/>
        </w:rPr>
        <w:t>低位</w:t>
      </w:r>
    </w:p>
    <w:p w14:paraId="42313DC8">
      <w:pPr>
        <w:pStyle w:val="50"/>
      </w:pPr>
      <w:r>
        <w:rPr>
          <w:rFonts w:hint="eastAsia"/>
        </w:rPr>
        <w:t>短网络标识的低4bit部分，短网络标识共5bit，有效取值为1-31。</w:t>
      </w:r>
    </w:p>
    <w:p w14:paraId="021BF45B">
      <w:pPr>
        <w:pStyle w:val="50"/>
      </w:pPr>
      <w:r>
        <w:t>短网络标识，用于区分不同的宽带载波通信网络。</w:t>
      </w:r>
    </w:p>
    <w:p w14:paraId="2AAE6FF2">
      <w:pPr>
        <w:pStyle w:val="50"/>
      </w:pPr>
      <w:r>
        <w:t>每个宽带载波通信网络都</w:t>
      </w:r>
      <w:del w:id="100" w:author="gddw" w:date="2026-02-09T10:24:13Z">
        <w:r>
          <w:rPr/>
          <w:delText>必须</w:delText>
        </w:r>
      </w:del>
      <w:ins w:id="101" w:author="gddw" w:date="2026-02-09T10:24:13Z">
        <w:r>
          <w:rPr>
            <w:rFonts w:hint="eastAsia"/>
            <w:lang w:eastAsia="zh-CN"/>
          </w:rPr>
          <w:t>应</w:t>
        </w:r>
      </w:ins>
      <w:r>
        <w:t>有一个唯一的SNID。</w:t>
      </w:r>
    </w:p>
    <w:p w14:paraId="59B61971">
      <w:pPr>
        <w:pStyle w:val="67"/>
      </w:pPr>
      <w:bookmarkStart w:id="380" w:name="_Toc2711"/>
      <w:bookmarkStart w:id="381" w:name="_Toc408859784"/>
      <w:bookmarkStart w:id="382" w:name="_Toc2980"/>
      <w:bookmarkStart w:id="383" w:name="_Toc26099"/>
      <w:bookmarkStart w:id="384" w:name="_Toc403570157"/>
      <w:r>
        <w:t>重启次数</w:t>
      </w:r>
      <w:bookmarkEnd w:id="380"/>
      <w:bookmarkEnd w:id="381"/>
      <w:bookmarkEnd w:id="382"/>
      <w:bookmarkEnd w:id="383"/>
      <w:bookmarkEnd w:id="384"/>
    </w:p>
    <w:p w14:paraId="44D39303">
      <w:pPr>
        <w:pStyle w:val="50"/>
      </w:pPr>
      <w:r>
        <w:t>指站点的重启次数。当一个站点初次上电时，重启次数的值缺省为0，此后，每次站点重新上电，该值加1，仅用于MAC帧唯一性辅助判断。该值在0-15的范围内变化，达到最大值时，从0开始重新递增。</w:t>
      </w:r>
    </w:p>
    <w:p w14:paraId="3981BC9D">
      <w:pPr>
        <w:pStyle w:val="67"/>
      </w:pPr>
      <w:bookmarkStart w:id="385" w:name="_Toc31906"/>
      <w:bookmarkStart w:id="386" w:name="_Toc408859785"/>
      <w:bookmarkStart w:id="387" w:name="_Toc403570158"/>
      <w:bookmarkStart w:id="388" w:name="_Toc27081"/>
      <w:bookmarkStart w:id="389" w:name="_Toc22617"/>
      <w:bookmarkStart w:id="390" w:name="_Toc399228862"/>
      <w:r>
        <w:t>路由跳数</w:t>
      </w:r>
      <w:bookmarkEnd w:id="385"/>
      <w:bookmarkEnd w:id="386"/>
      <w:bookmarkEnd w:id="387"/>
      <w:bookmarkEnd w:id="388"/>
      <w:bookmarkEnd w:id="389"/>
      <w:bookmarkEnd w:id="390"/>
    </w:p>
    <w:p w14:paraId="3E62B691">
      <w:pPr>
        <w:pStyle w:val="50"/>
      </w:pPr>
      <w:r>
        <w:t>路由跳数指MAC帧可以被转发的最大跳数。用于指示广播报文的转发跳数，每个站点确定需要转发时，需要对该值减1。当该值减为0时，则该报文不能再进行转发。</w:t>
      </w:r>
    </w:p>
    <w:p w14:paraId="5B229E00">
      <w:pPr>
        <w:pStyle w:val="50"/>
      </w:pPr>
      <w:r>
        <w:t>本地广播时，路由跳数为1；单播时，路由跳数为0；全网广播时，路由跳数按实际填写。</w:t>
      </w:r>
    </w:p>
    <w:p w14:paraId="44EAC289">
      <w:pPr>
        <w:pStyle w:val="67"/>
      </w:pPr>
      <w:bookmarkStart w:id="391" w:name="_Toc403570159"/>
      <w:bookmarkStart w:id="392" w:name="_Toc408859786"/>
      <w:bookmarkStart w:id="393" w:name="_Toc7470"/>
      <w:bookmarkStart w:id="394" w:name="_Toc29509"/>
      <w:bookmarkStart w:id="395" w:name="_Toc399228863"/>
      <w:bookmarkStart w:id="396" w:name="_Toc20253"/>
      <w:r>
        <w:t>广播方向</w:t>
      </w:r>
      <w:bookmarkEnd w:id="391"/>
      <w:bookmarkEnd w:id="392"/>
      <w:bookmarkEnd w:id="393"/>
      <w:bookmarkEnd w:id="394"/>
      <w:bookmarkEnd w:id="395"/>
      <w:bookmarkEnd w:id="396"/>
    </w:p>
    <w:p w14:paraId="05B0A8F9">
      <w:pPr>
        <w:pStyle w:val="50"/>
      </w:pPr>
      <w:r>
        <w:t>广播报文的传输方向，含义如</w:t>
      </w:r>
      <w:r>
        <w:fldChar w:fldCharType="begin"/>
      </w:r>
      <w:r>
        <w:instrText xml:space="preserve"> REF _Ref56761365 \h  \* MERGEFORMAT </w:instrText>
      </w:r>
      <w:r>
        <w:fldChar w:fldCharType="separate"/>
      </w:r>
      <w:r>
        <w:t>表 9</w:t>
      </w:r>
      <w:r>
        <w:fldChar w:fldCharType="end"/>
      </w:r>
      <w:r>
        <w:t>所示。</w:t>
      </w:r>
    </w:p>
    <w:p w14:paraId="1AA754AF">
      <w:pPr>
        <w:pStyle w:val="10"/>
      </w:pPr>
      <w:bookmarkStart w:id="397" w:name="_Ref56761365"/>
      <w:r>
        <w:t xml:space="preserve">表 </w:t>
      </w:r>
      <w:r>
        <w:fldChar w:fldCharType="begin"/>
      </w:r>
      <w:r>
        <w:instrText xml:space="preserve"> SEQ 表 \* ARABIC </w:instrText>
      </w:r>
      <w:r>
        <w:fldChar w:fldCharType="separate"/>
      </w:r>
      <w:r>
        <w:t>9</w:t>
      </w:r>
      <w:r>
        <w:fldChar w:fldCharType="end"/>
      </w:r>
      <w:bookmarkEnd w:id="397"/>
      <w:r>
        <w:t xml:space="preserve"> 广播方向</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27"/>
        <w:gridCol w:w="5295"/>
      </w:tblGrid>
      <w:tr w14:paraId="3C046F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354FD3D7">
            <w:pPr>
              <w:pStyle w:val="125"/>
              <w:adjustRightInd w:val="0"/>
              <w:snapToGrid w:val="0"/>
              <w:ind w:firstLine="360"/>
              <w:rPr>
                <w:rFonts w:ascii="Times New Roman" w:hAnsi="Times New Roman"/>
                <w:sz w:val="18"/>
              </w:rPr>
            </w:pPr>
            <w:r>
              <w:rPr>
                <w:rFonts w:ascii="Times New Roman" w:hAnsi="Times New Roman"/>
                <w:sz w:val="18"/>
              </w:rPr>
              <w:t>值</w:t>
            </w:r>
          </w:p>
        </w:tc>
        <w:tc>
          <w:tcPr>
            <w:tcW w:w="5295" w:type="dxa"/>
            <w:vAlign w:val="center"/>
          </w:tcPr>
          <w:p w14:paraId="26E6078F">
            <w:pPr>
              <w:pStyle w:val="125"/>
              <w:adjustRightInd w:val="0"/>
              <w:snapToGrid w:val="0"/>
              <w:ind w:firstLine="360"/>
              <w:rPr>
                <w:rFonts w:ascii="Times New Roman" w:hAnsi="Times New Roman"/>
                <w:sz w:val="18"/>
              </w:rPr>
            </w:pPr>
            <w:r>
              <w:rPr>
                <w:rFonts w:ascii="Times New Roman" w:hAnsi="Times New Roman"/>
                <w:sz w:val="18"/>
              </w:rPr>
              <w:t>定义</w:t>
            </w:r>
          </w:p>
        </w:tc>
      </w:tr>
      <w:tr w14:paraId="0AF0E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4EB3F71A">
            <w:pPr>
              <w:pStyle w:val="125"/>
              <w:adjustRightInd w:val="0"/>
              <w:snapToGrid w:val="0"/>
              <w:ind w:firstLine="360"/>
              <w:rPr>
                <w:rFonts w:ascii="Times New Roman" w:hAnsi="Times New Roman"/>
                <w:sz w:val="18"/>
              </w:rPr>
            </w:pPr>
            <w:r>
              <w:rPr>
                <w:rFonts w:ascii="Times New Roman" w:hAnsi="Times New Roman"/>
                <w:sz w:val="18"/>
              </w:rPr>
              <w:t>0x0</w:t>
            </w:r>
          </w:p>
        </w:tc>
        <w:tc>
          <w:tcPr>
            <w:tcW w:w="5295" w:type="dxa"/>
            <w:vAlign w:val="center"/>
          </w:tcPr>
          <w:p w14:paraId="65E5B2CA">
            <w:pPr>
              <w:pStyle w:val="125"/>
              <w:adjustRightInd w:val="0"/>
              <w:snapToGrid w:val="0"/>
              <w:ind w:firstLine="360"/>
              <w:rPr>
                <w:rFonts w:ascii="Times New Roman" w:hAnsi="Times New Roman"/>
                <w:sz w:val="18"/>
              </w:rPr>
            </w:pPr>
            <w:r>
              <w:rPr>
                <w:rFonts w:ascii="Times New Roman" w:hAnsi="Times New Roman"/>
                <w:sz w:val="18"/>
              </w:rPr>
              <w:t>保留</w:t>
            </w:r>
          </w:p>
        </w:tc>
      </w:tr>
      <w:tr w14:paraId="33BE5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0BC48B77">
            <w:pPr>
              <w:pStyle w:val="125"/>
              <w:adjustRightInd w:val="0"/>
              <w:snapToGrid w:val="0"/>
              <w:ind w:firstLine="360"/>
              <w:rPr>
                <w:rFonts w:ascii="Times New Roman" w:hAnsi="Times New Roman"/>
                <w:sz w:val="18"/>
              </w:rPr>
            </w:pPr>
            <w:r>
              <w:rPr>
                <w:rFonts w:ascii="Times New Roman" w:hAnsi="Times New Roman"/>
                <w:sz w:val="18"/>
              </w:rPr>
              <w:t>0x1</w:t>
            </w:r>
          </w:p>
        </w:tc>
        <w:tc>
          <w:tcPr>
            <w:tcW w:w="5295" w:type="dxa"/>
            <w:vAlign w:val="center"/>
          </w:tcPr>
          <w:p w14:paraId="20B9A089">
            <w:pPr>
              <w:pStyle w:val="125"/>
              <w:adjustRightInd w:val="0"/>
              <w:snapToGrid w:val="0"/>
              <w:ind w:firstLine="360"/>
              <w:rPr>
                <w:rFonts w:ascii="Times New Roman" w:hAnsi="Times New Roman"/>
                <w:sz w:val="18"/>
              </w:rPr>
            </w:pPr>
            <w:r>
              <w:rPr>
                <w:rFonts w:ascii="Times New Roman" w:hAnsi="Times New Roman"/>
                <w:sz w:val="18"/>
              </w:rPr>
              <w:t>下行广播（从CCO发起广播至STA）</w:t>
            </w:r>
          </w:p>
        </w:tc>
      </w:tr>
      <w:tr w14:paraId="1307C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67EDA3E3">
            <w:pPr>
              <w:pStyle w:val="125"/>
              <w:adjustRightInd w:val="0"/>
              <w:snapToGrid w:val="0"/>
              <w:ind w:firstLine="360"/>
              <w:rPr>
                <w:rFonts w:ascii="Times New Roman" w:hAnsi="Times New Roman"/>
                <w:sz w:val="18"/>
              </w:rPr>
            </w:pPr>
            <w:r>
              <w:rPr>
                <w:rFonts w:ascii="Times New Roman" w:hAnsi="Times New Roman"/>
                <w:sz w:val="18"/>
              </w:rPr>
              <w:t>0x2</w:t>
            </w:r>
          </w:p>
        </w:tc>
        <w:tc>
          <w:tcPr>
            <w:tcW w:w="5295" w:type="dxa"/>
            <w:vAlign w:val="center"/>
          </w:tcPr>
          <w:p w14:paraId="5691364D">
            <w:pPr>
              <w:pStyle w:val="125"/>
              <w:adjustRightInd w:val="0"/>
              <w:snapToGrid w:val="0"/>
              <w:ind w:firstLine="360"/>
              <w:rPr>
                <w:rFonts w:ascii="Times New Roman" w:hAnsi="Times New Roman"/>
                <w:sz w:val="18"/>
              </w:rPr>
            </w:pPr>
            <w:r>
              <w:rPr>
                <w:rFonts w:ascii="Times New Roman" w:hAnsi="Times New Roman"/>
                <w:sz w:val="18"/>
              </w:rPr>
              <w:t>上行广播（从STA发起广播至CCO）</w:t>
            </w:r>
          </w:p>
        </w:tc>
      </w:tr>
      <w:tr w14:paraId="7AA73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317F0BF5">
            <w:pPr>
              <w:pStyle w:val="125"/>
              <w:adjustRightInd w:val="0"/>
              <w:snapToGrid w:val="0"/>
              <w:ind w:firstLine="360"/>
              <w:rPr>
                <w:rFonts w:ascii="Times New Roman" w:hAnsi="Times New Roman"/>
                <w:sz w:val="18"/>
              </w:rPr>
            </w:pPr>
            <w:r>
              <w:rPr>
                <w:rFonts w:ascii="Times New Roman" w:hAnsi="Times New Roman"/>
                <w:sz w:val="18"/>
              </w:rPr>
              <w:t>其他</w:t>
            </w:r>
          </w:p>
        </w:tc>
        <w:tc>
          <w:tcPr>
            <w:tcW w:w="5295" w:type="dxa"/>
            <w:vAlign w:val="center"/>
          </w:tcPr>
          <w:p w14:paraId="397D6F79">
            <w:pPr>
              <w:pStyle w:val="125"/>
              <w:adjustRightInd w:val="0"/>
              <w:snapToGrid w:val="0"/>
              <w:ind w:firstLine="360"/>
              <w:rPr>
                <w:rFonts w:ascii="Times New Roman" w:hAnsi="Times New Roman"/>
                <w:sz w:val="18"/>
              </w:rPr>
            </w:pPr>
            <w:r>
              <w:rPr>
                <w:rFonts w:ascii="Times New Roman" w:hAnsi="Times New Roman"/>
                <w:sz w:val="18"/>
              </w:rPr>
              <w:t>保留</w:t>
            </w:r>
          </w:p>
        </w:tc>
      </w:tr>
    </w:tbl>
    <w:p w14:paraId="1354E361">
      <w:pPr>
        <w:pStyle w:val="50"/>
        <w:rPr>
          <w:rFonts w:hAnsi="黑体"/>
          <w:b/>
        </w:rPr>
      </w:pPr>
      <w:bookmarkStart w:id="398" w:name="_Toc399228864"/>
      <w:bookmarkStart w:id="399" w:name="_Toc403570160"/>
      <w:bookmarkStart w:id="400" w:name="_Ref483228803"/>
      <w:bookmarkStart w:id="401" w:name="_Toc408859787"/>
      <w:r>
        <w:rPr>
          <w:rFonts w:hint="eastAsia"/>
        </w:rPr>
        <w:t>同级站点收到广播报文后，需根据传输方向转发。对于下行广播，上级站点不需要转发；对于上行广播，下级站点不需要转发。</w:t>
      </w:r>
    </w:p>
    <w:p w14:paraId="77513703">
      <w:pPr>
        <w:pStyle w:val="67"/>
      </w:pPr>
      <w:r>
        <w:t>发送类型</w:t>
      </w:r>
      <w:bookmarkEnd w:id="398"/>
      <w:bookmarkEnd w:id="399"/>
      <w:bookmarkEnd w:id="400"/>
      <w:bookmarkEnd w:id="401"/>
    </w:p>
    <w:p w14:paraId="1CFA1F93">
      <w:pPr>
        <w:pStyle w:val="50"/>
      </w:pPr>
      <w:r>
        <w:t>报文发送的类型，含义如</w:t>
      </w:r>
      <w:r>
        <w:fldChar w:fldCharType="begin"/>
      </w:r>
      <w:r>
        <w:instrText xml:space="preserve"> REF _Ref56761382 \h  \* MERGEFORMAT </w:instrText>
      </w:r>
      <w:r>
        <w:fldChar w:fldCharType="separate"/>
      </w:r>
      <w:r>
        <w:t>表 10</w:t>
      </w:r>
      <w:r>
        <w:fldChar w:fldCharType="end"/>
      </w:r>
      <w:r>
        <w:t>所示。</w:t>
      </w:r>
    </w:p>
    <w:p w14:paraId="42399500">
      <w:pPr>
        <w:pStyle w:val="10"/>
      </w:pPr>
      <w:bookmarkStart w:id="402" w:name="_Ref56761382"/>
      <w:r>
        <w:t xml:space="preserve">表 </w:t>
      </w:r>
      <w:r>
        <w:fldChar w:fldCharType="begin"/>
      </w:r>
      <w:r>
        <w:instrText xml:space="preserve"> SEQ 表 \* ARABIC </w:instrText>
      </w:r>
      <w:r>
        <w:fldChar w:fldCharType="separate"/>
      </w:r>
      <w:r>
        <w:t>10</w:t>
      </w:r>
      <w:r>
        <w:fldChar w:fldCharType="end"/>
      </w:r>
      <w:bookmarkEnd w:id="402"/>
      <w:r>
        <w:t xml:space="preserve"> 发送类型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27"/>
        <w:gridCol w:w="5295"/>
      </w:tblGrid>
      <w:tr w14:paraId="731E1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6FCEA095">
            <w:pPr>
              <w:pStyle w:val="125"/>
              <w:adjustRightInd w:val="0"/>
              <w:snapToGrid w:val="0"/>
              <w:rPr>
                <w:rFonts w:ascii="Times New Roman" w:hAnsi="Times New Roman"/>
                <w:sz w:val="18"/>
              </w:rPr>
            </w:pPr>
            <w:r>
              <w:rPr>
                <w:rFonts w:ascii="Times New Roman" w:hAnsi="Times New Roman"/>
                <w:sz w:val="18"/>
              </w:rPr>
              <w:t>值</w:t>
            </w:r>
          </w:p>
        </w:tc>
        <w:tc>
          <w:tcPr>
            <w:tcW w:w="5295" w:type="dxa"/>
            <w:vAlign w:val="center"/>
          </w:tcPr>
          <w:p w14:paraId="709CF411">
            <w:pPr>
              <w:pStyle w:val="125"/>
              <w:adjustRightInd w:val="0"/>
              <w:snapToGrid w:val="0"/>
              <w:rPr>
                <w:rFonts w:ascii="Times New Roman" w:hAnsi="Times New Roman"/>
                <w:sz w:val="18"/>
              </w:rPr>
            </w:pPr>
            <w:r>
              <w:rPr>
                <w:rFonts w:ascii="Times New Roman" w:hAnsi="Times New Roman"/>
                <w:sz w:val="18"/>
              </w:rPr>
              <w:t>定义</w:t>
            </w:r>
          </w:p>
        </w:tc>
      </w:tr>
      <w:tr w14:paraId="1FBFF8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2DC0AE41">
            <w:pPr>
              <w:pStyle w:val="125"/>
              <w:adjustRightInd w:val="0"/>
              <w:snapToGrid w:val="0"/>
              <w:rPr>
                <w:rFonts w:ascii="Times New Roman" w:hAnsi="Times New Roman"/>
                <w:sz w:val="18"/>
              </w:rPr>
            </w:pPr>
            <w:r>
              <w:rPr>
                <w:rFonts w:ascii="Times New Roman" w:hAnsi="Times New Roman"/>
                <w:sz w:val="18"/>
              </w:rPr>
              <w:t>0</w:t>
            </w:r>
          </w:p>
        </w:tc>
        <w:tc>
          <w:tcPr>
            <w:tcW w:w="5295" w:type="dxa"/>
            <w:vAlign w:val="center"/>
          </w:tcPr>
          <w:p w14:paraId="06BB6565">
            <w:pPr>
              <w:pStyle w:val="125"/>
              <w:adjustRightInd w:val="0"/>
              <w:snapToGrid w:val="0"/>
              <w:rPr>
                <w:rFonts w:ascii="Times New Roman" w:hAnsi="Times New Roman"/>
                <w:sz w:val="18"/>
              </w:rPr>
            </w:pPr>
            <w:r>
              <w:rPr>
                <w:rFonts w:ascii="Times New Roman" w:hAnsi="Times New Roman"/>
                <w:sz w:val="18"/>
              </w:rPr>
              <w:t>单播，需要确认回应</w:t>
            </w:r>
          </w:p>
        </w:tc>
      </w:tr>
      <w:tr w14:paraId="41DF6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25ED1556">
            <w:pPr>
              <w:pStyle w:val="125"/>
              <w:adjustRightInd w:val="0"/>
              <w:snapToGrid w:val="0"/>
              <w:rPr>
                <w:rFonts w:ascii="Times New Roman" w:hAnsi="Times New Roman"/>
                <w:sz w:val="18"/>
              </w:rPr>
            </w:pPr>
            <w:r>
              <w:rPr>
                <w:rFonts w:ascii="Times New Roman" w:hAnsi="Times New Roman"/>
                <w:sz w:val="18"/>
              </w:rPr>
              <w:t>1</w:t>
            </w:r>
          </w:p>
        </w:tc>
        <w:tc>
          <w:tcPr>
            <w:tcW w:w="5295" w:type="dxa"/>
            <w:vAlign w:val="center"/>
          </w:tcPr>
          <w:p w14:paraId="3189667C">
            <w:pPr>
              <w:pStyle w:val="125"/>
              <w:adjustRightInd w:val="0"/>
              <w:snapToGrid w:val="0"/>
              <w:rPr>
                <w:rFonts w:ascii="Times New Roman" w:hAnsi="Times New Roman"/>
                <w:sz w:val="18"/>
              </w:rPr>
            </w:pPr>
            <w:r>
              <w:rPr>
                <w:rFonts w:ascii="Times New Roman" w:hAnsi="Times New Roman"/>
                <w:sz w:val="18"/>
              </w:rPr>
              <w:t>全网广播</w:t>
            </w:r>
            <w:r>
              <w:rPr>
                <w:rFonts w:hint="eastAsia" w:ascii="Times New Roman" w:hAnsi="Times New Roman"/>
                <w:sz w:val="18"/>
              </w:rPr>
              <w:t>（仅代理站点转发）</w:t>
            </w:r>
            <w:r>
              <w:rPr>
                <w:rFonts w:ascii="Times New Roman" w:hAnsi="Times New Roman"/>
                <w:sz w:val="18"/>
              </w:rPr>
              <w:t>，不需要回应</w:t>
            </w:r>
          </w:p>
        </w:tc>
      </w:tr>
      <w:tr w14:paraId="59EAE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735F2FC3">
            <w:pPr>
              <w:pStyle w:val="125"/>
              <w:adjustRightInd w:val="0"/>
              <w:snapToGrid w:val="0"/>
              <w:rPr>
                <w:rFonts w:ascii="Times New Roman" w:hAnsi="Times New Roman"/>
                <w:sz w:val="18"/>
              </w:rPr>
            </w:pPr>
            <w:r>
              <w:rPr>
                <w:rFonts w:ascii="Times New Roman" w:hAnsi="Times New Roman"/>
                <w:sz w:val="18"/>
              </w:rPr>
              <w:t>2</w:t>
            </w:r>
          </w:p>
        </w:tc>
        <w:tc>
          <w:tcPr>
            <w:tcW w:w="5295" w:type="dxa"/>
            <w:vAlign w:val="center"/>
          </w:tcPr>
          <w:p w14:paraId="3323A9BC">
            <w:pPr>
              <w:pStyle w:val="125"/>
              <w:adjustRightInd w:val="0"/>
              <w:snapToGrid w:val="0"/>
              <w:rPr>
                <w:rFonts w:ascii="Times New Roman" w:hAnsi="Times New Roman"/>
                <w:sz w:val="18"/>
              </w:rPr>
            </w:pPr>
            <w:r>
              <w:rPr>
                <w:rFonts w:ascii="Times New Roman" w:hAnsi="Times New Roman"/>
                <w:sz w:val="18"/>
              </w:rPr>
              <w:t>本地广播，不需要回应</w:t>
            </w:r>
          </w:p>
        </w:tc>
      </w:tr>
      <w:tr w14:paraId="19490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0B72FB25">
            <w:pPr>
              <w:pStyle w:val="125"/>
              <w:adjustRightInd w:val="0"/>
              <w:snapToGrid w:val="0"/>
              <w:rPr>
                <w:rFonts w:ascii="Times New Roman" w:hAnsi="Times New Roman"/>
                <w:sz w:val="18"/>
              </w:rPr>
            </w:pPr>
            <w:r>
              <w:rPr>
                <w:rFonts w:ascii="Times New Roman" w:hAnsi="Times New Roman"/>
                <w:sz w:val="18"/>
              </w:rPr>
              <w:t>3</w:t>
            </w:r>
          </w:p>
        </w:tc>
        <w:tc>
          <w:tcPr>
            <w:tcW w:w="5295" w:type="dxa"/>
            <w:vAlign w:val="center"/>
          </w:tcPr>
          <w:p w14:paraId="46E2421E">
            <w:pPr>
              <w:pStyle w:val="125"/>
              <w:adjustRightInd w:val="0"/>
              <w:snapToGrid w:val="0"/>
              <w:rPr>
                <w:rFonts w:ascii="Times New Roman" w:hAnsi="Times New Roman"/>
                <w:sz w:val="18"/>
              </w:rPr>
            </w:pPr>
            <w:r>
              <w:rPr>
                <w:rFonts w:ascii="Times New Roman" w:hAnsi="Times New Roman"/>
                <w:sz w:val="18"/>
              </w:rPr>
              <w:t>全网广播</w:t>
            </w:r>
            <w:r>
              <w:rPr>
                <w:rFonts w:hint="eastAsia" w:ascii="Times New Roman" w:hAnsi="Times New Roman"/>
                <w:sz w:val="18"/>
              </w:rPr>
              <w:t>（仅代理站点转发）</w:t>
            </w:r>
            <w:r>
              <w:rPr>
                <w:rFonts w:ascii="Times New Roman" w:hAnsi="Times New Roman"/>
                <w:sz w:val="18"/>
              </w:rPr>
              <w:t>，需要确认回应</w:t>
            </w:r>
          </w:p>
        </w:tc>
      </w:tr>
      <w:tr w14:paraId="70287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0986DBD9">
            <w:pPr>
              <w:pStyle w:val="125"/>
              <w:adjustRightInd w:val="0"/>
              <w:snapToGrid w:val="0"/>
              <w:rPr>
                <w:rFonts w:ascii="Times New Roman" w:hAnsi="Times New Roman"/>
                <w:sz w:val="18"/>
              </w:rPr>
            </w:pPr>
            <w:r>
              <w:rPr>
                <w:rFonts w:ascii="Times New Roman" w:hAnsi="Times New Roman"/>
                <w:sz w:val="18"/>
              </w:rPr>
              <w:t>4</w:t>
            </w:r>
          </w:p>
        </w:tc>
        <w:tc>
          <w:tcPr>
            <w:tcW w:w="5295" w:type="dxa"/>
            <w:vAlign w:val="center"/>
          </w:tcPr>
          <w:p w14:paraId="6D4BD28D">
            <w:pPr>
              <w:pStyle w:val="125"/>
              <w:adjustRightInd w:val="0"/>
              <w:snapToGrid w:val="0"/>
              <w:rPr>
                <w:rFonts w:ascii="Times New Roman" w:hAnsi="Times New Roman"/>
                <w:sz w:val="18"/>
              </w:rPr>
            </w:pPr>
            <w:r>
              <w:rPr>
                <w:rFonts w:ascii="Times New Roman" w:hAnsi="Times New Roman"/>
                <w:sz w:val="18"/>
              </w:rPr>
              <w:t>本地广播，需要确认回应</w:t>
            </w:r>
          </w:p>
        </w:tc>
      </w:tr>
      <w:tr w14:paraId="208BE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27" w:type="dxa"/>
            <w:vAlign w:val="center"/>
          </w:tcPr>
          <w:p w14:paraId="0F8B051A">
            <w:pPr>
              <w:pStyle w:val="125"/>
              <w:adjustRightInd w:val="0"/>
              <w:snapToGrid w:val="0"/>
              <w:rPr>
                <w:rFonts w:ascii="Times New Roman" w:hAnsi="Times New Roman"/>
                <w:sz w:val="18"/>
              </w:rPr>
            </w:pPr>
            <w:r>
              <w:rPr>
                <w:rFonts w:ascii="Times New Roman" w:hAnsi="Times New Roman"/>
                <w:sz w:val="18"/>
              </w:rPr>
              <w:t>其他</w:t>
            </w:r>
          </w:p>
        </w:tc>
        <w:tc>
          <w:tcPr>
            <w:tcW w:w="5295" w:type="dxa"/>
            <w:vAlign w:val="center"/>
          </w:tcPr>
          <w:p w14:paraId="1E3E41C3">
            <w:pPr>
              <w:pStyle w:val="125"/>
              <w:adjustRightInd w:val="0"/>
              <w:snapToGrid w:val="0"/>
              <w:rPr>
                <w:rFonts w:ascii="Times New Roman" w:hAnsi="Times New Roman"/>
                <w:sz w:val="18"/>
              </w:rPr>
            </w:pPr>
            <w:r>
              <w:rPr>
                <w:rFonts w:ascii="Times New Roman" w:hAnsi="Times New Roman"/>
                <w:sz w:val="18"/>
              </w:rPr>
              <w:t>保留</w:t>
            </w:r>
          </w:p>
        </w:tc>
      </w:tr>
    </w:tbl>
    <w:p w14:paraId="361F0A23">
      <w:pPr>
        <w:pStyle w:val="83"/>
        <w:numPr>
          <w:ilvl w:val="0"/>
          <w:numId w:val="0"/>
        </w:numPr>
        <w:ind w:left="726" w:hanging="363"/>
        <w:rPr>
          <w:rFonts w:ascii="Times New Roman"/>
          <w:sz w:val="21"/>
          <w:szCs w:val="20"/>
        </w:rPr>
      </w:pPr>
      <w:r>
        <w:rPr>
          <w:rFonts w:ascii="Times New Roman"/>
          <w:sz w:val="21"/>
          <w:szCs w:val="20"/>
        </w:rPr>
        <w:t>注</w:t>
      </w:r>
      <w:r>
        <w:rPr>
          <w:rFonts w:hint="eastAsia" w:ascii="Times New Roman"/>
          <w:sz w:val="21"/>
          <w:szCs w:val="20"/>
        </w:rPr>
        <w:t>：</w:t>
      </w:r>
      <w:r>
        <w:rPr>
          <w:rFonts w:ascii="Times New Roman"/>
          <w:sz w:val="21"/>
          <w:szCs w:val="20"/>
        </w:rPr>
        <w:t>当发送类型需要确认回应时，要求接收端MAC层发送点对点的ACK确认。</w:t>
      </w:r>
    </w:p>
    <w:p w14:paraId="0CB6EA59">
      <w:pPr>
        <w:pStyle w:val="67"/>
      </w:pPr>
      <w:r>
        <w:t>发送次数限值</w:t>
      </w:r>
    </w:p>
    <w:p w14:paraId="203E7A02">
      <w:pPr>
        <w:pStyle w:val="50"/>
      </w:pPr>
      <w:r>
        <w:t>报文最大发送次数，该值为零时，</w:t>
      </w:r>
      <w:r>
        <w:rPr>
          <w:rFonts w:hint="eastAsia"/>
        </w:rPr>
        <w:t>则可以使用本地默认重发次数。</w:t>
      </w:r>
    </w:p>
    <w:p w14:paraId="30D8E9BD">
      <w:pPr>
        <w:pStyle w:val="50"/>
      </w:pPr>
      <w:r>
        <w:rPr>
          <w:rFonts w:hint="eastAsia"/>
        </w:rPr>
        <w:t>发送次数限值为1时，表示仅发送1次，</w:t>
      </w:r>
      <w:r>
        <w:t>不重发。</w:t>
      </w:r>
    </w:p>
    <w:p w14:paraId="490C73CA">
      <w:pPr>
        <w:pStyle w:val="50"/>
      </w:pPr>
      <w:r>
        <w:t>需要确认回应的报文，</w:t>
      </w:r>
      <w:r>
        <w:rPr>
          <w:rFonts w:hint="eastAsia"/>
        </w:rPr>
        <w:t>如果接收到确认回应报文，</w:t>
      </w:r>
      <w:r>
        <w:t>则不需要继续重发。</w:t>
      </w:r>
    </w:p>
    <w:p w14:paraId="2D215C90">
      <w:pPr>
        <w:pStyle w:val="50"/>
      </w:pPr>
      <w:r>
        <w:t>不需要确认回应的报文，则报文的总发送次数</w:t>
      </w:r>
      <w:del w:id="102" w:author="gddw" w:date="2026-02-09T10:24:13Z">
        <w:r>
          <w:rPr/>
          <w:delText>必须</w:delText>
        </w:r>
      </w:del>
      <w:ins w:id="103" w:author="gddw" w:date="2026-02-09T10:24:13Z">
        <w:r>
          <w:rPr>
            <w:rFonts w:hint="eastAsia"/>
            <w:lang w:eastAsia="zh-CN"/>
          </w:rPr>
          <w:t>应</w:t>
        </w:r>
      </w:ins>
      <w:r>
        <w:t>达到发送次数限值。</w:t>
      </w:r>
    </w:p>
    <w:p w14:paraId="1BE28C1F">
      <w:pPr>
        <w:pStyle w:val="67"/>
      </w:pPr>
      <w:r>
        <w:t>MSDU序列号</w:t>
      </w:r>
    </w:p>
    <w:p w14:paraId="4FBCBD5F">
      <w:pPr>
        <w:pStyle w:val="50"/>
      </w:pPr>
      <w:r>
        <w:t>指产生MSDU的原始设备分配给该MSDU的递增序列号。</w:t>
      </w:r>
    </w:p>
    <w:p w14:paraId="00A5A558">
      <w:pPr>
        <w:pStyle w:val="67"/>
      </w:pPr>
      <w:r>
        <w:t>目的MAC地址</w:t>
      </w:r>
    </w:p>
    <w:p w14:paraId="13D45EE4">
      <w:pPr>
        <w:pStyle w:val="50"/>
      </w:pPr>
      <w:bookmarkStart w:id="403" w:name="_Toc402982925"/>
      <w:bookmarkStart w:id="404" w:name="_Toc402983857"/>
      <w:bookmarkStart w:id="405" w:name="_Toc402983391"/>
      <w:bookmarkStart w:id="406" w:name="_Toc399757307"/>
      <w:bookmarkStart w:id="407" w:name="_Toc400798935"/>
      <w:r>
        <w:t>指报文的原始目的MAC地址。</w:t>
      </w:r>
      <w:bookmarkStart w:id="408" w:name="_Toc399228868"/>
      <w:bookmarkStart w:id="409" w:name="_Toc399259265"/>
    </w:p>
    <w:p w14:paraId="3DC1E36F">
      <w:pPr>
        <w:pStyle w:val="57"/>
        <w:ind w:left="420" w:hanging="420"/>
      </w:pPr>
      <w:bookmarkStart w:id="410" w:name="_Toc403570164"/>
      <w:bookmarkStart w:id="411" w:name="_Toc408859791"/>
      <w:bookmarkStart w:id="412" w:name="_Toc10362"/>
      <w:bookmarkStart w:id="413" w:name="_Toc17968"/>
      <w:bookmarkStart w:id="414" w:name="_Toc405476670"/>
      <w:bookmarkStart w:id="415" w:name="_Toc16345"/>
      <w:bookmarkStart w:id="416" w:name="_Toc439785757"/>
      <w:bookmarkStart w:id="417" w:name="_Toc403585328"/>
      <w:r>
        <w:t>MAC短帧头</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5EC038E2">
      <w:pPr>
        <w:pStyle w:val="50"/>
      </w:pPr>
      <w:r>
        <w:t>MAC短帧头的格式如</w:t>
      </w:r>
      <w:r>
        <w:fldChar w:fldCharType="begin"/>
      </w:r>
      <w:r>
        <w:instrText xml:space="preserve"> REF _Ref56761423 \h  \* MERGEFORMAT </w:instrText>
      </w:r>
      <w:r>
        <w:fldChar w:fldCharType="separate"/>
      </w:r>
      <w:r>
        <w:t>表 11</w:t>
      </w:r>
      <w:r>
        <w:fldChar w:fldCharType="end"/>
      </w:r>
      <w:r>
        <w:t>所示。</w:t>
      </w:r>
    </w:p>
    <w:p w14:paraId="3FFE731F">
      <w:pPr>
        <w:pStyle w:val="10"/>
      </w:pPr>
      <w:bookmarkStart w:id="418" w:name="_Ref56761423"/>
      <w:r>
        <w:t xml:space="preserve">表 </w:t>
      </w:r>
      <w:r>
        <w:fldChar w:fldCharType="begin"/>
      </w:r>
      <w:r>
        <w:instrText xml:space="preserve"> SEQ 表 \* ARABIC </w:instrText>
      </w:r>
      <w:r>
        <w:fldChar w:fldCharType="separate"/>
      </w:r>
      <w:r>
        <w:t>11</w:t>
      </w:r>
      <w:r>
        <w:fldChar w:fldCharType="end"/>
      </w:r>
      <w:bookmarkEnd w:id="418"/>
      <w:r>
        <w:t xml:space="preserve"> MAC短帧头</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92"/>
        <w:gridCol w:w="895"/>
        <w:gridCol w:w="589"/>
        <w:gridCol w:w="1245"/>
        <w:gridCol w:w="4665"/>
      </w:tblGrid>
      <w:tr w14:paraId="4462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97" w:hRule="atLeast"/>
          <w:jc w:val="center"/>
        </w:trPr>
        <w:tc>
          <w:tcPr>
            <w:tcW w:w="1061" w:type="pct"/>
            <w:noWrap/>
            <w:vAlign w:val="center"/>
          </w:tcPr>
          <w:p w14:paraId="0D12D4A7">
            <w:pPr>
              <w:pStyle w:val="125"/>
              <w:adjustRightInd w:val="0"/>
              <w:snapToGrid w:val="0"/>
              <w:rPr>
                <w:rFonts w:ascii="Times New Roman" w:hAnsi="Times New Roman"/>
                <w:sz w:val="18"/>
              </w:rPr>
            </w:pPr>
            <w:r>
              <w:rPr>
                <w:rFonts w:ascii="Times New Roman" w:hAnsi="Times New Roman"/>
                <w:sz w:val="18"/>
              </w:rPr>
              <w:t>字段</w:t>
            </w:r>
          </w:p>
        </w:tc>
        <w:tc>
          <w:tcPr>
            <w:tcW w:w="477" w:type="pct"/>
            <w:noWrap/>
            <w:vAlign w:val="center"/>
          </w:tcPr>
          <w:p w14:paraId="20B0D5E0">
            <w:pPr>
              <w:pStyle w:val="125"/>
              <w:adjustRightInd w:val="0"/>
              <w:snapToGrid w:val="0"/>
              <w:rPr>
                <w:rFonts w:ascii="Times New Roman" w:hAnsi="Times New Roman"/>
                <w:sz w:val="18"/>
              </w:rPr>
            </w:pPr>
            <w:r>
              <w:rPr>
                <w:rFonts w:ascii="Times New Roman" w:hAnsi="Times New Roman"/>
                <w:sz w:val="18"/>
              </w:rPr>
              <w:t>字节号</w:t>
            </w:r>
          </w:p>
        </w:tc>
        <w:tc>
          <w:tcPr>
            <w:tcW w:w="314" w:type="pct"/>
            <w:noWrap/>
            <w:vAlign w:val="center"/>
          </w:tcPr>
          <w:p w14:paraId="26AF0158">
            <w:pPr>
              <w:pStyle w:val="125"/>
              <w:adjustRightInd w:val="0"/>
              <w:snapToGrid w:val="0"/>
              <w:rPr>
                <w:rFonts w:ascii="Times New Roman" w:hAnsi="Times New Roman"/>
                <w:sz w:val="18"/>
              </w:rPr>
            </w:pPr>
            <w:r>
              <w:rPr>
                <w:rFonts w:ascii="Times New Roman" w:hAnsi="Times New Roman"/>
                <w:sz w:val="18"/>
              </w:rPr>
              <w:t>比特位</w:t>
            </w:r>
          </w:p>
        </w:tc>
        <w:tc>
          <w:tcPr>
            <w:tcW w:w="663" w:type="pct"/>
            <w:noWrap/>
            <w:vAlign w:val="center"/>
          </w:tcPr>
          <w:p w14:paraId="47577243">
            <w:pPr>
              <w:pStyle w:val="125"/>
              <w:adjustRightInd w:val="0"/>
              <w:snapToGrid w:val="0"/>
              <w:rPr>
                <w:rFonts w:ascii="Times New Roman" w:hAnsi="Times New Roman"/>
                <w:sz w:val="18"/>
              </w:rPr>
            </w:pPr>
            <w:r>
              <w:rPr>
                <w:rFonts w:ascii="Times New Roman" w:hAnsi="Times New Roman"/>
                <w:sz w:val="18"/>
              </w:rPr>
              <w:t>字段大小(比特)</w:t>
            </w:r>
          </w:p>
        </w:tc>
        <w:tc>
          <w:tcPr>
            <w:tcW w:w="2485" w:type="pct"/>
            <w:noWrap/>
            <w:vAlign w:val="center"/>
          </w:tcPr>
          <w:p w14:paraId="4E3C6708">
            <w:pPr>
              <w:pStyle w:val="125"/>
              <w:adjustRightInd w:val="0"/>
              <w:snapToGrid w:val="0"/>
              <w:rPr>
                <w:rFonts w:ascii="Times New Roman" w:hAnsi="Times New Roman"/>
                <w:sz w:val="18"/>
              </w:rPr>
            </w:pPr>
            <w:r>
              <w:rPr>
                <w:rFonts w:hint="eastAsia" w:ascii="Times New Roman" w:hAnsi="Times New Roman"/>
                <w:sz w:val="18"/>
              </w:rPr>
              <w:t>备注</w:t>
            </w:r>
          </w:p>
        </w:tc>
      </w:tr>
      <w:tr w14:paraId="77E9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noWrap/>
            <w:vAlign w:val="center"/>
          </w:tcPr>
          <w:p w14:paraId="3790AC05">
            <w:pPr>
              <w:pStyle w:val="125"/>
              <w:adjustRightInd w:val="0"/>
              <w:snapToGrid w:val="0"/>
              <w:rPr>
                <w:rFonts w:ascii="Times New Roman" w:hAnsi="Times New Roman"/>
                <w:sz w:val="18"/>
              </w:rPr>
            </w:pPr>
            <w:r>
              <w:rPr>
                <w:rFonts w:ascii="Times New Roman" w:hAnsi="Times New Roman"/>
                <w:sz w:val="18"/>
              </w:rPr>
              <w:t>帧头类型</w:t>
            </w:r>
          </w:p>
        </w:tc>
        <w:tc>
          <w:tcPr>
            <w:tcW w:w="477" w:type="pct"/>
            <w:noWrap/>
            <w:vAlign w:val="center"/>
          </w:tcPr>
          <w:p w14:paraId="509D6E19">
            <w:pPr>
              <w:pStyle w:val="125"/>
              <w:adjustRightInd w:val="0"/>
              <w:snapToGrid w:val="0"/>
              <w:rPr>
                <w:rFonts w:ascii="Times New Roman" w:hAnsi="Times New Roman"/>
                <w:sz w:val="18"/>
              </w:rPr>
            </w:pPr>
            <w:r>
              <w:rPr>
                <w:rFonts w:hint="eastAsia" w:ascii="Times New Roman" w:hAnsi="Times New Roman"/>
                <w:sz w:val="18"/>
              </w:rPr>
              <w:t>0</w:t>
            </w:r>
          </w:p>
        </w:tc>
        <w:tc>
          <w:tcPr>
            <w:tcW w:w="314" w:type="pct"/>
            <w:noWrap/>
            <w:vAlign w:val="center"/>
          </w:tcPr>
          <w:p w14:paraId="7F3D72D3">
            <w:pPr>
              <w:pStyle w:val="125"/>
              <w:adjustRightInd w:val="0"/>
              <w:snapToGrid w:val="0"/>
              <w:rPr>
                <w:rFonts w:ascii="Times New Roman" w:hAnsi="Times New Roman"/>
                <w:sz w:val="18"/>
              </w:rPr>
            </w:pPr>
            <w:r>
              <w:rPr>
                <w:rFonts w:hint="eastAsia" w:ascii="Times New Roman" w:hAnsi="Times New Roman"/>
                <w:sz w:val="18"/>
              </w:rPr>
              <w:t>0</w:t>
            </w:r>
          </w:p>
        </w:tc>
        <w:tc>
          <w:tcPr>
            <w:tcW w:w="663" w:type="pct"/>
            <w:noWrap/>
            <w:vAlign w:val="center"/>
          </w:tcPr>
          <w:p w14:paraId="567D6329">
            <w:pPr>
              <w:pStyle w:val="125"/>
              <w:adjustRightInd w:val="0"/>
              <w:snapToGrid w:val="0"/>
              <w:rPr>
                <w:rFonts w:ascii="Times New Roman" w:hAnsi="Times New Roman"/>
                <w:sz w:val="18"/>
              </w:rPr>
            </w:pPr>
            <w:r>
              <w:rPr>
                <w:rFonts w:hint="eastAsia" w:ascii="Times New Roman" w:hAnsi="Times New Roman"/>
                <w:sz w:val="18"/>
              </w:rPr>
              <w:t>1</w:t>
            </w:r>
          </w:p>
        </w:tc>
        <w:tc>
          <w:tcPr>
            <w:tcW w:w="2485" w:type="pct"/>
            <w:noWrap/>
            <w:vAlign w:val="center"/>
          </w:tcPr>
          <w:p w14:paraId="24A5FE01">
            <w:pPr>
              <w:pStyle w:val="125"/>
              <w:adjustRightInd w:val="0"/>
              <w:snapToGrid w:val="0"/>
              <w:jc w:val="left"/>
              <w:rPr>
                <w:rFonts w:ascii="Times New Roman" w:hAnsi="Times New Roman"/>
                <w:sz w:val="18"/>
              </w:rPr>
            </w:pPr>
            <w:r>
              <w:rPr>
                <w:rFonts w:hint="eastAsia" w:ascii="Times New Roman" w:hAnsi="Times New Roman"/>
                <w:sz w:val="18"/>
              </w:rPr>
              <w:t>0:</w:t>
            </w:r>
            <w:r>
              <w:rPr>
                <w:rFonts w:ascii="Times New Roman" w:hAnsi="Times New Roman"/>
                <w:sz w:val="18"/>
              </w:rPr>
              <w:t xml:space="preserve"> </w:t>
            </w:r>
            <w:r>
              <w:rPr>
                <w:rFonts w:hint="eastAsia" w:ascii="Times New Roman" w:hAnsi="Times New Roman"/>
                <w:sz w:val="18"/>
              </w:rPr>
              <w:t>3</w:t>
            </w:r>
            <w:r>
              <w:rPr>
                <w:rFonts w:ascii="Times New Roman" w:hAnsi="Times New Roman"/>
                <w:sz w:val="18"/>
              </w:rPr>
              <w:t>2字节长帧头</w:t>
            </w:r>
          </w:p>
          <w:p w14:paraId="63B37145">
            <w:pPr>
              <w:pStyle w:val="125"/>
              <w:adjustRightInd w:val="0"/>
              <w:snapToGrid w:val="0"/>
              <w:jc w:val="left"/>
              <w:rPr>
                <w:rFonts w:ascii="Times New Roman" w:hAnsi="Times New Roman"/>
                <w:sz w:val="18"/>
              </w:rPr>
            </w:pPr>
            <w:r>
              <w:rPr>
                <w:rFonts w:ascii="Times New Roman" w:hAnsi="Times New Roman"/>
                <w:sz w:val="18"/>
              </w:rPr>
              <w:t>1: 12字节短帧头</w:t>
            </w:r>
          </w:p>
        </w:tc>
      </w:tr>
      <w:tr w14:paraId="288D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noWrap/>
            <w:vAlign w:val="center"/>
          </w:tcPr>
          <w:p w14:paraId="3F0E0D48">
            <w:pPr>
              <w:pStyle w:val="125"/>
              <w:adjustRightInd w:val="0"/>
              <w:snapToGrid w:val="0"/>
              <w:rPr>
                <w:rFonts w:ascii="Times New Roman" w:hAnsi="Times New Roman"/>
                <w:sz w:val="18"/>
              </w:rPr>
            </w:pPr>
            <w:r>
              <w:rPr>
                <w:rFonts w:ascii="Times New Roman" w:hAnsi="Times New Roman"/>
                <w:sz w:val="18"/>
              </w:rPr>
              <w:t>版本</w:t>
            </w:r>
          </w:p>
        </w:tc>
        <w:tc>
          <w:tcPr>
            <w:tcW w:w="477" w:type="pct"/>
            <w:noWrap/>
            <w:vAlign w:val="center"/>
          </w:tcPr>
          <w:p w14:paraId="31DD1445">
            <w:pPr>
              <w:pStyle w:val="125"/>
              <w:adjustRightInd w:val="0"/>
              <w:snapToGrid w:val="0"/>
              <w:rPr>
                <w:rFonts w:ascii="Times New Roman" w:hAnsi="Times New Roman"/>
                <w:sz w:val="18"/>
              </w:rPr>
            </w:pPr>
            <w:r>
              <w:rPr>
                <w:rFonts w:hint="eastAsia" w:ascii="Times New Roman" w:hAnsi="Times New Roman"/>
                <w:sz w:val="18"/>
              </w:rPr>
              <w:t>0</w:t>
            </w:r>
          </w:p>
        </w:tc>
        <w:tc>
          <w:tcPr>
            <w:tcW w:w="314" w:type="pct"/>
            <w:noWrap/>
            <w:vAlign w:val="center"/>
          </w:tcPr>
          <w:p w14:paraId="55BFF4F0">
            <w:pPr>
              <w:pStyle w:val="125"/>
              <w:adjustRightInd w:val="0"/>
              <w:snapToGrid w:val="0"/>
              <w:rPr>
                <w:rFonts w:ascii="Times New Roman" w:hAnsi="Times New Roman"/>
                <w:sz w:val="18"/>
              </w:rPr>
            </w:pPr>
            <w:r>
              <w:rPr>
                <w:rFonts w:hint="eastAsia" w:ascii="Times New Roman" w:hAnsi="Times New Roman"/>
                <w:sz w:val="18"/>
              </w:rPr>
              <w:t>1-2</w:t>
            </w:r>
          </w:p>
        </w:tc>
        <w:tc>
          <w:tcPr>
            <w:tcW w:w="663" w:type="pct"/>
            <w:noWrap/>
            <w:vAlign w:val="center"/>
          </w:tcPr>
          <w:p w14:paraId="23979C08">
            <w:pPr>
              <w:pStyle w:val="125"/>
              <w:adjustRightInd w:val="0"/>
              <w:snapToGrid w:val="0"/>
              <w:rPr>
                <w:rFonts w:ascii="Times New Roman" w:hAnsi="Times New Roman"/>
                <w:sz w:val="18"/>
              </w:rPr>
            </w:pPr>
            <w:r>
              <w:rPr>
                <w:rFonts w:hint="eastAsia" w:ascii="Times New Roman" w:hAnsi="Times New Roman"/>
                <w:sz w:val="18"/>
              </w:rPr>
              <w:t>2</w:t>
            </w:r>
          </w:p>
        </w:tc>
        <w:tc>
          <w:tcPr>
            <w:tcW w:w="2485" w:type="pct"/>
            <w:noWrap/>
            <w:vAlign w:val="center"/>
          </w:tcPr>
          <w:p w14:paraId="3754BE27">
            <w:pPr>
              <w:pStyle w:val="125"/>
              <w:adjustRightInd w:val="0"/>
              <w:snapToGrid w:val="0"/>
              <w:jc w:val="left"/>
              <w:rPr>
                <w:rFonts w:ascii="Times New Roman" w:hAnsi="Times New Roman"/>
                <w:sz w:val="18"/>
              </w:rPr>
            </w:pPr>
            <w:r>
              <w:rPr>
                <w:rFonts w:hint="eastAsia" w:ascii="Times New Roman" w:hAnsi="Times New Roman"/>
                <w:sz w:val="18"/>
              </w:rPr>
              <w:t>0：保留</w:t>
            </w:r>
          </w:p>
          <w:p w14:paraId="3E88A9B7">
            <w:pPr>
              <w:pStyle w:val="125"/>
              <w:adjustRightInd w:val="0"/>
              <w:snapToGrid w:val="0"/>
              <w:jc w:val="left"/>
              <w:rPr>
                <w:rFonts w:ascii="Times New Roman" w:hAnsi="Times New Roman"/>
                <w:sz w:val="18"/>
              </w:rPr>
            </w:pPr>
            <w:r>
              <w:rPr>
                <w:rFonts w:ascii="Times New Roman" w:hAnsi="Times New Roman"/>
                <w:sz w:val="18"/>
              </w:rPr>
              <w:t>1</w:t>
            </w:r>
            <w:r>
              <w:rPr>
                <w:rFonts w:hint="eastAsia" w:ascii="Times New Roman" w:hAnsi="Times New Roman"/>
                <w:sz w:val="18"/>
              </w:rPr>
              <w:t>：标准帧</w:t>
            </w:r>
            <w:r>
              <w:rPr>
                <w:rFonts w:ascii="Times New Roman" w:hAnsi="Times New Roman"/>
                <w:sz w:val="18"/>
              </w:rPr>
              <w:t>协议</w:t>
            </w:r>
          </w:p>
          <w:p w14:paraId="7D4BBA7C">
            <w:pPr>
              <w:pStyle w:val="125"/>
              <w:adjustRightInd w:val="0"/>
              <w:snapToGrid w:val="0"/>
              <w:jc w:val="left"/>
              <w:rPr>
                <w:rFonts w:ascii="Times New Roman" w:hAnsi="Times New Roman"/>
                <w:color w:val="FF0000"/>
                <w:sz w:val="18"/>
              </w:rPr>
            </w:pPr>
            <w:r>
              <w:rPr>
                <w:rFonts w:hint="eastAsia" w:ascii="Times New Roman" w:hAnsi="Times New Roman"/>
                <w:sz w:val="18"/>
              </w:rPr>
              <w:t>2：单跳帧协议</w:t>
            </w:r>
          </w:p>
        </w:tc>
      </w:tr>
      <w:tr w14:paraId="3EDD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noWrap/>
            <w:vAlign w:val="center"/>
          </w:tcPr>
          <w:p w14:paraId="4404AA24">
            <w:pPr>
              <w:pStyle w:val="125"/>
              <w:adjustRightInd w:val="0"/>
              <w:snapToGrid w:val="0"/>
              <w:rPr>
                <w:rFonts w:ascii="Times New Roman" w:hAnsi="Times New Roman"/>
                <w:sz w:val="18"/>
              </w:rPr>
            </w:pPr>
            <w:r>
              <w:rPr>
                <w:rFonts w:ascii="Times New Roman" w:hAnsi="Times New Roman"/>
                <w:sz w:val="18"/>
              </w:rPr>
              <w:t>短网络标识高位</w:t>
            </w:r>
          </w:p>
        </w:tc>
        <w:tc>
          <w:tcPr>
            <w:tcW w:w="477" w:type="pct"/>
            <w:noWrap/>
            <w:vAlign w:val="center"/>
          </w:tcPr>
          <w:p w14:paraId="25706AE8">
            <w:pPr>
              <w:pStyle w:val="125"/>
              <w:adjustRightInd w:val="0"/>
              <w:snapToGrid w:val="0"/>
              <w:rPr>
                <w:rFonts w:ascii="Times New Roman" w:hAnsi="Times New Roman"/>
                <w:sz w:val="18"/>
              </w:rPr>
            </w:pPr>
            <w:r>
              <w:rPr>
                <w:rFonts w:hint="eastAsia" w:ascii="Times New Roman" w:hAnsi="Times New Roman"/>
                <w:sz w:val="18"/>
              </w:rPr>
              <w:t>0</w:t>
            </w:r>
          </w:p>
        </w:tc>
        <w:tc>
          <w:tcPr>
            <w:tcW w:w="314" w:type="pct"/>
            <w:noWrap/>
            <w:vAlign w:val="center"/>
          </w:tcPr>
          <w:p w14:paraId="69CB7C28">
            <w:pPr>
              <w:pStyle w:val="125"/>
              <w:adjustRightInd w:val="0"/>
              <w:snapToGrid w:val="0"/>
              <w:rPr>
                <w:rFonts w:ascii="Times New Roman" w:hAnsi="Times New Roman"/>
                <w:sz w:val="18"/>
              </w:rPr>
            </w:pPr>
            <w:r>
              <w:rPr>
                <w:rFonts w:hint="eastAsia" w:ascii="Times New Roman" w:hAnsi="Times New Roman"/>
                <w:sz w:val="18"/>
              </w:rPr>
              <w:t>3</w:t>
            </w:r>
          </w:p>
        </w:tc>
        <w:tc>
          <w:tcPr>
            <w:tcW w:w="663" w:type="pct"/>
            <w:noWrap/>
            <w:vAlign w:val="center"/>
          </w:tcPr>
          <w:p w14:paraId="09C29839">
            <w:pPr>
              <w:pStyle w:val="125"/>
              <w:adjustRightInd w:val="0"/>
              <w:snapToGrid w:val="0"/>
              <w:rPr>
                <w:rFonts w:ascii="Times New Roman" w:hAnsi="Times New Roman"/>
                <w:sz w:val="18"/>
              </w:rPr>
            </w:pPr>
            <w:r>
              <w:rPr>
                <w:rFonts w:ascii="Times New Roman" w:hAnsi="Times New Roman"/>
                <w:sz w:val="18"/>
              </w:rPr>
              <w:t>1</w:t>
            </w:r>
          </w:p>
        </w:tc>
        <w:tc>
          <w:tcPr>
            <w:tcW w:w="2485" w:type="pct"/>
            <w:noWrap/>
            <w:vAlign w:val="center"/>
          </w:tcPr>
          <w:p w14:paraId="34166EF0">
            <w:pPr>
              <w:pStyle w:val="125"/>
              <w:adjustRightInd w:val="0"/>
              <w:snapToGrid w:val="0"/>
              <w:jc w:val="left"/>
              <w:rPr>
                <w:rFonts w:ascii="Times New Roman" w:hAnsi="Times New Roman"/>
                <w:sz w:val="18"/>
              </w:rPr>
            </w:pPr>
            <w:r>
              <w:rPr>
                <w:rFonts w:ascii="Times New Roman" w:hAnsi="Times New Roman"/>
                <w:sz w:val="18"/>
              </w:rPr>
              <w:t>短网络标识的高</w:t>
            </w:r>
            <w:r>
              <w:rPr>
                <w:rFonts w:hint="eastAsia" w:ascii="Times New Roman" w:hAnsi="Times New Roman"/>
                <w:sz w:val="18"/>
              </w:rPr>
              <w:t>1bit</w:t>
            </w:r>
          </w:p>
        </w:tc>
      </w:tr>
      <w:tr w14:paraId="4978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restart"/>
            <w:noWrap/>
            <w:vAlign w:val="center"/>
          </w:tcPr>
          <w:p w14:paraId="081AC028">
            <w:pPr>
              <w:pStyle w:val="125"/>
              <w:adjustRightInd w:val="0"/>
              <w:snapToGrid w:val="0"/>
              <w:rPr>
                <w:rFonts w:ascii="Times New Roman" w:hAnsi="Times New Roman"/>
                <w:sz w:val="18"/>
              </w:rPr>
            </w:pPr>
            <w:r>
              <w:rPr>
                <w:rFonts w:hint="eastAsia" w:ascii="Times New Roman" w:hAnsi="Times New Roman"/>
                <w:sz w:val="18"/>
              </w:rPr>
              <w:t>发送序号</w:t>
            </w:r>
          </w:p>
        </w:tc>
        <w:tc>
          <w:tcPr>
            <w:tcW w:w="477" w:type="pct"/>
            <w:noWrap/>
            <w:vAlign w:val="center"/>
          </w:tcPr>
          <w:p w14:paraId="0EE5949E">
            <w:pPr>
              <w:pStyle w:val="125"/>
              <w:adjustRightInd w:val="0"/>
              <w:snapToGrid w:val="0"/>
              <w:rPr>
                <w:rFonts w:ascii="Times New Roman" w:hAnsi="Times New Roman"/>
                <w:sz w:val="18"/>
              </w:rPr>
            </w:pPr>
            <w:r>
              <w:rPr>
                <w:rFonts w:hint="eastAsia" w:ascii="Times New Roman" w:hAnsi="Times New Roman"/>
                <w:sz w:val="18"/>
              </w:rPr>
              <w:t>0</w:t>
            </w:r>
          </w:p>
        </w:tc>
        <w:tc>
          <w:tcPr>
            <w:tcW w:w="314" w:type="pct"/>
            <w:noWrap/>
            <w:vAlign w:val="center"/>
          </w:tcPr>
          <w:p w14:paraId="33D0A136">
            <w:pPr>
              <w:pStyle w:val="125"/>
              <w:adjustRightInd w:val="0"/>
              <w:snapToGrid w:val="0"/>
              <w:rPr>
                <w:rFonts w:ascii="Times New Roman" w:hAnsi="Times New Roman"/>
                <w:sz w:val="18"/>
              </w:rPr>
            </w:pPr>
            <w:r>
              <w:rPr>
                <w:rFonts w:hint="eastAsia" w:ascii="Times New Roman" w:hAnsi="Times New Roman"/>
                <w:sz w:val="18"/>
              </w:rPr>
              <w:t>4-7</w:t>
            </w:r>
          </w:p>
        </w:tc>
        <w:tc>
          <w:tcPr>
            <w:tcW w:w="663" w:type="pct"/>
            <w:vMerge w:val="restart"/>
            <w:noWrap/>
            <w:vAlign w:val="center"/>
          </w:tcPr>
          <w:p w14:paraId="3D09A6C7">
            <w:pPr>
              <w:pStyle w:val="125"/>
              <w:adjustRightInd w:val="0"/>
              <w:snapToGrid w:val="0"/>
              <w:rPr>
                <w:rFonts w:ascii="Times New Roman" w:hAnsi="Times New Roman"/>
                <w:sz w:val="18"/>
              </w:rPr>
            </w:pPr>
            <w:r>
              <w:rPr>
                <w:rFonts w:hint="eastAsia" w:ascii="Times New Roman" w:hAnsi="Times New Roman"/>
                <w:sz w:val="18"/>
              </w:rPr>
              <w:t>12</w:t>
            </w:r>
          </w:p>
        </w:tc>
        <w:tc>
          <w:tcPr>
            <w:tcW w:w="2485" w:type="pct"/>
            <w:vMerge w:val="restart"/>
            <w:noWrap/>
            <w:vAlign w:val="center"/>
          </w:tcPr>
          <w:p w14:paraId="69A475D5">
            <w:pPr>
              <w:pStyle w:val="125"/>
              <w:adjustRightInd w:val="0"/>
              <w:snapToGrid w:val="0"/>
              <w:jc w:val="left"/>
              <w:rPr>
                <w:rFonts w:ascii="Times New Roman" w:hAnsi="Times New Roman"/>
                <w:sz w:val="18"/>
              </w:rPr>
            </w:pPr>
            <w:r>
              <w:rPr>
                <w:rFonts w:hint="eastAsia" w:ascii="Times New Roman" w:hAnsi="Times New Roman"/>
                <w:sz w:val="18"/>
              </w:rPr>
              <w:t>当前源站点在组网频段上发送SOF帧的序号</w:t>
            </w:r>
          </w:p>
        </w:tc>
      </w:tr>
      <w:tr w14:paraId="5F000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continue"/>
            <w:vAlign w:val="center"/>
          </w:tcPr>
          <w:p w14:paraId="6E691F2B">
            <w:pPr>
              <w:pStyle w:val="125"/>
              <w:adjustRightInd w:val="0"/>
              <w:snapToGrid w:val="0"/>
              <w:rPr>
                <w:rFonts w:ascii="Times New Roman" w:hAnsi="Times New Roman"/>
                <w:sz w:val="18"/>
              </w:rPr>
            </w:pPr>
          </w:p>
        </w:tc>
        <w:tc>
          <w:tcPr>
            <w:tcW w:w="477" w:type="pct"/>
            <w:noWrap/>
            <w:vAlign w:val="center"/>
          </w:tcPr>
          <w:p w14:paraId="3E8B65C3">
            <w:pPr>
              <w:pStyle w:val="125"/>
              <w:adjustRightInd w:val="0"/>
              <w:snapToGrid w:val="0"/>
              <w:rPr>
                <w:rFonts w:ascii="Times New Roman" w:hAnsi="Times New Roman"/>
                <w:sz w:val="18"/>
              </w:rPr>
            </w:pPr>
            <w:r>
              <w:rPr>
                <w:rFonts w:hint="eastAsia" w:ascii="Times New Roman" w:hAnsi="Times New Roman"/>
                <w:sz w:val="18"/>
              </w:rPr>
              <w:t>1</w:t>
            </w:r>
          </w:p>
        </w:tc>
        <w:tc>
          <w:tcPr>
            <w:tcW w:w="314" w:type="pct"/>
            <w:noWrap/>
            <w:vAlign w:val="center"/>
          </w:tcPr>
          <w:p w14:paraId="684ABA4A">
            <w:pPr>
              <w:pStyle w:val="125"/>
              <w:adjustRightInd w:val="0"/>
              <w:snapToGrid w:val="0"/>
              <w:rPr>
                <w:rFonts w:ascii="Times New Roman" w:hAnsi="Times New Roman"/>
                <w:sz w:val="18"/>
              </w:rPr>
            </w:pPr>
            <w:r>
              <w:rPr>
                <w:rFonts w:hint="eastAsia" w:ascii="Times New Roman" w:hAnsi="Times New Roman"/>
                <w:sz w:val="18"/>
              </w:rPr>
              <w:t>0-7</w:t>
            </w:r>
          </w:p>
        </w:tc>
        <w:tc>
          <w:tcPr>
            <w:tcW w:w="663" w:type="pct"/>
            <w:vMerge w:val="continue"/>
            <w:vAlign w:val="center"/>
          </w:tcPr>
          <w:p w14:paraId="4081162A">
            <w:pPr>
              <w:pStyle w:val="125"/>
              <w:adjustRightInd w:val="0"/>
              <w:snapToGrid w:val="0"/>
              <w:rPr>
                <w:rFonts w:ascii="Times New Roman" w:hAnsi="Times New Roman"/>
                <w:sz w:val="18"/>
              </w:rPr>
            </w:pPr>
          </w:p>
        </w:tc>
        <w:tc>
          <w:tcPr>
            <w:tcW w:w="2485" w:type="pct"/>
            <w:vMerge w:val="continue"/>
            <w:vAlign w:val="center"/>
          </w:tcPr>
          <w:p w14:paraId="1DAE46F2">
            <w:pPr>
              <w:pStyle w:val="125"/>
              <w:adjustRightInd w:val="0"/>
              <w:snapToGrid w:val="0"/>
              <w:jc w:val="left"/>
              <w:rPr>
                <w:rFonts w:ascii="Times New Roman" w:hAnsi="Times New Roman"/>
                <w:sz w:val="18"/>
              </w:rPr>
            </w:pPr>
          </w:p>
        </w:tc>
      </w:tr>
      <w:tr w14:paraId="4CED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restart"/>
            <w:noWrap/>
            <w:vAlign w:val="center"/>
          </w:tcPr>
          <w:p w14:paraId="1ED654F2">
            <w:pPr>
              <w:pStyle w:val="125"/>
              <w:adjustRightInd w:val="0"/>
              <w:snapToGrid w:val="0"/>
              <w:rPr>
                <w:rFonts w:ascii="Times New Roman" w:hAnsi="Times New Roman"/>
                <w:sz w:val="18"/>
              </w:rPr>
            </w:pPr>
            <w:r>
              <w:rPr>
                <w:rFonts w:ascii="Times New Roman" w:hAnsi="Times New Roman"/>
                <w:sz w:val="18"/>
              </w:rPr>
              <w:t>MSDU长度</w:t>
            </w:r>
          </w:p>
        </w:tc>
        <w:tc>
          <w:tcPr>
            <w:tcW w:w="477" w:type="pct"/>
            <w:noWrap/>
            <w:vAlign w:val="center"/>
          </w:tcPr>
          <w:p w14:paraId="524F886F">
            <w:pPr>
              <w:pStyle w:val="125"/>
              <w:adjustRightInd w:val="0"/>
              <w:snapToGrid w:val="0"/>
              <w:rPr>
                <w:rFonts w:ascii="Times New Roman" w:hAnsi="Times New Roman"/>
                <w:sz w:val="18"/>
              </w:rPr>
            </w:pPr>
            <w:r>
              <w:rPr>
                <w:rFonts w:hint="eastAsia" w:ascii="Times New Roman" w:hAnsi="Times New Roman"/>
                <w:sz w:val="18"/>
              </w:rPr>
              <w:t>2</w:t>
            </w:r>
          </w:p>
        </w:tc>
        <w:tc>
          <w:tcPr>
            <w:tcW w:w="314" w:type="pct"/>
            <w:noWrap/>
            <w:vAlign w:val="center"/>
          </w:tcPr>
          <w:p w14:paraId="7F29528E">
            <w:pPr>
              <w:pStyle w:val="125"/>
              <w:adjustRightInd w:val="0"/>
              <w:snapToGrid w:val="0"/>
              <w:rPr>
                <w:rFonts w:ascii="Times New Roman" w:hAnsi="Times New Roman"/>
                <w:sz w:val="18"/>
              </w:rPr>
            </w:pPr>
            <w:r>
              <w:rPr>
                <w:rFonts w:hint="eastAsia" w:ascii="Times New Roman" w:hAnsi="Times New Roman"/>
                <w:sz w:val="18"/>
              </w:rPr>
              <w:t>0-7</w:t>
            </w:r>
          </w:p>
        </w:tc>
        <w:tc>
          <w:tcPr>
            <w:tcW w:w="663" w:type="pct"/>
            <w:vMerge w:val="restart"/>
            <w:noWrap/>
            <w:vAlign w:val="center"/>
          </w:tcPr>
          <w:p w14:paraId="66611A55">
            <w:pPr>
              <w:pStyle w:val="125"/>
              <w:adjustRightInd w:val="0"/>
              <w:snapToGrid w:val="0"/>
              <w:rPr>
                <w:rFonts w:ascii="Times New Roman" w:hAnsi="Times New Roman"/>
                <w:sz w:val="18"/>
              </w:rPr>
            </w:pPr>
            <w:r>
              <w:rPr>
                <w:rFonts w:hint="eastAsia" w:ascii="Times New Roman" w:hAnsi="Times New Roman"/>
                <w:sz w:val="18"/>
              </w:rPr>
              <w:t>16</w:t>
            </w:r>
          </w:p>
        </w:tc>
        <w:tc>
          <w:tcPr>
            <w:tcW w:w="2485" w:type="pct"/>
            <w:vMerge w:val="restart"/>
            <w:noWrap/>
            <w:vAlign w:val="center"/>
          </w:tcPr>
          <w:p w14:paraId="7D1B65B0">
            <w:pPr>
              <w:pStyle w:val="125"/>
              <w:adjustRightInd w:val="0"/>
              <w:snapToGrid w:val="0"/>
              <w:jc w:val="left"/>
              <w:rPr>
                <w:rFonts w:ascii="Times New Roman" w:hAnsi="Times New Roman"/>
                <w:sz w:val="18"/>
              </w:rPr>
            </w:pPr>
            <w:r>
              <w:rPr>
                <w:rFonts w:hint="eastAsia" w:ascii="Times New Roman" w:hAnsi="Times New Roman"/>
                <w:sz w:val="18"/>
              </w:rPr>
              <w:t>MAC帧中携带的MSDU的长度</w:t>
            </w:r>
          </w:p>
        </w:tc>
      </w:tr>
      <w:tr w14:paraId="4241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continue"/>
            <w:vAlign w:val="center"/>
          </w:tcPr>
          <w:p w14:paraId="3285D990">
            <w:pPr>
              <w:pStyle w:val="125"/>
              <w:adjustRightInd w:val="0"/>
              <w:snapToGrid w:val="0"/>
              <w:rPr>
                <w:rFonts w:ascii="Times New Roman" w:hAnsi="Times New Roman"/>
                <w:sz w:val="18"/>
              </w:rPr>
            </w:pPr>
          </w:p>
        </w:tc>
        <w:tc>
          <w:tcPr>
            <w:tcW w:w="477" w:type="pct"/>
            <w:noWrap/>
            <w:vAlign w:val="center"/>
          </w:tcPr>
          <w:p w14:paraId="397CB55A">
            <w:pPr>
              <w:pStyle w:val="125"/>
              <w:adjustRightInd w:val="0"/>
              <w:snapToGrid w:val="0"/>
              <w:rPr>
                <w:rFonts w:ascii="Times New Roman" w:hAnsi="Times New Roman"/>
                <w:sz w:val="18"/>
              </w:rPr>
            </w:pPr>
            <w:r>
              <w:rPr>
                <w:rFonts w:hint="eastAsia" w:ascii="Times New Roman" w:hAnsi="Times New Roman"/>
                <w:sz w:val="18"/>
              </w:rPr>
              <w:t>3</w:t>
            </w:r>
          </w:p>
        </w:tc>
        <w:tc>
          <w:tcPr>
            <w:tcW w:w="314" w:type="pct"/>
            <w:noWrap/>
            <w:vAlign w:val="center"/>
          </w:tcPr>
          <w:p w14:paraId="27A34139">
            <w:pPr>
              <w:pStyle w:val="125"/>
              <w:adjustRightInd w:val="0"/>
              <w:snapToGrid w:val="0"/>
              <w:rPr>
                <w:rFonts w:ascii="Times New Roman" w:hAnsi="Times New Roman"/>
                <w:sz w:val="18"/>
              </w:rPr>
            </w:pPr>
            <w:r>
              <w:rPr>
                <w:rFonts w:hint="eastAsia" w:ascii="Times New Roman" w:hAnsi="Times New Roman"/>
                <w:sz w:val="18"/>
              </w:rPr>
              <w:t>0-7</w:t>
            </w:r>
          </w:p>
        </w:tc>
        <w:tc>
          <w:tcPr>
            <w:tcW w:w="663" w:type="pct"/>
            <w:vMerge w:val="continue"/>
            <w:vAlign w:val="center"/>
          </w:tcPr>
          <w:p w14:paraId="4CC2B9CA">
            <w:pPr>
              <w:pStyle w:val="125"/>
              <w:adjustRightInd w:val="0"/>
              <w:snapToGrid w:val="0"/>
              <w:rPr>
                <w:rFonts w:ascii="Times New Roman" w:hAnsi="Times New Roman"/>
                <w:sz w:val="18"/>
              </w:rPr>
            </w:pPr>
          </w:p>
        </w:tc>
        <w:tc>
          <w:tcPr>
            <w:tcW w:w="2485" w:type="pct"/>
            <w:vMerge w:val="continue"/>
            <w:vAlign w:val="center"/>
          </w:tcPr>
          <w:p w14:paraId="156283BF">
            <w:pPr>
              <w:pStyle w:val="125"/>
              <w:adjustRightInd w:val="0"/>
              <w:snapToGrid w:val="0"/>
              <w:jc w:val="left"/>
              <w:rPr>
                <w:rFonts w:ascii="Times New Roman" w:hAnsi="Times New Roman"/>
                <w:sz w:val="18"/>
              </w:rPr>
            </w:pPr>
          </w:p>
        </w:tc>
      </w:tr>
      <w:tr w14:paraId="73F9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restart"/>
            <w:noWrap/>
            <w:vAlign w:val="center"/>
          </w:tcPr>
          <w:p w14:paraId="7EF46EEA">
            <w:pPr>
              <w:pStyle w:val="125"/>
              <w:adjustRightInd w:val="0"/>
              <w:snapToGrid w:val="0"/>
              <w:rPr>
                <w:rFonts w:ascii="Times New Roman" w:hAnsi="Times New Roman"/>
                <w:sz w:val="18"/>
              </w:rPr>
            </w:pPr>
            <w:r>
              <w:rPr>
                <w:rFonts w:ascii="Times New Roman" w:hAnsi="Times New Roman"/>
                <w:sz w:val="18"/>
              </w:rPr>
              <w:t>原始</w:t>
            </w:r>
            <w:r>
              <w:rPr>
                <w:rFonts w:hint="eastAsia" w:ascii="Times New Roman" w:hAnsi="Times New Roman"/>
                <w:sz w:val="18"/>
              </w:rPr>
              <w:t>目的</w:t>
            </w:r>
            <w:r>
              <w:rPr>
                <w:rFonts w:ascii="Times New Roman" w:hAnsi="Times New Roman"/>
                <w:sz w:val="18"/>
              </w:rPr>
              <w:t xml:space="preserve"> TEI</w:t>
            </w:r>
          </w:p>
        </w:tc>
        <w:tc>
          <w:tcPr>
            <w:tcW w:w="477" w:type="pct"/>
            <w:noWrap/>
            <w:vAlign w:val="center"/>
          </w:tcPr>
          <w:p w14:paraId="4998F23A">
            <w:pPr>
              <w:pStyle w:val="125"/>
              <w:adjustRightInd w:val="0"/>
              <w:snapToGrid w:val="0"/>
              <w:rPr>
                <w:rFonts w:ascii="Times New Roman" w:hAnsi="Times New Roman"/>
                <w:sz w:val="18"/>
              </w:rPr>
            </w:pPr>
            <w:r>
              <w:rPr>
                <w:rFonts w:hint="eastAsia" w:ascii="Times New Roman" w:hAnsi="Times New Roman"/>
                <w:sz w:val="18"/>
              </w:rPr>
              <w:t>4</w:t>
            </w:r>
          </w:p>
        </w:tc>
        <w:tc>
          <w:tcPr>
            <w:tcW w:w="314" w:type="pct"/>
            <w:noWrap/>
            <w:vAlign w:val="center"/>
          </w:tcPr>
          <w:p w14:paraId="7E6EE6AA">
            <w:pPr>
              <w:pStyle w:val="125"/>
              <w:adjustRightInd w:val="0"/>
              <w:snapToGrid w:val="0"/>
              <w:rPr>
                <w:rFonts w:ascii="Times New Roman" w:hAnsi="Times New Roman"/>
                <w:sz w:val="18"/>
              </w:rPr>
            </w:pPr>
            <w:r>
              <w:rPr>
                <w:rFonts w:hint="eastAsia" w:ascii="Times New Roman" w:hAnsi="Times New Roman"/>
                <w:sz w:val="18"/>
              </w:rPr>
              <w:t>0-7</w:t>
            </w:r>
          </w:p>
        </w:tc>
        <w:tc>
          <w:tcPr>
            <w:tcW w:w="663" w:type="pct"/>
            <w:vMerge w:val="restart"/>
            <w:noWrap/>
            <w:vAlign w:val="center"/>
          </w:tcPr>
          <w:p w14:paraId="5C29C451">
            <w:pPr>
              <w:pStyle w:val="125"/>
              <w:adjustRightInd w:val="0"/>
              <w:snapToGrid w:val="0"/>
              <w:rPr>
                <w:rFonts w:ascii="Times New Roman" w:hAnsi="Times New Roman"/>
                <w:sz w:val="18"/>
              </w:rPr>
            </w:pPr>
            <w:r>
              <w:rPr>
                <w:rFonts w:hint="eastAsia" w:ascii="Times New Roman" w:hAnsi="Times New Roman"/>
                <w:sz w:val="18"/>
              </w:rPr>
              <w:t>12</w:t>
            </w:r>
          </w:p>
        </w:tc>
        <w:tc>
          <w:tcPr>
            <w:tcW w:w="2485" w:type="pct"/>
            <w:vMerge w:val="restart"/>
            <w:noWrap/>
            <w:vAlign w:val="center"/>
          </w:tcPr>
          <w:p w14:paraId="6007BC5E">
            <w:pPr>
              <w:pStyle w:val="125"/>
              <w:adjustRightInd w:val="0"/>
              <w:snapToGrid w:val="0"/>
              <w:jc w:val="left"/>
              <w:rPr>
                <w:rFonts w:ascii="Times New Roman" w:hAnsi="Times New Roman"/>
                <w:sz w:val="18"/>
              </w:rPr>
            </w:pPr>
            <w:r>
              <w:rPr>
                <w:rFonts w:hint="eastAsia" w:ascii="Times New Roman" w:hAnsi="Times New Roman"/>
                <w:sz w:val="18"/>
              </w:rPr>
              <w:t>MSDU的最终目的终端设备的标识</w:t>
            </w:r>
          </w:p>
        </w:tc>
      </w:tr>
      <w:tr w14:paraId="69D8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continue"/>
            <w:vAlign w:val="center"/>
          </w:tcPr>
          <w:p w14:paraId="1B33F3FC">
            <w:pPr>
              <w:pStyle w:val="125"/>
              <w:adjustRightInd w:val="0"/>
              <w:snapToGrid w:val="0"/>
              <w:rPr>
                <w:rFonts w:ascii="Times New Roman" w:hAnsi="Times New Roman"/>
                <w:sz w:val="18"/>
              </w:rPr>
            </w:pPr>
          </w:p>
        </w:tc>
        <w:tc>
          <w:tcPr>
            <w:tcW w:w="477" w:type="pct"/>
            <w:noWrap/>
            <w:vAlign w:val="center"/>
          </w:tcPr>
          <w:p w14:paraId="463E16B4">
            <w:pPr>
              <w:pStyle w:val="125"/>
              <w:adjustRightInd w:val="0"/>
              <w:snapToGrid w:val="0"/>
              <w:rPr>
                <w:rFonts w:ascii="Times New Roman" w:hAnsi="Times New Roman"/>
                <w:sz w:val="18"/>
              </w:rPr>
            </w:pPr>
            <w:r>
              <w:rPr>
                <w:rFonts w:hint="eastAsia" w:ascii="Times New Roman" w:hAnsi="Times New Roman"/>
                <w:sz w:val="18"/>
              </w:rPr>
              <w:t>5</w:t>
            </w:r>
          </w:p>
        </w:tc>
        <w:tc>
          <w:tcPr>
            <w:tcW w:w="314" w:type="pct"/>
            <w:noWrap/>
            <w:vAlign w:val="center"/>
          </w:tcPr>
          <w:p w14:paraId="77DCC1B8">
            <w:pPr>
              <w:pStyle w:val="125"/>
              <w:adjustRightInd w:val="0"/>
              <w:snapToGrid w:val="0"/>
              <w:rPr>
                <w:rFonts w:ascii="Times New Roman" w:hAnsi="Times New Roman"/>
                <w:sz w:val="18"/>
              </w:rPr>
            </w:pPr>
            <w:r>
              <w:rPr>
                <w:rFonts w:hint="eastAsia" w:ascii="Times New Roman" w:hAnsi="Times New Roman"/>
                <w:sz w:val="18"/>
              </w:rPr>
              <w:t>0-3</w:t>
            </w:r>
          </w:p>
        </w:tc>
        <w:tc>
          <w:tcPr>
            <w:tcW w:w="663" w:type="pct"/>
            <w:vMerge w:val="continue"/>
            <w:vAlign w:val="center"/>
          </w:tcPr>
          <w:p w14:paraId="40B610FB">
            <w:pPr>
              <w:pStyle w:val="125"/>
              <w:adjustRightInd w:val="0"/>
              <w:snapToGrid w:val="0"/>
              <w:rPr>
                <w:rFonts w:ascii="Times New Roman" w:hAnsi="Times New Roman"/>
                <w:sz w:val="18"/>
              </w:rPr>
            </w:pPr>
          </w:p>
        </w:tc>
        <w:tc>
          <w:tcPr>
            <w:tcW w:w="2485" w:type="pct"/>
            <w:vMerge w:val="continue"/>
            <w:vAlign w:val="center"/>
          </w:tcPr>
          <w:p w14:paraId="3ED8BDAD">
            <w:pPr>
              <w:pStyle w:val="125"/>
              <w:adjustRightInd w:val="0"/>
              <w:snapToGrid w:val="0"/>
              <w:jc w:val="left"/>
              <w:rPr>
                <w:rFonts w:ascii="Times New Roman" w:hAnsi="Times New Roman"/>
                <w:sz w:val="18"/>
              </w:rPr>
            </w:pPr>
          </w:p>
        </w:tc>
      </w:tr>
      <w:tr w14:paraId="78C5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restart"/>
            <w:noWrap/>
            <w:vAlign w:val="center"/>
          </w:tcPr>
          <w:p w14:paraId="19ABE490">
            <w:pPr>
              <w:pStyle w:val="125"/>
              <w:adjustRightInd w:val="0"/>
              <w:snapToGrid w:val="0"/>
              <w:rPr>
                <w:rFonts w:ascii="Times New Roman" w:hAnsi="Times New Roman"/>
                <w:sz w:val="18"/>
              </w:rPr>
            </w:pPr>
            <w:r>
              <w:rPr>
                <w:rFonts w:ascii="Times New Roman" w:hAnsi="Times New Roman"/>
                <w:sz w:val="18"/>
              </w:rPr>
              <w:t>原始源 TEI</w:t>
            </w:r>
          </w:p>
        </w:tc>
        <w:tc>
          <w:tcPr>
            <w:tcW w:w="477" w:type="pct"/>
            <w:noWrap/>
            <w:vAlign w:val="center"/>
          </w:tcPr>
          <w:p w14:paraId="4C4C4F3E">
            <w:pPr>
              <w:pStyle w:val="125"/>
              <w:adjustRightInd w:val="0"/>
              <w:snapToGrid w:val="0"/>
              <w:rPr>
                <w:rFonts w:ascii="Times New Roman" w:hAnsi="Times New Roman"/>
                <w:sz w:val="18"/>
              </w:rPr>
            </w:pPr>
            <w:r>
              <w:rPr>
                <w:rFonts w:hint="eastAsia" w:ascii="Times New Roman" w:hAnsi="Times New Roman"/>
                <w:sz w:val="18"/>
              </w:rPr>
              <w:t>5</w:t>
            </w:r>
          </w:p>
        </w:tc>
        <w:tc>
          <w:tcPr>
            <w:tcW w:w="314" w:type="pct"/>
            <w:noWrap/>
            <w:vAlign w:val="center"/>
          </w:tcPr>
          <w:p w14:paraId="6115D260">
            <w:pPr>
              <w:pStyle w:val="125"/>
              <w:adjustRightInd w:val="0"/>
              <w:snapToGrid w:val="0"/>
              <w:rPr>
                <w:rFonts w:ascii="Times New Roman" w:hAnsi="Times New Roman"/>
                <w:sz w:val="18"/>
              </w:rPr>
            </w:pPr>
            <w:r>
              <w:rPr>
                <w:rFonts w:hint="eastAsia" w:ascii="Times New Roman" w:hAnsi="Times New Roman"/>
                <w:sz w:val="18"/>
              </w:rPr>
              <w:t>4-7</w:t>
            </w:r>
          </w:p>
        </w:tc>
        <w:tc>
          <w:tcPr>
            <w:tcW w:w="663" w:type="pct"/>
            <w:vMerge w:val="restart"/>
            <w:noWrap/>
            <w:vAlign w:val="center"/>
          </w:tcPr>
          <w:p w14:paraId="3D587CFA">
            <w:pPr>
              <w:pStyle w:val="125"/>
              <w:adjustRightInd w:val="0"/>
              <w:snapToGrid w:val="0"/>
              <w:rPr>
                <w:rFonts w:ascii="Times New Roman" w:hAnsi="Times New Roman"/>
                <w:sz w:val="18"/>
              </w:rPr>
            </w:pPr>
            <w:r>
              <w:rPr>
                <w:rFonts w:hint="eastAsia" w:ascii="Times New Roman" w:hAnsi="Times New Roman"/>
                <w:sz w:val="18"/>
              </w:rPr>
              <w:t>12</w:t>
            </w:r>
          </w:p>
        </w:tc>
        <w:tc>
          <w:tcPr>
            <w:tcW w:w="2485" w:type="pct"/>
            <w:vMerge w:val="restart"/>
            <w:noWrap/>
            <w:vAlign w:val="center"/>
          </w:tcPr>
          <w:p w14:paraId="2602CA20">
            <w:pPr>
              <w:pStyle w:val="125"/>
              <w:adjustRightInd w:val="0"/>
              <w:snapToGrid w:val="0"/>
              <w:jc w:val="left"/>
              <w:rPr>
                <w:rFonts w:ascii="Times New Roman" w:hAnsi="Times New Roman"/>
                <w:sz w:val="18"/>
              </w:rPr>
            </w:pPr>
            <w:r>
              <w:rPr>
                <w:rFonts w:hint="eastAsia" w:ascii="Times New Roman" w:hAnsi="Times New Roman"/>
                <w:sz w:val="18"/>
              </w:rPr>
              <w:t>创建该报文站点的T</w:t>
            </w:r>
            <w:r>
              <w:rPr>
                <w:rFonts w:ascii="Times New Roman" w:hAnsi="Times New Roman"/>
                <w:sz w:val="18"/>
              </w:rPr>
              <w:t>EI</w:t>
            </w:r>
          </w:p>
        </w:tc>
      </w:tr>
      <w:tr w14:paraId="00E0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continue"/>
            <w:vAlign w:val="center"/>
          </w:tcPr>
          <w:p w14:paraId="614810B0">
            <w:pPr>
              <w:pStyle w:val="125"/>
              <w:adjustRightInd w:val="0"/>
              <w:snapToGrid w:val="0"/>
              <w:rPr>
                <w:rFonts w:ascii="Times New Roman" w:hAnsi="Times New Roman"/>
                <w:sz w:val="18"/>
              </w:rPr>
            </w:pPr>
          </w:p>
        </w:tc>
        <w:tc>
          <w:tcPr>
            <w:tcW w:w="477" w:type="pct"/>
            <w:noWrap/>
            <w:vAlign w:val="center"/>
          </w:tcPr>
          <w:p w14:paraId="73E43058">
            <w:pPr>
              <w:pStyle w:val="125"/>
              <w:adjustRightInd w:val="0"/>
              <w:snapToGrid w:val="0"/>
              <w:rPr>
                <w:rFonts w:ascii="Times New Roman" w:hAnsi="Times New Roman"/>
                <w:sz w:val="18"/>
              </w:rPr>
            </w:pPr>
            <w:r>
              <w:rPr>
                <w:rFonts w:hint="eastAsia" w:ascii="Times New Roman" w:hAnsi="Times New Roman"/>
                <w:sz w:val="18"/>
              </w:rPr>
              <w:t>6</w:t>
            </w:r>
          </w:p>
        </w:tc>
        <w:tc>
          <w:tcPr>
            <w:tcW w:w="314" w:type="pct"/>
            <w:noWrap/>
            <w:vAlign w:val="center"/>
          </w:tcPr>
          <w:p w14:paraId="3F26868E">
            <w:pPr>
              <w:pStyle w:val="125"/>
              <w:adjustRightInd w:val="0"/>
              <w:snapToGrid w:val="0"/>
              <w:rPr>
                <w:rFonts w:ascii="Times New Roman" w:hAnsi="Times New Roman"/>
                <w:sz w:val="18"/>
              </w:rPr>
            </w:pPr>
            <w:r>
              <w:rPr>
                <w:rFonts w:hint="eastAsia" w:ascii="Times New Roman" w:hAnsi="Times New Roman"/>
                <w:sz w:val="18"/>
              </w:rPr>
              <w:t>0-7</w:t>
            </w:r>
          </w:p>
        </w:tc>
        <w:tc>
          <w:tcPr>
            <w:tcW w:w="663" w:type="pct"/>
            <w:vMerge w:val="continue"/>
            <w:vAlign w:val="center"/>
          </w:tcPr>
          <w:p w14:paraId="01508CE5">
            <w:pPr>
              <w:pStyle w:val="125"/>
              <w:adjustRightInd w:val="0"/>
              <w:snapToGrid w:val="0"/>
              <w:rPr>
                <w:rFonts w:ascii="Times New Roman" w:hAnsi="Times New Roman"/>
                <w:sz w:val="18"/>
              </w:rPr>
            </w:pPr>
          </w:p>
        </w:tc>
        <w:tc>
          <w:tcPr>
            <w:tcW w:w="2485" w:type="pct"/>
            <w:vMerge w:val="continue"/>
            <w:vAlign w:val="center"/>
          </w:tcPr>
          <w:p w14:paraId="54D8BC51">
            <w:pPr>
              <w:pStyle w:val="125"/>
              <w:adjustRightInd w:val="0"/>
              <w:snapToGrid w:val="0"/>
              <w:jc w:val="left"/>
              <w:rPr>
                <w:rFonts w:ascii="Times New Roman" w:hAnsi="Times New Roman"/>
                <w:sz w:val="18"/>
              </w:rPr>
            </w:pPr>
          </w:p>
        </w:tc>
      </w:tr>
      <w:tr w14:paraId="32CF3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061" w:type="pct"/>
            <w:noWrap/>
            <w:vAlign w:val="center"/>
          </w:tcPr>
          <w:p w14:paraId="3B0FA5D4">
            <w:pPr>
              <w:pStyle w:val="125"/>
              <w:adjustRightInd w:val="0"/>
              <w:snapToGrid w:val="0"/>
              <w:rPr>
                <w:rFonts w:ascii="Times New Roman" w:hAnsi="Times New Roman"/>
                <w:sz w:val="18"/>
              </w:rPr>
            </w:pPr>
            <w:r>
              <w:rPr>
                <w:rFonts w:hint="eastAsia" w:ascii="Times New Roman" w:hAnsi="Times New Roman"/>
                <w:sz w:val="18"/>
              </w:rPr>
              <w:t>短网络标识低位</w:t>
            </w:r>
          </w:p>
        </w:tc>
        <w:tc>
          <w:tcPr>
            <w:tcW w:w="477" w:type="pct"/>
            <w:noWrap/>
            <w:vAlign w:val="center"/>
          </w:tcPr>
          <w:p w14:paraId="54A1C0DD">
            <w:pPr>
              <w:pStyle w:val="125"/>
              <w:adjustRightInd w:val="0"/>
              <w:snapToGrid w:val="0"/>
              <w:rPr>
                <w:rFonts w:ascii="Times New Roman" w:hAnsi="Times New Roman"/>
                <w:sz w:val="18"/>
              </w:rPr>
            </w:pPr>
            <w:r>
              <w:rPr>
                <w:rFonts w:hint="eastAsia" w:ascii="Times New Roman" w:hAnsi="Times New Roman"/>
                <w:sz w:val="18"/>
              </w:rPr>
              <w:t>7</w:t>
            </w:r>
          </w:p>
        </w:tc>
        <w:tc>
          <w:tcPr>
            <w:tcW w:w="314" w:type="pct"/>
            <w:noWrap/>
            <w:vAlign w:val="center"/>
          </w:tcPr>
          <w:p w14:paraId="4A2B8533">
            <w:pPr>
              <w:pStyle w:val="125"/>
              <w:adjustRightInd w:val="0"/>
              <w:snapToGrid w:val="0"/>
              <w:rPr>
                <w:rFonts w:ascii="Times New Roman" w:hAnsi="Times New Roman"/>
                <w:sz w:val="18"/>
              </w:rPr>
            </w:pPr>
            <w:r>
              <w:rPr>
                <w:rFonts w:hint="eastAsia" w:ascii="Times New Roman" w:hAnsi="Times New Roman"/>
                <w:sz w:val="18"/>
              </w:rPr>
              <w:t>0-3</w:t>
            </w:r>
          </w:p>
        </w:tc>
        <w:tc>
          <w:tcPr>
            <w:tcW w:w="663" w:type="pct"/>
            <w:noWrap/>
            <w:vAlign w:val="center"/>
          </w:tcPr>
          <w:p w14:paraId="02F4405D">
            <w:pPr>
              <w:pStyle w:val="125"/>
              <w:adjustRightInd w:val="0"/>
              <w:snapToGrid w:val="0"/>
              <w:rPr>
                <w:rFonts w:ascii="Times New Roman" w:hAnsi="Times New Roman"/>
                <w:sz w:val="18"/>
              </w:rPr>
            </w:pPr>
            <w:r>
              <w:rPr>
                <w:rFonts w:hint="eastAsia" w:ascii="Times New Roman" w:hAnsi="Times New Roman"/>
                <w:sz w:val="18"/>
              </w:rPr>
              <w:t>4</w:t>
            </w:r>
          </w:p>
        </w:tc>
        <w:tc>
          <w:tcPr>
            <w:tcW w:w="2485" w:type="pct"/>
            <w:noWrap/>
            <w:vAlign w:val="center"/>
          </w:tcPr>
          <w:p w14:paraId="2F71BB2F">
            <w:pPr>
              <w:pStyle w:val="125"/>
              <w:adjustRightInd w:val="0"/>
              <w:snapToGrid w:val="0"/>
              <w:jc w:val="left"/>
              <w:rPr>
                <w:rFonts w:ascii="Times New Roman" w:hAnsi="Times New Roman"/>
                <w:sz w:val="18"/>
              </w:rPr>
            </w:pPr>
            <w:r>
              <w:rPr>
                <w:rFonts w:hint="eastAsia" w:ascii="Times New Roman" w:hAnsi="Times New Roman"/>
                <w:sz w:val="18"/>
              </w:rPr>
              <w:t>短网络标识的低4bit部分</w:t>
            </w:r>
          </w:p>
        </w:tc>
      </w:tr>
      <w:tr w14:paraId="46F0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061" w:type="pct"/>
            <w:noWrap/>
            <w:vAlign w:val="center"/>
          </w:tcPr>
          <w:p w14:paraId="3972DB5F">
            <w:pPr>
              <w:pStyle w:val="125"/>
              <w:adjustRightInd w:val="0"/>
              <w:snapToGrid w:val="0"/>
              <w:rPr>
                <w:rFonts w:ascii="Times New Roman" w:hAnsi="Times New Roman"/>
                <w:sz w:val="18"/>
              </w:rPr>
            </w:pPr>
            <w:r>
              <w:rPr>
                <w:rFonts w:hint="eastAsia" w:ascii="Times New Roman" w:hAnsi="Times New Roman"/>
                <w:sz w:val="18"/>
              </w:rPr>
              <w:t>重启次数</w:t>
            </w:r>
          </w:p>
        </w:tc>
        <w:tc>
          <w:tcPr>
            <w:tcW w:w="477" w:type="pct"/>
            <w:noWrap/>
            <w:vAlign w:val="center"/>
          </w:tcPr>
          <w:p w14:paraId="46AEF644">
            <w:pPr>
              <w:pStyle w:val="125"/>
              <w:adjustRightInd w:val="0"/>
              <w:snapToGrid w:val="0"/>
              <w:rPr>
                <w:rFonts w:ascii="Times New Roman" w:hAnsi="Times New Roman"/>
                <w:sz w:val="18"/>
              </w:rPr>
            </w:pPr>
            <w:r>
              <w:rPr>
                <w:rFonts w:ascii="Times New Roman" w:hAnsi="Times New Roman"/>
                <w:sz w:val="18"/>
              </w:rPr>
              <w:t>7</w:t>
            </w:r>
          </w:p>
        </w:tc>
        <w:tc>
          <w:tcPr>
            <w:tcW w:w="314" w:type="pct"/>
            <w:noWrap/>
            <w:vAlign w:val="center"/>
          </w:tcPr>
          <w:p w14:paraId="3AF62B01">
            <w:pPr>
              <w:pStyle w:val="125"/>
              <w:adjustRightInd w:val="0"/>
              <w:snapToGrid w:val="0"/>
              <w:rPr>
                <w:rFonts w:ascii="Times New Roman" w:hAnsi="Times New Roman"/>
                <w:sz w:val="18"/>
              </w:rPr>
            </w:pPr>
            <w:r>
              <w:rPr>
                <w:rFonts w:hint="eastAsia" w:ascii="Times New Roman" w:hAnsi="Times New Roman"/>
                <w:sz w:val="18"/>
              </w:rPr>
              <w:t>4-7</w:t>
            </w:r>
          </w:p>
        </w:tc>
        <w:tc>
          <w:tcPr>
            <w:tcW w:w="663" w:type="pct"/>
            <w:noWrap/>
            <w:vAlign w:val="center"/>
          </w:tcPr>
          <w:p w14:paraId="748071DE">
            <w:pPr>
              <w:pStyle w:val="125"/>
              <w:adjustRightInd w:val="0"/>
              <w:snapToGrid w:val="0"/>
              <w:rPr>
                <w:rFonts w:ascii="Times New Roman" w:hAnsi="Times New Roman"/>
                <w:sz w:val="18"/>
              </w:rPr>
            </w:pPr>
            <w:r>
              <w:rPr>
                <w:rFonts w:hint="eastAsia" w:ascii="Times New Roman" w:hAnsi="Times New Roman"/>
                <w:sz w:val="18"/>
              </w:rPr>
              <w:t>4</w:t>
            </w:r>
          </w:p>
        </w:tc>
        <w:tc>
          <w:tcPr>
            <w:tcW w:w="2485" w:type="pct"/>
            <w:noWrap/>
            <w:vAlign w:val="center"/>
          </w:tcPr>
          <w:p w14:paraId="0D4E7E59">
            <w:pPr>
              <w:pStyle w:val="125"/>
              <w:adjustRightInd w:val="0"/>
              <w:snapToGrid w:val="0"/>
              <w:jc w:val="left"/>
              <w:rPr>
                <w:rFonts w:ascii="Times New Roman" w:hAnsi="Times New Roman"/>
                <w:sz w:val="18"/>
              </w:rPr>
            </w:pPr>
            <w:r>
              <w:rPr>
                <w:rFonts w:hint="eastAsia" w:ascii="Times New Roman" w:hAnsi="Times New Roman"/>
                <w:sz w:val="18"/>
              </w:rPr>
              <w:t>站点重启次数</w:t>
            </w:r>
          </w:p>
        </w:tc>
      </w:tr>
      <w:tr w14:paraId="773A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noWrap/>
            <w:vAlign w:val="center"/>
          </w:tcPr>
          <w:p w14:paraId="6BB72B27">
            <w:pPr>
              <w:pStyle w:val="125"/>
              <w:adjustRightInd w:val="0"/>
              <w:snapToGrid w:val="0"/>
              <w:rPr>
                <w:rFonts w:ascii="Times New Roman" w:hAnsi="Times New Roman"/>
                <w:sz w:val="18"/>
              </w:rPr>
            </w:pPr>
            <w:r>
              <w:rPr>
                <w:rFonts w:hint="eastAsia" w:ascii="Times New Roman" w:hAnsi="Times New Roman"/>
                <w:sz w:val="18"/>
              </w:rPr>
              <w:t>路由跳数</w:t>
            </w:r>
          </w:p>
        </w:tc>
        <w:tc>
          <w:tcPr>
            <w:tcW w:w="477" w:type="pct"/>
            <w:noWrap/>
            <w:vAlign w:val="center"/>
          </w:tcPr>
          <w:p w14:paraId="474DCE07">
            <w:pPr>
              <w:pStyle w:val="125"/>
              <w:adjustRightInd w:val="0"/>
              <w:snapToGrid w:val="0"/>
              <w:rPr>
                <w:rFonts w:ascii="Times New Roman" w:hAnsi="Times New Roman"/>
                <w:sz w:val="18"/>
              </w:rPr>
            </w:pPr>
            <w:r>
              <w:rPr>
                <w:rFonts w:hint="eastAsia" w:ascii="Times New Roman" w:hAnsi="Times New Roman"/>
                <w:sz w:val="18"/>
              </w:rPr>
              <w:t>8</w:t>
            </w:r>
          </w:p>
        </w:tc>
        <w:tc>
          <w:tcPr>
            <w:tcW w:w="314" w:type="pct"/>
            <w:noWrap/>
            <w:vAlign w:val="center"/>
          </w:tcPr>
          <w:p w14:paraId="2270A286">
            <w:pPr>
              <w:pStyle w:val="125"/>
              <w:adjustRightInd w:val="0"/>
              <w:snapToGrid w:val="0"/>
              <w:rPr>
                <w:rFonts w:ascii="Times New Roman" w:hAnsi="Times New Roman"/>
                <w:sz w:val="18"/>
              </w:rPr>
            </w:pPr>
            <w:r>
              <w:rPr>
                <w:rFonts w:hint="eastAsia" w:ascii="Times New Roman" w:hAnsi="Times New Roman"/>
                <w:sz w:val="18"/>
              </w:rPr>
              <w:t>0-3</w:t>
            </w:r>
          </w:p>
        </w:tc>
        <w:tc>
          <w:tcPr>
            <w:tcW w:w="663" w:type="pct"/>
            <w:noWrap/>
            <w:vAlign w:val="center"/>
          </w:tcPr>
          <w:p w14:paraId="200668A7">
            <w:pPr>
              <w:pStyle w:val="125"/>
              <w:adjustRightInd w:val="0"/>
              <w:snapToGrid w:val="0"/>
              <w:rPr>
                <w:rFonts w:ascii="Times New Roman" w:hAnsi="Times New Roman"/>
                <w:sz w:val="18"/>
              </w:rPr>
            </w:pPr>
            <w:r>
              <w:rPr>
                <w:rFonts w:hint="eastAsia" w:ascii="Times New Roman" w:hAnsi="Times New Roman"/>
                <w:sz w:val="18"/>
              </w:rPr>
              <w:t>4</w:t>
            </w:r>
          </w:p>
        </w:tc>
        <w:tc>
          <w:tcPr>
            <w:tcW w:w="2485" w:type="pct"/>
            <w:noWrap/>
            <w:vAlign w:val="center"/>
          </w:tcPr>
          <w:p w14:paraId="6F5FAF52">
            <w:pPr>
              <w:pStyle w:val="125"/>
              <w:adjustRightInd w:val="0"/>
              <w:snapToGrid w:val="0"/>
              <w:jc w:val="left"/>
              <w:rPr>
                <w:rFonts w:ascii="Times New Roman" w:hAnsi="Times New Roman"/>
                <w:sz w:val="18"/>
              </w:rPr>
            </w:pPr>
            <w:r>
              <w:rPr>
                <w:rFonts w:ascii="Times New Roman" w:hAnsi="Times New Roman"/>
                <w:sz w:val="18"/>
              </w:rPr>
              <w:t>MAC帧可以被转发的最大跳数</w:t>
            </w:r>
          </w:p>
        </w:tc>
      </w:tr>
      <w:tr w14:paraId="3DE9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noWrap/>
            <w:vAlign w:val="center"/>
          </w:tcPr>
          <w:p w14:paraId="50214822">
            <w:pPr>
              <w:pStyle w:val="125"/>
              <w:adjustRightInd w:val="0"/>
              <w:snapToGrid w:val="0"/>
              <w:rPr>
                <w:rFonts w:ascii="Times New Roman" w:hAnsi="Times New Roman"/>
                <w:sz w:val="18"/>
              </w:rPr>
            </w:pPr>
            <w:r>
              <w:rPr>
                <w:rFonts w:hint="eastAsia" w:ascii="Times New Roman" w:hAnsi="Times New Roman"/>
                <w:sz w:val="18"/>
              </w:rPr>
              <w:t>广播方向</w:t>
            </w:r>
          </w:p>
        </w:tc>
        <w:tc>
          <w:tcPr>
            <w:tcW w:w="477" w:type="pct"/>
            <w:noWrap/>
            <w:vAlign w:val="center"/>
          </w:tcPr>
          <w:p w14:paraId="6EAD809A">
            <w:pPr>
              <w:pStyle w:val="125"/>
              <w:adjustRightInd w:val="0"/>
              <w:snapToGrid w:val="0"/>
              <w:rPr>
                <w:rFonts w:ascii="Times New Roman" w:hAnsi="Times New Roman"/>
                <w:sz w:val="18"/>
              </w:rPr>
            </w:pPr>
            <w:r>
              <w:rPr>
                <w:rFonts w:hint="eastAsia" w:ascii="Times New Roman" w:hAnsi="Times New Roman"/>
                <w:sz w:val="18"/>
              </w:rPr>
              <w:t>8</w:t>
            </w:r>
          </w:p>
        </w:tc>
        <w:tc>
          <w:tcPr>
            <w:tcW w:w="314" w:type="pct"/>
            <w:noWrap/>
            <w:vAlign w:val="center"/>
          </w:tcPr>
          <w:p w14:paraId="7AF5A0B4">
            <w:pPr>
              <w:pStyle w:val="125"/>
              <w:adjustRightInd w:val="0"/>
              <w:snapToGrid w:val="0"/>
              <w:rPr>
                <w:rFonts w:ascii="Times New Roman" w:hAnsi="Times New Roman"/>
                <w:sz w:val="18"/>
              </w:rPr>
            </w:pPr>
            <w:r>
              <w:rPr>
                <w:rFonts w:ascii="Times New Roman" w:hAnsi="Times New Roman"/>
                <w:sz w:val="18"/>
              </w:rPr>
              <w:t>4-7</w:t>
            </w:r>
          </w:p>
        </w:tc>
        <w:tc>
          <w:tcPr>
            <w:tcW w:w="663" w:type="pct"/>
            <w:noWrap/>
            <w:vAlign w:val="center"/>
          </w:tcPr>
          <w:p w14:paraId="5C07122F">
            <w:pPr>
              <w:pStyle w:val="125"/>
              <w:adjustRightInd w:val="0"/>
              <w:snapToGrid w:val="0"/>
              <w:rPr>
                <w:rFonts w:ascii="Times New Roman" w:hAnsi="Times New Roman"/>
                <w:sz w:val="18"/>
              </w:rPr>
            </w:pPr>
            <w:r>
              <w:rPr>
                <w:rFonts w:hint="eastAsia" w:ascii="Times New Roman" w:hAnsi="Times New Roman"/>
                <w:sz w:val="18"/>
              </w:rPr>
              <w:t>4</w:t>
            </w:r>
          </w:p>
        </w:tc>
        <w:tc>
          <w:tcPr>
            <w:tcW w:w="2485" w:type="pct"/>
            <w:noWrap/>
            <w:vAlign w:val="center"/>
          </w:tcPr>
          <w:p w14:paraId="3071CCE1">
            <w:pPr>
              <w:pStyle w:val="125"/>
              <w:adjustRightInd w:val="0"/>
              <w:snapToGrid w:val="0"/>
              <w:jc w:val="left"/>
              <w:rPr>
                <w:rFonts w:ascii="Times New Roman" w:hAnsi="Times New Roman"/>
                <w:sz w:val="18"/>
              </w:rPr>
            </w:pPr>
            <w:r>
              <w:rPr>
                <w:rFonts w:hint="eastAsia" w:ascii="Times New Roman" w:hAnsi="Times New Roman"/>
                <w:sz w:val="18"/>
              </w:rPr>
              <w:t>0：保留</w:t>
            </w:r>
          </w:p>
          <w:p w14:paraId="62B5D0A0">
            <w:pPr>
              <w:pStyle w:val="125"/>
              <w:adjustRightInd w:val="0"/>
              <w:snapToGrid w:val="0"/>
              <w:jc w:val="left"/>
              <w:rPr>
                <w:rFonts w:ascii="Times New Roman" w:hAnsi="Times New Roman"/>
                <w:sz w:val="18"/>
              </w:rPr>
            </w:pPr>
            <w:r>
              <w:rPr>
                <w:rFonts w:hint="eastAsia" w:ascii="Times New Roman" w:hAnsi="Times New Roman"/>
                <w:sz w:val="18"/>
              </w:rPr>
              <w:t>1：下行广播</w:t>
            </w:r>
          </w:p>
          <w:p w14:paraId="666F0C92">
            <w:pPr>
              <w:pStyle w:val="125"/>
              <w:adjustRightInd w:val="0"/>
              <w:snapToGrid w:val="0"/>
              <w:jc w:val="left"/>
              <w:rPr>
                <w:rFonts w:ascii="Times New Roman" w:hAnsi="Times New Roman"/>
                <w:sz w:val="18"/>
              </w:rPr>
            </w:pPr>
            <w:r>
              <w:rPr>
                <w:rFonts w:hint="eastAsia" w:ascii="Times New Roman" w:hAnsi="Times New Roman"/>
                <w:sz w:val="18"/>
              </w:rPr>
              <w:t>2：上行广播</w:t>
            </w:r>
          </w:p>
          <w:p w14:paraId="2D7127E9">
            <w:pPr>
              <w:pStyle w:val="125"/>
              <w:adjustRightInd w:val="0"/>
              <w:snapToGrid w:val="0"/>
              <w:jc w:val="left"/>
              <w:rPr>
                <w:rFonts w:ascii="Times New Roman" w:hAnsi="Times New Roman"/>
                <w:sz w:val="18"/>
              </w:rPr>
            </w:pPr>
            <w:r>
              <w:rPr>
                <w:rFonts w:hint="eastAsia" w:ascii="Times New Roman" w:hAnsi="Times New Roman"/>
                <w:sz w:val="18"/>
              </w:rPr>
              <w:t>其他：保留</w:t>
            </w:r>
          </w:p>
        </w:tc>
      </w:tr>
      <w:tr w14:paraId="43C3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1061" w:type="pct"/>
            <w:noWrap/>
            <w:vAlign w:val="center"/>
          </w:tcPr>
          <w:p w14:paraId="267EDAD1">
            <w:pPr>
              <w:pStyle w:val="125"/>
              <w:adjustRightInd w:val="0"/>
              <w:snapToGrid w:val="0"/>
              <w:rPr>
                <w:rFonts w:ascii="Times New Roman" w:hAnsi="Times New Roman"/>
                <w:sz w:val="18"/>
              </w:rPr>
            </w:pPr>
            <w:r>
              <w:rPr>
                <w:rFonts w:ascii="Times New Roman" w:hAnsi="Times New Roman"/>
                <w:sz w:val="18"/>
              </w:rPr>
              <w:t>发送类型</w:t>
            </w:r>
          </w:p>
        </w:tc>
        <w:tc>
          <w:tcPr>
            <w:tcW w:w="477" w:type="pct"/>
            <w:noWrap/>
            <w:vAlign w:val="center"/>
          </w:tcPr>
          <w:p w14:paraId="6F515344">
            <w:pPr>
              <w:pStyle w:val="125"/>
              <w:adjustRightInd w:val="0"/>
              <w:snapToGrid w:val="0"/>
              <w:rPr>
                <w:rFonts w:ascii="Times New Roman" w:hAnsi="Times New Roman"/>
                <w:sz w:val="18"/>
              </w:rPr>
            </w:pPr>
            <w:r>
              <w:rPr>
                <w:rFonts w:hint="eastAsia" w:ascii="Times New Roman" w:hAnsi="Times New Roman"/>
                <w:sz w:val="18"/>
              </w:rPr>
              <w:t>9</w:t>
            </w:r>
          </w:p>
        </w:tc>
        <w:tc>
          <w:tcPr>
            <w:tcW w:w="314" w:type="pct"/>
            <w:noWrap/>
            <w:vAlign w:val="center"/>
          </w:tcPr>
          <w:p w14:paraId="2DF4739C">
            <w:pPr>
              <w:pStyle w:val="125"/>
              <w:adjustRightInd w:val="0"/>
              <w:snapToGrid w:val="0"/>
              <w:rPr>
                <w:rFonts w:ascii="Times New Roman" w:hAnsi="Times New Roman"/>
                <w:sz w:val="18"/>
              </w:rPr>
            </w:pPr>
            <w:r>
              <w:rPr>
                <w:rFonts w:hint="eastAsia" w:ascii="Times New Roman" w:hAnsi="Times New Roman"/>
                <w:sz w:val="18"/>
              </w:rPr>
              <w:t>0-2</w:t>
            </w:r>
          </w:p>
        </w:tc>
        <w:tc>
          <w:tcPr>
            <w:tcW w:w="663" w:type="pct"/>
            <w:noWrap/>
            <w:vAlign w:val="center"/>
          </w:tcPr>
          <w:p w14:paraId="344841CD">
            <w:pPr>
              <w:pStyle w:val="125"/>
              <w:adjustRightInd w:val="0"/>
              <w:snapToGrid w:val="0"/>
              <w:rPr>
                <w:rFonts w:ascii="Times New Roman" w:hAnsi="Times New Roman"/>
                <w:sz w:val="18"/>
              </w:rPr>
            </w:pPr>
            <w:r>
              <w:rPr>
                <w:rFonts w:hint="eastAsia" w:ascii="Times New Roman" w:hAnsi="Times New Roman"/>
                <w:sz w:val="18"/>
              </w:rPr>
              <w:t>3</w:t>
            </w:r>
          </w:p>
        </w:tc>
        <w:tc>
          <w:tcPr>
            <w:tcW w:w="2485" w:type="pct"/>
            <w:noWrap/>
            <w:vAlign w:val="center"/>
          </w:tcPr>
          <w:p w14:paraId="2265E34F">
            <w:pPr>
              <w:pStyle w:val="125"/>
              <w:adjustRightInd w:val="0"/>
              <w:snapToGrid w:val="0"/>
              <w:jc w:val="left"/>
              <w:rPr>
                <w:rFonts w:ascii="Times New Roman" w:hAnsi="Times New Roman"/>
                <w:sz w:val="18"/>
              </w:rPr>
            </w:pPr>
            <w:r>
              <w:rPr>
                <w:rFonts w:hint="eastAsia" w:ascii="Times New Roman" w:hAnsi="Times New Roman"/>
                <w:sz w:val="18"/>
              </w:rPr>
              <w:t>0：单播，需要确认回应</w:t>
            </w:r>
          </w:p>
          <w:p w14:paraId="66E0DC78">
            <w:pPr>
              <w:pStyle w:val="125"/>
              <w:adjustRightInd w:val="0"/>
              <w:snapToGrid w:val="0"/>
              <w:jc w:val="left"/>
              <w:rPr>
                <w:rFonts w:ascii="Times New Roman" w:hAnsi="Times New Roman"/>
                <w:sz w:val="18"/>
              </w:rPr>
            </w:pPr>
            <w:r>
              <w:rPr>
                <w:rFonts w:hint="eastAsia" w:ascii="Times New Roman" w:hAnsi="Times New Roman"/>
                <w:sz w:val="18"/>
              </w:rPr>
              <w:t>1：全网广播（仅代理站点转发），不需要确认回应</w:t>
            </w:r>
          </w:p>
          <w:p w14:paraId="2C5C87DE">
            <w:pPr>
              <w:pStyle w:val="125"/>
              <w:adjustRightInd w:val="0"/>
              <w:snapToGrid w:val="0"/>
              <w:jc w:val="left"/>
              <w:rPr>
                <w:rFonts w:ascii="Times New Roman" w:hAnsi="Times New Roman"/>
                <w:sz w:val="18"/>
              </w:rPr>
            </w:pPr>
            <w:r>
              <w:rPr>
                <w:rFonts w:hint="eastAsia" w:ascii="Times New Roman" w:hAnsi="Times New Roman"/>
                <w:sz w:val="18"/>
              </w:rPr>
              <w:t>2：本地广播，不需要确认回应</w:t>
            </w:r>
          </w:p>
          <w:p w14:paraId="67D7E5A7">
            <w:pPr>
              <w:pStyle w:val="125"/>
              <w:adjustRightInd w:val="0"/>
              <w:snapToGrid w:val="0"/>
              <w:jc w:val="left"/>
              <w:rPr>
                <w:rFonts w:ascii="Times New Roman" w:hAnsi="Times New Roman"/>
                <w:sz w:val="18"/>
              </w:rPr>
            </w:pPr>
            <w:r>
              <w:rPr>
                <w:rFonts w:hint="eastAsia" w:ascii="Times New Roman" w:hAnsi="Times New Roman"/>
                <w:sz w:val="18"/>
              </w:rPr>
              <w:t>3：全网广播（仅代理站点转发），需要确认回应</w:t>
            </w:r>
          </w:p>
          <w:p w14:paraId="6A456347">
            <w:pPr>
              <w:pStyle w:val="125"/>
              <w:adjustRightInd w:val="0"/>
              <w:snapToGrid w:val="0"/>
              <w:jc w:val="left"/>
              <w:rPr>
                <w:rFonts w:ascii="Times New Roman" w:hAnsi="Times New Roman"/>
                <w:sz w:val="18"/>
              </w:rPr>
            </w:pPr>
            <w:r>
              <w:rPr>
                <w:rFonts w:hint="eastAsia" w:ascii="Times New Roman" w:hAnsi="Times New Roman"/>
                <w:sz w:val="18"/>
              </w:rPr>
              <w:t>4：本地广播，需要确认回应</w:t>
            </w:r>
          </w:p>
          <w:p w14:paraId="25C0C043">
            <w:pPr>
              <w:pStyle w:val="125"/>
              <w:adjustRightInd w:val="0"/>
              <w:snapToGrid w:val="0"/>
              <w:jc w:val="left"/>
              <w:rPr>
                <w:rFonts w:ascii="Times New Roman" w:hAnsi="Times New Roman"/>
                <w:sz w:val="18"/>
              </w:rPr>
            </w:pPr>
            <w:r>
              <w:rPr>
                <w:rFonts w:hint="eastAsia" w:ascii="Times New Roman" w:hAnsi="Times New Roman"/>
                <w:sz w:val="18"/>
              </w:rPr>
              <w:t>其他：保留</w:t>
            </w:r>
          </w:p>
        </w:tc>
      </w:tr>
      <w:tr w14:paraId="5A24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noWrap/>
            <w:vAlign w:val="center"/>
          </w:tcPr>
          <w:p w14:paraId="099F26FA">
            <w:pPr>
              <w:pStyle w:val="125"/>
              <w:adjustRightInd w:val="0"/>
              <w:snapToGrid w:val="0"/>
              <w:rPr>
                <w:rFonts w:ascii="Times New Roman" w:hAnsi="Times New Roman"/>
                <w:sz w:val="18"/>
              </w:rPr>
            </w:pPr>
            <w:r>
              <w:rPr>
                <w:rFonts w:ascii="Times New Roman" w:hAnsi="Times New Roman"/>
                <w:sz w:val="18"/>
              </w:rPr>
              <w:t>发送次数限值</w:t>
            </w:r>
          </w:p>
        </w:tc>
        <w:tc>
          <w:tcPr>
            <w:tcW w:w="477" w:type="pct"/>
            <w:noWrap/>
            <w:vAlign w:val="center"/>
          </w:tcPr>
          <w:p w14:paraId="5230D461">
            <w:pPr>
              <w:pStyle w:val="125"/>
              <w:adjustRightInd w:val="0"/>
              <w:snapToGrid w:val="0"/>
              <w:rPr>
                <w:rFonts w:ascii="Times New Roman" w:hAnsi="Times New Roman"/>
                <w:sz w:val="18"/>
              </w:rPr>
            </w:pPr>
            <w:r>
              <w:rPr>
                <w:rFonts w:hint="eastAsia" w:ascii="Times New Roman" w:hAnsi="Times New Roman"/>
                <w:sz w:val="18"/>
              </w:rPr>
              <w:t>9</w:t>
            </w:r>
          </w:p>
        </w:tc>
        <w:tc>
          <w:tcPr>
            <w:tcW w:w="314" w:type="pct"/>
            <w:noWrap/>
            <w:vAlign w:val="center"/>
          </w:tcPr>
          <w:p w14:paraId="36DCC37A">
            <w:pPr>
              <w:pStyle w:val="125"/>
              <w:adjustRightInd w:val="0"/>
              <w:snapToGrid w:val="0"/>
              <w:rPr>
                <w:rFonts w:ascii="Times New Roman" w:hAnsi="Times New Roman"/>
                <w:sz w:val="18"/>
              </w:rPr>
            </w:pPr>
            <w:r>
              <w:rPr>
                <w:rFonts w:hint="eastAsia" w:ascii="Times New Roman" w:hAnsi="Times New Roman"/>
                <w:sz w:val="18"/>
              </w:rPr>
              <w:t>3-7</w:t>
            </w:r>
          </w:p>
        </w:tc>
        <w:tc>
          <w:tcPr>
            <w:tcW w:w="663" w:type="pct"/>
            <w:noWrap/>
            <w:vAlign w:val="center"/>
          </w:tcPr>
          <w:p w14:paraId="60CBD991">
            <w:pPr>
              <w:pStyle w:val="125"/>
              <w:adjustRightInd w:val="0"/>
              <w:snapToGrid w:val="0"/>
              <w:rPr>
                <w:rFonts w:ascii="Times New Roman" w:hAnsi="Times New Roman"/>
                <w:sz w:val="18"/>
              </w:rPr>
            </w:pPr>
            <w:r>
              <w:rPr>
                <w:rFonts w:hint="eastAsia" w:ascii="Times New Roman" w:hAnsi="Times New Roman"/>
                <w:sz w:val="18"/>
              </w:rPr>
              <w:t>5</w:t>
            </w:r>
          </w:p>
        </w:tc>
        <w:tc>
          <w:tcPr>
            <w:tcW w:w="2485" w:type="pct"/>
            <w:noWrap/>
            <w:vAlign w:val="center"/>
          </w:tcPr>
          <w:p w14:paraId="336531CB">
            <w:pPr>
              <w:pStyle w:val="125"/>
              <w:adjustRightInd w:val="0"/>
              <w:snapToGrid w:val="0"/>
              <w:jc w:val="left"/>
              <w:rPr>
                <w:rFonts w:ascii="Times New Roman" w:hAnsi="Times New Roman"/>
                <w:sz w:val="18"/>
              </w:rPr>
            </w:pPr>
            <w:r>
              <w:rPr>
                <w:rFonts w:hint="eastAsia" w:ascii="Times New Roman" w:hAnsi="Times New Roman"/>
                <w:sz w:val="18"/>
              </w:rPr>
              <w:t>报文最大发送次数，若为0，则可以使用本地默认重发次数</w:t>
            </w:r>
          </w:p>
        </w:tc>
      </w:tr>
      <w:tr w14:paraId="5FE94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restart"/>
            <w:noWrap/>
            <w:vAlign w:val="center"/>
          </w:tcPr>
          <w:p w14:paraId="5C85C328">
            <w:pPr>
              <w:pStyle w:val="125"/>
              <w:adjustRightInd w:val="0"/>
              <w:snapToGrid w:val="0"/>
              <w:rPr>
                <w:rFonts w:ascii="Times New Roman" w:hAnsi="Times New Roman"/>
                <w:sz w:val="18"/>
              </w:rPr>
            </w:pPr>
            <w:r>
              <w:rPr>
                <w:rFonts w:ascii="Times New Roman" w:hAnsi="Times New Roman"/>
                <w:sz w:val="18"/>
              </w:rPr>
              <w:t>MSDU 序列号</w:t>
            </w:r>
          </w:p>
        </w:tc>
        <w:tc>
          <w:tcPr>
            <w:tcW w:w="477" w:type="pct"/>
            <w:noWrap/>
            <w:vAlign w:val="center"/>
          </w:tcPr>
          <w:p w14:paraId="2E2F9520">
            <w:pPr>
              <w:pStyle w:val="125"/>
              <w:adjustRightInd w:val="0"/>
              <w:snapToGrid w:val="0"/>
              <w:rPr>
                <w:rFonts w:ascii="Times New Roman" w:hAnsi="Times New Roman"/>
                <w:sz w:val="18"/>
              </w:rPr>
            </w:pPr>
            <w:r>
              <w:rPr>
                <w:rFonts w:hint="eastAsia" w:ascii="Times New Roman" w:hAnsi="Times New Roman"/>
                <w:sz w:val="18"/>
              </w:rPr>
              <w:t>10</w:t>
            </w:r>
          </w:p>
        </w:tc>
        <w:tc>
          <w:tcPr>
            <w:tcW w:w="314" w:type="pct"/>
            <w:noWrap/>
            <w:vAlign w:val="center"/>
          </w:tcPr>
          <w:p w14:paraId="09B11E70">
            <w:pPr>
              <w:pStyle w:val="125"/>
              <w:adjustRightInd w:val="0"/>
              <w:snapToGrid w:val="0"/>
              <w:rPr>
                <w:rFonts w:ascii="Times New Roman" w:hAnsi="Times New Roman"/>
                <w:sz w:val="18"/>
              </w:rPr>
            </w:pPr>
            <w:r>
              <w:rPr>
                <w:rFonts w:hint="eastAsia" w:ascii="Times New Roman" w:hAnsi="Times New Roman"/>
                <w:sz w:val="18"/>
              </w:rPr>
              <w:t>0-7</w:t>
            </w:r>
          </w:p>
        </w:tc>
        <w:tc>
          <w:tcPr>
            <w:tcW w:w="663" w:type="pct"/>
            <w:vMerge w:val="restart"/>
            <w:noWrap/>
            <w:vAlign w:val="center"/>
          </w:tcPr>
          <w:p w14:paraId="63E98C01">
            <w:pPr>
              <w:pStyle w:val="125"/>
              <w:adjustRightInd w:val="0"/>
              <w:snapToGrid w:val="0"/>
              <w:rPr>
                <w:rFonts w:ascii="Times New Roman" w:hAnsi="Times New Roman"/>
                <w:sz w:val="18"/>
              </w:rPr>
            </w:pPr>
            <w:r>
              <w:rPr>
                <w:rFonts w:hint="eastAsia" w:ascii="Times New Roman" w:hAnsi="Times New Roman"/>
                <w:sz w:val="18"/>
              </w:rPr>
              <w:t>16</w:t>
            </w:r>
          </w:p>
        </w:tc>
        <w:tc>
          <w:tcPr>
            <w:tcW w:w="2485" w:type="pct"/>
            <w:vMerge w:val="restart"/>
            <w:noWrap/>
            <w:vAlign w:val="center"/>
          </w:tcPr>
          <w:p w14:paraId="571BC053">
            <w:pPr>
              <w:pStyle w:val="125"/>
              <w:adjustRightInd w:val="0"/>
              <w:snapToGrid w:val="0"/>
              <w:jc w:val="left"/>
              <w:rPr>
                <w:rFonts w:ascii="Times New Roman" w:hAnsi="Times New Roman"/>
                <w:sz w:val="18"/>
              </w:rPr>
            </w:pPr>
            <w:r>
              <w:rPr>
                <w:rFonts w:hint="eastAsia" w:ascii="Times New Roman" w:hAnsi="Times New Roman"/>
                <w:sz w:val="18"/>
              </w:rPr>
              <w:t>产生M</w:t>
            </w:r>
            <w:r>
              <w:rPr>
                <w:rFonts w:ascii="Times New Roman" w:hAnsi="Times New Roman"/>
                <w:sz w:val="18"/>
              </w:rPr>
              <w:t>SDU的原始设备分配给该</w:t>
            </w:r>
            <w:r>
              <w:rPr>
                <w:rFonts w:hint="eastAsia" w:ascii="Times New Roman" w:hAnsi="Times New Roman"/>
                <w:sz w:val="18"/>
              </w:rPr>
              <w:t>M</w:t>
            </w:r>
            <w:r>
              <w:rPr>
                <w:rFonts w:ascii="Times New Roman" w:hAnsi="Times New Roman"/>
                <w:sz w:val="18"/>
              </w:rPr>
              <w:t>SDU的递增序列号</w:t>
            </w:r>
          </w:p>
        </w:tc>
      </w:tr>
      <w:tr w14:paraId="273C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6" w:hRule="atLeast"/>
          <w:jc w:val="center"/>
        </w:trPr>
        <w:tc>
          <w:tcPr>
            <w:tcW w:w="1061" w:type="pct"/>
            <w:vMerge w:val="continue"/>
            <w:vAlign w:val="center"/>
          </w:tcPr>
          <w:p w14:paraId="6F81B33F">
            <w:pPr>
              <w:pStyle w:val="125"/>
              <w:adjustRightInd w:val="0"/>
              <w:snapToGrid w:val="0"/>
              <w:rPr>
                <w:rFonts w:ascii="Times New Roman" w:hAnsi="Times New Roman"/>
                <w:sz w:val="18"/>
              </w:rPr>
            </w:pPr>
          </w:p>
        </w:tc>
        <w:tc>
          <w:tcPr>
            <w:tcW w:w="477" w:type="pct"/>
            <w:noWrap/>
            <w:vAlign w:val="center"/>
          </w:tcPr>
          <w:p w14:paraId="3B59D654">
            <w:pPr>
              <w:pStyle w:val="125"/>
              <w:adjustRightInd w:val="0"/>
              <w:snapToGrid w:val="0"/>
              <w:rPr>
                <w:rFonts w:ascii="Times New Roman" w:hAnsi="Times New Roman"/>
                <w:sz w:val="18"/>
              </w:rPr>
            </w:pPr>
            <w:r>
              <w:rPr>
                <w:rFonts w:hint="eastAsia" w:ascii="Times New Roman" w:hAnsi="Times New Roman"/>
                <w:sz w:val="18"/>
              </w:rPr>
              <w:t>11</w:t>
            </w:r>
          </w:p>
        </w:tc>
        <w:tc>
          <w:tcPr>
            <w:tcW w:w="314" w:type="pct"/>
            <w:noWrap/>
            <w:vAlign w:val="center"/>
          </w:tcPr>
          <w:p w14:paraId="269393BA">
            <w:pPr>
              <w:pStyle w:val="125"/>
              <w:adjustRightInd w:val="0"/>
              <w:snapToGrid w:val="0"/>
              <w:rPr>
                <w:rFonts w:ascii="Times New Roman" w:hAnsi="Times New Roman"/>
                <w:sz w:val="18"/>
              </w:rPr>
            </w:pPr>
            <w:r>
              <w:rPr>
                <w:rFonts w:hint="eastAsia" w:ascii="Times New Roman" w:hAnsi="Times New Roman"/>
                <w:sz w:val="18"/>
              </w:rPr>
              <w:t>0-7</w:t>
            </w:r>
          </w:p>
        </w:tc>
        <w:tc>
          <w:tcPr>
            <w:tcW w:w="663" w:type="pct"/>
            <w:vMerge w:val="continue"/>
            <w:vAlign w:val="center"/>
          </w:tcPr>
          <w:p w14:paraId="464F5B51">
            <w:pPr>
              <w:pStyle w:val="125"/>
              <w:adjustRightInd w:val="0"/>
              <w:snapToGrid w:val="0"/>
              <w:rPr>
                <w:rFonts w:ascii="Times New Roman" w:hAnsi="Times New Roman"/>
                <w:sz w:val="18"/>
              </w:rPr>
            </w:pPr>
          </w:p>
        </w:tc>
        <w:tc>
          <w:tcPr>
            <w:tcW w:w="2485" w:type="pct"/>
            <w:vMerge w:val="continue"/>
            <w:vAlign w:val="center"/>
          </w:tcPr>
          <w:p w14:paraId="73BE9D43">
            <w:pPr>
              <w:pStyle w:val="125"/>
              <w:adjustRightInd w:val="0"/>
              <w:snapToGrid w:val="0"/>
              <w:rPr>
                <w:rFonts w:ascii="Times New Roman" w:hAnsi="Times New Roman"/>
                <w:sz w:val="18"/>
              </w:rPr>
            </w:pPr>
          </w:p>
        </w:tc>
      </w:tr>
    </w:tbl>
    <w:p w14:paraId="265331F3">
      <w:pPr>
        <w:pStyle w:val="50"/>
      </w:pPr>
    </w:p>
    <w:p w14:paraId="5FB21C90">
      <w:pPr>
        <w:pStyle w:val="50"/>
      </w:pPr>
      <w:r>
        <w:t>相比MAC长帧头，MAC短帧头的字段减少了目的MAC地址</w:t>
      </w:r>
      <w:r>
        <w:rPr>
          <w:rFonts w:hint="eastAsia"/>
        </w:rPr>
        <w:t>字段</w:t>
      </w:r>
      <w:r>
        <w:t>和</w:t>
      </w:r>
      <w:r>
        <w:rPr>
          <w:rFonts w:hint="eastAsia"/>
        </w:rPr>
        <w:t>两</w:t>
      </w:r>
      <w:r>
        <w:t>个保留字段，其他保持一致。</w:t>
      </w:r>
    </w:p>
    <w:p w14:paraId="4ED5A1AA">
      <w:pPr>
        <w:pStyle w:val="57"/>
        <w:ind w:left="420" w:hanging="420"/>
      </w:pPr>
      <w:r>
        <w:rPr>
          <w:rFonts w:hint="eastAsia"/>
        </w:rPr>
        <w:t>单跳MAC头</w:t>
      </w:r>
    </w:p>
    <w:p w14:paraId="295EA033">
      <w:pPr>
        <w:pStyle w:val="50"/>
      </w:pPr>
      <w:r>
        <w:rPr>
          <w:rFonts w:hint="eastAsia"/>
        </w:rPr>
        <w:t>单跳MAC帧头格式如</w:t>
      </w:r>
      <w:r>
        <w:rPr>
          <w:rFonts w:hint="eastAsia"/>
        </w:rPr>
        <w:fldChar w:fldCharType="begin"/>
      </w:r>
      <w:r>
        <w:rPr>
          <w:rFonts w:hint="eastAsia"/>
        </w:rPr>
        <w:instrText xml:space="preserve"> REF _Ref25936 \h </w:instrText>
      </w:r>
      <w:r>
        <w:instrText xml:space="preserve"> \* MERGEFORMAT </w:instrText>
      </w:r>
      <w:r>
        <w:rPr>
          <w:rFonts w:hint="eastAsia"/>
        </w:rPr>
        <w:fldChar w:fldCharType="separate"/>
      </w:r>
      <w:r>
        <w:t>表 12</w:t>
      </w:r>
      <w:r>
        <w:rPr>
          <w:rFonts w:hint="eastAsia"/>
        </w:rPr>
        <w:fldChar w:fldCharType="end"/>
      </w:r>
      <w:r>
        <w:rPr>
          <w:rFonts w:hint="eastAsia"/>
        </w:rPr>
        <w:t>所示。单跳MAC帧见用于无线信道。</w:t>
      </w:r>
    </w:p>
    <w:p w14:paraId="13F079B5">
      <w:pPr>
        <w:pStyle w:val="10"/>
      </w:pPr>
      <w:bookmarkStart w:id="419" w:name="_Ref25936"/>
      <w:r>
        <w:t xml:space="preserve">表 </w:t>
      </w:r>
      <w:r>
        <w:fldChar w:fldCharType="begin"/>
      </w:r>
      <w:r>
        <w:instrText xml:space="preserve"> SEQ 表 \* ARABIC </w:instrText>
      </w:r>
      <w:r>
        <w:fldChar w:fldCharType="separate"/>
      </w:r>
      <w:r>
        <w:t>12</w:t>
      </w:r>
      <w:r>
        <w:fldChar w:fldCharType="end"/>
      </w:r>
      <w:bookmarkEnd w:id="419"/>
      <w:r>
        <w:rPr>
          <w:rFonts w:hint="eastAsia"/>
        </w:rPr>
        <w:t xml:space="preserve"> 单跳MAC帧头格式</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0"/>
        <w:gridCol w:w="1571"/>
        <w:gridCol w:w="1264"/>
        <w:gridCol w:w="1895"/>
      </w:tblGrid>
      <w:tr w14:paraId="2CBE7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0" w:type="dxa"/>
            <w:vAlign w:val="center"/>
          </w:tcPr>
          <w:p w14:paraId="044FF867">
            <w:pPr>
              <w:pStyle w:val="125"/>
              <w:rPr>
                <w:rFonts w:ascii="Times New Roman" w:hAnsi="Times New Roman"/>
                <w:sz w:val="18"/>
                <w:szCs w:val="18"/>
              </w:rPr>
            </w:pPr>
            <w:r>
              <w:rPr>
                <w:rFonts w:ascii="Times New Roman" w:hAnsi="Times New Roman"/>
                <w:sz w:val="18"/>
                <w:szCs w:val="18"/>
              </w:rPr>
              <w:t>字段</w:t>
            </w:r>
          </w:p>
        </w:tc>
        <w:tc>
          <w:tcPr>
            <w:tcW w:w="1571" w:type="dxa"/>
            <w:vAlign w:val="center"/>
          </w:tcPr>
          <w:p w14:paraId="0EB29D9C">
            <w:pPr>
              <w:pStyle w:val="125"/>
              <w:rPr>
                <w:rFonts w:ascii="Times New Roman" w:hAnsi="Times New Roman"/>
                <w:sz w:val="18"/>
                <w:szCs w:val="18"/>
              </w:rPr>
            </w:pPr>
            <w:r>
              <w:rPr>
                <w:rFonts w:ascii="Times New Roman" w:hAnsi="Times New Roman"/>
                <w:sz w:val="18"/>
                <w:szCs w:val="18"/>
              </w:rPr>
              <w:t>字节号</w:t>
            </w:r>
          </w:p>
        </w:tc>
        <w:tc>
          <w:tcPr>
            <w:tcW w:w="1264" w:type="dxa"/>
            <w:vAlign w:val="center"/>
          </w:tcPr>
          <w:p w14:paraId="170C6764">
            <w:pPr>
              <w:pStyle w:val="125"/>
              <w:rPr>
                <w:rFonts w:ascii="Times New Roman" w:hAnsi="Times New Roman"/>
                <w:sz w:val="18"/>
                <w:szCs w:val="18"/>
              </w:rPr>
            </w:pPr>
            <w:r>
              <w:rPr>
                <w:rFonts w:ascii="Times New Roman" w:hAnsi="Times New Roman"/>
                <w:sz w:val="18"/>
                <w:szCs w:val="18"/>
              </w:rPr>
              <w:t>比特位</w:t>
            </w:r>
          </w:p>
        </w:tc>
        <w:tc>
          <w:tcPr>
            <w:tcW w:w="1895" w:type="dxa"/>
            <w:vAlign w:val="center"/>
          </w:tcPr>
          <w:p w14:paraId="3F51EF5F">
            <w:pPr>
              <w:pStyle w:val="125"/>
              <w:rPr>
                <w:rFonts w:ascii="Times New Roman" w:hAnsi="Times New Roman"/>
                <w:sz w:val="18"/>
                <w:szCs w:val="18"/>
              </w:rPr>
            </w:pPr>
            <w:r>
              <w:rPr>
                <w:rFonts w:ascii="Times New Roman" w:hAnsi="Times New Roman"/>
                <w:sz w:val="18"/>
                <w:szCs w:val="18"/>
              </w:rPr>
              <w:t>字段大小(比特)</w:t>
            </w:r>
          </w:p>
        </w:tc>
      </w:tr>
      <w:tr w14:paraId="4DF43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0" w:type="dxa"/>
            <w:vAlign w:val="center"/>
          </w:tcPr>
          <w:p w14:paraId="2C141625">
            <w:pPr>
              <w:pStyle w:val="125"/>
              <w:rPr>
                <w:rFonts w:ascii="Times New Roman" w:hAnsi="Times New Roman"/>
                <w:sz w:val="18"/>
                <w:szCs w:val="18"/>
              </w:rPr>
            </w:pPr>
            <w:r>
              <w:rPr>
                <w:rFonts w:ascii="Times New Roman" w:hAnsi="Times New Roman"/>
                <w:sz w:val="18"/>
                <w:szCs w:val="18"/>
              </w:rPr>
              <w:t>帧头类型</w:t>
            </w:r>
          </w:p>
        </w:tc>
        <w:tc>
          <w:tcPr>
            <w:tcW w:w="1571" w:type="dxa"/>
            <w:vAlign w:val="center"/>
          </w:tcPr>
          <w:p w14:paraId="7E3CBE14">
            <w:pPr>
              <w:pStyle w:val="125"/>
              <w:rPr>
                <w:rFonts w:ascii="Times New Roman" w:hAnsi="Times New Roman"/>
                <w:sz w:val="18"/>
                <w:szCs w:val="18"/>
              </w:rPr>
            </w:pPr>
            <w:r>
              <w:rPr>
                <w:rFonts w:ascii="Times New Roman" w:hAnsi="Times New Roman"/>
                <w:sz w:val="18"/>
                <w:szCs w:val="18"/>
              </w:rPr>
              <w:t>0</w:t>
            </w:r>
          </w:p>
        </w:tc>
        <w:tc>
          <w:tcPr>
            <w:tcW w:w="1264" w:type="dxa"/>
            <w:vAlign w:val="center"/>
          </w:tcPr>
          <w:p w14:paraId="3C5A1312">
            <w:pPr>
              <w:pStyle w:val="125"/>
              <w:rPr>
                <w:rFonts w:ascii="Times New Roman" w:hAnsi="Times New Roman"/>
                <w:sz w:val="18"/>
                <w:szCs w:val="18"/>
              </w:rPr>
            </w:pPr>
            <w:r>
              <w:rPr>
                <w:rFonts w:ascii="Times New Roman" w:hAnsi="Times New Roman"/>
                <w:sz w:val="18"/>
                <w:szCs w:val="18"/>
              </w:rPr>
              <w:t>0</w:t>
            </w:r>
          </w:p>
        </w:tc>
        <w:tc>
          <w:tcPr>
            <w:tcW w:w="1895" w:type="dxa"/>
            <w:vAlign w:val="center"/>
          </w:tcPr>
          <w:p w14:paraId="55DA24ED">
            <w:pPr>
              <w:pStyle w:val="125"/>
              <w:rPr>
                <w:rFonts w:ascii="Times New Roman" w:hAnsi="Times New Roman"/>
                <w:sz w:val="18"/>
                <w:szCs w:val="18"/>
              </w:rPr>
            </w:pPr>
            <w:r>
              <w:rPr>
                <w:rFonts w:ascii="Times New Roman" w:hAnsi="Times New Roman"/>
                <w:sz w:val="18"/>
                <w:szCs w:val="18"/>
              </w:rPr>
              <w:t>1</w:t>
            </w:r>
          </w:p>
        </w:tc>
      </w:tr>
      <w:tr w14:paraId="1835A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0" w:type="dxa"/>
            <w:vAlign w:val="center"/>
          </w:tcPr>
          <w:p w14:paraId="4F3895E2">
            <w:pPr>
              <w:pStyle w:val="125"/>
              <w:rPr>
                <w:rFonts w:ascii="Times New Roman" w:hAnsi="Times New Roman"/>
                <w:sz w:val="18"/>
                <w:szCs w:val="18"/>
              </w:rPr>
            </w:pPr>
            <w:r>
              <w:rPr>
                <w:rFonts w:ascii="Times New Roman" w:hAnsi="Times New Roman"/>
                <w:sz w:val="18"/>
                <w:szCs w:val="18"/>
              </w:rPr>
              <w:t>版本</w:t>
            </w:r>
          </w:p>
        </w:tc>
        <w:tc>
          <w:tcPr>
            <w:tcW w:w="1571" w:type="dxa"/>
            <w:vAlign w:val="center"/>
          </w:tcPr>
          <w:p w14:paraId="367B6ADA">
            <w:pPr>
              <w:pStyle w:val="125"/>
              <w:rPr>
                <w:rFonts w:ascii="Times New Roman" w:hAnsi="Times New Roman"/>
                <w:sz w:val="18"/>
                <w:szCs w:val="18"/>
              </w:rPr>
            </w:pPr>
            <w:r>
              <w:rPr>
                <w:rFonts w:ascii="Times New Roman" w:hAnsi="Times New Roman"/>
                <w:sz w:val="18"/>
                <w:szCs w:val="18"/>
              </w:rPr>
              <w:t>0</w:t>
            </w:r>
          </w:p>
        </w:tc>
        <w:tc>
          <w:tcPr>
            <w:tcW w:w="1264" w:type="dxa"/>
            <w:vAlign w:val="center"/>
          </w:tcPr>
          <w:p w14:paraId="0A01C82A">
            <w:pPr>
              <w:pStyle w:val="125"/>
              <w:rPr>
                <w:rFonts w:ascii="Times New Roman" w:hAnsi="Times New Roman"/>
                <w:sz w:val="18"/>
                <w:szCs w:val="18"/>
              </w:rPr>
            </w:pPr>
            <w:r>
              <w:rPr>
                <w:rFonts w:ascii="Times New Roman" w:hAnsi="Times New Roman"/>
                <w:sz w:val="18"/>
                <w:szCs w:val="18"/>
              </w:rPr>
              <w:t>1-2</w:t>
            </w:r>
          </w:p>
        </w:tc>
        <w:tc>
          <w:tcPr>
            <w:tcW w:w="1895" w:type="dxa"/>
            <w:vAlign w:val="center"/>
          </w:tcPr>
          <w:p w14:paraId="5B8A1AC3">
            <w:pPr>
              <w:pStyle w:val="125"/>
              <w:rPr>
                <w:rFonts w:ascii="Times New Roman" w:hAnsi="Times New Roman"/>
                <w:sz w:val="18"/>
                <w:szCs w:val="18"/>
              </w:rPr>
            </w:pPr>
            <w:r>
              <w:rPr>
                <w:rFonts w:ascii="Times New Roman" w:hAnsi="Times New Roman"/>
                <w:sz w:val="18"/>
                <w:szCs w:val="18"/>
              </w:rPr>
              <w:t>2</w:t>
            </w:r>
          </w:p>
        </w:tc>
      </w:tr>
      <w:tr w14:paraId="4DA94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0" w:type="dxa"/>
            <w:vAlign w:val="center"/>
          </w:tcPr>
          <w:p w14:paraId="0F2A3981">
            <w:pPr>
              <w:pStyle w:val="125"/>
              <w:rPr>
                <w:rFonts w:ascii="Times New Roman" w:hAnsi="Times New Roman"/>
                <w:sz w:val="18"/>
                <w:szCs w:val="18"/>
              </w:rPr>
            </w:pPr>
            <w:r>
              <w:rPr>
                <w:rFonts w:ascii="Times New Roman" w:hAnsi="Times New Roman"/>
                <w:sz w:val="18"/>
                <w:szCs w:val="18"/>
              </w:rPr>
              <w:t>保留</w:t>
            </w:r>
          </w:p>
        </w:tc>
        <w:tc>
          <w:tcPr>
            <w:tcW w:w="1571" w:type="dxa"/>
            <w:vAlign w:val="center"/>
          </w:tcPr>
          <w:p w14:paraId="7611164A">
            <w:pPr>
              <w:pStyle w:val="125"/>
              <w:rPr>
                <w:rFonts w:ascii="Times New Roman" w:hAnsi="Times New Roman"/>
                <w:sz w:val="18"/>
                <w:szCs w:val="18"/>
              </w:rPr>
            </w:pPr>
            <w:r>
              <w:rPr>
                <w:rFonts w:ascii="Times New Roman" w:hAnsi="Times New Roman"/>
                <w:sz w:val="18"/>
                <w:szCs w:val="18"/>
              </w:rPr>
              <w:t>0</w:t>
            </w:r>
          </w:p>
        </w:tc>
        <w:tc>
          <w:tcPr>
            <w:tcW w:w="1264" w:type="dxa"/>
            <w:vAlign w:val="center"/>
          </w:tcPr>
          <w:p w14:paraId="492AEA5B">
            <w:pPr>
              <w:pStyle w:val="125"/>
              <w:rPr>
                <w:rFonts w:ascii="Times New Roman" w:hAnsi="Times New Roman"/>
                <w:sz w:val="18"/>
                <w:szCs w:val="18"/>
              </w:rPr>
            </w:pPr>
            <w:r>
              <w:rPr>
                <w:rFonts w:ascii="Times New Roman" w:hAnsi="Times New Roman"/>
                <w:sz w:val="18"/>
                <w:szCs w:val="18"/>
              </w:rPr>
              <w:t>3-7</w:t>
            </w:r>
          </w:p>
        </w:tc>
        <w:tc>
          <w:tcPr>
            <w:tcW w:w="1895" w:type="dxa"/>
            <w:vAlign w:val="center"/>
          </w:tcPr>
          <w:p w14:paraId="4C3F13E3">
            <w:pPr>
              <w:pStyle w:val="125"/>
              <w:rPr>
                <w:rFonts w:ascii="Times New Roman" w:hAnsi="Times New Roman"/>
                <w:sz w:val="18"/>
                <w:szCs w:val="18"/>
              </w:rPr>
            </w:pPr>
            <w:r>
              <w:rPr>
                <w:rFonts w:ascii="Times New Roman" w:hAnsi="Times New Roman"/>
                <w:sz w:val="18"/>
                <w:szCs w:val="18"/>
              </w:rPr>
              <w:t>5</w:t>
            </w:r>
          </w:p>
        </w:tc>
      </w:tr>
      <w:tr w14:paraId="4A3FF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0" w:type="dxa"/>
            <w:vAlign w:val="center"/>
          </w:tcPr>
          <w:p w14:paraId="6DF795D9">
            <w:pPr>
              <w:pStyle w:val="125"/>
              <w:rPr>
                <w:rFonts w:ascii="Times New Roman" w:hAnsi="Times New Roman"/>
                <w:sz w:val="18"/>
                <w:szCs w:val="18"/>
              </w:rPr>
            </w:pPr>
            <w:r>
              <w:rPr>
                <w:rFonts w:ascii="Times New Roman" w:hAnsi="Times New Roman"/>
                <w:sz w:val="18"/>
                <w:szCs w:val="18"/>
              </w:rPr>
              <w:t>MSDU类型</w:t>
            </w:r>
          </w:p>
        </w:tc>
        <w:tc>
          <w:tcPr>
            <w:tcW w:w="1571" w:type="dxa"/>
            <w:vAlign w:val="center"/>
          </w:tcPr>
          <w:p w14:paraId="532F919A">
            <w:pPr>
              <w:pStyle w:val="125"/>
              <w:rPr>
                <w:rFonts w:ascii="Times New Roman" w:hAnsi="Times New Roman"/>
                <w:sz w:val="18"/>
                <w:szCs w:val="18"/>
              </w:rPr>
            </w:pPr>
            <w:r>
              <w:rPr>
                <w:rFonts w:ascii="Times New Roman" w:hAnsi="Times New Roman"/>
                <w:sz w:val="18"/>
                <w:szCs w:val="18"/>
              </w:rPr>
              <w:t>1</w:t>
            </w:r>
          </w:p>
        </w:tc>
        <w:tc>
          <w:tcPr>
            <w:tcW w:w="1264" w:type="dxa"/>
            <w:vAlign w:val="center"/>
          </w:tcPr>
          <w:p w14:paraId="6B000BFC">
            <w:pPr>
              <w:pStyle w:val="125"/>
              <w:rPr>
                <w:rFonts w:ascii="Times New Roman" w:hAnsi="Times New Roman"/>
                <w:sz w:val="18"/>
                <w:szCs w:val="18"/>
              </w:rPr>
            </w:pPr>
            <w:r>
              <w:rPr>
                <w:rFonts w:ascii="Times New Roman" w:hAnsi="Times New Roman"/>
                <w:sz w:val="18"/>
                <w:szCs w:val="18"/>
              </w:rPr>
              <w:t>0-7</w:t>
            </w:r>
          </w:p>
        </w:tc>
        <w:tc>
          <w:tcPr>
            <w:tcW w:w="1895" w:type="dxa"/>
            <w:vAlign w:val="center"/>
          </w:tcPr>
          <w:p w14:paraId="221D7E34">
            <w:pPr>
              <w:pStyle w:val="125"/>
              <w:rPr>
                <w:rFonts w:ascii="Times New Roman" w:hAnsi="Times New Roman"/>
                <w:sz w:val="18"/>
                <w:szCs w:val="18"/>
              </w:rPr>
            </w:pPr>
            <w:r>
              <w:rPr>
                <w:rFonts w:ascii="Times New Roman" w:hAnsi="Times New Roman"/>
                <w:sz w:val="18"/>
                <w:szCs w:val="18"/>
              </w:rPr>
              <w:t>8</w:t>
            </w:r>
          </w:p>
        </w:tc>
      </w:tr>
      <w:tr w14:paraId="56466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0" w:type="dxa"/>
            <w:vMerge w:val="restart"/>
            <w:vAlign w:val="center"/>
          </w:tcPr>
          <w:p w14:paraId="36A65DE4">
            <w:pPr>
              <w:pStyle w:val="125"/>
              <w:rPr>
                <w:rFonts w:ascii="Times New Roman" w:hAnsi="Times New Roman"/>
                <w:sz w:val="18"/>
                <w:szCs w:val="18"/>
              </w:rPr>
            </w:pPr>
            <w:r>
              <w:rPr>
                <w:rFonts w:ascii="Times New Roman" w:hAnsi="Times New Roman"/>
                <w:sz w:val="18"/>
                <w:szCs w:val="18"/>
              </w:rPr>
              <w:t>MSDU长度</w:t>
            </w:r>
          </w:p>
        </w:tc>
        <w:tc>
          <w:tcPr>
            <w:tcW w:w="1571" w:type="dxa"/>
            <w:vAlign w:val="center"/>
          </w:tcPr>
          <w:p w14:paraId="7A064C04">
            <w:pPr>
              <w:pStyle w:val="125"/>
              <w:rPr>
                <w:rFonts w:ascii="Times New Roman" w:hAnsi="Times New Roman"/>
                <w:sz w:val="18"/>
                <w:szCs w:val="18"/>
              </w:rPr>
            </w:pPr>
            <w:r>
              <w:rPr>
                <w:rFonts w:ascii="Times New Roman" w:hAnsi="Times New Roman"/>
                <w:sz w:val="18"/>
                <w:szCs w:val="18"/>
              </w:rPr>
              <w:t>2</w:t>
            </w:r>
          </w:p>
        </w:tc>
        <w:tc>
          <w:tcPr>
            <w:tcW w:w="1264" w:type="dxa"/>
            <w:vAlign w:val="center"/>
          </w:tcPr>
          <w:p w14:paraId="16015CB5">
            <w:pPr>
              <w:pStyle w:val="125"/>
              <w:rPr>
                <w:rFonts w:ascii="Times New Roman" w:hAnsi="Times New Roman"/>
                <w:sz w:val="18"/>
                <w:szCs w:val="18"/>
              </w:rPr>
            </w:pPr>
            <w:r>
              <w:rPr>
                <w:rFonts w:ascii="Times New Roman" w:hAnsi="Times New Roman"/>
                <w:sz w:val="18"/>
                <w:szCs w:val="18"/>
              </w:rPr>
              <w:t>0-7</w:t>
            </w:r>
          </w:p>
        </w:tc>
        <w:tc>
          <w:tcPr>
            <w:tcW w:w="1895" w:type="dxa"/>
            <w:vMerge w:val="restart"/>
            <w:vAlign w:val="center"/>
          </w:tcPr>
          <w:p w14:paraId="7190E2DE">
            <w:pPr>
              <w:pStyle w:val="125"/>
              <w:rPr>
                <w:rFonts w:ascii="Times New Roman" w:hAnsi="Times New Roman"/>
                <w:sz w:val="18"/>
                <w:szCs w:val="18"/>
              </w:rPr>
            </w:pPr>
            <w:r>
              <w:rPr>
                <w:rFonts w:ascii="Times New Roman" w:hAnsi="Times New Roman"/>
                <w:sz w:val="18"/>
                <w:szCs w:val="18"/>
              </w:rPr>
              <w:t>16</w:t>
            </w:r>
          </w:p>
        </w:tc>
      </w:tr>
      <w:tr w14:paraId="11D8A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50" w:type="dxa"/>
            <w:vMerge w:val="continue"/>
            <w:vAlign w:val="center"/>
          </w:tcPr>
          <w:p w14:paraId="4E44802C">
            <w:pPr>
              <w:pStyle w:val="125"/>
              <w:rPr>
                <w:rFonts w:ascii="Times New Roman" w:hAnsi="Times New Roman"/>
                <w:sz w:val="18"/>
                <w:szCs w:val="18"/>
              </w:rPr>
            </w:pPr>
          </w:p>
        </w:tc>
        <w:tc>
          <w:tcPr>
            <w:tcW w:w="1571" w:type="dxa"/>
            <w:vAlign w:val="center"/>
          </w:tcPr>
          <w:p w14:paraId="2E9FC86F">
            <w:pPr>
              <w:pStyle w:val="125"/>
              <w:rPr>
                <w:rFonts w:ascii="Times New Roman" w:hAnsi="Times New Roman"/>
                <w:sz w:val="18"/>
                <w:szCs w:val="18"/>
              </w:rPr>
            </w:pPr>
            <w:r>
              <w:rPr>
                <w:rFonts w:ascii="Times New Roman" w:hAnsi="Times New Roman"/>
                <w:sz w:val="18"/>
                <w:szCs w:val="18"/>
              </w:rPr>
              <w:t>3</w:t>
            </w:r>
          </w:p>
        </w:tc>
        <w:tc>
          <w:tcPr>
            <w:tcW w:w="1264" w:type="dxa"/>
            <w:vAlign w:val="center"/>
          </w:tcPr>
          <w:p w14:paraId="6431C02A">
            <w:pPr>
              <w:pStyle w:val="125"/>
              <w:rPr>
                <w:rFonts w:ascii="Times New Roman" w:hAnsi="Times New Roman"/>
              </w:rPr>
            </w:pPr>
            <w:r>
              <w:rPr>
                <w:rFonts w:ascii="Times New Roman" w:hAnsi="Times New Roman"/>
                <w:sz w:val="18"/>
                <w:szCs w:val="18"/>
              </w:rPr>
              <w:t>0-7</w:t>
            </w:r>
          </w:p>
        </w:tc>
        <w:tc>
          <w:tcPr>
            <w:tcW w:w="1895" w:type="dxa"/>
            <w:vMerge w:val="continue"/>
            <w:vAlign w:val="center"/>
          </w:tcPr>
          <w:p w14:paraId="7A793A31">
            <w:pPr>
              <w:pStyle w:val="125"/>
              <w:rPr>
                <w:rFonts w:ascii="Times New Roman" w:hAnsi="Times New Roman"/>
                <w:sz w:val="18"/>
                <w:szCs w:val="18"/>
              </w:rPr>
            </w:pPr>
          </w:p>
        </w:tc>
      </w:tr>
    </w:tbl>
    <w:p w14:paraId="4795A2F4">
      <w:pPr>
        <w:pStyle w:val="50"/>
      </w:pPr>
      <w:r>
        <w:rPr>
          <w:rFonts w:hint="eastAsia"/>
        </w:rPr>
        <w:t>MSDU类型如</w:t>
      </w:r>
      <w:r>
        <w:rPr>
          <w:rFonts w:hint="eastAsia"/>
        </w:rPr>
        <w:fldChar w:fldCharType="begin"/>
      </w:r>
      <w:r>
        <w:rPr>
          <w:rFonts w:hint="eastAsia"/>
        </w:rPr>
        <w:instrText xml:space="preserve"> REF _Ref26524 \h </w:instrText>
      </w:r>
      <w:r>
        <w:instrText xml:space="preserve"> \* MERGEFORMAT </w:instrText>
      </w:r>
      <w:r>
        <w:rPr>
          <w:rFonts w:hint="eastAsia"/>
        </w:rPr>
        <w:fldChar w:fldCharType="separate"/>
      </w:r>
      <w:r>
        <w:t>表 13</w:t>
      </w:r>
      <w:r>
        <w:rPr>
          <w:rFonts w:hint="eastAsia"/>
        </w:rPr>
        <w:fldChar w:fldCharType="end"/>
      </w:r>
      <w:r>
        <w:rPr>
          <w:rFonts w:hint="eastAsia"/>
        </w:rPr>
        <w:t>所示。</w:t>
      </w:r>
    </w:p>
    <w:p w14:paraId="59283CBE">
      <w:pPr>
        <w:pStyle w:val="10"/>
      </w:pPr>
      <w:bookmarkStart w:id="420" w:name="_Ref26524"/>
      <w:r>
        <w:t xml:space="preserve">表 </w:t>
      </w:r>
      <w:r>
        <w:fldChar w:fldCharType="begin"/>
      </w:r>
      <w:r>
        <w:instrText xml:space="preserve"> SEQ 表 \* ARABIC </w:instrText>
      </w:r>
      <w:r>
        <w:fldChar w:fldCharType="separate"/>
      </w:r>
      <w:r>
        <w:t>13</w:t>
      </w:r>
      <w:r>
        <w:fldChar w:fldCharType="end"/>
      </w:r>
      <w:bookmarkEnd w:id="420"/>
      <w:r>
        <w:rPr>
          <w:rFonts w:hint="eastAsia"/>
        </w:rPr>
        <w:t xml:space="preserve"> </w:t>
      </w:r>
      <w:r>
        <w:t>MSDU</w:t>
      </w:r>
      <w:r>
        <w:rPr>
          <w:rFonts w:hint="eastAsia"/>
        </w:rPr>
        <w:t>类型</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9"/>
        <w:gridCol w:w="3122"/>
      </w:tblGrid>
      <w:tr w14:paraId="378E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tcPr>
          <w:p w14:paraId="369A2973">
            <w:pPr>
              <w:pStyle w:val="125"/>
              <w:rPr>
                <w:rFonts w:ascii="Times New Roman" w:hAnsi="Times New Roman"/>
                <w:sz w:val="18"/>
                <w:szCs w:val="18"/>
              </w:rPr>
            </w:pPr>
            <w:r>
              <w:rPr>
                <w:rFonts w:ascii="Times New Roman" w:hAnsi="Times New Roman"/>
                <w:sz w:val="18"/>
                <w:szCs w:val="18"/>
              </w:rPr>
              <w:t>值</w:t>
            </w:r>
          </w:p>
        </w:tc>
        <w:tc>
          <w:tcPr>
            <w:tcW w:w="3122" w:type="dxa"/>
          </w:tcPr>
          <w:p w14:paraId="4572B65F">
            <w:pPr>
              <w:pStyle w:val="125"/>
              <w:rPr>
                <w:rFonts w:ascii="Times New Roman" w:hAnsi="Times New Roman"/>
                <w:sz w:val="18"/>
                <w:szCs w:val="18"/>
              </w:rPr>
            </w:pPr>
            <w:r>
              <w:rPr>
                <w:rFonts w:ascii="Times New Roman" w:hAnsi="Times New Roman"/>
                <w:sz w:val="18"/>
                <w:szCs w:val="18"/>
              </w:rPr>
              <w:t>定义</w:t>
            </w:r>
          </w:p>
        </w:tc>
      </w:tr>
      <w:tr w14:paraId="5A12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tcPr>
          <w:p w14:paraId="2C43352B">
            <w:pPr>
              <w:pStyle w:val="125"/>
              <w:rPr>
                <w:rFonts w:ascii="Times New Roman" w:hAnsi="Times New Roman"/>
                <w:sz w:val="18"/>
                <w:szCs w:val="18"/>
              </w:rPr>
            </w:pPr>
            <w:r>
              <w:rPr>
                <w:rFonts w:ascii="Times New Roman" w:hAnsi="Times New Roman"/>
                <w:sz w:val="18"/>
                <w:szCs w:val="18"/>
              </w:rPr>
              <w:t>0</w:t>
            </w:r>
          </w:p>
        </w:tc>
        <w:tc>
          <w:tcPr>
            <w:tcW w:w="3122" w:type="dxa"/>
          </w:tcPr>
          <w:p w14:paraId="079819EA">
            <w:pPr>
              <w:pStyle w:val="125"/>
              <w:rPr>
                <w:rFonts w:ascii="Times New Roman" w:hAnsi="Times New Roman"/>
                <w:sz w:val="18"/>
                <w:szCs w:val="18"/>
              </w:rPr>
            </w:pPr>
            <w:r>
              <w:rPr>
                <w:rFonts w:ascii="Times New Roman" w:hAnsi="Times New Roman"/>
                <w:sz w:val="18"/>
                <w:szCs w:val="18"/>
              </w:rPr>
              <w:t>保留</w:t>
            </w:r>
          </w:p>
        </w:tc>
      </w:tr>
      <w:tr w14:paraId="2828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tcPr>
          <w:p w14:paraId="546797EC">
            <w:pPr>
              <w:pStyle w:val="125"/>
              <w:rPr>
                <w:rFonts w:ascii="Times New Roman" w:hAnsi="Times New Roman"/>
                <w:sz w:val="18"/>
                <w:szCs w:val="18"/>
              </w:rPr>
            </w:pPr>
            <w:r>
              <w:rPr>
                <w:rFonts w:ascii="Times New Roman" w:hAnsi="Times New Roman"/>
                <w:sz w:val="18"/>
                <w:szCs w:val="18"/>
              </w:rPr>
              <w:t>1</w:t>
            </w:r>
          </w:p>
        </w:tc>
        <w:tc>
          <w:tcPr>
            <w:tcW w:w="3122" w:type="dxa"/>
          </w:tcPr>
          <w:p w14:paraId="28CA2967">
            <w:pPr>
              <w:pStyle w:val="125"/>
              <w:rPr>
                <w:rFonts w:ascii="Times New Roman" w:hAnsi="Times New Roman"/>
                <w:sz w:val="18"/>
                <w:szCs w:val="18"/>
              </w:rPr>
            </w:pPr>
            <w:r>
              <w:rPr>
                <w:rFonts w:ascii="Times New Roman" w:hAnsi="Times New Roman"/>
                <w:sz w:val="18"/>
                <w:szCs w:val="18"/>
              </w:rPr>
              <w:t>应用层报文</w:t>
            </w:r>
          </w:p>
        </w:tc>
      </w:tr>
      <w:tr w14:paraId="2F60E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tcPr>
          <w:p w14:paraId="1F558A68">
            <w:pPr>
              <w:pStyle w:val="125"/>
              <w:rPr>
                <w:rFonts w:ascii="Times New Roman" w:hAnsi="Times New Roman"/>
                <w:sz w:val="18"/>
                <w:szCs w:val="18"/>
              </w:rPr>
            </w:pPr>
            <w:r>
              <w:rPr>
                <w:rFonts w:ascii="Times New Roman" w:hAnsi="Times New Roman"/>
                <w:sz w:val="18"/>
                <w:szCs w:val="18"/>
              </w:rPr>
              <w:t>2</w:t>
            </w:r>
          </w:p>
        </w:tc>
        <w:tc>
          <w:tcPr>
            <w:tcW w:w="3122" w:type="dxa"/>
          </w:tcPr>
          <w:p w14:paraId="46576CA1">
            <w:pPr>
              <w:pStyle w:val="125"/>
              <w:rPr>
                <w:rFonts w:ascii="Times New Roman" w:hAnsi="Times New Roman"/>
                <w:sz w:val="18"/>
                <w:szCs w:val="18"/>
              </w:rPr>
            </w:pPr>
            <w:r>
              <w:rPr>
                <w:rFonts w:ascii="Times New Roman" w:hAnsi="Times New Roman"/>
                <w:sz w:val="18"/>
                <w:szCs w:val="18"/>
              </w:rPr>
              <w:t>无线发现列表消息</w:t>
            </w:r>
          </w:p>
        </w:tc>
      </w:tr>
      <w:tr w14:paraId="1EAB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tcPr>
          <w:p w14:paraId="5B46914B">
            <w:pPr>
              <w:pStyle w:val="125"/>
              <w:rPr>
                <w:rFonts w:ascii="Times New Roman" w:hAnsi="Times New Roman"/>
                <w:sz w:val="18"/>
                <w:szCs w:val="18"/>
              </w:rPr>
            </w:pPr>
            <w:r>
              <w:rPr>
                <w:rFonts w:ascii="Times New Roman" w:hAnsi="Times New Roman"/>
                <w:sz w:val="18"/>
                <w:szCs w:val="18"/>
              </w:rPr>
              <w:t>3-127</w:t>
            </w:r>
          </w:p>
        </w:tc>
        <w:tc>
          <w:tcPr>
            <w:tcW w:w="3122" w:type="dxa"/>
          </w:tcPr>
          <w:p w14:paraId="1C34F1E9">
            <w:pPr>
              <w:pStyle w:val="125"/>
              <w:rPr>
                <w:rFonts w:ascii="Times New Roman" w:hAnsi="Times New Roman"/>
                <w:sz w:val="18"/>
                <w:szCs w:val="18"/>
              </w:rPr>
            </w:pPr>
            <w:r>
              <w:rPr>
                <w:rFonts w:ascii="Times New Roman" w:hAnsi="Times New Roman"/>
                <w:sz w:val="18"/>
                <w:szCs w:val="18"/>
              </w:rPr>
              <w:t>保留（用于管理消息类型扩展）</w:t>
            </w:r>
          </w:p>
        </w:tc>
      </w:tr>
      <w:tr w14:paraId="192F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tcPr>
          <w:p w14:paraId="588A5963">
            <w:pPr>
              <w:pStyle w:val="125"/>
              <w:rPr>
                <w:rFonts w:ascii="Times New Roman" w:hAnsi="Times New Roman"/>
                <w:sz w:val="18"/>
                <w:szCs w:val="18"/>
              </w:rPr>
            </w:pPr>
            <w:r>
              <w:rPr>
                <w:rFonts w:ascii="Times New Roman" w:hAnsi="Times New Roman"/>
                <w:sz w:val="18"/>
                <w:szCs w:val="18"/>
              </w:rPr>
              <w:t>128</w:t>
            </w:r>
          </w:p>
        </w:tc>
        <w:tc>
          <w:tcPr>
            <w:tcW w:w="3122" w:type="dxa"/>
          </w:tcPr>
          <w:p w14:paraId="6CD9785C">
            <w:pPr>
              <w:pStyle w:val="125"/>
              <w:rPr>
                <w:rFonts w:ascii="Times New Roman" w:hAnsi="Times New Roman"/>
                <w:sz w:val="18"/>
                <w:szCs w:val="18"/>
              </w:rPr>
            </w:pPr>
            <w:r>
              <w:rPr>
                <w:rFonts w:ascii="Times New Roman" w:hAnsi="Times New Roman"/>
                <w:sz w:val="18"/>
                <w:szCs w:val="18"/>
              </w:rPr>
              <w:t>IPV4报文</w:t>
            </w:r>
          </w:p>
        </w:tc>
      </w:tr>
      <w:tr w14:paraId="5CC0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9" w:type="dxa"/>
          </w:tcPr>
          <w:p w14:paraId="2317E2ED">
            <w:pPr>
              <w:pStyle w:val="125"/>
              <w:rPr>
                <w:rFonts w:ascii="Times New Roman" w:hAnsi="Times New Roman"/>
                <w:sz w:val="18"/>
                <w:szCs w:val="18"/>
              </w:rPr>
            </w:pPr>
            <w:r>
              <w:rPr>
                <w:rFonts w:ascii="Times New Roman" w:hAnsi="Times New Roman"/>
                <w:sz w:val="18"/>
                <w:szCs w:val="18"/>
              </w:rPr>
              <w:t>其他</w:t>
            </w:r>
          </w:p>
        </w:tc>
        <w:tc>
          <w:tcPr>
            <w:tcW w:w="3122" w:type="dxa"/>
          </w:tcPr>
          <w:p w14:paraId="3860ED24">
            <w:pPr>
              <w:pStyle w:val="125"/>
              <w:rPr>
                <w:rFonts w:ascii="Times New Roman" w:hAnsi="Times New Roman"/>
                <w:sz w:val="18"/>
                <w:szCs w:val="18"/>
              </w:rPr>
            </w:pPr>
            <w:r>
              <w:rPr>
                <w:rFonts w:ascii="Times New Roman" w:hAnsi="Times New Roman"/>
                <w:sz w:val="18"/>
                <w:szCs w:val="18"/>
              </w:rPr>
              <w:t>保留</w:t>
            </w:r>
          </w:p>
        </w:tc>
      </w:tr>
    </w:tbl>
    <w:p w14:paraId="2D2DF7A8">
      <w:pPr>
        <w:pStyle w:val="50"/>
      </w:pPr>
    </w:p>
    <w:p w14:paraId="34E0B4EF">
      <w:pPr>
        <w:pStyle w:val="57"/>
        <w:ind w:left="420" w:hanging="420"/>
      </w:pPr>
      <w:bookmarkStart w:id="421" w:name="_Toc408859792"/>
      <w:bookmarkStart w:id="422" w:name="_Toc399228869"/>
      <w:bookmarkStart w:id="423" w:name="_Toc399757308"/>
      <w:bookmarkStart w:id="424" w:name="_Toc400798936"/>
      <w:bookmarkStart w:id="425" w:name="_Toc403570165"/>
      <w:bookmarkStart w:id="426" w:name="_Toc402982926"/>
      <w:bookmarkStart w:id="427" w:name="_Toc405476671"/>
      <w:bookmarkStart w:id="428" w:name="_Toc24931"/>
      <w:bookmarkStart w:id="429" w:name="_Toc403585329"/>
      <w:bookmarkStart w:id="430" w:name="_Toc402983392"/>
      <w:bookmarkStart w:id="431" w:name="_Toc439785758"/>
      <w:bookmarkStart w:id="432" w:name="_Toc29349"/>
      <w:bookmarkStart w:id="433" w:name="_Toc399259266"/>
      <w:bookmarkStart w:id="434" w:name="_Toc402983858"/>
      <w:bookmarkStart w:id="435" w:name="_Toc13637"/>
      <w:r>
        <w:t>MSDU</w:t>
      </w:r>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p w14:paraId="25FD72B0">
      <w:pPr>
        <w:pStyle w:val="50"/>
      </w:pPr>
      <w:r>
        <w:t>MAC层业务数据单元，可以是需要传送的业务数据，也可以是管理消息。</w:t>
      </w:r>
    </w:p>
    <w:p w14:paraId="02DA6E56">
      <w:pPr>
        <w:pStyle w:val="57"/>
        <w:ind w:left="420" w:hanging="420"/>
      </w:pPr>
      <w:bookmarkStart w:id="436" w:name="_Toc399259267"/>
      <w:bookmarkStart w:id="437" w:name="_Toc403585330"/>
      <w:bookmarkStart w:id="438" w:name="_Toc408859793"/>
      <w:bookmarkStart w:id="439" w:name="_Toc25074"/>
      <w:bookmarkStart w:id="440" w:name="_Toc402983393"/>
      <w:bookmarkStart w:id="441" w:name="_Toc22890"/>
      <w:bookmarkStart w:id="442" w:name="_Toc402982927"/>
      <w:bookmarkStart w:id="443" w:name="_Toc405476672"/>
      <w:bookmarkStart w:id="444" w:name="_Toc439785759"/>
      <w:bookmarkStart w:id="445" w:name="_Toc402983859"/>
      <w:bookmarkStart w:id="446" w:name="_Toc403570166"/>
      <w:bookmarkStart w:id="447" w:name="_Toc30437"/>
      <w:bookmarkStart w:id="448" w:name="_Toc400798937"/>
      <w:bookmarkStart w:id="449" w:name="_Toc399228870"/>
      <w:bookmarkStart w:id="450" w:name="_Toc399757309"/>
      <w:r>
        <w:t>完整性校验</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5ADC58B0">
      <w:pPr>
        <w:pStyle w:val="50"/>
      </w:pPr>
      <w:r>
        <w:t>完整性校验是针对MAC帧计算的循环冗余校验值。计算完整性校验值时，不包括MAC帧头。</w:t>
      </w:r>
    </w:p>
    <w:p w14:paraId="7DBFFAC5">
      <w:pPr>
        <w:pStyle w:val="50"/>
      </w:pPr>
      <w:r>
        <w:t>完整性校验使用的是32比特的循环冗余校验算法。</w:t>
      </w:r>
    </w:p>
    <w:p w14:paraId="18DF93DB">
      <w:pPr>
        <w:pStyle w:val="48"/>
      </w:pPr>
      <w:bookmarkStart w:id="451" w:name="_Toc408859794"/>
      <w:bookmarkStart w:id="452" w:name="_Toc402982928"/>
      <w:bookmarkStart w:id="453" w:name="_Toc403585331"/>
      <w:bookmarkStart w:id="454" w:name="_Toc439785760"/>
      <w:bookmarkStart w:id="455" w:name="_Toc794"/>
      <w:bookmarkStart w:id="456" w:name="_Toc402983860"/>
      <w:bookmarkStart w:id="457" w:name="_Toc409125975"/>
      <w:bookmarkStart w:id="458" w:name="_Toc399757310"/>
      <w:bookmarkStart w:id="459" w:name="_Toc399228871"/>
      <w:bookmarkStart w:id="460" w:name="_Toc402983394"/>
      <w:bookmarkStart w:id="461" w:name="_Toc399259268"/>
      <w:bookmarkStart w:id="462" w:name="_Toc405476673"/>
      <w:bookmarkStart w:id="463" w:name="_Toc400798938"/>
      <w:bookmarkStart w:id="464" w:name="_Toc30450"/>
      <w:bookmarkStart w:id="465" w:name="_Toc403570167"/>
      <w:bookmarkStart w:id="466" w:name="_Toc20909"/>
      <w:r>
        <w:t>MPDU帧格式</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r>
        <w:t xml:space="preserve"> </w:t>
      </w:r>
    </w:p>
    <w:p w14:paraId="437E2F36">
      <w:pPr>
        <w:pStyle w:val="50"/>
      </w:pPr>
      <w:r>
        <w:t>MPDU是MAC层协议数据单元，由MAC子层提供给物理层，在不同站点的物理层之间传送数据的基本传输单元。</w:t>
      </w:r>
    </w:p>
    <w:p w14:paraId="383649C0">
      <w:pPr>
        <w:pStyle w:val="50"/>
      </w:pPr>
      <w:r>
        <w:t>带有载荷的MPDU称为长MPDU，否则称为短MPDU。MPDU帧格式如</w:t>
      </w:r>
      <w:r>
        <w:fldChar w:fldCharType="begin"/>
      </w:r>
      <w:r>
        <w:instrText xml:space="preserve"> REF _Ref56761783 \h  \* MERGEFORMAT </w:instrText>
      </w:r>
      <w:r>
        <w:fldChar w:fldCharType="separate"/>
      </w:r>
      <w:r>
        <w:t>图 5</w:t>
      </w:r>
      <w:r>
        <w:fldChar w:fldCharType="end"/>
      </w:r>
      <w:r>
        <w:t>所示</w:t>
      </w:r>
      <w:r>
        <w:rPr>
          <w:rFonts w:hint="eastAsia"/>
        </w:rPr>
        <w:t>。</w:t>
      </w:r>
    </w:p>
    <w:p w14:paraId="03A7C4DF">
      <w:pPr>
        <w:pStyle w:val="129"/>
      </w:pPr>
      <w:r>
        <w:pict>
          <v:shape id="_x0000_i1029" o:spt="75" type="#_x0000_t75" style="height:93.75pt;width:417pt;" filled="f" o:preferrelative="t" stroked="f" coordsize="21600,21600">
            <v:path/>
            <v:fill on="f" focussize="0,0"/>
            <v:stroke on="f" joinstyle="miter"/>
            <v:imagedata r:id="rId20" o:title=""/>
            <o:lock v:ext="edit" aspectratio="t"/>
            <w10:wrap type="none"/>
            <w10:anchorlock/>
          </v:shape>
        </w:pict>
      </w:r>
    </w:p>
    <w:p w14:paraId="21D7368F">
      <w:pPr>
        <w:pStyle w:val="10"/>
      </w:pPr>
      <w:bookmarkStart w:id="467" w:name="_Ref56761783"/>
      <w:bookmarkStart w:id="468" w:name="_Toc402983546"/>
      <w:bookmarkStart w:id="469" w:name="_Toc403570524"/>
      <w:bookmarkStart w:id="470" w:name="_Toc399259460"/>
      <w:bookmarkStart w:id="471" w:name="_Toc403585483"/>
      <w:bookmarkStart w:id="472" w:name="_Toc399229247"/>
      <w:bookmarkStart w:id="473" w:name="_Toc408860110"/>
      <w:bookmarkStart w:id="474" w:name="_Toc402983080"/>
      <w:bookmarkStart w:id="475" w:name="_Toc405476836"/>
      <w:bookmarkStart w:id="476" w:name="_Ref398996725"/>
      <w:bookmarkStart w:id="477" w:name="_Toc400799096"/>
      <w:bookmarkStart w:id="478" w:name="_Toc402984012"/>
      <w:bookmarkStart w:id="479" w:name="_Toc399757494"/>
      <w:r>
        <w:t xml:space="preserve">图 </w:t>
      </w:r>
      <w:r>
        <w:fldChar w:fldCharType="begin"/>
      </w:r>
      <w:r>
        <w:instrText xml:space="preserve"> SEQ 图 \* ARABIC </w:instrText>
      </w:r>
      <w:r>
        <w:fldChar w:fldCharType="separate"/>
      </w:r>
      <w:r>
        <w:t>5</w:t>
      </w:r>
      <w:r>
        <w:fldChar w:fldCharType="end"/>
      </w:r>
      <w:bookmarkEnd w:id="467"/>
      <w:r>
        <w:t xml:space="preserve"> MPDU帧格式</w:t>
      </w:r>
      <w:bookmarkEnd w:id="468"/>
      <w:bookmarkEnd w:id="469"/>
      <w:bookmarkEnd w:id="470"/>
      <w:bookmarkEnd w:id="471"/>
      <w:bookmarkEnd w:id="472"/>
      <w:bookmarkEnd w:id="473"/>
      <w:bookmarkEnd w:id="474"/>
      <w:bookmarkEnd w:id="475"/>
      <w:bookmarkEnd w:id="476"/>
      <w:bookmarkEnd w:id="477"/>
      <w:bookmarkEnd w:id="478"/>
      <w:bookmarkEnd w:id="479"/>
    </w:p>
    <w:p w14:paraId="0FF4C755">
      <w:r>
        <w:rPr>
          <w:rFonts w:hint="eastAsia"/>
        </w:rPr>
        <w:t>无线信道上仅支持1个物理块载荷的MPDU。无线MPDU帧格式如</w:t>
      </w:r>
      <w:r>
        <w:rPr>
          <w:rFonts w:hint="eastAsia"/>
        </w:rPr>
        <w:fldChar w:fldCharType="begin"/>
      </w:r>
      <w:r>
        <w:rPr>
          <w:rFonts w:hint="eastAsia"/>
        </w:rPr>
        <w:instrText xml:space="preserve"> REF _Ref31475 \h </w:instrText>
      </w:r>
      <w:r>
        <w:instrText xml:space="preserve"> \* MERGEFORMAT </w:instrText>
      </w:r>
      <w:r>
        <w:rPr>
          <w:rFonts w:hint="eastAsia"/>
        </w:rPr>
        <w:fldChar w:fldCharType="separate"/>
      </w:r>
      <w:r>
        <w:t>图 6</w:t>
      </w:r>
      <w:r>
        <w:rPr>
          <w:rFonts w:hint="eastAsia"/>
        </w:rPr>
        <w:fldChar w:fldCharType="end"/>
      </w:r>
      <w:r>
        <w:rPr>
          <w:rFonts w:hint="eastAsia"/>
        </w:rPr>
        <w:t>所示。</w:t>
      </w:r>
    </w:p>
    <w:p w14:paraId="1B65D2E6">
      <w:pPr>
        <w:pStyle w:val="129"/>
      </w:pPr>
      <w:r>
        <w:object>
          <v:shape id="_x0000_i1030" o:spt="75" type="#_x0000_t75" style="height:93.75pt;width:417pt;" o:ole="t" filled="f" o:preferrelative="t" stroked="f" coordsize="21600,21600">
            <v:path/>
            <v:fill on="f" focussize="0,0"/>
            <v:stroke on="f" joinstyle="miter"/>
            <v:imagedata r:id="rId22" o:title=""/>
            <o:lock v:ext="edit" aspectratio="t"/>
            <w10:wrap type="none"/>
            <w10:anchorlock/>
          </v:shape>
          <o:OLEObject Type="Embed" ProgID="Visio.Drawing.11" ShapeID="_x0000_i1030" DrawAspect="Content" ObjectID="_1468075726" r:id="rId21">
            <o:LockedField>false</o:LockedField>
          </o:OLEObject>
        </w:object>
      </w:r>
    </w:p>
    <w:p w14:paraId="14080F72">
      <w:pPr>
        <w:pStyle w:val="10"/>
      </w:pPr>
      <w:bookmarkStart w:id="480" w:name="_Ref31475"/>
      <w:r>
        <w:t xml:space="preserve">图 </w:t>
      </w:r>
      <w:r>
        <w:fldChar w:fldCharType="begin"/>
      </w:r>
      <w:r>
        <w:instrText xml:space="preserve"> SEQ 图 \* ARABIC </w:instrText>
      </w:r>
      <w:r>
        <w:fldChar w:fldCharType="separate"/>
      </w:r>
      <w:r>
        <w:t>6</w:t>
      </w:r>
      <w:r>
        <w:fldChar w:fldCharType="end"/>
      </w:r>
      <w:bookmarkEnd w:id="480"/>
      <w:r>
        <w:rPr>
          <w:rFonts w:hint="eastAsia"/>
        </w:rPr>
        <w:t xml:space="preserve"> 无线MP</w:t>
      </w:r>
      <w:r>
        <w:t>DU</w:t>
      </w:r>
      <w:r>
        <w:rPr>
          <w:rFonts w:hint="eastAsia"/>
        </w:rPr>
        <w:t>帧格式</w:t>
      </w:r>
    </w:p>
    <w:p w14:paraId="74E20B0A">
      <w:pPr>
        <w:pStyle w:val="57"/>
        <w:ind w:left="420" w:hanging="420"/>
      </w:pPr>
      <w:bookmarkStart w:id="481" w:name="_Toc439785761"/>
      <w:bookmarkStart w:id="482" w:name="_Toc400798939"/>
      <w:bookmarkStart w:id="483" w:name="_Toc399259269"/>
      <w:bookmarkStart w:id="484" w:name="_Ref405463667"/>
      <w:bookmarkStart w:id="485" w:name="_Toc5221"/>
      <w:bookmarkStart w:id="486" w:name="_Ref56781782"/>
      <w:bookmarkStart w:id="487" w:name="_Toc402983395"/>
      <w:bookmarkStart w:id="488" w:name="_Toc17598"/>
      <w:bookmarkStart w:id="489" w:name="_Toc402983861"/>
      <w:bookmarkStart w:id="490" w:name="_Toc399757311"/>
      <w:bookmarkStart w:id="491" w:name="_Toc399228872"/>
      <w:bookmarkStart w:id="492" w:name="_Toc403585332"/>
      <w:bookmarkStart w:id="493" w:name="_Toc402982929"/>
      <w:bookmarkStart w:id="494" w:name="_Toc26690"/>
      <w:bookmarkStart w:id="495" w:name="_Toc403570168"/>
      <w:bookmarkStart w:id="496" w:name="_Ref405463944"/>
      <w:bookmarkStart w:id="497" w:name="_Toc408859795"/>
      <w:bookmarkStart w:id="498" w:name="_Toc405476674"/>
      <w:r>
        <w:t>MPDU帧控制格式</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t xml:space="preserve"> </w:t>
      </w:r>
    </w:p>
    <w:p w14:paraId="24A04E48">
      <w:pPr>
        <w:pStyle w:val="50"/>
      </w:pPr>
      <w:r>
        <w:t xml:space="preserve">MPDU的帧控制字段长度为16字节。 </w:t>
      </w:r>
    </w:p>
    <w:p w14:paraId="2292B4C8">
      <w:pPr>
        <w:pStyle w:val="50"/>
      </w:pPr>
      <w:r>
        <w:t>MPDU帧控制字段的格式如</w:t>
      </w:r>
      <w:r>
        <w:fldChar w:fldCharType="begin"/>
      </w:r>
      <w:r>
        <w:instrText xml:space="preserve"> REF _Ref56761809 \h  \* MERGEFORMAT </w:instrText>
      </w:r>
      <w:r>
        <w:fldChar w:fldCharType="separate"/>
      </w:r>
      <w:r>
        <w:t>表 14</w:t>
      </w:r>
      <w:r>
        <w:fldChar w:fldCharType="end"/>
      </w:r>
      <w:r>
        <w:t>所示。</w:t>
      </w:r>
    </w:p>
    <w:p w14:paraId="5FB70EC4">
      <w:pPr>
        <w:pStyle w:val="10"/>
      </w:pPr>
      <w:bookmarkStart w:id="499" w:name="_Ref56761809"/>
      <w:r>
        <w:t xml:space="preserve">表 </w:t>
      </w:r>
      <w:r>
        <w:fldChar w:fldCharType="begin"/>
      </w:r>
      <w:r>
        <w:instrText xml:space="preserve"> SEQ 表 \* ARABIC </w:instrText>
      </w:r>
      <w:r>
        <w:fldChar w:fldCharType="separate"/>
      </w:r>
      <w:r>
        <w:t>14</w:t>
      </w:r>
      <w:r>
        <w:fldChar w:fldCharType="end"/>
      </w:r>
      <w:bookmarkEnd w:id="499"/>
      <w:r>
        <w:t xml:space="preserve"> MPDU帧控制字段</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992"/>
        <w:gridCol w:w="851"/>
        <w:gridCol w:w="1559"/>
        <w:gridCol w:w="2624"/>
      </w:tblGrid>
      <w:tr w14:paraId="5B9A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Align w:val="center"/>
          </w:tcPr>
          <w:p w14:paraId="35C3B0F1">
            <w:pPr>
              <w:pStyle w:val="125"/>
              <w:adjustRightInd w:val="0"/>
              <w:snapToGrid w:val="0"/>
              <w:rPr>
                <w:rFonts w:ascii="Times New Roman" w:hAnsi="Times New Roman"/>
                <w:sz w:val="18"/>
              </w:rPr>
            </w:pPr>
            <w:r>
              <w:rPr>
                <w:rFonts w:ascii="Times New Roman" w:hAnsi="Times New Roman"/>
                <w:sz w:val="18"/>
              </w:rPr>
              <w:t>字段</w:t>
            </w:r>
          </w:p>
        </w:tc>
        <w:tc>
          <w:tcPr>
            <w:tcW w:w="992" w:type="dxa"/>
            <w:vAlign w:val="center"/>
          </w:tcPr>
          <w:p w14:paraId="5730B6CC">
            <w:pPr>
              <w:pStyle w:val="125"/>
              <w:adjustRightInd w:val="0"/>
              <w:snapToGrid w:val="0"/>
              <w:rPr>
                <w:rFonts w:ascii="Times New Roman" w:hAnsi="Times New Roman"/>
                <w:sz w:val="18"/>
              </w:rPr>
            </w:pPr>
            <w:r>
              <w:rPr>
                <w:rFonts w:ascii="Times New Roman" w:hAnsi="Times New Roman"/>
                <w:sz w:val="18"/>
              </w:rPr>
              <w:t>字节号</w:t>
            </w:r>
          </w:p>
        </w:tc>
        <w:tc>
          <w:tcPr>
            <w:tcW w:w="851" w:type="dxa"/>
            <w:vAlign w:val="center"/>
          </w:tcPr>
          <w:p w14:paraId="24E02FF6">
            <w:pPr>
              <w:pStyle w:val="125"/>
              <w:adjustRightInd w:val="0"/>
              <w:snapToGrid w:val="0"/>
              <w:rPr>
                <w:rFonts w:ascii="Times New Roman" w:hAnsi="Times New Roman"/>
                <w:sz w:val="18"/>
              </w:rPr>
            </w:pPr>
            <w:r>
              <w:rPr>
                <w:rFonts w:ascii="Times New Roman" w:hAnsi="Times New Roman"/>
                <w:sz w:val="18"/>
              </w:rPr>
              <w:t>比特位</w:t>
            </w:r>
          </w:p>
        </w:tc>
        <w:tc>
          <w:tcPr>
            <w:tcW w:w="1559" w:type="dxa"/>
            <w:vAlign w:val="center"/>
          </w:tcPr>
          <w:p w14:paraId="2A24E9DE">
            <w:pPr>
              <w:pStyle w:val="125"/>
              <w:adjustRightInd w:val="0"/>
              <w:snapToGrid w:val="0"/>
              <w:rPr>
                <w:rFonts w:ascii="Times New Roman" w:hAnsi="Times New Roman"/>
                <w:sz w:val="18"/>
              </w:rPr>
            </w:pPr>
            <w:r>
              <w:rPr>
                <w:rFonts w:ascii="Times New Roman" w:hAnsi="Times New Roman"/>
                <w:sz w:val="18"/>
              </w:rPr>
              <w:t>字段大小(比特)</w:t>
            </w:r>
          </w:p>
        </w:tc>
        <w:tc>
          <w:tcPr>
            <w:tcW w:w="2624" w:type="dxa"/>
          </w:tcPr>
          <w:p w14:paraId="33A52221">
            <w:pPr>
              <w:pStyle w:val="125"/>
              <w:adjustRightInd w:val="0"/>
              <w:snapToGrid w:val="0"/>
              <w:rPr>
                <w:rFonts w:ascii="Times New Roman" w:hAnsi="Times New Roman"/>
                <w:sz w:val="18"/>
              </w:rPr>
            </w:pPr>
            <w:r>
              <w:rPr>
                <w:rFonts w:hint="eastAsia" w:ascii="Times New Roman" w:hAnsi="Times New Roman"/>
                <w:sz w:val="18"/>
              </w:rPr>
              <w:t>说明</w:t>
            </w:r>
          </w:p>
        </w:tc>
      </w:tr>
      <w:tr w14:paraId="6A10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Align w:val="center"/>
          </w:tcPr>
          <w:p w14:paraId="38B704BC">
            <w:pPr>
              <w:pStyle w:val="125"/>
              <w:adjustRightInd w:val="0"/>
              <w:snapToGrid w:val="0"/>
              <w:rPr>
                <w:rFonts w:ascii="Times New Roman" w:hAnsi="Times New Roman"/>
                <w:sz w:val="18"/>
              </w:rPr>
            </w:pPr>
            <w:r>
              <w:rPr>
                <w:rFonts w:ascii="Times New Roman" w:hAnsi="Times New Roman"/>
                <w:sz w:val="18"/>
              </w:rPr>
              <w:t>定界符类型</w:t>
            </w:r>
          </w:p>
        </w:tc>
        <w:tc>
          <w:tcPr>
            <w:tcW w:w="992" w:type="dxa"/>
            <w:vMerge w:val="restart"/>
            <w:vAlign w:val="center"/>
          </w:tcPr>
          <w:p w14:paraId="767D7DB0">
            <w:pPr>
              <w:pStyle w:val="125"/>
              <w:adjustRightInd w:val="0"/>
              <w:snapToGrid w:val="0"/>
              <w:rPr>
                <w:rFonts w:ascii="Times New Roman" w:hAnsi="Times New Roman"/>
                <w:sz w:val="18"/>
              </w:rPr>
            </w:pPr>
            <w:r>
              <w:rPr>
                <w:rFonts w:ascii="Times New Roman" w:hAnsi="Times New Roman"/>
                <w:sz w:val="18"/>
              </w:rPr>
              <w:t>0</w:t>
            </w:r>
          </w:p>
        </w:tc>
        <w:tc>
          <w:tcPr>
            <w:tcW w:w="851" w:type="dxa"/>
            <w:vAlign w:val="center"/>
          </w:tcPr>
          <w:p w14:paraId="152E5703">
            <w:pPr>
              <w:pStyle w:val="125"/>
              <w:adjustRightInd w:val="0"/>
              <w:snapToGrid w:val="0"/>
              <w:rPr>
                <w:rFonts w:ascii="Times New Roman" w:hAnsi="Times New Roman"/>
                <w:sz w:val="18"/>
              </w:rPr>
            </w:pPr>
            <w:r>
              <w:rPr>
                <w:rFonts w:ascii="Times New Roman" w:hAnsi="Times New Roman"/>
                <w:sz w:val="18"/>
              </w:rPr>
              <w:t>0-2</w:t>
            </w:r>
          </w:p>
        </w:tc>
        <w:tc>
          <w:tcPr>
            <w:tcW w:w="1559" w:type="dxa"/>
            <w:vAlign w:val="center"/>
          </w:tcPr>
          <w:p w14:paraId="63FE42B5">
            <w:pPr>
              <w:pStyle w:val="125"/>
              <w:adjustRightInd w:val="0"/>
              <w:snapToGrid w:val="0"/>
              <w:rPr>
                <w:rFonts w:ascii="Times New Roman" w:hAnsi="Times New Roman"/>
                <w:sz w:val="18"/>
              </w:rPr>
            </w:pPr>
            <w:r>
              <w:rPr>
                <w:rFonts w:ascii="Times New Roman" w:hAnsi="Times New Roman"/>
                <w:sz w:val="18"/>
              </w:rPr>
              <w:t>3</w:t>
            </w:r>
          </w:p>
        </w:tc>
        <w:tc>
          <w:tcPr>
            <w:tcW w:w="2624" w:type="dxa"/>
          </w:tcPr>
          <w:p w14:paraId="02CCAC77">
            <w:pPr>
              <w:pStyle w:val="125"/>
              <w:adjustRightInd w:val="0"/>
              <w:snapToGrid w:val="0"/>
              <w:jc w:val="left"/>
              <w:rPr>
                <w:rFonts w:ascii="Times New Roman" w:hAnsi="Times New Roman"/>
                <w:sz w:val="18"/>
              </w:rPr>
            </w:pPr>
            <w:r>
              <w:rPr>
                <w:rFonts w:hint="eastAsia" w:ascii="Times New Roman" w:hAnsi="Times New Roman"/>
                <w:sz w:val="18"/>
              </w:rPr>
              <w:t>用来指示MPDU的帧类型</w:t>
            </w:r>
          </w:p>
          <w:p w14:paraId="6972B8E0">
            <w:pPr>
              <w:pStyle w:val="125"/>
              <w:adjustRightInd w:val="0"/>
              <w:snapToGrid w:val="0"/>
              <w:jc w:val="left"/>
              <w:rPr>
                <w:rFonts w:ascii="Times New Roman" w:hAnsi="Times New Roman"/>
                <w:sz w:val="18"/>
              </w:rPr>
            </w:pPr>
            <w:r>
              <w:rPr>
                <w:rFonts w:hint="eastAsia" w:ascii="Times New Roman" w:hAnsi="Times New Roman"/>
                <w:sz w:val="18"/>
              </w:rPr>
              <w:t>0：信标帧</w:t>
            </w:r>
          </w:p>
          <w:p w14:paraId="1EA17D93">
            <w:pPr>
              <w:pStyle w:val="125"/>
              <w:adjustRightInd w:val="0"/>
              <w:snapToGrid w:val="0"/>
              <w:jc w:val="left"/>
              <w:rPr>
                <w:rFonts w:ascii="Times New Roman" w:hAnsi="Times New Roman"/>
                <w:sz w:val="18"/>
              </w:rPr>
            </w:pPr>
            <w:r>
              <w:rPr>
                <w:rFonts w:hint="eastAsia" w:ascii="Times New Roman" w:hAnsi="Times New Roman"/>
                <w:sz w:val="18"/>
              </w:rPr>
              <w:t>1：S</w:t>
            </w:r>
            <w:r>
              <w:rPr>
                <w:rFonts w:ascii="Times New Roman" w:hAnsi="Times New Roman"/>
                <w:sz w:val="18"/>
              </w:rPr>
              <w:t>OF帧</w:t>
            </w:r>
          </w:p>
          <w:p w14:paraId="79E24BA8">
            <w:pPr>
              <w:pStyle w:val="125"/>
              <w:adjustRightInd w:val="0"/>
              <w:snapToGrid w:val="0"/>
              <w:jc w:val="left"/>
              <w:rPr>
                <w:rFonts w:ascii="Times New Roman" w:hAnsi="Times New Roman"/>
                <w:sz w:val="18"/>
              </w:rPr>
            </w:pPr>
            <w:r>
              <w:rPr>
                <w:rFonts w:hint="eastAsia" w:ascii="Times New Roman" w:hAnsi="Times New Roman"/>
                <w:sz w:val="18"/>
              </w:rPr>
              <w:t>2：选择确认帧</w:t>
            </w:r>
          </w:p>
          <w:p w14:paraId="33D9AB5F">
            <w:pPr>
              <w:pStyle w:val="125"/>
              <w:adjustRightInd w:val="0"/>
              <w:snapToGrid w:val="0"/>
              <w:jc w:val="left"/>
              <w:rPr>
                <w:rFonts w:ascii="Times New Roman" w:hAnsi="Times New Roman"/>
                <w:sz w:val="18"/>
              </w:rPr>
            </w:pPr>
            <w:r>
              <w:rPr>
                <w:rFonts w:hint="eastAsia" w:ascii="Times New Roman" w:hAnsi="Times New Roman"/>
                <w:sz w:val="18"/>
              </w:rPr>
              <w:t>3：网间协调帧</w:t>
            </w:r>
          </w:p>
          <w:p w14:paraId="4E67AC2A">
            <w:pPr>
              <w:pStyle w:val="125"/>
              <w:adjustRightInd w:val="0"/>
              <w:snapToGrid w:val="0"/>
              <w:jc w:val="left"/>
              <w:rPr>
                <w:rFonts w:ascii="Times New Roman" w:hAnsi="Times New Roman"/>
                <w:sz w:val="18"/>
              </w:rPr>
            </w:pPr>
            <w:r>
              <w:rPr>
                <w:rFonts w:hint="eastAsia" w:ascii="Times New Roman" w:hAnsi="Times New Roman"/>
                <w:sz w:val="18"/>
              </w:rPr>
              <w:t>其他：保留</w:t>
            </w:r>
          </w:p>
        </w:tc>
      </w:tr>
      <w:tr w14:paraId="1533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Align w:val="center"/>
          </w:tcPr>
          <w:p w14:paraId="7F5036EE">
            <w:pPr>
              <w:pStyle w:val="125"/>
              <w:adjustRightInd w:val="0"/>
              <w:snapToGrid w:val="0"/>
              <w:rPr>
                <w:rFonts w:ascii="Times New Roman" w:hAnsi="Times New Roman"/>
                <w:sz w:val="18"/>
              </w:rPr>
            </w:pPr>
            <w:r>
              <w:rPr>
                <w:rFonts w:ascii="Times New Roman" w:hAnsi="Times New Roman"/>
                <w:sz w:val="18"/>
              </w:rPr>
              <w:t>接入指示</w:t>
            </w:r>
          </w:p>
        </w:tc>
        <w:tc>
          <w:tcPr>
            <w:tcW w:w="992" w:type="dxa"/>
            <w:vMerge w:val="continue"/>
            <w:vAlign w:val="center"/>
          </w:tcPr>
          <w:p w14:paraId="36DB7391">
            <w:pPr>
              <w:pStyle w:val="125"/>
              <w:adjustRightInd w:val="0"/>
              <w:snapToGrid w:val="0"/>
              <w:rPr>
                <w:rFonts w:ascii="Times New Roman" w:hAnsi="Times New Roman"/>
                <w:sz w:val="18"/>
              </w:rPr>
            </w:pPr>
          </w:p>
        </w:tc>
        <w:tc>
          <w:tcPr>
            <w:tcW w:w="851" w:type="dxa"/>
            <w:vAlign w:val="center"/>
          </w:tcPr>
          <w:p w14:paraId="41F986BF">
            <w:pPr>
              <w:pStyle w:val="125"/>
              <w:adjustRightInd w:val="0"/>
              <w:snapToGrid w:val="0"/>
              <w:rPr>
                <w:rFonts w:ascii="Times New Roman" w:hAnsi="Times New Roman"/>
                <w:sz w:val="18"/>
              </w:rPr>
            </w:pPr>
            <w:r>
              <w:rPr>
                <w:rFonts w:ascii="Times New Roman" w:hAnsi="Times New Roman"/>
                <w:sz w:val="18"/>
              </w:rPr>
              <w:t>3</w:t>
            </w:r>
          </w:p>
        </w:tc>
        <w:tc>
          <w:tcPr>
            <w:tcW w:w="1559" w:type="dxa"/>
            <w:vAlign w:val="center"/>
          </w:tcPr>
          <w:p w14:paraId="628DA36C">
            <w:pPr>
              <w:pStyle w:val="125"/>
              <w:adjustRightInd w:val="0"/>
              <w:snapToGrid w:val="0"/>
              <w:rPr>
                <w:rFonts w:ascii="Times New Roman" w:hAnsi="Times New Roman"/>
                <w:sz w:val="18"/>
              </w:rPr>
            </w:pPr>
            <w:r>
              <w:rPr>
                <w:rFonts w:ascii="Times New Roman" w:hAnsi="Times New Roman"/>
                <w:sz w:val="18"/>
              </w:rPr>
              <w:t>1</w:t>
            </w:r>
          </w:p>
        </w:tc>
        <w:tc>
          <w:tcPr>
            <w:tcW w:w="2624" w:type="dxa"/>
          </w:tcPr>
          <w:p w14:paraId="1B1AEDEC">
            <w:pPr>
              <w:pStyle w:val="125"/>
              <w:adjustRightInd w:val="0"/>
              <w:snapToGrid w:val="0"/>
              <w:jc w:val="left"/>
              <w:rPr>
                <w:rFonts w:ascii="Times New Roman" w:hAnsi="Times New Roman"/>
                <w:sz w:val="18"/>
              </w:rPr>
            </w:pPr>
            <w:r>
              <w:rPr>
                <w:rFonts w:ascii="Times New Roman" w:hAnsi="Times New Roman"/>
                <w:sz w:val="18"/>
              </w:rPr>
              <w:t>用于指示发送MPDU的站点所在的网络类型</w:t>
            </w:r>
          </w:p>
          <w:p w14:paraId="65A27B8F">
            <w:pPr>
              <w:pStyle w:val="125"/>
              <w:adjustRightInd w:val="0"/>
              <w:snapToGrid w:val="0"/>
              <w:jc w:val="left"/>
              <w:rPr>
                <w:rFonts w:ascii="Times New Roman" w:hAnsi="Times New Roman"/>
                <w:sz w:val="18"/>
              </w:rPr>
            </w:pPr>
            <w:r>
              <w:rPr>
                <w:rFonts w:hint="eastAsia" w:ascii="Times New Roman" w:hAnsi="Times New Roman"/>
                <w:sz w:val="18"/>
              </w:rPr>
              <w:t>0：保留</w:t>
            </w:r>
          </w:p>
          <w:p w14:paraId="3FE2827F">
            <w:pPr>
              <w:pStyle w:val="125"/>
              <w:adjustRightInd w:val="0"/>
              <w:snapToGrid w:val="0"/>
              <w:jc w:val="left"/>
              <w:rPr>
                <w:rFonts w:ascii="Times New Roman" w:hAnsi="Times New Roman"/>
                <w:sz w:val="18"/>
              </w:rPr>
            </w:pPr>
            <w:r>
              <w:rPr>
                <w:rFonts w:hint="eastAsia" w:ascii="Times New Roman" w:hAnsi="Times New Roman"/>
                <w:sz w:val="18"/>
              </w:rPr>
              <w:t>1：M</w:t>
            </w:r>
            <w:r>
              <w:rPr>
                <w:rFonts w:ascii="Times New Roman" w:hAnsi="Times New Roman"/>
                <w:sz w:val="18"/>
              </w:rPr>
              <w:t>PDU在宽带载波通信接入网络中传输</w:t>
            </w:r>
          </w:p>
        </w:tc>
      </w:tr>
      <w:tr w14:paraId="76F1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Align w:val="center"/>
          </w:tcPr>
          <w:p w14:paraId="7DCC0EB8">
            <w:pPr>
              <w:pStyle w:val="125"/>
              <w:adjustRightInd w:val="0"/>
              <w:snapToGrid w:val="0"/>
              <w:rPr>
                <w:rFonts w:ascii="Times New Roman" w:hAnsi="Times New Roman"/>
                <w:sz w:val="18"/>
              </w:rPr>
            </w:pPr>
            <w:r>
              <w:rPr>
                <w:rFonts w:ascii="Times New Roman" w:hAnsi="Times New Roman"/>
                <w:sz w:val="18"/>
              </w:rPr>
              <w:t>短网络标识低位</w:t>
            </w:r>
          </w:p>
        </w:tc>
        <w:tc>
          <w:tcPr>
            <w:tcW w:w="992" w:type="dxa"/>
            <w:vMerge w:val="continue"/>
            <w:vAlign w:val="center"/>
          </w:tcPr>
          <w:p w14:paraId="29C538A0">
            <w:pPr>
              <w:pStyle w:val="125"/>
              <w:adjustRightInd w:val="0"/>
              <w:snapToGrid w:val="0"/>
              <w:rPr>
                <w:rFonts w:ascii="Times New Roman" w:hAnsi="Times New Roman"/>
                <w:sz w:val="18"/>
              </w:rPr>
            </w:pPr>
          </w:p>
        </w:tc>
        <w:tc>
          <w:tcPr>
            <w:tcW w:w="851" w:type="dxa"/>
            <w:vAlign w:val="center"/>
          </w:tcPr>
          <w:p w14:paraId="152DE62C">
            <w:pPr>
              <w:pStyle w:val="125"/>
              <w:adjustRightInd w:val="0"/>
              <w:snapToGrid w:val="0"/>
              <w:rPr>
                <w:rFonts w:ascii="Times New Roman" w:hAnsi="Times New Roman"/>
                <w:sz w:val="18"/>
              </w:rPr>
            </w:pPr>
            <w:r>
              <w:rPr>
                <w:rFonts w:ascii="Times New Roman" w:hAnsi="Times New Roman"/>
                <w:sz w:val="18"/>
              </w:rPr>
              <w:t>4-7</w:t>
            </w:r>
          </w:p>
        </w:tc>
        <w:tc>
          <w:tcPr>
            <w:tcW w:w="1559" w:type="dxa"/>
            <w:vAlign w:val="center"/>
          </w:tcPr>
          <w:p w14:paraId="27E1F18B">
            <w:pPr>
              <w:pStyle w:val="125"/>
              <w:adjustRightInd w:val="0"/>
              <w:snapToGrid w:val="0"/>
              <w:rPr>
                <w:rFonts w:ascii="Times New Roman" w:hAnsi="Times New Roman"/>
                <w:sz w:val="18"/>
              </w:rPr>
            </w:pPr>
            <w:r>
              <w:rPr>
                <w:rFonts w:ascii="Times New Roman" w:hAnsi="Times New Roman"/>
                <w:sz w:val="18"/>
              </w:rPr>
              <w:t>4</w:t>
            </w:r>
          </w:p>
        </w:tc>
        <w:tc>
          <w:tcPr>
            <w:tcW w:w="2624" w:type="dxa"/>
          </w:tcPr>
          <w:p w14:paraId="31AF38E0">
            <w:pPr>
              <w:pStyle w:val="125"/>
              <w:adjustRightInd w:val="0"/>
              <w:snapToGrid w:val="0"/>
              <w:jc w:val="left"/>
              <w:rPr>
                <w:rFonts w:ascii="Times New Roman" w:hAnsi="Times New Roman"/>
                <w:sz w:val="18"/>
              </w:rPr>
            </w:pPr>
            <w:r>
              <w:rPr>
                <w:rFonts w:hint="eastAsia" w:ascii="Times New Roman" w:hAnsi="Times New Roman"/>
                <w:sz w:val="18"/>
              </w:rPr>
              <w:t>用于区分不同的宽带载波通信网络。短网络标识的低4bit部分，短网络标识共5bit，有效取值为1-31，其中高1bit在帧控制的可变区域,</w:t>
            </w:r>
            <w:r>
              <w:rPr>
                <w:rFonts w:ascii="Times New Roman" w:hAnsi="Calibri"/>
                <w:kern w:val="2"/>
                <w:szCs w:val="24"/>
              </w:rPr>
              <w:t xml:space="preserve"> </w:t>
            </w:r>
            <w:r>
              <w:rPr>
                <w:rFonts w:ascii="Times New Roman" w:hAnsi="Times New Roman"/>
                <w:sz w:val="18"/>
              </w:rPr>
              <w:t>每个宽带载波通信网络都</w:t>
            </w:r>
            <w:del w:id="104" w:author="gddw" w:date="2026-02-09T10:24:13Z">
              <w:r>
                <w:rPr>
                  <w:rFonts w:ascii="Times New Roman" w:hAnsi="Times New Roman"/>
                  <w:sz w:val="18"/>
                </w:rPr>
                <w:delText>必须</w:delText>
              </w:r>
            </w:del>
            <w:ins w:id="105" w:author="gddw" w:date="2026-02-09T10:24:13Z">
              <w:r>
                <w:rPr>
                  <w:rFonts w:hint="eastAsia" w:ascii="Times New Roman" w:hAnsi="Times New Roman"/>
                  <w:sz w:val="18"/>
                  <w:lang w:eastAsia="zh-CN"/>
                </w:rPr>
                <w:t>应</w:t>
              </w:r>
            </w:ins>
            <w:r>
              <w:rPr>
                <w:rFonts w:ascii="Times New Roman" w:hAnsi="Times New Roman"/>
                <w:sz w:val="18"/>
              </w:rPr>
              <w:t>有一个唯一的SNID。</w:t>
            </w:r>
          </w:p>
        </w:tc>
      </w:tr>
      <w:tr w14:paraId="51D9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Merge w:val="restart"/>
            <w:vAlign w:val="center"/>
          </w:tcPr>
          <w:p w14:paraId="266A28F4">
            <w:pPr>
              <w:pStyle w:val="125"/>
              <w:adjustRightInd w:val="0"/>
              <w:snapToGrid w:val="0"/>
              <w:rPr>
                <w:rFonts w:ascii="Times New Roman" w:hAnsi="Times New Roman"/>
                <w:sz w:val="18"/>
              </w:rPr>
            </w:pPr>
            <w:r>
              <w:rPr>
                <w:rFonts w:ascii="Times New Roman" w:hAnsi="Times New Roman"/>
                <w:sz w:val="18"/>
              </w:rPr>
              <w:t>可变区域</w:t>
            </w:r>
          </w:p>
        </w:tc>
        <w:tc>
          <w:tcPr>
            <w:tcW w:w="992" w:type="dxa"/>
            <w:vAlign w:val="center"/>
          </w:tcPr>
          <w:p w14:paraId="034750C2">
            <w:pPr>
              <w:pStyle w:val="125"/>
              <w:adjustRightInd w:val="0"/>
              <w:snapToGrid w:val="0"/>
              <w:rPr>
                <w:rFonts w:ascii="Times New Roman" w:hAnsi="Times New Roman"/>
                <w:sz w:val="18"/>
              </w:rPr>
            </w:pPr>
            <w:r>
              <w:rPr>
                <w:rFonts w:ascii="Times New Roman" w:hAnsi="Times New Roman"/>
                <w:sz w:val="18"/>
              </w:rPr>
              <w:t>1-11</w:t>
            </w:r>
          </w:p>
        </w:tc>
        <w:tc>
          <w:tcPr>
            <w:tcW w:w="851" w:type="dxa"/>
            <w:vAlign w:val="center"/>
          </w:tcPr>
          <w:p w14:paraId="298C2892">
            <w:pPr>
              <w:pStyle w:val="125"/>
              <w:adjustRightInd w:val="0"/>
              <w:snapToGrid w:val="0"/>
              <w:rPr>
                <w:rFonts w:ascii="Times New Roman" w:hAnsi="Times New Roman"/>
                <w:sz w:val="18"/>
              </w:rPr>
            </w:pPr>
            <w:r>
              <w:rPr>
                <w:rFonts w:ascii="Times New Roman" w:hAnsi="Times New Roman"/>
                <w:sz w:val="18"/>
              </w:rPr>
              <w:t>0-7</w:t>
            </w:r>
          </w:p>
        </w:tc>
        <w:tc>
          <w:tcPr>
            <w:tcW w:w="1559" w:type="dxa"/>
            <w:vMerge w:val="restart"/>
            <w:vAlign w:val="center"/>
          </w:tcPr>
          <w:p w14:paraId="34789E3A">
            <w:pPr>
              <w:pStyle w:val="125"/>
              <w:adjustRightInd w:val="0"/>
              <w:snapToGrid w:val="0"/>
              <w:rPr>
                <w:rFonts w:ascii="Times New Roman" w:hAnsi="Times New Roman"/>
                <w:sz w:val="18"/>
              </w:rPr>
            </w:pPr>
            <w:r>
              <w:rPr>
                <w:rFonts w:ascii="Times New Roman" w:hAnsi="Times New Roman"/>
                <w:sz w:val="18"/>
              </w:rPr>
              <w:t>92</w:t>
            </w:r>
          </w:p>
        </w:tc>
        <w:tc>
          <w:tcPr>
            <w:tcW w:w="2624" w:type="dxa"/>
            <w:vMerge w:val="restart"/>
            <w:vAlign w:val="center"/>
          </w:tcPr>
          <w:p w14:paraId="2FC1AD99">
            <w:pPr>
              <w:pStyle w:val="125"/>
              <w:adjustRightInd w:val="0"/>
              <w:snapToGrid w:val="0"/>
              <w:jc w:val="both"/>
              <w:rPr>
                <w:rFonts w:ascii="Times New Roman" w:hAnsi="Times New Roman"/>
                <w:sz w:val="18"/>
              </w:rPr>
            </w:pPr>
            <w:r>
              <w:rPr>
                <w:rFonts w:ascii="Times New Roman" w:hAnsi="Times New Roman"/>
                <w:sz w:val="18"/>
              </w:rPr>
              <w:t>由定界符类型决定。</w:t>
            </w:r>
          </w:p>
        </w:tc>
      </w:tr>
      <w:tr w14:paraId="7748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Merge w:val="continue"/>
            <w:vAlign w:val="center"/>
          </w:tcPr>
          <w:p w14:paraId="1E85305B">
            <w:pPr>
              <w:pStyle w:val="125"/>
              <w:adjustRightInd w:val="0"/>
              <w:snapToGrid w:val="0"/>
              <w:rPr>
                <w:rFonts w:ascii="Times New Roman" w:hAnsi="Times New Roman"/>
                <w:sz w:val="18"/>
              </w:rPr>
            </w:pPr>
          </w:p>
        </w:tc>
        <w:tc>
          <w:tcPr>
            <w:tcW w:w="992" w:type="dxa"/>
            <w:vAlign w:val="center"/>
          </w:tcPr>
          <w:p w14:paraId="514E7004">
            <w:pPr>
              <w:pStyle w:val="125"/>
              <w:adjustRightInd w:val="0"/>
              <w:snapToGrid w:val="0"/>
              <w:rPr>
                <w:rFonts w:ascii="Times New Roman" w:hAnsi="Times New Roman"/>
                <w:sz w:val="18"/>
              </w:rPr>
            </w:pPr>
            <w:r>
              <w:rPr>
                <w:rFonts w:ascii="Times New Roman" w:hAnsi="Times New Roman"/>
                <w:sz w:val="18"/>
              </w:rPr>
              <w:t>12</w:t>
            </w:r>
          </w:p>
        </w:tc>
        <w:tc>
          <w:tcPr>
            <w:tcW w:w="851" w:type="dxa"/>
            <w:vAlign w:val="center"/>
          </w:tcPr>
          <w:p w14:paraId="5CFE1AFA">
            <w:pPr>
              <w:pStyle w:val="125"/>
              <w:adjustRightInd w:val="0"/>
              <w:snapToGrid w:val="0"/>
              <w:rPr>
                <w:rFonts w:ascii="Times New Roman" w:hAnsi="Times New Roman"/>
                <w:sz w:val="18"/>
              </w:rPr>
            </w:pPr>
            <w:r>
              <w:rPr>
                <w:rFonts w:ascii="Times New Roman" w:hAnsi="Times New Roman"/>
                <w:sz w:val="18"/>
              </w:rPr>
              <w:t>0-3</w:t>
            </w:r>
          </w:p>
        </w:tc>
        <w:tc>
          <w:tcPr>
            <w:tcW w:w="1559" w:type="dxa"/>
            <w:vMerge w:val="continue"/>
            <w:vAlign w:val="center"/>
          </w:tcPr>
          <w:p w14:paraId="1DBC6DA7">
            <w:pPr>
              <w:pStyle w:val="125"/>
              <w:adjustRightInd w:val="0"/>
              <w:snapToGrid w:val="0"/>
              <w:rPr>
                <w:rFonts w:ascii="Times New Roman" w:hAnsi="Times New Roman"/>
                <w:sz w:val="18"/>
              </w:rPr>
            </w:pPr>
          </w:p>
        </w:tc>
        <w:tc>
          <w:tcPr>
            <w:tcW w:w="2624" w:type="dxa"/>
            <w:vMerge w:val="continue"/>
          </w:tcPr>
          <w:p w14:paraId="2E698E27">
            <w:pPr>
              <w:pStyle w:val="125"/>
              <w:adjustRightInd w:val="0"/>
              <w:snapToGrid w:val="0"/>
              <w:rPr>
                <w:rFonts w:ascii="Times New Roman" w:hAnsi="Times New Roman"/>
                <w:sz w:val="18"/>
              </w:rPr>
            </w:pPr>
          </w:p>
        </w:tc>
      </w:tr>
      <w:tr w14:paraId="1AA9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Align w:val="center"/>
          </w:tcPr>
          <w:p w14:paraId="2C9CAF5A">
            <w:pPr>
              <w:pStyle w:val="125"/>
              <w:adjustRightInd w:val="0"/>
              <w:snapToGrid w:val="0"/>
              <w:rPr>
                <w:rFonts w:ascii="Times New Roman" w:hAnsi="Times New Roman"/>
                <w:sz w:val="18"/>
              </w:rPr>
            </w:pPr>
            <w:r>
              <w:rPr>
                <w:rFonts w:ascii="Times New Roman" w:hAnsi="Times New Roman"/>
                <w:sz w:val="18"/>
              </w:rPr>
              <w:t>标准版本号</w:t>
            </w:r>
          </w:p>
        </w:tc>
        <w:tc>
          <w:tcPr>
            <w:tcW w:w="992" w:type="dxa"/>
            <w:vAlign w:val="center"/>
          </w:tcPr>
          <w:p w14:paraId="32B2CA53">
            <w:pPr>
              <w:pStyle w:val="125"/>
              <w:adjustRightInd w:val="0"/>
              <w:snapToGrid w:val="0"/>
              <w:rPr>
                <w:rFonts w:ascii="Times New Roman" w:hAnsi="Times New Roman"/>
                <w:sz w:val="18"/>
              </w:rPr>
            </w:pPr>
            <w:r>
              <w:rPr>
                <w:rFonts w:ascii="Times New Roman" w:hAnsi="Times New Roman"/>
                <w:sz w:val="18"/>
              </w:rPr>
              <w:t>12</w:t>
            </w:r>
          </w:p>
        </w:tc>
        <w:tc>
          <w:tcPr>
            <w:tcW w:w="851" w:type="dxa"/>
            <w:vAlign w:val="center"/>
          </w:tcPr>
          <w:p w14:paraId="4E8C15A8">
            <w:pPr>
              <w:pStyle w:val="125"/>
              <w:adjustRightInd w:val="0"/>
              <w:snapToGrid w:val="0"/>
              <w:rPr>
                <w:rFonts w:ascii="Times New Roman" w:hAnsi="Times New Roman"/>
                <w:sz w:val="18"/>
              </w:rPr>
            </w:pPr>
            <w:r>
              <w:rPr>
                <w:rFonts w:ascii="Times New Roman" w:hAnsi="Times New Roman"/>
                <w:sz w:val="18"/>
              </w:rPr>
              <w:t>4-7</w:t>
            </w:r>
          </w:p>
        </w:tc>
        <w:tc>
          <w:tcPr>
            <w:tcW w:w="1559" w:type="dxa"/>
            <w:vAlign w:val="center"/>
          </w:tcPr>
          <w:p w14:paraId="0D18D91C">
            <w:pPr>
              <w:pStyle w:val="125"/>
              <w:adjustRightInd w:val="0"/>
              <w:snapToGrid w:val="0"/>
              <w:rPr>
                <w:rFonts w:ascii="Times New Roman" w:hAnsi="Times New Roman"/>
                <w:sz w:val="18"/>
              </w:rPr>
            </w:pPr>
            <w:r>
              <w:rPr>
                <w:rFonts w:ascii="Times New Roman" w:hAnsi="Times New Roman"/>
                <w:sz w:val="18"/>
              </w:rPr>
              <w:t>4</w:t>
            </w:r>
          </w:p>
        </w:tc>
        <w:tc>
          <w:tcPr>
            <w:tcW w:w="2624" w:type="dxa"/>
          </w:tcPr>
          <w:p w14:paraId="79C030EB">
            <w:pPr>
              <w:pStyle w:val="125"/>
              <w:adjustRightInd w:val="0"/>
              <w:snapToGrid w:val="0"/>
              <w:jc w:val="left"/>
              <w:rPr>
                <w:rFonts w:ascii="Times New Roman" w:hAnsi="Times New Roman"/>
                <w:sz w:val="18"/>
              </w:rPr>
            </w:pPr>
            <w:r>
              <w:rPr>
                <w:rFonts w:hint="eastAsia" w:ascii="Times New Roman" w:hAnsi="Times New Roman"/>
                <w:sz w:val="18"/>
              </w:rPr>
              <w:t>0：保留</w:t>
            </w:r>
          </w:p>
          <w:p w14:paraId="0E997F7D">
            <w:pPr>
              <w:pStyle w:val="125"/>
              <w:adjustRightInd w:val="0"/>
              <w:snapToGrid w:val="0"/>
              <w:jc w:val="left"/>
              <w:rPr>
                <w:rFonts w:ascii="Times New Roman" w:hAnsi="Times New Roman"/>
                <w:sz w:val="18"/>
              </w:rPr>
            </w:pPr>
            <w:r>
              <w:rPr>
                <w:rFonts w:hint="eastAsia" w:ascii="Times New Roman" w:hAnsi="Times New Roman"/>
                <w:sz w:val="18"/>
              </w:rPr>
              <w:t>1：BPLC</w:t>
            </w:r>
          </w:p>
          <w:p w14:paraId="24C9E159">
            <w:pPr>
              <w:pStyle w:val="125"/>
              <w:adjustRightInd w:val="0"/>
              <w:snapToGrid w:val="0"/>
              <w:jc w:val="left"/>
              <w:rPr>
                <w:rFonts w:ascii="Times New Roman" w:hAnsi="Times New Roman"/>
                <w:sz w:val="18"/>
              </w:rPr>
            </w:pPr>
            <w:r>
              <w:rPr>
                <w:rFonts w:hint="eastAsia" w:ascii="Times New Roman" w:hAnsi="Times New Roman"/>
                <w:sz w:val="18"/>
              </w:rPr>
              <w:t>2：ISAC-PLC</w:t>
            </w:r>
          </w:p>
        </w:tc>
      </w:tr>
      <w:tr w14:paraId="5AD5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vAlign w:val="center"/>
          </w:tcPr>
          <w:p w14:paraId="1248FB55">
            <w:pPr>
              <w:pStyle w:val="125"/>
              <w:adjustRightInd w:val="0"/>
              <w:snapToGrid w:val="0"/>
              <w:rPr>
                <w:rFonts w:ascii="Times New Roman" w:hAnsi="Times New Roman"/>
                <w:sz w:val="18"/>
              </w:rPr>
            </w:pPr>
            <w:r>
              <w:rPr>
                <w:rFonts w:ascii="Times New Roman" w:hAnsi="Times New Roman"/>
                <w:sz w:val="18"/>
              </w:rPr>
              <w:t>帧控制校验序列</w:t>
            </w:r>
          </w:p>
        </w:tc>
        <w:tc>
          <w:tcPr>
            <w:tcW w:w="992" w:type="dxa"/>
            <w:vAlign w:val="center"/>
          </w:tcPr>
          <w:p w14:paraId="758060D1">
            <w:pPr>
              <w:pStyle w:val="125"/>
              <w:adjustRightInd w:val="0"/>
              <w:snapToGrid w:val="0"/>
              <w:rPr>
                <w:rFonts w:ascii="Times New Roman" w:hAnsi="Times New Roman"/>
                <w:sz w:val="18"/>
              </w:rPr>
            </w:pPr>
            <w:r>
              <w:rPr>
                <w:rFonts w:ascii="Times New Roman" w:hAnsi="Times New Roman"/>
                <w:sz w:val="18"/>
              </w:rPr>
              <w:t>13-15</w:t>
            </w:r>
          </w:p>
        </w:tc>
        <w:tc>
          <w:tcPr>
            <w:tcW w:w="851" w:type="dxa"/>
            <w:vAlign w:val="center"/>
          </w:tcPr>
          <w:p w14:paraId="1A253F6F">
            <w:pPr>
              <w:pStyle w:val="125"/>
              <w:adjustRightInd w:val="0"/>
              <w:snapToGrid w:val="0"/>
              <w:rPr>
                <w:rFonts w:ascii="Times New Roman" w:hAnsi="Times New Roman"/>
                <w:sz w:val="18"/>
              </w:rPr>
            </w:pPr>
            <w:r>
              <w:rPr>
                <w:rFonts w:ascii="Times New Roman" w:hAnsi="Times New Roman"/>
                <w:sz w:val="18"/>
              </w:rPr>
              <w:t>0-7</w:t>
            </w:r>
          </w:p>
        </w:tc>
        <w:tc>
          <w:tcPr>
            <w:tcW w:w="1559" w:type="dxa"/>
            <w:vAlign w:val="center"/>
          </w:tcPr>
          <w:p w14:paraId="4DCC947C">
            <w:pPr>
              <w:pStyle w:val="125"/>
              <w:adjustRightInd w:val="0"/>
              <w:snapToGrid w:val="0"/>
              <w:rPr>
                <w:rFonts w:ascii="Times New Roman" w:hAnsi="Times New Roman"/>
                <w:sz w:val="18"/>
              </w:rPr>
            </w:pPr>
            <w:r>
              <w:rPr>
                <w:rFonts w:ascii="Times New Roman" w:hAnsi="Times New Roman"/>
                <w:sz w:val="18"/>
              </w:rPr>
              <w:t>24</w:t>
            </w:r>
          </w:p>
        </w:tc>
        <w:tc>
          <w:tcPr>
            <w:tcW w:w="2624" w:type="dxa"/>
            <w:vAlign w:val="center"/>
          </w:tcPr>
          <w:p w14:paraId="5D8DDE36">
            <w:pPr>
              <w:pStyle w:val="125"/>
              <w:adjustRightInd w:val="0"/>
              <w:snapToGrid w:val="0"/>
              <w:jc w:val="both"/>
              <w:rPr>
                <w:rFonts w:ascii="Times New Roman" w:hAnsi="Times New Roman"/>
                <w:sz w:val="18"/>
              </w:rPr>
            </w:pPr>
            <w:r>
              <w:rPr>
                <w:rFonts w:hint="eastAsia" w:ascii="Times New Roman" w:hAnsi="Times New Roman"/>
                <w:sz w:val="18"/>
              </w:rPr>
              <w:t>-</w:t>
            </w:r>
          </w:p>
        </w:tc>
      </w:tr>
    </w:tbl>
    <w:p w14:paraId="01D07E00"/>
    <w:p w14:paraId="6A295A02">
      <w:pPr>
        <w:pStyle w:val="67"/>
      </w:pPr>
      <w:r>
        <w:t xml:space="preserve">定界符类型 </w:t>
      </w:r>
    </w:p>
    <w:p w14:paraId="264C0E45">
      <w:pPr>
        <w:pStyle w:val="50"/>
      </w:pPr>
      <w:r>
        <w:t>定界符类型长度为3比特，用来指示MPDU的帧类型。MPDU帧类型的不同，可变区域也不同。定界符类型的取值如</w:t>
      </w:r>
      <w:r>
        <w:fldChar w:fldCharType="begin"/>
      </w:r>
      <w:r>
        <w:instrText xml:space="preserve"> REF _Ref31615 \h  \* MERGEFORMAT </w:instrText>
      </w:r>
      <w:r>
        <w:fldChar w:fldCharType="separate"/>
      </w:r>
      <w:r>
        <w:t>表 15</w:t>
      </w:r>
      <w:r>
        <w:fldChar w:fldCharType="end"/>
      </w:r>
      <w:r>
        <w:t>所示。</w:t>
      </w:r>
    </w:p>
    <w:p w14:paraId="5F7655B8">
      <w:pPr>
        <w:pStyle w:val="10"/>
      </w:pPr>
      <w:bookmarkStart w:id="500" w:name="_Ref31615"/>
      <w:r>
        <w:t xml:space="preserve">表 </w:t>
      </w:r>
      <w:r>
        <w:fldChar w:fldCharType="begin"/>
      </w:r>
      <w:r>
        <w:instrText xml:space="preserve"> SEQ 表 \* ARABIC </w:instrText>
      </w:r>
      <w:r>
        <w:fldChar w:fldCharType="separate"/>
      </w:r>
      <w:r>
        <w:t>15</w:t>
      </w:r>
      <w:r>
        <w:fldChar w:fldCharType="end"/>
      </w:r>
      <w:bookmarkEnd w:id="500"/>
      <w:r>
        <w:t xml:space="preserve"> 定界符类型</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4"/>
        <w:gridCol w:w="3502"/>
      </w:tblGrid>
      <w:tr w14:paraId="7EDBF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4" w:type="dxa"/>
            <w:vAlign w:val="center"/>
          </w:tcPr>
          <w:p w14:paraId="05023A4D">
            <w:pPr>
              <w:pStyle w:val="125"/>
              <w:adjustRightInd w:val="0"/>
              <w:snapToGrid w:val="0"/>
              <w:rPr>
                <w:rFonts w:ascii="Times New Roman" w:hAnsi="Times New Roman"/>
                <w:sz w:val="18"/>
              </w:rPr>
            </w:pPr>
            <w:r>
              <w:rPr>
                <w:rFonts w:ascii="Times New Roman" w:hAnsi="Times New Roman"/>
                <w:sz w:val="18"/>
              </w:rPr>
              <w:t>值</w:t>
            </w:r>
          </w:p>
        </w:tc>
        <w:tc>
          <w:tcPr>
            <w:tcW w:w="3502" w:type="dxa"/>
            <w:vAlign w:val="center"/>
          </w:tcPr>
          <w:p w14:paraId="4A4D9E3E">
            <w:pPr>
              <w:pStyle w:val="125"/>
              <w:adjustRightInd w:val="0"/>
              <w:snapToGrid w:val="0"/>
              <w:rPr>
                <w:rFonts w:ascii="Times New Roman" w:hAnsi="Times New Roman"/>
                <w:sz w:val="18"/>
              </w:rPr>
            </w:pPr>
            <w:r>
              <w:rPr>
                <w:rFonts w:ascii="Times New Roman" w:hAnsi="Times New Roman"/>
                <w:sz w:val="18"/>
              </w:rPr>
              <w:t>说明</w:t>
            </w:r>
          </w:p>
        </w:tc>
      </w:tr>
      <w:tr w14:paraId="2178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4" w:type="dxa"/>
            <w:vAlign w:val="center"/>
          </w:tcPr>
          <w:p w14:paraId="3DCE3DBC">
            <w:pPr>
              <w:pStyle w:val="125"/>
              <w:adjustRightInd w:val="0"/>
              <w:snapToGrid w:val="0"/>
              <w:rPr>
                <w:rFonts w:ascii="Times New Roman" w:hAnsi="Times New Roman"/>
                <w:sz w:val="18"/>
              </w:rPr>
            </w:pPr>
            <w:r>
              <w:rPr>
                <w:rFonts w:ascii="Times New Roman" w:hAnsi="Times New Roman"/>
                <w:sz w:val="18"/>
              </w:rPr>
              <w:t>0b000</w:t>
            </w:r>
          </w:p>
        </w:tc>
        <w:tc>
          <w:tcPr>
            <w:tcW w:w="3502" w:type="dxa"/>
            <w:vAlign w:val="center"/>
          </w:tcPr>
          <w:p w14:paraId="5237287F">
            <w:pPr>
              <w:pStyle w:val="125"/>
              <w:adjustRightInd w:val="0"/>
              <w:snapToGrid w:val="0"/>
              <w:rPr>
                <w:rFonts w:ascii="Times New Roman" w:hAnsi="Times New Roman"/>
                <w:sz w:val="18"/>
              </w:rPr>
            </w:pPr>
            <w:r>
              <w:rPr>
                <w:rFonts w:ascii="Times New Roman" w:hAnsi="Times New Roman"/>
                <w:sz w:val="18"/>
              </w:rPr>
              <w:t>信标帧</w:t>
            </w:r>
          </w:p>
        </w:tc>
      </w:tr>
      <w:tr w14:paraId="2092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4" w:type="dxa"/>
            <w:vAlign w:val="center"/>
          </w:tcPr>
          <w:p w14:paraId="7B6EDE13">
            <w:pPr>
              <w:pStyle w:val="125"/>
              <w:adjustRightInd w:val="0"/>
              <w:snapToGrid w:val="0"/>
              <w:rPr>
                <w:rFonts w:ascii="Times New Roman" w:hAnsi="Times New Roman"/>
                <w:sz w:val="18"/>
              </w:rPr>
            </w:pPr>
            <w:r>
              <w:rPr>
                <w:rFonts w:ascii="Times New Roman" w:hAnsi="Times New Roman"/>
                <w:sz w:val="18"/>
              </w:rPr>
              <w:t>0b001</w:t>
            </w:r>
          </w:p>
        </w:tc>
        <w:tc>
          <w:tcPr>
            <w:tcW w:w="3502" w:type="dxa"/>
            <w:vAlign w:val="center"/>
          </w:tcPr>
          <w:p w14:paraId="47D80947">
            <w:pPr>
              <w:pStyle w:val="125"/>
              <w:adjustRightInd w:val="0"/>
              <w:snapToGrid w:val="0"/>
              <w:rPr>
                <w:rFonts w:ascii="Times New Roman" w:hAnsi="Times New Roman"/>
                <w:sz w:val="18"/>
              </w:rPr>
            </w:pPr>
            <w:r>
              <w:rPr>
                <w:rFonts w:ascii="Times New Roman" w:hAnsi="Times New Roman"/>
                <w:sz w:val="18"/>
              </w:rPr>
              <w:t>SOF帧</w:t>
            </w:r>
          </w:p>
        </w:tc>
      </w:tr>
      <w:tr w14:paraId="33E3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4" w:type="dxa"/>
            <w:vAlign w:val="center"/>
          </w:tcPr>
          <w:p w14:paraId="2EF4F3AE">
            <w:pPr>
              <w:pStyle w:val="125"/>
              <w:adjustRightInd w:val="0"/>
              <w:snapToGrid w:val="0"/>
              <w:rPr>
                <w:rFonts w:ascii="Times New Roman" w:hAnsi="Times New Roman"/>
                <w:sz w:val="18"/>
              </w:rPr>
            </w:pPr>
            <w:r>
              <w:rPr>
                <w:rFonts w:ascii="Times New Roman" w:hAnsi="Times New Roman"/>
                <w:sz w:val="18"/>
              </w:rPr>
              <w:t>0b010</w:t>
            </w:r>
          </w:p>
        </w:tc>
        <w:tc>
          <w:tcPr>
            <w:tcW w:w="3502" w:type="dxa"/>
            <w:vAlign w:val="center"/>
          </w:tcPr>
          <w:p w14:paraId="055DBF35">
            <w:pPr>
              <w:pStyle w:val="125"/>
              <w:adjustRightInd w:val="0"/>
              <w:snapToGrid w:val="0"/>
              <w:rPr>
                <w:rFonts w:ascii="Times New Roman" w:hAnsi="Times New Roman"/>
                <w:sz w:val="18"/>
              </w:rPr>
            </w:pPr>
            <w:r>
              <w:rPr>
                <w:rFonts w:ascii="Times New Roman" w:hAnsi="Times New Roman"/>
                <w:sz w:val="18"/>
              </w:rPr>
              <w:t>选择确认帧</w:t>
            </w:r>
          </w:p>
        </w:tc>
      </w:tr>
      <w:tr w14:paraId="2A0D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4" w:type="dxa"/>
            <w:vAlign w:val="center"/>
          </w:tcPr>
          <w:p w14:paraId="5316382A">
            <w:pPr>
              <w:pStyle w:val="125"/>
              <w:adjustRightInd w:val="0"/>
              <w:snapToGrid w:val="0"/>
              <w:rPr>
                <w:rFonts w:ascii="Times New Roman" w:hAnsi="Times New Roman"/>
                <w:sz w:val="18"/>
              </w:rPr>
            </w:pPr>
            <w:r>
              <w:rPr>
                <w:rFonts w:ascii="Times New Roman" w:hAnsi="Times New Roman"/>
                <w:sz w:val="18"/>
              </w:rPr>
              <w:t>0b011</w:t>
            </w:r>
          </w:p>
        </w:tc>
        <w:tc>
          <w:tcPr>
            <w:tcW w:w="3502" w:type="dxa"/>
            <w:vAlign w:val="center"/>
          </w:tcPr>
          <w:p w14:paraId="40299CF1">
            <w:pPr>
              <w:pStyle w:val="125"/>
              <w:adjustRightInd w:val="0"/>
              <w:snapToGrid w:val="0"/>
              <w:rPr>
                <w:rFonts w:ascii="Times New Roman" w:hAnsi="Times New Roman"/>
                <w:sz w:val="18"/>
              </w:rPr>
            </w:pPr>
            <w:r>
              <w:rPr>
                <w:rFonts w:ascii="Times New Roman" w:hAnsi="Times New Roman"/>
                <w:sz w:val="18"/>
              </w:rPr>
              <w:t>网间协调帧</w:t>
            </w:r>
          </w:p>
        </w:tc>
      </w:tr>
      <w:tr w14:paraId="0013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4" w:type="dxa"/>
            <w:vAlign w:val="center"/>
          </w:tcPr>
          <w:p w14:paraId="3C0F2BA7">
            <w:pPr>
              <w:pStyle w:val="125"/>
              <w:adjustRightInd w:val="0"/>
              <w:snapToGrid w:val="0"/>
              <w:rPr>
                <w:rFonts w:ascii="Times New Roman" w:hAnsi="Times New Roman"/>
                <w:sz w:val="18"/>
              </w:rPr>
            </w:pPr>
            <w:r>
              <w:rPr>
                <w:rFonts w:ascii="Times New Roman" w:hAnsi="Times New Roman"/>
                <w:sz w:val="18"/>
              </w:rPr>
              <w:t>0b100-0b111</w:t>
            </w:r>
          </w:p>
        </w:tc>
        <w:tc>
          <w:tcPr>
            <w:tcW w:w="3502" w:type="dxa"/>
            <w:vAlign w:val="center"/>
          </w:tcPr>
          <w:p w14:paraId="578F02C4">
            <w:pPr>
              <w:pStyle w:val="125"/>
              <w:adjustRightInd w:val="0"/>
              <w:snapToGrid w:val="0"/>
              <w:rPr>
                <w:rFonts w:ascii="Times New Roman" w:hAnsi="Times New Roman"/>
                <w:sz w:val="18"/>
              </w:rPr>
            </w:pPr>
            <w:r>
              <w:rPr>
                <w:rFonts w:ascii="Times New Roman" w:hAnsi="Times New Roman"/>
                <w:sz w:val="18"/>
              </w:rPr>
              <w:t>保留</w:t>
            </w:r>
          </w:p>
        </w:tc>
      </w:tr>
    </w:tbl>
    <w:p w14:paraId="3BA12B16"/>
    <w:p w14:paraId="36EE1F75">
      <w:pPr>
        <w:pStyle w:val="67"/>
      </w:pPr>
      <w:r>
        <w:t>接入指示</w:t>
      </w:r>
    </w:p>
    <w:p w14:paraId="6DDDB952">
      <w:pPr>
        <w:pStyle w:val="50"/>
      </w:pPr>
      <w:r>
        <w:t>接入指示的长度为1比特，用于指示发送MPDU的站点所在的网络类型。接入指示的取值和所代表的含义如</w:t>
      </w:r>
      <w:r>
        <w:fldChar w:fldCharType="begin"/>
      </w:r>
      <w:r>
        <w:instrText xml:space="preserve"> REF _Ref31664 \h  \* MERGEFORMAT </w:instrText>
      </w:r>
      <w:r>
        <w:fldChar w:fldCharType="separate"/>
      </w:r>
      <w:r>
        <w:t>表 16</w:t>
      </w:r>
      <w:r>
        <w:fldChar w:fldCharType="end"/>
      </w:r>
      <w:r>
        <w:t>所示。</w:t>
      </w:r>
    </w:p>
    <w:p w14:paraId="29117232">
      <w:pPr>
        <w:pStyle w:val="10"/>
      </w:pPr>
      <w:bookmarkStart w:id="501" w:name="_Ref31664"/>
      <w:r>
        <w:t xml:space="preserve">表 </w:t>
      </w:r>
      <w:r>
        <w:fldChar w:fldCharType="begin"/>
      </w:r>
      <w:r>
        <w:instrText xml:space="preserve"> SEQ 表 \* ARABIC </w:instrText>
      </w:r>
      <w:r>
        <w:fldChar w:fldCharType="separate"/>
      </w:r>
      <w:r>
        <w:t>16</w:t>
      </w:r>
      <w:r>
        <w:fldChar w:fldCharType="end"/>
      </w:r>
      <w:bookmarkEnd w:id="501"/>
      <w:r>
        <w:t xml:space="preserve"> 接入指示</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6"/>
        <w:gridCol w:w="3880"/>
      </w:tblGrid>
      <w:tr w14:paraId="24BA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6" w:type="dxa"/>
            <w:vAlign w:val="center"/>
          </w:tcPr>
          <w:p w14:paraId="54B3D117">
            <w:pPr>
              <w:pStyle w:val="125"/>
              <w:adjustRightInd w:val="0"/>
              <w:snapToGrid w:val="0"/>
              <w:rPr>
                <w:rFonts w:ascii="Times New Roman" w:hAnsi="Times New Roman"/>
                <w:sz w:val="18"/>
              </w:rPr>
            </w:pPr>
            <w:r>
              <w:rPr>
                <w:rFonts w:ascii="Times New Roman" w:hAnsi="Times New Roman"/>
                <w:sz w:val="18"/>
              </w:rPr>
              <w:t>接入字段</w:t>
            </w:r>
          </w:p>
        </w:tc>
        <w:tc>
          <w:tcPr>
            <w:tcW w:w="3880" w:type="dxa"/>
            <w:vAlign w:val="center"/>
          </w:tcPr>
          <w:p w14:paraId="737F2552">
            <w:pPr>
              <w:pStyle w:val="125"/>
              <w:adjustRightInd w:val="0"/>
              <w:snapToGrid w:val="0"/>
              <w:rPr>
                <w:rFonts w:ascii="Times New Roman" w:hAnsi="Times New Roman"/>
                <w:sz w:val="18"/>
              </w:rPr>
            </w:pPr>
            <w:r>
              <w:rPr>
                <w:rFonts w:ascii="Times New Roman" w:hAnsi="Times New Roman"/>
                <w:sz w:val="18"/>
              </w:rPr>
              <w:t>解释说明</w:t>
            </w:r>
          </w:p>
        </w:tc>
      </w:tr>
      <w:tr w14:paraId="14E2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6" w:type="dxa"/>
            <w:vAlign w:val="center"/>
          </w:tcPr>
          <w:p w14:paraId="1AC2F721">
            <w:pPr>
              <w:pStyle w:val="125"/>
              <w:adjustRightInd w:val="0"/>
              <w:snapToGrid w:val="0"/>
              <w:rPr>
                <w:rFonts w:ascii="Times New Roman" w:hAnsi="Times New Roman"/>
                <w:sz w:val="18"/>
              </w:rPr>
            </w:pPr>
            <w:r>
              <w:rPr>
                <w:rFonts w:ascii="Times New Roman" w:hAnsi="Times New Roman"/>
                <w:sz w:val="18"/>
              </w:rPr>
              <w:t>0b0</w:t>
            </w:r>
          </w:p>
        </w:tc>
        <w:tc>
          <w:tcPr>
            <w:tcW w:w="3880" w:type="dxa"/>
            <w:vAlign w:val="center"/>
          </w:tcPr>
          <w:p w14:paraId="382E9857">
            <w:pPr>
              <w:pStyle w:val="125"/>
              <w:adjustRightInd w:val="0"/>
              <w:snapToGrid w:val="0"/>
              <w:rPr>
                <w:rFonts w:ascii="Times New Roman" w:hAnsi="Times New Roman"/>
                <w:sz w:val="18"/>
              </w:rPr>
            </w:pPr>
            <w:r>
              <w:rPr>
                <w:rFonts w:ascii="Times New Roman" w:hAnsi="Times New Roman"/>
                <w:sz w:val="18"/>
              </w:rPr>
              <w:t>保留</w:t>
            </w:r>
          </w:p>
        </w:tc>
      </w:tr>
      <w:tr w14:paraId="535B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6" w:type="dxa"/>
            <w:vAlign w:val="center"/>
          </w:tcPr>
          <w:p w14:paraId="2C52ECCD">
            <w:pPr>
              <w:pStyle w:val="125"/>
              <w:adjustRightInd w:val="0"/>
              <w:snapToGrid w:val="0"/>
              <w:rPr>
                <w:rFonts w:ascii="Times New Roman" w:hAnsi="Times New Roman"/>
                <w:sz w:val="18"/>
              </w:rPr>
            </w:pPr>
            <w:r>
              <w:rPr>
                <w:rFonts w:ascii="Times New Roman" w:hAnsi="Times New Roman"/>
                <w:sz w:val="18"/>
              </w:rPr>
              <w:t>0b1</w:t>
            </w:r>
          </w:p>
        </w:tc>
        <w:tc>
          <w:tcPr>
            <w:tcW w:w="3880" w:type="dxa"/>
            <w:vAlign w:val="center"/>
          </w:tcPr>
          <w:p w14:paraId="5B9488EA">
            <w:pPr>
              <w:pStyle w:val="125"/>
              <w:adjustRightInd w:val="0"/>
              <w:snapToGrid w:val="0"/>
              <w:rPr>
                <w:rFonts w:ascii="Times New Roman" w:hAnsi="Times New Roman"/>
                <w:sz w:val="18"/>
              </w:rPr>
            </w:pPr>
            <w:r>
              <w:rPr>
                <w:rFonts w:ascii="Times New Roman" w:hAnsi="Times New Roman"/>
                <w:sz w:val="18"/>
              </w:rPr>
              <w:t>MPDU在宽带载波通信接入网络中传输</w:t>
            </w:r>
          </w:p>
        </w:tc>
      </w:tr>
    </w:tbl>
    <w:p w14:paraId="0F11549E"/>
    <w:p w14:paraId="0717CAE8">
      <w:pPr>
        <w:pStyle w:val="67"/>
      </w:pPr>
      <w:r>
        <w:t>短网络</w:t>
      </w:r>
      <w:r>
        <w:rPr>
          <w:rFonts w:hint="eastAsia"/>
        </w:rPr>
        <w:t>标识</w:t>
      </w:r>
      <w:r>
        <w:t>低位</w:t>
      </w:r>
    </w:p>
    <w:p w14:paraId="3A5C5FBF">
      <w:pPr>
        <w:pStyle w:val="50"/>
      </w:pPr>
      <w:r>
        <w:rPr>
          <w:rFonts w:hint="eastAsia"/>
        </w:rPr>
        <w:t>短网络标识的低4bit部分，短网络标识共5bit，有效取值为1-31，其中高1bit在帧控制的可变区域，</w:t>
      </w:r>
      <w:r>
        <w:t>指短网络标识，用于区分不同的宽带载波通信网络。</w:t>
      </w:r>
    </w:p>
    <w:p w14:paraId="366EFFE0">
      <w:pPr>
        <w:pStyle w:val="50"/>
      </w:pPr>
      <w:r>
        <w:t>每个宽带载波通信网络都</w:t>
      </w:r>
      <w:del w:id="106" w:author="gddw" w:date="2026-02-09T10:24:13Z">
        <w:r>
          <w:rPr/>
          <w:delText>必须</w:delText>
        </w:r>
      </w:del>
      <w:ins w:id="107" w:author="gddw" w:date="2026-02-09T10:24:13Z">
        <w:r>
          <w:rPr>
            <w:rFonts w:hint="eastAsia"/>
            <w:lang w:eastAsia="zh-CN"/>
          </w:rPr>
          <w:t>应</w:t>
        </w:r>
      </w:ins>
      <w:r>
        <w:t>有一个唯一的SNID。</w:t>
      </w:r>
    </w:p>
    <w:p w14:paraId="34033408">
      <w:pPr>
        <w:pStyle w:val="67"/>
      </w:pPr>
      <w:r>
        <w:t>标准版本号</w:t>
      </w:r>
    </w:p>
    <w:p w14:paraId="267825F8">
      <w:pPr>
        <w:pStyle w:val="50"/>
      </w:pPr>
      <w:r>
        <w:t>标准版本号是一个4比特字段，用来表示标准演进的不同版本。标准版本号用以识别发送报文站点或者网络所使用的标准版本</w:t>
      </w:r>
      <w:r>
        <w:rPr>
          <w:rFonts w:hint="eastAsia"/>
        </w:rPr>
        <w:t>，如</w:t>
      </w:r>
      <w:r>
        <w:fldChar w:fldCharType="begin"/>
      </w:r>
      <w:r>
        <w:instrText xml:space="preserve"> </w:instrText>
      </w:r>
      <w:r>
        <w:rPr>
          <w:rFonts w:hint="eastAsia"/>
        </w:rPr>
        <w:instrText xml:space="preserve">REF _Ref31710 \h</w:instrText>
      </w:r>
      <w:r>
        <w:instrText xml:space="preserve">  \* MERGEFORMAT </w:instrText>
      </w:r>
      <w:r>
        <w:fldChar w:fldCharType="separate"/>
      </w:r>
      <w:r>
        <w:t>表 17</w:t>
      </w:r>
      <w:r>
        <w:fldChar w:fldCharType="end"/>
      </w:r>
      <w:r>
        <w:rPr>
          <w:rFonts w:hint="eastAsia"/>
        </w:rPr>
        <w:t>所示</w:t>
      </w:r>
      <w:r>
        <w:t>。</w:t>
      </w:r>
    </w:p>
    <w:p w14:paraId="1DFABA71">
      <w:pPr>
        <w:pStyle w:val="10"/>
      </w:pPr>
      <w:bookmarkStart w:id="502" w:name="_Ref31710"/>
      <w:r>
        <w:t xml:space="preserve">表 </w:t>
      </w:r>
      <w:r>
        <w:fldChar w:fldCharType="begin"/>
      </w:r>
      <w:r>
        <w:instrText xml:space="preserve"> SEQ 表 \* ARABIC </w:instrText>
      </w:r>
      <w:r>
        <w:fldChar w:fldCharType="separate"/>
      </w:r>
      <w:r>
        <w:t>17</w:t>
      </w:r>
      <w:r>
        <w:fldChar w:fldCharType="end"/>
      </w:r>
      <w:bookmarkEnd w:id="502"/>
      <w:r>
        <w:t xml:space="preserve"> </w:t>
      </w:r>
      <w:r>
        <w:rPr>
          <w:rFonts w:hint="eastAsia"/>
        </w:rPr>
        <w:t>标准版本号</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165A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27AF1F1B">
            <w:pPr>
              <w:pStyle w:val="125"/>
              <w:adjustRightInd w:val="0"/>
              <w:snapToGrid w:val="0"/>
              <w:rPr>
                <w:rFonts w:ascii="Times New Roman" w:hAnsi="Times New Roman"/>
                <w:sz w:val="18"/>
                <w:szCs w:val="18"/>
              </w:rPr>
            </w:pPr>
            <w:r>
              <w:rPr>
                <w:rFonts w:ascii="Times New Roman" w:hAnsi="Times New Roman"/>
                <w:sz w:val="18"/>
                <w:szCs w:val="18"/>
              </w:rPr>
              <w:t>值</w:t>
            </w:r>
          </w:p>
        </w:tc>
        <w:tc>
          <w:tcPr>
            <w:tcW w:w="4261" w:type="dxa"/>
            <w:vAlign w:val="center"/>
          </w:tcPr>
          <w:p w14:paraId="17418AC7">
            <w:pPr>
              <w:pStyle w:val="125"/>
              <w:adjustRightInd w:val="0"/>
              <w:snapToGrid w:val="0"/>
              <w:rPr>
                <w:rFonts w:ascii="Times New Roman" w:hAnsi="Times New Roman"/>
                <w:sz w:val="18"/>
                <w:szCs w:val="18"/>
              </w:rPr>
            </w:pPr>
            <w:r>
              <w:rPr>
                <w:rFonts w:ascii="Times New Roman" w:hAnsi="Times New Roman"/>
                <w:sz w:val="18"/>
                <w:szCs w:val="18"/>
              </w:rPr>
              <w:t>定义</w:t>
            </w:r>
          </w:p>
        </w:tc>
      </w:tr>
      <w:tr w14:paraId="1C7E9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5315DE3">
            <w:pPr>
              <w:pStyle w:val="125"/>
              <w:adjustRightInd w:val="0"/>
              <w:snapToGrid w:val="0"/>
              <w:rPr>
                <w:rFonts w:ascii="Times New Roman" w:hAnsi="Times New Roman"/>
                <w:sz w:val="18"/>
                <w:szCs w:val="18"/>
              </w:rPr>
            </w:pPr>
            <w:r>
              <w:rPr>
                <w:rFonts w:ascii="Times New Roman" w:hAnsi="Times New Roman"/>
                <w:sz w:val="18"/>
                <w:szCs w:val="18"/>
              </w:rPr>
              <w:t>0</w:t>
            </w:r>
          </w:p>
        </w:tc>
        <w:tc>
          <w:tcPr>
            <w:tcW w:w="4261" w:type="dxa"/>
            <w:vAlign w:val="center"/>
          </w:tcPr>
          <w:p w14:paraId="268B1425">
            <w:pPr>
              <w:pStyle w:val="125"/>
              <w:adjustRightInd w:val="0"/>
              <w:snapToGrid w:val="0"/>
              <w:rPr>
                <w:rFonts w:ascii="Times New Roman" w:hAnsi="Times New Roman"/>
                <w:sz w:val="18"/>
                <w:szCs w:val="18"/>
              </w:rPr>
            </w:pPr>
            <w:r>
              <w:rPr>
                <w:rFonts w:ascii="Times New Roman" w:hAnsi="Times New Roman"/>
                <w:sz w:val="18"/>
                <w:szCs w:val="18"/>
              </w:rPr>
              <w:t>保留</w:t>
            </w:r>
          </w:p>
        </w:tc>
      </w:tr>
      <w:tr w14:paraId="69D9B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7B75FAE1">
            <w:pPr>
              <w:pStyle w:val="125"/>
              <w:adjustRightInd w:val="0"/>
              <w:snapToGrid w:val="0"/>
              <w:rPr>
                <w:rFonts w:ascii="Times New Roman" w:hAnsi="Times New Roman"/>
                <w:sz w:val="18"/>
                <w:szCs w:val="18"/>
              </w:rPr>
            </w:pPr>
            <w:r>
              <w:rPr>
                <w:rFonts w:ascii="Times New Roman" w:hAnsi="Times New Roman"/>
                <w:sz w:val="18"/>
                <w:szCs w:val="18"/>
              </w:rPr>
              <w:t>1</w:t>
            </w:r>
          </w:p>
        </w:tc>
        <w:tc>
          <w:tcPr>
            <w:tcW w:w="4261" w:type="dxa"/>
            <w:vAlign w:val="center"/>
          </w:tcPr>
          <w:p w14:paraId="32ABA0D4">
            <w:pPr>
              <w:pStyle w:val="125"/>
              <w:adjustRightInd w:val="0"/>
              <w:snapToGrid w:val="0"/>
              <w:rPr>
                <w:rFonts w:ascii="Times New Roman" w:hAnsi="Times New Roman"/>
                <w:sz w:val="18"/>
                <w:szCs w:val="18"/>
              </w:rPr>
            </w:pPr>
            <w:r>
              <w:rPr>
                <w:rFonts w:hint="eastAsia" w:ascii="Times New Roman" w:hAnsi="Times New Roman"/>
                <w:sz w:val="18"/>
                <w:szCs w:val="18"/>
              </w:rPr>
              <w:t>BPLC版本</w:t>
            </w:r>
          </w:p>
        </w:tc>
      </w:tr>
      <w:tr w14:paraId="028E7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786119F">
            <w:pPr>
              <w:pStyle w:val="125"/>
              <w:adjustRightInd w:val="0"/>
              <w:snapToGrid w:val="0"/>
              <w:rPr>
                <w:rFonts w:ascii="Times New Roman" w:hAnsi="Times New Roman"/>
                <w:sz w:val="18"/>
                <w:szCs w:val="18"/>
              </w:rPr>
            </w:pPr>
            <w:r>
              <w:rPr>
                <w:rFonts w:hint="eastAsia" w:ascii="Times New Roman" w:hAnsi="Times New Roman"/>
                <w:sz w:val="18"/>
                <w:szCs w:val="18"/>
              </w:rPr>
              <w:t>2</w:t>
            </w:r>
          </w:p>
        </w:tc>
        <w:tc>
          <w:tcPr>
            <w:tcW w:w="4261" w:type="dxa"/>
            <w:vAlign w:val="center"/>
          </w:tcPr>
          <w:p w14:paraId="25CBF81C">
            <w:pPr>
              <w:pStyle w:val="125"/>
              <w:adjustRightInd w:val="0"/>
              <w:snapToGrid w:val="0"/>
              <w:rPr>
                <w:rFonts w:ascii="Times New Roman" w:hAnsi="Times New Roman"/>
                <w:sz w:val="18"/>
                <w:szCs w:val="18"/>
              </w:rPr>
            </w:pPr>
            <w:r>
              <w:rPr>
                <w:rFonts w:ascii="Times New Roman" w:hAnsi="Times New Roman"/>
                <w:sz w:val="18"/>
                <w:szCs w:val="18"/>
              </w:rPr>
              <w:t>I</w:t>
            </w:r>
            <w:r>
              <w:rPr>
                <w:rFonts w:hint="eastAsia" w:ascii="Times New Roman" w:hAnsi="Times New Roman"/>
                <w:sz w:val="18"/>
                <w:szCs w:val="18"/>
              </w:rPr>
              <w:t>SA</w:t>
            </w:r>
            <w:r>
              <w:rPr>
                <w:rFonts w:ascii="Times New Roman" w:hAnsi="Times New Roman"/>
                <w:sz w:val="18"/>
                <w:szCs w:val="18"/>
              </w:rPr>
              <w:t>C-PLC</w:t>
            </w:r>
            <w:r>
              <w:rPr>
                <w:rFonts w:hint="eastAsia" w:ascii="Times New Roman" w:hAnsi="Times New Roman"/>
                <w:sz w:val="18"/>
                <w:szCs w:val="18"/>
              </w:rPr>
              <w:t>版本</w:t>
            </w:r>
          </w:p>
        </w:tc>
      </w:tr>
      <w:tr w14:paraId="75087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705F791">
            <w:pPr>
              <w:pStyle w:val="125"/>
              <w:adjustRightInd w:val="0"/>
              <w:snapToGrid w:val="0"/>
              <w:rPr>
                <w:rFonts w:ascii="Times New Roman" w:hAnsi="Times New Roman"/>
                <w:sz w:val="18"/>
                <w:szCs w:val="18"/>
              </w:rPr>
            </w:pPr>
            <w:r>
              <w:rPr>
                <w:rFonts w:ascii="Times New Roman" w:hAnsi="Times New Roman"/>
                <w:sz w:val="18"/>
                <w:szCs w:val="18"/>
              </w:rPr>
              <w:t>其他</w:t>
            </w:r>
          </w:p>
        </w:tc>
        <w:tc>
          <w:tcPr>
            <w:tcW w:w="4261" w:type="dxa"/>
            <w:vAlign w:val="center"/>
          </w:tcPr>
          <w:p w14:paraId="5E132870">
            <w:pPr>
              <w:pStyle w:val="125"/>
              <w:adjustRightInd w:val="0"/>
              <w:snapToGrid w:val="0"/>
              <w:rPr>
                <w:rFonts w:ascii="Times New Roman" w:hAnsi="Times New Roman"/>
                <w:sz w:val="18"/>
                <w:szCs w:val="18"/>
              </w:rPr>
            </w:pPr>
            <w:r>
              <w:rPr>
                <w:rFonts w:ascii="Times New Roman" w:hAnsi="Times New Roman"/>
                <w:sz w:val="18"/>
                <w:szCs w:val="18"/>
              </w:rPr>
              <w:t>保留</w:t>
            </w:r>
          </w:p>
        </w:tc>
      </w:tr>
    </w:tbl>
    <w:p w14:paraId="11E4AEB4"/>
    <w:p w14:paraId="7E08FFC6">
      <w:pPr>
        <w:pStyle w:val="67"/>
      </w:pPr>
      <w:r>
        <w:t>帧控制校验序列</w:t>
      </w:r>
    </w:p>
    <w:p w14:paraId="31A83CE9">
      <w:pPr>
        <w:pStyle w:val="50"/>
      </w:pPr>
      <w:r>
        <w:t>帧控制校验序列为帧控制的末尾24比特，校验计算帧控制中除帧控制校验序列以外的字段。</w:t>
      </w:r>
    </w:p>
    <w:p w14:paraId="36C24073">
      <w:pPr>
        <w:pStyle w:val="50"/>
      </w:pPr>
      <w:r>
        <w:t>帧控制校验序列采用的是24比特的循环冗余校验算法。</w:t>
      </w:r>
    </w:p>
    <w:p w14:paraId="6E9B01F0">
      <w:pPr>
        <w:pStyle w:val="67"/>
      </w:pPr>
      <w:r>
        <w:t>可变区域</w:t>
      </w:r>
    </w:p>
    <w:p w14:paraId="7792D8F6">
      <w:pPr>
        <w:pStyle w:val="50"/>
      </w:pPr>
      <w:r>
        <w:t>可变区域的内容由定界符类型决定。</w:t>
      </w:r>
    </w:p>
    <w:p w14:paraId="5569CFA0">
      <w:pPr>
        <w:pStyle w:val="67"/>
      </w:pPr>
      <w:r>
        <w:t xml:space="preserve">信标帧的可变区域 </w:t>
      </w:r>
    </w:p>
    <w:p w14:paraId="168E8110">
      <w:pPr>
        <w:pStyle w:val="50"/>
      </w:pPr>
      <w:r>
        <w:t>信标帧用于CCO进行网络管理。</w:t>
      </w:r>
    </w:p>
    <w:p w14:paraId="563C401B">
      <w:pPr>
        <w:pStyle w:val="50"/>
      </w:pPr>
      <w:r>
        <w:t>信标帧的可变区域的格式如</w:t>
      </w:r>
      <w:r>
        <w:fldChar w:fldCharType="begin"/>
      </w:r>
      <w:r>
        <w:instrText xml:space="preserve"> REF _Ref56761909 \h  \* MERGEFORMAT </w:instrText>
      </w:r>
      <w:r>
        <w:fldChar w:fldCharType="separate"/>
      </w:r>
      <w:r>
        <w:t>表 18</w:t>
      </w:r>
      <w:r>
        <w:fldChar w:fldCharType="end"/>
      </w:r>
      <w:r>
        <w:t>所示。</w:t>
      </w:r>
    </w:p>
    <w:p w14:paraId="5C57D3AA">
      <w:pPr>
        <w:pStyle w:val="10"/>
      </w:pPr>
      <w:bookmarkStart w:id="503" w:name="_Ref56761909"/>
      <w:bookmarkStart w:id="504" w:name="_Ref398996803"/>
      <w:bookmarkStart w:id="505" w:name="_Toc402540079"/>
      <w:bookmarkStart w:id="506" w:name="_Toc402983165"/>
      <w:bookmarkStart w:id="507" w:name="_Toc402983631"/>
      <w:bookmarkStart w:id="508" w:name="_Toc399229359"/>
      <w:bookmarkStart w:id="509" w:name="_Toc405022494"/>
      <w:bookmarkStart w:id="510" w:name="_Toc408860191"/>
      <w:bookmarkStart w:id="511" w:name="_Toc405476916"/>
      <w:bookmarkStart w:id="512" w:name="_Toc399259566"/>
      <w:bookmarkStart w:id="513" w:name="_Toc403570608"/>
      <w:bookmarkStart w:id="514" w:name="_Toc399757596"/>
      <w:bookmarkStart w:id="515" w:name="_Toc402984097"/>
      <w:r>
        <w:t xml:space="preserve">表 </w:t>
      </w:r>
      <w:r>
        <w:fldChar w:fldCharType="begin"/>
      </w:r>
      <w:r>
        <w:instrText xml:space="preserve"> SEQ 表 \* ARABIC </w:instrText>
      </w:r>
      <w:r>
        <w:fldChar w:fldCharType="separate"/>
      </w:r>
      <w:r>
        <w:t>18</w:t>
      </w:r>
      <w:r>
        <w:fldChar w:fldCharType="end"/>
      </w:r>
      <w:bookmarkEnd w:id="503"/>
      <w:r>
        <w:t xml:space="preserve"> 信标帧的可变区域</w:t>
      </w:r>
      <w:bookmarkEnd w:id="504"/>
      <w:bookmarkEnd w:id="505"/>
      <w:bookmarkEnd w:id="506"/>
      <w:bookmarkEnd w:id="507"/>
      <w:bookmarkEnd w:id="508"/>
      <w:bookmarkEnd w:id="509"/>
      <w:bookmarkEnd w:id="510"/>
      <w:bookmarkEnd w:id="511"/>
      <w:bookmarkEnd w:id="512"/>
      <w:bookmarkEnd w:id="513"/>
      <w:bookmarkEnd w:id="514"/>
      <w:bookmarkEnd w:id="515"/>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tblGrid>
      <w:tr w14:paraId="2288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6AFB2771">
            <w:pPr>
              <w:pStyle w:val="125"/>
              <w:adjustRightInd w:val="0"/>
              <w:snapToGrid w:val="0"/>
              <w:rPr>
                <w:rFonts w:ascii="Times New Roman" w:hAnsi="Times New Roman"/>
                <w:sz w:val="18"/>
              </w:rPr>
            </w:pPr>
            <w:r>
              <w:rPr>
                <w:rFonts w:ascii="Times New Roman" w:hAnsi="Times New Roman"/>
                <w:sz w:val="18"/>
              </w:rPr>
              <w:t>字段</w:t>
            </w:r>
          </w:p>
        </w:tc>
        <w:tc>
          <w:tcPr>
            <w:tcW w:w="1704" w:type="dxa"/>
            <w:tcBorders>
              <w:top w:val="single" w:color="auto" w:sz="4" w:space="0"/>
              <w:left w:val="single" w:color="auto" w:sz="4" w:space="0"/>
              <w:bottom w:val="single" w:color="auto" w:sz="4" w:space="0"/>
              <w:right w:val="single" w:color="auto" w:sz="4" w:space="0"/>
            </w:tcBorders>
            <w:vAlign w:val="center"/>
          </w:tcPr>
          <w:p w14:paraId="6AC6FF47">
            <w:pPr>
              <w:pStyle w:val="125"/>
              <w:adjustRightInd w:val="0"/>
              <w:snapToGrid w:val="0"/>
              <w:rPr>
                <w:rFonts w:ascii="Times New Roman" w:hAnsi="Times New Roman"/>
                <w:sz w:val="18"/>
              </w:rPr>
            </w:pPr>
            <w:r>
              <w:rPr>
                <w:rFonts w:hint="eastAsia" w:ascii="Times New Roman" w:hAnsi="Times New Roman"/>
                <w:sz w:val="18"/>
              </w:rPr>
              <w:t>字</w:t>
            </w:r>
            <w:r>
              <w:rPr>
                <w:rFonts w:ascii="Times New Roman" w:hAnsi="Times New Roman"/>
                <w:sz w:val="18"/>
              </w:rPr>
              <w:t>节号</w:t>
            </w:r>
          </w:p>
        </w:tc>
        <w:tc>
          <w:tcPr>
            <w:tcW w:w="1704" w:type="dxa"/>
            <w:tcBorders>
              <w:top w:val="single" w:color="auto" w:sz="4" w:space="0"/>
              <w:left w:val="single" w:color="auto" w:sz="4" w:space="0"/>
              <w:bottom w:val="single" w:color="auto" w:sz="4" w:space="0"/>
              <w:right w:val="single" w:color="auto" w:sz="4" w:space="0"/>
            </w:tcBorders>
            <w:vAlign w:val="center"/>
          </w:tcPr>
          <w:p w14:paraId="458EF7FF">
            <w:pPr>
              <w:pStyle w:val="125"/>
              <w:adjustRightInd w:val="0"/>
              <w:snapToGrid w:val="0"/>
              <w:rPr>
                <w:rFonts w:ascii="Times New Roman" w:hAnsi="Times New Roman"/>
                <w:sz w:val="18"/>
              </w:rPr>
            </w:pPr>
            <w:r>
              <w:rPr>
                <w:rFonts w:hint="eastAsia" w:ascii="Times New Roman" w:hAnsi="Times New Roman"/>
                <w:sz w:val="18"/>
              </w:rPr>
              <w:t>比</w:t>
            </w:r>
            <w:r>
              <w:rPr>
                <w:rFonts w:ascii="Times New Roman" w:hAnsi="Times New Roman"/>
                <w:sz w:val="18"/>
              </w:rPr>
              <w:t>特位</w:t>
            </w:r>
          </w:p>
        </w:tc>
        <w:tc>
          <w:tcPr>
            <w:tcW w:w="1705" w:type="dxa"/>
            <w:tcBorders>
              <w:top w:val="single" w:color="auto" w:sz="4" w:space="0"/>
              <w:left w:val="single" w:color="auto" w:sz="4" w:space="0"/>
              <w:bottom w:val="single" w:color="auto" w:sz="4" w:space="0"/>
              <w:right w:val="single" w:color="auto" w:sz="4" w:space="0"/>
            </w:tcBorders>
            <w:vAlign w:val="center"/>
          </w:tcPr>
          <w:p w14:paraId="3C4A130D">
            <w:pPr>
              <w:pStyle w:val="125"/>
              <w:adjustRightInd w:val="0"/>
              <w:snapToGrid w:val="0"/>
              <w:rPr>
                <w:rFonts w:ascii="Times New Roman" w:hAnsi="Times New Roman"/>
                <w:sz w:val="18"/>
              </w:rPr>
            </w:pPr>
            <w:r>
              <w:rPr>
                <w:rFonts w:ascii="Times New Roman" w:hAnsi="Times New Roman"/>
                <w:sz w:val="18"/>
              </w:rPr>
              <w:t>字段大小（比特）</w:t>
            </w:r>
          </w:p>
        </w:tc>
      </w:tr>
      <w:tr w14:paraId="7EA8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restart"/>
            <w:tcBorders>
              <w:top w:val="single" w:color="auto" w:sz="4" w:space="0"/>
              <w:left w:val="single" w:color="auto" w:sz="4" w:space="0"/>
              <w:right w:val="single" w:color="auto" w:sz="4" w:space="0"/>
            </w:tcBorders>
            <w:vAlign w:val="center"/>
          </w:tcPr>
          <w:p w14:paraId="2CE966DA">
            <w:pPr>
              <w:pStyle w:val="125"/>
              <w:adjustRightInd w:val="0"/>
              <w:snapToGrid w:val="0"/>
              <w:rPr>
                <w:rFonts w:ascii="Times New Roman" w:hAnsi="Times New Roman"/>
                <w:sz w:val="18"/>
              </w:rPr>
            </w:pPr>
            <w:r>
              <w:rPr>
                <w:rFonts w:ascii="Times New Roman" w:hAnsi="Times New Roman"/>
                <w:sz w:val="18"/>
              </w:rPr>
              <w:t>信标时间戳</w:t>
            </w:r>
          </w:p>
        </w:tc>
        <w:tc>
          <w:tcPr>
            <w:tcW w:w="1704" w:type="dxa"/>
            <w:tcBorders>
              <w:top w:val="single" w:color="auto" w:sz="4" w:space="0"/>
              <w:left w:val="single" w:color="auto" w:sz="4" w:space="0"/>
              <w:bottom w:val="single" w:color="auto" w:sz="4" w:space="0"/>
              <w:right w:val="single" w:color="auto" w:sz="4" w:space="0"/>
            </w:tcBorders>
            <w:vAlign w:val="center"/>
          </w:tcPr>
          <w:p w14:paraId="56E3E5BD">
            <w:pPr>
              <w:pStyle w:val="125"/>
              <w:adjustRightInd w:val="0"/>
              <w:snapToGrid w:val="0"/>
              <w:rPr>
                <w:rFonts w:ascii="Times New Roman" w:hAnsi="Times New Roman"/>
                <w:sz w:val="18"/>
              </w:rPr>
            </w:pPr>
            <w:r>
              <w:rPr>
                <w:rFonts w:ascii="Times New Roman" w:hAnsi="Times New Roman"/>
                <w:sz w:val="18"/>
              </w:rPr>
              <w:t>1</w:t>
            </w:r>
          </w:p>
        </w:tc>
        <w:tc>
          <w:tcPr>
            <w:tcW w:w="1704" w:type="dxa"/>
            <w:tcBorders>
              <w:top w:val="single" w:color="auto" w:sz="4" w:space="0"/>
              <w:left w:val="single" w:color="auto" w:sz="4" w:space="0"/>
              <w:bottom w:val="single" w:color="auto" w:sz="4" w:space="0"/>
              <w:right w:val="single" w:color="auto" w:sz="4" w:space="0"/>
            </w:tcBorders>
            <w:vAlign w:val="center"/>
          </w:tcPr>
          <w:p w14:paraId="42F322E0">
            <w:pPr>
              <w:pStyle w:val="125"/>
              <w:adjustRightInd w:val="0"/>
              <w:snapToGrid w:val="0"/>
              <w:rPr>
                <w:rFonts w:ascii="Times New Roman" w:hAnsi="Times New Roman"/>
                <w:sz w:val="18"/>
              </w:rPr>
            </w:pPr>
            <w:r>
              <w:rPr>
                <w:rFonts w:ascii="Times New Roman" w:hAnsi="Times New Roman"/>
                <w:sz w:val="18"/>
              </w:rPr>
              <w:t>0-7</w:t>
            </w:r>
          </w:p>
        </w:tc>
        <w:tc>
          <w:tcPr>
            <w:tcW w:w="1705" w:type="dxa"/>
            <w:vMerge w:val="restart"/>
            <w:tcBorders>
              <w:top w:val="single" w:color="auto" w:sz="4" w:space="0"/>
              <w:left w:val="single" w:color="auto" w:sz="4" w:space="0"/>
              <w:bottom w:val="single" w:color="auto" w:sz="4" w:space="0"/>
              <w:right w:val="single" w:color="auto" w:sz="4" w:space="0"/>
            </w:tcBorders>
            <w:vAlign w:val="center"/>
          </w:tcPr>
          <w:p w14:paraId="4D45ACD2">
            <w:pPr>
              <w:pStyle w:val="125"/>
              <w:adjustRightInd w:val="0"/>
              <w:snapToGrid w:val="0"/>
              <w:rPr>
                <w:rFonts w:ascii="Times New Roman" w:hAnsi="Times New Roman"/>
                <w:sz w:val="18"/>
              </w:rPr>
            </w:pPr>
            <w:r>
              <w:rPr>
                <w:rFonts w:ascii="Times New Roman" w:hAnsi="Times New Roman"/>
                <w:sz w:val="18"/>
              </w:rPr>
              <w:t>32</w:t>
            </w:r>
          </w:p>
        </w:tc>
      </w:tr>
      <w:tr w14:paraId="1C4C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right w:val="single" w:color="auto" w:sz="4" w:space="0"/>
            </w:tcBorders>
            <w:vAlign w:val="center"/>
          </w:tcPr>
          <w:p w14:paraId="726650D7">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1CAB712C">
            <w:pPr>
              <w:pStyle w:val="125"/>
              <w:adjustRightInd w:val="0"/>
              <w:snapToGrid w:val="0"/>
              <w:rPr>
                <w:rFonts w:ascii="Times New Roman" w:hAnsi="Times New Roman"/>
                <w:sz w:val="18"/>
              </w:rPr>
            </w:pPr>
            <w:r>
              <w:rPr>
                <w:rFonts w:ascii="Times New Roman" w:hAnsi="Times New Roman"/>
                <w:sz w:val="18"/>
              </w:rPr>
              <w:t>2</w:t>
            </w:r>
          </w:p>
        </w:tc>
        <w:tc>
          <w:tcPr>
            <w:tcW w:w="1704" w:type="dxa"/>
            <w:tcBorders>
              <w:top w:val="single" w:color="auto" w:sz="4" w:space="0"/>
              <w:left w:val="single" w:color="auto" w:sz="4" w:space="0"/>
              <w:bottom w:val="single" w:color="auto" w:sz="4" w:space="0"/>
              <w:right w:val="single" w:color="auto" w:sz="4" w:space="0"/>
            </w:tcBorders>
            <w:vAlign w:val="center"/>
          </w:tcPr>
          <w:p w14:paraId="533E72B5">
            <w:pPr>
              <w:pStyle w:val="125"/>
              <w:adjustRightInd w:val="0"/>
              <w:snapToGrid w:val="0"/>
              <w:rPr>
                <w:rFonts w:ascii="Times New Roman" w:hAnsi="Times New Roman"/>
                <w:sz w:val="18"/>
              </w:rPr>
            </w:pPr>
            <w:r>
              <w:rPr>
                <w:rFonts w:ascii="Times New Roman" w:hAnsi="Times New Roman"/>
                <w:sz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6991C168">
            <w:pPr>
              <w:pStyle w:val="125"/>
              <w:adjustRightInd w:val="0"/>
              <w:snapToGrid w:val="0"/>
              <w:rPr>
                <w:rFonts w:ascii="Times New Roman" w:hAnsi="Times New Roman"/>
                <w:sz w:val="18"/>
              </w:rPr>
            </w:pPr>
          </w:p>
        </w:tc>
      </w:tr>
      <w:tr w14:paraId="2809E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right w:val="single" w:color="auto" w:sz="4" w:space="0"/>
            </w:tcBorders>
            <w:vAlign w:val="center"/>
          </w:tcPr>
          <w:p w14:paraId="0E1ACE70">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52F5F630">
            <w:pPr>
              <w:pStyle w:val="125"/>
              <w:adjustRightInd w:val="0"/>
              <w:snapToGrid w:val="0"/>
              <w:rPr>
                <w:rFonts w:ascii="Times New Roman" w:hAnsi="Times New Roman"/>
                <w:sz w:val="18"/>
              </w:rPr>
            </w:pPr>
            <w:r>
              <w:rPr>
                <w:rFonts w:ascii="Times New Roman" w:hAnsi="Times New Roman"/>
                <w:sz w:val="18"/>
              </w:rPr>
              <w:t>3</w:t>
            </w:r>
          </w:p>
        </w:tc>
        <w:tc>
          <w:tcPr>
            <w:tcW w:w="1704" w:type="dxa"/>
            <w:tcBorders>
              <w:top w:val="single" w:color="auto" w:sz="4" w:space="0"/>
              <w:left w:val="single" w:color="auto" w:sz="4" w:space="0"/>
              <w:bottom w:val="single" w:color="auto" w:sz="4" w:space="0"/>
              <w:right w:val="single" w:color="auto" w:sz="4" w:space="0"/>
            </w:tcBorders>
            <w:vAlign w:val="center"/>
          </w:tcPr>
          <w:p w14:paraId="746AB723">
            <w:pPr>
              <w:pStyle w:val="125"/>
              <w:adjustRightInd w:val="0"/>
              <w:snapToGrid w:val="0"/>
              <w:rPr>
                <w:rFonts w:ascii="Times New Roman" w:hAnsi="Times New Roman"/>
                <w:sz w:val="18"/>
              </w:rPr>
            </w:pPr>
            <w:r>
              <w:rPr>
                <w:rFonts w:ascii="Times New Roman" w:hAnsi="Times New Roman"/>
                <w:sz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130974C2">
            <w:pPr>
              <w:pStyle w:val="125"/>
              <w:adjustRightInd w:val="0"/>
              <w:snapToGrid w:val="0"/>
              <w:rPr>
                <w:rFonts w:ascii="Times New Roman" w:hAnsi="Times New Roman"/>
                <w:sz w:val="18"/>
              </w:rPr>
            </w:pPr>
          </w:p>
        </w:tc>
      </w:tr>
      <w:tr w14:paraId="6A7ED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bottom w:val="single" w:color="auto" w:sz="4" w:space="0"/>
              <w:right w:val="single" w:color="auto" w:sz="4" w:space="0"/>
            </w:tcBorders>
            <w:vAlign w:val="center"/>
          </w:tcPr>
          <w:p w14:paraId="50136B9C">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57E4A206">
            <w:pPr>
              <w:pStyle w:val="125"/>
              <w:adjustRightInd w:val="0"/>
              <w:snapToGrid w:val="0"/>
              <w:rPr>
                <w:rFonts w:ascii="Times New Roman" w:hAnsi="Times New Roman"/>
                <w:sz w:val="18"/>
              </w:rPr>
            </w:pPr>
            <w:r>
              <w:rPr>
                <w:rFonts w:ascii="Times New Roman" w:hAnsi="Times New Roman"/>
                <w:sz w:val="18"/>
              </w:rPr>
              <w:t>4</w:t>
            </w:r>
          </w:p>
        </w:tc>
        <w:tc>
          <w:tcPr>
            <w:tcW w:w="1704" w:type="dxa"/>
            <w:tcBorders>
              <w:top w:val="single" w:color="auto" w:sz="4" w:space="0"/>
              <w:left w:val="single" w:color="auto" w:sz="4" w:space="0"/>
              <w:bottom w:val="single" w:color="auto" w:sz="4" w:space="0"/>
              <w:right w:val="single" w:color="auto" w:sz="4" w:space="0"/>
            </w:tcBorders>
            <w:vAlign w:val="center"/>
          </w:tcPr>
          <w:p w14:paraId="4E532EF0">
            <w:pPr>
              <w:pStyle w:val="125"/>
              <w:adjustRightInd w:val="0"/>
              <w:snapToGrid w:val="0"/>
              <w:rPr>
                <w:rFonts w:ascii="Times New Roman" w:hAnsi="Times New Roman"/>
                <w:sz w:val="18"/>
              </w:rPr>
            </w:pPr>
            <w:r>
              <w:rPr>
                <w:rFonts w:ascii="Times New Roman" w:hAnsi="Times New Roman"/>
                <w:sz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291D3D6A">
            <w:pPr>
              <w:pStyle w:val="125"/>
              <w:adjustRightInd w:val="0"/>
              <w:snapToGrid w:val="0"/>
              <w:rPr>
                <w:rFonts w:ascii="Times New Roman" w:hAnsi="Times New Roman"/>
                <w:sz w:val="18"/>
              </w:rPr>
            </w:pPr>
          </w:p>
        </w:tc>
      </w:tr>
      <w:tr w14:paraId="366F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restart"/>
            <w:tcBorders>
              <w:top w:val="single" w:color="auto" w:sz="4" w:space="0"/>
              <w:left w:val="single" w:color="auto" w:sz="4" w:space="0"/>
              <w:right w:val="single" w:color="auto" w:sz="4" w:space="0"/>
            </w:tcBorders>
            <w:vAlign w:val="center"/>
          </w:tcPr>
          <w:p w14:paraId="02A40BA0">
            <w:pPr>
              <w:pStyle w:val="125"/>
              <w:adjustRightInd w:val="0"/>
              <w:snapToGrid w:val="0"/>
              <w:rPr>
                <w:rFonts w:ascii="Times New Roman" w:hAnsi="Times New Roman"/>
                <w:sz w:val="18"/>
              </w:rPr>
            </w:pPr>
            <w:r>
              <w:rPr>
                <w:rFonts w:ascii="Times New Roman" w:hAnsi="Times New Roman"/>
                <w:sz w:val="18"/>
              </w:rPr>
              <w:t>信标周期计数</w:t>
            </w:r>
          </w:p>
        </w:tc>
        <w:tc>
          <w:tcPr>
            <w:tcW w:w="1704" w:type="dxa"/>
            <w:tcBorders>
              <w:top w:val="single" w:color="auto" w:sz="4" w:space="0"/>
              <w:left w:val="single" w:color="auto" w:sz="4" w:space="0"/>
              <w:bottom w:val="single" w:color="auto" w:sz="4" w:space="0"/>
              <w:right w:val="single" w:color="auto" w:sz="4" w:space="0"/>
            </w:tcBorders>
            <w:vAlign w:val="center"/>
          </w:tcPr>
          <w:p w14:paraId="2AC9B2E5">
            <w:pPr>
              <w:pStyle w:val="125"/>
              <w:adjustRightInd w:val="0"/>
              <w:snapToGrid w:val="0"/>
              <w:rPr>
                <w:rFonts w:ascii="Times New Roman" w:hAnsi="Times New Roman"/>
                <w:sz w:val="18"/>
              </w:rPr>
            </w:pPr>
            <w:r>
              <w:rPr>
                <w:rFonts w:ascii="Times New Roman" w:hAnsi="Times New Roman"/>
                <w:sz w:val="18"/>
              </w:rPr>
              <w:t>5</w:t>
            </w:r>
          </w:p>
        </w:tc>
        <w:tc>
          <w:tcPr>
            <w:tcW w:w="1704" w:type="dxa"/>
            <w:tcBorders>
              <w:top w:val="single" w:color="auto" w:sz="4" w:space="0"/>
              <w:left w:val="single" w:color="auto" w:sz="4" w:space="0"/>
              <w:bottom w:val="single" w:color="auto" w:sz="4" w:space="0"/>
              <w:right w:val="single" w:color="auto" w:sz="4" w:space="0"/>
            </w:tcBorders>
            <w:vAlign w:val="center"/>
          </w:tcPr>
          <w:p w14:paraId="72DD3FD0">
            <w:pPr>
              <w:pStyle w:val="125"/>
              <w:adjustRightInd w:val="0"/>
              <w:snapToGrid w:val="0"/>
              <w:rPr>
                <w:rFonts w:ascii="Times New Roman" w:hAnsi="Times New Roman"/>
                <w:sz w:val="18"/>
              </w:rPr>
            </w:pPr>
            <w:r>
              <w:rPr>
                <w:rFonts w:ascii="Times New Roman" w:hAnsi="Times New Roman"/>
                <w:sz w:val="18"/>
              </w:rPr>
              <w:t>0-7</w:t>
            </w:r>
          </w:p>
        </w:tc>
        <w:tc>
          <w:tcPr>
            <w:tcW w:w="1705" w:type="dxa"/>
            <w:vMerge w:val="restart"/>
            <w:tcBorders>
              <w:top w:val="single" w:color="auto" w:sz="4" w:space="0"/>
              <w:left w:val="single" w:color="auto" w:sz="4" w:space="0"/>
              <w:bottom w:val="single" w:color="auto" w:sz="4" w:space="0"/>
              <w:right w:val="single" w:color="auto" w:sz="4" w:space="0"/>
            </w:tcBorders>
            <w:vAlign w:val="center"/>
          </w:tcPr>
          <w:p w14:paraId="46C4D3B3">
            <w:pPr>
              <w:pStyle w:val="125"/>
              <w:adjustRightInd w:val="0"/>
              <w:snapToGrid w:val="0"/>
              <w:rPr>
                <w:rFonts w:ascii="Times New Roman" w:hAnsi="Times New Roman"/>
                <w:sz w:val="18"/>
              </w:rPr>
            </w:pPr>
            <w:r>
              <w:rPr>
                <w:rFonts w:ascii="Times New Roman" w:hAnsi="Times New Roman"/>
                <w:sz w:val="18"/>
              </w:rPr>
              <w:t>32</w:t>
            </w:r>
          </w:p>
        </w:tc>
      </w:tr>
      <w:tr w14:paraId="70E2A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right w:val="single" w:color="auto" w:sz="4" w:space="0"/>
            </w:tcBorders>
            <w:vAlign w:val="center"/>
          </w:tcPr>
          <w:p w14:paraId="793158A3">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7EB3BC99">
            <w:pPr>
              <w:pStyle w:val="125"/>
              <w:adjustRightInd w:val="0"/>
              <w:snapToGrid w:val="0"/>
              <w:rPr>
                <w:rFonts w:ascii="Times New Roman" w:hAnsi="Times New Roman"/>
                <w:sz w:val="18"/>
              </w:rPr>
            </w:pPr>
            <w:r>
              <w:rPr>
                <w:rFonts w:ascii="Times New Roman" w:hAnsi="Times New Roman"/>
                <w:sz w:val="18"/>
              </w:rPr>
              <w:t>6</w:t>
            </w:r>
          </w:p>
        </w:tc>
        <w:tc>
          <w:tcPr>
            <w:tcW w:w="1704" w:type="dxa"/>
            <w:tcBorders>
              <w:top w:val="single" w:color="auto" w:sz="4" w:space="0"/>
              <w:left w:val="single" w:color="auto" w:sz="4" w:space="0"/>
              <w:bottom w:val="single" w:color="auto" w:sz="4" w:space="0"/>
              <w:right w:val="single" w:color="auto" w:sz="4" w:space="0"/>
            </w:tcBorders>
            <w:vAlign w:val="center"/>
          </w:tcPr>
          <w:p w14:paraId="6DCE3A74">
            <w:pPr>
              <w:pStyle w:val="125"/>
              <w:adjustRightInd w:val="0"/>
              <w:snapToGrid w:val="0"/>
              <w:rPr>
                <w:rFonts w:ascii="Times New Roman" w:hAnsi="Times New Roman"/>
                <w:sz w:val="18"/>
              </w:rPr>
            </w:pPr>
            <w:r>
              <w:rPr>
                <w:rFonts w:ascii="Times New Roman" w:hAnsi="Times New Roman"/>
                <w:sz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1DF9E678">
            <w:pPr>
              <w:pStyle w:val="125"/>
              <w:adjustRightInd w:val="0"/>
              <w:snapToGrid w:val="0"/>
              <w:rPr>
                <w:rFonts w:ascii="Times New Roman" w:hAnsi="Times New Roman"/>
                <w:sz w:val="18"/>
              </w:rPr>
            </w:pPr>
          </w:p>
        </w:tc>
      </w:tr>
      <w:tr w14:paraId="30D7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right w:val="single" w:color="auto" w:sz="4" w:space="0"/>
            </w:tcBorders>
            <w:vAlign w:val="center"/>
          </w:tcPr>
          <w:p w14:paraId="6CD8A97A">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43CA889C">
            <w:pPr>
              <w:pStyle w:val="125"/>
              <w:adjustRightInd w:val="0"/>
              <w:snapToGrid w:val="0"/>
              <w:rPr>
                <w:rFonts w:ascii="Times New Roman" w:hAnsi="Times New Roman"/>
                <w:sz w:val="18"/>
              </w:rPr>
            </w:pPr>
            <w:r>
              <w:rPr>
                <w:rFonts w:ascii="Times New Roman" w:hAnsi="Times New Roman"/>
                <w:sz w:val="18"/>
              </w:rPr>
              <w:t>7</w:t>
            </w:r>
          </w:p>
        </w:tc>
        <w:tc>
          <w:tcPr>
            <w:tcW w:w="1704" w:type="dxa"/>
            <w:tcBorders>
              <w:top w:val="single" w:color="auto" w:sz="4" w:space="0"/>
              <w:left w:val="single" w:color="auto" w:sz="4" w:space="0"/>
              <w:bottom w:val="single" w:color="auto" w:sz="4" w:space="0"/>
              <w:right w:val="single" w:color="auto" w:sz="4" w:space="0"/>
            </w:tcBorders>
            <w:vAlign w:val="center"/>
          </w:tcPr>
          <w:p w14:paraId="52E815B4">
            <w:pPr>
              <w:pStyle w:val="125"/>
              <w:adjustRightInd w:val="0"/>
              <w:snapToGrid w:val="0"/>
              <w:rPr>
                <w:rFonts w:ascii="Times New Roman" w:hAnsi="Times New Roman"/>
                <w:sz w:val="18"/>
              </w:rPr>
            </w:pPr>
            <w:r>
              <w:rPr>
                <w:rFonts w:ascii="Times New Roman" w:hAnsi="Times New Roman"/>
                <w:sz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1DEDD259">
            <w:pPr>
              <w:pStyle w:val="125"/>
              <w:adjustRightInd w:val="0"/>
              <w:snapToGrid w:val="0"/>
              <w:rPr>
                <w:rFonts w:ascii="Times New Roman" w:hAnsi="Times New Roman"/>
                <w:sz w:val="18"/>
              </w:rPr>
            </w:pPr>
          </w:p>
        </w:tc>
      </w:tr>
      <w:tr w14:paraId="502A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bottom w:val="single" w:color="auto" w:sz="4" w:space="0"/>
              <w:right w:val="single" w:color="auto" w:sz="4" w:space="0"/>
            </w:tcBorders>
            <w:vAlign w:val="center"/>
          </w:tcPr>
          <w:p w14:paraId="573657DB">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08A9F55C">
            <w:pPr>
              <w:pStyle w:val="125"/>
              <w:adjustRightInd w:val="0"/>
              <w:snapToGrid w:val="0"/>
              <w:rPr>
                <w:rFonts w:ascii="Times New Roman" w:hAnsi="Times New Roman"/>
                <w:sz w:val="18"/>
              </w:rPr>
            </w:pPr>
            <w:r>
              <w:rPr>
                <w:rFonts w:ascii="Times New Roman" w:hAnsi="Times New Roman"/>
                <w:sz w:val="18"/>
              </w:rPr>
              <w:t>8</w:t>
            </w:r>
          </w:p>
        </w:tc>
        <w:tc>
          <w:tcPr>
            <w:tcW w:w="1704" w:type="dxa"/>
            <w:tcBorders>
              <w:top w:val="single" w:color="auto" w:sz="4" w:space="0"/>
              <w:left w:val="single" w:color="auto" w:sz="4" w:space="0"/>
              <w:bottom w:val="single" w:color="auto" w:sz="4" w:space="0"/>
              <w:right w:val="single" w:color="auto" w:sz="4" w:space="0"/>
            </w:tcBorders>
            <w:vAlign w:val="center"/>
          </w:tcPr>
          <w:p w14:paraId="055FFE4E">
            <w:pPr>
              <w:pStyle w:val="125"/>
              <w:adjustRightInd w:val="0"/>
              <w:snapToGrid w:val="0"/>
              <w:rPr>
                <w:rFonts w:ascii="Times New Roman" w:hAnsi="Times New Roman"/>
                <w:sz w:val="18"/>
              </w:rPr>
            </w:pPr>
            <w:r>
              <w:rPr>
                <w:rFonts w:ascii="Times New Roman" w:hAnsi="Times New Roman"/>
                <w:sz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6296251E">
            <w:pPr>
              <w:pStyle w:val="125"/>
              <w:adjustRightInd w:val="0"/>
              <w:snapToGrid w:val="0"/>
              <w:rPr>
                <w:rFonts w:ascii="Times New Roman" w:hAnsi="Times New Roman"/>
                <w:sz w:val="18"/>
              </w:rPr>
            </w:pPr>
          </w:p>
        </w:tc>
      </w:tr>
      <w:tr w14:paraId="29C3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restart"/>
            <w:tcBorders>
              <w:top w:val="single" w:color="auto" w:sz="4" w:space="0"/>
              <w:left w:val="single" w:color="auto" w:sz="4" w:space="0"/>
              <w:right w:val="single" w:color="auto" w:sz="4" w:space="0"/>
            </w:tcBorders>
            <w:vAlign w:val="center"/>
          </w:tcPr>
          <w:p w14:paraId="46518E1A">
            <w:pPr>
              <w:pStyle w:val="125"/>
              <w:adjustRightInd w:val="0"/>
              <w:snapToGrid w:val="0"/>
              <w:rPr>
                <w:rFonts w:ascii="Times New Roman" w:hAnsi="Times New Roman"/>
                <w:sz w:val="18"/>
              </w:rPr>
            </w:pPr>
            <w:r>
              <w:rPr>
                <w:rFonts w:ascii="Times New Roman" w:hAnsi="Times New Roman"/>
                <w:sz w:val="18"/>
              </w:rPr>
              <w:t>源TEI</w:t>
            </w:r>
          </w:p>
        </w:tc>
        <w:tc>
          <w:tcPr>
            <w:tcW w:w="1704" w:type="dxa"/>
            <w:tcBorders>
              <w:top w:val="single" w:color="auto" w:sz="4" w:space="0"/>
              <w:left w:val="single" w:color="auto" w:sz="4" w:space="0"/>
              <w:bottom w:val="single" w:color="auto" w:sz="4" w:space="0"/>
              <w:right w:val="single" w:color="auto" w:sz="4" w:space="0"/>
            </w:tcBorders>
            <w:vAlign w:val="center"/>
          </w:tcPr>
          <w:p w14:paraId="449093F8">
            <w:pPr>
              <w:pStyle w:val="125"/>
              <w:adjustRightInd w:val="0"/>
              <w:snapToGrid w:val="0"/>
              <w:rPr>
                <w:rFonts w:ascii="Times New Roman" w:hAnsi="Times New Roman"/>
                <w:sz w:val="18"/>
              </w:rPr>
            </w:pPr>
            <w:r>
              <w:rPr>
                <w:rFonts w:ascii="Times New Roman" w:hAnsi="Times New Roman"/>
                <w:sz w:val="18"/>
              </w:rPr>
              <w:t>9</w:t>
            </w:r>
          </w:p>
        </w:tc>
        <w:tc>
          <w:tcPr>
            <w:tcW w:w="1704" w:type="dxa"/>
            <w:tcBorders>
              <w:top w:val="single" w:color="auto" w:sz="4" w:space="0"/>
              <w:left w:val="single" w:color="auto" w:sz="4" w:space="0"/>
              <w:bottom w:val="single" w:color="auto" w:sz="4" w:space="0"/>
              <w:right w:val="single" w:color="auto" w:sz="4" w:space="0"/>
            </w:tcBorders>
            <w:vAlign w:val="center"/>
          </w:tcPr>
          <w:p w14:paraId="67DF87B9">
            <w:pPr>
              <w:pStyle w:val="125"/>
              <w:adjustRightInd w:val="0"/>
              <w:snapToGrid w:val="0"/>
              <w:rPr>
                <w:rFonts w:ascii="Times New Roman" w:hAnsi="Times New Roman"/>
                <w:sz w:val="18"/>
              </w:rPr>
            </w:pPr>
            <w:r>
              <w:rPr>
                <w:rFonts w:ascii="Times New Roman" w:hAnsi="Times New Roman"/>
                <w:sz w:val="18"/>
              </w:rPr>
              <w:t>0-7</w:t>
            </w:r>
          </w:p>
        </w:tc>
        <w:tc>
          <w:tcPr>
            <w:tcW w:w="1705" w:type="dxa"/>
            <w:vMerge w:val="restart"/>
            <w:tcBorders>
              <w:top w:val="single" w:color="auto" w:sz="4" w:space="0"/>
              <w:left w:val="single" w:color="auto" w:sz="4" w:space="0"/>
              <w:bottom w:val="single" w:color="auto" w:sz="4" w:space="0"/>
              <w:right w:val="single" w:color="auto" w:sz="4" w:space="0"/>
            </w:tcBorders>
            <w:vAlign w:val="center"/>
          </w:tcPr>
          <w:p w14:paraId="4B197419">
            <w:pPr>
              <w:pStyle w:val="125"/>
              <w:adjustRightInd w:val="0"/>
              <w:snapToGrid w:val="0"/>
              <w:rPr>
                <w:rFonts w:ascii="Times New Roman" w:hAnsi="Times New Roman"/>
                <w:sz w:val="18"/>
              </w:rPr>
            </w:pPr>
            <w:r>
              <w:rPr>
                <w:rFonts w:ascii="Times New Roman" w:hAnsi="Times New Roman"/>
                <w:sz w:val="18"/>
              </w:rPr>
              <w:t>12</w:t>
            </w:r>
          </w:p>
        </w:tc>
      </w:tr>
      <w:tr w14:paraId="77F7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bottom w:val="single" w:color="auto" w:sz="4" w:space="0"/>
              <w:right w:val="single" w:color="auto" w:sz="4" w:space="0"/>
            </w:tcBorders>
            <w:vAlign w:val="center"/>
          </w:tcPr>
          <w:p w14:paraId="1E0230D1">
            <w:pPr>
              <w:pStyle w:val="125"/>
              <w:adjustRightInd w:val="0"/>
              <w:snapToGrid w:val="0"/>
              <w:rPr>
                <w:rFonts w:ascii="Times New Roman" w:hAnsi="Times New Roman"/>
                <w:sz w:val="18"/>
              </w:rPr>
            </w:pPr>
          </w:p>
        </w:tc>
        <w:tc>
          <w:tcPr>
            <w:tcW w:w="1704" w:type="dxa"/>
            <w:vMerge w:val="restart"/>
            <w:tcBorders>
              <w:top w:val="single" w:color="auto" w:sz="4" w:space="0"/>
              <w:left w:val="single" w:color="auto" w:sz="4" w:space="0"/>
              <w:right w:val="single" w:color="auto" w:sz="4" w:space="0"/>
            </w:tcBorders>
            <w:vAlign w:val="center"/>
          </w:tcPr>
          <w:p w14:paraId="525B71F2">
            <w:pPr>
              <w:pStyle w:val="125"/>
              <w:adjustRightInd w:val="0"/>
              <w:snapToGrid w:val="0"/>
              <w:rPr>
                <w:rFonts w:ascii="Times New Roman" w:hAnsi="Times New Roman"/>
                <w:sz w:val="18"/>
              </w:rPr>
            </w:pPr>
            <w:r>
              <w:rPr>
                <w:rFonts w:ascii="Times New Roman" w:hAnsi="Times New Roman"/>
                <w:sz w:val="18"/>
              </w:rPr>
              <w:t>10</w:t>
            </w:r>
          </w:p>
        </w:tc>
        <w:tc>
          <w:tcPr>
            <w:tcW w:w="1704" w:type="dxa"/>
            <w:tcBorders>
              <w:top w:val="single" w:color="auto" w:sz="4" w:space="0"/>
              <w:left w:val="single" w:color="auto" w:sz="4" w:space="0"/>
              <w:bottom w:val="single" w:color="auto" w:sz="4" w:space="0"/>
              <w:right w:val="single" w:color="auto" w:sz="4" w:space="0"/>
            </w:tcBorders>
            <w:vAlign w:val="center"/>
          </w:tcPr>
          <w:p w14:paraId="5F6A44B6">
            <w:pPr>
              <w:pStyle w:val="125"/>
              <w:adjustRightInd w:val="0"/>
              <w:snapToGrid w:val="0"/>
              <w:rPr>
                <w:rFonts w:ascii="Times New Roman" w:hAnsi="Times New Roman"/>
                <w:sz w:val="18"/>
              </w:rPr>
            </w:pPr>
            <w:r>
              <w:rPr>
                <w:rFonts w:ascii="Times New Roman" w:hAnsi="Times New Roman"/>
                <w:sz w:val="18"/>
              </w:rPr>
              <w:t>0-3</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50EB95A4">
            <w:pPr>
              <w:pStyle w:val="125"/>
              <w:adjustRightInd w:val="0"/>
              <w:snapToGrid w:val="0"/>
              <w:rPr>
                <w:rFonts w:ascii="Times New Roman" w:hAnsi="Times New Roman"/>
                <w:sz w:val="18"/>
              </w:rPr>
            </w:pPr>
          </w:p>
        </w:tc>
      </w:tr>
      <w:tr w14:paraId="6850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top w:val="single" w:color="auto" w:sz="4" w:space="0"/>
              <w:left w:val="single" w:color="auto" w:sz="4" w:space="0"/>
              <w:bottom w:val="single" w:color="auto" w:sz="4" w:space="0"/>
              <w:right w:val="single" w:color="auto" w:sz="4" w:space="0"/>
            </w:tcBorders>
            <w:vAlign w:val="center"/>
          </w:tcPr>
          <w:p w14:paraId="784FF9DC">
            <w:pPr>
              <w:pStyle w:val="125"/>
              <w:adjustRightInd w:val="0"/>
              <w:snapToGrid w:val="0"/>
              <w:rPr>
                <w:rFonts w:ascii="Times New Roman" w:hAnsi="Times New Roman"/>
                <w:sz w:val="18"/>
              </w:rPr>
            </w:pPr>
            <w:r>
              <w:rPr>
                <w:rFonts w:ascii="Times New Roman" w:hAnsi="Times New Roman"/>
                <w:sz w:val="18"/>
              </w:rPr>
              <w:t>载波映射表索引</w:t>
            </w:r>
          </w:p>
        </w:tc>
        <w:tc>
          <w:tcPr>
            <w:tcW w:w="1704" w:type="dxa"/>
            <w:vMerge w:val="continue"/>
            <w:tcBorders>
              <w:left w:val="single" w:color="auto" w:sz="4" w:space="0"/>
              <w:bottom w:val="single" w:color="auto" w:sz="4" w:space="0"/>
              <w:right w:val="single" w:color="auto" w:sz="4" w:space="0"/>
            </w:tcBorders>
            <w:vAlign w:val="center"/>
          </w:tcPr>
          <w:p w14:paraId="32D10ECC">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60297AEE">
            <w:pPr>
              <w:pStyle w:val="125"/>
              <w:adjustRightInd w:val="0"/>
              <w:snapToGrid w:val="0"/>
              <w:rPr>
                <w:rFonts w:ascii="Times New Roman" w:hAnsi="Times New Roman"/>
                <w:sz w:val="18"/>
              </w:rPr>
            </w:pPr>
            <w:r>
              <w:rPr>
                <w:rFonts w:ascii="Times New Roman" w:hAnsi="Times New Roman"/>
                <w:sz w:val="18"/>
              </w:rPr>
              <w:t>4-7</w:t>
            </w:r>
          </w:p>
        </w:tc>
        <w:tc>
          <w:tcPr>
            <w:tcW w:w="1705" w:type="dxa"/>
            <w:tcBorders>
              <w:top w:val="single" w:color="auto" w:sz="4" w:space="0"/>
              <w:left w:val="single" w:color="auto" w:sz="4" w:space="0"/>
              <w:bottom w:val="single" w:color="auto" w:sz="4" w:space="0"/>
              <w:right w:val="single" w:color="auto" w:sz="4" w:space="0"/>
            </w:tcBorders>
            <w:vAlign w:val="center"/>
          </w:tcPr>
          <w:p w14:paraId="43C8F544">
            <w:pPr>
              <w:pStyle w:val="125"/>
              <w:adjustRightInd w:val="0"/>
              <w:snapToGrid w:val="0"/>
              <w:rPr>
                <w:rFonts w:ascii="Times New Roman" w:hAnsi="Times New Roman"/>
                <w:sz w:val="18"/>
              </w:rPr>
            </w:pPr>
            <w:r>
              <w:rPr>
                <w:rFonts w:ascii="Times New Roman" w:hAnsi="Times New Roman"/>
                <w:sz w:val="18"/>
              </w:rPr>
              <w:t>4</w:t>
            </w:r>
          </w:p>
        </w:tc>
      </w:tr>
      <w:tr w14:paraId="7FD5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restart"/>
            <w:tcBorders>
              <w:top w:val="single" w:color="auto" w:sz="4" w:space="0"/>
              <w:left w:val="single" w:color="auto" w:sz="4" w:space="0"/>
              <w:right w:val="single" w:color="auto" w:sz="4" w:space="0"/>
            </w:tcBorders>
            <w:vAlign w:val="center"/>
          </w:tcPr>
          <w:p w14:paraId="042726DF">
            <w:pPr>
              <w:pStyle w:val="125"/>
              <w:adjustRightInd w:val="0"/>
              <w:snapToGrid w:val="0"/>
              <w:rPr>
                <w:rFonts w:ascii="Times New Roman" w:hAnsi="Times New Roman"/>
                <w:sz w:val="18"/>
              </w:rPr>
            </w:pPr>
            <w:r>
              <w:rPr>
                <w:rFonts w:ascii="Times New Roman" w:hAnsi="Times New Roman"/>
                <w:sz w:val="18"/>
              </w:rPr>
              <w:t>符号数</w:t>
            </w:r>
          </w:p>
        </w:tc>
        <w:tc>
          <w:tcPr>
            <w:tcW w:w="1704" w:type="dxa"/>
            <w:tcBorders>
              <w:left w:val="single" w:color="auto" w:sz="4" w:space="0"/>
              <w:bottom w:val="single" w:color="auto" w:sz="4" w:space="0"/>
              <w:right w:val="single" w:color="auto" w:sz="4" w:space="0"/>
            </w:tcBorders>
            <w:vAlign w:val="center"/>
          </w:tcPr>
          <w:p w14:paraId="51101616">
            <w:pPr>
              <w:pStyle w:val="125"/>
              <w:adjustRightInd w:val="0"/>
              <w:snapToGrid w:val="0"/>
              <w:rPr>
                <w:rFonts w:ascii="Times New Roman" w:hAnsi="Times New Roman"/>
                <w:sz w:val="18"/>
              </w:rPr>
            </w:pPr>
            <w:r>
              <w:rPr>
                <w:rFonts w:ascii="Times New Roman" w:hAnsi="Times New Roman"/>
                <w:sz w:val="18"/>
              </w:rPr>
              <w:t>11</w:t>
            </w:r>
          </w:p>
        </w:tc>
        <w:tc>
          <w:tcPr>
            <w:tcW w:w="1704" w:type="dxa"/>
            <w:tcBorders>
              <w:top w:val="single" w:color="auto" w:sz="4" w:space="0"/>
              <w:left w:val="single" w:color="auto" w:sz="4" w:space="0"/>
              <w:bottom w:val="single" w:color="auto" w:sz="4" w:space="0"/>
              <w:right w:val="single" w:color="auto" w:sz="4" w:space="0"/>
            </w:tcBorders>
            <w:vAlign w:val="center"/>
          </w:tcPr>
          <w:p w14:paraId="69302FD1">
            <w:pPr>
              <w:pStyle w:val="125"/>
              <w:adjustRightInd w:val="0"/>
              <w:snapToGrid w:val="0"/>
              <w:rPr>
                <w:rFonts w:ascii="Times New Roman" w:hAnsi="Times New Roman"/>
                <w:sz w:val="18"/>
              </w:rPr>
            </w:pPr>
            <w:r>
              <w:rPr>
                <w:rFonts w:ascii="Times New Roman" w:hAnsi="Times New Roman"/>
                <w:sz w:val="18"/>
              </w:rPr>
              <w:t>0-7</w:t>
            </w:r>
          </w:p>
        </w:tc>
        <w:tc>
          <w:tcPr>
            <w:tcW w:w="1705" w:type="dxa"/>
            <w:vMerge w:val="restart"/>
            <w:tcBorders>
              <w:top w:val="single" w:color="auto" w:sz="4" w:space="0"/>
              <w:left w:val="single" w:color="auto" w:sz="4" w:space="0"/>
              <w:right w:val="single" w:color="auto" w:sz="4" w:space="0"/>
            </w:tcBorders>
            <w:vAlign w:val="center"/>
          </w:tcPr>
          <w:p w14:paraId="186EFEA2">
            <w:pPr>
              <w:pStyle w:val="125"/>
              <w:adjustRightInd w:val="0"/>
              <w:snapToGrid w:val="0"/>
              <w:rPr>
                <w:rFonts w:ascii="Times New Roman" w:hAnsi="Times New Roman"/>
                <w:sz w:val="18"/>
              </w:rPr>
            </w:pPr>
            <w:r>
              <w:rPr>
                <w:rFonts w:ascii="Times New Roman" w:hAnsi="Times New Roman"/>
                <w:sz w:val="18"/>
              </w:rPr>
              <w:t>9</w:t>
            </w:r>
          </w:p>
        </w:tc>
      </w:tr>
      <w:tr w14:paraId="7179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Borders>
              <w:left w:val="single" w:color="auto" w:sz="4" w:space="0"/>
              <w:bottom w:val="single" w:color="auto" w:sz="4" w:space="0"/>
              <w:right w:val="single" w:color="auto" w:sz="4" w:space="0"/>
            </w:tcBorders>
            <w:vAlign w:val="center"/>
          </w:tcPr>
          <w:p w14:paraId="2AB4A678">
            <w:pPr>
              <w:pStyle w:val="125"/>
              <w:adjustRightInd w:val="0"/>
              <w:snapToGrid w:val="0"/>
              <w:rPr>
                <w:rFonts w:ascii="Times New Roman" w:hAnsi="Times New Roman"/>
                <w:sz w:val="18"/>
              </w:rPr>
            </w:pPr>
          </w:p>
        </w:tc>
        <w:tc>
          <w:tcPr>
            <w:tcW w:w="1704" w:type="dxa"/>
            <w:vMerge w:val="restart"/>
            <w:tcBorders>
              <w:left w:val="single" w:color="auto" w:sz="4" w:space="0"/>
              <w:right w:val="single" w:color="auto" w:sz="4" w:space="0"/>
            </w:tcBorders>
            <w:vAlign w:val="center"/>
          </w:tcPr>
          <w:p w14:paraId="1A74D54E">
            <w:pPr>
              <w:pStyle w:val="125"/>
              <w:adjustRightInd w:val="0"/>
              <w:snapToGrid w:val="0"/>
              <w:rPr>
                <w:rFonts w:ascii="Times New Roman" w:hAnsi="Times New Roman"/>
                <w:sz w:val="18"/>
              </w:rPr>
            </w:pPr>
            <w:r>
              <w:rPr>
                <w:rFonts w:ascii="Times New Roman" w:hAnsi="Times New Roman"/>
                <w:sz w:val="18"/>
              </w:rPr>
              <w:t>12</w:t>
            </w:r>
          </w:p>
        </w:tc>
        <w:tc>
          <w:tcPr>
            <w:tcW w:w="1704" w:type="dxa"/>
            <w:tcBorders>
              <w:top w:val="single" w:color="auto" w:sz="4" w:space="0"/>
              <w:left w:val="single" w:color="auto" w:sz="4" w:space="0"/>
              <w:bottom w:val="single" w:color="auto" w:sz="4" w:space="0"/>
              <w:right w:val="single" w:color="auto" w:sz="4" w:space="0"/>
            </w:tcBorders>
            <w:vAlign w:val="center"/>
          </w:tcPr>
          <w:p w14:paraId="4E6652A7">
            <w:pPr>
              <w:pStyle w:val="125"/>
              <w:adjustRightInd w:val="0"/>
              <w:snapToGrid w:val="0"/>
              <w:rPr>
                <w:rFonts w:ascii="Times New Roman" w:hAnsi="Times New Roman"/>
                <w:sz w:val="18"/>
              </w:rPr>
            </w:pPr>
            <w:r>
              <w:rPr>
                <w:rFonts w:ascii="Times New Roman" w:hAnsi="Times New Roman"/>
                <w:sz w:val="18"/>
              </w:rPr>
              <w:t>0</w:t>
            </w:r>
          </w:p>
        </w:tc>
        <w:tc>
          <w:tcPr>
            <w:tcW w:w="1705" w:type="dxa"/>
            <w:vMerge w:val="continue"/>
            <w:tcBorders>
              <w:left w:val="single" w:color="auto" w:sz="4" w:space="0"/>
              <w:bottom w:val="single" w:color="auto" w:sz="4" w:space="0"/>
              <w:right w:val="single" w:color="auto" w:sz="4" w:space="0"/>
            </w:tcBorders>
            <w:vAlign w:val="center"/>
          </w:tcPr>
          <w:p w14:paraId="461DA1F2">
            <w:pPr>
              <w:pStyle w:val="125"/>
              <w:adjustRightInd w:val="0"/>
              <w:snapToGrid w:val="0"/>
              <w:rPr>
                <w:rFonts w:ascii="Times New Roman" w:hAnsi="Times New Roman"/>
                <w:sz w:val="18"/>
              </w:rPr>
            </w:pPr>
          </w:p>
        </w:tc>
      </w:tr>
      <w:tr w14:paraId="30CB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left w:val="single" w:color="auto" w:sz="4" w:space="0"/>
              <w:bottom w:val="single" w:color="auto" w:sz="4" w:space="0"/>
              <w:right w:val="single" w:color="auto" w:sz="4" w:space="0"/>
            </w:tcBorders>
            <w:vAlign w:val="center"/>
          </w:tcPr>
          <w:p w14:paraId="24FA7A0F">
            <w:pPr>
              <w:pStyle w:val="125"/>
              <w:adjustRightInd w:val="0"/>
              <w:snapToGrid w:val="0"/>
              <w:rPr>
                <w:rFonts w:ascii="Times New Roman" w:hAnsi="Times New Roman"/>
                <w:sz w:val="18"/>
              </w:rPr>
            </w:pPr>
            <w:r>
              <w:rPr>
                <w:rFonts w:hint="eastAsia" w:ascii="Times New Roman" w:hAnsi="Times New Roman"/>
                <w:sz w:val="18"/>
              </w:rPr>
              <w:t>短网络标识高位</w:t>
            </w:r>
          </w:p>
        </w:tc>
        <w:tc>
          <w:tcPr>
            <w:tcW w:w="1704" w:type="dxa"/>
            <w:vMerge w:val="continue"/>
            <w:tcBorders>
              <w:left w:val="single" w:color="auto" w:sz="4" w:space="0"/>
              <w:right w:val="single" w:color="auto" w:sz="4" w:space="0"/>
            </w:tcBorders>
            <w:vAlign w:val="center"/>
          </w:tcPr>
          <w:p w14:paraId="2D70B0AB">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3BA4AC93">
            <w:pPr>
              <w:pStyle w:val="125"/>
              <w:adjustRightInd w:val="0"/>
              <w:snapToGrid w:val="0"/>
              <w:rPr>
                <w:rFonts w:ascii="Times New Roman" w:hAnsi="Times New Roman"/>
                <w:sz w:val="18"/>
              </w:rPr>
            </w:pPr>
            <w:r>
              <w:rPr>
                <w:rFonts w:ascii="Times New Roman" w:hAnsi="Times New Roman"/>
                <w:sz w:val="18"/>
              </w:rPr>
              <w:t>1</w:t>
            </w:r>
          </w:p>
        </w:tc>
        <w:tc>
          <w:tcPr>
            <w:tcW w:w="1705" w:type="dxa"/>
            <w:tcBorders>
              <w:left w:val="single" w:color="auto" w:sz="4" w:space="0"/>
              <w:bottom w:val="single" w:color="auto" w:sz="4" w:space="0"/>
              <w:right w:val="single" w:color="auto" w:sz="4" w:space="0"/>
            </w:tcBorders>
            <w:vAlign w:val="center"/>
          </w:tcPr>
          <w:p w14:paraId="54D4E67C">
            <w:pPr>
              <w:pStyle w:val="125"/>
              <w:adjustRightInd w:val="0"/>
              <w:snapToGrid w:val="0"/>
              <w:rPr>
                <w:rFonts w:ascii="Times New Roman" w:hAnsi="Times New Roman"/>
                <w:sz w:val="18"/>
              </w:rPr>
            </w:pPr>
            <w:r>
              <w:rPr>
                <w:rFonts w:ascii="Times New Roman" w:hAnsi="Times New Roman"/>
                <w:sz w:val="18"/>
              </w:rPr>
              <w:t>1</w:t>
            </w:r>
          </w:p>
        </w:tc>
      </w:tr>
      <w:tr w14:paraId="537B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left w:val="single" w:color="auto" w:sz="4" w:space="0"/>
              <w:bottom w:val="single" w:color="auto" w:sz="4" w:space="0"/>
              <w:right w:val="single" w:color="auto" w:sz="4" w:space="0"/>
            </w:tcBorders>
            <w:vAlign w:val="center"/>
          </w:tcPr>
          <w:p w14:paraId="7A1EFC05">
            <w:pPr>
              <w:pStyle w:val="125"/>
              <w:adjustRightInd w:val="0"/>
              <w:snapToGrid w:val="0"/>
              <w:rPr>
                <w:rFonts w:ascii="Times New Roman" w:hAnsi="Times New Roman"/>
                <w:sz w:val="18"/>
              </w:rPr>
            </w:pPr>
            <w:r>
              <w:rPr>
                <w:rFonts w:ascii="Times New Roman" w:hAnsi="Times New Roman"/>
                <w:sz w:val="18"/>
              </w:rPr>
              <w:t>相线</w:t>
            </w:r>
          </w:p>
        </w:tc>
        <w:tc>
          <w:tcPr>
            <w:tcW w:w="1704" w:type="dxa"/>
            <w:vMerge w:val="continue"/>
            <w:tcBorders>
              <w:left w:val="single" w:color="auto" w:sz="4" w:space="0"/>
              <w:right w:val="single" w:color="auto" w:sz="4" w:space="0"/>
            </w:tcBorders>
            <w:vAlign w:val="center"/>
          </w:tcPr>
          <w:p w14:paraId="1E5DDCB0">
            <w:pPr>
              <w:pStyle w:val="125"/>
              <w:adjustRightInd w:val="0"/>
              <w:snapToGrid w:val="0"/>
              <w:rPr>
                <w:rFonts w:ascii="Times New Roman" w:hAnsi="Times New Roman"/>
                <w:sz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44A3533C">
            <w:pPr>
              <w:pStyle w:val="125"/>
              <w:adjustRightInd w:val="0"/>
              <w:snapToGrid w:val="0"/>
              <w:rPr>
                <w:rFonts w:ascii="Times New Roman" w:hAnsi="Times New Roman"/>
                <w:sz w:val="18"/>
              </w:rPr>
            </w:pPr>
            <w:r>
              <w:rPr>
                <w:rFonts w:ascii="Times New Roman" w:hAnsi="Times New Roman"/>
                <w:sz w:val="18"/>
              </w:rPr>
              <w:t>2-3</w:t>
            </w:r>
          </w:p>
        </w:tc>
        <w:tc>
          <w:tcPr>
            <w:tcW w:w="1705" w:type="dxa"/>
            <w:tcBorders>
              <w:left w:val="single" w:color="auto" w:sz="4" w:space="0"/>
              <w:bottom w:val="single" w:color="auto" w:sz="4" w:space="0"/>
              <w:right w:val="single" w:color="auto" w:sz="4" w:space="0"/>
            </w:tcBorders>
            <w:vAlign w:val="center"/>
          </w:tcPr>
          <w:p w14:paraId="7377A544">
            <w:pPr>
              <w:pStyle w:val="125"/>
              <w:adjustRightInd w:val="0"/>
              <w:snapToGrid w:val="0"/>
              <w:rPr>
                <w:rFonts w:ascii="Times New Roman" w:hAnsi="Times New Roman"/>
                <w:sz w:val="18"/>
              </w:rPr>
            </w:pPr>
            <w:r>
              <w:rPr>
                <w:rFonts w:ascii="Times New Roman" w:hAnsi="Times New Roman"/>
                <w:sz w:val="18"/>
              </w:rPr>
              <w:t>2</w:t>
            </w:r>
          </w:p>
        </w:tc>
      </w:tr>
    </w:tbl>
    <w:p w14:paraId="2446897A"/>
    <w:p w14:paraId="7968643F">
      <w:pPr>
        <w:pStyle w:val="132"/>
        <w:ind w:left="420" w:hanging="420"/>
      </w:pPr>
      <w:r>
        <w:t>信标时间戳</w:t>
      </w:r>
    </w:p>
    <w:p w14:paraId="176E3368">
      <w:pPr>
        <w:pStyle w:val="50"/>
      </w:pPr>
      <w:r>
        <w:t>信标时间戳是发送信标的设备在发送信标时标记的网络基准时间。网络基准时间由CCO维护，全网站点需要和CCO的网络基准时间保持同步。</w:t>
      </w:r>
    </w:p>
    <w:p w14:paraId="20F71209">
      <w:pPr>
        <w:pStyle w:val="50"/>
        <w:numPr>
          <w:ilvl w:val="0"/>
          <w:numId w:val="19"/>
        </w:numPr>
        <w:ind w:firstLineChars="0"/>
      </w:pPr>
      <w:r>
        <w:t>在中央信标中，信标时间戳是网络基准时间。</w:t>
      </w:r>
    </w:p>
    <w:p w14:paraId="2D7396E9">
      <w:pPr>
        <w:pStyle w:val="50"/>
        <w:numPr>
          <w:ilvl w:val="0"/>
          <w:numId w:val="19"/>
        </w:numPr>
        <w:ind w:firstLineChars="0"/>
      </w:pPr>
      <w:r>
        <w:t xml:space="preserve">在代理信标中，信标时间戳是由PCO评估出的网络基准时间。 </w:t>
      </w:r>
    </w:p>
    <w:p w14:paraId="0E9A15D4">
      <w:pPr>
        <w:pStyle w:val="50"/>
        <w:numPr>
          <w:ilvl w:val="0"/>
          <w:numId w:val="19"/>
        </w:numPr>
        <w:ind w:firstLineChars="0"/>
      </w:pPr>
      <w:r>
        <w:t xml:space="preserve">在发现信标中，信标时间戳是由STA评估出的网络基准时间。 </w:t>
      </w:r>
    </w:p>
    <w:p w14:paraId="04A87CB6">
      <w:pPr>
        <w:pStyle w:val="132"/>
        <w:ind w:left="420" w:hanging="420"/>
      </w:pPr>
      <w:r>
        <w:t>信标周期计数</w:t>
      </w:r>
    </w:p>
    <w:p w14:paraId="3822B59D">
      <w:pPr>
        <w:pStyle w:val="50"/>
      </w:pPr>
      <w:r>
        <w:t>信标周期计数是由CCO维护的信标周期的递增计数。CCO每安排一个信标周期，则信标周期计数递增。</w:t>
      </w:r>
    </w:p>
    <w:p w14:paraId="17C3EAE7">
      <w:pPr>
        <w:pStyle w:val="132"/>
        <w:ind w:left="420" w:hanging="420"/>
      </w:pPr>
      <w:r>
        <w:t>源TEI</w:t>
      </w:r>
    </w:p>
    <w:p w14:paraId="062180D0">
      <w:pPr>
        <w:pStyle w:val="50"/>
      </w:pPr>
      <w:r>
        <w:t>表示发送信标的站点的TEI。</w:t>
      </w:r>
    </w:p>
    <w:p w14:paraId="5C4852D5">
      <w:pPr>
        <w:pStyle w:val="132"/>
        <w:ind w:left="420" w:hanging="420"/>
      </w:pPr>
      <w:r>
        <w:t>载波映射表索引</w:t>
      </w:r>
    </w:p>
    <w:p w14:paraId="0BAF5C4F">
      <w:pPr>
        <w:pStyle w:val="50"/>
      </w:pPr>
      <w:r>
        <w:t>载波映射表索引，即信标帧发送时采用的载波映射表索引，参照</w:t>
      </w:r>
      <w:r>
        <w:rPr>
          <w:rFonts w:hint="eastAsia"/>
        </w:rPr>
        <w:t>《低压电力线宽带载波通信规约 第4部分物理层》 5.</w:t>
      </w:r>
      <w:r>
        <w:t>5.4</w:t>
      </w:r>
      <w:r>
        <w:rPr>
          <w:rFonts w:hint="eastAsia"/>
        </w:rPr>
        <w:t>　载荷数据ROBO交织 表11 ROBO基本模式。</w:t>
      </w:r>
    </w:p>
    <w:p w14:paraId="2A71D177">
      <w:pPr>
        <w:pStyle w:val="132"/>
        <w:ind w:left="420" w:hanging="420"/>
      </w:pPr>
      <w:r>
        <w:t>符号数</w:t>
      </w:r>
    </w:p>
    <w:p w14:paraId="0E322DAE">
      <w:pPr>
        <w:pStyle w:val="50"/>
      </w:pPr>
      <w:r>
        <w:t>指OFDM符号数量，表示在信标帧的载荷中包含的OFDM符号的个数。</w:t>
      </w:r>
    </w:p>
    <w:p w14:paraId="2AF80979">
      <w:pPr>
        <w:pStyle w:val="132"/>
        <w:ind w:left="420" w:hanging="420"/>
      </w:pPr>
      <w:r>
        <w:rPr>
          <w:rFonts w:hint="eastAsia"/>
        </w:rPr>
        <w:t>短网络标识高位</w:t>
      </w:r>
    </w:p>
    <w:p w14:paraId="469CB665">
      <w:pPr>
        <w:pStyle w:val="50"/>
        <w:rPr>
          <w:rFonts w:ascii="黑体" w:hAnsi="黑体" w:eastAsia="黑体" w:cs="黑体"/>
        </w:rPr>
      </w:pPr>
      <w:r>
        <w:rPr>
          <w:rFonts w:hint="eastAsia"/>
        </w:rPr>
        <w:t>与M</w:t>
      </w:r>
      <w:r>
        <w:t>PDU帧控制固定字段的</w:t>
      </w:r>
      <w:r>
        <w:rPr>
          <w:rFonts w:hint="eastAsia"/>
        </w:rPr>
        <w:t>短网络标识低位共同构成5bit的短网络标识。</w:t>
      </w:r>
    </w:p>
    <w:p w14:paraId="52EA1260">
      <w:pPr>
        <w:pStyle w:val="132"/>
        <w:ind w:left="420" w:hanging="420"/>
      </w:pPr>
      <w:r>
        <w:t>相线</w:t>
      </w:r>
    </w:p>
    <w:p w14:paraId="588192C8">
      <w:pPr>
        <w:pStyle w:val="50"/>
      </w:pPr>
      <w:r>
        <w:t>相线标识，表示信标帧需要发送到的目的相线。</w:t>
      </w:r>
    </w:p>
    <w:p w14:paraId="437DE1B7">
      <w:pPr>
        <w:pStyle w:val="50"/>
      </w:pPr>
      <w:r>
        <w:t>相线的取值和所代表的含义如</w:t>
      </w:r>
      <w:r>
        <w:fldChar w:fldCharType="begin"/>
      </w:r>
      <w:r>
        <w:instrText xml:space="preserve"> REF _Ref31782 \h  \* MERGEFORMAT </w:instrText>
      </w:r>
      <w:r>
        <w:fldChar w:fldCharType="separate"/>
      </w:r>
      <w:r>
        <w:t>表 19</w:t>
      </w:r>
      <w:r>
        <w:fldChar w:fldCharType="end"/>
      </w:r>
      <w:r>
        <w:t>所示。</w:t>
      </w:r>
    </w:p>
    <w:p w14:paraId="3205C831">
      <w:pPr>
        <w:pStyle w:val="10"/>
      </w:pPr>
      <w:bookmarkStart w:id="516" w:name="_Ref31782"/>
      <w:r>
        <w:t xml:space="preserve">表 </w:t>
      </w:r>
      <w:r>
        <w:fldChar w:fldCharType="begin"/>
      </w:r>
      <w:r>
        <w:instrText xml:space="preserve"> SEQ 表 \* ARABIC </w:instrText>
      </w:r>
      <w:r>
        <w:fldChar w:fldCharType="separate"/>
      </w:r>
      <w:r>
        <w:t>19</w:t>
      </w:r>
      <w:r>
        <w:fldChar w:fldCharType="end"/>
      </w:r>
      <w:bookmarkEnd w:id="516"/>
      <w:r>
        <w:t xml:space="preserve"> 相线取值</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9"/>
        <w:gridCol w:w="6713"/>
      </w:tblGrid>
      <w:tr w14:paraId="00C79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389" w:type="dxa"/>
            <w:vAlign w:val="center"/>
          </w:tcPr>
          <w:p w14:paraId="78C867B4">
            <w:pPr>
              <w:pStyle w:val="125"/>
              <w:adjustRightInd w:val="0"/>
              <w:snapToGrid w:val="0"/>
              <w:rPr>
                <w:rFonts w:ascii="Times New Roman" w:hAnsi="Times New Roman"/>
                <w:sz w:val="18"/>
              </w:rPr>
            </w:pPr>
            <w:r>
              <w:rPr>
                <w:rFonts w:ascii="Times New Roman" w:hAnsi="Times New Roman"/>
                <w:sz w:val="18"/>
              </w:rPr>
              <w:t>值</w:t>
            </w:r>
          </w:p>
        </w:tc>
        <w:tc>
          <w:tcPr>
            <w:tcW w:w="6713" w:type="dxa"/>
            <w:vAlign w:val="center"/>
          </w:tcPr>
          <w:p w14:paraId="28A48F55">
            <w:pPr>
              <w:pStyle w:val="125"/>
              <w:adjustRightInd w:val="0"/>
              <w:snapToGrid w:val="0"/>
              <w:rPr>
                <w:rFonts w:ascii="Times New Roman" w:hAnsi="Times New Roman"/>
                <w:sz w:val="18"/>
              </w:rPr>
            </w:pPr>
            <w:r>
              <w:rPr>
                <w:rFonts w:ascii="Times New Roman" w:hAnsi="Times New Roman"/>
                <w:sz w:val="18"/>
              </w:rPr>
              <w:t>定义</w:t>
            </w:r>
          </w:p>
        </w:tc>
      </w:tr>
      <w:tr w14:paraId="0783D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1DBE15C5">
            <w:pPr>
              <w:pStyle w:val="125"/>
              <w:adjustRightInd w:val="0"/>
              <w:snapToGrid w:val="0"/>
              <w:rPr>
                <w:rFonts w:ascii="Times New Roman" w:hAnsi="Times New Roman"/>
                <w:sz w:val="18"/>
              </w:rPr>
            </w:pPr>
            <w:r>
              <w:rPr>
                <w:rFonts w:ascii="Times New Roman" w:hAnsi="Times New Roman"/>
                <w:sz w:val="18"/>
              </w:rPr>
              <w:t>0</w:t>
            </w:r>
          </w:p>
        </w:tc>
        <w:tc>
          <w:tcPr>
            <w:tcW w:w="6713" w:type="dxa"/>
            <w:vAlign w:val="center"/>
          </w:tcPr>
          <w:p w14:paraId="46D7D2B4">
            <w:pPr>
              <w:pStyle w:val="125"/>
              <w:adjustRightInd w:val="0"/>
              <w:snapToGrid w:val="0"/>
              <w:rPr>
                <w:rFonts w:ascii="Times New Roman" w:hAnsi="Times New Roman"/>
                <w:sz w:val="18"/>
              </w:rPr>
            </w:pPr>
            <w:r>
              <w:rPr>
                <w:rFonts w:ascii="Times New Roman" w:hAnsi="Times New Roman"/>
                <w:sz w:val="18"/>
              </w:rPr>
              <w:t>表示未知相线</w:t>
            </w:r>
          </w:p>
        </w:tc>
      </w:tr>
      <w:tr w14:paraId="04583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6A0084AB">
            <w:pPr>
              <w:pStyle w:val="125"/>
              <w:adjustRightInd w:val="0"/>
              <w:snapToGrid w:val="0"/>
              <w:rPr>
                <w:rFonts w:ascii="Times New Roman" w:hAnsi="Times New Roman"/>
                <w:sz w:val="18"/>
              </w:rPr>
            </w:pPr>
            <w:r>
              <w:rPr>
                <w:rFonts w:ascii="Times New Roman" w:hAnsi="Times New Roman"/>
                <w:sz w:val="18"/>
              </w:rPr>
              <w:t>1</w:t>
            </w:r>
          </w:p>
        </w:tc>
        <w:tc>
          <w:tcPr>
            <w:tcW w:w="6713" w:type="dxa"/>
            <w:vAlign w:val="center"/>
          </w:tcPr>
          <w:p w14:paraId="4DBB8A24">
            <w:pPr>
              <w:pStyle w:val="125"/>
              <w:adjustRightInd w:val="0"/>
              <w:snapToGrid w:val="0"/>
              <w:rPr>
                <w:rFonts w:ascii="Times New Roman" w:hAnsi="Times New Roman"/>
                <w:sz w:val="18"/>
              </w:rPr>
            </w:pPr>
            <w:r>
              <w:rPr>
                <w:rFonts w:ascii="Times New Roman" w:hAnsi="Times New Roman"/>
                <w:sz w:val="18"/>
              </w:rPr>
              <w:t>表示A相线</w:t>
            </w:r>
          </w:p>
        </w:tc>
      </w:tr>
      <w:tr w14:paraId="61195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2C91C72C">
            <w:pPr>
              <w:pStyle w:val="125"/>
              <w:adjustRightInd w:val="0"/>
              <w:snapToGrid w:val="0"/>
              <w:rPr>
                <w:rFonts w:ascii="Times New Roman" w:hAnsi="Times New Roman"/>
                <w:sz w:val="18"/>
              </w:rPr>
            </w:pPr>
            <w:r>
              <w:rPr>
                <w:rFonts w:ascii="Times New Roman" w:hAnsi="Times New Roman"/>
                <w:sz w:val="18"/>
              </w:rPr>
              <w:t>2</w:t>
            </w:r>
          </w:p>
        </w:tc>
        <w:tc>
          <w:tcPr>
            <w:tcW w:w="6713" w:type="dxa"/>
            <w:vAlign w:val="center"/>
          </w:tcPr>
          <w:p w14:paraId="271C2F61">
            <w:pPr>
              <w:pStyle w:val="125"/>
              <w:adjustRightInd w:val="0"/>
              <w:snapToGrid w:val="0"/>
              <w:rPr>
                <w:rFonts w:ascii="Times New Roman" w:hAnsi="Times New Roman"/>
                <w:sz w:val="18"/>
              </w:rPr>
            </w:pPr>
            <w:r>
              <w:rPr>
                <w:rFonts w:ascii="Times New Roman" w:hAnsi="Times New Roman"/>
                <w:sz w:val="18"/>
              </w:rPr>
              <w:t>表示B相线</w:t>
            </w:r>
          </w:p>
        </w:tc>
      </w:tr>
      <w:tr w14:paraId="48168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1D070927">
            <w:pPr>
              <w:pStyle w:val="125"/>
              <w:adjustRightInd w:val="0"/>
              <w:snapToGrid w:val="0"/>
              <w:rPr>
                <w:rFonts w:ascii="Times New Roman" w:hAnsi="Times New Roman"/>
                <w:sz w:val="18"/>
              </w:rPr>
            </w:pPr>
            <w:r>
              <w:rPr>
                <w:rFonts w:ascii="Times New Roman" w:hAnsi="Times New Roman"/>
                <w:sz w:val="18"/>
              </w:rPr>
              <w:t>3</w:t>
            </w:r>
          </w:p>
        </w:tc>
        <w:tc>
          <w:tcPr>
            <w:tcW w:w="6713" w:type="dxa"/>
            <w:vAlign w:val="center"/>
          </w:tcPr>
          <w:p w14:paraId="1F79091A">
            <w:pPr>
              <w:pStyle w:val="125"/>
              <w:adjustRightInd w:val="0"/>
              <w:snapToGrid w:val="0"/>
              <w:rPr>
                <w:rFonts w:ascii="Times New Roman" w:hAnsi="Times New Roman"/>
                <w:sz w:val="18"/>
              </w:rPr>
            </w:pPr>
            <w:r>
              <w:rPr>
                <w:rFonts w:ascii="Times New Roman" w:hAnsi="Times New Roman"/>
                <w:sz w:val="18"/>
              </w:rPr>
              <w:t>表示C相线</w:t>
            </w:r>
          </w:p>
        </w:tc>
      </w:tr>
    </w:tbl>
    <w:p w14:paraId="08F76191">
      <w:pPr>
        <w:pStyle w:val="50"/>
      </w:pPr>
    </w:p>
    <w:p w14:paraId="40A7C9C2">
      <w:pPr>
        <w:pStyle w:val="67"/>
      </w:pPr>
      <w:r>
        <w:t>SOF帧的可变区域</w:t>
      </w:r>
    </w:p>
    <w:p w14:paraId="2EDA2BE5">
      <w:pPr>
        <w:pStyle w:val="132"/>
        <w:ind w:left="420" w:hanging="420"/>
      </w:pPr>
      <w:r>
        <w:rPr>
          <w:rFonts w:hint="eastAsia"/>
        </w:rPr>
        <w:t>BPLC SOF帧可变区域</w:t>
      </w:r>
    </w:p>
    <w:p w14:paraId="5051D141">
      <w:pPr>
        <w:pStyle w:val="50"/>
      </w:pPr>
      <w:r>
        <w:t>SOF帧主要用于设备之间传输数据。标准版本</w:t>
      </w:r>
      <w:r>
        <w:rPr>
          <w:rFonts w:hint="eastAsia"/>
        </w:rPr>
        <w:t>BPLC时，表示当前SOF帧为BPLC版本，其</w:t>
      </w:r>
      <w:r>
        <w:t>SOF帧的可变区域内容如</w:t>
      </w:r>
      <w:r>
        <w:fldChar w:fldCharType="begin"/>
      </w:r>
      <w:r>
        <w:instrText xml:space="preserve"> REF _Ref31824 \h  \* MERGEFORMAT </w:instrText>
      </w:r>
      <w:r>
        <w:fldChar w:fldCharType="separate"/>
      </w:r>
      <w:r>
        <w:t>表 20</w:t>
      </w:r>
      <w:r>
        <w:fldChar w:fldCharType="end"/>
      </w:r>
      <w:r>
        <w:t>所示。</w:t>
      </w:r>
    </w:p>
    <w:p w14:paraId="28D32ED6">
      <w:pPr>
        <w:pStyle w:val="10"/>
      </w:pPr>
      <w:bookmarkStart w:id="517" w:name="_Ref31824"/>
      <w:r>
        <w:t xml:space="preserve">表 </w:t>
      </w:r>
      <w:r>
        <w:fldChar w:fldCharType="begin"/>
      </w:r>
      <w:r>
        <w:instrText xml:space="preserve"> SEQ 表 \* ARABIC </w:instrText>
      </w:r>
      <w:r>
        <w:fldChar w:fldCharType="separate"/>
      </w:r>
      <w:r>
        <w:t>20</w:t>
      </w:r>
      <w:r>
        <w:fldChar w:fldCharType="end"/>
      </w:r>
      <w:bookmarkEnd w:id="517"/>
      <w:r>
        <w:t xml:space="preserve"> SOF帧的可变区域</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1560"/>
        <w:gridCol w:w="1417"/>
        <w:gridCol w:w="1801"/>
      </w:tblGrid>
      <w:tr w14:paraId="0BA9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single" w:color="auto" w:sz="4" w:space="0"/>
              <w:bottom w:val="single" w:color="auto" w:sz="4" w:space="0"/>
              <w:right w:val="single" w:color="auto" w:sz="4" w:space="0"/>
            </w:tcBorders>
            <w:vAlign w:val="center"/>
          </w:tcPr>
          <w:p w14:paraId="210990F8">
            <w:pPr>
              <w:pStyle w:val="125"/>
              <w:adjustRightInd w:val="0"/>
              <w:snapToGrid w:val="0"/>
              <w:rPr>
                <w:rFonts w:ascii="Times New Roman" w:hAnsi="Times New Roman"/>
                <w:sz w:val="18"/>
              </w:rPr>
            </w:pPr>
            <w:r>
              <w:rPr>
                <w:rFonts w:ascii="Times New Roman" w:hAnsi="Times New Roman"/>
                <w:sz w:val="18"/>
              </w:rPr>
              <w:t>字段</w:t>
            </w:r>
          </w:p>
        </w:tc>
        <w:tc>
          <w:tcPr>
            <w:tcW w:w="1560" w:type="dxa"/>
            <w:tcBorders>
              <w:top w:val="single" w:color="auto" w:sz="4" w:space="0"/>
              <w:left w:val="single" w:color="auto" w:sz="4" w:space="0"/>
              <w:bottom w:val="single" w:color="auto" w:sz="4" w:space="0"/>
              <w:right w:val="single" w:color="auto" w:sz="4" w:space="0"/>
            </w:tcBorders>
            <w:vAlign w:val="center"/>
          </w:tcPr>
          <w:p w14:paraId="12FC1831">
            <w:pPr>
              <w:pStyle w:val="125"/>
              <w:adjustRightInd w:val="0"/>
              <w:snapToGrid w:val="0"/>
              <w:rPr>
                <w:rFonts w:ascii="Times New Roman" w:hAnsi="Times New Roman"/>
                <w:sz w:val="18"/>
              </w:rPr>
            </w:pPr>
            <w:r>
              <w:rPr>
                <w:rFonts w:ascii="Times New Roman" w:hAnsi="Times New Roman"/>
                <w:sz w:val="18"/>
              </w:rPr>
              <w:t>字节号</w:t>
            </w:r>
          </w:p>
        </w:tc>
        <w:tc>
          <w:tcPr>
            <w:tcW w:w="1417" w:type="dxa"/>
            <w:tcBorders>
              <w:top w:val="single" w:color="auto" w:sz="4" w:space="0"/>
              <w:left w:val="single" w:color="auto" w:sz="4" w:space="0"/>
              <w:bottom w:val="single" w:color="auto" w:sz="4" w:space="0"/>
              <w:right w:val="single" w:color="auto" w:sz="4" w:space="0"/>
            </w:tcBorders>
            <w:vAlign w:val="center"/>
          </w:tcPr>
          <w:p w14:paraId="00FD5BF8">
            <w:pPr>
              <w:pStyle w:val="125"/>
              <w:adjustRightInd w:val="0"/>
              <w:snapToGrid w:val="0"/>
              <w:rPr>
                <w:rFonts w:ascii="Times New Roman" w:hAnsi="Times New Roman"/>
                <w:sz w:val="18"/>
              </w:rPr>
            </w:pPr>
            <w:r>
              <w:rPr>
                <w:rFonts w:ascii="Times New Roman" w:hAnsi="Times New Roman"/>
                <w:sz w:val="18"/>
              </w:rPr>
              <w:t>比特位</w:t>
            </w:r>
          </w:p>
        </w:tc>
        <w:tc>
          <w:tcPr>
            <w:tcW w:w="1801" w:type="dxa"/>
            <w:tcBorders>
              <w:top w:val="single" w:color="auto" w:sz="4" w:space="0"/>
              <w:left w:val="single" w:color="auto" w:sz="4" w:space="0"/>
              <w:bottom w:val="single" w:color="auto" w:sz="4" w:space="0"/>
              <w:right w:val="single" w:color="auto" w:sz="4" w:space="0"/>
            </w:tcBorders>
            <w:vAlign w:val="center"/>
          </w:tcPr>
          <w:p w14:paraId="2C440878">
            <w:pPr>
              <w:pStyle w:val="125"/>
              <w:adjustRightInd w:val="0"/>
              <w:snapToGrid w:val="0"/>
              <w:rPr>
                <w:rFonts w:ascii="Times New Roman" w:hAnsi="Times New Roman"/>
                <w:sz w:val="18"/>
              </w:rPr>
            </w:pPr>
            <w:r>
              <w:rPr>
                <w:rFonts w:ascii="Times New Roman" w:hAnsi="Times New Roman"/>
                <w:sz w:val="18"/>
              </w:rPr>
              <w:t>字段大小（比特）</w:t>
            </w:r>
          </w:p>
        </w:tc>
      </w:tr>
      <w:tr w14:paraId="2482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restart"/>
            <w:tcBorders>
              <w:top w:val="single" w:color="auto" w:sz="4" w:space="0"/>
              <w:left w:val="single" w:color="auto" w:sz="4" w:space="0"/>
              <w:right w:val="single" w:color="auto" w:sz="4" w:space="0"/>
            </w:tcBorders>
            <w:vAlign w:val="center"/>
          </w:tcPr>
          <w:p w14:paraId="3C3AABC0">
            <w:pPr>
              <w:pStyle w:val="125"/>
              <w:adjustRightInd w:val="0"/>
              <w:snapToGrid w:val="0"/>
              <w:rPr>
                <w:rFonts w:ascii="Times New Roman" w:hAnsi="Times New Roman"/>
                <w:sz w:val="18"/>
              </w:rPr>
            </w:pPr>
            <w:r>
              <w:rPr>
                <w:rFonts w:ascii="Times New Roman" w:hAnsi="Times New Roman"/>
                <w:sz w:val="18"/>
              </w:rPr>
              <w:t>源TEI</w:t>
            </w:r>
          </w:p>
        </w:tc>
        <w:tc>
          <w:tcPr>
            <w:tcW w:w="1560" w:type="dxa"/>
            <w:tcBorders>
              <w:top w:val="single" w:color="auto" w:sz="4" w:space="0"/>
              <w:left w:val="single" w:color="auto" w:sz="4" w:space="0"/>
              <w:bottom w:val="single" w:color="auto" w:sz="4" w:space="0"/>
              <w:right w:val="single" w:color="auto" w:sz="4" w:space="0"/>
            </w:tcBorders>
            <w:vAlign w:val="center"/>
          </w:tcPr>
          <w:p w14:paraId="6AC44DF4">
            <w:pPr>
              <w:pStyle w:val="125"/>
              <w:adjustRightInd w:val="0"/>
              <w:snapToGrid w:val="0"/>
              <w:rPr>
                <w:rFonts w:ascii="Times New Roman" w:hAnsi="Times New Roman"/>
                <w:sz w:val="18"/>
              </w:rPr>
            </w:pPr>
            <w:r>
              <w:rPr>
                <w:rFonts w:ascii="Times New Roman" w:hAnsi="Times New Roman"/>
                <w:sz w:val="18"/>
              </w:rPr>
              <w:t>1</w:t>
            </w:r>
          </w:p>
        </w:tc>
        <w:tc>
          <w:tcPr>
            <w:tcW w:w="1417" w:type="dxa"/>
            <w:tcBorders>
              <w:top w:val="single" w:color="auto" w:sz="4" w:space="0"/>
              <w:left w:val="single" w:color="auto" w:sz="4" w:space="0"/>
              <w:bottom w:val="single" w:color="auto" w:sz="4" w:space="0"/>
              <w:right w:val="single" w:color="auto" w:sz="4" w:space="0"/>
            </w:tcBorders>
            <w:vAlign w:val="center"/>
          </w:tcPr>
          <w:p w14:paraId="1315430B">
            <w:pPr>
              <w:pStyle w:val="125"/>
              <w:adjustRightInd w:val="0"/>
              <w:snapToGrid w:val="0"/>
              <w:rPr>
                <w:rFonts w:ascii="Times New Roman" w:hAnsi="Times New Roman"/>
                <w:sz w:val="18"/>
              </w:rPr>
            </w:pPr>
            <w:r>
              <w:rPr>
                <w:rFonts w:ascii="Times New Roman" w:hAnsi="Times New Roman"/>
                <w:sz w:val="18"/>
              </w:rPr>
              <w:t>0-7</w:t>
            </w:r>
          </w:p>
        </w:tc>
        <w:tc>
          <w:tcPr>
            <w:tcW w:w="1801" w:type="dxa"/>
            <w:vMerge w:val="restart"/>
            <w:tcBorders>
              <w:top w:val="single" w:color="auto" w:sz="4" w:space="0"/>
              <w:left w:val="single" w:color="auto" w:sz="4" w:space="0"/>
              <w:right w:val="single" w:color="auto" w:sz="4" w:space="0"/>
            </w:tcBorders>
            <w:vAlign w:val="center"/>
          </w:tcPr>
          <w:p w14:paraId="6B58113D">
            <w:pPr>
              <w:pStyle w:val="125"/>
              <w:adjustRightInd w:val="0"/>
              <w:snapToGrid w:val="0"/>
              <w:rPr>
                <w:rFonts w:ascii="Times New Roman" w:hAnsi="Times New Roman"/>
                <w:sz w:val="18"/>
              </w:rPr>
            </w:pPr>
            <w:r>
              <w:rPr>
                <w:rFonts w:ascii="Times New Roman" w:hAnsi="Times New Roman"/>
                <w:sz w:val="18"/>
              </w:rPr>
              <w:t>12</w:t>
            </w:r>
          </w:p>
        </w:tc>
      </w:tr>
      <w:tr w14:paraId="6616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continue"/>
            <w:tcBorders>
              <w:left w:val="single" w:color="auto" w:sz="4" w:space="0"/>
              <w:bottom w:val="single" w:color="auto" w:sz="4" w:space="0"/>
              <w:right w:val="single" w:color="auto" w:sz="4" w:space="0"/>
            </w:tcBorders>
            <w:vAlign w:val="center"/>
          </w:tcPr>
          <w:p w14:paraId="3FA0BC47">
            <w:pPr>
              <w:pStyle w:val="125"/>
              <w:adjustRightInd w:val="0"/>
              <w:snapToGrid w:val="0"/>
              <w:rPr>
                <w:rFonts w:ascii="Times New Roman" w:hAnsi="Times New Roman"/>
                <w:sz w:val="18"/>
              </w:rPr>
            </w:pPr>
          </w:p>
        </w:tc>
        <w:tc>
          <w:tcPr>
            <w:tcW w:w="1560" w:type="dxa"/>
            <w:vMerge w:val="restart"/>
            <w:tcBorders>
              <w:top w:val="single" w:color="auto" w:sz="4" w:space="0"/>
              <w:left w:val="single" w:color="auto" w:sz="4" w:space="0"/>
              <w:right w:val="single" w:color="auto" w:sz="4" w:space="0"/>
            </w:tcBorders>
            <w:vAlign w:val="center"/>
          </w:tcPr>
          <w:p w14:paraId="0CE559FE">
            <w:pPr>
              <w:pStyle w:val="125"/>
              <w:adjustRightInd w:val="0"/>
              <w:snapToGrid w:val="0"/>
              <w:rPr>
                <w:rFonts w:ascii="Times New Roman" w:hAnsi="Times New Roman"/>
                <w:sz w:val="18"/>
              </w:rPr>
            </w:pPr>
            <w:r>
              <w:rPr>
                <w:rFonts w:ascii="Times New Roman" w:hAnsi="Times New Roman"/>
                <w:sz w:val="18"/>
              </w:rPr>
              <w:t>2</w:t>
            </w:r>
          </w:p>
        </w:tc>
        <w:tc>
          <w:tcPr>
            <w:tcW w:w="1417" w:type="dxa"/>
            <w:tcBorders>
              <w:top w:val="single" w:color="auto" w:sz="4" w:space="0"/>
              <w:left w:val="single" w:color="auto" w:sz="4" w:space="0"/>
              <w:bottom w:val="single" w:color="auto" w:sz="4" w:space="0"/>
              <w:right w:val="single" w:color="auto" w:sz="4" w:space="0"/>
            </w:tcBorders>
            <w:vAlign w:val="center"/>
          </w:tcPr>
          <w:p w14:paraId="26687026">
            <w:pPr>
              <w:pStyle w:val="125"/>
              <w:adjustRightInd w:val="0"/>
              <w:snapToGrid w:val="0"/>
              <w:rPr>
                <w:rFonts w:ascii="Times New Roman" w:hAnsi="Times New Roman"/>
                <w:sz w:val="18"/>
              </w:rPr>
            </w:pPr>
            <w:r>
              <w:rPr>
                <w:rFonts w:ascii="Times New Roman" w:hAnsi="Times New Roman"/>
                <w:sz w:val="18"/>
              </w:rPr>
              <w:t>0-3</w:t>
            </w:r>
          </w:p>
        </w:tc>
        <w:tc>
          <w:tcPr>
            <w:tcW w:w="1801" w:type="dxa"/>
            <w:vMerge w:val="continue"/>
            <w:tcBorders>
              <w:left w:val="single" w:color="auto" w:sz="4" w:space="0"/>
              <w:bottom w:val="single" w:color="auto" w:sz="4" w:space="0"/>
              <w:right w:val="single" w:color="auto" w:sz="4" w:space="0"/>
            </w:tcBorders>
            <w:vAlign w:val="center"/>
          </w:tcPr>
          <w:p w14:paraId="6EA7181B">
            <w:pPr>
              <w:pStyle w:val="125"/>
              <w:adjustRightInd w:val="0"/>
              <w:snapToGrid w:val="0"/>
              <w:rPr>
                <w:rFonts w:ascii="Times New Roman" w:hAnsi="Times New Roman"/>
                <w:sz w:val="18"/>
              </w:rPr>
            </w:pPr>
          </w:p>
        </w:tc>
      </w:tr>
      <w:tr w14:paraId="758E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restart"/>
            <w:tcBorders>
              <w:top w:val="single" w:color="auto" w:sz="4" w:space="0"/>
              <w:left w:val="single" w:color="auto" w:sz="4" w:space="0"/>
              <w:right w:val="single" w:color="auto" w:sz="4" w:space="0"/>
            </w:tcBorders>
            <w:vAlign w:val="center"/>
          </w:tcPr>
          <w:p w14:paraId="1B6F3AB5">
            <w:pPr>
              <w:pStyle w:val="125"/>
              <w:adjustRightInd w:val="0"/>
              <w:snapToGrid w:val="0"/>
              <w:rPr>
                <w:rFonts w:ascii="Times New Roman" w:hAnsi="Times New Roman"/>
                <w:sz w:val="18"/>
              </w:rPr>
            </w:pPr>
            <w:r>
              <w:rPr>
                <w:rFonts w:ascii="Times New Roman" w:hAnsi="Times New Roman"/>
                <w:sz w:val="18"/>
              </w:rPr>
              <w:t>目的TEI</w:t>
            </w:r>
          </w:p>
        </w:tc>
        <w:tc>
          <w:tcPr>
            <w:tcW w:w="1560" w:type="dxa"/>
            <w:vMerge w:val="continue"/>
            <w:tcBorders>
              <w:left w:val="single" w:color="auto" w:sz="4" w:space="0"/>
              <w:bottom w:val="single" w:color="auto" w:sz="4" w:space="0"/>
              <w:right w:val="single" w:color="auto" w:sz="4" w:space="0"/>
            </w:tcBorders>
            <w:vAlign w:val="center"/>
          </w:tcPr>
          <w:p w14:paraId="6E26D037">
            <w:pPr>
              <w:pStyle w:val="125"/>
              <w:adjustRightInd w:val="0"/>
              <w:snapToGrid w:val="0"/>
              <w:rPr>
                <w:rFonts w:ascii="Times New Roman" w:hAnsi="Times New Roman"/>
                <w:sz w:val="18"/>
              </w:rPr>
            </w:pPr>
          </w:p>
        </w:tc>
        <w:tc>
          <w:tcPr>
            <w:tcW w:w="1417" w:type="dxa"/>
            <w:tcBorders>
              <w:top w:val="single" w:color="auto" w:sz="4" w:space="0"/>
              <w:left w:val="single" w:color="auto" w:sz="4" w:space="0"/>
              <w:bottom w:val="single" w:color="auto" w:sz="4" w:space="0"/>
              <w:right w:val="single" w:color="auto" w:sz="4" w:space="0"/>
            </w:tcBorders>
            <w:vAlign w:val="center"/>
          </w:tcPr>
          <w:p w14:paraId="1732D88B">
            <w:pPr>
              <w:pStyle w:val="125"/>
              <w:adjustRightInd w:val="0"/>
              <w:snapToGrid w:val="0"/>
              <w:rPr>
                <w:rFonts w:ascii="Times New Roman" w:hAnsi="Times New Roman"/>
                <w:sz w:val="18"/>
              </w:rPr>
            </w:pPr>
            <w:r>
              <w:rPr>
                <w:rFonts w:ascii="Times New Roman" w:hAnsi="Times New Roman"/>
                <w:sz w:val="18"/>
              </w:rPr>
              <w:t>4-7</w:t>
            </w:r>
          </w:p>
        </w:tc>
        <w:tc>
          <w:tcPr>
            <w:tcW w:w="1801" w:type="dxa"/>
            <w:vMerge w:val="restart"/>
            <w:tcBorders>
              <w:top w:val="single" w:color="auto" w:sz="4" w:space="0"/>
              <w:left w:val="single" w:color="auto" w:sz="4" w:space="0"/>
              <w:right w:val="single" w:color="auto" w:sz="4" w:space="0"/>
            </w:tcBorders>
            <w:vAlign w:val="center"/>
          </w:tcPr>
          <w:p w14:paraId="43E02EAE">
            <w:pPr>
              <w:pStyle w:val="125"/>
              <w:adjustRightInd w:val="0"/>
              <w:snapToGrid w:val="0"/>
              <w:rPr>
                <w:rFonts w:ascii="Times New Roman" w:hAnsi="Times New Roman"/>
                <w:sz w:val="18"/>
              </w:rPr>
            </w:pPr>
            <w:r>
              <w:rPr>
                <w:rFonts w:ascii="Times New Roman" w:hAnsi="Times New Roman"/>
                <w:sz w:val="18"/>
              </w:rPr>
              <w:t>12</w:t>
            </w:r>
          </w:p>
        </w:tc>
      </w:tr>
      <w:tr w14:paraId="2923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continue"/>
            <w:tcBorders>
              <w:left w:val="single" w:color="auto" w:sz="4" w:space="0"/>
              <w:bottom w:val="single" w:color="auto" w:sz="4" w:space="0"/>
              <w:right w:val="single" w:color="auto" w:sz="4" w:space="0"/>
            </w:tcBorders>
            <w:vAlign w:val="center"/>
          </w:tcPr>
          <w:p w14:paraId="3C60C0CB">
            <w:pPr>
              <w:pStyle w:val="125"/>
              <w:adjustRightInd w:val="0"/>
              <w:snapToGrid w:val="0"/>
              <w:rPr>
                <w:rFonts w:ascii="Times New Roman" w:hAnsi="Times New Roman"/>
                <w:sz w:val="18"/>
              </w:rPr>
            </w:pPr>
          </w:p>
        </w:tc>
        <w:tc>
          <w:tcPr>
            <w:tcW w:w="1560" w:type="dxa"/>
            <w:tcBorders>
              <w:top w:val="single" w:color="auto" w:sz="4" w:space="0"/>
              <w:left w:val="single" w:color="auto" w:sz="4" w:space="0"/>
              <w:bottom w:val="single" w:color="auto" w:sz="4" w:space="0"/>
              <w:right w:val="single" w:color="auto" w:sz="4" w:space="0"/>
            </w:tcBorders>
            <w:vAlign w:val="center"/>
          </w:tcPr>
          <w:p w14:paraId="3945E97B">
            <w:pPr>
              <w:pStyle w:val="125"/>
              <w:adjustRightInd w:val="0"/>
              <w:snapToGrid w:val="0"/>
              <w:rPr>
                <w:rFonts w:ascii="Times New Roman" w:hAnsi="Times New Roman"/>
                <w:sz w:val="18"/>
              </w:rPr>
            </w:pPr>
            <w:r>
              <w:rPr>
                <w:rFonts w:ascii="Times New Roman" w:hAnsi="Times New Roman"/>
                <w:sz w:val="18"/>
              </w:rPr>
              <w:t>3</w:t>
            </w:r>
          </w:p>
        </w:tc>
        <w:tc>
          <w:tcPr>
            <w:tcW w:w="1417" w:type="dxa"/>
            <w:tcBorders>
              <w:top w:val="single" w:color="auto" w:sz="4" w:space="0"/>
              <w:left w:val="single" w:color="auto" w:sz="4" w:space="0"/>
              <w:bottom w:val="single" w:color="auto" w:sz="4" w:space="0"/>
              <w:right w:val="single" w:color="auto" w:sz="4" w:space="0"/>
            </w:tcBorders>
            <w:vAlign w:val="center"/>
          </w:tcPr>
          <w:p w14:paraId="6A021CF0">
            <w:pPr>
              <w:pStyle w:val="125"/>
              <w:adjustRightInd w:val="0"/>
              <w:snapToGrid w:val="0"/>
              <w:rPr>
                <w:rFonts w:ascii="Times New Roman" w:hAnsi="Times New Roman"/>
                <w:sz w:val="18"/>
              </w:rPr>
            </w:pPr>
            <w:r>
              <w:rPr>
                <w:rFonts w:ascii="Times New Roman" w:hAnsi="Times New Roman"/>
                <w:sz w:val="18"/>
              </w:rPr>
              <w:t>0-7</w:t>
            </w:r>
          </w:p>
        </w:tc>
        <w:tc>
          <w:tcPr>
            <w:tcW w:w="1801" w:type="dxa"/>
            <w:vMerge w:val="continue"/>
            <w:tcBorders>
              <w:left w:val="single" w:color="auto" w:sz="4" w:space="0"/>
              <w:bottom w:val="single" w:color="auto" w:sz="4" w:space="0"/>
              <w:right w:val="single" w:color="auto" w:sz="4" w:space="0"/>
            </w:tcBorders>
            <w:vAlign w:val="center"/>
          </w:tcPr>
          <w:p w14:paraId="6880DD67">
            <w:pPr>
              <w:pStyle w:val="125"/>
              <w:adjustRightInd w:val="0"/>
              <w:snapToGrid w:val="0"/>
              <w:rPr>
                <w:rFonts w:ascii="Times New Roman" w:hAnsi="Times New Roman"/>
                <w:sz w:val="18"/>
              </w:rPr>
            </w:pPr>
          </w:p>
        </w:tc>
      </w:tr>
      <w:tr w14:paraId="46A4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single" w:color="auto" w:sz="4" w:space="0"/>
              <w:bottom w:val="single" w:color="auto" w:sz="4" w:space="0"/>
              <w:right w:val="single" w:color="auto" w:sz="4" w:space="0"/>
            </w:tcBorders>
            <w:vAlign w:val="center"/>
          </w:tcPr>
          <w:p w14:paraId="7E46736C">
            <w:pPr>
              <w:pStyle w:val="125"/>
              <w:adjustRightInd w:val="0"/>
              <w:snapToGrid w:val="0"/>
              <w:rPr>
                <w:rFonts w:ascii="Times New Roman" w:hAnsi="Times New Roman"/>
                <w:sz w:val="18"/>
              </w:rPr>
            </w:pPr>
            <w:r>
              <w:rPr>
                <w:rFonts w:ascii="Times New Roman" w:hAnsi="Times New Roman"/>
                <w:sz w:val="18"/>
              </w:rPr>
              <w:t>链路标识符</w:t>
            </w:r>
          </w:p>
        </w:tc>
        <w:tc>
          <w:tcPr>
            <w:tcW w:w="1560" w:type="dxa"/>
            <w:tcBorders>
              <w:top w:val="single" w:color="auto" w:sz="4" w:space="0"/>
              <w:left w:val="single" w:color="auto" w:sz="4" w:space="0"/>
              <w:bottom w:val="single" w:color="auto" w:sz="4" w:space="0"/>
              <w:right w:val="single" w:color="auto" w:sz="4" w:space="0"/>
            </w:tcBorders>
            <w:vAlign w:val="center"/>
          </w:tcPr>
          <w:p w14:paraId="37229150">
            <w:pPr>
              <w:pStyle w:val="125"/>
              <w:adjustRightInd w:val="0"/>
              <w:snapToGrid w:val="0"/>
              <w:rPr>
                <w:rFonts w:ascii="Times New Roman" w:hAnsi="Times New Roman"/>
                <w:sz w:val="18"/>
              </w:rPr>
            </w:pPr>
            <w:r>
              <w:rPr>
                <w:rFonts w:ascii="Times New Roman" w:hAnsi="Times New Roman"/>
                <w:sz w:val="18"/>
              </w:rPr>
              <w:t>4</w:t>
            </w:r>
          </w:p>
        </w:tc>
        <w:tc>
          <w:tcPr>
            <w:tcW w:w="1417" w:type="dxa"/>
            <w:tcBorders>
              <w:top w:val="single" w:color="auto" w:sz="4" w:space="0"/>
              <w:left w:val="single" w:color="auto" w:sz="4" w:space="0"/>
              <w:bottom w:val="single" w:color="auto" w:sz="4" w:space="0"/>
              <w:right w:val="single" w:color="auto" w:sz="4" w:space="0"/>
            </w:tcBorders>
            <w:vAlign w:val="center"/>
          </w:tcPr>
          <w:p w14:paraId="546FB3FC">
            <w:pPr>
              <w:pStyle w:val="125"/>
              <w:adjustRightInd w:val="0"/>
              <w:snapToGrid w:val="0"/>
              <w:rPr>
                <w:rFonts w:ascii="Times New Roman" w:hAnsi="Times New Roman"/>
                <w:sz w:val="18"/>
              </w:rPr>
            </w:pPr>
            <w:r>
              <w:rPr>
                <w:rFonts w:ascii="Times New Roman" w:hAnsi="Times New Roman"/>
                <w:sz w:val="18"/>
              </w:rPr>
              <w:t>0-7</w:t>
            </w:r>
          </w:p>
        </w:tc>
        <w:tc>
          <w:tcPr>
            <w:tcW w:w="1801" w:type="dxa"/>
            <w:tcBorders>
              <w:top w:val="single" w:color="auto" w:sz="4" w:space="0"/>
              <w:left w:val="single" w:color="auto" w:sz="4" w:space="0"/>
              <w:bottom w:val="single" w:color="auto" w:sz="4" w:space="0"/>
              <w:right w:val="single" w:color="auto" w:sz="4" w:space="0"/>
            </w:tcBorders>
            <w:vAlign w:val="center"/>
          </w:tcPr>
          <w:p w14:paraId="5FD2A5D5">
            <w:pPr>
              <w:pStyle w:val="125"/>
              <w:adjustRightInd w:val="0"/>
              <w:snapToGrid w:val="0"/>
              <w:rPr>
                <w:rFonts w:ascii="Times New Roman" w:hAnsi="Times New Roman"/>
                <w:sz w:val="18"/>
              </w:rPr>
            </w:pPr>
            <w:r>
              <w:rPr>
                <w:rFonts w:ascii="Times New Roman" w:hAnsi="Times New Roman"/>
                <w:sz w:val="18"/>
              </w:rPr>
              <w:t>8</w:t>
            </w:r>
          </w:p>
        </w:tc>
      </w:tr>
      <w:tr w14:paraId="662F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single" w:color="auto" w:sz="4" w:space="0"/>
              <w:bottom w:val="single" w:color="auto" w:sz="4" w:space="0"/>
              <w:right w:val="single" w:color="auto" w:sz="4" w:space="0"/>
            </w:tcBorders>
            <w:vAlign w:val="center"/>
          </w:tcPr>
          <w:p w14:paraId="1E5B27EE">
            <w:pPr>
              <w:pStyle w:val="125"/>
              <w:adjustRightInd w:val="0"/>
              <w:snapToGrid w:val="0"/>
              <w:rPr>
                <w:rFonts w:ascii="Times New Roman" w:hAnsi="Times New Roman"/>
                <w:sz w:val="18"/>
              </w:rPr>
            </w:pPr>
            <w:r>
              <w:rPr>
                <w:rFonts w:ascii="Times New Roman" w:hAnsi="Times New Roman"/>
                <w:sz w:val="18"/>
              </w:rPr>
              <w:t>短网络标识高位</w:t>
            </w:r>
          </w:p>
        </w:tc>
        <w:tc>
          <w:tcPr>
            <w:tcW w:w="1560" w:type="dxa"/>
            <w:tcBorders>
              <w:top w:val="single" w:color="auto" w:sz="4" w:space="0"/>
              <w:left w:val="single" w:color="auto" w:sz="4" w:space="0"/>
              <w:bottom w:val="single" w:color="auto" w:sz="4" w:space="0"/>
              <w:right w:val="single" w:color="auto" w:sz="4" w:space="0"/>
            </w:tcBorders>
            <w:vAlign w:val="center"/>
          </w:tcPr>
          <w:p w14:paraId="75E4EF4D">
            <w:pPr>
              <w:pStyle w:val="125"/>
              <w:adjustRightInd w:val="0"/>
              <w:snapToGrid w:val="0"/>
              <w:rPr>
                <w:rFonts w:ascii="Times New Roman" w:hAnsi="Times New Roman"/>
                <w:sz w:val="18"/>
              </w:rPr>
            </w:pPr>
            <w:r>
              <w:rPr>
                <w:rFonts w:hint="eastAsia" w:ascii="Times New Roman" w:hAnsi="Times New Roman"/>
                <w:sz w:val="18"/>
              </w:rPr>
              <w:t>5</w:t>
            </w:r>
          </w:p>
        </w:tc>
        <w:tc>
          <w:tcPr>
            <w:tcW w:w="1417" w:type="dxa"/>
            <w:tcBorders>
              <w:top w:val="single" w:color="auto" w:sz="4" w:space="0"/>
              <w:left w:val="single" w:color="auto" w:sz="4" w:space="0"/>
              <w:bottom w:val="single" w:color="auto" w:sz="4" w:space="0"/>
              <w:right w:val="single" w:color="auto" w:sz="4" w:space="0"/>
            </w:tcBorders>
            <w:vAlign w:val="center"/>
          </w:tcPr>
          <w:p w14:paraId="0686058A">
            <w:pPr>
              <w:pStyle w:val="125"/>
              <w:adjustRightInd w:val="0"/>
              <w:snapToGrid w:val="0"/>
              <w:rPr>
                <w:rFonts w:ascii="Times New Roman" w:hAnsi="Times New Roman"/>
                <w:sz w:val="18"/>
              </w:rPr>
            </w:pPr>
            <w:r>
              <w:rPr>
                <w:rFonts w:hint="eastAsia" w:ascii="Times New Roman" w:hAnsi="Times New Roman"/>
                <w:sz w:val="18"/>
              </w:rPr>
              <w:t>0</w:t>
            </w:r>
          </w:p>
        </w:tc>
        <w:tc>
          <w:tcPr>
            <w:tcW w:w="1801" w:type="dxa"/>
            <w:tcBorders>
              <w:top w:val="single" w:color="auto" w:sz="4" w:space="0"/>
              <w:left w:val="single" w:color="auto" w:sz="4" w:space="0"/>
              <w:bottom w:val="single" w:color="auto" w:sz="4" w:space="0"/>
              <w:right w:val="single" w:color="auto" w:sz="4" w:space="0"/>
            </w:tcBorders>
            <w:vAlign w:val="center"/>
          </w:tcPr>
          <w:p w14:paraId="6EA76E74">
            <w:pPr>
              <w:pStyle w:val="125"/>
              <w:adjustRightInd w:val="0"/>
              <w:snapToGrid w:val="0"/>
              <w:rPr>
                <w:rFonts w:ascii="Times New Roman" w:hAnsi="Times New Roman"/>
                <w:sz w:val="18"/>
              </w:rPr>
            </w:pPr>
            <w:r>
              <w:rPr>
                <w:rFonts w:hint="eastAsia" w:ascii="Times New Roman" w:hAnsi="Times New Roman"/>
                <w:sz w:val="18"/>
              </w:rPr>
              <w:t>1</w:t>
            </w:r>
          </w:p>
        </w:tc>
      </w:tr>
      <w:tr w14:paraId="13F8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restart"/>
            <w:tcBorders>
              <w:top w:val="single" w:color="auto" w:sz="4" w:space="0"/>
              <w:left w:val="single" w:color="auto" w:sz="4" w:space="0"/>
              <w:right w:val="single" w:color="auto" w:sz="4" w:space="0"/>
            </w:tcBorders>
            <w:vAlign w:val="center"/>
          </w:tcPr>
          <w:p w14:paraId="26188D31">
            <w:pPr>
              <w:pStyle w:val="125"/>
              <w:adjustRightInd w:val="0"/>
              <w:snapToGrid w:val="0"/>
              <w:rPr>
                <w:rFonts w:ascii="Times New Roman" w:hAnsi="Times New Roman"/>
                <w:sz w:val="18"/>
              </w:rPr>
            </w:pPr>
            <w:r>
              <w:rPr>
                <w:rFonts w:ascii="Times New Roman" w:hAnsi="Times New Roman"/>
                <w:sz w:val="18"/>
              </w:rPr>
              <w:t>保留</w:t>
            </w:r>
          </w:p>
        </w:tc>
        <w:tc>
          <w:tcPr>
            <w:tcW w:w="1560" w:type="dxa"/>
            <w:tcBorders>
              <w:top w:val="single" w:color="auto" w:sz="4" w:space="0"/>
              <w:left w:val="single" w:color="auto" w:sz="4" w:space="0"/>
              <w:right w:val="single" w:color="auto" w:sz="4" w:space="0"/>
            </w:tcBorders>
            <w:vAlign w:val="center"/>
          </w:tcPr>
          <w:p w14:paraId="26B373E1">
            <w:pPr>
              <w:pStyle w:val="125"/>
              <w:adjustRightInd w:val="0"/>
              <w:snapToGrid w:val="0"/>
              <w:rPr>
                <w:rFonts w:ascii="Times New Roman" w:hAnsi="Times New Roman"/>
                <w:sz w:val="18"/>
              </w:rPr>
            </w:pPr>
            <w:r>
              <w:rPr>
                <w:rFonts w:ascii="Times New Roman" w:hAnsi="Times New Roman"/>
                <w:sz w:val="18"/>
              </w:rPr>
              <w:t>5</w:t>
            </w:r>
          </w:p>
        </w:tc>
        <w:tc>
          <w:tcPr>
            <w:tcW w:w="1417" w:type="dxa"/>
            <w:tcBorders>
              <w:top w:val="single" w:color="auto" w:sz="4" w:space="0"/>
              <w:left w:val="single" w:color="auto" w:sz="4" w:space="0"/>
              <w:bottom w:val="single" w:color="auto" w:sz="4" w:space="0"/>
              <w:right w:val="single" w:color="auto" w:sz="4" w:space="0"/>
            </w:tcBorders>
            <w:vAlign w:val="center"/>
          </w:tcPr>
          <w:p w14:paraId="74070F8C">
            <w:pPr>
              <w:pStyle w:val="125"/>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-7</w:t>
            </w:r>
          </w:p>
        </w:tc>
        <w:tc>
          <w:tcPr>
            <w:tcW w:w="1801" w:type="dxa"/>
            <w:vMerge w:val="restart"/>
            <w:tcBorders>
              <w:top w:val="single" w:color="auto" w:sz="4" w:space="0"/>
              <w:left w:val="single" w:color="auto" w:sz="4" w:space="0"/>
              <w:right w:val="single" w:color="auto" w:sz="4" w:space="0"/>
            </w:tcBorders>
            <w:vAlign w:val="center"/>
          </w:tcPr>
          <w:p w14:paraId="74678C9C">
            <w:pPr>
              <w:pStyle w:val="125"/>
              <w:adjustRightInd w:val="0"/>
              <w:snapToGrid w:val="0"/>
              <w:rPr>
                <w:rFonts w:ascii="Times New Roman" w:hAnsi="Times New Roman"/>
                <w:sz w:val="18"/>
              </w:rPr>
            </w:pPr>
            <w:r>
              <w:rPr>
                <w:rFonts w:ascii="Times New Roman" w:hAnsi="Times New Roman"/>
                <w:sz w:val="18"/>
              </w:rPr>
              <w:t>1</w:t>
            </w:r>
            <w:r>
              <w:rPr>
                <w:rFonts w:hint="eastAsia" w:ascii="Times New Roman" w:hAnsi="Times New Roman"/>
                <w:sz w:val="18"/>
              </w:rPr>
              <w:t>5</w:t>
            </w:r>
          </w:p>
        </w:tc>
      </w:tr>
      <w:tr w14:paraId="50614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continue"/>
            <w:tcBorders>
              <w:left w:val="single" w:color="auto" w:sz="4" w:space="0"/>
              <w:bottom w:val="single" w:color="auto" w:sz="4" w:space="0"/>
              <w:right w:val="single" w:color="auto" w:sz="4" w:space="0"/>
            </w:tcBorders>
            <w:vAlign w:val="center"/>
          </w:tcPr>
          <w:p w14:paraId="48C1FA23">
            <w:pPr>
              <w:pStyle w:val="125"/>
              <w:adjustRightInd w:val="0"/>
              <w:snapToGrid w:val="0"/>
              <w:rPr>
                <w:rFonts w:ascii="Times New Roman" w:hAnsi="Times New Roman"/>
                <w:sz w:val="18"/>
              </w:rPr>
            </w:pPr>
          </w:p>
        </w:tc>
        <w:tc>
          <w:tcPr>
            <w:tcW w:w="1560" w:type="dxa"/>
            <w:tcBorders>
              <w:top w:val="single" w:color="auto" w:sz="4" w:space="0"/>
              <w:left w:val="single" w:color="auto" w:sz="4" w:space="0"/>
              <w:right w:val="single" w:color="auto" w:sz="4" w:space="0"/>
            </w:tcBorders>
            <w:vAlign w:val="center"/>
          </w:tcPr>
          <w:p w14:paraId="3A60198C">
            <w:pPr>
              <w:pStyle w:val="125"/>
              <w:adjustRightInd w:val="0"/>
              <w:snapToGrid w:val="0"/>
              <w:rPr>
                <w:rFonts w:ascii="Times New Roman" w:hAnsi="Times New Roman"/>
                <w:sz w:val="18"/>
              </w:rPr>
            </w:pPr>
            <w:r>
              <w:rPr>
                <w:rFonts w:ascii="Times New Roman" w:hAnsi="Times New Roman"/>
                <w:sz w:val="18"/>
              </w:rPr>
              <w:t>6</w:t>
            </w:r>
          </w:p>
        </w:tc>
        <w:tc>
          <w:tcPr>
            <w:tcW w:w="1417" w:type="dxa"/>
            <w:tcBorders>
              <w:top w:val="single" w:color="auto" w:sz="4" w:space="0"/>
              <w:left w:val="single" w:color="auto" w:sz="4" w:space="0"/>
              <w:bottom w:val="single" w:color="auto" w:sz="4" w:space="0"/>
              <w:right w:val="single" w:color="auto" w:sz="4" w:space="0"/>
            </w:tcBorders>
            <w:vAlign w:val="center"/>
          </w:tcPr>
          <w:p w14:paraId="1705072F">
            <w:pPr>
              <w:pStyle w:val="125"/>
              <w:adjustRightInd w:val="0"/>
              <w:snapToGrid w:val="0"/>
              <w:rPr>
                <w:rFonts w:ascii="Times New Roman" w:hAnsi="Times New Roman"/>
                <w:sz w:val="18"/>
              </w:rPr>
            </w:pPr>
            <w:r>
              <w:rPr>
                <w:rFonts w:ascii="Times New Roman" w:hAnsi="Times New Roman"/>
                <w:sz w:val="18"/>
              </w:rPr>
              <w:t>0-7</w:t>
            </w:r>
          </w:p>
        </w:tc>
        <w:tc>
          <w:tcPr>
            <w:tcW w:w="1801" w:type="dxa"/>
            <w:vMerge w:val="continue"/>
            <w:tcBorders>
              <w:left w:val="single" w:color="auto" w:sz="4" w:space="0"/>
              <w:bottom w:val="single" w:color="auto" w:sz="4" w:space="0"/>
              <w:right w:val="single" w:color="auto" w:sz="4" w:space="0"/>
            </w:tcBorders>
            <w:vAlign w:val="center"/>
          </w:tcPr>
          <w:p w14:paraId="271E82F9">
            <w:pPr>
              <w:pStyle w:val="125"/>
              <w:adjustRightInd w:val="0"/>
              <w:snapToGrid w:val="0"/>
              <w:rPr>
                <w:rFonts w:ascii="Times New Roman" w:hAnsi="Times New Roman"/>
                <w:sz w:val="18"/>
              </w:rPr>
            </w:pPr>
          </w:p>
        </w:tc>
      </w:tr>
      <w:tr w14:paraId="0D1E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single" w:color="auto" w:sz="4" w:space="0"/>
              <w:right w:val="single" w:color="auto" w:sz="4" w:space="0"/>
            </w:tcBorders>
            <w:vAlign w:val="center"/>
          </w:tcPr>
          <w:p w14:paraId="16EDB28D">
            <w:pPr>
              <w:pStyle w:val="125"/>
              <w:adjustRightInd w:val="0"/>
              <w:snapToGrid w:val="0"/>
              <w:rPr>
                <w:rFonts w:ascii="Times New Roman" w:hAnsi="Times New Roman"/>
                <w:sz w:val="18"/>
              </w:rPr>
            </w:pPr>
            <w:r>
              <w:rPr>
                <w:rFonts w:ascii="Times New Roman" w:hAnsi="Times New Roman"/>
                <w:sz w:val="18"/>
              </w:rPr>
              <w:t>物理块个数</w:t>
            </w:r>
          </w:p>
        </w:tc>
        <w:tc>
          <w:tcPr>
            <w:tcW w:w="1560" w:type="dxa"/>
            <w:vMerge w:val="restart"/>
            <w:tcBorders>
              <w:left w:val="single" w:color="auto" w:sz="4" w:space="0"/>
              <w:right w:val="single" w:color="auto" w:sz="4" w:space="0"/>
            </w:tcBorders>
            <w:vAlign w:val="center"/>
          </w:tcPr>
          <w:p w14:paraId="57902234">
            <w:pPr>
              <w:pStyle w:val="125"/>
              <w:adjustRightInd w:val="0"/>
              <w:snapToGrid w:val="0"/>
              <w:rPr>
                <w:rFonts w:ascii="Times New Roman" w:hAnsi="Times New Roman"/>
                <w:sz w:val="18"/>
              </w:rPr>
            </w:pPr>
            <w:r>
              <w:rPr>
                <w:rFonts w:ascii="Times New Roman" w:hAnsi="Times New Roman"/>
                <w:sz w:val="18"/>
              </w:rPr>
              <w:t>7</w:t>
            </w:r>
          </w:p>
        </w:tc>
        <w:tc>
          <w:tcPr>
            <w:tcW w:w="1417" w:type="dxa"/>
            <w:tcBorders>
              <w:top w:val="single" w:color="auto" w:sz="4" w:space="0"/>
              <w:left w:val="single" w:color="auto" w:sz="4" w:space="0"/>
              <w:bottom w:val="single" w:color="auto" w:sz="4" w:space="0"/>
              <w:right w:val="single" w:color="auto" w:sz="4" w:space="0"/>
            </w:tcBorders>
            <w:vAlign w:val="center"/>
          </w:tcPr>
          <w:p w14:paraId="028F8AB7">
            <w:pPr>
              <w:pStyle w:val="125"/>
              <w:adjustRightInd w:val="0"/>
              <w:snapToGrid w:val="0"/>
              <w:rPr>
                <w:rFonts w:ascii="Times New Roman" w:hAnsi="Times New Roman"/>
                <w:sz w:val="18"/>
              </w:rPr>
            </w:pPr>
            <w:r>
              <w:rPr>
                <w:rFonts w:ascii="Times New Roman" w:hAnsi="Times New Roman"/>
                <w:sz w:val="18"/>
              </w:rPr>
              <w:t>0-3</w:t>
            </w:r>
          </w:p>
        </w:tc>
        <w:tc>
          <w:tcPr>
            <w:tcW w:w="1801" w:type="dxa"/>
            <w:tcBorders>
              <w:top w:val="single" w:color="auto" w:sz="4" w:space="0"/>
              <w:left w:val="single" w:color="auto" w:sz="4" w:space="0"/>
              <w:right w:val="single" w:color="auto" w:sz="4" w:space="0"/>
            </w:tcBorders>
            <w:vAlign w:val="center"/>
          </w:tcPr>
          <w:p w14:paraId="40CA6E6B">
            <w:pPr>
              <w:pStyle w:val="125"/>
              <w:adjustRightInd w:val="0"/>
              <w:snapToGrid w:val="0"/>
              <w:rPr>
                <w:rFonts w:ascii="Times New Roman" w:hAnsi="Times New Roman"/>
                <w:sz w:val="18"/>
              </w:rPr>
            </w:pPr>
            <w:r>
              <w:rPr>
                <w:rFonts w:ascii="Times New Roman" w:hAnsi="Times New Roman"/>
                <w:sz w:val="18"/>
              </w:rPr>
              <w:t>4</w:t>
            </w:r>
          </w:p>
        </w:tc>
      </w:tr>
      <w:tr w14:paraId="32E3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single" w:color="auto" w:sz="4" w:space="0"/>
              <w:right w:val="single" w:color="auto" w:sz="4" w:space="0"/>
            </w:tcBorders>
            <w:vAlign w:val="center"/>
          </w:tcPr>
          <w:p w14:paraId="63AFFEB8">
            <w:pPr>
              <w:pStyle w:val="125"/>
              <w:adjustRightInd w:val="0"/>
              <w:snapToGrid w:val="0"/>
              <w:rPr>
                <w:rFonts w:ascii="Times New Roman" w:hAnsi="Times New Roman"/>
                <w:sz w:val="18"/>
              </w:rPr>
            </w:pPr>
            <w:r>
              <w:rPr>
                <w:rFonts w:ascii="Times New Roman" w:hAnsi="Times New Roman"/>
                <w:sz w:val="18"/>
              </w:rPr>
              <w:t>载波映射表索引</w:t>
            </w:r>
          </w:p>
        </w:tc>
        <w:tc>
          <w:tcPr>
            <w:tcW w:w="1560" w:type="dxa"/>
            <w:vMerge w:val="continue"/>
            <w:tcBorders>
              <w:left w:val="single" w:color="auto" w:sz="4" w:space="0"/>
              <w:bottom w:val="single" w:color="auto" w:sz="4" w:space="0"/>
              <w:right w:val="single" w:color="auto" w:sz="4" w:space="0"/>
            </w:tcBorders>
            <w:vAlign w:val="center"/>
          </w:tcPr>
          <w:p w14:paraId="706841D9">
            <w:pPr>
              <w:pStyle w:val="125"/>
              <w:adjustRightInd w:val="0"/>
              <w:snapToGrid w:val="0"/>
              <w:rPr>
                <w:rFonts w:ascii="Times New Roman" w:hAnsi="Times New Roman"/>
                <w:sz w:val="18"/>
              </w:rPr>
            </w:pPr>
          </w:p>
        </w:tc>
        <w:tc>
          <w:tcPr>
            <w:tcW w:w="1417" w:type="dxa"/>
            <w:tcBorders>
              <w:top w:val="single" w:color="auto" w:sz="4" w:space="0"/>
              <w:left w:val="single" w:color="auto" w:sz="4" w:space="0"/>
              <w:bottom w:val="single" w:color="auto" w:sz="4" w:space="0"/>
              <w:right w:val="single" w:color="auto" w:sz="4" w:space="0"/>
            </w:tcBorders>
            <w:vAlign w:val="center"/>
          </w:tcPr>
          <w:p w14:paraId="75E691FF">
            <w:pPr>
              <w:pStyle w:val="125"/>
              <w:adjustRightInd w:val="0"/>
              <w:snapToGrid w:val="0"/>
              <w:rPr>
                <w:rFonts w:ascii="Times New Roman" w:hAnsi="Times New Roman"/>
                <w:sz w:val="18"/>
              </w:rPr>
            </w:pPr>
            <w:r>
              <w:rPr>
                <w:rFonts w:ascii="Times New Roman" w:hAnsi="Times New Roman"/>
                <w:sz w:val="18"/>
              </w:rPr>
              <w:t>4-7</w:t>
            </w:r>
          </w:p>
        </w:tc>
        <w:tc>
          <w:tcPr>
            <w:tcW w:w="1801" w:type="dxa"/>
            <w:tcBorders>
              <w:top w:val="single" w:color="auto" w:sz="4" w:space="0"/>
              <w:left w:val="single" w:color="auto" w:sz="4" w:space="0"/>
              <w:right w:val="single" w:color="auto" w:sz="4" w:space="0"/>
            </w:tcBorders>
            <w:vAlign w:val="center"/>
          </w:tcPr>
          <w:p w14:paraId="0798D3AA">
            <w:pPr>
              <w:pStyle w:val="125"/>
              <w:adjustRightInd w:val="0"/>
              <w:snapToGrid w:val="0"/>
              <w:rPr>
                <w:rFonts w:ascii="Times New Roman" w:hAnsi="Times New Roman"/>
                <w:sz w:val="18"/>
              </w:rPr>
            </w:pPr>
            <w:r>
              <w:rPr>
                <w:rFonts w:ascii="Times New Roman" w:hAnsi="Times New Roman"/>
                <w:sz w:val="18"/>
              </w:rPr>
              <w:t>4</w:t>
            </w:r>
          </w:p>
        </w:tc>
      </w:tr>
      <w:tr w14:paraId="3EE9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restart"/>
            <w:tcBorders>
              <w:top w:val="single" w:color="auto" w:sz="4" w:space="0"/>
              <w:left w:val="single" w:color="auto" w:sz="4" w:space="0"/>
              <w:right w:val="single" w:color="auto" w:sz="4" w:space="0"/>
            </w:tcBorders>
            <w:vAlign w:val="center"/>
          </w:tcPr>
          <w:p w14:paraId="5A1218BD">
            <w:pPr>
              <w:pStyle w:val="125"/>
              <w:adjustRightInd w:val="0"/>
              <w:snapToGrid w:val="0"/>
              <w:rPr>
                <w:rFonts w:ascii="Times New Roman" w:hAnsi="Times New Roman"/>
                <w:sz w:val="18"/>
              </w:rPr>
            </w:pPr>
            <w:r>
              <w:rPr>
                <w:rFonts w:ascii="Times New Roman" w:hAnsi="Times New Roman"/>
                <w:sz w:val="18"/>
              </w:rPr>
              <w:t>帧长</w:t>
            </w:r>
          </w:p>
        </w:tc>
        <w:tc>
          <w:tcPr>
            <w:tcW w:w="1560" w:type="dxa"/>
            <w:tcBorders>
              <w:left w:val="single" w:color="auto" w:sz="4" w:space="0"/>
              <w:bottom w:val="single" w:color="auto" w:sz="4" w:space="0"/>
              <w:right w:val="single" w:color="auto" w:sz="4" w:space="0"/>
            </w:tcBorders>
            <w:vAlign w:val="center"/>
          </w:tcPr>
          <w:p w14:paraId="4EF5E076">
            <w:pPr>
              <w:pStyle w:val="125"/>
              <w:adjustRightInd w:val="0"/>
              <w:snapToGrid w:val="0"/>
              <w:rPr>
                <w:rFonts w:ascii="Times New Roman" w:hAnsi="Times New Roman"/>
                <w:sz w:val="18"/>
              </w:rPr>
            </w:pPr>
            <w:r>
              <w:rPr>
                <w:rFonts w:ascii="Times New Roman" w:hAnsi="Times New Roman"/>
                <w:sz w:val="18"/>
              </w:rPr>
              <w:t>8</w:t>
            </w:r>
          </w:p>
        </w:tc>
        <w:tc>
          <w:tcPr>
            <w:tcW w:w="1417" w:type="dxa"/>
            <w:tcBorders>
              <w:top w:val="single" w:color="auto" w:sz="4" w:space="0"/>
              <w:left w:val="single" w:color="auto" w:sz="4" w:space="0"/>
              <w:bottom w:val="single" w:color="auto" w:sz="4" w:space="0"/>
              <w:right w:val="single" w:color="auto" w:sz="4" w:space="0"/>
            </w:tcBorders>
            <w:vAlign w:val="center"/>
          </w:tcPr>
          <w:p w14:paraId="3271A927">
            <w:pPr>
              <w:pStyle w:val="125"/>
              <w:adjustRightInd w:val="0"/>
              <w:snapToGrid w:val="0"/>
              <w:rPr>
                <w:rFonts w:ascii="Times New Roman" w:hAnsi="Times New Roman"/>
                <w:sz w:val="18"/>
              </w:rPr>
            </w:pPr>
            <w:r>
              <w:rPr>
                <w:rFonts w:ascii="Times New Roman" w:hAnsi="Times New Roman"/>
                <w:sz w:val="18"/>
              </w:rPr>
              <w:t>0-7</w:t>
            </w:r>
          </w:p>
        </w:tc>
        <w:tc>
          <w:tcPr>
            <w:tcW w:w="1801" w:type="dxa"/>
            <w:vMerge w:val="restart"/>
            <w:tcBorders>
              <w:top w:val="single" w:color="auto" w:sz="4" w:space="0"/>
              <w:left w:val="single" w:color="auto" w:sz="4" w:space="0"/>
              <w:right w:val="single" w:color="auto" w:sz="4" w:space="0"/>
            </w:tcBorders>
            <w:vAlign w:val="center"/>
          </w:tcPr>
          <w:p w14:paraId="297D1473">
            <w:pPr>
              <w:pStyle w:val="125"/>
              <w:adjustRightInd w:val="0"/>
              <w:snapToGrid w:val="0"/>
              <w:rPr>
                <w:rFonts w:ascii="Times New Roman" w:hAnsi="Times New Roman"/>
                <w:sz w:val="18"/>
              </w:rPr>
            </w:pPr>
            <w:r>
              <w:rPr>
                <w:rFonts w:ascii="Times New Roman" w:hAnsi="Times New Roman"/>
                <w:sz w:val="18"/>
              </w:rPr>
              <w:t>12</w:t>
            </w:r>
          </w:p>
        </w:tc>
      </w:tr>
      <w:tr w14:paraId="3E55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continue"/>
            <w:tcBorders>
              <w:left w:val="single" w:color="auto" w:sz="4" w:space="0"/>
              <w:right w:val="single" w:color="auto" w:sz="4" w:space="0"/>
            </w:tcBorders>
            <w:vAlign w:val="center"/>
          </w:tcPr>
          <w:p w14:paraId="439BB272">
            <w:pPr>
              <w:pStyle w:val="125"/>
              <w:adjustRightInd w:val="0"/>
              <w:snapToGrid w:val="0"/>
              <w:rPr>
                <w:rFonts w:ascii="Times New Roman" w:hAnsi="Times New Roman"/>
                <w:sz w:val="18"/>
              </w:rPr>
            </w:pPr>
          </w:p>
        </w:tc>
        <w:tc>
          <w:tcPr>
            <w:tcW w:w="1560" w:type="dxa"/>
            <w:vMerge w:val="restart"/>
            <w:tcBorders>
              <w:left w:val="single" w:color="auto" w:sz="4" w:space="0"/>
              <w:right w:val="single" w:color="auto" w:sz="4" w:space="0"/>
            </w:tcBorders>
            <w:vAlign w:val="center"/>
          </w:tcPr>
          <w:p w14:paraId="0E1E8EDA">
            <w:pPr>
              <w:pStyle w:val="125"/>
              <w:adjustRightInd w:val="0"/>
              <w:snapToGrid w:val="0"/>
              <w:rPr>
                <w:rFonts w:ascii="Times New Roman" w:hAnsi="Times New Roman"/>
                <w:sz w:val="18"/>
              </w:rPr>
            </w:pPr>
            <w:r>
              <w:rPr>
                <w:rFonts w:ascii="Times New Roman" w:hAnsi="Times New Roman"/>
                <w:sz w:val="18"/>
              </w:rPr>
              <w:t>9</w:t>
            </w:r>
          </w:p>
        </w:tc>
        <w:tc>
          <w:tcPr>
            <w:tcW w:w="1417" w:type="dxa"/>
            <w:tcBorders>
              <w:top w:val="single" w:color="auto" w:sz="4" w:space="0"/>
              <w:left w:val="single" w:color="auto" w:sz="4" w:space="0"/>
              <w:right w:val="single" w:color="auto" w:sz="4" w:space="0"/>
            </w:tcBorders>
            <w:vAlign w:val="center"/>
          </w:tcPr>
          <w:p w14:paraId="2364A9A4">
            <w:pPr>
              <w:pStyle w:val="125"/>
              <w:adjustRightInd w:val="0"/>
              <w:snapToGrid w:val="0"/>
              <w:rPr>
                <w:rFonts w:ascii="Times New Roman" w:hAnsi="Times New Roman"/>
                <w:sz w:val="18"/>
              </w:rPr>
            </w:pPr>
            <w:r>
              <w:rPr>
                <w:rFonts w:ascii="Times New Roman" w:hAnsi="Times New Roman"/>
                <w:sz w:val="18"/>
              </w:rPr>
              <w:t>0-3</w:t>
            </w:r>
          </w:p>
        </w:tc>
        <w:tc>
          <w:tcPr>
            <w:tcW w:w="1801" w:type="dxa"/>
            <w:vMerge w:val="continue"/>
            <w:tcBorders>
              <w:left w:val="single" w:color="auto" w:sz="4" w:space="0"/>
              <w:right w:val="single" w:color="auto" w:sz="4" w:space="0"/>
            </w:tcBorders>
            <w:vAlign w:val="center"/>
          </w:tcPr>
          <w:p w14:paraId="082AEC64">
            <w:pPr>
              <w:pStyle w:val="125"/>
              <w:adjustRightInd w:val="0"/>
              <w:snapToGrid w:val="0"/>
              <w:rPr>
                <w:rFonts w:ascii="Times New Roman" w:hAnsi="Times New Roman"/>
                <w:sz w:val="18"/>
              </w:rPr>
            </w:pPr>
          </w:p>
        </w:tc>
      </w:tr>
      <w:tr w14:paraId="1D7A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restart"/>
            <w:tcBorders>
              <w:top w:val="single" w:color="auto" w:sz="4" w:space="0"/>
              <w:left w:val="single" w:color="auto" w:sz="4" w:space="0"/>
              <w:right w:val="single" w:color="auto" w:sz="4" w:space="0"/>
            </w:tcBorders>
            <w:vAlign w:val="center"/>
          </w:tcPr>
          <w:p w14:paraId="5962624C">
            <w:pPr>
              <w:pStyle w:val="125"/>
              <w:adjustRightInd w:val="0"/>
              <w:snapToGrid w:val="0"/>
              <w:rPr>
                <w:rFonts w:ascii="Times New Roman" w:hAnsi="Times New Roman"/>
                <w:sz w:val="18"/>
              </w:rPr>
            </w:pPr>
            <w:r>
              <w:rPr>
                <w:rFonts w:ascii="Times New Roman" w:hAnsi="Times New Roman"/>
                <w:sz w:val="18"/>
              </w:rPr>
              <w:t>保留</w:t>
            </w:r>
          </w:p>
        </w:tc>
        <w:tc>
          <w:tcPr>
            <w:tcW w:w="1560" w:type="dxa"/>
            <w:vMerge w:val="continue"/>
            <w:tcBorders>
              <w:left w:val="single" w:color="auto" w:sz="4" w:space="0"/>
              <w:bottom w:val="single" w:color="auto" w:sz="4" w:space="0"/>
              <w:right w:val="single" w:color="auto" w:sz="4" w:space="0"/>
            </w:tcBorders>
            <w:vAlign w:val="center"/>
          </w:tcPr>
          <w:p w14:paraId="4DAD38DE">
            <w:pPr>
              <w:pStyle w:val="125"/>
              <w:adjustRightInd w:val="0"/>
              <w:snapToGrid w:val="0"/>
              <w:rPr>
                <w:rFonts w:ascii="Times New Roman" w:hAnsi="Times New Roman"/>
                <w:sz w:val="18"/>
              </w:rPr>
            </w:pPr>
          </w:p>
        </w:tc>
        <w:tc>
          <w:tcPr>
            <w:tcW w:w="1417" w:type="dxa"/>
            <w:tcBorders>
              <w:top w:val="single" w:color="auto" w:sz="4" w:space="0"/>
              <w:left w:val="single" w:color="auto" w:sz="4" w:space="0"/>
              <w:bottom w:val="single" w:color="auto" w:sz="4" w:space="0"/>
              <w:right w:val="single" w:color="auto" w:sz="4" w:space="0"/>
            </w:tcBorders>
            <w:vAlign w:val="center"/>
          </w:tcPr>
          <w:p w14:paraId="10F86939">
            <w:pPr>
              <w:pStyle w:val="125"/>
              <w:adjustRightInd w:val="0"/>
              <w:snapToGrid w:val="0"/>
              <w:rPr>
                <w:rFonts w:ascii="Times New Roman" w:hAnsi="Times New Roman"/>
                <w:sz w:val="18"/>
              </w:rPr>
            </w:pPr>
            <w:r>
              <w:rPr>
                <w:rFonts w:ascii="Times New Roman" w:hAnsi="Times New Roman"/>
                <w:sz w:val="18"/>
              </w:rPr>
              <w:t>4-7</w:t>
            </w:r>
          </w:p>
        </w:tc>
        <w:tc>
          <w:tcPr>
            <w:tcW w:w="1801" w:type="dxa"/>
            <w:vMerge w:val="restart"/>
            <w:tcBorders>
              <w:top w:val="single" w:color="auto" w:sz="4" w:space="0"/>
              <w:left w:val="single" w:color="auto" w:sz="4" w:space="0"/>
              <w:bottom w:val="single" w:color="auto" w:sz="4" w:space="0"/>
              <w:right w:val="single" w:color="auto" w:sz="4" w:space="0"/>
            </w:tcBorders>
            <w:vAlign w:val="center"/>
          </w:tcPr>
          <w:p w14:paraId="0B09B1C8">
            <w:pPr>
              <w:pStyle w:val="125"/>
              <w:adjustRightInd w:val="0"/>
              <w:snapToGrid w:val="0"/>
              <w:rPr>
                <w:rFonts w:ascii="Times New Roman" w:hAnsi="Times New Roman"/>
                <w:sz w:val="18"/>
              </w:rPr>
            </w:pPr>
            <w:r>
              <w:rPr>
                <w:rFonts w:ascii="Times New Roman" w:hAnsi="Times New Roman"/>
                <w:sz w:val="18"/>
              </w:rPr>
              <w:t>9</w:t>
            </w:r>
          </w:p>
        </w:tc>
      </w:tr>
      <w:tr w14:paraId="3199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continue"/>
            <w:tcBorders>
              <w:left w:val="single" w:color="auto" w:sz="4" w:space="0"/>
              <w:right w:val="single" w:color="auto" w:sz="4" w:space="0"/>
            </w:tcBorders>
            <w:vAlign w:val="center"/>
          </w:tcPr>
          <w:p w14:paraId="14E47767">
            <w:pPr>
              <w:pStyle w:val="125"/>
              <w:adjustRightInd w:val="0"/>
              <w:snapToGrid w:val="0"/>
              <w:rPr>
                <w:rFonts w:ascii="Times New Roman" w:hAnsi="Times New Roman"/>
                <w:sz w:val="18"/>
              </w:rPr>
            </w:pPr>
          </w:p>
        </w:tc>
        <w:tc>
          <w:tcPr>
            <w:tcW w:w="1560" w:type="dxa"/>
            <w:vMerge w:val="restart"/>
            <w:tcBorders>
              <w:top w:val="single" w:color="auto" w:sz="4" w:space="0"/>
              <w:left w:val="single" w:color="auto" w:sz="4" w:space="0"/>
              <w:right w:val="single" w:color="auto" w:sz="4" w:space="0"/>
            </w:tcBorders>
            <w:vAlign w:val="center"/>
          </w:tcPr>
          <w:p w14:paraId="2F847087">
            <w:pPr>
              <w:pStyle w:val="125"/>
              <w:adjustRightInd w:val="0"/>
              <w:snapToGrid w:val="0"/>
              <w:rPr>
                <w:rFonts w:ascii="Times New Roman" w:hAnsi="Times New Roman"/>
                <w:sz w:val="18"/>
              </w:rPr>
            </w:pPr>
            <w:r>
              <w:rPr>
                <w:rFonts w:ascii="Times New Roman" w:hAnsi="Times New Roman"/>
                <w:sz w:val="18"/>
              </w:rPr>
              <w:t>10</w:t>
            </w:r>
          </w:p>
        </w:tc>
        <w:tc>
          <w:tcPr>
            <w:tcW w:w="1417" w:type="dxa"/>
            <w:tcBorders>
              <w:top w:val="single" w:color="auto" w:sz="4" w:space="0"/>
              <w:left w:val="single" w:color="auto" w:sz="4" w:space="0"/>
              <w:bottom w:val="single" w:color="auto" w:sz="4" w:space="0"/>
              <w:right w:val="single" w:color="auto" w:sz="4" w:space="0"/>
            </w:tcBorders>
            <w:vAlign w:val="center"/>
          </w:tcPr>
          <w:p w14:paraId="7B9D5AD3">
            <w:pPr>
              <w:pStyle w:val="125"/>
              <w:adjustRightInd w:val="0"/>
              <w:snapToGrid w:val="0"/>
              <w:rPr>
                <w:rFonts w:ascii="Times New Roman" w:hAnsi="Times New Roman"/>
                <w:sz w:val="18"/>
              </w:rPr>
            </w:pPr>
            <w:r>
              <w:rPr>
                <w:rFonts w:ascii="Times New Roman" w:hAnsi="Times New Roman"/>
                <w:sz w:val="18"/>
              </w:rPr>
              <w:t>0-4</w:t>
            </w:r>
          </w:p>
        </w:tc>
        <w:tc>
          <w:tcPr>
            <w:tcW w:w="1801" w:type="dxa"/>
            <w:vMerge w:val="continue"/>
            <w:tcBorders>
              <w:top w:val="single" w:color="auto" w:sz="4" w:space="0"/>
              <w:left w:val="single" w:color="auto" w:sz="4" w:space="0"/>
              <w:bottom w:val="single" w:color="auto" w:sz="4" w:space="0"/>
              <w:right w:val="single" w:color="auto" w:sz="4" w:space="0"/>
            </w:tcBorders>
            <w:vAlign w:val="center"/>
          </w:tcPr>
          <w:p w14:paraId="256D8B01">
            <w:pPr>
              <w:pStyle w:val="125"/>
              <w:adjustRightInd w:val="0"/>
              <w:snapToGrid w:val="0"/>
              <w:rPr>
                <w:rFonts w:ascii="Times New Roman" w:hAnsi="Times New Roman"/>
                <w:sz w:val="18"/>
              </w:rPr>
            </w:pPr>
          </w:p>
        </w:tc>
      </w:tr>
      <w:tr w14:paraId="5608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single" w:color="auto" w:sz="4" w:space="0"/>
              <w:bottom w:val="single" w:color="auto" w:sz="4" w:space="0"/>
              <w:right w:val="single" w:color="auto" w:sz="4" w:space="0"/>
            </w:tcBorders>
            <w:vAlign w:val="center"/>
          </w:tcPr>
          <w:p w14:paraId="1B9BF1BF">
            <w:pPr>
              <w:pStyle w:val="125"/>
              <w:adjustRightInd w:val="0"/>
              <w:snapToGrid w:val="0"/>
              <w:rPr>
                <w:rFonts w:ascii="Times New Roman" w:hAnsi="Times New Roman"/>
                <w:sz w:val="18"/>
              </w:rPr>
            </w:pPr>
            <w:r>
              <w:rPr>
                <w:rFonts w:ascii="Times New Roman" w:hAnsi="Times New Roman"/>
                <w:sz w:val="18"/>
              </w:rPr>
              <w:t>TEI过滤标志位</w:t>
            </w:r>
          </w:p>
        </w:tc>
        <w:tc>
          <w:tcPr>
            <w:tcW w:w="1560" w:type="dxa"/>
            <w:vMerge w:val="continue"/>
            <w:tcBorders>
              <w:left w:val="single" w:color="auto" w:sz="4" w:space="0"/>
              <w:right w:val="single" w:color="auto" w:sz="4" w:space="0"/>
            </w:tcBorders>
            <w:vAlign w:val="center"/>
          </w:tcPr>
          <w:p w14:paraId="33AE18DC">
            <w:pPr>
              <w:pStyle w:val="125"/>
              <w:adjustRightInd w:val="0"/>
              <w:snapToGrid w:val="0"/>
              <w:rPr>
                <w:rFonts w:ascii="Times New Roman" w:hAnsi="Times New Roman"/>
                <w:sz w:val="18"/>
              </w:rPr>
            </w:pPr>
          </w:p>
        </w:tc>
        <w:tc>
          <w:tcPr>
            <w:tcW w:w="1417" w:type="dxa"/>
            <w:tcBorders>
              <w:top w:val="single" w:color="auto" w:sz="4" w:space="0"/>
              <w:left w:val="single" w:color="auto" w:sz="4" w:space="0"/>
              <w:bottom w:val="single" w:color="auto" w:sz="4" w:space="0"/>
              <w:right w:val="single" w:color="auto" w:sz="4" w:space="0"/>
            </w:tcBorders>
            <w:vAlign w:val="center"/>
          </w:tcPr>
          <w:p w14:paraId="0ABBACFD">
            <w:pPr>
              <w:pStyle w:val="125"/>
              <w:adjustRightInd w:val="0"/>
              <w:snapToGrid w:val="0"/>
              <w:rPr>
                <w:rFonts w:ascii="Times New Roman" w:hAnsi="Times New Roman"/>
                <w:sz w:val="18"/>
              </w:rPr>
            </w:pPr>
            <w:r>
              <w:rPr>
                <w:rFonts w:ascii="Times New Roman" w:hAnsi="Times New Roman"/>
                <w:sz w:val="18"/>
              </w:rPr>
              <w:t>5</w:t>
            </w:r>
          </w:p>
        </w:tc>
        <w:tc>
          <w:tcPr>
            <w:tcW w:w="1801" w:type="dxa"/>
            <w:tcBorders>
              <w:top w:val="single" w:color="auto" w:sz="4" w:space="0"/>
              <w:left w:val="single" w:color="auto" w:sz="4" w:space="0"/>
              <w:bottom w:val="single" w:color="auto" w:sz="4" w:space="0"/>
              <w:right w:val="single" w:color="auto" w:sz="4" w:space="0"/>
            </w:tcBorders>
            <w:vAlign w:val="center"/>
          </w:tcPr>
          <w:p w14:paraId="0AB0F104">
            <w:pPr>
              <w:pStyle w:val="125"/>
              <w:adjustRightInd w:val="0"/>
              <w:snapToGrid w:val="0"/>
              <w:rPr>
                <w:rFonts w:ascii="Times New Roman" w:hAnsi="Times New Roman"/>
                <w:sz w:val="18"/>
              </w:rPr>
            </w:pPr>
            <w:r>
              <w:rPr>
                <w:rFonts w:ascii="Times New Roman" w:hAnsi="Times New Roman"/>
                <w:sz w:val="18"/>
              </w:rPr>
              <w:t>1</w:t>
            </w:r>
          </w:p>
        </w:tc>
      </w:tr>
      <w:tr w14:paraId="6EA38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top w:val="single" w:color="auto" w:sz="4" w:space="0"/>
              <w:left w:val="single" w:color="auto" w:sz="4" w:space="0"/>
              <w:right w:val="single" w:color="auto" w:sz="4" w:space="0"/>
            </w:tcBorders>
            <w:vAlign w:val="center"/>
          </w:tcPr>
          <w:p w14:paraId="7A968A09">
            <w:pPr>
              <w:pStyle w:val="125"/>
              <w:adjustRightInd w:val="0"/>
              <w:snapToGrid w:val="0"/>
              <w:rPr>
                <w:rFonts w:ascii="Times New Roman" w:hAnsi="Times New Roman"/>
                <w:sz w:val="18"/>
              </w:rPr>
            </w:pPr>
            <w:r>
              <w:rPr>
                <w:rFonts w:ascii="Times New Roman" w:hAnsi="Times New Roman"/>
                <w:sz w:val="18"/>
              </w:rPr>
              <w:t>重传标志位</w:t>
            </w:r>
          </w:p>
        </w:tc>
        <w:tc>
          <w:tcPr>
            <w:tcW w:w="1560" w:type="dxa"/>
            <w:vMerge w:val="continue"/>
            <w:tcBorders>
              <w:left w:val="single" w:color="auto" w:sz="4" w:space="0"/>
              <w:right w:val="single" w:color="auto" w:sz="4" w:space="0"/>
            </w:tcBorders>
            <w:vAlign w:val="center"/>
          </w:tcPr>
          <w:p w14:paraId="2C41BA05">
            <w:pPr>
              <w:pStyle w:val="125"/>
              <w:adjustRightInd w:val="0"/>
              <w:snapToGrid w:val="0"/>
              <w:rPr>
                <w:rFonts w:ascii="Times New Roman" w:hAnsi="Times New Roman"/>
                <w:sz w:val="18"/>
              </w:rPr>
            </w:pPr>
          </w:p>
        </w:tc>
        <w:tc>
          <w:tcPr>
            <w:tcW w:w="1417" w:type="dxa"/>
            <w:tcBorders>
              <w:top w:val="single" w:color="auto" w:sz="4" w:space="0"/>
              <w:left w:val="single" w:color="auto" w:sz="4" w:space="0"/>
              <w:bottom w:val="single" w:color="auto" w:sz="4" w:space="0"/>
              <w:right w:val="single" w:color="auto" w:sz="4" w:space="0"/>
            </w:tcBorders>
            <w:vAlign w:val="center"/>
          </w:tcPr>
          <w:p w14:paraId="7FBE2FCB">
            <w:pPr>
              <w:pStyle w:val="125"/>
              <w:adjustRightInd w:val="0"/>
              <w:snapToGrid w:val="0"/>
              <w:rPr>
                <w:rFonts w:ascii="Times New Roman" w:hAnsi="Times New Roman"/>
                <w:sz w:val="18"/>
              </w:rPr>
            </w:pPr>
            <w:r>
              <w:rPr>
                <w:rFonts w:ascii="Times New Roman" w:hAnsi="Times New Roman"/>
                <w:sz w:val="18"/>
              </w:rPr>
              <w:t>6</w:t>
            </w:r>
          </w:p>
        </w:tc>
        <w:tc>
          <w:tcPr>
            <w:tcW w:w="1801" w:type="dxa"/>
            <w:tcBorders>
              <w:top w:val="single" w:color="auto" w:sz="4" w:space="0"/>
              <w:left w:val="single" w:color="auto" w:sz="4" w:space="0"/>
              <w:right w:val="single" w:color="auto" w:sz="4" w:space="0"/>
            </w:tcBorders>
            <w:vAlign w:val="center"/>
          </w:tcPr>
          <w:p w14:paraId="22928683">
            <w:pPr>
              <w:pStyle w:val="125"/>
              <w:adjustRightInd w:val="0"/>
              <w:snapToGrid w:val="0"/>
              <w:rPr>
                <w:rFonts w:ascii="Times New Roman" w:hAnsi="Times New Roman"/>
                <w:sz w:val="18"/>
              </w:rPr>
            </w:pPr>
            <w:r>
              <w:rPr>
                <w:rFonts w:ascii="Times New Roman" w:hAnsi="Times New Roman"/>
                <w:sz w:val="18"/>
              </w:rPr>
              <w:t>1</w:t>
            </w:r>
          </w:p>
        </w:tc>
      </w:tr>
      <w:tr w14:paraId="30C5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restart"/>
            <w:tcBorders>
              <w:top w:val="single" w:color="auto" w:sz="4" w:space="0"/>
              <w:left w:val="single" w:color="auto" w:sz="4" w:space="0"/>
              <w:right w:val="single" w:color="auto" w:sz="4" w:space="0"/>
            </w:tcBorders>
            <w:vAlign w:val="center"/>
          </w:tcPr>
          <w:p w14:paraId="4AA5AF82">
            <w:pPr>
              <w:pStyle w:val="125"/>
              <w:adjustRightInd w:val="0"/>
              <w:snapToGrid w:val="0"/>
              <w:rPr>
                <w:rFonts w:ascii="Times New Roman" w:hAnsi="Times New Roman"/>
                <w:sz w:val="18"/>
              </w:rPr>
            </w:pPr>
            <w:r>
              <w:rPr>
                <w:rFonts w:ascii="Times New Roman" w:hAnsi="Times New Roman"/>
                <w:sz w:val="18"/>
              </w:rPr>
              <w:t>符号数</w:t>
            </w:r>
          </w:p>
        </w:tc>
        <w:tc>
          <w:tcPr>
            <w:tcW w:w="1560" w:type="dxa"/>
            <w:vMerge w:val="continue"/>
            <w:tcBorders>
              <w:left w:val="single" w:color="auto" w:sz="4" w:space="0"/>
              <w:bottom w:val="single" w:color="auto" w:sz="4" w:space="0"/>
              <w:right w:val="single" w:color="auto" w:sz="4" w:space="0"/>
            </w:tcBorders>
            <w:vAlign w:val="center"/>
          </w:tcPr>
          <w:p w14:paraId="7D0B09A6">
            <w:pPr>
              <w:pStyle w:val="125"/>
              <w:adjustRightInd w:val="0"/>
              <w:snapToGrid w:val="0"/>
              <w:rPr>
                <w:rFonts w:ascii="Times New Roman" w:hAnsi="Times New Roman"/>
                <w:sz w:val="18"/>
              </w:rPr>
            </w:pPr>
          </w:p>
        </w:tc>
        <w:tc>
          <w:tcPr>
            <w:tcW w:w="1417" w:type="dxa"/>
            <w:tcBorders>
              <w:top w:val="single" w:color="auto" w:sz="4" w:space="0"/>
              <w:left w:val="single" w:color="auto" w:sz="4" w:space="0"/>
              <w:bottom w:val="single" w:color="auto" w:sz="4" w:space="0"/>
              <w:right w:val="single" w:color="auto" w:sz="4" w:space="0"/>
            </w:tcBorders>
            <w:vAlign w:val="center"/>
          </w:tcPr>
          <w:p w14:paraId="2B73ABE2">
            <w:pPr>
              <w:pStyle w:val="125"/>
              <w:adjustRightInd w:val="0"/>
              <w:snapToGrid w:val="0"/>
              <w:rPr>
                <w:rFonts w:ascii="Times New Roman" w:hAnsi="Times New Roman"/>
                <w:sz w:val="18"/>
              </w:rPr>
            </w:pPr>
            <w:r>
              <w:rPr>
                <w:rFonts w:ascii="Times New Roman" w:hAnsi="Times New Roman"/>
                <w:sz w:val="18"/>
              </w:rPr>
              <w:t>7</w:t>
            </w:r>
          </w:p>
        </w:tc>
        <w:tc>
          <w:tcPr>
            <w:tcW w:w="1801" w:type="dxa"/>
            <w:vMerge w:val="restart"/>
            <w:tcBorders>
              <w:top w:val="single" w:color="auto" w:sz="4" w:space="0"/>
              <w:left w:val="single" w:color="auto" w:sz="4" w:space="0"/>
              <w:right w:val="single" w:color="auto" w:sz="4" w:space="0"/>
            </w:tcBorders>
            <w:vAlign w:val="center"/>
          </w:tcPr>
          <w:p w14:paraId="5167F217">
            <w:pPr>
              <w:pStyle w:val="125"/>
              <w:adjustRightInd w:val="0"/>
              <w:snapToGrid w:val="0"/>
              <w:rPr>
                <w:rFonts w:ascii="Times New Roman" w:hAnsi="Times New Roman"/>
                <w:sz w:val="18"/>
              </w:rPr>
            </w:pPr>
            <w:r>
              <w:rPr>
                <w:rFonts w:ascii="Times New Roman" w:hAnsi="Times New Roman"/>
                <w:sz w:val="18"/>
              </w:rPr>
              <w:t>9</w:t>
            </w:r>
          </w:p>
        </w:tc>
      </w:tr>
      <w:tr w14:paraId="7AFE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vMerge w:val="continue"/>
            <w:tcBorders>
              <w:left w:val="single" w:color="auto" w:sz="4" w:space="0"/>
              <w:right w:val="single" w:color="auto" w:sz="4" w:space="0"/>
            </w:tcBorders>
            <w:vAlign w:val="center"/>
          </w:tcPr>
          <w:p w14:paraId="102B6757">
            <w:pPr>
              <w:pStyle w:val="125"/>
              <w:adjustRightInd w:val="0"/>
              <w:snapToGrid w:val="0"/>
              <w:rPr>
                <w:rFonts w:ascii="Times New Roman" w:hAnsi="Times New Roman"/>
                <w:sz w:val="18"/>
              </w:rPr>
            </w:pPr>
          </w:p>
        </w:tc>
        <w:tc>
          <w:tcPr>
            <w:tcW w:w="1560" w:type="dxa"/>
            <w:tcBorders>
              <w:left w:val="single" w:color="auto" w:sz="4" w:space="0"/>
              <w:bottom w:val="single" w:color="auto" w:sz="4" w:space="0"/>
              <w:right w:val="single" w:color="auto" w:sz="4" w:space="0"/>
            </w:tcBorders>
            <w:vAlign w:val="center"/>
          </w:tcPr>
          <w:p w14:paraId="7BAA99E3">
            <w:pPr>
              <w:pStyle w:val="125"/>
              <w:adjustRightInd w:val="0"/>
              <w:snapToGrid w:val="0"/>
              <w:rPr>
                <w:rFonts w:ascii="Times New Roman" w:hAnsi="Times New Roman"/>
                <w:sz w:val="18"/>
              </w:rPr>
            </w:pPr>
            <w:r>
              <w:rPr>
                <w:rFonts w:ascii="Times New Roman" w:hAnsi="Times New Roman"/>
                <w:sz w:val="18"/>
              </w:rPr>
              <w:t>11</w:t>
            </w:r>
          </w:p>
        </w:tc>
        <w:tc>
          <w:tcPr>
            <w:tcW w:w="1417" w:type="dxa"/>
            <w:tcBorders>
              <w:top w:val="single" w:color="auto" w:sz="4" w:space="0"/>
              <w:left w:val="single" w:color="auto" w:sz="4" w:space="0"/>
              <w:bottom w:val="single" w:color="auto" w:sz="4" w:space="0"/>
              <w:right w:val="single" w:color="auto" w:sz="4" w:space="0"/>
            </w:tcBorders>
            <w:vAlign w:val="center"/>
          </w:tcPr>
          <w:p w14:paraId="6A4AB956">
            <w:pPr>
              <w:pStyle w:val="125"/>
              <w:adjustRightInd w:val="0"/>
              <w:snapToGrid w:val="0"/>
              <w:rPr>
                <w:rFonts w:ascii="Times New Roman" w:hAnsi="Times New Roman"/>
                <w:sz w:val="18"/>
              </w:rPr>
            </w:pPr>
            <w:r>
              <w:rPr>
                <w:rFonts w:ascii="Times New Roman" w:hAnsi="Times New Roman"/>
                <w:sz w:val="18"/>
              </w:rPr>
              <w:t>0-7</w:t>
            </w:r>
          </w:p>
        </w:tc>
        <w:tc>
          <w:tcPr>
            <w:tcW w:w="1801" w:type="dxa"/>
            <w:vMerge w:val="continue"/>
            <w:tcBorders>
              <w:left w:val="single" w:color="auto" w:sz="4" w:space="0"/>
              <w:right w:val="single" w:color="auto" w:sz="4" w:space="0"/>
            </w:tcBorders>
            <w:vAlign w:val="center"/>
          </w:tcPr>
          <w:p w14:paraId="7EC5E62C">
            <w:pPr>
              <w:pStyle w:val="125"/>
              <w:adjustRightInd w:val="0"/>
              <w:snapToGrid w:val="0"/>
              <w:rPr>
                <w:rFonts w:ascii="Times New Roman" w:hAnsi="Times New Roman"/>
                <w:sz w:val="18"/>
              </w:rPr>
            </w:pPr>
          </w:p>
        </w:tc>
      </w:tr>
      <w:tr w14:paraId="2C24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Borders>
              <w:left w:val="single" w:color="auto" w:sz="4" w:space="0"/>
              <w:right w:val="single" w:color="auto" w:sz="4" w:space="0"/>
            </w:tcBorders>
            <w:vAlign w:val="center"/>
          </w:tcPr>
          <w:p w14:paraId="78DB1EBD">
            <w:pPr>
              <w:pStyle w:val="125"/>
              <w:adjustRightInd w:val="0"/>
              <w:snapToGrid w:val="0"/>
              <w:rPr>
                <w:rFonts w:ascii="Times New Roman" w:hAnsi="Times New Roman"/>
                <w:sz w:val="18"/>
              </w:rPr>
            </w:pPr>
            <w:r>
              <w:rPr>
                <w:rFonts w:ascii="Times New Roman" w:hAnsi="Times New Roman"/>
                <w:sz w:val="18"/>
              </w:rPr>
              <w:t>扩展载波映射表索引</w:t>
            </w:r>
          </w:p>
        </w:tc>
        <w:tc>
          <w:tcPr>
            <w:tcW w:w="1560" w:type="dxa"/>
            <w:tcBorders>
              <w:left w:val="single" w:color="auto" w:sz="4" w:space="0"/>
              <w:right w:val="single" w:color="auto" w:sz="4" w:space="0"/>
            </w:tcBorders>
            <w:vAlign w:val="center"/>
          </w:tcPr>
          <w:p w14:paraId="62C8DA6F">
            <w:pPr>
              <w:pStyle w:val="125"/>
              <w:adjustRightInd w:val="0"/>
              <w:snapToGrid w:val="0"/>
              <w:rPr>
                <w:rFonts w:ascii="Times New Roman" w:hAnsi="Times New Roman"/>
                <w:sz w:val="18"/>
              </w:rPr>
            </w:pPr>
            <w:r>
              <w:rPr>
                <w:rFonts w:ascii="Times New Roman" w:hAnsi="Times New Roman"/>
                <w:sz w:val="18"/>
              </w:rPr>
              <w:t>12</w:t>
            </w:r>
          </w:p>
        </w:tc>
        <w:tc>
          <w:tcPr>
            <w:tcW w:w="1417" w:type="dxa"/>
            <w:tcBorders>
              <w:top w:val="single" w:color="auto" w:sz="4" w:space="0"/>
              <w:left w:val="single" w:color="auto" w:sz="4" w:space="0"/>
              <w:bottom w:val="single" w:color="auto" w:sz="4" w:space="0"/>
              <w:right w:val="single" w:color="auto" w:sz="4" w:space="0"/>
            </w:tcBorders>
            <w:vAlign w:val="center"/>
          </w:tcPr>
          <w:p w14:paraId="193DF3E4">
            <w:pPr>
              <w:pStyle w:val="125"/>
              <w:adjustRightInd w:val="0"/>
              <w:snapToGrid w:val="0"/>
              <w:rPr>
                <w:rFonts w:ascii="Times New Roman" w:hAnsi="Times New Roman"/>
                <w:sz w:val="18"/>
              </w:rPr>
            </w:pPr>
            <w:r>
              <w:rPr>
                <w:rFonts w:ascii="Times New Roman" w:hAnsi="Times New Roman"/>
                <w:sz w:val="18"/>
              </w:rPr>
              <w:t>0-3</w:t>
            </w:r>
          </w:p>
        </w:tc>
        <w:tc>
          <w:tcPr>
            <w:tcW w:w="1801" w:type="dxa"/>
            <w:tcBorders>
              <w:left w:val="single" w:color="auto" w:sz="4" w:space="0"/>
              <w:right w:val="single" w:color="auto" w:sz="4" w:space="0"/>
            </w:tcBorders>
            <w:vAlign w:val="center"/>
          </w:tcPr>
          <w:p w14:paraId="56FA5BEF">
            <w:pPr>
              <w:pStyle w:val="125"/>
              <w:adjustRightInd w:val="0"/>
              <w:snapToGrid w:val="0"/>
              <w:rPr>
                <w:rFonts w:ascii="Times New Roman" w:hAnsi="Times New Roman"/>
                <w:sz w:val="18"/>
              </w:rPr>
            </w:pPr>
            <w:r>
              <w:rPr>
                <w:rFonts w:ascii="Times New Roman" w:hAnsi="Times New Roman"/>
                <w:sz w:val="18"/>
              </w:rPr>
              <w:t>4</w:t>
            </w:r>
          </w:p>
        </w:tc>
      </w:tr>
    </w:tbl>
    <w:p w14:paraId="67628CB6">
      <w:pPr>
        <w:pStyle w:val="50"/>
      </w:pPr>
    </w:p>
    <w:p w14:paraId="43043D76">
      <w:pPr>
        <w:pStyle w:val="88"/>
      </w:pPr>
      <w:r>
        <w:t>源TEI</w:t>
      </w:r>
    </w:p>
    <w:p w14:paraId="3836D98F">
      <w:pPr>
        <w:pStyle w:val="50"/>
      </w:pPr>
      <w:r>
        <w:t>表示发送SOF帧的源设备站点的TEI。</w:t>
      </w:r>
    </w:p>
    <w:p w14:paraId="5772C160">
      <w:pPr>
        <w:pStyle w:val="88"/>
      </w:pPr>
      <w:r>
        <w:t>目的TEI</w:t>
      </w:r>
    </w:p>
    <w:p w14:paraId="446B8CAF">
      <w:pPr>
        <w:pStyle w:val="50"/>
      </w:pPr>
      <w:r>
        <w:t>表示SOF帧的目的设备站点的TEI。</w:t>
      </w:r>
    </w:p>
    <w:p w14:paraId="3BF2553C">
      <w:pPr>
        <w:pStyle w:val="50"/>
      </w:pPr>
      <w:r>
        <w:t>SOF帧的目的设备在接收到SOF帧后，如果发现目的TEI是本站点的TEI，则需要对SOF帧进行应答，发送选择确认帧给SOF帧的发送设备。</w:t>
      </w:r>
    </w:p>
    <w:p w14:paraId="0B66D33A">
      <w:pPr>
        <w:pStyle w:val="88"/>
      </w:pPr>
      <w:r>
        <w:t>链路标识符</w:t>
      </w:r>
    </w:p>
    <w:p w14:paraId="31B3ECF6">
      <w:pPr>
        <w:pStyle w:val="50"/>
      </w:pPr>
      <w:r>
        <w:t>表示不同的优先级或者不同的业务分类。详细见</w:t>
      </w:r>
      <w:r>
        <w:fldChar w:fldCharType="begin"/>
      </w:r>
      <w:r>
        <w:instrText xml:space="preserve"> REF _Ref74816675 \r \h  \* MERGEFORMAT </w:instrText>
      </w:r>
      <w:r>
        <w:fldChar w:fldCharType="separate"/>
      </w:r>
      <w:r>
        <w:rPr>
          <w:rFonts w:hint="eastAsia"/>
        </w:rPr>
        <w:t>5.2.8.5　</w:t>
      </w:r>
      <w:r>
        <w:fldChar w:fldCharType="end"/>
      </w:r>
      <w:r>
        <w:rPr>
          <w:rFonts w:hint="eastAsia"/>
        </w:rPr>
        <w:t>　优先级。</w:t>
      </w:r>
    </w:p>
    <w:p w14:paraId="33BAB96F">
      <w:pPr>
        <w:pStyle w:val="88"/>
      </w:pPr>
      <w:r>
        <w:rPr>
          <w:rFonts w:hint="eastAsia"/>
        </w:rPr>
        <w:t>短网络标识高位</w:t>
      </w:r>
    </w:p>
    <w:p w14:paraId="60D806F8">
      <w:pPr>
        <w:pStyle w:val="50"/>
        <w:rPr>
          <w:rFonts w:ascii="黑体" w:hAnsi="黑体" w:eastAsia="黑体" w:cs="黑体"/>
        </w:rPr>
      </w:pPr>
      <w:r>
        <w:rPr>
          <w:rFonts w:hint="eastAsia"/>
        </w:rPr>
        <w:t>与M</w:t>
      </w:r>
      <w:r>
        <w:t>PDU帧控制固定字段的</w:t>
      </w:r>
      <w:r>
        <w:rPr>
          <w:rFonts w:hint="eastAsia"/>
        </w:rPr>
        <w:t>短网络标识低位共同构成5bit的短网络标识。</w:t>
      </w:r>
    </w:p>
    <w:p w14:paraId="2AF6339B">
      <w:pPr>
        <w:pStyle w:val="88"/>
      </w:pPr>
      <w:r>
        <w:t>物理块个数</w:t>
      </w:r>
    </w:p>
    <w:p w14:paraId="73745D06">
      <w:pPr>
        <w:pStyle w:val="50"/>
      </w:pPr>
      <w:r>
        <w:t>表示SOF帧的帧载荷中携带的物理块数量。</w:t>
      </w:r>
    </w:p>
    <w:p w14:paraId="758272EB">
      <w:pPr>
        <w:pStyle w:val="50"/>
      </w:pPr>
      <w:r>
        <w:t>物理块的大小可以是136字节或者是520字节。SOF帧缺省只支持一个136字节和一个520字节的物理块；可扩展支持4个520字节的物理块的传输。</w:t>
      </w:r>
    </w:p>
    <w:p w14:paraId="5A2428C7">
      <w:pPr>
        <w:pStyle w:val="88"/>
      </w:pPr>
      <w:r>
        <w:t>载波映射表索引</w:t>
      </w:r>
    </w:p>
    <w:p w14:paraId="509D5CAE">
      <w:pPr>
        <w:pStyle w:val="50"/>
      </w:pPr>
      <w:r>
        <w:t>载波映射表索引是一个4比特字段。该字段表示SOF帧的帧载荷调制使用的载波映射表索引。同时，载波映射表索引也指示了SOF帧的物理传输块大小。不同载波映射表索引可支持的物理块数量不同。载波映射表索引的取值和所代表的含义</w:t>
      </w:r>
      <w:r>
        <w:rPr>
          <w:rFonts w:hint="eastAsia"/>
        </w:rPr>
        <w:t>参照《低压电力线宽带载波通信规约 第4部分：物理层通信协议》 5.</w:t>
      </w:r>
      <w:r>
        <w:t>5.4</w:t>
      </w:r>
      <w:r>
        <w:rPr>
          <w:rFonts w:hint="eastAsia"/>
        </w:rPr>
        <w:t>　载荷数据ROBO交织</w:t>
      </w:r>
      <w:r>
        <w:t>。</w:t>
      </w:r>
    </w:p>
    <w:p w14:paraId="6BC1E7C3">
      <w:pPr>
        <w:pStyle w:val="88"/>
      </w:pPr>
      <w:r>
        <w:t>帧长</w:t>
      </w:r>
    </w:p>
    <w:p w14:paraId="05AF4E54">
      <w:pPr>
        <w:pStyle w:val="50"/>
      </w:pPr>
      <w:r>
        <w:t>指示SOF帧的传送过程以及帧间隔等所要占用的信道的时长，单位，10微秒。</w:t>
      </w:r>
    </w:p>
    <w:p w14:paraId="1B16431C">
      <w:pPr>
        <w:pStyle w:val="50"/>
      </w:pPr>
      <w:r>
        <w:t>帧长的主要场景有以下</w:t>
      </w:r>
      <w:r>
        <w:rPr>
          <w:rFonts w:hint="eastAsia"/>
        </w:rPr>
        <w:t>两</w:t>
      </w:r>
      <w:r>
        <w:t>种：</w:t>
      </w:r>
    </w:p>
    <w:p w14:paraId="0B8F8B71">
      <w:pPr>
        <w:pStyle w:val="50"/>
        <w:numPr>
          <w:ilvl w:val="0"/>
          <w:numId w:val="20"/>
        </w:numPr>
        <w:ind w:firstLineChars="0"/>
      </w:pPr>
      <w:r>
        <w:t>SOF帧单帧传输、不需要选择确认的场景</w:t>
      </w:r>
      <w:r>
        <w:rPr>
          <w:rFonts w:hint="eastAsia"/>
        </w:rPr>
        <w:t>。</w:t>
      </w:r>
    </w:p>
    <w:p w14:paraId="1348A6AA">
      <w:pPr>
        <w:pStyle w:val="50"/>
      </w:pPr>
      <w:r>
        <w:t>帧长包括SOF帧的帧载荷传输时间和竞争帧间隔时间，定义如</w:t>
      </w:r>
      <w:r>
        <w:fldChar w:fldCharType="begin"/>
      </w:r>
      <w:r>
        <w:instrText xml:space="preserve"> REF _Ref31938 \h  \* MERGEFORMAT </w:instrText>
      </w:r>
      <w:r>
        <w:fldChar w:fldCharType="separate"/>
      </w:r>
      <w:r>
        <w:t>图 7</w:t>
      </w:r>
      <w:r>
        <w:fldChar w:fldCharType="end"/>
      </w:r>
      <w:r>
        <w:t>所示。</w:t>
      </w:r>
    </w:p>
    <w:p w14:paraId="3F4634DA">
      <w:pPr>
        <w:pStyle w:val="50"/>
      </w:pPr>
    </w:p>
    <w:p w14:paraId="3F5DC56E">
      <w:pPr>
        <w:pStyle w:val="129"/>
      </w:pPr>
      <w:r>
        <w:pict>
          <v:shape id="_x0000_i1031" o:spt="75" type="#_x0000_t75" style="height:92.25pt;width:461.25pt;" filled="f" o:preferrelative="t" stroked="f" coordsize="21600,21600">
            <v:path/>
            <v:fill on="f" focussize="0,0"/>
            <v:stroke on="f" joinstyle="miter"/>
            <v:imagedata r:id="rId23" o:title=""/>
            <o:lock v:ext="edit" aspectratio="t"/>
            <w10:wrap type="none"/>
            <w10:anchorlock/>
          </v:shape>
        </w:pict>
      </w:r>
    </w:p>
    <w:p w14:paraId="0355E087">
      <w:pPr>
        <w:pStyle w:val="10"/>
      </w:pPr>
      <w:bookmarkStart w:id="518" w:name="_Ref31938"/>
      <w:r>
        <w:t xml:space="preserve">图 </w:t>
      </w:r>
      <w:r>
        <w:fldChar w:fldCharType="begin"/>
      </w:r>
      <w:r>
        <w:instrText xml:space="preserve"> SEQ 图 \* ARABIC </w:instrText>
      </w:r>
      <w:r>
        <w:fldChar w:fldCharType="separate"/>
      </w:r>
      <w:r>
        <w:t>7</w:t>
      </w:r>
      <w:r>
        <w:fldChar w:fldCharType="end"/>
      </w:r>
      <w:bookmarkEnd w:id="518"/>
      <w:r>
        <w:t xml:space="preserve"> 无选择确认的单帧传输</w:t>
      </w:r>
    </w:p>
    <w:p w14:paraId="08BA273D">
      <w:pPr>
        <w:pStyle w:val="50"/>
        <w:numPr>
          <w:ilvl w:val="0"/>
          <w:numId w:val="20"/>
        </w:numPr>
        <w:ind w:firstLineChars="0"/>
      </w:pPr>
      <w:r>
        <w:t>SOF帧单帧传输、且需要选择确认的场景</w:t>
      </w:r>
    </w:p>
    <w:p w14:paraId="2A348ADF">
      <w:pPr>
        <w:pStyle w:val="50"/>
      </w:pPr>
      <w:r>
        <w:t>帧长包括SOF帧的帧载荷传输时间、应答帧帧间隔时间、选择确认传输时间以及竞争帧间隔时间，定义如</w:t>
      </w:r>
      <w:r>
        <w:fldChar w:fldCharType="begin"/>
      </w:r>
      <w:r>
        <w:instrText xml:space="preserve"> REF _Ref32007 \h  \* MERGEFORMAT </w:instrText>
      </w:r>
      <w:r>
        <w:fldChar w:fldCharType="separate"/>
      </w:r>
      <w:r>
        <w:t>图 8</w:t>
      </w:r>
      <w:r>
        <w:fldChar w:fldCharType="end"/>
      </w:r>
      <w:r>
        <w:t>所示。</w:t>
      </w:r>
    </w:p>
    <w:p w14:paraId="3D73DD37">
      <w:pPr>
        <w:pStyle w:val="50"/>
      </w:pPr>
    </w:p>
    <w:p w14:paraId="53E7E214">
      <w:pPr>
        <w:pStyle w:val="129"/>
      </w:pPr>
      <w:r>
        <w:pict>
          <v:shape id="_x0000_i1032" o:spt="75" type="#_x0000_t75" style="height:92.25pt;width:454.5pt;" filled="f" o:preferrelative="t" stroked="f" coordsize="21600,21600">
            <v:path/>
            <v:fill on="f" focussize="0,0"/>
            <v:stroke on="f" joinstyle="miter"/>
            <v:imagedata r:id="rId24" o:title=""/>
            <o:lock v:ext="edit" aspectratio="t"/>
            <w10:wrap type="none"/>
            <w10:anchorlock/>
          </v:shape>
        </w:pict>
      </w:r>
    </w:p>
    <w:p w14:paraId="11E6F5B8">
      <w:pPr>
        <w:pStyle w:val="10"/>
      </w:pPr>
      <w:bookmarkStart w:id="519" w:name="_Ref32007"/>
      <w:r>
        <w:t xml:space="preserve">图 </w:t>
      </w:r>
      <w:r>
        <w:fldChar w:fldCharType="begin"/>
      </w:r>
      <w:r>
        <w:instrText xml:space="preserve"> SEQ 图 \* ARABIC </w:instrText>
      </w:r>
      <w:r>
        <w:fldChar w:fldCharType="separate"/>
      </w:r>
      <w:r>
        <w:t>8</w:t>
      </w:r>
      <w:r>
        <w:fldChar w:fldCharType="end"/>
      </w:r>
      <w:bookmarkEnd w:id="519"/>
      <w:r>
        <w:t xml:space="preserve"> 带选择确认的单帧传输</w:t>
      </w:r>
    </w:p>
    <w:p w14:paraId="08FFFB6D">
      <w:pPr>
        <w:pStyle w:val="88"/>
      </w:pPr>
      <w:r>
        <w:t>TEI过滤标志位</w:t>
      </w:r>
    </w:p>
    <w:p w14:paraId="5434D67A">
      <w:pPr>
        <w:pStyle w:val="50"/>
      </w:pPr>
      <w:r>
        <w:t>表示</w:t>
      </w:r>
      <w:r>
        <w:rPr>
          <w:rFonts w:hint="eastAsia"/>
        </w:rPr>
        <w:t>物理层是否过滤</w:t>
      </w:r>
      <w:r>
        <w:t>该SOF帧，含义如</w:t>
      </w:r>
      <w:r>
        <w:fldChar w:fldCharType="begin"/>
      </w:r>
      <w:r>
        <w:instrText xml:space="preserve"> REF _Ref32082 \h  \* MERGEFORMAT </w:instrText>
      </w:r>
      <w:r>
        <w:fldChar w:fldCharType="separate"/>
      </w:r>
      <w:r>
        <w:t>表 21</w:t>
      </w:r>
      <w:r>
        <w:fldChar w:fldCharType="end"/>
      </w:r>
      <w:r>
        <w:t>所示。</w:t>
      </w:r>
    </w:p>
    <w:p w14:paraId="6C5A2B49">
      <w:pPr>
        <w:pStyle w:val="10"/>
      </w:pPr>
      <w:bookmarkStart w:id="520" w:name="_Ref32082"/>
      <w:r>
        <w:t xml:space="preserve">表 </w:t>
      </w:r>
      <w:r>
        <w:fldChar w:fldCharType="begin"/>
      </w:r>
      <w:r>
        <w:instrText xml:space="preserve"> SEQ 表 \* ARABIC </w:instrText>
      </w:r>
      <w:r>
        <w:fldChar w:fldCharType="separate"/>
      </w:r>
      <w:r>
        <w:t>21</w:t>
      </w:r>
      <w:r>
        <w:fldChar w:fldCharType="end"/>
      </w:r>
      <w:bookmarkEnd w:id="520"/>
      <w:r>
        <w:t xml:space="preserve"> TEI过滤标志位</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5"/>
        <w:gridCol w:w="5677"/>
      </w:tblGrid>
      <w:tr w14:paraId="7267F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5" w:type="dxa"/>
            <w:vAlign w:val="center"/>
          </w:tcPr>
          <w:p w14:paraId="05E8355C">
            <w:pPr>
              <w:pStyle w:val="125"/>
              <w:adjustRightInd w:val="0"/>
              <w:snapToGrid w:val="0"/>
              <w:ind w:firstLine="360"/>
              <w:rPr>
                <w:rFonts w:ascii="Times New Roman" w:hAnsi="Times New Roman"/>
                <w:sz w:val="18"/>
              </w:rPr>
            </w:pPr>
            <w:r>
              <w:rPr>
                <w:rFonts w:ascii="Times New Roman" w:hAnsi="Times New Roman"/>
                <w:sz w:val="18"/>
              </w:rPr>
              <w:t>值</w:t>
            </w:r>
          </w:p>
        </w:tc>
        <w:tc>
          <w:tcPr>
            <w:tcW w:w="5677" w:type="dxa"/>
            <w:vAlign w:val="center"/>
          </w:tcPr>
          <w:p w14:paraId="284514A7">
            <w:pPr>
              <w:pStyle w:val="125"/>
              <w:adjustRightInd w:val="0"/>
              <w:snapToGrid w:val="0"/>
              <w:ind w:firstLine="360"/>
              <w:rPr>
                <w:rFonts w:ascii="Times New Roman" w:hAnsi="Times New Roman"/>
                <w:sz w:val="18"/>
              </w:rPr>
            </w:pPr>
            <w:r>
              <w:rPr>
                <w:rFonts w:ascii="Times New Roman" w:hAnsi="Times New Roman"/>
                <w:sz w:val="18"/>
              </w:rPr>
              <w:t>说明</w:t>
            </w:r>
          </w:p>
        </w:tc>
      </w:tr>
      <w:tr w14:paraId="216FE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5" w:type="dxa"/>
            <w:vAlign w:val="center"/>
          </w:tcPr>
          <w:p w14:paraId="7FB89B2B">
            <w:pPr>
              <w:pStyle w:val="125"/>
              <w:adjustRightInd w:val="0"/>
              <w:snapToGrid w:val="0"/>
              <w:ind w:firstLine="360"/>
              <w:rPr>
                <w:rFonts w:ascii="Times New Roman" w:hAnsi="Times New Roman"/>
                <w:sz w:val="18"/>
              </w:rPr>
            </w:pPr>
            <w:r>
              <w:rPr>
                <w:rFonts w:ascii="Times New Roman" w:hAnsi="Times New Roman"/>
                <w:sz w:val="18"/>
              </w:rPr>
              <w:t>0b0</w:t>
            </w:r>
          </w:p>
        </w:tc>
        <w:tc>
          <w:tcPr>
            <w:tcW w:w="5677" w:type="dxa"/>
            <w:vAlign w:val="center"/>
          </w:tcPr>
          <w:p w14:paraId="07409CCB">
            <w:pPr>
              <w:pStyle w:val="125"/>
              <w:adjustRightInd w:val="0"/>
              <w:snapToGrid w:val="0"/>
              <w:ind w:firstLine="360"/>
              <w:rPr>
                <w:rFonts w:ascii="Times New Roman" w:hAnsi="Times New Roman"/>
                <w:sz w:val="18"/>
              </w:rPr>
            </w:pPr>
            <w:r>
              <w:rPr>
                <w:rFonts w:ascii="Times New Roman" w:hAnsi="Times New Roman"/>
                <w:sz w:val="18"/>
              </w:rPr>
              <w:t>物理层检查报文TEI，丢弃目的TEI不是自己的报文</w:t>
            </w:r>
          </w:p>
        </w:tc>
      </w:tr>
      <w:tr w14:paraId="41E28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5" w:type="dxa"/>
            <w:vAlign w:val="center"/>
          </w:tcPr>
          <w:p w14:paraId="2591BFF3">
            <w:pPr>
              <w:pStyle w:val="125"/>
              <w:adjustRightInd w:val="0"/>
              <w:snapToGrid w:val="0"/>
              <w:ind w:firstLine="360"/>
              <w:rPr>
                <w:rFonts w:ascii="Times New Roman" w:hAnsi="Times New Roman"/>
                <w:sz w:val="18"/>
              </w:rPr>
            </w:pPr>
            <w:r>
              <w:rPr>
                <w:rFonts w:ascii="Times New Roman" w:hAnsi="Times New Roman"/>
                <w:sz w:val="18"/>
              </w:rPr>
              <w:t>0b1</w:t>
            </w:r>
          </w:p>
        </w:tc>
        <w:tc>
          <w:tcPr>
            <w:tcW w:w="5677" w:type="dxa"/>
            <w:vAlign w:val="center"/>
          </w:tcPr>
          <w:p w14:paraId="1028D4BF">
            <w:pPr>
              <w:pStyle w:val="125"/>
              <w:adjustRightInd w:val="0"/>
              <w:snapToGrid w:val="0"/>
              <w:ind w:firstLine="360"/>
              <w:rPr>
                <w:rFonts w:ascii="Times New Roman" w:hAnsi="Times New Roman"/>
                <w:sz w:val="18"/>
              </w:rPr>
            </w:pPr>
            <w:r>
              <w:rPr>
                <w:rFonts w:ascii="Times New Roman" w:hAnsi="Times New Roman"/>
                <w:sz w:val="18"/>
              </w:rPr>
              <w:t>物理层不检查报文TEI，将报文交给数据链路层处理</w:t>
            </w:r>
          </w:p>
        </w:tc>
      </w:tr>
    </w:tbl>
    <w:p w14:paraId="0CF99E72">
      <w:pPr>
        <w:pStyle w:val="50"/>
      </w:pPr>
    </w:p>
    <w:p w14:paraId="1AA8AF55">
      <w:pPr>
        <w:pStyle w:val="50"/>
      </w:pPr>
      <w:r>
        <w:t>本规约的TEI过滤标志位取值固定为1。</w:t>
      </w:r>
    </w:p>
    <w:p w14:paraId="0E5B2688">
      <w:pPr>
        <w:pStyle w:val="88"/>
      </w:pPr>
      <w:r>
        <w:t>重传标志位</w:t>
      </w:r>
    </w:p>
    <w:p w14:paraId="124FD1D8">
      <w:pPr>
        <w:pStyle w:val="50"/>
      </w:pPr>
      <w:r>
        <w:t>表示该SOF帧是否为重传报文，含义如</w:t>
      </w:r>
      <w:r>
        <w:fldChar w:fldCharType="begin"/>
      </w:r>
      <w:r>
        <w:instrText xml:space="preserve"> REF _Ref32131 \h  \* MERGEFORMAT </w:instrText>
      </w:r>
      <w:r>
        <w:fldChar w:fldCharType="separate"/>
      </w:r>
      <w:r>
        <w:t>表 22</w:t>
      </w:r>
      <w:r>
        <w:fldChar w:fldCharType="end"/>
      </w:r>
      <w:r>
        <w:t>所示。</w:t>
      </w:r>
    </w:p>
    <w:p w14:paraId="77D90C73">
      <w:pPr>
        <w:pStyle w:val="10"/>
      </w:pPr>
      <w:bookmarkStart w:id="521" w:name="_Ref32131"/>
      <w:r>
        <w:t xml:space="preserve">表 </w:t>
      </w:r>
      <w:r>
        <w:fldChar w:fldCharType="begin"/>
      </w:r>
      <w:r>
        <w:instrText xml:space="preserve"> SEQ 表 \* ARABIC </w:instrText>
      </w:r>
      <w:r>
        <w:fldChar w:fldCharType="separate"/>
      </w:r>
      <w:r>
        <w:t>22</w:t>
      </w:r>
      <w:r>
        <w:fldChar w:fldCharType="end"/>
      </w:r>
      <w:bookmarkEnd w:id="521"/>
      <w:r>
        <w:t xml:space="preserve"> 重传标志位</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4"/>
        <w:gridCol w:w="5678"/>
      </w:tblGrid>
      <w:tr w14:paraId="388F8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4" w:type="dxa"/>
            <w:vAlign w:val="center"/>
          </w:tcPr>
          <w:p w14:paraId="10369317">
            <w:pPr>
              <w:pStyle w:val="125"/>
              <w:adjustRightInd w:val="0"/>
              <w:snapToGrid w:val="0"/>
              <w:rPr>
                <w:rFonts w:ascii="Times New Roman" w:hAnsi="Times New Roman"/>
                <w:sz w:val="18"/>
              </w:rPr>
            </w:pPr>
            <w:r>
              <w:rPr>
                <w:rFonts w:ascii="Times New Roman" w:hAnsi="Times New Roman"/>
                <w:sz w:val="18"/>
              </w:rPr>
              <w:t>值</w:t>
            </w:r>
          </w:p>
        </w:tc>
        <w:tc>
          <w:tcPr>
            <w:tcW w:w="5678" w:type="dxa"/>
            <w:vAlign w:val="center"/>
          </w:tcPr>
          <w:p w14:paraId="3A870452">
            <w:pPr>
              <w:pStyle w:val="125"/>
              <w:adjustRightInd w:val="0"/>
              <w:snapToGrid w:val="0"/>
              <w:rPr>
                <w:rFonts w:ascii="Times New Roman" w:hAnsi="Times New Roman"/>
                <w:sz w:val="18"/>
              </w:rPr>
            </w:pPr>
            <w:r>
              <w:rPr>
                <w:rFonts w:ascii="Times New Roman" w:hAnsi="Times New Roman"/>
                <w:sz w:val="18"/>
              </w:rPr>
              <w:t>说明</w:t>
            </w:r>
          </w:p>
        </w:tc>
      </w:tr>
      <w:tr w14:paraId="29C42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4" w:type="dxa"/>
            <w:vAlign w:val="center"/>
          </w:tcPr>
          <w:p w14:paraId="73587173">
            <w:pPr>
              <w:pStyle w:val="125"/>
              <w:adjustRightInd w:val="0"/>
              <w:snapToGrid w:val="0"/>
              <w:rPr>
                <w:rFonts w:ascii="Times New Roman" w:hAnsi="Times New Roman"/>
                <w:sz w:val="18"/>
              </w:rPr>
            </w:pPr>
            <w:r>
              <w:rPr>
                <w:rFonts w:ascii="Times New Roman" w:hAnsi="Times New Roman"/>
                <w:sz w:val="18"/>
              </w:rPr>
              <w:t>0b0</w:t>
            </w:r>
          </w:p>
        </w:tc>
        <w:tc>
          <w:tcPr>
            <w:tcW w:w="5678" w:type="dxa"/>
            <w:vAlign w:val="center"/>
          </w:tcPr>
          <w:p w14:paraId="41F8856C">
            <w:pPr>
              <w:pStyle w:val="125"/>
              <w:adjustRightInd w:val="0"/>
              <w:snapToGrid w:val="0"/>
              <w:rPr>
                <w:rFonts w:ascii="Times New Roman" w:hAnsi="Times New Roman"/>
                <w:sz w:val="18"/>
              </w:rPr>
            </w:pPr>
            <w:r>
              <w:rPr>
                <w:rFonts w:ascii="Times New Roman" w:hAnsi="Times New Roman"/>
                <w:sz w:val="18"/>
              </w:rPr>
              <w:t>非重传报文</w:t>
            </w:r>
          </w:p>
        </w:tc>
      </w:tr>
      <w:tr w14:paraId="57409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4" w:type="dxa"/>
            <w:vAlign w:val="center"/>
          </w:tcPr>
          <w:p w14:paraId="6DD1CBBE">
            <w:pPr>
              <w:pStyle w:val="125"/>
              <w:adjustRightInd w:val="0"/>
              <w:snapToGrid w:val="0"/>
              <w:rPr>
                <w:rFonts w:ascii="Times New Roman" w:hAnsi="Times New Roman"/>
                <w:sz w:val="18"/>
              </w:rPr>
            </w:pPr>
            <w:r>
              <w:rPr>
                <w:rFonts w:ascii="Times New Roman" w:hAnsi="Times New Roman"/>
                <w:sz w:val="18"/>
              </w:rPr>
              <w:t>0b1</w:t>
            </w:r>
          </w:p>
        </w:tc>
        <w:tc>
          <w:tcPr>
            <w:tcW w:w="5678" w:type="dxa"/>
            <w:vAlign w:val="center"/>
          </w:tcPr>
          <w:p w14:paraId="5B4AD129">
            <w:pPr>
              <w:pStyle w:val="125"/>
              <w:adjustRightInd w:val="0"/>
              <w:snapToGrid w:val="0"/>
              <w:rPr>
                <w:rFonts w:ascii="Times New Roman" w:hAnsi="Times New Roman"/>
                <w:sz w:val="18"/>
              </w:rPr>
            </w:pPr>
            <w:r>
              <w:rPr>
                <w:rFonts w:ascii="Times New Roman" w:hAnsi="Times New Roman"/>
                <w:sz w:val="18"/>
              </w:rPr>
              <w:t>重传报文</w:t>
            </w:r>
          </w:p>
        </w:tc>
      </w:tr>
    </w:tbl>
    <w:p w14:paraId="58EFF0DC">
      <w:pPr>
        <w:pStyle w:val="88"/>
      </w:pPr>
      <w:r>
        <w:t>符号数</w:t>
      </w:r>
    </w:p>
    <w:p w14:paraId="66DB00D2">
      <w:pPr>
        <w:pStyle w:val="50"/>
      </w:pPr>
      <w:r>
        <w:t>表示在SOF帧的载荷部分包含的OFDM符号个数。</w:t>
      </w:r>
    </w:p>
    <w:p w14:paraId="446D77DD">
      <w:pPr>
        <w:pStyle w:val="88"/>
      </w:pPr>
      <w:r>
        <w:t>扩展载波映射表索引</w:t>
      </w:r>
    </w:p>
    <w:p w14:paraId="232614B0">
      <w:pPr>
        <w:pStyle w:val="50"/>
        <w:rPr>
          <w:color w:val="EE0000"/>
          <w:lang w:val="zh-CN"/>
        </w:rPr>
      </w:pPr>
      <w:r>
        <w:t>扩展载波映射表索引是一个4比特字段，其基本含义与载波映射表索引没有区别。用法和载波映射表索引有关联，当载波映射表索引的值为0xD时，表示本SOF帧的载荷是使用扩展载波映射表索引调制，接收方需要解析本字段，获取对载荷进行译码的载波映射表索引。扩展载波映射表索引的取值和所代表的含义</w:t>
      </w:r>
      <w:r>
        <w:rPr>
          <w:rFonts w:hint="eastAsia"/>
          <w:lang w:val="zh-CN"/>
        </w:rPr>
        <w:t>参照</w:t>
      </w:r>
      <w:r>
        <w:rPr>
          <w:rFonts w:hint="eastAsia"/>
        </w:rPr>
        <w:t>《低压电力线宽带载波通信规约 第4部分物理层》 5.</w:t>
      </w:r>
      <w:r>
        <w:t>5.4</w:t>
      </w:r>
      <w:r>
        <w:rPr>
          <w:rFonts w:hint="eastAsia"/>
        </w:rPr>
        <w:t>　载荷数据ROBO交织 表1</w:t>
      </w:r>
      <w:r>
        <w:t xml:space="preserve">2 </w:t>
      </w:r>
      <w:r>
        <w:rPr>
          <w:rFonts w:hint="eastAsia"/>
        </w:rPr>
        <w:t>ROBO扩展模式</w:t>
      </w:r>
      <w:r>
        <w:rPr>
          <w:lang w:val="zh-CN"/>
        </w:rPr>
        <w:t>。</w:t>
      </w:r>
    </w:p>
    <w:p w14:paraId="2E59B80F">
      <w:pPr>
        <w:pStyle w:val="132"/>
        <w:ind w:left="420" w:hanging="420"/>
      </w:pPr>
      <w:r>
        <w:rPr>
          <w:rStyle w:val="180"/>
          <w:rFonts w:ascii="黑体" w:hAnsi="黑体" w:cs="黑体"/>
        </w:rPr>
        <w:t>ISAC-PLC</w:t>
      </w:r>
      <w:r>
        <w:rPr>
          <w:rStyle w:val="180"/>
          <w:rFonts w:hint="eastAsia" w:ascii="黑体" w:hAnsi="黑体" w:cs="黑体"/>
        </w:rPr>
        <w:t xml:space="preserve"> SOF帧可变区域</w:t>
      </w:r>
    </w:p>
    <w:p w14:paraId="05F1EFFD">
      <w:pPr>
        <w:pStyle w:val="50"/>
      </w:pPr>
      <w:r>
        <w:t>标准版本</w:t>
      </w:r>
      <w:r>
        <w:rPr>
          <w:rFonts w:hint="eastAsia"/>
        </w:rPr>
        <w:t>为</w:t>
      </w:r>
      <w:r>
        <w:t>ISAC-PLC</w:t>
      </w:r>
      <w:r>
        <w:rPr>
          <w:rFonts w:hint="eastAsia"/>
        </w:rPr>
        <w:t>版本时，表示当前SOF帧为</w:t>
      </w:r>
      <w:r>
        <w:t>ISAC-PLC</w:t>
      </w:r>
      <w:r>
        <w:rPr>
          <w:rFonts w:hint="eastAsia"/>
        </w:rPr>
        <w:t>版本，其</w:t>
      </w:r>
      <w:r>
        <w:t>SOF帧的可变区域</w:t>
      </w:r>
      <w:r>
        <w:rPr>
          <w:rFonts w:hint="eastAsia"/>
        </w:rPr>
        <w:t>根据“多站点帧标识”和“训练帧标识”字段的不同取值分为多种情况，以支持不同的帧类型。</w:t>
      </w:r>
    </w:p>
    <w:p w14:paraId="3F6C373F">
      <w:pPr>
        <w:pStyle w:val="88"/>
        <w:numPr>
          <w:ilvl w:val="0"/>
          <w:numId w:val="21"/>
        </w:numPr>
        <w:rPr>
          <w:b/>
          <w:bCs/>
        </w:rPr>
      </w:pPr>
      <w:r>
        <w:rPr>
          <w:rFonts w:hint="eastAsia"/>
        </w:rPr>
        <w:t>单站点帧数据帧的可变域</w:t>
      </w:r>
    </w:p>
    <w:p w14:paraId="5D4C5261">
      <w:pPr>
        <w:pStyle w:val="50"/>
      </w:pPr>
      <w:r>
        <w:rPr>
          <w:rFonts w:hint="eastAsia"/>
        </w:rPr>
        <w:t>当“多站点帧”标识为0且“训练帧标识”为0时，表示当前SOF帧是数据帧。</w:t>
      </w:r>
    </w:p>
    <w:p w14:paraId="75C106B3">
      <w:pPr>
        <w:pStyle w:val="50"/>
      </w:pPr>
      <w:r>
        <w:rPr>
          <w:rFonts w:hint="eastAsia"/>
        </w:rPr>
        <w:t>数据帧的可变域定义如</w:t>
      </w:r>
      <w:r>
        <w:fldChar w:fldCharType="begin"/>
      </w:r>
      <w:r>
        <w:rPr>
          <w:rFonts w:hint="eastAsia"/>
        </w:rPr>
        <w:instrText xml:space="preserve"> REF _Ref219045513 \h </w:instrText>
      </w:r>
      <w:r>
        <w:instrText xml:space="preserve"> \* MERGEFORMAT </w:instrText>
      </w:r>
      <w:r>
        <w:fldChar w:fldCharType="separate"/>
      </w:r>
      <w:r>
        <w:t>表 23</w:t>
      </w:r>
      <w:r>
        <w:fldChar w:fldCharType="end"/>
      </w:r>
      <w:r>
        <w:rPr>
          <w:rFonts w:hint="eastAsia"/>
        </w:rPr>
        <w:t>所示。</w:t>
      </w:r>
    </w:p>
    <w:p w14:paraId="37A74565">
      <w:pPr>
        <w:pStyle w:val="10"/>
      </w:pPr>
      <w:bookmarkStart w:id="522" w:name="_Ref219045513"/>
      <w:r>
        <w:t xml:space="preserve">表 </w:t>
      </w:r>
      <w:r>
        <w:fldChar w:fldCharType="begin"/>
      </w:r>
      <w:r>
        <w:instrText xml:space="preserve"> SEQ 表 \* ARABIC </w:instrText>
      </w:r>
      <w:r>
        <w:fldChar w:fldCharType="separate"/>
      </w:r>
      <w:r>
        <w:t>23</w:t>
      </w:r>
      <w:r>
        <w:fldChar w:fldCharType="end"/>
      </w:r>
      <w:bookmarkEnd w:id="522"/>
      <w:r>
        <w:rPr>
          <w:rFonts w:hint="eastAsia"/>
        </w:rPr>
        <w:t xml:space="preserve"> 数据帧的FC可变域定义</w:t>
      </w:r>
    </w:p>
    <w:tbl>
      <w:tblPr>
        <w:tblStyle w:val="31"/>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134"/>
        <w:gridCol w:w="1134"/>
        <w:gridCol w:w="1701"/>
        <w:gridCol w:w="2835"/>
      </w:tblGrid>
      <w:tr w14:paraId="6A94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78D16061">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字段</w:t>
            </w:r>
          </w:p>
        </w:tc>
        <w:tc>
          <w:tcPr>
            <w:tcW w:w="1134" w:type="dxa"/>
            <w:tcBorders>
              <w:top w:val="single" w:color="auto" w:sz="4" w:space="0"/>
              <w:left w:val="single" w:color="auto" w:sz="4" w:space="0"/>
              <w:bottom w:val="single" w:color="auto" w:sz="4" w:space="0"/>
              <w:right w:val="single" w:color="auto" w:sz="4" w:space="0"/>
            </w:tcBorders>
            <w:vAlign w:val="center"/>
          </w:tcPr>
          <w:p w14:paraId="05D1FEBD">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字节号</w:t>
            </w:r>
          </w:p>
        </w:tc>
        <w:tc>
          <w:tcPr>
            <w:tcW w:w="1134" w:type="dxa"/>
            <w:tcBorders>
              <w:top w:val="single" w:color="auto" w:sz="4" w:space="0"/>
              <w:left w:val="single" w:color="auto" w:sz="4" w:space="0"/>
              <w:bottom w:val="single" w:color="auto" w:sz="4" w:space="0"/>
              <w:right w:val="single" w:color="auto" w:sz="4" w:space="0"/>
            </w:tcBorders>
            <w:vAlign w:val="center"/>
          </w:tcPr>
          <w:p w14:paraId="5826FBEF">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比特位</w:t>
            </w:r>
          </w:p>
        </w:tc>
        <w:tc>
          <w:tcPr>
            <w:tcW w:w="1701" w:type="dxa"/>
            <w:tcBorders>
              <w:top w:val="single" w:color="auto" w:sz="4" w:space="0"/>
              <w:left w:val="single" w:color="auto" w:sz="4" w:space="0"/>
              <w:bottom w:val="single" w:color="auto" w:sz="4" w:space="0"/>
              <w:right w:val="single" w:color="auto" w:sz="4" w:space="0"/>
            </w:tcBorders>
            <w:vAlign w:val="center"/>
          </w:tcPr>
          <w:p w14:paraId="395CB8A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字段大小（比特）</w:t>
            </w:r>
          </w:p>
        </w:tc>
        <w:tc>
          <w:tcPr>
            <w:tcW w:w="2835" w:type="dxa"/>
            <w:tcBorders>
              <w:top w:val="single" w:color="auto" w:sz="4" w:space="0"/>
              <w:left w:val="single" w:color="auto" w:sz="4" w:space="0"/>
              <w:bottom w:val="single" w:color="auto" w:sz="4" w:space="0"/>
              <w:right w:val="single" w:color="auto" w:sz="4" w:space="0"/>
            </w:tcBorders>
          </w:tcPr>
          <w:p w14:paraId="1D975692">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说明</w:t>
            </w:r>
          </w:p>
        </w:tc>
      </w:tr>
      <w:tr w14:paraId="7200C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1696" w:type="dxa"/>
            <w:vMerge w:val="restart"/>
            <w:tcBorders>
              <w:top w:val="nil"/>
              <w:left w:val="single" w:color="auto" w:sz="4" w:space="0"/>
              <w:bottom w:val="single" w:color="auto" w:sz="4" w:space="0"/>
              <w:right w:val="single" w:color="auto" w:sz="4" w:space="0"/>
            </w:tcBorders>
            <w:vAlign w:val="center"/>
          </w:tcPr>
          <w:p w14:paraId="2672C22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源TEI</w:t>
            </w:r>
          </w:p>
        </w:tc>
        <w:tc>
          <w:tcPr>
            <w:tcW w:w="1134" w:type="dxa"/>
            <w:tcBorders>
              <w:top w:val="single" w:color="auto" w:sz="4" w:space="0"/>
              <w:left w:val="single" w:color="auto" w:sz="4" w:space="0"/>
              <w:bottom w:val="single" w:color="auto" w:sz="4" w:space="0"/>
              <w:right w:val="single" w:color="auto" w:sz="4" w:space="0"/>
            </w:tcBorders>
            <w:vAlign w:val="center"/>
          </w:tcPr>
          <w:p w14:paraId="78125DB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1134" w:type="dxa"/>
            <w:tcBorders>
              <w:top w:val="single" w:color="auto" w:sz="4" w:space="0"/>
              <w:left w:val="single" w:color="auto" w:sz="4" w:space="0"/>
              <w:bottom w:val="single" w:color="auto" w:sz="4" w:space="0"/>
              <w:right w:val="single" w:color="auto" w:sz="4" w:space="0"/>
            </w:tcBorders>
            <w:vAlign w:val="center"/>
          </w:tcPr>
          <w:p w14:paraId="1830FEA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701" w:type="dxa"/>
            <w:vMerge w:val="restart"/>
            <w:tcBorders>
              <w:top w:val="nil"/>
              <w:left w:val="single" w:color="auto" w:sz="4" w:space="0"/>
              <w:bottom w:val="single" w:color="auto" w:sz="4" w:space="0"/>
              <w:right w:val="single" w:color="auto" w:sz="4" w:space="0"/>
            </w:tcBorders>
            <w:vAlign w:val="center"/>
          </w:tcPr>
          <w:p w14:paraId="3A8BE141">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tcBorders>
              <w:top w:val="nil"/>
              <w:left w:val="single" w:color="auto" w:sz="4" w:space="0"/>
              <w:bottom w:val="single" w:color="auto" w:sz="4" w:space="0"/>
              <w:right w:val="single" w:color="auto" w:sz="4" w:space="0"/>
            </w:tcBorders>
          </w:tcPr>
          <w:p w14:paraId="5213D90E">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6766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0AE507E1">
            <w:pPr>
              <w:pStyle w:val="125"/>
              <w:widowControl w:val="0"/>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347740C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3228923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0" w:type="auto"/>
            <w:vMerge w:val="continue"/>
            <w:tcBorders>
              <w:top w:val="nil"/>
              <w:left w:val="single" w:color="auto" w:sz="4" w:space="0"/>
              <w:bottom w:val="single" w:color="auto" w:sz="4" w:space="0"/>
              <w:right w:val="single" w:color="auto" w:sz="4" w:space="0"/>
            </w:tcBorders>
            <w:vAlign w:val="center"/>
          </w:tcPr>
          <w:p w14:paraId="6DD9C703">
            <w:pPr>
              <w:pStyle w:val="125"/>
              <w:widowControl w:val="0"/>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18092780">
            <w:pPr>
              <w:pStyle w:val="125"/>
              <w:widowControl w:val="0"/>
              <w:autoSpaceDE w:val="0"/>
              <w:autoSpaceDN w:val="0"/>
              <w:adjustRightInd w:val="0"/>
              <w:snapToGrid w:val="0"/>
              <w:jc w:val="left"/>
              <w:rPr>
                <w:rFonts w:ascii="Times New Roman" w:hAnsi="Times New Roman" w:eastAsia="Times New Roman"/>
                <w:sz w:val="18"/>
              </w:rPr>
            </w:pPr>
          </w:p>
        </w:tc>
      </w:tr>
      <w:tr w14:paraId="1109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 w:hRule="atLeast"/>
          <w:jc w:val="center"/>
        </w:trPr>
        <w:tc>
          <w:tcPr>
            <w:tcW w:w="1696" w:type="dxa"/>
            <w:vMerge w:val="restart"/>
            <w:tcBorders>
              <w:top w:val="nil"/>
              <w:left w:val="single" w:color="auto" w:sz="4" w:space="0"/>
              <w:bottom w:val="single" w:color="auto" w:sz="4" w:space="0"/>
              <w:right w:val="single" w:color="auto" w:sz="4" w:space="0"/>
            </w:tcBorders>
            <w:vAlign w:val="center"/>
          </w:tcPr>
          <w:p w14:paraId="013ACAE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目的TEI</w:t>
            </w:r>
          </w:p>
        </w:tc>
        <w:tc>
          <w:tcPr>
            <w:tcW w:w="1134" w:type="dxa"/>
            <w:tcBorders>
              <w:top w:val="single" w:color="auto" w:sz="4" w:space="0"/>
              <w:left w:val="single" w:color="auto" w:sz="4" w:space="0"/>
              <w:bottom w:val="single" w:color="auto" w:sz="4" w:space="0"/>
              <w:right w:val="single" w:color="auto" w:sz="4" w:space="0"/>
            </w:tcBorders>
            <w:vAlign w:val="center"/>
          </w:tcPr>
          <w:p w14:paraId="57624BC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7399BA18">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1701" w:type="dxa"/>
            <w:vMerge w:val="restart"/>
            <w:tcBorders>
              <w:top w:val="nil"/>
              <w:left w:val="single" w:color="auto" w:sz="4" w:space="0"/>
              <w:bottom w:val="single" w:color="auto" w:sz="4" w:space="0"/>
              <w:right w:val="single" w:color="auto" w:sz="4" w:space="0"/>
            </w:tcBorders>
            <w:vAlign w:val="center"/>
          </w:tcPr>
          <w:p w14:paraId="7583E5D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tcBorders>
              <w:top w:val="nil"/>
              <w:left w:val="single" w:color="auto" w:sz="4" w:space="0"/>
              <w:bottom w:val="single" w:color="auto" w:sz="4" w:space="0"/>
              <w:right w:val="single" w:color="auto" w:sz="4" w:space="0"/>
            </w:tcBorders>
          </w:tcPr>
          <w:p w14:paraId="1479F60B">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6FF0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727E1083">
            <w:pPr>
              <w:pStyle w:val="125"/>
              <w:widowControl w:val="0"/>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7F5034F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1134" w:type="dxa"/>
            <w:tcBorders>
              <w:top w:val="single" w:color="auto" w:sz="4" w:space="0"/>
              <w:left w:val="single" w:color="auto" w:sz="4" w:space="0"/>
              <w:bottom w:val="single" w:color="auto" w:sz="4" w:space="0"/>
              <w:right w:val="single" w:color="auto" w:sz="4" w:space="0"/>
            </w:tcBorders>
            <w:vAlign w:val="center"/>
          </w:tcPr>
          <w:p w14:paraId="57E7F71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0" w:type="auto"/>
            <w:vMerge w:val="continue"/>
            <w:tcBorders>
              <w:top w:val="nil"/>
              <w:left w:val="single" w:color="auto" w:sz="4" w:space="0"/>
              <w:bottom w:val="single" w:color="auto" w:sz="4" w:space="0"/>
              <w:right w:val="single" w:color="auto" w:sz="4" w:space="0"/>
            </w:tcBorders>
            <w:vAlign w:val="center"/>
          </w:tcPr>
          <w:p w14:paraId="21D72A35">
            <w:pPr>
              <w:pStyle w:val="125"/>
              <w:widowControl w:val="0"/>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4780CE72">
            <w:pPr>
              <w:pStyle w:val="125"/>
              <w:widowControl w:val="0"/>
              <w:autoSpaceDE w:val="0"/>
              <w:autoSpaceDN w:val="0"/>
              <w:adjustRightInd w:val="0"/>
              <w:snapToGrid w:val="0"/>
              <w:jc w:val="left"/>
              <w:rPr>
                <w:rFonts w:ascii="Times New Roman" w:hAnsi="Times New Roman" w:eastAsia="Times New Roman"/>
                <w:sz w:val="18"/>
              </w:rPr>
            </w:pPr>
          </w:p>
        </w:tc>
      </w:tr>
      <w:tr w14:paraId="2C6AA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1B0ABD7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多站点帧标识</w:t>
            </w:r>
          </w:p>
        </w:tc>
        <w:tc>
          <w:tcPr>
            <w:tcW w:w="1134" w:type="dxa"/>
            <w:tcBorders>
              <w:top w:val="single" w:color="auto" w:sz="4" w:space="0"/>
              <w:left w:val="single" w:color="auto" w:sz="4" w:space="0"/>
              <w:bottom w:val="single" w:color="auto" w:sz="4" w:space="0"/>
              <w:right w:val="single" w:color="auto" w:sz="4" w:space="0"/>
            </w:tcBorders>
            <w:vAlign w:val="center"/>
          </w:tcPr>
          <w:p w14:paraId="4A0144E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715D2C7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5173D33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0ACF1A7A">
            <w:pPr>
              <w:pStyle w:val="125"/>
              <w:widowControl w:val="0"/>
              <w:autoSpaceDE w:val="0"/>
              <w:autoSpaceDN w:val="0"/>
              <w:adjustRightInd w:val="0"/>
              <w:snapToGrid w:val="0"/>
              <w:jc w:val="left"/>
              <w:rPr>
                <w:rFonts w:ascii="Times New Roman" w:hAnsi="Times New Roman" w:eastAsia="Times New Roman"/>
                <w:sz w:val="18"/>
              </w:rPr>
            </w:pPr>
            <w:r>
              <w:rPr>
                <w:rFonts w:hint="eastAsia" w:ascii="Times New Roman" w:hAnsi="Times New Roman"/>
                <w:sz w:val="18"/>
              </w:rPr>
              <w:t>0：单站点帧</w:t>
            </w:r>
          </w:p>
          <w:p w14:paraId="09436452">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eastAsia="Times New Roman"/>
                <w:sz w:val="18"/>
              </w:rPr>
              <w:t>1</w:t>
            </w:r>
            <w:r>
              <w:rPr>
                <w:rFonts w:hint="eastAsia" w:cs="宋体"/>
                <w:sz w:val="18"/>
              </w:rPr>
              <w:t>：多站点帧</w:t>
            </w:r>
            <w:r>
              <w:rPr>
                <w:rFonts w:hint="eastAsia" w:eastAsia="Times New Roman"/>
                <w:sz w:val="18"/>
                <w:szCs w:val="18"/>
              </w:rPr>
              <w:t>（</w:t>
            </w:r>
            <w:r>
              <w:rPr>
                <w:rFonts w:hint="eastAsia" w:ascii="Times New Roman" w:hAnsi="Times New Roman" w:eastAsia="Times New Roman"/>
                <w:sz w:val="18"/>
                <w:szCs w:val="18"/>
              </w:rPr>
              <w:t>OFDMA</w:t>
            </w:r>
            <w:r>
              <w:rPr>
                <w:rFonts w:hint="eastAsia" w:eastAsia="Times New Roman"/>
                <w:sz w:val="18"/>
                <w:szCs w:val="18"/>
              </w:rPr>
              <w:t>帧）</w:t>
            </w:r>
          </w:p>
        </w:tc>
      </w:tr>
      <w:tr w14:paraId="63F0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1696" w:type="dxa"/>
            <w:tcBorders>
              <w:top w:val="single" w:color="auto" w:sz="4" w:space="0"/>
              <w:left w:val="single" w:color="auto" w:sz="4" w:space="0"/>
              <w:bottom w:val="single" w:color="auto" w:sz="4" w:space="0"/>
              <w:right w:val="single" w:color="auto" w:sz="4" w:space="0"/>
            </w:tcBorders>
            <w:vAlign w:val="center"/>
          </w:tcPr>
          <w:p w14:paraId="29A7318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训练帧标识</w:t>
            </w:r>
          </w:p>
        </w:tc>
        <w:tc>
          <w:tcPr>
            <w:tcW w:w="1134" w:type="dxa"/>
            <w:tcBorders>
              <w:top w:val="single" w:color="auto" w:sz="4" w:space="0"/>
              <w:left w:val="single" w:color="auto" w:sz="4" w:space="0"/>
              <w:bottom w:val="single" w:color="auto" w:sz="4" w:space="0"/>
              <w:right w:val="single" w:color="auto" w:sz="4" w:space="0"/>
            </w:tcBorders>
            <w:vAlign w:val="center"/>
          </w:tcPr>
          <w:p w14:paraId="4B6CABA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2A786566">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1701" w:type="dxa"/>
            <w:tcBorders>
              <w:top w:val="single" w:color="auto" w:sz="4" w:space="0"/>
              <w:left w:val="single" w:color="auto" w:sz="4" w:space="0"/>
              <w:bottom w:val="single" w:color="auto" w:sz="4" w:space="0"/>
              <w:right w:val="single" w:color="auto" w:sz="4" w:space="0"/>
            </w:tcBorders>
            <w:vAlign w:val="center"/>
          </w:tcPr>
          <w:p w14:paraId="31F863B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0714CB98">
            <w:pPr>
              <w:pStyle w:val="125"/>
              <w:widowControl w:val="0"/>
              <w:autoSpaceDE w:val="0"/>
              <w:autoSpaceDN w:val="0"/>
              <w:adjustRightInd w:val="0"/>
              <w:snapToGrid w:val="0"/>
              <w:jc w:val="left"/>
              <w:rPr>
                <w:rFonts w:ascii="Times New Roman" w:hAnsi="Times New Roman" w:eastAsia="Times New Roman"/>
                <w:sz w:val="18"/>
              </w:rPr>
            </w:pPr>
            <w:r>
              <w:rPr>
                <w:rFonts w:hint="eastAsia" w:ascii="Times New Roman" w:hAnsi="Times New Roman"/>
                <w:sz w:val="18"/>
              </w:rPr>
              <w:t>0：数据帧</w:t>
            </w:r>
          </w:p>
          <w:p w14:paraId="3A1E845A">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eastAsia="Times New Roman"/>
                <w:sz w:val="18"/>
              </w:rPr>
              <w:t>1</w:t>
            </w:r>
            <w:r>
              <w:rPr>
                <w:rFonts w:hint="eastAsia" w:cs="宋体"/>
                <w:sz w:val="18"/>
              </w:rPr>
              <w:t>：训练帧</w:t>
            </w:r>
          </w:p>
        </w:tc>
      </w:tr>
      <w:tr w14:paraId="44FDD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4E6A266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物理块个数</w:t>
            </w:r>
          </w:p>
        </w:tc>
        <w:tc>
          <w:tcPr>
            <w:tcW w:w="1134" w:type="dxa"/>
            <w:tcBorders>
              <w:top w:val="single" w:color="auto" w:sz="4" w:space="0"/>
              <w:left w:val="single" w:color="auto" w:sz="4" w:space="0"/>
              <w:bottom w:val="single" w:color="auto" w:sz="4" w:space="0"/>
              <w:right w:val="single" w:color="auto" w:sz="4" w:space="0"/>
            </w:tcBorders>
            <w:vAlign w:val="center"/>
          </w:tcPr>
          <w:p w14:paraId="31E2E77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56D2055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5</w:t>
            </w:r>
          </w:p>
        </w:tc>
        <w:tc>
          <w:tcPr>
            <w:tcW w:w="1701" w:type="dxa"/>
            <w:tcBorders>
              <w:top w:val="single" w:color="auto" w:sz="4" w:space="0"/>
              <w:left w:val="single" w:color="auto" w:sz="4" w:space="0"/>
              <w:bottom w:val="single" w:color="auto" w:sz="4" w:space="0"/>
              <w:right w:val="single" w:color="auto" w:sz="4" w:space="0"/>
            </w:tcBorders>
            <w:vAlign w:val="center"/>
          </w:tcPr>
          <w:p w14:paraId="4EDB3772">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35" w:type="dxa"/>
            <w:tcBorders>
              <w:top w:val="single" w:color="auto" w:sz="4" w:space="0"/>
              <w:left w:val="single" w:color="auto" w:sz="4" w:space="0"/>
              <w:bottom w:val="single" w:color="auto" w:sz="4" w:space="0"/>
              <w:right w:val="single" w:color="auto" w:sz="4" w:space="0"/>
            </w:tcBorders>
          </w:tcPr>
          <w:p w14:paraId="650E6F71">
            <w:pPr>
              <w:pStyle w:val="125"/>
              <w:widowControl w:val="0"/>
              <w:autoSpaceDE w:val="0"/>
              <w:autoSpaceDN w:val="0"/>
              <w:adjustRightInd w:val="0"/>
              <w:snapToGrid w:val="0"/>
              <w:jc w:val="left"/>
              <w:rPr>
                <w:rFonts w:ascii="Times New Roman" w:hAnsi="Times New Roman"/>
                <w:sz w:val="18"/>
              </w:rPr>
            </w:pPr>
            <w:r>
              <w:rPr>
                <w:rFonts w:ascii="Times New Roman" w:hAnsi="Times New Roman"/>
                <w:sz w:val="18"/>
              </w:rPr>
              <w:t>1</w:t>
            </w:r>
            <w:r>
              <w:rPr>
                <w:rFonts w:hint="eastAsia" w:ascii="Times New Roman" w:hAnsi="Times New Roman"/>
                <w:sz w:val="18"/>
              </w:rPr>
              <w:t>：1个物理块</w:t>
            </w:r>
          </w:p>
          <w:p w14:paraId="24E5B6AB">
            <w:pPr>
              <w:pStyle w:val="125"/>
              <w:widowControl w:val="0"/>
              <w:autoSpaceDE w:val="0"/>
              <w:autoSpaceDN w:val="0"/>
              <w:adjustRightInd w:val="0"/>
              <w:snapToGrid w:val="0"/>
              <w:jc w:val="left"/>
              <w:rPr>
                <w:rFonts w:ascii="Times New Roman" w:hAnsi="Times New Roman"/>
                <w:sz w:val="18"/>
              </w:rPr>
            </w:pPr>
            <w:r>
              <w:rPr>
                <w:rFonts w:ascii="Times New Roman" w:hAnsi="Times New Roman"/>
                <w:sz w:val="18"/>
              </w:rPr>
              <w:t>2</w:t>
            </w:r>
            <w:r>
              <w:rPr>
                <w:rFonts w:hint="eastAsia" w:ascii="Times New Roman" w:hAnsi="Times New Roman"/>
                <w:sz w:val="18"/>
              </w:rPr>
              <w:t>：2个物理块</w:t>
            </w:r>
          </w:p>
          <w:p w14:paraId="2702F2F2">
            <w:pPr>
              <w:pStyle w:val="125"/>
              <w:widowControl w:val="0"/>
              <w:autoSpaceDE w:val="0"/>
              <w:autoSpaceDN w:val="0"/>
              <w:adjustRightInd w:val="0"/>
              <w:snapToGrid w:val="0"/>
              <w:jc w:val="left"/>
              <w:rPr>
                <w:rFonts w:ascii="Times New Roman" w:hAnsi="Times New Roman"/>
                <w:sz w:val="18"/>
              </w:rPr>
            </w:pPr>
            <w:r>
              <w:rPr>
                <w:rFonts w:ascii="Times New Roman" w:hAnsi="Times New Roman"/>
                <w:sz w:val="18"/>
              </w:rPr>
              <w:t>3</w:t>
            </w:r>
            <w:r>
              <w:rPr>
                <w:rFonts w:hint="eastAsia" w:ascii="Times New Roman" w:hAnsi="Times New Roman"/>
                <w:sz w:val="18"/>
              </w:rPr>
              <w:t>：3个物理块</w:t>
            </w:r>
          </w:p>
          <w:p w14:paraId="120E030E">
            <w:pPr>
              <w:pStyle w:val="125"/>
              <w:widowControl w:val="0"/>
              <w:autoSpaceDE w:val="0"/>
              <w:autoSpaceDN w:val="0"/>
              <w:adjustRightInd w:val="0"/>
              <w:snapToGrid w:val="0"/>
              <w:jc w:val="left"/>
              <w:rPr>
                <w:rFonts w:ascii="Times New Roman" w:hAnsi="Times New Roman"/>
                <w:sz w:val="18"/>
              </w:rPr>
            </w:pPr>
            <w:r>
              <w:rPr>
                <w:rFonts w:ascii="Times New Roman" w:hAnsi="Times New Roman"/>
                <w:sz w:val="18"/>
              </w:rPr>
              <w:t>4</w:t>
            </w:r>
            <w:r>
              <w:rPr>
                <w:rFonts w:hint="eastAsia" w:ascii="Times New Roman" w:hAnsi="Times New Roman"/>
                <w:sz w:val="18"/>
              </w:rPr>
              <w:t>：</w:t>
            </w:r>
            <w:r>
              <w:rPr>
                <w:rFonts w:ascii="Times New Roman" w:hAnsi="Times New Roman"/>
                <w:sz w:val="18"/>
              </w:rPr>
              <w:t>4个物理块</w:t>
            </w:r>
          </w:p>
        </w:tc>
      </w:tr>
      <w:tr w14:paraId="6767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jc w:val="center"/>
        </w:trPr>
        <w:tc>
          <w:tcPr>
            <w:tcW w:w="1696" w:type="dxa"/>
            <w:tcBorders>
              <w:top w:val="single" w:color="auto" w:sz="4" w:space="0"/>
              <w:left w:val="single" w:color="auto" w:sz="4" w:space="0"/>
              <w:bottom w:val="single" w:color="auto" w:sz="4" w:space="0"/>
              <w:right w:val="single" w:color="auto" w:sz="4" w:space="0"/>
            </w:tcBorders>
            <w:vAlign w:val="center"/>
          </w:tcPr>
          <w:p w14:paraId="40962A5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流数</w:t>
            </w:r>
          </w:p>
        </w:tc>
        <w:tc>
          <w:tcPr>
            <w:tcW w:w="1134" w:type="dxa"/>
            <w:tcBorders>
              <w:top w:val="single" w:color="auto" w:sz="4" w:space="0"/>
              <w:left w:val="single" w:color="auto" w:sz="4" w:space="0"/>
              <w:bottom w:val="single" w:color="auto" w:sz="4" w:space="0"/>
              <w:right w:val="single" w:color="auto" w:sz="4" w:space="0"/>
            </w:tcBorders>
            <w:vAlign w:val="center"/>
          </w:tcPr>
          <w:p w14:paraId="58EF650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6B54A64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r>
              <w:rPr>
                <w:rFonts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572D0C69">
            <w:pPr>
              <w:pStyle w:val="125"/>
              <w:widowControl w:val="0"/>
              <w:autoSpaceDE w:val="0"/>
              <w:autoSpaceDN w:val="0"/>
              <w:adjustRightInd w:val="0"/>
              <w:snapToGrid w:val="0"/>
              <w:rPr>
                <w:rFonts w:ascii="Times New Roman" w:hAnsi="Times New Roman"/>
                <w:sz w:val="18"/>
              </w:rPr>
            </w:pPr>
            <w:r>
              <w:rPr>
                <w:rFonts w:ascii="Times New Roman" w:hAnsi="Times New Roman"/>
                <w:sz w:val="18"/>
              </w:rPr>
              <w:t>2</w:t>
            </w:r>
          </w:p>
        </w:tc>
        <w:tc>
          <w:tcPr>
            <w:tcW w:w="2835" w:type="dxa"/>
            <w:tcBorders>
              <w:top w:val="single" w:color="auto" w:sz="4" w:space="0"/>
              <w:left w:val="single" w:color="auto" w:sz="4" w:space="0"/>
              <w:bottom w:val="single" w:color="auto" w:sz="4" w:space="0"/>
              <w:right w:val="single" w:color="auto" w:sz="4" w:space="0"/>
            </w:tcBorders>
          </w:tcPr>
          <w:p w14:paraId="1D2E979D">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0：1流</w:t>
            </w:r>
          </w:p>
          <w:p w14:paraId="485DD52B">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1：2流</w:t>
            </w:r>
          </w:p>
        </w:tc>
      </w:tr>
      <w:tr w14:paraId="6B8E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38F9799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TF符号数</w:t>
            </w:r>
          </w:p>
        </w:tc>
        <w:tc>
          <w:tcPr>
            <w:tcW w:w="1134" w:type="dxa"/>
            <w:tcBorders>
              <w:top w:val="single" w:color="auto" w:sz="4" w:space="0"/>
              <w:left w:val="single" w:color="auto" w:sz="4" w:space="0"/>
              <w:bottom w:val="single" w:color="auto" w:sz="4" w:space="0"/>
              <w:right w:val="single" w:color="auto" w:sz="4" w:space="0"/>
            </w:tcBorders>
            <w:vAlign w:val="center"/>
          </w:tcPr>
          <w:p w14:paraId="4E94C430">
            <w:pPr>
              <w:pStyle w:val="125"/>
              <w:widowControl w:val="0"/>
              <w:autoSpaceDE w:val="0"/>
              <w:autoSpaceDN w:val="0"/>
              <w:adjustRightInd w:val="0"/>
              <w:snapToGrid w:val="0"/>
              <w:rPr>
                <w:rFonts w:ascii="Times New Roman" w:hAnsi="Times New Roman"/>
                <w:sz w:val="18"/>
              </w:rPr>
            </w:pPr>
            <w:r>
              <w:rPr>
                <w:rFonts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525313DF">
            <w:pPr>
              <w:pStyle w:val="125"/>
              <w:widowControl w:val="0"/>
              <w:autoSpaceDE w:val="0"/>
              <w:autoSpaceDN w:val="0"/>
              <w:adjustRightInd w:val="0"/>
              <w:snapToGrid w:val="0"/>
              <w:rPr>
                <w:rFonts w:ascii="Times New Roman" w:hAnsi="Times New Roman"/>
                <w:sz w:val="18"/>
              </w:rPr>
            </w:pPr>
            <w:r>
              <w:rPr>
                <w:rFonts w:ascii="Times New Roman" w:hAnsi="Times New Roman"/>
                <w:sz w:val="18"/>
              </w:rPr>
              <w:t>0-2</w:t>
            </w:r>
          </w:p>
        </w:tc>
        <w:tc>
          <w:tcPr>
            <w:tcW w:w="1701" w:type="dxa"/>
            <w:tcBorders>
              <w:top w:val="single" w:color="auto" w:sz="4" w:space="0"/>
              <w:left w:val="single" w:color="auto" w:sz="4" w:space="0"/>
              <w:bottom w:val="single" w:color="auto" w:sz="4" w:space="0"/>
              <w:right w:val="single" w:color="auto" w:sz="4" w:space="0"/>
            </w:tcBorders>
            <w:vAlign w:val="center"/>
          </w:tcPr>
          <w:p w14:paraId="3CC7855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tcPr>
          <w:p w14:paraId="7F2AD536">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实际符号数为(配置值</w:t>
            </w:r>
            <w:r>
              <w:rPr>
                <w:rFonts w:ascii="Times New Roman" w:hAnsi="Times New Roman"/>
                <w:sz w:val="18"/>
              </w:rPr>
              <w:t>+1)*2</w:t>
            </w:r>
          </w:p>
        </w:tc>
      </w:tr>
      <w:tr w14:paraId="20B1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4E999D36">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PL频段标识</w:t>
            </w:r>
          </w:p>
        </w:tc>
        <w:tc>
          <w:tcPr>
            <w:tcW w:w="1134" w:type="dxa"/>
            <w:tcBorders>
              <w:top w:val="single" w:color="auto" w:sz="4" w:space="0"/>
              <w:left w:val="single" w:color="auto" w:sz="4" w:space="0"/>
              <w:bottom w:val="single" w:color="auto" w:sz="4" w:space="0"/>
              <w:right w:val="single" w:color="auto" w:sz="4" w:space="0"/>
            </w:tcBorders>
            <w:vAlign w:val="center"/>
          </w:tcPr>
          <w:p w14:paraId="286FE1D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2093E782">
            <w:pPr>
              <w:pStyle w:val="125"/>
              <w:widowControl w:val="0"/>
              <w:autoSpaceDE w:val="0"/>
              <w:autoSpaceDN w:val="0"/>
              <w:adjustRightInd w:val="0"/>
              <w:snapToGrid w:val="0"/>
              <w:rPr>
                <w:rFonts w:ascii="Times New Roman" w:hAnsi="Times New Roman"/>
                <w:sz w:val="18"/>
              </w:rPr>
            </w:pPr>
            <w:r>
              <w:rPr>
                <w:rFonts w:ascii="Times New Roman" w:hAnsi="Times New Roman"/>
                <w:sz w:val="18"/>
              </w:rPr>
              <w:t>3</w:t>
            </w:r>
            <w:r>
              <w:rPr>
                <w:rFonts w:hint="eastAsia" w:ascii="Times New Roman" w:hAnsi="Times New Roman"/>
                <w:sz w:val="18"/>
              </w:rPr>
              <w:t>-</w:t>
            </w:r>
            <w:r>
              <w:rPr>
                <w:rFonts w:ascii="Times New Roman" w:hAnsi="Times New Roman"/>
                <w:sz w:val="18"/>
              </w:rPr>
              <w:t>5</w:t>
            </w:r>
          </w:p>
        </w:tc>
        <w:tc>
          <w:tcPr>
            <w:tcW w:w="1701" w:type="dxa"/>
            <w:tcBorders>
              <w:top w:val="single" w:color="auto" w:sz="4" w:space="0"/>
              <w:left w:val="single" w:color="auto" w:sz="4" w:space="0"/>
              <w:bottom w:val="single" w:color="auto" w:sz="4" w:space="0"/>
              <w:right w:val="single" w:color="auto" w:sz="4" w:space="0"/>
            </w:tcBorders>
            <w:vAlign w:val="center"/>
          </w:tcPr>
          <w:p w14:paraId="204A801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tcPr>
          <w:p w14:paraId="71D75CEE">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指示PL使用的频段，具体定义见《通感一体化低压电力线宽带载波通信规约 第3部分：物理层通信协议》5.1.9.5</w:t>
            </w:r>
            <w:r>
              <w:rPr>
                <w:rFonts w:hint="eastAsia" w:ascii="Times New Roman" w:hAnsi="Times New Roman"/>
                <w:sz w:val="18"/>
              </w:rPr>
              <w:tab/>
            </w:r>
            <w:r>
              <w:rPr>
                <w:rFonts w:hint="eastAsia" w:ascii="Times New Roman" w:hAnsi="Times New Roman"/>
                <w:sz w:val="18"/>
              </w:rPr>
              <w:t>通信频段 表 17 通信频段</w:t>
            </w:r>
          </w:p>
        </w:tc>
      </w:tr>
      <w:tr w14:paraId="22C1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5C8D786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TF扩展频段指示</w:t>
            </w:r>
          </w:p>
        </w:tc>
        <w:tc>
          <w:tcPr>
            <w:tcW w:w="1134" w:type="dxa"/>
            <w:tcBorders>
              <w:top w:val="single" w:color="auto" w:sz="4" w:space="0"/>
              <w:left w:val="single" w:color="auto" w:sz="4" w:space="0"/>
              <w:bottom w:val="single" w:color="auto" w:sz="4" w:space="0"/>
              <w:right w:val="single" w:color="auto" w:sz="4" w:space="0"/>
            </w:tcBorders>
            <w:vAlign w:val="center"/>
          </w:tcPr>
          <w:p w14:paraId="7A985F4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032D78F8">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1701" w:type="dxa"/>
            <w:tcBorders>
              <w:top w:val="single" w:color="auto" w:sz="4" w:space="0"/>
              <w:left w:val="single" w:color="auto" w:sz="4" w:space="0"/>
              <w:bottom w:val="single" w:color="auto" w:sz="4" w:space="0"/>
              <w:right w:val="single" w:color="auto" w:sz="4" w:space="0"/>
            </w:tcBorders>
            <w:vAlign w:val="center"/>
          </w:tcPr>
          <w:p w14:paraId="024FD63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4AE9C2D8">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0：TF与PL频段相同</w:t>
            </w:r>
          </w:p>
          <w:p w14:paraId="1F0A4B61">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1：TF扩展到0</w:t>
            </w:r>
            <w:r>
              <w:rPr>
                <w:rFonts w:ascii="Times New Roman" w:hAnsi="Times New Roman"/>
                <w:sz w:val="18"/>
              </w:rPr>
              <w:t>.7~12</w:t>
            </w:r>
            <w:r>
              <w:rPr>
                <w:rFonts w:hint="eastAsia" w:ascii="Times New Roman" w:hAnsi="Times New Roman"/>
                <w:sz w:val="18"/>
              </w:rPr>
              <w:t>M</w:t>
            </w:r>
          </w:p>
        </w:tc>
      </w:tr>
      <w:tr w14:paraId="4DEB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7916D49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5394BE4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0CF1DB2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7EBEDDC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5CAA8AA2">
            <w:pPr>
              <w:pStyle w:val="125"/>
              <w:widowControl w:val="0"/>
              <w:autoSpaceDE w:val="0"/>
              <w:autoSpaceDN w:val="0"/>
              <w:adjustRightInd w:val="0"/>
              <w:snapToGrid w:val="0"/>
              <w:jc w:val="left"/>
              <w:rPr>
                <w:rFonts w:ascii="Times New Roman" w:hAnsi="Times New Roman"/>
                <w:sz w:val="18"/>
              </w:rPr>
            </w:pPr>
            <w:r>
              <w:rPr>
                <w:rFonts w:ascii="Times New Roman" w:hAnsi="Times New Roman"/>
                <w:sz w:val="18"/>
              </w:rPr>
              <w:t>-</w:t>
            </w:r>
          </w:p>
        </w:tc>
      </w:tr>
      <w:tr w14:paraId="4934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1631D10B">
            <w:pPr>
              <w:pStyle w:val="125"/>
              <w:widowControl w:val="0"/>
              <w:autoSpaceDE w:val="0"/>
              <w:autoSpaceDN w:val="0"/>
              <w:adjustRightInd w:val="0"/>
              <w:snapToGrid w:val="0"/>
              <w:rPr>
                <w:rFonts w:ascii="Times New Roman" w:hAnsi="Times New Roman"/>
                <w:sz w:val="18"/>
              </w:rPr>
            </w:pPr>
            <w:r>
              <w:rPr>
                <w:rFonts w:ascii="Times New Roman" w:hAnsi="Times New Roman"/>
                <w:sz w:val="18"/>
              </w:rPr>
              <w:t>B</w:t>
            </w:r>
            <w:r>
              <w:rPr>
                <w:rFonts w:hint="eastAsia" w:ascii="Times New Roman" w:hAnsi="Times New Roman"/>
                <w:sz w:val="18"/>
              </w:rPr>
              <w:t>itloading标识</w:t>
            </w:r>
          </w:p>
        </w:tc>
        <w:tc>
          <w:tcPr>
            <w:tcW w:w="1134" w:type="dxa"/>
            <w:tcBorders>
              <w:top w:val="single" w:color="auto" w:sz="4" w:space="0"/>
              <w:left w:val="single" w:color="auto" w:sz="4" w:space="0"/>
              <w:bottom w:val="single" w:color="auto" w:sz="4" w:space="0"/>
              <w:right w:val="single" w:color="auto" w:sz="4" w:space="0"/>
            </w:tcBorders>
            <w:vAlign w:val="center"/>
          </w:tcPr>
          <w:p w14:paraId="4673584F">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60DA50D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20C2247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38F73D44">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1：使用Bitloading</w:t>
            </w:r>
          </w:p>
          <w:p w14:paraId="7C043743">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0：使用TMI</w:t>
            </w:r>
          </w:p>
        </w:tc>
      </w:tr>
      <w:tr w14:paraId="02183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075EA73">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TMI编号</w:t>
            </w:r>
          </w:p>
        </w:tc>
        <w:tc>
          <w:tcPr>
            <w:tcW w:w="1134" w:type="dxa"/>
            <w:tcBorders>
              <w:top w:val="single" w:color="auto" w:sz="4" w:space="0"/>
              <w:left w:val="single" w:color="auto" w:sz="4" w:space="0"/>
              <w:bottom w:val="single" w:color="auto" w:sz="4" w:space="0"/>
              <w:right w:val="single" w:color="auto" w:sz="4" w:space="0"/>
            </w:tcBorders>
            <w:vAlign w:val="center"/>
          </w:tcPr>
          <w:p w14:paraId="51A54DEF">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113C29D2">
            <w:pPr>
              <w:pStyle w:val="125"/>
              <w:widowControl w:val="0"/>
              <w:autoSpaceDE w:val="0"/>
              <w:autoSpaceDN w:val="0"/>
              <w:adjustRightInd w:val="0"/>
              <w:snapToGrid w:val="0"/>
              <w:rPr>
                <w:rFonts w:ascii="Times New Roman" w:hAnsi="Times New Roman"/>
                <w:sz w:val="18"/>
              </w:rPr>
            </w:pPr>
            <w:r>
              <w:rPr>
                <w:rFonts w:ascii="Times New Roman" w:hAnsi="Times New Roman"/>
                <w:sz w:val="18"/>
              </w:rPr>
              <w:t>1</w:t>
            </w:r>
            <w:r>
              <w:rPr>
                <w:rFonts w:hint="eastAsia" w:ascii="Times New Roman" w:hAnsi="Times New Roman"/>
                <w:sz w:val="18"/>
              </w:rPr>
              <w:t>-</w:t>
            </w:r>
            <w:r>
              <w:rPr>
                <w:rFonts w:ascii="Times New Roman" w:hAnsi="Times New Roman"/>
                <w:sz w:val="18"/>
              </w:rPr>
              <w:t>5</w:t>
            </w:r>
          </w:p>
        </w:tc>
        <w:tc>
          <w:tcPr>
            <w:tcW w:w="1701" w:type="dxa"/>
            <w:tcBorders>
              <w:top w:val="single" w:color="auto" w:sz="4" w:space="0"/>
              <w:left w:val="single" w:color="auto" w:sz="4" w:space="0"/>
              <w:bottom w:val="single" w:color="auto" w:sz="4" w:space="0"/>
              <w:right w:val="single" w:color="auto" w:sz="4" w:space="0"/>
            </w:tcBorders>
            <w:vAlign w:val="center"/>
          </w:tcPr>
          <w:p w14:paraId="1B19503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2835" w:type="dxa"/>
            <w:tcBorders>
              <w:top w:val="single" w:color="auto" w:sz="4" w:space="0"/>
              <w:left w:val="single" w:color="auto" w:sz="4" w:space="0"/>
              <w:bottom w:val="single" w:color="auto" w:sz="4" w:space="0"/>
              <w:right w:val="single" w:color="auto" w:sz="4" w:space="0"/>
            </w:tcBorders>
          </w:tcPr>
          <w:p w14:paraId="617F60DF">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当</w:t>
            </w:r>
            <w:r>
              <w:rPr>
                <w:rFonts w:ascii="Times New Roman" w:hAnsi="Times New Roman"/>
                <w:sz w:val="18"/>
              </w:rPr>
              <w:t>B</w:t>
            </w:r>
            <w:r>
              <w:rPr>
                <w:rFonts w:hint="eastAsia" w:ascii="Times New Roman" w:hAnsi="Times New Roman"/>
                <w:sz w:val="18"/>
              </w:rPr>
              <w:t>itloading标识=</w:t>
            </w:r>
            <w:r>
              <w:rPr>
                <w:rFonts w:ascii="Times New Roman" w:hAnsi="Times New Roman"/>
                <w:sz w:val="18"/>
              </w:rPr>
              <w:t>0</w:t>
            </w:r>
            <w:r>
              <w:rPr>
                <w:rFonts w:hint="eastAsia" w:ascii="Times New Roman" w:hAnsi="Times New Roman"/>
                <w:sz w:val="18"/>
              </w:rPr>
              <w:t>时为TMI编号，TMI具体定义见《通感一体化低压电力线宽带载波通信规约 第3部分：物理层通信协议》5.1.7.4载荷数据ROBO交织表13 ISAC-PLC载荷数据的ROBO模式。</w:t>
            </w:r>
          </w:p>
          <w:p w14:paraId="6A6BDFBF">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当</w:t>
            </w:r>
            <w:r>
              <w:rPr>
                <w:rFonts w:ascii="Times New Roman" w:hAnsi="Times New Roman"/>
                <w:sz w:val="18"/>
              </w:rPr>
              <w:t>B</w:t>
            </w:r>
            <w:r>
              <w:rPr>
                <w:rFonts w:hint="eastAsia" w:ascii="Times New Roman" w:hAnsi="Times New Roman"/>
                <w:sz w:val="18"/>
              </w:rPr>
              <w:t>itloading标识=</w:t>
            </w:r>
            <w:r>
              <w:rPr>
                <w:rFonts w:ascii="Times New Roman" w:hAnsi="Times New Roman"/>
                <w:sz w:val="18"/>
              </w:rPr>
              <w:t>1</w:t>
            </w:r>
            <w:r>
              <w:rPr>
                <w:rFonts w:hint="eastAsia" w:ascii="Times New Roman" w:hAnsi="Times New Roman"/>
                <w:sz w:val="18"/>
              </w:rPr>
              <w:t>时表示物理块大小。</w:t>
            </w:r>
          </w:p>
          <w:p w14:paraId="04398B51">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0：</w:t>
            </w:r>
            <w:r>
              <w:rPr>
                <w:rFonts w:ascii="Times New Roman" w:hAnsi="Times New Roman"/>
                <w:sz w:val="18"/>
              </w:rPr>
              <w:t>136</w:t>
            </w:r>
          </w:p>
          <w:p w14:paraId="4511F62A">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1：</w:t>
            </w:r>
            <w:r>
              <w:rPr>
                <w:rFonts w:ascii="Times New Roman" w:hAnsi="Times New Roman"/>
                <w:sz w:val="18"/>
              </w:rPr>
              <w:t>520</w:t>
            </w:r>
          </w:p>
          <w:p w14:paraId="12DBCC16">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2：</w:t>
            </w:r>
            <w:r>
              <w:rPr>
                <w:rFonts w:ascii="Times New Roman" w:hAnsi="Times New Roman"/>
                <w:sz w:val="18"/>
              </w:rPr>
              <w:t>72</w:t>
            </w:r>
          </w:p>
          <w:p w14:paraId="5DF2BDF5">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3：</w:t>
            </w:r>
            <w:r>
              <w:rPr>
                <w:rFonts w:ascii="Times New Roman" w:hAnsi="Times New Roman"/>
                <w:sz w:val="18"/>
              </w:rPr>
              <w:t>264</w:t>
            </w:r>
          </w:p>
        </w:tc>
      </w:tr>
      <w:tr w14:paraId="67A4C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69ED56D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08776E03">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0CC16C7A">
            <w:pPr>
              <w:pStyle w:val="125"/>
              <w:widowControl w:val="0"/>
              <w:autoSpaceDE w:val="0"/>
              <w:autoSpaceDN w:val="0"/>
              <w:adjustRightInd w:val="0"/>
              <w:snapToGrid w:val="0"/>
              <w:rPr>
                <w:rFonts w:ascii="Times New Roman" w:hAnsi="Times New Roman"/>
                <w:sz w:val="18"/>
              </w:rPr>
            </w:pPr>
            <w:r>
              <w:rPr>
                <w:rFonts w:ascii="Times New Roman" w:hAnsi="Times New Roman"/>
                <w:sz w:val="18"/>
              </w:rPr>
              <w:t>6-7</w:t>
            </w:r>
          </w:p>
        </w:tc>
        <w:tc>
          <w:tcPr>
            <w:tcW w:w="1701" w:type="dxa"/>
            <w:tcBorders>
              <w:top w:val="single" w:color="auto" w:sz="4" w:space="0"/>
              <w:left w:val="single" w:color="auto" w:sz="4" w:space="0"/>
              <w:bottom w:val="single" w:color="auto" w:sz="4" w:space="0"/>
              <w:right w:val="single" w:color="auto" w:sz="4" w:space="0"/>
            </w:tcBorders>
            <w:vAlign w:val="center"/>
          </w:tcPr>
          <w:p w14:paraId="09ECD093">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2835" w:type="dxa"/>
            <w:tcBorders>
              <w:top w:val="single" w:color="auto" w:sz="4" w:space="0"/>
              <w:left w:val="single" w:color="auto" w:sz="4" w:space="0"/>
              <w:bottom w:val="single" w:color="auto" w:sz="4" w:space="0"/>
              <w:right w:val="single" w:color="auto" w:sz="4" w:space="0"/>
            </w:tcBorders>
          </w:tcPr>
          <w:p w14:paraId="3FAF2E26">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77A5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47A0CBB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0618162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1134" w:type="dxa"/>
            <w:tcBorders>
              <w:top w:val="single" w:color="auto" w:sz="4" w:space="0"/>
              <w:left w:val="single" w:color="auto" w:sz="4" w:space="0"/>
              <w:bottom w:val="single" w:color="auto" w:sz="4" w:space="0"/>
              <w:right w:val="single" w:color="auto" w:sz="4" w:space="0"/>
            </w:tcBorders>
            <w:vAlign w:val="center"/>
          </w:tcPr>
          <w:p w14:paraId="5DB7ACD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0E67106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2835" w:type="dxa"/>
            <w:tcBorders>
              <w:top w:val="single" w:color="auto" w:sz="4" w:space="0"/>
              <w:left w:val="single" w:color="auto" w:sz="4" w:space="0"/>
              <w:bottom w:val="single" w:color="auto" w:sz="4" w:space="0"/>
              <w:right w:val="single" w:color="auto" w:sz="4" w:space="0"/>
            </w:tcBorders>
          </w:tcPr>
          <w:p w14:paraId="41A24683">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3C5E1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jc w:val="center"/>
        </w:trPr>
        <w:tc>
          <w:tcPr>
            <w:tcW w:w="1696" w:type="dxa"/>
            <w:vMerge w:val="restart"/>
            <w:tcBorders>
              <w:top w:val="nil"/>
              <w:left w:val="single" w:color="auto" w:sz="4" w:space="0"/>
              <w:bottom w:val="single" w:color="auto" w:sz="4" w:space="0"/>
              <w:right w:val="single" w:color="auto" w:sz="4" w:space="0"/>
            </w:tcBorders>
            <w:vAlign w:val="center"/>
          </w:tcPr>
          <w:p w14:paraId="1C44A64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帧长</w:t>
            </w:r>
          </w:p>
        </w:tc>
        <w:tc>
          <w:tcPr>
            <w:tcW w:w="1134" w:type="dxa"/>
            <w:tcBorders>
              <w:top w:val="single" w:color="auto" w:sz="4" w:space="0"/>
              <w:left w:val="single" w:color="auto" w:sz="4" w:space="0"/>
              <w:bottom w:val="single" w:color="auto" w:sz="4" w:space="0"/>
              <w:right w:val="single" w:color="auto" w:sz="4" w:space="0"/>
            </w:tcBorders>
            <w:vAlign w:val="center"/>
          </w:tcPr>
          <w:p w14:paraId="1A5B7CE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1134" w:type="dxa"/>
            <w:tcBorders>
              <w:top w:val="single" w:color="auto" w:sz="4" w:space="0"/>
              <w:left w:val="single" w:color="auto" w:sz="4" w:space="0"/>
              <w:bottom w:val="single" w:color="auto" w:sz="4" w:space="0"/>
              <w:right w:val="single" w:color="auto" w:sz="4" w:space="0"/>
            </w:tcBorders>
            <w:vAlign w:val="center"/>
          </w:tcPr>
          <w:p w14:paraId="5BE5E51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701" w:type="dxa"/>
            <w:vMerge w:val="restart"/>
            <w:tcBorders>
              <w:top w:val="nil"/>
              <w:left w:val="single" w:color="auto" w:sz="4" w:space="0"/>
              <w:bottom w:val="single" w:color="auto" w:sz="4" w:space="0"/>
              <w:right w:val="single" w:color="auto" w:sz="4" w:space="0"/>
            </w:tcBorders>
            <w:vAlign w:val="center"/>
          </w:tcPr>
          <w:p w14:paraId="303F02C6">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tcBorders>
              <w:top w:val="nil"/>
              <w:left w:val="single" w:color="auto" w:sz="4" w:space="0"/>
              <w:bottom w:val="single" w:color="auto" w:sz="4" w:space="0"/>
              <w:right w:val="single" w:color="auto" w:sz="4" w:space="0"/>
            </w:tcBorders>
          </w:tcPr>
          <w:p w14:paraId="7C48FC21">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指示SOF帧传送和确认过程所要占用信道的时长，单位1</w:t>
            </w:r>
            <w:r>
              <w:rPr>
                <w:rFonts w:ascii="Times New Roman" w:hAnsi="Times New Roman"/>
                <w:sz w:val="18"/>
              </w:rPr>
              <w:t>0</w:t>
            </w:r>
            <w:r>
              <w:rPr>
                <w:rFonts w:hint="eastAsia" w:ascii="Times New Roman" w:hAnsi="Times New Roman"/>
                <w:sz w:val="18"/>
              </w:rPr>
              <w:t>us</w:t>
            </w:r>
          </w:p>
        </w:tc>
      </w:tr>
      <w:tr w14:paraId="04676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1EA9F424">
            <w:pPr>
              <w:pStyle w:val="125"/>
              <w:widowControl w:val="0"/>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5EE2B09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1134" w:type="dxa"/>
            <w:tcBorders>
              <w:top w:val="single" w:color="auto" w:sz="4" w:space="0"/>
              <w:left w:val="single" w:color="auto" w:sz="4" w:space="0"/>
              <w:bottom w:val="single" w:color="auto" w:sz="4" w:space="0"/>
              <w:right w:val="single" w:color="auto" w:sz="4" w:space="0"/>
            </w:tcBorders>
            <w:vAlign w:val="center"/>
          </w:tcPr>
          <w:p w14:paraId="26314FD8">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0" w:type="auto"/>
            <w:vMerge w:val="continue"/>
            <w:tcBorders>
              <w:top w:val="nil"/>
              <w:left w:val="single" w:color="auto" w:sz="4" w:space="0"/>
              <w:bottom w:val="single" w:color="auto" w:sz="4" w:space="0"/>
              <w:right w:val="single" w:color="auto" w:sz="4" w:space="0"/>
            </w:tcBorders>
            <w:vAlign w:val="center"/>
          </w:tcPr>
          <w:p w14:paraId="79CEA959">
            <w:pPr>
              <w:pStyle w:val="125"/>
              <w:widowControl w:val="0"/>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5B471EBB">
            <w:pPr>
              <w:pStyle w:val="125"/>
              <w:widowControl w:val="0"/>
              <w:autoSpaceDE w:val="0"/>
              <w:autoSpaceDN w:val="0"/>
              <w:adjustRightInd w:val="0"/>
              <w:snapToGrid w:val="0"/>
              <w:jc w:val="left"/>
              <w:rPr>
                <w:rFonts w:ascii="Times New Roman" w:hAnsi="Times New Roman" w:eastAsia="Times New Roman"/>
                <w:sz w:val="18"/>
              </w:rPr>
            </w:pPr>
          </w:p>
        </w:tc>
      </w:tr>
      <w:tr w14:paraId="67F5B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1B44A601">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22FC9B7D">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1134" w:type="dxa"/>
            <w:tcBorders>
              <w:top w:val="single" w:color="auto" w:sz="4" w:space="0"/>
              <w:left w:val="single" w:color="auto" w:sz="4" w:space="0"/>
              <w:bottom w:val="single" w:color="auto" w:sz="4" w:space="0"/>
              <w:right w:val="single" w:color="auto" w:sz="4" w:space="0"/>
            </w:tcBorders>
            <w:vAlign w:val="center"/>
          </w:tcPr>
          <w:p w14:paraId="743DB00F">
            <w:pPr>
              <w:pStyle w:val="125"/>
              <w:widowControl w:val="0"/>
              <w:autoSpaceDE w:val="0"/>
              <w:autoSpaceDN w:val="0"/>
              <w:adjustRightInd w:val="0"/>
              <w:snapToGrid w:val="0"/>
              <w:rPr>
                <w:rFonts w:ascii="Times New Roman" w:hAnsi="Times New Roman"/>
                <w:sz w:val="18"/>
              </w:rPr>
            </w:pPr>
            <w:r>
              <w:rPr>
                <w:rFonts w:ascii="Times New Roman" w:hAnsi="Times New Roman"/>
                <w:sz w:val="18"/>
              </w:rPr>
              <w:t>4</w:t>
            </w:r>
            <w:r>
              <w:rPr>
                <w:rFonts w:hint="eastAsia" w:ascii="Times New Roman" w:hAnsi="Times New Roman"/>
                <w:sz w:val="18"/>
              </w:rPr>
              <w:t>-</w:t>
            </w:r>
            <w:r>
              <w:rPr>
                <w:rFonts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3F6A1C3B">
            <w:pPr>
              <w:pStyle w:val="125"/>
              <w:widowControl w:val="0"/>
              <w:autoSpaceDE w:val="0"/>
              <w:autoSpaceDN w:val="0"/>
              <w:adjustRightInd w:val="0"/>
              <w:snapToGrid w:val="0"/>
              <w:rPr>
                <w:rFonts w:ascii="Times New Roman" w:hAnsi="Times New Roman"/>
                <w:sz w:val="18"/>
              </w:rPr>
            </w:pPr>
            <w:r>
              <w:rPr>
                <w:rFonts w:ascii="Times New Roman" w:hAnsi="Times New Roman"/>
                <w:sz w:val="18"/>
              </w:rPr>
              <w:t>4</w:t>
            </w:r>
          </w:p>
        </w:tc>
        <w:tc>
          <w:tcPr>
            <w:tcW w:w="2835" w:type="dxa"/>
            <w:tcBorders>
              <w:top w:val="single" w:color="auto" w:sz="4" w:space="0"/>
              <w:left w:val="single" w:color="auto" w:sz="4" w:space="0"/>
              <w:bottom w:val="single" w:color="auto" w:sz="4" w:space="0"/>
              <w:right w:val="single" w:color="auto" w:sz="4" w:space="0"/>
            </w:tcBorders>
          </w:tcPr>
          <w:p w14:paraId="4631800E">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0B98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104BEB5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2E74D6C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0-11</w:t>
            </w:r>
          </w:p>
        </w:tc>
        <w:tc>
          <w:tcPr>
            <w:tcW w:w="1134" w:type="dxa"/>
            <w:tcBorders>
              <w:top w:val="single" w:color="auto" w:sz="4" w:space="0"/>
              <w:left w:val="single" w:color="auto" w:sz="4" w:space="0"/>
              <w:bottom w:val="single" w:color="auto" w:sz="4" w:space="0"/>
              <w:right w:val="single" w:color="auto" w:sz="4" w:space="0"/>
            </w:tcBorders>
            <w:vAlign w:val="center"/>
          </w:tcPr>
          <w:p w14:paraId="5982CB71">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4BB4F1F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6</w:t>
            </w:r>
          </w:p>
        </w:tc>
        <w:tc>
          <w:tcPr>
            <w:tcW w:w="2835" w:type="dxa"/>
            <w:tcBorders>
              <w:top w:val="single" w:color="auto" w:sz="4" w:space="0"/>
              <w:left w:val="single" w:color="auto" w:sz="4" w:space="0"/>
              <w:bottom w:val="single" w:color="auto" w:sz="4" w:space="0"/>
              <w:right w:val="single" w:color="auto" w:sz="4" w:space="0"/>
            </w:tcBorders>
          </w:tcPr>
          <w:p w14:paraId="2EB96033">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5D57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A7EAEE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短网络标识高位</w:t>
            </w:r>
          </w:p>
        </w:tc>
        <w:tc>
          <w:tcPr>
            <w:tcW w:w="1134" w:type="dxa"/>
            <w:tcBorders>
              <w:top w:val="single" w:color="auto" w:sz="4" w:space="0"/>
              <w:left w:val="single" w:color="auto" w:sz="4" w:space="0"/>
              <w:bottom w:val="single" w:color="auto" w:sz="4" w:space="0"/>
              <w:right w:val="single" w:color="auto" w:sz="4" w:space="0"/>
            </w:tcBorders>
            <w:vAlign w:val="center"/>
          </w:tcPr>
          <w:p w14:paraId="1D8324EA">
            <w:pPr>
              <w:pStyle w:val="125"/>
              <w:widowControl w:val="0"/>
              <w:autoSpaceDE w:val="0"/>
              <w:autoSpaceDN w:val="0"/>
              <w:adjustRightInd w:val="0"/>
              <w:snapToGrid w:val="0"/>
              <w:rPr>
                <w:rFonts w:ascii="Times New Roman" w:hAnsi="Times New Roman"/>
                <w:sz w:val="18"/>
              </w:rPr>
            </w:pPr>
            <w:r>
              <w:rPr>
                <w:rFonts w:ascii="Times New Roman" w:hAnsi="Times New Roman"/>
                <w:sz w:val="18"/>
              </w:rPr>
              <w:t>12</w:t>
            </w:r>
          </w:p>
        </w:tc>
        <w:tc>
          <w:tcPr>
            <w:tcW w:w="1134" w:type="dxa"/>
            <w:tcBorders>
              <w:top w:val="single" w:color="auto" w:sz="4" w:space="0"/>
              <w:left w:val="single" w:color="auto" w:sz="4" w:space="0"/>
              <w:bottom w:val="single" w:color="auto" w:sz="4" w:space="0"/>
              <w:right w:val="single" w:color="auto" w:sz="4" w:space="0"/>
            </w:tcBorders>
            <w:vAlign w:val="center"/>
          </w:tcPr>
          <w:p w14:paraId="424A47C3">
            <w:pPr>
              <w:pStyle w:val="125"/>
              <w:widowControl w:val="0"/>
              <w:autoSpaceDE w:val="0"/>
              <w:autoSpaceDN w:val="0"/>
              <w:adjustRightInd w:val="0"/>
              <w:snapToGrid w:val="0"/>
              <w:rPr>
                <w:rFonts w:ascii="Times New Roman" w:hAnsi="Times New Roman"/>
                <w:sz w:val="18"/>
              </w:rPr>
            </w:pPr>
            <w:r>
              <w:rPr>
                <w:rFonts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0C2593F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365CE2D5">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短网络标识的高1bit</w:t>
            </w:r>
          </w:p>
        </w:tc>
      </w:tr>
      <w:tr w14:paraId="500E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696" w:type="dxa"/>
            <w:tcBorders>
              <w:top w:val="single" w:color="auto" w:sz="4" w:space="0"/>
              <w:left w:val="single" w:color="auto" w:sz="4" w:space="0"/>
              <w:bottom w:val="single" w:color="auto" w:sz="4" w:space="0"/>
              <w:right w:val="single" w:color="auto" w:sz="4" w:space="0"/>
            </w:tcBorders>
            <w:vAlign w:val="center"/>
          </w:tcPr>
          <w:p w14:paraId="3B331A7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3E9B14A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30CE299B">
            <w:pPr>
              <w:pStyle w:val="125"/>
              <w:widowControl w:val="0"/>
              <w:autoSpaceDE w:val="0"/>
              <w:autoSpaceDN w:val="0"/>
              <w:adjustRightInd w:val="0"/>
              <w:snapToGrid w:val="0"/>
              <w:rPr>
                <w:rFonts w:ascii="Times New Roman" w:hAnsi="Times New Roman"/>
                <w:sz w:val="18"/>
              </w:rPr>
            </w:pPr>
            <w:r>
              <w:rPr>
                <w:rFonts w:ascii="Times New Roman" w:hAnsi="Times New Roman"/>
                <w:sz w:val="18"/>
              </w:rPr>
              <w:t>1-3</w:t>
            </w:r>
          </w:p>
        </w:tc>
        <w:tc>
          <w:tcPr>
            <w:tcW w:w="1701" w:type="dxa"/>
            <w:tcBorders>
              <w:top w:val="single" w:color="auto" w:sz="4" w:space="0"/>
              <w:left w:val="single" w:color="auto" w:sz="4" w:space="0"/>
              <w:bottom w:val="single" w:color="auto" w:sz="4" w:space="0"/>
              <w:right w:val="single" w:color="auto" w:sz="4" w:space="0"/>
            </w:tcBorders>
            <w:vAlign w:val="center"/>
          </w:tcPr>
          <w:p w14:paraId="4E6225B7">
            <w:pPr>
              <w:pStyle w:val="125"/>
              <w:widowControl w:val="0"/>
              <w:autoSpaceDE w:val="0"/>
              <w:autoSpaceDN w:val="0"/>
              <w:adjustRightInd w:val="0"/>
              <w:snapToGrid w:val="0"/>
              <w:rPr>
                <w:rFonts w:ascii="Times New Roman" w:hAnsi="Times New Roman"/>
                <w:sz w:val="18"/>
              </w:rPr>
            </w:pPr>
            <w:r>
              <w:rPr>
                <w:rFonts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tcPr>
          <w:p w14:paraId="158942CE">
            <w:pPr>
              <w:pStyle w:val="125"/>
              <w:widowControl w:val="0"/>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bl>
    <w:p w14:paraId="0F618021">
      <w:pPr>
        <w:pStyle w:val="50"/>
      </w:pPr>
    </w:p>
    <w:p w14:paraId="3FFF4CD3">
      <w:pPr>
        <w:pStyle w:val="88"/>
      </w:pPr>
      <w:r>
        <w:rPr>
          <w:rFonts w:hint="eastAsia"/>
        </w:rPr>
        <w:t>单站点帧训练帧的可变域</w:t>
      </w:r>
    </w:p>
    <w:p w14:paraId="31BC0200">
      <w:pPr>
        <w:pStyle w:val="50"/>
      </w:pPr>
      <w:r>
        <w:rPr>
          <w:rFonts w:hint="eastAsia"/>
        </w:rPr>
        <w:t>当“多站点帧标识”为</w:t>
      </w:r>
      <w:r>
        <w:t>0</w:t>
      </w:r>
      <w:r>
        <w:rPr>
          <w:rFonts w:hint="eastAsia"/>
        </w:rPr>
        <w:t>且“训练帧标识”为1时，表示当前帧是训练帧。</w:t>
      </w:r>
    </w:p>
    <w:p w14:paraId="495DA692">
      <w:pPr>
        <w:pStyle w:val="50"/>
      </w:pPr>
      <w:r>
        <w:rPr>
          <w:rFonts w:hint="eastAsia"/>
        </w:rPr>
        <w:t>训练帧类型为1时，表示当前训练帧为Bitloading训练帧。训练帧类型为0时，表示当前训练帧为MIMO训练帧。</w:t>
      </w:r>
    </w:p>
    <w:p w14:paraId="2E5EE623">
      <w:pPr>
        <w:pStyle w:val="50"/>
      </w:pPr>
      <w:r>
        <w:rPr>
          <w:rFonts w:hint="eastAsia"/>
        </w:rPr>
        <w:t>MIMO训练帧的可变域如</w:t>
      </w:r>
      <w:r>
        <w:fldChar w:fldCharType="begin"/>
      </w:r>
      <w:r>
        <w:instrText xml:space="preserve"> </w:instrText>
      </w:r>
      <w:r>
        <w:rPr>
          <w:rFonts w:hint="eastAsia"/>
        </w:rPr>
        <w:instrText xml:space="preserve">REF _Ref219045496 \h</w:instrText>
      </w:r>
      <w:r>
        <w:instrText xml:space="preserve">  \* MERGEFORMAT </w:instrText>
      </w:r>
      <w:r>
        <w:fldChar w:fldCharType="separate"/>
      </w:r>
      <w:r>
        <w:t>表 24</w:t>
      </w:r>
      <w:r>
        <w:fldChar w:fldCharType="end"/>
      </w:r>
      <w:r>
        <w:rPr>
          <w:rFonts w:hint="eastAsia"/>
        </w:rPr>
        <w:t>所示。</w:t>
      </w:r>
    </w:p>
    <w:p w14:paraId="7CBF5AD0">
      <w:pPr>
        <w:pStyle w:val="10"/>
      </w:pPr>
      <w:bookmarkStart w:id="523" w:name="_Ref219045496"/>
      <w:r>
        <w:t xml:space="preserve">表 </w:t>
      </w:r>
      <w:r>
        <w:fldChar w:fldCharType="begin"/>
      </w:r>
      <w:r>
        <w:instrText xml:space="preserve"> SEQ 表 \* ARABIC </w:instrText>
      </w:r>
      <w:r>
        <w:fldChar w:fldCharType="separate"/>
      </w:r>
      <w:r>
        <w:t>24</w:t>
      </w:r>
      <w:r>
        <w:fldChar w:fldCharType="end"/>
      </w:r>
      <w:bookmarkEnd w:id="523"/>
      <w:r>
        <w:t xml:space="preserve"> MIMO</w:t>
      </w:r>
      <w:r>
        <w:rPr>
          <w:rFonts w:hint="eastAsia"/>
        </w:rPr>
        <w:t>训练帧的FC可变域定义</w:t>
      </w:r>
    </w:p>
    <w:tbl>
      <w:tblPr>
        <w:tblStyle w:val="31"/>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134"/>
        <w:gridCol w:w="1134"/>
        <w:gridCol w:w="1701"/>
        <w:gridCol w:w="2835"/>
      </w:tblGrid>
      <w:tr w14:paraId="75FF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5D7762E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字段</w:t>
            </w:r>
          </w:p>
        </w:tc>
        <w:tc>
          <w:tcPr>
            <w:tcW w:w="1134" w:type="dxa"/>
            <w:tcBorders>
              <w:top w:val="single" w:color="auto" w:sz="4" w:space="0"/>
              <w:left w:val="single" w:color="auto" w:sz="4" w:space="0"/>
              <w:bottom w:val="single" w:color="auto" w:sz="4" w:space="0"/>
              <w:right w:val="single" w:color="auto" w:sz="4" w:space="0"/>
            </w:tcBorders>
            <w:vAlign w:val="center"/>
          </w:tcPr>
          <w:p w14:paraId="5665901F">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字节号</w:t>
            </w:r>
          </w:p>
        </w:tc>
        <w:tc>
          <w:tcPr>
            <w:tcW w:w="1134" w:type="dxa"/>
            <w:tcBorders>
              <w:top w:val="single" w:color="auto" w:sz="4" w:space="0"/>
              <w:left w:val="single" w:color="auto" w:sz="4" w:space="0"/>
              <w:bottom w:val="single" w:color="auto" w:sz="4" w:space="0"/>
              <w:right w:val="single" w:color="auto" w:sz="4" w:space="0"/>
            </w:tcBorders>
            <w:vAlign w:val="center"/>
          </w:tcPr>
          <w:p w14:paraId="47B7C54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比特位</w:t>
            </w:r>
          </w:p>
        </w:tc>
        <w:tc>
          <w:tcPr>
            <w:tcW w:w="1701" w:type="dxa"/>
            <w:tcBorders>
              <w:top w:val="single" w:color="auto" w:sz="4" w:space="0"/>
              <w:left w:val="single" w:color="auto" w:sz="4" w:space="0"/>
              <w:bottom w:val="single" w:color="auto" w:sz="4" w:space="0"/>
              <w:right w:val="single" w:color="auto" w:sz="4" w:space="0"/>
            </w:tcBorders>
            <w:vAlign w:val="center"/>
          </w:tcPr>
          <w:p w14:paraId="1BE0540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字段大小（比特）</w:t>
            </w:r>
          </w:p>
        </w:tc>
        <w:tc>
          <w:tcPr>
            <w:tcW w:w="2835" w:type="dxa"/>
            <w:tcBorders>
              <w:top w:val="single" w:color="auto" w:sz="4" w:space="0"/>
              <w:left w:val="single" w:color="auto" w:sz="4" w:space="0"/>
              <w:bottom w:val="single" w:color="auto" w:sz="4" w:space="0"/>
              <w:right w:val="single" w:color="auto" w:sz="4" w:space="0"/>
            </w:tcBorders>
            <w:vAlign w:val="center"/>
          </w:tcPr>
          <w:p w14:paraId="2D08869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说明</w:t>
            </w:r>
          </w:p>
        </w:tc>
      </w:tr>
      <w:tr w14:paraId="2ED7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tcBorders>
              <w:top w:val="nil"/>
              <w:left w:val="single" w:color="auto" w:sz="4" w:space="0"/>
              <w:bottom w:val="single" w:color="auto" w:sz="4" w:space="0"/>
              <w:right w:val="single" w:color="auto" w:sz="4" w:space="0"/>
            </w:tcBorders>
            <w:vAlign w:val="center"/>
          </w:tcPr>
          <w:p w14:paraId="6598D3C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源TEI</w:t>
            </w:r>
          </w:p>
        </w:tc>
        <w:tc>
          <w:tcPr>
            <w:tcW w:w="1134" w:type="dxa"/>
            <w:tcBorders>
              <w:top w:val="single" w:color="auto" w:sz="4" w:space="0"/>
              <w:left w:val="single" w:color="auto" w:sz="4" w:space="0"/>
              <w:bottom w:val="single" w:color="auto" w:sz="4" w:space="0"/>
              <w:right w:val="single" w:color="auto" w:sz="4" w:space="0"/>
            </w:tcBorders>
            <w:vAlign w:val="center"/>
          </w:tcPr>
          <w:p w14:paraId="77883FE4">
            <w:pPr>
              <w:pStyle w:val="125"/>
              <w:widowControl w:val="0"/>
              <w:autoSpaceDE w:val="0"/>
              <w:autoSpaceDN w:val="0"/>
              <w:adjustRightInd w:val="0"/>
              <w:snapToGrid w:val="0"/>
              <w:rPr>
                <w:rFonts w:ascii="Times New Roman" w:hAnsi="Times New Roman"/>
                <w:sz w:val="18"/>
              </w:rPr>
            </w:pPr>
            <w:r>
              <w:rPr>
                <w:rFonts w:ascii="Times New Roman" w:hAnsi="Times New Roman"/>
                <w:sz w:val="18"/>
              </w:rPr>
              <w:t>1</w:t>
            </w:r>
          </w:p>
        </w:tc>
        <w:tc>
          <w:tcPr>
            <w:tcW w:w="1134" w:type="dxa"/>
            <w:tcBorders>
              <w:top w:val="single" w:color="auto" w:sz="4" w:space="0"/>
              <w:left w:val="single" w:color="auto" w:sz="4" w:space="0"/>
              <w:bottom w:val="single" w:color="auto" w:sz="4" w:space="0"/>
              <w:right w:val="single" w:color="auto" w:sz="4" w:space="0"/>
            </w:tcBorders>
            <w:vAlign w:val="center"/>
          </w:tcPr>
          <w:p w14:paraId="2DDDB8C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701" w:type="dxa"/>
            <w:vMerge w:val="restart"/>
            <w:tcBorders>
              <w:top w:val="nil"/>
              <w:left w:val="single" w:color="auto" w:sz="4" w:space="0"/>
              <w:bottom w:val="single" w:color="auto" w:sz="4" w:space="0"/>
              <w:right w:val="single" w:color="auto" w:sz="4" w:space="0"/>
            </w:tcBorders>
            <w:vAlign w:val="center"/>
          </w:tcPr>
          <w:p w14:paraId="422595C8">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tcBorders>
              <w:top w:val="nil"/>
              <w:left w:val="single" w:color="auto" w:sz="4" w:space="0"/>
              <w:bottom w:val="single" w:color="auto" w:sz="4" w:space="0"/>
              <w:right w:val="single" w:color="auto" w:sz="4" w:space="0"/>
            </w:tcBorders>
            <w:vAlign w:val="center"/>
          </w:tcPr>
          <w:p w14:paraId="701B8C06">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报文发送站点的T</w:t>
            </w:r>
            <w:r>
              <w:rPr>
                <w:rFonts w:ascii="Times New Roman" w:hAnsi="Times New Roman"/>
                <w:sz w:val="18"/>
              </w:rPr>
              <w:t>EI</w:t>
            </w:r>
          </w:p>
        </w:tc>
      </w:tr>
      <w:tr w14:paraId="6B09A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66517F56">
            <w:pPr>
              <w:pStyle w:val="125"/>
              <w:widowControl w:val="0"/>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2B17436E">
            <w:pPr>
              <w:pStyle w:val="125"/>
              <w:widowControl w:val="0"/>
              <w:autoSpaceDE w:val="0"/>
              <w:autoSpaceDN w:val="0"/>
              <w:adjustRightInd w:val="0"/>
              <w:snapToGrid w:val="0"/>
              <w:rPr>
                <w:rFonts w:ascii="Times New Roman" w:hAnsi="Times New Roman"/>
                <w:sz w:val="18"/>
              </w:rPr>
            </w:pPr>
            <w:r>
              <w:rPr>
                <w:rFonts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2DD725C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0" w:type="auto"/>
            <w:vMerge w:val="continue"/>
            <w:tcBorders>
              <w:top w:val="nil"/>
              <w:left w:val="single" w:color="auto" w:sz="4" w:space="0"/>
              <w:bottom w:val="single" w:color="auto" w:sz="4" w:space="0"/>
              <w:right w:val="single" w:color="auto" w:sz="4" w:space="0"/>
            </w:tcBorders>
            <w:vAlign w:val="center"/>
          </w:tcPr>
          <w:p w14:paraId="42A0484C">
            <w:pPr>
              <w:pStyle w:val="125"/>
              <w:widowControl w:val="0"/>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26FFC4E5">
            <w:pPr>
              <w:pStyle w:val="125"/>
              <w:widowControl w:val="0"/>
              <w:autoSpaceDE w:val="0"/>
              <w:autoSpaceDN w:val="0"/>
              <w:adjustRightInd w:val="0"/>
              <w:snapToGrid w:val="0"/>
              <w:jc w:val="both"/>
              <w:rPr>
                <w:rFonts w:ascii="Times New Roman" w:hAnsi="Times New Roman" w:eastAsia="Times New Roman"/>
                <w:sz w:val="18"/>
              </w:rPr>
            </w:pPr>
          </w:p>
        </w:tc>
      </w:tr>
      <w:tr w14:paraId="4D20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tcBorders>
              <w:top w:val="nil"/>
              <w:left w:val="single" w:color="auto" w:sz="4" w:space="0"/>
              <w:bottom w:val="single" w:color="auto" w:sz="4" w:space="0"/>
              <w:right w:val="single" w:color="auto" w:sz="4" w:space="0"/>
            </w:tcBorders>
            <w:vAlign w:val="center"/>
          </w:tcPr>
          <w:p w14:paraId="55D8389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目的TEI</w:t>
            </w:r>
          </w:p>
        </w:tc>
        <w:tc>
          <w:tcPr>
            <w:tcW w:w="1134" w:type="dxa"/>
            <w:tcBorders>
              <w:top w:val="single" w:color="auto" w:sz="4" w:space="0"/>
              <w:left w:val="single" w:color="auto" w:sz="4" w:space="0"/>
              <w:bottom w:val="single" w:color="auto" w:sz="4" w:space="0"/>
              <w:right w:val="single" w:color="auto" w:sz="4" w:space="0"/>
            </w:tcBorders>
            <w:vAlign w:val="center"/>
          </w:tcPr>
          <w:p w14:paraId="0E651947">
            <w:pPr>
              <w:pStyle w:val="125"/>
              <w:widowControl w:val="0"/>
              <w:autoSpaceDE w:val="0"/>
              <w:autoSpaceDN w:val="0"/>
              <w:adjustRightInd w:val="0"/>
              <w:snapToGrid w:val="0"/>
              <w:rPr>
                <w:rFonts w:ascii="Times New Roman" w:hAnsi="Times New Roman"/>
                <w:sz w:val="18"/>
              </w:rPr>
            </w:pPr>
            <w:r>
              <w:rPr>
                <w:rFonts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233FDAED">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1701" w:type="dxa"/>
            <w:vMerge w:val="restart"/>
            <w:tcBorders>
              <w:top w:val="nil"/>
              <w:left w:val="single" w:color="auto" w:sz="4" w:space="0"/>
              <w:bottom w:val="single" w:color="auto" w:sz="4" w:space="0"/>
              <w:right w:val="single" w:color="auto" w:sz="4" w:space="0"/>
            </w:tcBorders>
            <w:vAlign w:val="center"/>
          </w:tcPr>
          <w:p w14:paraId="5683FB3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tcBorders>
              <w:top w:val="nil"/>
              <w:left w:val="single" w:color="auto" w:sz="4" w:space="0"/>
              <w:bottom w:val="single" w:color="auto" w:sz="4" w:space="0"/>
              <w:right w:val="single" w:color="auto" w:sz="4" w:space="0"/>
            </w:tcBorders>
            <w:vAlign w:val="center"/>
          </w:tcPr>
          <w:p w14:paraId="089A0D88">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报文接收站点的T</w:t>
            </w:r>
            <w:r>
              <w:rPr>
                <w:rFonts w:ascii="Times New Roman" w:hAnsi="Times New Roman"/>
                <w:sz w:val="18"/>
              </w:rPr>
              <w:t>EI</w:t>
            </w:r>
          </w:p>
        </w:tc>
      </w:tr>
      <w:tr w14:paraId="1B80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1D02A2E1">
            <w:pPr>
              <w:pStyle w:val="125"/>
              <w:widowControl w:val="0"/>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27D0650F">
            <w:pPr>
              <w:pStyle w:val="125"/>
              <w:widowControl w:val="0"/>
              <w:autoSpaceDE w:val="0"/>
              <w:autoSpaceDN w:val="0"/>
              <w:adjustRightInd w:val="0"/>
              <w:snapToGrid w:val="0"/>
              <w:rPr>
                <w:rFonts w:ascii="Times New Roman" w:hAnsi="Times New Roman"/>
                <w:sz w:val="18"/>
              </w:rPr>
            </w:pPr>
            <w:r>
              <w:rPr>
                <w:rFonts w:ascii="Times New Roman" w:hAnsi="Times New Roman"/>
                <w:sz w:val="18"/>
              </w:rPr>
              <w:t>3</w:t>
            </w:r>
          </w:p>
        </w:tc>
        <w:tc>
          <w:tcPr>
            <w:tcW w:w="1134" w:type="dxa"/>
            <w:tcBorders>
              <w:top w:val="single" w:color="auto" w:sz="4" w:space="0"/>
              <w:left w:val="single" w:color="auto" w:sz="4" w:space="0"/>
              <w:bottom w:val="single" w:color="auto" w:sz="4" w:space="0"/>
              <w:right w:val="single" w:color="auto" w:sz="4" w:space="0"/>
            </w:tcBorders>
            <w:vAlign w:val="center"/>
          </w:tcPr>
          <w:p w14:paraId="03A8FBA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0" w:type="auto"/>
            <w:vMerge w:val="continue"/>
            <w:tcBorders>
              <w:top w:val="nil"/>
              <w:left w:val="single" w:color="auto" w:sz="4" w:space="0"/>
              <w:bottom w:val="single" w:color="auto" w:sz="4" w:space="0"/>
              <w:right w:val="single" w:color="auto" w:sz="4" w:space="0"/>
            </w:tcBorders>
            <w:vAlign w:val="center"/>
          </w:tcPr>
          <w:p w14:paraId="3811AC24">
            <w:pPr>
              <w:pStyle w:val="125"/>
              <w:widowControl w:val="0"/>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6E716ABA">
            <w:pPr>
              <w:pStyle w:val="125"/>
              <w:widowControl w:val="0"/>
              <w:autoSpaceDE w:val="0"/>
              <w:autoSpaceDN w:val="0"/>
              <w:adjustRightInd w:val="0"/>
              <w:snapToGrid w:val="0"/>
              <w:jc w:val="both"/>
              <w:rPr>
                <w:rFonts w:ascii="Times New Roman" w:hAnsi="Times New Roman" w:eastAsia="Times New Roman"/>
                <w:sz w:val="18"/>
              </w:rPr>
            </w:pPr>
          </w:p>
        </w:tc>
      </w:tr>
      <w:tr w14:paraId="0F032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706A6EE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多站点帧标识</w:t>
            </w:r>
          </w:p>
        </w:tc>
        <w:tc>
          <w:tcPr>
            <w:tcW w:w="1134" w:type="dxa"/>
            <w:tcBorders>
              <w:top w:val="single" w:color="auto" w:sz="4" w:space="0"/>
              <w:left w:val="single" w:color="auto" w:sz="4" w:space="0"/>
              <w:bottom w:val="single" w:color="auto" w:sz="4" w:space="0"/>
              <w:right w:val="single" w:color="auto" w:sz="4" w:space="0"/>
            </w:tcBorders>
            <w:vAlign w:val="center"/>
          </w:tcPr>
          <w:p w14:paraId="1A52C762">
            <w:pPr>
              <w:pStyle w:val="125"/>
              <w:widowControl w:val="0"/>
              <w:autoSpaceDE w:val="0"/>
              <w:autoSpaceDN w:val="0"/>
              <w:adjustRightInd w:val="0"/>
              <w:snapToGrid w:val="0"/>
              <w:rPr>
                <w:rFonts w:ascii="Times New Roman" w:hAnsi="Times New Roman"/>
                <w:sz w:val="18"/>
              </w:rPr>
            </w:pPr>
            <w:r>
              <w:rPr>
                <w:rFonts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135AE093">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4856C68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695A72C4">
            <w:pPr>
              <w:pStyle w:val="125"/>
              <w:widowControl w:val="0"/>
              <w:autoSpaceDE w:val="0"/>
              <w:autoSpaceDN w:val="0"/>
              <w:adjustRightInd w:val="0"/>
              <w:snapToGrid w:val="0"/>
              <w:jc w:val="left"/>
              <w:rPr>
                <w:rFonts w:ascii="Times New Roman" w:hAnsi="Times New Roman" w:eastAsia="Times New Roman"/>
                <w:sz w:val="18"/>
              </w:rPr>
            </w:pPr>
            <w:r>
              <w:rPr>
                <w:rFonts w:hint="eastAsia" w:ascii="Times New Roman" w:hAnsi="Times New Roman"/>
                <w:sz w:val="18"/>
              </w:rPr>
              <w:t>0：单站点帧</w:t>
            </w:r>
          </w:p>
          <w:p w14:paraId="54D90CDB">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eastAsia="Times New Roman"/>
                <w:sz w:val="18"/>
              </w:rPr>
              <w:t>1</w:t>
            </w:r>
            <w:r>
              <w:rPr>
                <w:rFonts w:hint="eastAsia" w:cs="宋体"/>
                <w:sz w:val="18"/>
              </w:rPr>
              <w:t>：多站点帧</w:t>
            </w:r>
            <w:r>
              <w:rPr>
                <w:rFonts w:hint="eastAsia" w:eastAsia="Times New Roman"/>
                <w:sz w:val="18"/>
                <w:szCs w:val="18"/>
              </w:rPr>
              <w:t>（</w:t>
            </w:r>
            <w:r>
              <w:rPr>
                <w:rFonts w:hint="eastAsia" w:ascii="Times New Roman" w:hAnsi="Times New Roman" w:eastAsia="Times New Roman"/>
                <w:sz w:val="18"/>
                <w:szCs w:val="18"/>
              </w:rPr>
              <w:t>OFDMA</w:t>
            </w:r>
            <w:r>
              <w:rPr>
                <w:rFonts w:hint="eastAsia" w:eastAsia="Times New Roman"/>
                <w:sz w:val="18"/>
                <w:szCs w:val="18"/>
              </w:rPr>
              <w:t>帧）</w:t>
            </w:r>
          </w:p>
        </w:tc>
      </w:tr>
      <w:tr w14:paraId="5504B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696" w:type="dxa"/>
            <w:tcBorders>
              <w:top w:val="single" w:color="auto" w:sz="4" w:space="0"/>
              <w:left w:val="single" w:color="auto" w:sz="4" w:space="0"/>
              <w:bottom w:val="single" w:color="auto" w:sz="4" w:space="0"/>
              <w:right w:val="single" w:color="auto" w:sz="4" w:space="0"/>
            </w:tcBorders>
            <w:vAlign w:val="center"/>
          </w:tcPr>
          <w:p w14:paraId="63F9F8F8">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训练帧标识</w:t>
            </w:r>
          </w:p>
        </w:tc>
        <w:tc>
          <w:tcPr>
            <w:tcW w:w="1134" w:type="dxa"/>
            <w:tcBorders>
              <w:top w:val="single" w:color="auto" w:sz="4" w:space="0"/>
              <w:left w:val="single" w:color="auto" w:sz="4" w:space="0"/>
              <w:bottom w:val="single" w:color="auto" w:sz="4" w:space="0"/>
              <w:right w:val="single" w:color="auto" w:sz="4" w:space="0"/>
            </w:tcBorders>
            <w:vAlign w:val="center"/>
          </w:tcPr>
          <w:p w14:paraId="737B0B87">
            <w:pPr>
              <w:pStyle w:val="125"/>
              <w:widowControl w:val="0"/>
              <w:autoSpaceDE w:val="0"/>
              <w:autoSpaceDN w:val="0"/>
              <w:adjustRightInd w:val="0"/>
              <w:snapToGrid w:val="0"/>
              <w:rPr>
                <w:rFonts w:ascii="Times New Roman" w:hAnsi="Times New Roman"/>
                <w:sz w:val="18"/>
              </w:rPr>
            </w:pPr>
            <w:r>
              <w:rPr>
                <w:rFonts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31B8488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1701" w:type="dxa"/>
            <w:tcBorders>
              <w:top w:val="single" w:color="auto" w:sz="4" w:space="0"/>
              <w:left w:val="single" w:color="auto" w:sz="4" w:space="0"/>
              <w:bottom w:val="single" w:color="auto" w:sz="4" w:space="0"/>
              <w:right w:val="single" w:color="auto" w:sz="4" w:space="0"/>
            </w:tcBorders>
            <w:vAlign w:val="center"/>
          </w:tcPr>
          <w:p w14:paraId="6BC466B2">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04F87AC1">
            <w:pPr>
              <w:pStyle w:val="125"/>
              <w:widowControl w:val="0"/>
              <w:autoSpaceDE w:val="0"/>
              <w:autoSpaceDN w:val="0"/>
              <w:adjustRightInd w:val="0"/>
              <w:snapToGrid w:val="0"/>
              <w:jc w:val="both"/>
              <w:rPr>
                <w:rFonts w:ascii="Times New Roman" w:hAnsi="Times New Roman" w:eastAsia="Times New Roman"/>
                <w:sz w:val="18"/>
              </w:rPr>
            </w:pPr>
            <w:r>
              <w:rPr>
                <w:rFonts w:hint="eastAsia" w:ascii="Times New Roman" w:hAnsi="Times New Roman"/>
                <w:sz w:val="18"/>
              </w:rPr>
              <w:t>0：数据帧</w:t>
            </w:r>
          </w:p>
          <w:p w14:paraId="7E3121DF">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eastAsia="Times New Roman"/>
                <w:sz w:val="18"/>
              </w:rPr>
              <w:t>1</w:t>
            </w:r>
            <w:r>
              <w:rPr>
                <w:rFonts w:hint="eastAsia" w:cs="宋体"/>
                <w:sz w:val="18"/>
              </w:rPr>
              <w:t>：训练帧</w:t>
            </w:r>
          </w:p>
        </w:tc>
      </w:tr>
      <w:tr w14:paraId="12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54B7A2A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PL符号数</w:t>
            </w:r>
          </w:p>
        </w:tc>
        <w:tc>
          <w:tcPr>
            <w:tcW w:w="1134" w:type="dxa"/>
            <w:tcBorders>
              <w:top w:val="single" w:color="auto" w:sz="4" w:space="0"/>
              <w:left w:val="single" w:color="auto" w:sz="4" w:space="0"/>
              <w:bottom w:val="single" w:color="auto" w:sz="4" w:space="0"/>
              <w:right w:val="single" w:color="auto" w:sz="4" w:space="0"/>
            </w:tcBorders>
            <w:vAlign w:val="center"/>
          </w:tcPr>
          <w:p w14:paraId="3F16A473">
            <w:pPr>
              <w:pStyle w:val="125"/>
              <w:widowControl w:val="0"/>
              <w:autoSpaceDE w:val="0"/>
              <w:autoSpaceDN w:val="0"/>
              <w:adjustRightInd w:val="0"/>
              <w:snapToGrid w:val="0"/>
              <w:rPr>
                <w:rFonts w:ascii="Times New Roman" w:hAnsi="Times New Roman"/>
                <w:sz w:val="18"/>
              </w:rPr>
            </w:pPr>
            <w:r>
              <w:rPr>
                <w:rFonts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0E40C72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333753C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2835" w:type="dxa"/>
            <w:tcBorders>
              <w:top w:val="single" w:color="auto" w:sz="4" w:space="0"/>
              <w:left w:val="single" w:color="auto" w:sz="4" w:space="0"/>
              <w:bottom w:val="single" w:color="auto" w:sz="4" w:space="0"/>
              <w:right w:val="single" w:color="auto" w:sz="4" w:space="0"/>
            </w:tcBorders>
            <w:vAlign w:val="center"/>
          </w:tcPr>
          <w:p w14:paraId="4D5049A9">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M</w:t>
            </w:r>
            <w:r>
              <w:rPr>
                <w:rFonts w:ascii="Times New Roman" w:hAnsi="Times New Roman"/>
                <w:sz w:val="18"/>
              </w:rPr>
              <w:t>IMO训练帧</w:t>
            </w:r>
            <w:r>
              <w:rPr>
                <w:rFonts w:hint="eastAsia" w:ascii="Times New Roman" w:hAnsi="Times New Roman"/>
                <w:sz w:val="18"/>
              </w:rPr>
              <w:t>，P</w:t>
            </w:r>
            <w:r>
              <w:rPr>
                <w:rFonts w:ascii="Times New Roman" w:hAnsi="Times New Roman"/>
                <w:sz w:val="18"/>
              </w:rPr>
              <w:t>L符号数固定填</w:t>
            </w:r>
            <w:r>
              <w:rPr>
                <w:rFonts w:hint="eastAsia" w:ascii="Times New Roman" w:hAnsi="Times New Roman"/>
                <w:sz w:val="18"/>
              </w:rPr>
              <w:t>0</w:t>
            </w:r>
          </w:p>
        </w:tc>
      </w:tr>
      <w:tr w14:paraId="5E62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F259B3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训练帧类型</w:t>
            </w:r>
          </w:p>
        </w:tc>
        <w:tc>
          <w:tcPr>
            <w:tcW w:w="1134" w:type="dxa"/>
            <w:tcBorders>
              <w:top w:val="single" w:color="auto" w:sz="4" w:space="0"/>
              <w:left w:val="single" w:color="auto" w:sz="4" w:space="0"/>
              <w:bottom w:val="single" w:color="auto" w:sz="4" w:space="0"/>
              <w:right w:val="single" w:color="auto" w:sz="4" w:space="0"/>
            </w:tcBorders>
            <w:vAlign w:val="center"/>
          </w:tcPr>
          <w:p w14:paraId="13DB05D6">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75B9B45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750F5E7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67435E3A">
            <w:pPr>
              <w:pStyle w:val="125"/>
              <w:widowControl w:val="0"/>
              <w:autoSpaceDE w:val="0"/>
              <w:autoSpaceDN w:val="0"/>
              <w:adjustRightInd w:val="0"/>
              <w:snapToGrid w:val="0"/>
              <w:jc w:val="both"/>
              <w:rPr>
                <w:rFonts w:ascii="Times New Roman" w:hAnsi="Times New Roman" w:eastAsia="Times New Roman"/>
                <w:sz w:val="18"/>
              </w:rPr>
            </w:pPr>
            <w:r>
              <w:rPr>
                <w:rFonts w:hint="eastAsia" w:ascii="Times New Roman" w:hAnsi="Times New Roman" w:eastAsia="Times New Roman"/>
                <w:sz w:val="18"/>
              </w:rPr>
              <w:t>0</w:t>
            </w:r>
            <w:r>
              <w:rPr>
                <w:rFonts w:hint="eastAsia" w:cs="宋体"/>
                <w:sz w:val="18"/>
              </w:rPr>
              <w:t>：</w:t>
            </w:r>
            <w:r>
              <w:rPr>
                <w:rFonts w:hint="eastAsia" w:ascii="Times New Roman" w:hAnsi="Times New Roman"/>
                <w:sz w:val="18"/>
              </w:rPr>
              <w:t>MIMO训练帧</w:t>
            </w:r>
          </w:p>
          <w:p w14:paraId="13A3E73D">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1：Bitloading训练帧</w:t>
            </w:r>
          </w:p>
        </w:tc>
      </w:tr>
      <w:tr w14:paraId="2017B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32D6332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TF符号数</w:t>
            </w:r>
          </w:p>
        </w:tc>
        <w:tc>
          <w:tcPr>
            <w:tcW w:w="1134" w:type="dxa"/>
            <w:tcBorders>
              <w:top w:val="single" w:color="auto" w:sz="4" w:space="0"/>
              <w:left w:val="single" w:color="auto" w:sz="4" w:space="0"/>
              <w:bottom w:val="single" w:color="auto" w:sz="4" w:space="0"/>
              <w:right w:val="single" w:color="auto" w:sz="4" w:space="0"/>
            </w:tcBorders>
            <w:vAlign w:val="center"/>
          </w:tcPr>
          <w:p w14:paraId="55802912">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406CD2DC">
            <w:pPr>
              <w:pStyle w:val="125"/>
              <w:widowControl w:val="0"/>
              <w:autoSpaceDE w:val="0"/>
              <w:autoSpaceDN w:val="0"/>
              <w:adjustRightInd w:val="0"/>
              <w:snapToGrid w:val="0"/>
              <w:rPr>
                <w:rFonts w:ascii="Times New Roman" w:hAnsi="Times New Roman"/>
                <w:sz w:val="18"/>
              </w:rPr>
            </w:pPr>
            <w:r>
              <w:rPr>
                <w:rFonts w:ascii="Times New Roman" w:hAnsi="Times New Roman"/>
                <w:sz w:val="18"/>
              </w:rPr>
              <w:t>1</w:t>
            </w:r>
            <w:r>
              <w:rPr>
                <w:rFonts w:hint="eastAsia" w:ascii="Times New Roman" w:hAnsi="Times New Roman"/>
                <w:sz w:val="18"/>
              </w:rPr>
              <w:t>-</w:t>
            </w:r>
            <w:r>
              <w:rPr>
                <w:rFonts w:ascii="Times New Roman" w:hAnsi="Times New Roman"/>
                <w:sz w:val="18"/>
              </w:rPr>
              <w:t>3</w:t>
            </w:r>
          </w:p>
        </w:tc>
        <w:tc>
          <w:tcPr>
            <w:tcW w:w="1701" w:type="dxa"/>
            <w:tcBorders>
              <w:top w:val="single" w:color="auto" w:sz="4" w:space="0"/>
              <w:left w:val="single" w:color="auto" w:sz="4" w:space="0"/>
              <w:bottom w:val="single" w:color="auto" w:sz="4" w:space="0"/>
              <w:right w:val="single" w:color="auto" w:sz="4" w:space="0"/>
            </w:tcBorders>
            <w:vAlign w:val="center"/>
          </w:tcPr>
          <w:p w14:paraId="6A06FE4F">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vAlign w:val="center"/>
          </w:tcPr>
          <w:p w14:paraId="071DE6C2">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实际TF符号数为(配置值</w:t>
            </w:r>
            <w:r>
              <w:rPr>
                <w:rFonts w:ascii="Times New Roman" w:hAnsi="Times New Roman"/>
                <w:sz w:val="18"/>
              </w:rPr>
              <w:t>+1)*2</w:t>
            </w:r>
          </w:p>
        </w:tc>
      </w:tr>
      <w:tr w14:paraId="04A7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5EC7C06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子载波分组大小</w:t>
            </w:r>
          </w:p>
        </w:tc>
        <w:tc>
          <w:tcPr>
            <w:tcW w:w="1134" w:type="dxa"/>
            <w:tcBorders>
              <w:top w:val="single" w:color="auto" w:sz="4" w:space="0"/>
              <w:left w:val="single" w:color="auto" w:sz="4" w:space="0"/>
              <w:bottom w:val="single" w:color="auto" w:sz="4" w:space="0"/>
              <w:right w:val="single" w:color="auto" w:sz="4" w:space="0"/>
            </w:tcBorders>
            <w:vAlign w:val="center"/>
          </w:tcPr>
          <w:p w14:paraId="22F60CD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18A0749C">
            <w:pPr>
              <w:pStyle w:val="125"/>
              <w:widowControl w:val="0"/>
              <w:autoSpaceDE w:val="0"/>
              <w:autoSpaceDN w:val="0"/>
              <w:adjustRightInd w:val="0"/>
              <w:snapToGrid w:val="0"/>
              <w:rPr>
                <w:rFonts w:ascii="Times New Roman" w:hAnsi="Times New Roman"/>
                <w:sz w:val="18"/>
              </w:rPr>
            </w:pPr>
            <w:r>
              <w:rPr>
                <w:rFonts w:ascii="Times New Roman" w:hAnsi="Times New Roman"/>
                <w:sz w:val="18"/>
              </w:rPr>
              <w:t>4</w:t>
            </w:r>
            <w:r>
              <w:rPr>
                <w:rFonts w:hint="eastAsia" w:ascii="Times New Roman" w:hAnsi="Times New Roman"/>
                <w:sz w:val="18"/>
              </w:rPr>
              <w:t>-</w:t>
            </w:r>
            <w:r>
              <w:rPr>
                <w:rFonts w:ascii="Times New Roman" w:hAnsi="Times New Roman"/>
                <w:sz w:val="18"/>
              </w:rPr>
              <w:t>5</w:t>
            </w:r>
          </w:p>
        </w:tc>
        <w:tc>
          <w:tcPr>
            <w:tcW w:w="1701" w:type="dxa"/>
            <w:tcBorders>
              <w:top w:val="single" w:color="auto" w:sz="4" w:space="0"/>
              <w:left w:val="single" w:color="auto" w:sz="4" w:space="0"/>
              <w:bottom w:val="single" w:color="auto" w:sz="4" w:space="0"/>
              <w:right w:val="single" w:color="auto" w:sz="4" w:space="0"/>
            </w:tcBorders>
            <w:vAlign w:val="center"/>
          </w:tcPr>
          <w:p w14:paraId="12D213C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2835" w:type="dxa"/>
            <w:tcBorders>
              <w:top w:val="single" w:color="auto" w:sz="4" w:space="0"/>
              <w:left w:val="single" w:color="auto" w:sz="4" w:space="0"/>
              <w:bottom w:val="single" w:color="auto" w:sz="4" w:space="0"/>
              <w:right w:val="single" w:color="auto" w:sz="4" w:space="0"/>
            </w:tcBorders>
            <w:vAlign w:val="center"/>
          </w:tcPr>
          <w:p w14:paraId="7F437E16">
            <w:pPr>
              <w:pStyle w:val="125"/>
              <w:widowControl w:val="0"/>
              <w:autoSpaceDE w:val="0"/>
              <w:autoSpaceDN w:val="0"/>
              <w:adjustRightInd w:val="0"/>
              <w:snapToGrid w:val="0"/>
              <w:jc w:val="both"/>
              <w:rPr>
                <w:rFonts w:ascii="Times New Roman" w:hAnsi="Times New Roman"/>
                <w:sz w:val="18"/>
              </w:rPr>
            </w:pPr>
            <w:r>
              <w:rPr>
                <w:rFonts w:ascii="Times New Roman" w:hAnsi="Times New Roman"/>
                <w:sz w:val="18"/>
              </w:rPr>
              <w:t>MIMO训练帧该字段无效</w:t>
            </w:r>
            <w:r>
              <w:rPr>
                <w:rFonts w:hint="eastAsia" w:ascii="Times New Roman" w:hAnsi="Times New Roman"/>
                <w:sz w:val="18"/>
              </w:rPr>
              <w:t>，</w:t>
            </w:r>
            <w:r>
              <w:rPr>
                <w:rFonts w:ascii="Times New Roman" w:hAnsi="Times New Roman"/>
                <w:sz w:val="18"/>
              </w:rPr>
              <w:t>默认填</w:t>
            </w:r>
            <w:r>
              <w:rPr>
                <w:rFonts w:hint="eastAsia" w:ascii="Times New Roman" w:hAnsi="Times New Roman"/>
                <w:sz w:val="18"/>
              </w:rPr>
              <w:t>0；</w:t>
            </w:r>
          </w:p>
        </w:tc>
      </w:tr>
      <w:tr w14:paraId="59C1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4179B7D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流数</w:t>
            </w:r>
          </w:p>
        </w:tc>
        <w:tc>
          <w:tcPr>
            <w:tcW w:w="1134" w:type="dxa"/>
            <w:tcBorders>
              <w:top w:val="single" w:color="auto" w:sz="4" w:space="0"/>
              <w:left w:val="single" w:color="auto" w:sz="4" w:space="0"/>
              <w:bottom w:val="single" w:color="auto" w:sz="4" w:space="0"/>
              <w:right w:val="single" w:color="auto" w:sz="4" w:space="0"/>
            </w:tcBorders>
            <w:vAlign w:val="center"/>
          </w:tcPr>
          <w:p w14:paraId="095DE50D">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1E19A687">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r>
              <w:rPr>
                <w:rFonts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3701FFFD">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2835" w:type="dxa"/>
            <w:tcBorders>
              <w:top w:val="single" w:color="auto" w:sz="4" w:space="0"/>
              <w:left w:val="single" w:color="auto" w:sz="4" w:space="0"/>
              <w:bottom w:val="single" w:color="auto" w:sz="4" w:space="0"/>
              <w:right w:val="single" w:color="auto" w:sz="4" w:space="0"/>
            </w:tcBorders>
            <w:vAlign w:val="center"/>
          </w:tcPr>
          <w:p w14:paraId="7096318F">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训练帧流数</w:t>
            </w:r>
          </w:p>
          <w:p w14:paraId="3DD16BD6">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0：</w:t>
            </w:r>
            <w:r>
              <w:rPr>
                <w:rFonts w:ascii="Times New Roman" w:hAnsi="Times New Roman"/>
                <w:sz w:val="18"/>
              </w:rPr>
              <w:t>1</w:t>
            </w:r>
            <w:r>
              <w:rPr>
                <w:rFonts w:hint="eastAsia" w:ascii="Times New Roman" w:hAnsi="Times New Roman"/>
                <w:sz w:val="18"/>
              </w:rPr>
              <w:t>流</w:t>
            </w:r>
          </w:p>
          <w:p w14:paraId="567380FC">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1：</w:t>
            </w:r>
            <w:r>
              <w:rPr>
                <w:rFonts w:ascii="Times New Roman" w:hAnsi="Times New Roman"/>
                <w:sz w:val="18"/>
              </w:rPr>
              <w:t>2</w:t>
            </w:r>
            <w:r>
              <w:rPr>
                <w:rFonts w:hint="eastAsia" w:ascii="Times New Roman" w:hAnsi="Times New Roman"/>
                <w:sz w:val="18"/>
              </w:rPr>
              <w:t>流</w:t>
            </w:r>
          </w:p>
        </w:tc>
      </w:tr>
      <w:tr w14:paraId="2C9C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3B58B9CC">
            <w:pPr>
              <w:pStyle w:val="125"/>
              <w:widowControl w:val="0"/>
              <w:autoSpaceDE w:val="0"/>
              <w:autoSpaceDN w:val="0"/>
              <w:adjustRightInd w:val="0"/>
              <w:snapToGrid w:val="0"/>
              <w:rPr>
                <w:rFonts w:ascii="Times New Roman" w:hAnsi="Times New Roman"/>
                <w:sz w:val="18"/>
              </w:rPr>
            </w:pPr>
            <w:r>
              <w:rPr>
                <w:rFonts w:ascii="Times New Roman" w:hAnsi="Times New Roman"/>
                <w:sz w:val="18"/>
              </w:rPr>
              <w:t>TF</w:t>
            </w:r>
            <w:r>
              <w:rPr>
                <w:rFonts w:hint="eastAsia" w:ascii="Times New Roman" w:hAnsi="Times New Roman"/>
                <w:sz w:val="18"/>
              </w:rPr>
              <w:t>频段标识</w:t>
            </w:r>
          </w:p>
        </w:tc>
        <w:tc>
          <w:tcPr>
            <w:tcW w:w="1134" w:type="dxa"/>
            <w:tcBorders>
              <w:top w:val="single" w:color="auto" w:sz="4" w:space="0"/>
              <w:left w:val="single" w:color="auto" w:sz="4" w:space="0"/>
              <w:bottom w:val="single" w:color="auto" w:sz="4" w:space="0"/>
              <w:right w:val="single" w:color="auto" w:sz="4" w:space="0"/>
            </w:tcBorders>
            <w:vAlign w:val="center"/>
          </w:tcPr>
          <w:p w14:paraId="3A5C3C6A">
            <w:pPr>
              <w:pStyle w:val="125"/>
              <w:widowControl w:val="0"/>
              <w:autoSpaceDE w:val="0"/>
              <w:autoSpaceDN w:val="0"/>
              <w:adjustRightInd w:val="0"/>
              <w:snapToGrid w:val="0"/>
              <w:rPr>
                <w:rFonts w:ascii="Times New Roman" w:hAnsi="Times New Roman"/>
                <w:sz w:val="18"/>
              </w:rPr>
            </w:pPr>
            <w:r>
              <w:rPr>
                <w:rFonts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61653B8D">
            <w:pPr>
              <w:pStyle w:val="125"/>
              <w:widowControl w:val="0"/>
              <w:autoSpaceDE w:val="0"/>
              <w:autoSpaceDN w:val="0"/>
              <w:adjustRightInd w:val="0"/>
              <w:snapToGrid w:val="0"/>
              <w:rPr>
                <w:rFonts w:ascii="Times New Roman" w:hAnsi="Times New Roman"/>
                <w:sz w:val="18"/>
              </w:rPr>
            </w:pPr>
            <w:r>
              <w:rPr>
                <w:rFonts w:ascii="Times New Roman" w:hAnsi="Times New Roman"/>
                <w:sz w:val="18"/>
              </w:rPr>
              <w:t>0</w:t>
            </w:r>
            <w:r>
              <w:rPr>
                <w:rFonts w:hint="eastAsia" w:ascii="Times New Roman" w:hAnsi="Times New Roman"/>
                <w:sz w:val="18"/>
              </w:rPr>
              <w:t>-</w:t>
            </w:r>
            <w:r>
              <w:rPr>
                <w:rFonts w:ascii="Times New Roman" w:hAnsi="Times New Roman"/>
                <w:sz w:val="18"/>
              </w:rPr>
              <w:t>2</w:t>
            </w:r>
          </w:p>
        </w:tc>
        <w:tc>
          <w:tcPr>
            <w:tcW w:w="1701" w:type="dxa"/>
            <w:tcBorders>
              <w:top w:val="single" w:color="auto" w:sz="4" w:space="0"/>
              <w:left w:val="single" w:color="auto" w:sz="4" w:space="0"/>
              <w:bottom w:val="single" w:color="auto" w:sz="4" w:space="0"/>
              <w:right w:val="single" w:color="auto" w:sz="4" w:space="0"/>
            </w:tcBorders>
            <w:vAlign w:val="center"/>
          </w:tcPr>
          <w:p w14:paraId="6B0D8E98">
            <w:pPr>
              <w:pStyle w:val="125"/>
              <w:widowControl w:val="0"/>
              <w:autoSpaceDE w:val="0"/>
              <w:autoSpaceDN w:val="0"/>
              <w:adjustRightInd w:val="0"/>
              <w:snapToGrid w:val="0"/>
              <w:rPr>
                <w:rFonts w:ascii="Times New Roman" w:hAnsi="Times New Roman"/>
                <w:sz w:val="18"/>
              </w:rPr>
            </w:pPr>
            <w:r>
              <w:rPr>
                <w:rFonts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vAlign w:val="center"/>
          </w:tcPr>
          <w:p w14:paraId="7C15A9A3">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指示</w:t>
            </w:r>
            <w:r>
              <w:rPr>
                <w:rFonts w:ascii="Times New Roman" w:hAnsi="Times New Roman"/>
                <w:sz w:val="18"/>
              </w:rPr>
              <w:t>TF</w:t>
            </w:r>
            <w:r>
              <w:rPr>
                <w:rFonts w:hint="eastAsia" w:ascii="Times New Roman" w:hAnsi="Times New Roman"/>
                <w:sz w:val="18"/>
              </w:rPr>
              <w:t>使用的频段，具体定义见《通感一体化低压电力线宽带载波通信规约 第3部分：物理层通信协议》5.1.9.5通信频段表17通信频段。</w:t>
            </w:r>
          </w:p>
        </w:tc>
      </w:tr>
      <w:tr w14:paraId="454D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5A1BE2D1">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RU信噪比估计标识</w:t>
            </w:r>
          </w:p>
        </w:tc>
        <w:tc>
          <w:tcPr>
            <w:tcW w:w="1134" w:type="dxa"/>
            <w:tcBorders>
              <w:top w:val="single" w:color="auto" w:sz="4" w:space="0"/>
              <w:left w:val="single" w:color="auto" w:sz="4" w:space="0"/>
              <w:bottom w:val="single" w:color="auto" w:sz="4" w:space="0"/>
              <w:right w:val="single" w:color="auto" w:sz="4" w:space="0"/>
            </w:tcBorders>
            <w:vAlign w:val="center"/>
          </w:tcPr>
          <w:p w14:paraId="0472AFD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010F15AD">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1701" w:type="dxa"/>
            <w:tcBorders>
              <w:top w:val="single" w:color="auto" w:sz="4" w:space="0"/>
              <w:left w:val="single" w:color="auto" w:sz="4" w:space="0"/>
              <w:bottom w:val="single" w:color="auto" w:sz="4" w:space="0"/>
              <w:right w:val="single" w:color="auto" w:sz="4" w:space="0"/>
            </w:tcBorders>
            <w:vAlign w:val="center"/>
          </w:tcPr>
          <w:p w14:paraId="274E0E8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4FF4F8ED">
            <w:pPr>
              <w:pStyle w:val="125"/>
              <w:widowControl w:val="0"/>
              <w:autoSpaceDE w:val="0"/>
              <w:autoSpaceDN w:val="0"/>
              <w:adjustRightInd w:val="0"/>
              <w:snapToGrid w:val="0"/>
              <w:jc w:val="both"/>
              <w:rPr>
                <w:rFonts w:ascii="Times New Roman" w:hAnsi="Times New Roman"/>
                <w:sz w:val="18"/>
              </w:rPr>
            </w:pPr>
            <w:r>
              <w:rPr>
                <w:rFonts w:ascii="Times New Roman" w:hAnsi="Times New Roman"/>
                <w:sz w:val="18"/>
              </w:rPr>
              <w:t>MIMO训练帧</w:t>
            </w:r>
            <w:r>
              <w:rPr>
                <w:rFonts w:hint="eastAsia" w:ascii="Times New Roman" w:hAnsi="Times New Roman"/>
                <w:sz w:val="18"/>
              </w:rPr>
              <w:t>，</w:t>
            </w:r>
            <w:r>
              <w:rPr>
                <w:rFonts w:ascii="Times New Roman" w:hAnsi="Times New Roman"/>
                <w:sz w:val="18"/>
              </w:rPr>
              <w:t>该字段固定为</w:t>
            </w:r>
            <w:r>
              <w:rPr>
                <w:rFonts w:hint="eastAsia" w:ascii="Times New Roman" w:hAnsi="Times New Roman"/>
                <w:sz w:val="18"/>
              </w:rPr>
              <w:t>1</w:t>
            </w:r>
          </w:p>
        </w:tc>
      </w:tr>
      <w:tr w14:paraId="6DEF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31EAAA0C">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77C90206">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40A14A17">
            <w:pPr>
              <w:pStyle w:val="125"/>
              <w:widowControl w:val="0"/>
              <w:autoSpaceDE w:val="0"/>
              <w:autoSpaceDN w:val="0"/>
              <w:adjustRightInd w:val="0"/>
              <w:snapToGrid w:val="0"/>
              <w:rPr>
                <w:rFonts w:ascii="Times New Roman" w:hAnsi="Times New Roman"/>
                <w:sz w:val="18"/>
              </w:rPr>
            </w:pPr>
            <w:r>
              <w:rPr>
                <w:rFonts w:ascii="Times New Roman" w:hAnsi="Times New Roman"/>
                <w:sz w:val="18"/>
              </w:rPr>
              <w:t>4-7</w:t>
            </w:r>
          </w:p>
        </w:tc>
        <w:tc>
          <w:tcPr>
            <w:tcW w:w="1701" w:type="dxa"/>
            <w:tcBorders>
              <w:top w:val="single" w:color="auto" w:sz="4" w:space="0"/>
              <w:left w:val="single" w:color="auto" w:sz="4" w:space="0"/>
              <w:bottom w:val="single" w:color="auto" w:sz="4" w:space="0"/>
              <w:right w:val="single" w:color="auto" w:sz="4" w:space="0"/>
            </w:tcBorders>
            <w:vAlign w:val="center"/>
          </w:tcPr>
          <w:p w14:paraId="066DC62E">
            <w:pPr>
              <w:pStyle w:val="125"/>
              <w:widowControl w:val="0"/>
              <w:autoSpaceDE w:val="0"/>
              <w:autoSpaceDN w:val="0"/>
              <w:adjustRightInd w:val="0"/>
              <w:snapToGrid w:val="0"/>
              <w:rPr>
                <w:rFonts w:ascii="Times New Roman" w:hAnsi="Times New Roman"/>
                <w:sz w:val="18"/>
              </w:rPr>
            </w:pPr>
            <w:r>
              <w:rPr>
                <w:rFonts w:ascii="Times New Roman" w:hAnsi="Times New Roman"/>
                <w:sz w:val="18"/>
              </w:rPr>
              <w:t>4</w:t>
            </w:r>
          </w:p>
        </w:tc>
        <w:tc>
          <w:tcPr>
            <w:tcW w:w="2835" w:type="dxa"/>
            <w:tcBorders>
              <w:top w:val="single" w:color="auto" w:sz="4" w:space="0"/>
              <w:left w:val="single" w:color="auto" w:sz="4" w:space="0"/>
              <w:bottom w:val="single" w:color="auto" w:sz="4" w:space="0"/>
              <w:right w:val="single" w:color="auto" w:sz="4" w:space="0"/>
            </w:tcBorders>
            <w:vAlign w:val="center"/>
          </w:tcPr>
          <w:p w14:paraId="74A96502">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w:t>
            </w:r>
          </w:p>
        </w:tc>
      </w:tr>
      <w:tr w14:paraId="2D18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0E20B703">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0CAD950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1134" w:type="dxa"/>
            <w:tcBorders>
              <w:top w:val="single" w:color="auto" w:sz="4" w:space="0"/>
              <w:left w:val="single" w:color="auto" w:sz="4" w:space="0"/>
              <w:bottom w:val="single" w:color="auto" w:sz="4" w:space="0"/>
              <w:right w:val="single" w:color="auto" w:sz="4" w:space="0"/>
            </w:tcBorders>
            <w:vAlign w:val="center"/>
          </w:tcPr>
          <w:p w14:paraId="6A1CD52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701" w:type="dxa"/>
            <w:tcBorders>
              <w:top w:val="single" w:color="auto" w:sz="4" w:space="0"/>
              <w:left w:val="single" w:color="auto" w:sz="4" w:space="0"/>
              <w:bottom w:val="single" w:color="auto" w:sz="4" w:space="0"/>
              <w:right w:val="single" w:color="auto" w:sz="4" w:space="0"/>
            </w:tcBorders>
            <w:vAlign w:val="center"/>
          </w:tcPr>
          <w:p w14:paraId="35B0EC4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2835" w:type="dxa"/>
            <w:tcBorders>
              <w:top w:val="single" w:color="auto" w:sz="4" w:space="0"/>
              <w:left w:val="single" w:color="auto" w:sz="4" w:space="0"/>
              <w:bottom w:val="single" w:color="auto" w:sz="4" w:space="0"/>
              <w:right w:val="single" w:color="auto" w:sz="4" w:space="0"/>
            </w:tcBorders>
            <w:vAlign w:val="center"/>
          </w:tcPr>
          <w:p w14:paraId="70F4110F">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w:t>
            </w:r>
          </w:p>
        </w:tc>
      </w:tr>
      <w:tr w14:paraId="110D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696" w:type="dxa"/>
            <w:vMerge w:val="restart"/>
            <w:tcBorders>
              <w:top w:val="nil"/>
              <w:left w:val="single" w:color="auto" w:sz="4" w:space="0"/>
              <w:bottom w:val="single" w:color="auto" w:sz="4" w:space="0"/>
              <w:right w:val="single" w:color="auto" w:sz="4" w:space="0"/>
            </w:tcBorders>
            <w:vAlign w:val="center"/>
          </w:tcPr>
          <w:p w14:paraId="5BE96F9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帧长</w:t>
            </w:r>
          </w:p>
        </w:tc>
        <w:tc>
          <w:tcPr>
            <w:tcW w:w="1134" w:type="dxa"/>
            <w:tcBorders>
              <w:top w:val="single" w:color="auto" w:sz="4" w:space="0"/>
              <w:left w:val="single" w:color="auto" w:sz="4" w:space="0"/>
              <w:bottom w:val="single" w:color="auto" w:sz="4" w:space="0"/>
              <w:right w:val="single" w:color="auto" w:sz="4" w:space="0"/>
            </w:tcBorders>
            <w:vAlign w:val="center"/>
          </w:tcPr>
          <w:p w14:paraId="08EC2DB6">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1134" w:type="dxa"/>
            <w:tcBorders>
              <w:top w:val="single" w:color="auto" w:sz="4" w:space="0"/>
              <w:left w:val="single" w:color="auto" w:sz="4" w:space="0"/>
              <w:bottom w:val="single" w:color="auto" w:sz="4" w:space="0"/>
              <w:right w:val="single" w:color="auto" w:sz="4" w:space="0"/>
            </w:tcBorders>
            <w:vAlign w:val="center"/>
          </w:tcPr>
          <w:p w14:paraId="05EBBEED">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701" w:type="dxa"/>
            <w:vMerge w:val="restart"/>
            <w:tcBorders>
              <w:top w:val="nil"/>
              <w:left w:val="single" w:color="auto" w:sz="4" w:space="0"/>
              <w:bottom w:val="single" w:color="auto" w:sz="4" w:space="0"/>
              <w:right w:val="single" w:color="auto" w:sz="4" w:space="0"/>
            </w:tcBorders>
            <w:vAlign w:val="center"/>
          </w:tcPr>
          <w:p w14:paraId="1B137338">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tcBorders>
              <w:top w:val="nil"/>
              <w:left w:val="single" w:color="auto" w:sz="4" w:space="0"/>
              <w:bottom w:val="single" w:color="auto" w:sz="4" w:space="0"/>
              <w:right w:val="single" w:color="auto" w:sz="4" w:space="0"/>
            </w:tcBorders>
            <w:vAlign w:val="center"/>
          </w:tcPr>
          <w:p w14:paraId="0816FDAC">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指示SOF帧的传送和确认过程所要占用信道的时长，单位1</w:t>
            </w:r>
            <w:r>
              <w:rPr>
                <w:rFonts w:ascii="Times New Roman" w:hAnsi="Times New Roman"/>
                <w:sz w:val="18"/>
              </w:rPr>
              <w:t>0</w:t>
            </w:r>
            <w:r>
              <w:rPr>
                <w:rFonts w:hint="eastAsia" w:ascii="Times New Roman" w:hAnsi="Times New Roman"/>
                <w:sz w:val="18"/>
              </w:rPr>
              <w:t>us</w:t>
            </w:r>
          </w:p>
        </w:tc>
      </w:tr>
      <w:tr w14:paraId="65CE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6068BC13">
            <w:pPr>
              <w:pStyle w:val="125"/>
              <w:widowControl w:val="0"/>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26D7EE2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1134" w:type="dxa"/>
            <w:tcBorders>
              <w:top w:val="single" w:color="auto" w:sz="4" w:space="0"/>
              <w:left w:val="single" w:color="auto" w:sz="4" w:space="0"/>
              <w:bottom w:val="single" w:color="auto" w:sz="4" w:space="0"/>
              <w:right w:val="single" w:color="auto" w:sz="4" w:space="0"/>
            </w:tcBorders>
            <w:vAlign w:val="center"/>
          </w:tcPr>
          <w:p w14:paraId="46CFBBA6">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0" w:type="auto"/>
            <w:vMerge w:val="continue"/>
            <w:tcBorders>
              <w:top w:val="nil"/>
              <w:left w:val="single" w:color="auto" w:sz="4" w:space="0"/>
              <w:bottom w:val="single" w:color="auto" w:sz="4" w:space="0"/>
              <w:right w:val="single" w:color="auto" w:sz="4" w:space="0"/>
            </w:tcBorders>
            <w:vAlign w:val="center"/>
          </w:tcPr>
          <w:p w14:paraId="0EEBD13F">
            <w:pPr>
              <w:pStyle w:val="125"/>
              <w:widowControl w:val="0"/>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146620A9">
            <w:pPr>
              <w:pStyle w:val="125"/>
              <w:widowControl w:val="0"/>
              <w:autoSpaceDE w:val="0"/>
              <w:autoSpaceDN w:val="0"/>
              <w:adjustRightInd w:val="0"/>
              <w:snapToGrid w:val="0"/>
              <w:jc w:val="both"/>
              <w:rPr>
                <w:rFonts w:ascii="Times New Roman" w:hAnsi="Times New Roman" w:eastAsia="Times New Roman"/>
                <w:sz w:val="18"/>
              </w:rPr>
            </w:pPr>
          </w:p>
        </w:tc>
      </w:tr>
      <w:tr w14:paraId="52BE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05007C65">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05CF0BF4">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1134" w:type="dxa"/>
            <w:tcBorders>
              <w:top w:val="single" w:color="auto" w:sz="4" w:space="0"/>
              <w:left w:val="single" w:color="auto" w:sz="4" w:space="0"/>
              <w:bottom w:val="single" w:color="auto" w:sz="4" w:space="0"/>
              <w:right w:val="single" w:color="auto" w:sz="4" w:space="0"/>
            </w:tcBorders>
            <w:vAlign w:val="center"/>
          </w:tcPr>
          <w:p w14:paraId="63A34641">
            <w:pPr>
              <w:pStyle w:val="125"/>
              <w:widowControl w:val="0"/>
              <w:autoSpaceDE w:val="0"/>
              <w:autoSpaceDN w:val="0"/>
              <w:adjustRightInd w:val="0"/>
              <w:snapToGrid w:val="0"/>
              <w:rPr>
                <w:rFonts w:ascii="Times New Roman" w:hAnsi="Times New Roman"/>
                <w:sz w:val="18"/>
              </w:rPr>
            </w:pPr>
            <w:r>
              <w:rPr>
                <w:rFonts w:ascii="Times New Roman" w:hAnsi="Times New Roman"/>
                <w:sz w:val="18"/>
              </w:rPr>
              <w:t>4-7</w:t>
            </w:r>
          </w:p>
        </w:tc>
        <w:tc>
          <w:tcPr>
            <w:tcW w:w="1701" w:type="dxa"/>
            <w:tcBorders>
              <w:top w:val="single" w:color="auto" w:sz="4" w:space="0"/>
              <w:left w:val="single" w:color="auto" w:sz="4" w:space="0"/>
              <w:bottom w:val="single" w:color="auto" w:sz="4" w:space="0"/>
              <w:right w:val="single" w:color="auto" w:sz="4" w:space="0"/>
            </w:tcBorders>
            <w:vAlign w:val="center"/>
          </w:tcPr>
          <w:p w14:paraId="7278B89A">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35" w:type="dxa"/>
            <w:tcBorders>
              <w:top w:val="single" w:color="auto" w:sz="4" w:space="0"/>
              <w:left w:val="single" w:color="auto" w:sz="4" w:space="0"/>
              <w:bottom w:val="single" w:color="auto" w:sz="4" w:space="0"/>
              <w:right w:val="single" w:color="auto" w:sz="4" w:space="0"/>
            </w:tcBorders>
            <w:vAlign w:val="center"/>
          </w:tcPr>
          <w:p w14:paraId="1F1428A1">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w:t>
            </w:r>
          </w:p>
        </w:tc>
      </w:tr>
      <w:tr w14:paraId="718F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696" w:type="dxa"/>
            <w:tcBorders>
              <w:top w:val="single" w:color="auto" w:sz="4" w:space="0"/>
              <w:left w:val="single" w:color="auto" w:sz="4" w:space="0"/>
              <w:bottom w:val="single" w:color="auto" w:sz="4" w:space="0"/>
              <w:right w:val="single" w:color="auto" w:sz="4" w:space="0"/>
            </w:tcBorders>
            <w:vAlign w:val="center"/>
          </w:tcPr>
          <w:p w14:paraId="46630A0E">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2537146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0-11</w:t>
            </w:r>
          </w:p>
        </w:tc>
        <w:tc>
          <w:tcPr>
            <w:tcW w:w="1134" w:type="dxa"/>
            <w:tcBorders>
              <w:top w:val="single" w:color="auto" w:sz="4" w:space="0"/>
              <w:left w:val="single" w:color="auto" w:sz="4" w:space="0"/>
              <w:bottom w:val="single" w:color="auto" w:sz="4" w:space="0"/>
              <w:right w:val="single" w:color="auto" w:sz="4" w:space="0"/>
            </w:tcBorders>
            <w:vAlign w:val="center"/>
          </w:tcPr>
          <w:p w14:paraId="1C3AAF45">
            <w:pPr>
              <w:pStyle w:val="125"/>
              <w:widowControl w:val="0"/>
              <w:autoSpaceDE w:val="0"/>
              <w:autoSpaceDN w:val="0"/>
              <w:adjustRightInd w:val="0"/>
              <w:snapToGrid w:val="0"/>
              <w:rPr>
                <w:rFonts w:ascii="Times New Roman" w:hAnsi="Times New Roman"/>
                <w:sz w:val="18"/>
              </w:rPr>
            </w:pPr>
            <w:r>
              <w:rPr>
                <w:rFonts w:ascii="Times New Roman" w:hAnsi="Times New Roman"/>
                <w:sz w:val="18"/>
              </w:rPr>
              <w:t>0-7</w:t>
            </w:r>
          </w:p>
        </w:tc>
        <w:tc>
          <w:tcPr>
            <w:tcW w:w="1701" w:type="dxa"/>
            <w:tcBorders>
              <w:top w:val="single" w:color="auto" w:sz="4" w:space="0"/>
              <w:left w:val="single" w:color="auto" w:sz="4" w:space="0"/>
              <w:bottom w:val="single" w:color="auto" w:sz="4" w:space="0"/>
              <w:right w:val="single" w:color="auto" w:sz="4" w:space="0"/>
            </w:tcBorders>
            <w:vAlign w:val="center"/>
          </w:tcPr>
          <w:p w14:paraId="589A6DE4">
            <w:pPr>
              <w:pStyle w:val="125"/>
              <w:widowControl w:val="0"/>
              <w:autoSpaceDE w:val="0"/>
              <w:autoSpaceDN w:val="0"/>
              <w:adjustRightInd w:val="0"/>
              <w:snapToGrid w:val="0"/>
              <w:rPr>
                <w:rFonts w:ascii="Times New Roman" w:hAnsi="Times New Roman"/>
                <w:sz w:val="18"/>
              </w:rPr>
            </w:pPr>
            <w:r>
              <w:rPr>
                <w:rFonts w:ascii="Times New Roman" w:hAnsi="Times New Roman"/>
                <w:sz w:val="18"/>
              </w:rPr>
              <w:t>16</w:t>
            </w:r>
          </w:p>
        </w:tc>
        <w:tc>
          <w:tcPr>
            <w:tcW w:w="2835" w:type="dxa"/>
            <w:tcBorders>
              <w:top w:val="single" w:color="auto" w:sz="4" w:space="0"/>
              <w:left w:val="single" w:color="auto" w:sz="4" w:space="0"/>
              <w:bottom w:val="single" w:color="auto" w:sz="4" w:space="0"/>
              <w:right w:val="single" w:color="auto" w:sz="4" w:space="0"/>
            </w:tcBorders>
            <w:vAlign w:val="center"/>
          </w:tcPr>
          <w:p w14:paraId="7A9C8C79">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w:t>
            </w:r>
          </w:p>
        </w:tc>
      </w:tr>
      <w:tr w14:paraId="13AE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2AC6DC0">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短网络标识高位</w:t>
            </w:r>
          </w:p>
        </w:tc>
        <w:tc>
          <w:tcPr>
            <w:tcW w:w="1134" w:type="dxa"/>
            <w:tcBorders>
              <w:top w:val="single" w:color="auto" w:sz="4" w:space="0"/>
              <w:left w:val="single" w:color="auto" w:sz="4" w:space="0"/>
              <w:bottom w:val="single" w:color="auto" w:sz="4" w:space="0"/>
              <w:right w:val="single" w:color="auto" w:sz="4" w:space="0"/>
            </w:tcBorders>
            <w:vAlign w:val="center"/>
          </w:tcPr>
          <w:p w14:paraId="02D843FC">
            <w:pPr>
              <w:pStyle w:val="125"/>
              <w:widowControl w:val="0"/>
              <w:autoSpaceDE w:val="0"/>
              <w:autoSpaceDN w:val="0"/>
              <w:adjustRightInd w:val="0"/>
              <w:snapToGrid w:val="0"/>
              <w:rPr>
                <w:rFonts w:ascii="Times New Roman" w:hAnsi="Times New Roman"/>
                <w:sz w:val="18"/>
              </w:rPr>
            </w:pPr>
            <w:r>
              <w:rPr>
                <w:rFonts w:ascii="Times New Roman" w:hAnsi="Times New Roman"/>
                <w:sz w:val="18"/>
              </w:rPr>
              <w:t>12</w:t>
            </w:r>
          </w:p>
        </w:tc>
        <w:tc>
          <w:tcPr>
            <w:tcW w:w="1134" w:type="dxa"/>
            <w:tcBorders>
              <w:top w:val="single" w:color="auto" w:sz="4" w:space="0"/>
              <w:left w:val="single" w:color="auto" w:sz="4" w:space="0"/>
              <w:bottom w:val="single" w:color="auto" w:sz="4" w:space="0"/>
              <w:right w:val="single" w:color="auto" w:sz="4" w:space="0"/>
            </w:tcBorders>
            <w:vAlign w:val="center"/>
          </w:tcPr>
          <w:p w14:paraId="58D8B75D">
            <w:pPr>
              <w:pStyle w:val="125"/>
              <w:widowControl w:val="0"/>
              <w:autoSpaceDE w:val="0"/>
              <w:autoSpaceDN w:val="0"/>
              <w:adjustRightInd w:val="0"/>
              <w:snapToGrid w:val="0"/>
              <w:rPr>
                <w:rFonts w:ascii="Times New Roman" w:hAnsi="Times New Roman"/>
                <w:sz w:val="18"/>
              </w:rPr>
            </w:pPr>
            <w:r>
              <w:rPr>
                <w:rFonts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26FEA1D9">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550FE050">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短网络标识的高1bit</w:t>
            </w:r>
          </w:p>
        </w:tc>
      </w:tr>
      <w:tr w14:paraId="2BDC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029AA0D8">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0D96EF8B">
            <w:pPr>
              <w:pStyle w:val="125"/>
              <w:widowControl w:val="0"/>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3DDA5A55">
            <w:pPr>
              <w:pStyle w:val="125"/>
              <w:widowControl w:val="0"/>
              <w:autoSpaceDE w:val="0"/>
              <w:autoSpaceDN w:val="0"/>
              <w:adjustRightInd w:val="0"/>
              <w:snapToGrid w:val="0"/>
              <w:rPr>
                <w:rFonts w:ascii="Times New Roman" w:hAnsi="Times New Roman"/>
                <w:sz w:val="18"/>
              </w:rPr>
            </w:pPr>
            <w:r>
              <w:rPr>
                <w:rFonts w:ascii="Times New Roman" w:hAnsi="Times New Roman"/>
                <w:sz w:val="18"/>
              </w:rPr>
              <w:t>1</w:t>
            </w:r>
            <w:r>
              <w:rPr>
                <w:rFonts w:hint="eastAsia" w:ascii="Times New Roman" w:hAnsi="Times New Roman"/>
                <w:sz w:val="18"/>
              </w:rPr>
              <w:t>-</w:t>
            </w:r>
            <w:r>
              <w:rPr>
                <w:rFonts w:ascii="Times New Roman" w:hAnsi="Times New Roman"/>
                <w:sz w:val="18"/>
              </w:rPr>
              <w:t>3</w:t>
            </w:r>
          </w:p>
        </w:tc>
        <w:tc>
          <w:tcPr>
            <w:tcW w:w="1701" w:type="dxa"/>
            <w:tcBorders>
              <w:top w:val="single" w:color="auto" w:sz="4" w:space="0"/>
              <w:left w:val="single" w:color="auto" w:sz="4" w:space="0"/>
              <w:bottom w:val="single" w:color="auto" w:sz="4" w:space="0"/>
              <w:right w:val="single" w:color="auto" w:sz="4" w:space="0"/>
            </w:tcBorders>
            <w:vAlign w:val="center"/>
          </w:tcPr>
          <w:p w14:paraId="64430C02">
            <w:pPr>
              <w:pStyle w:val="125"/>
              <w:widowControl w:val="0"/>
              <w:autoSpaceDE w:val="0"/>
              <w:autoSpaceDN w:val="0"/>
              <w:adjustRightInd w:val="0"/>
              <w:snapToGrid w:val="0"/>
              <w:rPr>
                <w:rFonts w:ascii="Times New Roman" w:hAnsi="Times New Roman"/>
                <w:sz w:val="18"/>
              </w:rPr>
            </w:pPr>
            <w:r>
              <w:rPr>
                <w:rFonts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vAlign w:val="center"/>
          </w:tcPr>
          <w:p w14:paraId="367C37D4">
            <w:pPr>
              <w:pStyle w:val="125"/>
              <w:widowControl w:val="0"/>
              <w:autoSpaceDE w:val="0"/>
              <w:autoSpaceDN w:val="0"/>
              <w:adjustRightInd w:val="0"/>
              <w:snapToGrid w:val="0"/>
              <w:jc w:val="both"/>
              <w:rPr>
                <w:rFonts w:ascii="Times New Roman" w:hAnsi="Times New Roman"/>
                <w:sz w:val="18"/>
              </w:rPr>
            </w:pPr>
            <w:r>
              <w:rPr>
                <w:rFonts w:hint="eastAsia" w:ascii="Times New Roman" w:hAnsi="Times New Roman"/>
                <w:sz w:val="18"/>
              </w:rPr>
              <w:t>-</w:t>
            </w:r>
          </w:p>
        </w:tc>
      </w:tr>
    </w:tbl>
    <w:p w14:paraId="2EA4B40C">
      <w:pPr>
        <w:pStyle w:val="50"/>
      </w:pPr>
    </w:p>
    <w:p w14:paraId="23EADC39">
      <w:pPr>
        <w:pStyle w:val="50"/>
      </w:pPr>
      <w:r>
        <w:rPr>
          <w:rFonts w:hint="eastAsia"/>
        </w:rPr>
        <w:t>Bitloading训练帧的可变域如</w:t>
      </w:r>
      <w:r>
        <w:fldChar w:fldCharType="begin"/>
      </w:r>
      <w:r>
        <w:instrText xml:space="preserve"> </w:instrText>
      </w:r>
      <w:r>
        <w:rPr>
          <w:rFonts w:hint="eastAsia"/>
        </w:rPr>
        <w:instrText xml:space="preserve">REF _Ref219045483 \h</w:instrText>
      </w:r>
      <w:r>
        <w:instrText xml:space="preserve">  \* MERGEFORMAT </w:instrText>
      </w:r>
      <w:r>
        <w:fldChar w:fldCharType="separate"/>
      </w:r>
      <w:r>
        <w:t>表 25</w:t>
      </w:r>
      <w:r>
        <w:fldChar w:fldCharType="end"/>
      </w:r>
      <w:r>
        <w:rPr>
          <w:rFonts w:hint="eastAsia"/>
        </w:rPr>
        <w:t>所示。</w:t>
      </w:r>
    </w:p>
    <w:p w14:paraId="56FF7F30">
      <w:pPr>
        <w:pStyle w:val="10"/>
        <w:rPr>
          <w:kern w:val="0"/>
          <w:szCs w:val="21"/>
        </w:rPr>
      </w:pPr>
      <w:bookmarkStart w:id="524" w:name="_Ref219045483"/>
      <w:r>
        <w:t xml:space="preserve">表 </w:t>
      </w:r>
      <w:r>
        <w:fldChar w:fldCharType="begin"/>
      </w:r>
      <w:r>
        <w:instrText xml:space="preserve"> SEQ 表 \* ARABIC </w:instrText>
      </w:r>
      <w:r>
        <w:fldChar w:fldCharType="separate"/>
      </w:r>
      <w:r>
        <w:t>25</w:t>
      </w:r>
      <w:r>
        <w:fldChar w:fldCharType="end"/>
      </w:r>
      <w:bookmarkEnd w:id="524"/>
      <w:r>
        <w:rPr>
          <w:rFonts w:hint="eastAsia"/>
        </w:rPr>
        <w:t xml:space="preserve"> </w:t>
      </w:r>
      <w:r>
        <w:t>Bitloading</w:t>
      </w:r>
      <w:r>
        <w:rPr>
          <w:rFonts w:hint="eastAsia"/>
        </w:rPr>
        <w:t>训练帧的FC可变域定义</w:t>
      </w:r>
    </w:p>
    <w:tbl>
      <w:tblPr>
        <w:tblStyle w:val="31"/>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134"/>
        <w:gridCol w:w="1134"/>
        <w:gridCol w:w="1701"/>
        <w:gridCol w:w="2835"/>
      </w:tblGrid>
      <w:tr w14:paraId="4DBA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5267FBAD">
            <w:pPr>
              <w:pStyle w:val="125"/>
              <w:widowControl w:val="0"/>
              <w:autoSpaceDE w:val="0"/>
              <w:autoSpaceDN w:val="0"/>
              <w:adjustRightInd w:val="0"/>
              <w:snapToGrid w:val="0"/>
              <w:rPr>
                <w:rFonts w:ascii="Times New Roman" w:hAnsi="Times New Roman"/>
                <w:sz w:val="18"/>
              </w:rPr>
            </w:pPr>
            <w:r>
              <w:rPr>
                <w:rFonts w:ascii="Times New Roman" w:hAnsi="Times New Roman"/>
                <w:sz w:val="18"/>
              </w:rPr>
              <w:t>字段</w:t>
            </w:r>
          </w:p>
        </w:tc>
        <w:tc>
          <w:tcPr>
            <w:tcW w:w="1134" w:type="dxa"/>
            <w:tcBorders>
              <w:top w:val="single" w:color="auto" w:sz="4" w:space="0"/>
              <w:left w:val="single" w:color="auto" w:sz="4" w:space="0"/>
              <w:bottom w:val="single" w:color="auto" w:sz="4" w:space="0"/>
              <w:right w:val="single" w:color="auto" w:sz="4" w:space="0"/>
            </w:tcBorders>
            <w:vAlign w:val="center"/>
          </w:tcPr>
          <w:p w14:paraId="7689E7DD">
            <w:pPr>
              <w:pStyle w:val="125"/>
              <w:autoSpaceDE w:val="0"/>
              <w:autoSpaceDN w:val="0"/>
              <w:adjustRightInd w:val="0"/>
              <w:snapToGrid w:val="0"/>
              <w:rPr>
                <w:rFonts w:ascii="Times New Roman" w:hAnsi="Times New Roman"/>
                <w:sz w:val="18"/>
              </w:rPr>
            </w:pPr>
            <w:r>
              <w:rPr>
                <w:rFonts w:ascii="Times New Roman" w:hAnsi="Times New Roman"/>
                <w:sz w:val="18"/>
              </w:rPr>
              <w:t>字节号</w:t>
            </w:r>
          </w:p>
        </w:tc>
        <w:tc>
          <w:tcPr>
            <w:tcW w:w="1134" w:type="dxa"/>
            <w:tcBorders>
              <w:top w:val="single" w:color="auto" w:sz="4" w:space="0"/>
              <w:left w:val="single" w:color="auto" w:sz="4" w:space="0"/>
              <w:bottom w:val="single" w:color="auto" w:sz="4" w:space="0"/>
              <w:right w:val="single" w:color="auto" w:sz="4" w:space="0"/>
            </w:tcBorders>
            <w:vAlign w:val="center"/>
          </w:tcPr>
          <w:p w14:paraId="378CD8E4">
            <w:pPr>
              <w:pStyle w:val="125"/>
              <w:autoSpaceDE w:val="0"/>
              <w:autoSpaceDN w:val="0"/>
              <w:adjustRightInd w:val="0"/>
              <w:snapToGrid w:val="0"/>
              <w:rPr>
                <w:rFonts w:ascii="Times New Roman" w:hAnsi="Times New Roman"/>
                <w:sz w:val="18"/>
              </w:rPr>
            </w:pPr>
            <w:r>
              <w:rPr>
                <w:rFonts w:ascii="Times New Roman" w:hAnsi="Times New Roman"/>
                <w:sz w:val="18"/>
              </w:rPr>
              <w:t>比特位</w:t>
            </w:r>
          </w:p>
        </w:tc>
        <w:tc>
          <w:tcPr>
            <w:tcW w:w="1701" w:type="dxa"/>
            <w:tcBorders>
              <w:top w:val="single" w:color="auto" w:sz="4" w:space="0"/>
              <w:left w:val="single" w:color="auto" w:sz="4" w:space="0"/>
              <w:bottom w:val="single" w:color="auto" w:sz="4" w:space="0"/>
              <w:right w:val="single" w:color="auto" w:sz="4" w:space="0"/>
            </w:tcBorders>
            <w:vAlign w:val="center"/>
          </w:tcPr>
          <w:p w14:paraId="2A29ACA0">
            <w:pPr>
              <w:pStyle w:val="125"/>
              <w:autoSpaceDE w:val="0"/>
              <w:autoSpaceDN w:val="0"/>
              <w:adjustRightInd w:val="0"/>
              <w:snapToGrid w:val="0"/>
              <w:rPr>
                <w:rFonts w:ascii="Times New Roman" w:hAnsi="Times New Roman"/>
                <w:sz w:val="18"/>
              </w:rPr>
            </w:pPr>
            <w:r>
              <w:rPr>
                <w:rFonts w:ascii="Times New Roman" w:hAnsi="Times New Roman"/>
                <w:sz w:val="18"/>
              </w:rPr>
              <w:t>字段大小（比特）</w:t>
            </w:r>
          </w:p>
        </w:tc>
        <w:tc>
          <w:tcPr>
            <w:tcW w:w="2835" w:type="dxa"/>
            <w:tcBorders>
              <w:top w:val="single" w:color="auto" w:sz="4" w:space="0"/>
              <w:left w:val="single" w:color="auto" w:sz="4" w:space="0"/>
              <w:bottom w:val="single" w:color="auto" w:sz="4" w:space="0"/>
              <w:right w:val="single" w:color="auto" w:sz="4" w:space="0"/>
            </w:tcBorders>
            <w:vAlign w:val="center"/>
          </w:tcPr>
          <w:p w14:paraId="7F8FAD21">
            <w:pPr>
              <w:pStyle w:val="125"/>
              <w:autoSpaceDE w:val="0"/>
              <w:autoSpaceDN w:val="0"/>
              <w:adjustRightInd w:val="0"/>
              <w:snapToGrid w:val="0"/>
              <w:rPr>
                <w:rFonts w:ascii="Times New Roman" w:hAnsi="Times New Roman"/>
                <w:sz w:val="18"/>
              </w:rPr>
            </w:pPr>
            <w:r>
              <w:rPr>
                <w:rFonts w:ascii="Times New Roman" w:hAnsi="Times New Roman"/>
                <w:sz w:val="18"/>
              </w:rPr>
              <w:t>说明</w:t>
            </w:r>
          </w:p>
        </w:tc>
      </w:tr>
      <w:tr w14:paraId="5B24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tcBorders>
              <w:top w:val="nil"/>
              <w:left w:val="single" w:color="auto" w:sz="4" w:space="0"/>
              <w:bottom w:val="single" w:color="auto" w:sz="4" w:space="0"/>
              <w:right w:val="single" w:color="auto" w:sz="4" w:space="0"/>
            </w:tcBorders>
            <w:vAlign w:val="center"/>
          </w:tcPr>
          <w:p w14:paraId="659EB026">
            <w:pPr>
              <w:pStyle w:val="125"/>
              <w:autoSpaceDE w:val="0"/>
              <w:autoSpaceDN w:val="0"/>
              <w:adjustRightInd w:val="0"/>
              <w:snapToGrid w:val="0"/>
              <w:rPr>
                <w:rFonts w:ascii="Times New Roman" w:hAnsi="Times New Roman"/>
                <w:sz w:val="18"/>
              </w:rPr>
            </w:pPr>
            <w:r>
              <w:rPr>
                <w:rFonts w:ascii="Times New Roman" w:hAnsi="Times New Roman"/>
                <w:sz w:val="18"/>
              </w:rPr>
              <w:t>源TEI</w:t>
            </w:r>
          </w:p>
        </w:tc>
        <w:tc>
          <w:tcPr>
            <w:tcW w:w="1134" w:type="dxa"/>
            <w:tcBorders>
              <w:top w:val="single" w:color="auto" w:sz="4" w:space="0"/>
              <w:left w:val="single" w:color="auto" w:sz="4" w:space="0"/>
              <w:bottom w:val="single" w:color="auto" w:sz="4" w:space="0"/>
              <w:right w:val="single" w:color="auto" w:sz="4" w:space="0"/>
            </w:tcBorders>
            <w:vAlign w:val="center"/>
          </w:tcPr>
          <w:p w14:paraId="218ABF2A">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1134" w:type="dxa"/>
            <w:tcBorders>
              <w:top w:val="single" w:color="auto" w:sz="4" w:space="0"/>
              <w:left w:val="single" w:color="auto" w:sz="4" w:space="0"/>
              <w:bottom w:val="single" w:color="auto" w:sz="4" w:space="0"/>
              <w:right w:val="single" w:color="auto" w:sz="4" w:space="0"/>
            </w:tcBorders>
            <w:vAlign w:val="center"/>
          </w:tcPr>
          <w:p w14:paraId="71FB2F36">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701" w:type="dxa"/>
            <w:vMerge w:val="restart"/>
            <w:tcBorders>
              <w:top w:val="nil"/>
              <w:left w:val="single" w:color="auto" w:sz="4" w:space="0"/>
              <w:bottom w:val="single" w:color="auto" w:sz="4" w:space="0"/>
              <w:right w:val="single" w:color="auto" w:sz="4" w:space="0"/>
            </w:tcBorders>
            <w:vAlign w:val="center"/>
          </w:tcPr>
          <w:p w14:paraId="3B5EB0A6">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35" w:type="dxa"/>
            <w:vMerge w:val="restart"/>
            <w:tcBorders>
              <w:top w:val="nil"/>
              <w:left w:val="single" w:color="auto" w:sz="4" w:space="0"/>
              <w:bottom w:val="single" w:color="auto" w:sz="4" w:space="0"/>
              <w:right w:val="single" w:color="auto" w:sz="4" w:space="0"/>
            </w:tcBorders>
            <w:vAlign w:val="center"/>
          </w:tcPr>
          <w:p w14:paraId="5F3AC4E5">
            <w:pPr>
              <w:pStyle w:val="125"/>
              <w:autoSpaceDE w:val="0"/>
              <w:autoSpaceDN w:val="0"/>
              <w:adjustRightInd w:val="0"/>
              <w:snapToGrid w:val="0"/>
              <w:jc w:val="left"/>
              <w:rPr>
                <w:rFonts w:ascii="Times New Roman" w:hAnsi="Times New Roman"/>
                <w:sz w:val="18"/>
              </w:rPr>
            </w:pPr>
            <w:r>
              <w:rPr>
                <w:rFonts w:ascii="Times New Roman" w:hAnsi="Times New Roman"/>
                <w:sz w:val="18"/>
              </w:rPr>
              <w:t>报文发送站点的TEI</w:t>
            </w:r>
          </w:p>
        </w:tc>
      </w:tr>
      <w:tr w14:paraId="6BE5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52C0CFB6">
            <w:pPr>
              <w:pStyle w:val="125"/>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3D567700">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5F2BDDD3">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0" w:type="auto"/>
            <w:vMerge w:val="continue"/>
            <w:tcBorders>
              <w:top w:val="nil"/>
              <w:left w:val="single" w:color="auto" w:sz="4" w:space="0"/>
              <w:bottom w:val="single" w:color="auto" w:sz="4" w:space="0"/>
              <w:right w:val="single" w:color="auto" w:sz="4" w:space="0"/>
            </w:tcBorders>
            <w:vAlign w:val="center"/>
          </w:tcPr>
          <w:p w14:paraId="61F7EDF9">
            <w:pPr>
              <w:pStyle w:val="125"/>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40E82353">
            <w:pPr>
              <w:pStyle w:val="125"/>
              <w:autoSpaceDE w:val="0"/>
              <w:autoSpaceDN w:val="0"/>
              <w:adjustRightInd w:val="0"/>
              <w:snapToGrid w:val="0"/>
              <w:jc w:val="left"/>
              <w:rPr>
                <w:rFonts w:ascii="Times New Roman" w:hAnsi="Times New Roman" w:eastAsia="Times New Roman"/>
                <w:sz w:val="18"/>
              </w:rPr>
            </w:pPr>
          </w:p>
        </w:tc>
      </w:tr>
      <w:tr w14:paraId="6A65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tcBorders>
              <w:top w:val="nil"/>
              <w:left w:val="single" w:color="auto" w:sz="4" w:space="0"/>
              <w:bottom w:val="single" w:color="auto" w:sz="4" w:space="0"/>
              <w:right w:val="single" w:color="auto" w:sz="4" w:space="0"/>
            </w:tcBorders>
            <w:vAlign w:val="center"/>
          </w:tcPr>
          <w:p w14:paraId="660E13F2">
            <w:pPr>
              <w:pStyle w:val="125"/>
              <w:autoSpaceDE w:val="0"/>
              <w:autoSpaceDN w:val="0"/>
              <w:adjustRightInd w:val="0"/>
              <w:snapToGrid w:val="0"/>
              <w:rPr>
                <w:rFonts w:ascii="Times New Roman" w:hAnsi="Times New Roman"/>
                <w:sz w:val="18"/>
              </w:rPr>
            </w:pPr>
            <w:r>
              <w:rPr>
                <w:rFonts w:ascii="Times New Roman" w:hAnsi="Times New Roman"/>
                <w:sz w:val="18"/>
              </w:rPr>
              <w:t>目的TEI</w:t>
            </w:r>
          </w:p>
        </w:tc>
        <w:tc>
          <w:tcPr>
            <w:tcW w:w="1134" w:type="dxa"/>
            <w:tcBorders>
              <w:top w:val="single" w:color="auto" w:sz="4" w:space="0"/>
              <w:left w:val="single" w:color="auto" w:sz="4" w:space="0"/>
              <w:bottom w:val="single" w:color="auto" w:sz="4" w:space="0"/>
              <w:right w:val="single" w:color="auto" w:sz="4" w:space="0"/>
            </w:tcBorders>
            <w:vAlign w:val="center"/>
          </w:tcPr>
          <w:p w14:paraId="1A0409C0">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1134" w:type="dxa"/>
            <w:tcBorders>
              <w:top w:val="single" w:color="auto" w:sz="4" w:space="0"/>
              <w:left w:val="single" w:color="auto" w:sz="4" w:space="0"/>
              <w:bottom w:val="single" w:color="auto" w:sz="4" w:space="0"/>
              <w:right w:val="single" w:color="auto" w:sz="4" w:space="0"/>
            </w:tcBorders>
            <w:vAlign w:val="center"/>
          </w:tcPr>
          <w:p w14:paraId="0AA2287E">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1701" w:type="dxa"/>
            <w:vMerge w:val="restart"/>
            <w:tcBorders>
              <w:top w:val="nil"/>
              <w:left w:val="single" w:color="auto" w:sz="4" w:space="0"/>
              <w:bottom w:val="single" w:color="auto" w:sz="4" w:space="0"/>
              <w:right w:val="single" w:color="auto" w:sz="4" w:space="0"/>
            </w:tcBorders>
            <w:vAlign w:val="center"/>
          </w:tcPr>
          <w:p w14:paraId="696123AD">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35" w:type="dxa"/>
            <w:vMerge w:val="restart"/>
            <w:tcBorders>
              <w:top w:val="nil"/>
              <w:left w:val="single" w:color="auto" w:sz="4" w:space="0"/>
              <w:bottom w:val="single" w:color="auto" w:sz="4" w:space="0"/>
              <w:right w:val="single" w:color="auto" w:sz="4" w:space="0"/>
            </w:tcBorders>
            <w:vAlign w:val="center"/>
          </w:tcPr>
          <w:p w14:paraId="309E0BDE">
            <w:pPr>
              <w:pStyle w:val="125"/>
              <w:autoSpaceDE w:val="0"/>
              <w:autoSpaceDN w:val="0"/>
              <w:adjustRightInd w:val="0"/>
              <w:snapToGrid w:val="0"/>
              <w:jc w:val="left"/>
              <w:rPr>
                <w:rFonts w:ascii="Times New Roman" w:hAnsi="Times New Roman"/>
                <w:sz w:val="18"/>
              </w:rPr>
            </w:pPr>
            <w:r>
              <w:rPr>
                <w:rFonts w:ascii="Times New Roman" w:hAnsi="Times New Roman"/>
                <w:sz w:val="18"/>
              </w:rPr>
              <w:t>报文接收站点的TEI</w:t>
            </w:r>
          </w:p>
        </w:tc>
      </w:tr>
      <w:tr w14:paraId="2E1F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2A357476">
            <w:pPr>
              <w:pStyle w:val="125"/>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0BF1A00E">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1134" w:type="dxa"/>
            <w:tcBorders>
              <w:top w:val="single" w:color="auto" w:sz="4" w:space="0"/>
              <w:left w:val="single" w:color="auto" w:sz="4" w:space="0"/>
              <w:bottom w:val="single" w:color="auto" w:sz="4" w:space="0"/>
              <w:right w:val="single" w:color="auto" w:sz="4" w:space="0"/>
            </w:tcBorders>
            <w:vAlign w:val="center"/>
          </w:tcPr>
          <w:p w14:paraId="0AAA903F">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0" w:type="auto"/>
            <w:vMerge w:val="continue"/>
            <w:tcBorders>
              <w:top w:val="nil"/>
              <w:left w:val="single" w:color="auto" w:sz="4" w:space="0"/>
              <w:bottom w:val="single" w:color="auto" w:sz="4" w:space="0"/>
              <w:right w:val="single" w:color="auto" w:sz="4" w:space="0"/>
            </w:tcBorders>
            <w:vAlign w:val="center"/>
          </w:tcPr>
          <w:p w14:paraId="47230F11">
            <w:pPr>
              <w:pStyle w:val="125"/>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2F38735E">
            <w:pPr>
              <w:pStyle w:val="125"/>
              <w:autoSpaceDE w:val="0"/>
              <w:autoSpaceDN w:val="0"/>
              <w:adjustRightInd w:val="0"/>
              <w:snapToGrid w:val="0"/>
              <w:jc w:val="left"/>
              <w:rPr>
                <w:rFonts w:ascii="Times New Roman" w:hAnsi="Times New Roman" w:eastAsia="Times New Roman"/>
                <w:sz w:val="18"/>
              </w:rPr>
            </w:pPr>
          </w:p>
        </w:tc>
      </w:tr>
      <w:tr w14:paraId="0CE2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39E0C12F">
            <w:pPr>
              <w:pStyle w:val="125"/>
              <w:autoSpaceDE w:val="0"/>
              <w:autoSpaceDN w:val="0"/>
              <w:adjustRightInd w:val="0"/>
              <w:snapToGrid w:val="0"/>
              <w:rPr>
                <w:rFonts w:ascii="Times New Roman" w:hAnsi="Times New Roman"/>
                <w:sz w:val="18"/>
              </w:rPr>
            </w:pPr>
            <w:r>
              <w:rPr>
                <w:rFonts w:ascii="Times New Roman" w:hAnsi="Times New Roman"/>
                <w:sz w:val="18"/>
              </w:rPr>
              <w:t>多站点帧标识</w:t>
            </w:r>
          </w:p>
        </w:tc>
        <w:tc>
          <w:tcPr>
            <w:tcW w:w="1134" w:type="dxa"/>
            <w:tcBorders>
              <w:top w:val="single" w:color="auto" w:sz="4" w:space="0"/>
              <w:left w:val="single" w:color="auto" w:sz="4" w:space="0"/>
              <w:bottom w:val="single" w:color="auto" w:sz="4" w:space="0"/>
              <w:right w:val="single" w:color="auto" w:sz="4" w:space="0"/>
            </w:tcBorders>
            <w:vAlign w:val="center"/>
          </w:tcPr>
          <w:p w14:paraId="4E380DF7">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3E649AEF">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496BE7EE">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1222A6BE">
            <w:pPr>
              <w:pStyle w:val="125"/>
              <w:widowControl w:val="0"/>
              <w:autoSpaceDE w:val="0"/>
              <w:autoSpaceDN w:val="0"/>
              <w:adjustRightInd w:val="0"/>
              <w:snapToGrid w:val="0"/>
              <w:jc w:val="left"/>
              <w:rPr>
                <w:rFonts w:ascii="Times New Roman" w:hAnsi="Times New Roman" w:eastAsia="Times New Roman"/>
                <w:sz w:val="18"/>
              </w:rPr>
            </w:pPr>
            <w:r>
              <w:rPr>
                <w:rFonts w:ascii="Times New Roman" w:hAnsi="Times New Roman"/>
                <w:sz w:val="18"/>
              </w:rPr>
              <w:t>0：单站点帧</w:t>
            </w:r>
          </w:p>
          <w:p w14:paraId="1B1FA88A">
            <w:pPr>
              <w:pStyle w:val="125"/>
              <w:autoSpaceDE w:val="0"/>
              <w:autoSpaceDN w:val="0"/>
              <w:adjustRightInd w:val="0"/>
              <w:snapToGrid w:val="0"/>
              <w:jc w:val="left"/>
              <w:rPr>
                <w:rFonts w:ascii="Times New Roman" w:hAnsi="Times New Roman"/>
                <w:sz w:val="18"/>
              </w:rPr>
            </w:pPr>
            <w:r>
              <w:rPr>
                <w:rFonts w:ascii="Times New Roman" w:hAnsi="Times New Roman" w:eastAsia="Times New Roman"/>
                <w:sz w:val="18"/>
              </w:rPr>
              <w:t>1</w:t>
            </w:r>
            <w:r>
              <w:rPr>
                <w:rFonts w:hint="eastAsia" w:cs="宋体"/>
                <w:sz w:val="18"/>
              </w:rPr>
              <w:t>：多站点帧</w:t>
            </w:r>
            <w:r>
              <w:rPr>
                <w:rFonts w:hint="eastAsia" w:cs="宋体"/>
                <w:sz w:val="18"/>
                <w:szCs w:val="18"/>
              </w:rPr>
              <w:t>（</w:t>
            </w:r>
            <w:r>
              <w:rPr>
                <w:rFonts w:ascii="Times New Roman" w:hAnsi="Times New Roman" w:eastAsia="Times New Roman"/>
                <w:sz w:val="18"/>
                <w:szCs w:val="18"/>
              </w:rPr>
              <w:t>OFDMA</w:t>
            </w:r>
            <w:r>
              <w:rPr>
                <w:rFonts w:hint="eastAsia" w:cs="宋体"/>
                <w:sz w:val="18"/>
                <w:szCs w:val="18"/>
              </w:rPr>
              <w:t>帧）</w:t>
            </w:r>
          </w:p>
        </w:tc>
      </w:tr>
      <w:tr w14:paraId="2F47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696" w:type="dxa"/>
            <w:tcBorders>
              <w:top w:val="single" w:color="auto" w:sz="4" w:space="0"/>
              <w:left w:val="single" w:color="auto" w:sz="4" w:space="0"/>
              <w:bottom w:val="single" w:color="auto" w:sz="4" w:space="0"/>
              <w:right w:val="single" w:color="auto" w:sz="4" w:space="0"/>
            </w:tcBorders>
            <w:vAlign w:val="center"/>
          </w:tcPr>
          <w:p w14:paraId="320A7E32">
            <w:pPr>
              <w:pStyle w:val="125"/>
              <w:autoSpaceDE w:val="0"/>
              <w:autoSpaceDN w:val="0"/>
              <w:adjustRightInd w:val="0"/>
              <w:snapToGrid w:val="0"/>
              <w:rPr>
                <w:rFonts w:ascii="Times New Roman" w:hAnsi="Times New Roman"/>
                <w:sz w:val="18"/>
              </w:rPr>
            </w:pPr>
            <w:r>
              <w:rPr>
                <w:rFonts w:ascii="Times New Roman" w:hAnsi="Times New Roman"/>
                <w:sz w:val="18"/>
              </w:rPr>
              <w:t>训练帧标识</w:t>
            </w:r>
          </w:p>
        </w:tc>
        <w:tc>
          <w:tcPr>
            <w:tcW w:w="1134" w:type="dxa"/>
            <w:tcBorders>
              <w:top w:val="single" w:color="auto" w:sz="4" w:space="0"/>
              <w:left w:val="single" w:color="auto" w:sz="4" w:space="0"/>
              <w:bottom w:val="single" w:color="auto" w:sz="4" w:space="0"/>
              <w:right w:val="single" w:color="auto" w:sz="4" w:space="0"/>
            </w:tcBorders>
            <w:vAlign w:val="center"/>
          </w:tcPr>
          <w:p w14:paraId="1A7B59ED">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2BC6AF7C">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1701" w:type="dxa"/>
            <w:tcBorders>
              <w:top w:val="single" w:color="auto" w:sz="4" w:space="0"/>
              <w:left w:val="single" w:color="auto" w:sz="4" w:space="0"/>
              <w:bottom w:val="single" w:color="auto" w:sz="4" w:space="0"/>
              <w:right w:val="single" w:color="auto" w:sz="4" w:space="0"/>
            </w:tcBorders>
            <w:vAlign w:val="center"/>
          </w:tcPr>
          <w:p w14:paraId="6F40CA4A">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tcPr>
          <w:p w14:paraId="4463EF73">
            <w:pPr>
              <w:pStyle w:val="125"/>
              <w:widowControl w:val="0"/>
              <w:autoSpaceDE w:val="0"/>
              <w:autoSpaceDN w:val="0"/>
              <w:adjustRightInd w:val="0"/>
              <w:snapToGrid w:val="0"/>
              <w:jc w:val="left"/>
              <w:rPr>
                <w:rFonts w:ascii="Times New Roman" w:hAnsi="Times New Roman" w:eastAsia="Times New Roman"/>
                <w:sz w:val="18"/>
              </w:rPr>
            </w:pPr>
            <w:r>
              <w:rPr>
                <w:rFonts w:ascii="Times New Roman" w:hAnsi="Times New Roman"/>
                <w:sz w:val="18"/>
              </w:rPr>
              <w:t>0：数据帧</w:t>
            </w:r>
          </w:p>
          <w:p w14:paraId="1A3C64EB">
            <w:pPr>
              <w:pStyle w:val="125"/>
              <w:autoSpaceDE w:val="0"/>
              <w:autoSpaceDN w:val="0"/>
              <w:adjustRightInd w:val="0"/>
              <w:snapToGrid w:val="0"/>
              <w:jc w:val="left"/>
              <w:rPr>
                <w:rFonts w:ascii="Times New Roman" w:hAnsi="Times New Roman"/>
                <w:sz w:val="18"/>
              </w:rPr>
            </w:pPr>
            <w:r>
              <w:rPr>
                <w:rFonts w:ascii="Times New Roman" w:hAnsi="Times New Roman" w:eastAsia="Times New Roman"/>
                <w:sz w:val="18"/>
              </w:rPr>
              <w:t>1</w:t>
            </w:r>
            <w:r>
              <w:rPr>
                <w:rFonts w:hint="eastAsia" w:cs="宋体"/>
                <w:sz w:val="18"/>
              </w:rPr>
              <w:t>：训练帧</w:t>
            </w:r>
          </w:p>
        </w:tc>
      </w:tr>
      <w:tr w14:paraId="0952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38224FBD">
            <w:pPr>
              <w:pStyle w:val="125"/>
              <w:autoSpaceDE w:val="0"/>
              <w:autoSpaceDN w:val="0"/>
              <w:adjustRightInd w:val="0"/>
              <w:snapToGrid w:val="0"/>
              <w:rPr>
                <w:rFonts w:ascii="Times New Roman" w:hAnsi="Times New Roman"/>
                <w:sz w:val="18"/>
              </w:rPr>
            </w:pPr>
            <w:r>
              <w:rPr>
                <w:rFonts w:ascii="Times New Roman" w:hAnsi="Times New Roman"/>
                <w:sz w:val="18"/>
              </w:rPr>
              <w:t>PL符号数</w:t>
            </w:r>
          </w:p>
        </w:tc>
        <w:tc>
          <w:tcPr>
            <w:tcW w:w="1134" w:type="dxa"/>
            <w:tcBorders>
              <w:top w:val="single" w:color="auto" w:sz="4" w:space="0"/>
              <w:left w:val="single" w:color="auto" w:sz="4" w:space="0"/>
              <w:bottom w:val="single" w:color="auto" w:sz="4" w:space="0"/>
              <w:right w:val="single" w:color="auto" w:sz="4" w:space="0"/>
            </w:tcBorders>
            <w:vAlign w:val="center"/>
          </w:tcPr>
          <w:p w14:paraId="6D74E9BA">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1134" w:type="dxa"/>
            <w:tcBorders>
              <w:top w:val="single" w:color="auto" w:sz="4" w:space="0"/>
              <w:left w:val="single" w:color="auto" w:sz="4" w:space="0"/>
              <w:bottom w:val="single" w:color="auto" w:sz="4" w:space="0"/>
              <w:right w:val="single" w:color="auto" w:sz="4" w:space="0"/>
            </w:tcBorders>
            <w:vAlign w:val="center"/>
          </w:tcPr>
          <w:p w14:paraId="266695B1">
            <w:pPr>
              <w:pStyle w:val="125"/>
              <w:autoSpaceDE w:val="0"/>
              <w:autoSpaceDN w:val="0"/>
              <w:adjustRightInd w:val="0"/>
              <w:snapToGrid w:val="0"/>
              <w:rPr>
                <w:rFonts w:ascii="Times New Roman" w:hAnsi="Times New Roman"/>
                <w:sz w:val="18"/>
              </w:rPr>
            </w:pPr>
            <w:r>
              <w:rPr>
                <w:rFonts w:ascii="Times New Roman" w:hAnsi="Times New Roman"/>
                <w:sz w:val="18"/>
              </w:rPr>
              <w:t>2-7</w:t>
            </w:r>
          </w:p>
        </w:tc>
        <w:tc>
          <w:tcPr>
            <w:tcW w:w="1701" w:type="dxa"/>
            <w:tcBorders>
              <w:top w:val="single" w:color="auto" w:sz="4" w:space="0"/>
              <w:left w:val="single" w:color="auto" w:sz="4" w:space="0"/>
              <w:bottom w:val="single" w:color="auto" w:sz="4" w:space="0"/>
              <w:right w:val="single" w:color="auto" w:sz="4" w:space="0"/>
            </w:tcBorders>
            <w:vAlign w:val="center"/>
          </w:tcPr>
          <w:p w14:paraId="47C87A75">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2835" w:type="dxa"/>
            <w:tcBorders>
              <w:top w:val="single" w:color="auto" w:sz="4" w:space="0"/>
              <w:left w:val="single" w:color="auto" w:sz="4" w:space="0"/>
              <w:bottom w:val="single" w:color="auto" w:sz="4" w:space="0"/>
              <w:right w:val="single" w:color="auto" w:sz="4" w:space="0"/>
            </w:tcBorders>
            <w:vAlign w:val="center"/>
          </w:tcPr>
          <w:p w14:paraId="4C6025C4">
            <w:pPr>
              <w:pStyle w:val="125"/>
              <w:autoSpaceDE w:val="0"/>
              <w:autoSpaceDN w:val="0"/>
              <w:adjustRightInd w:val="0"/>
              <w:snapToGrid w:val="0"/>
              <w:jc w:val="left"/>
              <w:rPr>
                <w:rFonts w:ascii="Times New Roman" w:hAnsi="Times New Roman"/>
                <w:sz w:val="18"/>
              </w:rPr>
            </w:pPr>
            <w:r>
              <w:rPr>
                <w:rFonts w:ascii="Times New Roman" w:hAnsi="Times New Roman"/>
                <w:sz w:val="18"/>
              </w:rPr>
              <w:t>Bitloading训练帧的PL符号数，实际符号数是（2*配置值+1）</w:t>
            </w:r>
          </w:p>
        </w:tc>
      </w:tr>
      <w:tr w14:paraId="7038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1D402DFD">
            <w:pPr>
              <w:pStyle w:val="125"/>
              <w:autoSpaceDE w:val="0"/>
              <w:autoSpaceDN w:val="0"/>
              <w:adjustRightInd w:val="0"/>
              <w:snapToGrid w:val="0"/>
              <w:rPr>
                <w:rFonts w:ascii="Times New Roman" w:hAnsi="Times New Roman"/>
                <w:sz w:val="18"/>
              </w:rPr>
            </w:pPr>
            <w:r>
              <w:rPr>
                <w:rFonts w:ascii="Times New Roman" w:hAnsi="Times New Roman"/>
                <w:sz w:val="18"/>
              </w:rPr>
              <w:t>训练帧类型</w:t>
            </w:r>
          </w:p>
        </w:tc>
        <w:tc>
          <w:tcPr>
            <w:tcW w:w="1134" w:type="dxa"/>
            <w:tcBorders>
              <w:top w:val="single" w:color="auto" w:sz="4" w:space="0"/>
              <w:left w:val="single" w:color="auto" w:sz="4" w:space="0"/>
              <w:bottom w:val="single" w:color="auto" w:sz="4" w:space="0"/>
              <w:right w:val="single" w:color="auto" w:sz="4" w:space="0"/>
            </w:tcBorders>
            <w:vAlign w:val="center"/>
          </w:tcPr>
          <w:p w14:paraId="5BCC8E81">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5DEA70D7">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4877568B">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0309C997">
            <w:pPr>
              <w:pStyle w:val="125"/>
              <w:widowControl w:val="0"/>
              <w:autoSpaceDE w:val="0"/>
              <w:autoSpaceDN w:val="0"/>
              <w:adjustRightInd w:val="0"/>
              <w:snapToGrid w:val="0"/>
              <w:jc w:val="left"/>
              <w:rPr>
                <w:rFonts w:ascii="Times New Roman" w:hAnsi="Times New Roman" w:eastAsia="Times New Roman"/>
                <w:sz w:val="18"/>
              </w:rPr>
            </w:pPr>
            <w:r>
              <w:rPr>
                <w:rFonts w:ascii="Times New Roman" w:hAnsi="Times New Roman" w:eastAsia="Times New Roman"/>
                <w:sz w:val="18"/>
              </w:rPr>
              <w:t>0</w:t>
            </w:r>
            <w:r>
              <w:rPr>
                <w:rFonts w:hint="eastAsia" w:cs="宋体"/>
                <w:sz w:val="18"/>
              </w:rPr>
              <w:t>：</w:t>
            </w:r>
            <w:r>
              <w:rPr>
                <w:rFonts w:ascii="Times New Roman" w:hAnsi="Times New Roman"/>
                <w:sz w:val="18"/>
              </w:rPr>
              <w:t>MIMO训练帧</w:t>
            </w:r>
          </w:p>
          <w:p w14:paraId="41C13660">
            <w:pPr>
              <w:pStyle w:val="125"/>
              <w:autoSpaceDE w:val="0"/>
              <w:autoSpaceDN w:val="0"/>
              <w:adjustRightInd w:val="0"/>
              <w:snapToGrid w:val="0"/>
              <w:jc w:val="left"/>
              <w:rPr>
                <w:rFonts w:ascii="Times New Roman" w:hAnsi="Times New Roman"/>
                <w:sz w:val="18"/>
              </w:rPr>
            </w:pPr>
            <w:r>
              <w:rPr>
                <w:rFonts w:ascii="Times New Roman" w:hAnsi="Times New Roman"/>
                <w:sz w:val="18"/>
              </w:rPr>
              <w:t>1：Bitloading训练帧</w:t>
            </w:r>
          </w:p>
        </w:tc>
      </w:tr>
      <w:tr w14:paraId="00D7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F066F8E">
            <w:pPr>
              <w:pStyle w:val="125"/>
              <w:autoSpaceDE w:val="0"/>
              <w:autoSpaceDN w:val="0"/>
              <w:adjustRightInd w:val="0"/>
              <w:snapToGrid w:val="0"/>
              <w:rPr>
                <w:rFonts w:ascii="Times New Roman" w:hAnsi="Times New Roman"/>
                <w:sz w:val="18"/>
              </w:rPr>
            </w:pPr>
            <w:r>
              <w:rPr>
                <w:rFonts w:ascii="Times New Roman" w:hAnsi="Times New Roman"/>
                <w:sz w:val="18"/>
              </w:rPr>
              <w:t>TF符号数</w:t>
            </w:r>
          </w:p>
        </w:tc>
        <w:tc>
          <w:tcPr>
            <w:tcW w:w="1134" w:type="dxa"/>
            <w:tcBorders>
              <w:top w:val="single" w:color="auto" w:sz="4" w:space="0"/>
              <w:left w:val="single" w:color="auto" w:sz="4" w:space="0"/>
              <w:bottom w:val="single" w:color="auto" w:sz="4" w:space="0"/>
              <w:right w:val="single" w:color="auto" w:sz="4" w:space="0"/>
            </w:tcBorders>
            <w:vAlign w:val="center"/>
          </w:tcPr>
          <w:p w14:paraId="2C19F8CC">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5CEE4F78">
            <w:pPr>
              <w:pStyle w:val="125"/>
              <w:autoSpaceDE w:val="0"/>
              <w:autoSpaceDN w:val="0"/>
              <w:adjustRightInd w:val="0"/>
              <w:snapToGrid w:val="0"/>
              <w:rPr>
                <w:rFonts w:ascii="Times New Roman" w:hAnsi="Times New Roman"/>
                <w:sz w:val="18"/>
              </w:rPr>
            </w:pPr>
            <w:r>
              <w:rPr>
                <w:rFonts w:ascii="Times New Roman" w:hAnsi="Times New Roman"/>
                <w:sz w:val="18"/>
              </w:rPr>
              <w:t>1-3</w:t>
            </w:r>
          </w:p>
        </w:tc>
        <w:tc>
          <w:tcPr>
            <w:tcW w:w="1701" w:type="dxa"/>
            <w:tcBorders>
              <w:top w:val="single" w:color="auto" w:sz="4" w:space="0"/>
              <w:left w:val="single" w:color="auto" w:sz="4" w:space="0"/>
              <w:bottom w:val="single" w:color="auto" w:sz="4" w:space="0"/>
              <w:right w:val="single" w:color="auto" w:sz="4" w:space="0"/>
            </w:tcBorders>
            <w:vAlign w:val="center"/>
          </w:tcPr>
          <w:p w14:paraId="71747553">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vAlign w:val="center"/>
          </w:tcPr>
          <w:p w14:paraId="48E55D06">
            <w:pPr>
              <w:pStyle w:val="125"/>
              <w:autoSpaceDE w:val="0"/>
              <w:autoSpaceDN w:val="0"/>
              <w:adjustRightInd w:val="0"/>
              <w:snapToGrid w:val="0"/>
              <w:jc w:val="left"/>
              <w:rPr>
                <w:rFonts w:ascii="Times New Roman" w:hAnsi="Times New Roman"/>
                <w:sz w:val="18"/>
              </w:rPr>
            </w:pPr>
            <w:r>
              <w:rPr>
                <w:rFonts w:ascii="Times New Roman" w:hAnsi="Times New Roman"/>
                <w:sz w:val="18"/>
              </w:rPr>
              <w:t>实际TF符号数为(配置值+1)*2</w:t>
            </w:r>
          </w:p>
        </w:tc>
      </w:tr>
      <w:tr w14:paraId="60D89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548C6097">
            <w:pPr>
              <w:pStyle w:val="125"/>
              <w:autoSpaceDE w:val="0"/>
              <w:autoSpaceDN w:val="0"/>
              <w:adjustRightInd w:val="0"/>
              <w:snapToGrid w:val="0"/>
              <w:rPr>
                <w:rFonts w:ascii="Times New Roman" w:hAnsi="Times New Roman"/>
                <w:sz w:val="18"/>
              </w:rPr>
            </w:pPr>
            <w:r>
              <w:rPr>
                <w:rFonts w:ascii="Times New Roman" w:hAnsi="Times New Roman"/>
                <w:sz w:val="18"/>
              </w:rPr>
              <w:t>子载波分组大小</w:t>
            </w:r>
          </w:p>
        </w:tc>
        <w:tc>
          <w:tcPr>
            <w:tcW w:w="1134" w:type="dxa"/>
            <w:tcBorders>
              <w:top w:val="single" w:color="auto" w:sz="4" w:space="0"/>
              <w:left w:val="single" w:color="auto" w:sz="4" w:space="0"/>
              <w:bottom w:val="single" w:color="auto" w:sz="4" w:space="0"/>
              <w:right w:val="single" w:color="auto" w:sz="4" w:space="0"/>
            </w:tcBorders>
            <w:vAlign w:val="center"/>
          </w:tcPr>
          <w:p w14:paraId="00BDE0C4">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3CF9AF9B">
            <w:pPr>
              <w:pStyle w:val="125"/>
              <w:autoSpaceDE w:val="0"/>
              <w:autoSpaceDN w:val="0"/>
              <w:adjustRightInd w:val="0"/>
              <w:snapToGrid w:val="0"/>
              <w:rPr>
                <w:rFonts w:ascii="Times New Roman" w:hAnsi="Times New Roman"/>
                <w:sz w:val="18"/>
              </w:rPr>
            </w:pPr>
            <w:r>
              <w:rPr>
                <w:rFonts w:ascii="Times New Roman" w:hAnsi="Times New Roman"/>
                <w:sz w:val="18"/>
              </w:rPr>
              <w:t>4-5</w:t>
            </w:r>
          </w:p>
        </w:tc>
        <w:tc>
          <w:tcPr>
            <w:tcW w:w="1701" w:type="dxa"/>
            <w:tcBorders>
              <w:top w:val="single" w:color="auto" w:sz="4" w:space="0"/>
              <w:left w:val="single" w:color="auto" w:sz="4" w:space="0"/>
              <w:bottom w:val="single" w:color="auto" w:sz="4" w:space="0"/>
              <w:right w:val="single" w:color="auto" w:sz="4" w:space="0"/>
            </w:tcBorders>
            <w:vAlign w:val="center"/>
          </w:tcPr>
          <w:p w14:paraId="16F2FC03">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2835" w:type="dxa"/>
            <w:tcBorders>
              <w:top w:val="single" w:color="auto" w:sz="4" w:space="0"/>
              <w:left w:val="single" w:color="auto" w:sz="4" w:space="0"/>
              <w:bottom w:val="single" w:color="auto" w:sz="4" w:space="0"/>
              <w:right w:val="single" w:color="auto" w:sz="4" w:space="0"/>
            </w:tcBorders>
            <w:vAlign w:val="center"/>
          </w:tcPr>
          <w:p w14:paraId="4273401C">
            <w:pPr>
              <w:pStyle w:val="125"/>
              <w:autoSpaceDE w:val="0"/>
              <w:autoSpaceDN w:val="0"/>
              <w:adjustRightInd w:val="0"/>
              <w:snapToGrid w:val="0"/>
              <w:jc w:val="left"/>
              <w:rPr>
                <w:rFonts w:ascii="Times New Roman" w:hAnsi="Times New Roman"/>
                <w:sz w:val="18"/>
              </w:rPr>
            </w:pPr>
            <w:r>
              <w:rPr>
                <w:rFonts w:ascii="Times New Roman" w:hAnsi="Times New Roman"/>
                <w:sz w:val="18"/>
              </w:rPr>
              <w:t>0: 1个子载波为一组</w:t>
            </w:r>
          </w:p>
          <w:p w14:paraId="6151DB7A">
            <w:pPr>
              <w:pStyle w:val="125"/>
              <w:autoSpaceDE w:val="0"/>
              <w:autoSpaceDN w:val="0"/>
              <w:adjustRightInd w:val="0"/>
              <w:snapToGrid w:val="0"/>
              <w:jc w:val="left"/>
              <w:rPr>
                <w:rFonts w:ascii="Times New Roman" w:hAnsi="Times New Roman"/>
                <w:sz w:val="18"/>
              </w:rPr>
            </w:pPr>
            <w:r>
              <w:rPr>
                <w:rFonts w:ascii="Times New Roman" w:hAnsi="Times New Roman"/>
                <w:sz w:val="18"/>
              </w:rPr>
              <w:t>1: 2个子载波为一组</w:t>
            </w:r>
          </w:p>
          <w:p w14:paraId="41884160">
            <w:pPr>
              <w:pStyle w:val="125"/>
              <w:autoSpaceDE w:val="0"/>
              <w:autoSpaceDN w:val="0"/>
              <w:adjustRightInd w:val="0"/>
              <w:snapToGrid w:val="0"/>
              <w:jc w:val="left"/>
              <w:rPr>
                <w:rFonts w:ascii="Times New Roman" w:hAnsi="Times New Roman"/>
                <w:sz w:val="18"/>
              </w:rPr>
            </w:pPr>
            <w:r>
              <w:rPr>
                <w:rFonts w:ascii="Times New Roman" w:hAnsi="Times New Roman"/>
                <w:sz w:val="18"/>
              </w:rPr>
              <w:t>2: 4个子载波为一组</w:t>
            </w:r>
          </w:p>
          <w:p w14:paraId="50D4B846">
            <w:pPr>
              <w:pStyle w:val="125"/>
              <w:autoSpaceDE w:val="0"/>
              <w:autoSpaceDN w:val="0"/>
              <w:adjustRightInd w:val="0"/>
              <w:snapToGrid w:val="0"/>
              <w:jc w:val="left"/>
              <w:rPr>
                <w:rFonts w:ascii="Times New Roman" w:hAnsi="Times New Roman"/>
                <w:sz w:val="18"/>
              </w:rPr>
            </w:pPr>
            <w:r>
              <w:rPr>
                <w:rFonts w:ascii="Times New Roman" w:hAnsi="Times New Roman"/>
                <w:sz w:val="18"/>
              </w:rPr>
              <w:t>3: 8个子载波为一组</w:t>
            </w:r>
          </w:p>
        </w:tc>
      </w:tr>
      <w:tr w14:paraId="0F840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148B83BD">
            <w:pPr>
              <w:pStyle w:val="125"/>
              <w:autoSpaceDE w:val="0"/>
              <w:autoSpaceDN w:val="0"/>
              <w:adjustRightInd w:val="0"/>
              <w:snapToGrid w:val="0"/>
              <w:rPr>
                <w:rFonts w:ascii="Times New Roman" w:hAnsi="Times New Roman"/>
                <w:sz w:val="18"/>
              </w:rPr>
            </w:pPr>
            <w:r>
              <w:rPr>
                <w:rFonts w:ascii="Times New Roman" w:hAnsi="Times New Roman"/>
                <w:sz w:val="18"/>
              </w:rPr>
              <w:t>流数</w:t>
            </w:r>
          </w:p>
        </w:tc>
        <w:tc>
          <w:tcPr>
            <w:tcW w:w="1134" w:type="dxa"/>
            <w:tcBorders>
              <w:top w:val="single" w:color="auto" w:sz="4" w:space="0"/>
              <w:left w:val="single" w:color="auto" w:sz="4" w:space="0"/>
              <w:bottom w:val="single" w:color="auto" w:sz="4" w:space="0"/>
              <w:right w:val="single" w:color="auto" w:sz="4" w:space="0"/>
            </w:tcBorders>
            <w:vAlign w:val="center"/>
          </w:tcPr>
          <w:p w14:paraId="2A6D6BCA">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1134" w:type="dxa"/>
            <w:tcBorders>
              <w:top w:val="single" w:color="auto" w:sz="4" w:space="0"/>
              <w:left w:val="single" w:color="auto" w:sz="4" w:space="0"/>
              <w:bottom w:val="single" w:color="auto" w:sz="4" w:space="0"/>
              <w:right w:val="single" w:color="auto" w:sz="4" w:space="0"/>
            </w:tcBorders>
            <w:vAlign w:val="center"/>
          </w:tcPr>
          <w:p w14:paraId="284B538A">
            <w:pPr>
              <w:pStyle w:val="125"/>
              <w:autoSpaceDE w:val="0"/>
              <w:autoSpaceDN w:val="0"/>
              <w:adjustRightInd w:val="0"/>
              <w:snapToGrid w:val="0"/>
              <w:rPr>
                <w:rFonts w:ascii="Times New Roman" w:hAnsi="Times New Roman"/>
                <w:sz w:val="18"/>
              </w:rPr>
            </w:pPr>
            <w:r>
              <w:rPr>
                <w:rFonts w:ascii="Times New Roman" w:hAnsi="Times New Roman"/>
                <w:sz w:val="18"/>
              </w:rPr>
              <w:t>6-7</w:t>
            </w:r>
          </w:p>
        </w:tc>
        <w:tc>
          <w:tcPr>
            <w:tcW w:w="1701" w:type="dxa"/>
            <w:tcBorders>
              <w:top w:val="single" w:color="auto" w:sz="4" w:space="0"/>
              <w:left w:val="single" w:color="auto" w:sz="4" w:space="0"/>
              <w:bottom w:val="single" w:color="auto" w:sz="4" w:space="0"/>
              <w:right w:val="single" w:color="auto" w:sz="4" w:space="0"/>
            </w:tcBorders>
            <w:vAlign w:val="center"/>
          </w:tcPr>
          <w:p w14:paraId="1DA4A4C6">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2835" w:type="dxa"/>
            <w:tcBorders>
              <w:top w:val="single" w:color="auto" w:sz="4" w:space="0"/>
              <w:left w:val="single" w:color="auto" w:sz="4" w:space="0"/>
              <w:bottom w:val="single" w:color="auto" w:sz="4" w:space="0"/>
              <w:right w:val="single" w:color="auto" w:sz="4" w:space="0"/>
            </w:tcBorders>
            <w:vAlign w:val="center"/>
          </w:tcPr>
          <w:p w14:paraId="3F088FFF">
            <w:pPr>
              <w:pStyle w:val="125"/>
              <w:autoSpaceDE w:val="0"/>
              <w:autoSpaceDN w:val="0"/>
              <w:adjustRightInd w:val="0"/>
              <w:snapToGrid w:val="0"/>
              <w:jc w:val="left"/>
              <w:rPr>
                <w:rFonts w:ascii="Times New Roman" w:hAnsi="Times New Roman"/>
                <w:sz w:val="18"/>
              </w:rPr>
            </w:pPr>
            <w:r>
              <w:rPr>
                <w:rFonts w:ascii="Times New Roman" w:hAnsi="Times New Roman"/>
                <w:sz w:val="18"/>
              </w:rPr>
              <w:t>训练帧流数</w:t>
            </w:r>
          </w:p>
          <w:p w14:paraId="403413FC">
            <w:pPr>
              <w:pStyle w:val="125"/>
              <w:autoSpaceDE w:val="0"/>
              <w:autoSpaceDN w:val="0"/>
              <w:adjustRightInd w:val="0"/>
              <w:snapToGrid w:val="0"/>
              <w:jc w:val="left"/>
              <w:rPr>
                <w:rFonts w:ascii="Times New Roman" w:hAnsi="Times New Roman"/>
                <w:sz w:val="18"/>
              </w:rPr>
            </w:pPr>
            <w:r>
              <w:rPr>
                <w:rFonts w:ascii="Times New Roman" w:hAnsi="Times New Roman"/>
                <w:sz w:val="18"/>
              </w:rPr>
              <w:t>0:1流</w:t>
            </w:r>
          </w:p>
          <w:p w14:paraId="6A6B9004">
            <w:pPr>
              <w:pStyle w:val="125"/>
              <w:autoSpaceDE w:val="0"/>
              <w:autoSpaceDN w:val="0"/>
              <w:adjustRightInd w:val="0"/>
              <w:snapToGrid w:val="0"/>
              <w:jc w:val="left"/>
              <w:rPr>
                <w:rFonts w:ascii="Times New Roman" w:hAnsi="Times New Roman"/>
                <w:sz w:val="18"/>
              </w:rPr>
            </w:pPr>
            <w:r>
              <w:rPr>
                <w:rFonts w:ascii="Times New Roman" w:hAnsi="Times New Roman"/>
                <w:sz w:val="18"/>
              </w:rPr>
              <w:t>1:2流</w:t>
            </w:r>
          </w:p>
        </w:tc>
      </w:tr>
      <w:tr w14:paraId="461B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4208E7CE">
            <w:pPr>
              <w:pStyle w:val="125"/>
              <w:autoSpaceDE w:val="0"/>
              <w:autoSpaceDN w:val="0"/>
              <w:adjustRightInd w:val="0"/>
              <w:snapToGrid w:val="0"/>
              <w:rPr>
                <w:rFonts w:ascii="Times New Roman" w:hAnsi="Times New Roman"/>
                <w:sz w:val="18"/>
              </w:rPr>
            </w:pPr>
            <w:r>
              <w:rPr>
                <w:rFonts w:ascii="Times New Roman" w:hAnsi="Times New Roman"/>
                <w:sz w:val="18"/>
              </w:rPr>
              <w:t>PL频段标识</w:t>
            </w:r>
          </w:p>
        </w:tc>
        <w:tc>
          <w:tcPr>
            <w:tcW w:w="1134" w:type="dxa"/>
            <w:tcBorders>
              <w:top w:val="single" w:color="auto" w:sz="4" w:space="0"/>
              <w:left w:val="single" w:color="auto" w:sz="4" w:space="0"/>
              <w:bottom w:val="single" w:color="auto" w:sz="4" w:space="0"/>
              <w:right w:val="single" w:color="auto" w:sz="4" w:space="0"/>
            </w:tcBorders>
            <w:vAlign w:val="center"/>
          </w:tcPr>
          <w:p w14:paraId="4CAA8AD2">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3CA61227">
            <w:pPr>
              <w:pStyle w:val="125"/>
              <w:autoSpaceDE w:val="0"/>
              <w:autoSpaceDN w:val="0"/>
              <w:adjustRightInd w:val="0"/>
              <w:snapToGrid w:val="0"/>
              <w:rPr>
                <w:rFonts w:ascii="Times New Roman" w:hAnsi="Times New Roman"/>
                <w:sz w:val="18"/>
              </w:rPr>
            </w:pPr>
            <w:r>
              <w:rPr>
                <w:rFonts w:ascii="Times New Roman" w:hAnsi="Times New Roman"/>
                <w:sz w:val="18"/>
              </w:rPr>
              <w:t>0-2</w:t>
            </w:r>
          </w:p>
        </w:tc>
        <w:tc>
          <w:tcPr>
            <w:tcW w:w="1701" w:type="dxa"/>
            <w:tcBorders>
              <w:top w:val="single" w:color="auto" w:sz="4" w:space="0"/>
              <w:left w:val="single" w:color="auto" w:sz="4" w:space="0"/>
              <w:bottom w:val="single" w:color="auto" w:sz="4" w:space="0"/>
              <w:right w:val="single" w:color="auto" w:sz="4" w:space="0"/>
            </w:tcBorders>
            <w:vAlign w:val="center"/>
          </w:tcPr>
          <w:p w14:paraId="2E846B3A">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vAlign w:val="center"/>
          </w:tcPr>
          <w:p w14:paraId="4C8BFB13">
            <w:pPr>
              <w:pStyle w:val="125"/>
              <w:autoSpaceDE w:val="0"/>
              <w:autoSpaceDN w:val="0"/>
              <w:adjustRightInd w:val="0"/>
              <w:snapToGrid w:val="0"/>
              <w:jc w:val="left"/>
              <w:rPr>
                <w:rFonts w:ascii="Times New Roman" w:hAnsi="Times New Roman"/>
                <w:sz w:val="18"/>
              </w:rPr>
            </w:pPr>
            <w:r>
              <w:rPr>
                <w:rFonts w:ascii="Times New Roman" w:hAnsi="Times New Roman"/>
                <w:sz w:val="18"/>
              </w:rPr>
              <w:t>指示PL使用的频段，具体定义见物理层协议。</w:t>
            </w:r>
          </w:p>
          <w:p w14:paraId="0D2101CB">
            <w:pPr>
              <w:pStyle w:val="125"/>
              <w:autoSpaceDE w:val="0"/>
              <w:autoSpaceDN w:val="0"/>
              <w:adjustRightInd w:val="0"/>
              <w:snapToGrid w:val="0"/>
              <w:jc w:val="left"/>
              <w:rPr>
                <w:rFonts w:ascii="Times New Roman" w:hAnsi="Times New Roman"/>
                <w:sz w:val="18"/>
              </w:rPr>
            </w:pPr>
            <w:r>
              <w:rPr>
                <w:rFonts w:ascii="Times New Roman" w:hAnsi="Times New Roman"/>
                <w:sz w:val="18"/>
              </w:rPr>
              <w:t>在Bitloading训练帧中，TF使用的频段与PL一致。</w:t>
            </w:r>
          </w:p>
        </w:tc>
      </w:tr>
      <w:tr w14:paraId="0122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AB7901A">
            <w:pPr>
              <w:pStyle w:val="125"/>
              <w:autoSpaceDE w:val="0"/>
              <w:autoSpaceDN w:val="0"/>
              <w:adjustRightInd w:val="0"/>
              <w:snapToGrid w:val="0"/>
              <w:rPr>
                <w:rFonts w:ascii="Times New Roman" w:hAnsi="Times New Roman"/>
                <w:sz w:val="18"/>
              </w:rPr>
            </w:pPr>
            <w:r>
              <w:rPr>
                <w:rFonts w:ascii="Times New Roman" w:hAnsi="Times New Roman"/>
                <w:sz w:val="18"/>
              </w:rPr>
              <w:t>RU信噪比估计标识</w:t>
            </w:r>
          </w:p>
        </w:tc>
        <w:tc>
          <w:tcPr>
            <w:tcW w:w="1134" w:type="dxa"/>
            <w:tcBorders>
              <w:top w:val="single" w:color="auto" w:sz="4" w:space="0"/>
              <w:left w:val="single" w:color="auto" w:sz="4" w:space="0"/>
              <w:bottom w:val="single" w:color="auto" w:sz="4" w:space="0"/>
              <w:right w:val="single" w:color="auto" w:sz="4" w:space="0"/>
            </w:tcBorders>
            <w:vAlign w:val="center"/>
          </w:tcPr>
          <w:p w14:paraId="1D1D037D">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58DA71EE">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1701" w:type="dxa"/>
            <w:tcBorders>
              <w:top w:val="single" w:color="auto" w:sz="4" w:space="0"/>
              <w:left w:val="single" w:color="auto" w:sz="4" w:space="0"/>
              <w:bottom w:val="single" w:color="auto" w:sz="4" w:space="0"/>
              <w:right w:val="single" w:color="auto" w:sz="4" w:space="0"/>
            </w:tcBorders>
            <w:vAlign w:val="center"/>
          </w:tcPr>
          <w:p w14:paraId="723D79AE">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08761416">
            <w:pPr>
              <w:pStyle w:val="125"/>
              <w:autoSpaceDE w:val="0"/>
              <w:autoSpaceDN w:val="0"/>
              <w:adjustRightInd w:val="0"/>
              <w:snapToGrid w:val="0"/>
              <w:jc w:val="left"/>
              <w:rPr>
                <w:rFonts w:ascii="Times New Roman" w:hAnsi="Times New Roman"/>
                <w:sz w:val="18"/>
              </w:rPr>
            </w:pPr>
            <w:r>
              <w:rPr>
                <w:rFonts w:ascii="Times New Roman" w:hAnsi="Times New Roman"/>
                <w:sz w:val="18"/>
              </w:rPr>
              <w:t>0：指示接收端不根据当前帧估计频段范围内各RU的平均信噪比</w:t>
            </w:r>
          </w:p>
          <w:p w14:paraId="2903C95A">
            <w:pPr>
              <w:pStyle w:val="125"/>
              <w:autoSpaceDE w:val="0"/>
              <w:autoSpaceDN w:val="0"/>
              <w:adjustRightInd w:val="0"/>
              <w:snapToGrid w:val="0"/>
              <w:jc w:val="left"/>
              <w:rPr>
                <w:rFonts w:ascii="Times New Roman" w:hAnsi="Times New Roman"/>
                <w:sz w:val="18"/>
              </w:rPr>
            </w:pPr>
            <w:r>
              <w:rPr>
                <w:rFonts w:ascii="Times New Roman" w:hAnsi="Times New Roman"/>
                <w:sz w:val="18"/>
              </w:rPr>
              <w:t>1：指示接收端根据当前帧估计频段范围内各RU的平均信噪比</w:t>
            </w:r>
          </w:p>
        </w:tc>
      </w:tr>
      <w:tr w14:paraId="551F2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4B94A44B">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75EA61DC">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1134" w:type="dxa"/>
            <w:tcBorders>
              <w:top w:val="single" w:color="auto" w:sz="4" w:space="0"/>
              <w:left w:val="single" w:color="auto" w:sz="4" w:space="0"/>
              <w:bottom w:val="single" w:color="auto" w:sz="4" w:space="0"/>
              <w:right w:val="single" w:color="auto" w:sz="4" w:space="0"/>
            </w:tcBorders>
            <w:vAlign w:val="center"/>
          </w:tcPr>
          <w:p w14:paraId="07D5E25F">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1701" w:type="dxa"/>
            <w:tcBorders>
              <w:top w:val="single" w:color="auto" w:sz="4" w:space="0"/>
              <w:left w:val="single" w:color="auto" w:sz="4" w:space="0"/>
              <w:bottom w:val="single" w:color="auto" w:sz="4" w:space="0"/>
              <w:right w:val="single" w:color="auto" w:sz="4" w:space="0"/>
            </w:tcBorders>
            <w:vAlign w:val="center"/>
          </w:tcPr>
          <w:p w14:paraId="2D19E71C">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2835" w:type="dxa"/>
            <w:tcBorders>
              <w:top w:val="single" w:color="auto" w:sz="4" w:space="0"/>
              <w:left w:val="single" w:color="auto" w:sz="4" w:space="0"/>
              <w:bottom w:val="single" w:color="auto" w:sz="4" w:space="0"/>
              <w:right w:val="single" w:color="auto" w:sz="4" w:space="0"/>
            </w:tcBorders>
            <w:vAlign w:val="center"/>
          </w:tcPr>
          <w:p w14:paraId="119C5A25">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1181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AED0CAC">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7F4C63AB">
            <w:pPr>
              <w:pStyle w:val="125"/>
              <w:autoSpaceDE w:val="0"/>
              <w:autoSpaceDN w:val="0"/>
              <w:adjustRightInd w:val="0"/>
              <w:snapToGrid w:val="0"/>
              <w:rPr>
                <w:rFonts w:ascii="Times New Roman" w:hAnsi="Times New Roman"/>
                <w:sz w:val="18"/>
              </w:rPr>
            </w:pPr>
            <w:r>
              <w:rPr>
                <w:rFonts w:ascii="Times New Roman" w:hAnsi="Times New Roman"/>
                <w:sz w:val="18"/>
              </w:rPr>
              <w:t>7</w:t>
            </w:r>
          </w:p>
        </w:tc>
        <w:tc>
          <w:tcPr>
            <w:tcW w:w="1134" w:type="dxa"/>
            <w:tcBorders>
              <w:top w:val="single" w:color="auto" w:sz="4" w:space="0"/>
              <w:left w:val="single" w:color="auto" w:sz="4" w:space="0"/>
              <w:bottom w:val="single" w:color="auto" w:sz="4" w:space="0"/>
              <w:right w:val="single" w:color="auto" w:sz="4" w:space="0"/>
            </w:tcBorders>
            <w:vAlign w:val="center"/>
          </w:tcPr>
          <w:p w14:paraId="2E091F1F">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701" w:type="dxa"/>
            <w:tcBorders>
              <w:top w:val="single" w:color="auto" w:sz="4" w:space="0"/>
              <w:left w:val="single" w:color="auto" w:sz="4" w:space="0"/>
              <w:bottom w:val="single" w:color="auto" w:sz="4" w:space="0"/>
              <w:right w:val="single" w:color="auto" w:sz="4" w:space="0"/>
            </w:tcBorders>
            <w:vAlign w:val="center"/>
          </w:tcPr>
          <w:p w14:paraId="5A8A6C4D">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2835" w:type="dxa"/>
            <w:tcBorders>
              <w:top w:val="single" w:color="auto" w:sz="4" w:space="0"/>
              <w:left w:val="single" w:color="auto" w:sz="4" w:space="0"/>
              <w:bottom w:val="single" w:color="auto" w:sz="4" w:space="0"/>
              <w:right w:val="single" w:color="auto" w:sz="4" w:space="0"/>
            </w:tcBorders>
            <w:vAlign w:val="center"/>
          </w:tcPr>
          <w:p w14:paraId="2AAEEF86">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5690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696" w:type="dxa"/>
            <w:vMerge w:val="restart"/>
            <w:tcBorders>
              <w:top w:val="nil"/>
              <w:left w:val="single" w:color="auto" w:sz="4" w:space="0"/>
              <w:bottom w:val="single" w:color="auto" w:sz="4" w:space="0"/>
              <w:right w:val="single" w:color="auto" w:sz="4" w:space="0"/>
            </w:tcBorders>
            <w:vAlign w:val="center"/>
          </w:tcPr>
          <w:p w14:paraId="2F9AFB06">
            <w:pPr>
              <w:pStyle w:val="125"/>
              <w:autoSpaceDE w:val="0"/>
              <w:autoSpaceDN w:val="0"/>
              <w:adjustRightInd w:val="0"/>
              <w:snapToGrid w:val="0"/>
              <w:rPr>
                <w:rFonts w:ascii="Times New Roman" w:hAnsi="Times New Roman"/>
                <w:sz w:val="18"/>
              </w:rPr>
            </w:pPr>
            <w:r>
              <w:rPr>
                <w:rFonts w:ascii="Times New Roman" w:hAnsi="Times New Roman"/>
                <w:sz w:val="18"/>
              </w:rPr>
              <w:t>帧长</w:t>
            </w:r>
          </w:p>
        </w:tc>
        <w:tc>
          <w:tcPr>
            <w:tcW w:w="1134" w:type="dxa"/>
            <w:tcBorders>
              <w:top w:val="single" w:color="auto" w:sz="4" w:space="0"/>
              <w:left w:val="single" w:color="auto" w:sz="4" w:space="0"/>
              <w:bottom w:val="single" w:color="auto" w:sz="4" w:space="0"/>
              <w:right w:val="single" w:color="auto" w:sz="4" w:space="0"/>
            </w:tcBorders>
            <w:vAlign w:val="center"/>
          </w:tcPr>
          <w:p w14:paraId="3C6BC8FE">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1134" w:type="dxa"/>
            <w:tcBorders>
              <w:top w:val="single" w:color="auto" w:sz="4" w:space="0"/>
              <w:left w:val="single" w:color="auto" w:sz="4" w:space="0"/>
              <w:bottom w:val="single" w:color="auto" w:sz="4" w:space="0"/>
              <w:right w:val="single" w:color="auto" w:sz="4" w:space="0"/>
            </w:tcBorders>
            <w:vAlign w:val="center"/>
          </w:tcPr>
          <w:p w14:paraId="752FF431">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701" w:type="dxa"/>
            <w:vMerge w:val="restart"/>
            <w:tcBorders>
              <w:top w:val="nil"/>
              <w:left w:val="single" w:color="auto" w:sz="4" w:space="0"/>
              <w:bottom w:val="single" w:color="auto" w:sz="4" w:space="0"/>
              <w:right w:val="single" w:color="auto" w:sz="4" w:space="0"/>
            </w:tcBorders>
            <w:vAlign w:val="center"/>
          </w:tcPr>
          <w:p w14:paraId="791F0513">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35" w:type="dxa"/>
            <w:vMerge w:val="restart"/>
            <w:tcBorders>
              <w:top w:val="nil"/>
              <w:left w:val="single" w:color="auto" w:sz="4" w:space="0"/>
              <w:bottom w:val="single" w:color="auto" w:sz="4" w:space="0"/>
              <w:right w:val="single" w:color="auto" w:sz="4" w:space="0"/>
            </w:tcBorders>
            <w:vAlign w:val="center"/>
          </w:tcPr>
          <w:p w14:paraId="3981A568">
            <w:pPr>
              <w:pStyle w:val="125"/>
              <w:autoSpaceDE w:val="0"/>
              <w:autoSpaceDN w:val="0"/>
              <w:adjustRightInd w:val="0"/>
              <w:snapToGrid w:val="0"/>
              <w:jc w:val="left"/>
              <w:rPr>
                <w:rFonts w:ascii="Times New Roman" w:hAnsi="Times New Roman"/>
                <w:sz w:val="18"/>
              </w:rPr>
            </w:pPr>
            <w:r>
              <w:rPr>
                <w:rFonts w:ascii="Times New Roman" w:hAnsi="Times New Roman"/>
                <w:sz w:val="18"/>
              </w:rPr>
              <w:t>指示SOF帧的传送和确认过程所要占用信道的时长，单位10us</w:t>
            </w:r>
          </w:p>
        </w:tc>
      </w:tr>
      <w:tr w14:paraId="3B587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50591081">
            <w:pPr>
              <w:pStyle w:val="125"/>
              <w:autoSpaceDE w:val="0"/>
              <w:autoSpaceDN w:val="0"/>
              <w:adjustRightInd w:val="0"/>
              <w:snapToGrid w:val="0"/>
              <w:rPr>
                <w:rFonts w:ascii="Times New Roman" w:hAnsi="Times New Roman" w:eastAsia="Times New Roman"/>
                <w:sz w:val="18"/>
              </w:rPr>
            </w:pPr>
          </w:p>
        </w:tc>
        <w:tc>
          <w:tcPr>
            <w:tcW w:w="1134" w:type="dxa"/>
            <w:tcBorders>
              <w:top w:val="single" w:color="auto" w:sz="4" w:space="0"/>
              <w:left w:val="single" w:color="auto" w:sz="4" w:space="0"/>
              <w:bottom w:val="single" w:color="auto" w:sz="4" w:space="0"/>
              <w:right w:val="single" w:color="auto" w:sz="4" w:space="0"/>
            </w:tcBorders>
            <w:vAlign w:val="center"/>
          </w:tcPr>
          <w:p w14:paraId="507F5FCE">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1134" w:type="dxa"/>
            <w:tcBorders>
              <w:top w:val="single" w:color="auto" w:sz="4" w:space="0"/>
              <w:left w:val="single" w:color="auto" w:sz="4" w:space="0"/>
              <w:bottom w:val="single" w:color="auto" w:sz="4" w:space="0"/>
              <w:right w:val="single" w:color="auto" w:sz="4" w:space="0"/>
            </w:tcBorders>
            <w:vAlign w:val="center"/>
          </w:tcPr>
          <w:p w14:paraId="159FC78A">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0" w:type="auto"/>
            <w:vMerge w:val="continue"/>
            <w:tcBorders>
              <w:top w:val="nil"/>
              <w:left w:val="single" w:color="auto" w:sz="4" w:space="0"/>
              <w:bottom w:val="single" w:color="auto" w:sz="4" w:space="0"/>
              <w:right w:val="single" w:color="auto" w:sz="4" w:space="0"/>
            </w:tcBorders>
            <w:vAlign w:val="center"/>
          </w:tcPr>
          <w:p w14:paraId="5D5FA567">
            <w:pPr>
              <w:pStyle w:val="125"/>
              <w:autoSpaceDE w:val="0"/>
              <w:autoSpaceDN w:val="0"/>
              <w:adjustRightInd w:val="0"/>
              <w:snapToGrid w:val="0"/>
              <w:rPr>
                <w:rFonts w:ascii="Times New Roman" w:hAnsi="Times New Roman" w:eastAsia="Times New Roman"/>
                <w:sz w:val="18"/>
              </w:rPr>
            </w:pPr>
          </w:p>
        </w:tc>
        <w:tc>
          <w:tcPr>
            <w:tcW w:w="0" w:type="auto"/>
            <w:vMerge w:val="continue"/>
            <w:tcBorders>
              <w:top w:val="nil"/>
              <w:left w:val="single" w:color="auto" w:sz="4" w:space="0"/>
              <w:bottom w:val="single" w:color="auto" w:sz="4" w:space="0"/>
              <w:right w:val="single" w:color="auto" w:sz="4" w:space="0"/>
            </w:tcBorders>
            <w:vAlign w:val="center"/>
          </w:tcPr>
          <w:p w14:paraId="1588E851">
            <w:pPr>
              <w:pStyle w:val="125"/>
              <w:autoSpaceDE w:val="0"/>
              <w:autoSpaceDN w:val="0"/>
              <w:adjustRightInd w:val="0"/>
              <w:snapToGrid w:val="0"/>
              <w:jc w:val="left"/>
              <w:rPr>
                <w:rFonts w:ascii="Times New Roman" w:hAnsi="Times New Roman" w:eastAsia="Times New Roman"/>
                <w:sz w:val="18"/>
              </w:rPr>
            </w:pPr>
          </w:p>
        </w:tc>
      </w:tr>
      <w:tr w14:paraId="6B1F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66657E18">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613BBF1C">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1134" w:type="dxa"/>
            <w:tcBorders>
              <w:top w:val="single" w:color="auto" w:sz="4" w:space="0"/>
              <w:left w:val="single" w:color="auto" w:sz="4" w:space="0"/>
              <w:bottom w:val="single" w:color="auto" w:sz="4" w:space="0"/>
              <w:right w:val="single" w:color="auto" w:sz="4" w:space="0"/>
            </w:tcBorders>
            <w:vAlign w:val="center"/>
          </w:tcPr>
          <w:p w14:paraId="078C5E31">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1701" w:type="dxa"/>
            <w:tcBorders>
              <w:top w:val="single" w:color="auto" w:sz="4" w:space="0"/>
              <w:left w:val="single" w:color="auto" w:sz="4" w:space="0"/>
              <w:bottom w:val="single" w:color="auto" w:sz="4" w:space="0"/>
              <w:right w:val="single" w:color="auto" w:sz="4" w:space="0"/>
            </w:tcBorders>
            <w:vAlign w:val="center"/>
          </w:tcPr>
          <w:p w14:paraId="3B525A9C">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2835" w:type="dxa"/>
            <w:tcBorders>
              <w:top w:val="single" w:color="auto" w:sz="4" w:space="0"/>
              <w:left w:val="single" w:color="auto" w:sz="4" w:space="0"/>
              <w:bottom w:val="single" w:color="auto" w:sz="4" w:space="0"/>
              <w:right w:val="single" w:color="auto" w:sz="4" w:space="0"/>
            </w:tcBorders>
            <w:vAlign w:val="center"/>
          </w:tcPr>
          <w:p w14:paraId="5F1429D5">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2399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696" w:type="dxa"/>
            <w:tcBorders>
              <w:top w:val="single" w:color="auto" w:sz="4" w:space="0"/>
              <w:left w:val="single" w:color="auto" w:sz="4" w:space="0"/>
              <w:bottom w:val="single" w:color="auto" w:sz="4" w:space="0"/>
              <w:right w:val="single" w:color="auto" w:sz="4" w:space="0"/>
            </w:tcBorders>
            <w:vAlign w:val="center"/>
          </w:tcPr>
          <w:p w14:paraId="46ED8EF1">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40CB4629">
            <w:pPr>
              <w:pStyle w:val="125"/>
              <w:autoSpaceDE w:val="0"/>
              <w:autoSpaceDN w:val="0"/>
              <w:adjustRightInd w:val="0"/>
              <w:snapToGrid w:val="0"/>
              <w:rPr>
                <w:rFonts w:ascii="Times New Roman" w:hAnsi="Times New Roman"/>
                <w:sz w:val="18"/>
              </w:rPr>
            </w:pPr>
            <w:r>
              <w:rPr>
                <w:rFonts w:ascii="Times New Roman" w:hAnsi="Times New Roman"/>
                <w:sz w:val="18"/>
              </w:rPr>
              <w:t>10-11</w:t>
            </w:r>
          </w:p>
        </w:tc>
        <w:tc>
          <w:tcPr>
            <w:tcW w:w="1134" w:type="dxa"/>
            <w:tcBorders>
              <w:top w:val="single" w:color="auto" w:sz="4" w:space="0"/>
              <w:left w:val="single" w:color="auto" w:sz="4" w:space="0"/>
              <w:bottom w:val="single" w:color="auto" w:sz="4" w:space="0"/>
              <w:right w:val="single" w:color="auto" w:sz="4" w:space="0"/>
            </w:tcBorders>
            <w:vAlign w:val="center"/>
          </w:tcPr>
          <w:p w14:paraId="3A42F10D">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701" w:type="dxa"/>
            <w:tcBorders>
              <w:top w:val="single" w:color="auto" w:sz="4" w:space="0"/>
              <w:left w:val="single" w:color="auto" w:sz="4" w:space="0"/>
              <w:bottom w:val="single" w:color="auto" w:sz="4" w:space="0"/>
              <w:right w:val="single" w:color="auto" w:sz="4" w:space="0"/>
            </w:tcBorders>
            <w:vAlign w:val="center"/>
          </w:tcPr>
          <w:p w14:paraId="3B59FED2">
            <w:pPr>
              <w:pStyle w:val="125"/>
              <w:autoSpaceDE w:val="0"/>
              <w:autoSpaceDN w:val="0"/>
              <w:adjustRightInd w:val="0"/>
              <w:snapToGrid w:val="0"/>
              <w:rPr>
                <w:rFonts w:ascii="Times New Roman" w:hAnsi="Times New Roman"/>
                <w:sz w:val="18"/>
              </w:rPr>
            </w:pPr>
            <w:r>
              <w:rPr>
                <w:rFonts w:ascii="Times New Roman" w:hAnsi="Times New Roman"/>
                <w:sz w:val="18"/>
              </w:rPr>
              <w:t>16</w:t>
            </w:r>
          </w:p>
        </w:tc>
        <w:tc>
          <w:tcPr>
            <w:tcW w:w="2835" w:type="dxa"/>
            <w:tcBorders>
              <w:top w:val="single" w:color="auto" w:sz="4" w:space="0"/>
              <w:left w:val="single" w:color="auto" w:sz="4" w:space="0"/>
              <w:bottom w:val="single" w:color="auto" w:sz="4" w:space="0"/>
              <w:right w:val="single" w:color="auto" w:sz="4" w:space="0"/>
            </w:tcBorders>
            <w:vAlign w:val="center"/>
          </w:tcPr>
          <w:p w14:paraId="559CB049">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09C5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26FAB687">
            <w:pPr>
              <w:pStyle w:val="125"/>
              <w:autoSpaceDE w:val="0"/>
              <w:autoSpaceDN w:val="0"/>
              <w:adjustRightInd w:val="0"/>
              <w:snapToGrid w:val="0"/>
              <w:rPr>
                <w:rFonts w:ascii="Times New Roman" w:hAnsi="Times New Roman"/>
                <w:sz w:val="18"/>
              </w:rPr>
            </w:pPr>
            <w:r>
              <w:rPr>
                <w:rFonts w:ascii="Times New Roman" w:hAnsi="Times New Roman"/>
                <w:sz w:val="18"/>
              </w:rPr>
              <w:t>短网络标识高位</w:t>
            </w:r>
          </w:p>
        </w:tc>
        <w:tc>
          <w:tcPr>
            <w:tcW w:w="1134" w:type="dxa"/>
            <w:tcBorders>
              <w:top w:val="single" w:color="auto" w:sz="4" w:space="0"/>
              <w:left w:val="single" w:color="auto" w:sz="4" w:space="0"/>
              <w:bottom w:val="single" w:color="auto" w:sz="4" w:space="0"/>
              <w:right w:val="single" w:color="auto" w:sz="4" w:space="0"/>
            </w:tcBorders>
            <w:vAlign w:val="center"/>
          </w:tcPr>
          <w:p w14:paraId="2571549A">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1134" w:type="dxa"/>
            <w:tcBorders>
              <w:top w:val="single" w:color="auto" w:sz="4" w:space="0"/>
              <w:left w:val="single" w:color="auto" w:sz="4" w:space="0"/>
              <w:bottom w:val="single" w:color="auto" w:sz="4" w:space="0"/>
              <w:right w:val="single" w:color="auto" w:sz="4" w:space="0"/>
            </w:tcBorders>
            <w:vAlign w:val="center"/>
          </w:tcPr>
          <w:p w14:paraId="6AA81723">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1701" w:type="dxa"/>
            <w:tcBorders>
              <w:top w:val="single" w:color="auto" w:sz="4" w:space="0"/>
              <w:left w:val="single" w:color="auto" w:sz="4" w:space="0"/>
              <w:bottom w:val="single" w:color="auto" w:sz="4" w:space="0"/>
              <w:right w:val="single" w:color="auto" w:sz="4" w:space="0"/>
            </w:tcBorders>
            <w:vAlign w:val="center"/>
          </w:tcPr>
          <w:p w14:paraId="6B40D9DF">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tcBorders>
              <w:top w:val="single" w:color="auto" w:sz="4" w:space="0"/>
              <w:left w:val="single" w:color="auto" w:sz="4" w:space="0"/>
              <w:bottom w:val="single" w:color="auto" w:sz="4" w:space="0"/>
              <w:right w:val="single" w:color="auto" w:sz="4" w:space="0"/>
            </w:tcBorders>
            <w:vAlign w:val="center"/>
          </w:tcPr>
          <w:p w14:paraId="672A4308">
            <w:pPr>
              <w:pStyle w:val="125"/>
              <w:autoSpaceDE w:val="0"/>
              <w:autoSpaceDN w:val="0"/>
              <w:adjustRightInd w:val="0"/>
              <w:snapToGrid w:val="0"/>
              <w:jc w:val="left"/>
              <w:rPr>
                <w:rFonts w:ascii="Times New Roman" w:hAnsi="Times New Roman"/>
                <w:sz w:val="18"/>
              </w:rPr>
            </w:pPr>
            <w:r>
              <w:rPr>
                <w:rFonts w:ascii="Times New Roman" w:hAnsi="Times New Roman"/>
                <w:sz w:val="18"/>
              </w:rPr>
              <w:t>短网络标识的高1bit</w:t>
            </w:r>
          </w:p>
        </w:tc>
      </w:tr>
      <w:tr w14:paraId="6952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auto" w:sz="4" w:space="0"/>
              <w:left w:val="single" w:color="auto" w:sz="4" w:space="0"/>
              <w:bottom w:val="single" w:color="auto" w:sz="4" w:space="0"/>
              <w:right w:val="single" w:color="auto" w:sz="4" w:space="0"/>
            </w:tcBorders>
            <w:vAlign w:val="center"/>
          </w:tcPr>
          <w:p w14:paraId="6F7F284A">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tcBorders>
              <w:top w:val="single" w:color="auto" w:sz="4" w:space="0"/>
              <w:left w:val="single" w:color="auto" w:sz="4" w:space="0"/>
              <w:bottom w:val="single" w:color="auto" w:sz="4" w:space="0"/>
              <w:right w:val="single" w:color="auto" w:sz="4" w:space="0"/>
            </w:tcBorders>
            <w:vAlign w:val="center"/>
          </w:tcPr>
          <w:p w14:paraId="2BE82440">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1134" w:type="dxa"/>
            <w:tcBorders>
              <w:top w:val="single" w:color="auto" w:sz="4" w:space="0"/>
              <w:left w:val="single" w:color="auto" w:sz="4" w:space="0"/>
              <w:bottom w:val="single" w:color="auto" w:sz="4" w:space="0"/>
              <w:right w:val="single" w:color="auto" w:sz="4" w:space="0"/>
            </w:tcBorders>
            <w:vAlign w:val="center"/>
          </w:tcPr>
          <w:p w14:paraId="60D77809">
            <w:pPr>
              <w:pStyle w:val="125"/>
              <w:autoSpaceDE w:val="0"/>
              <w:autoSpaceDN w:val="0"/>
              <w:adjustRightInd w:val="0"/>
              <w:snapToGrid w:val="0"/>
              <w:rPr>
                <w:rFonts w:ascii="Times New Roman" w:hAnsi="Times New Roman"/>
                <w:sz w:val="18"/>
              </w:rPr>
            </w:pPr>
            <w:r>
              <w:rPr>
                <w:rFonts w:ascii="Times New Roman" w:hAnsi="Times New Roman"/>
                <w:sz w:val="18"/>
              </w:rPr>
              <w:t>1-3</w:t>
            </w:r>
          </w:p>
        </w:tc>
        <w:tc>
          <w:tcPr>
            <w:tcW w:w="1701" w:type="dxa"/>
            <w:tcBorders>
              <w:top w:val="single" w:color="auto" w:sz="4" w:space="0"/>
              <w:left w:val="single" w:color="auto" w:sz="4" w:space="0"/>
              <w:bottom w:val="single" w:color="auto" w:sz="4" w:space="0"/>
              <w:right w:val="single" w:color="auto" w:sz="4" w:space="0"/>
            </w:tcBorders>
            <w:vAlign w:val="center"/>
          </w:tcPr>
          <w:p w14:paraId="6EBA0E32">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2835" w:type="dxa"/>
            <w:tcBorders>
              <w:top w:val="single" w:color="auto" w:sz="4" w:space="0"/>
              <w:left w:val="single" w:color="auto" w:sz="4" w:space="0"/>
              <w:bottom w:val="single" w:color="auto" w:sz="4" w:space="0"/>
              <w:right w:val="single" w:color="auto" w:sz="4" w:space="0"/>
            </w:tcBorders>
            <w:vAlign w:val="center"/>
          </w:tcPr>
          <w:p w14:paraId="7AF2FD2E">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bl>
    <w:p w14:paraId="6CC76C84"/>
    <w:p w14:paraId="59BDE64F">
      <w:pPr>
        <w:pStyle w:val="88"/>
      </w:pPr>
      <w:r>
        <w:rPr>
          <w:rFonts w:hint="eastAsia"/>
        </w:rPr>
        <w:t>多站点帧（OFDMA帧）的可变域</w:t>
      </w:r>
    </w:p>
    <w:p w14:paraId="5ACF38D7">
      <w:pPr>
        <w:pStyle w:val="50"/>
      </w:pPr>
      <w:r>
        <w:rPr>
          <w:rFonts w:hint="eastAsia"/>
        </w:rPr>
        <w:t>当“多站点帧标识”为1时，表示当前帧是多站点帧（OFDMA帧）。OFDMA帧的可变域定义如</w:t>
      </w:r>
      <w:r>
        <w:rPr>
          <w:rFonts w:hint="eastAsia"/>
        </w:rPr>
        <w:fldChar w:fldCharType="begin"/>
      </w:r>
      <w:r>
        <w:rPr>
          <w:rFonts w:hint="eastAsia"/>
        </w:rPr>
        <w:instrText xml:space="preserve"> REF _Ref219045465 \h  \* MERGEFORMAT </w:instrText>
      </w:r>
      <w:r>
        <w:rPr>
          <w:rFonts w:hint="eastAsia"/>
        </w:rPr>
        <w:fldChar w:fldCharType="separate"/>
      </w:r>
      <w:r>
        <w:t>表 26</w:t>
      </w:r>
      <w:r>
        <w:rPr>
          <w:rFonts w:hint="eastAsia"/>
        </w:rPr>
        <w:fldChar w:fldCharType="end"/>
      </w:r>
      <w:r>
        <w:rPr>
          <w:rFonts w:hint="eastAsia"/>
        </w:rPr>
        <w:t>所示。</w:t>
      </w:r>
    </w:p>
    <w:p w14:paraId="7F851CF4">
      <w:pPr>
        <w:pStyle w:val="10"/>
      </w:pPr>
      <w:bookmarkStart w:id="525" w:name="_Ref219045465"/>
      <w:r>
        <w:t xml:space="preserve">表 </w:t>
      </w:r>
      <w:r>
        <w:fldChar w:fldCharType="begin"/>
      </w:r>
      <w:r>
        <w:instrText xml:space="preserve"> SEQ 表 \* ARABIC </w:instrText>
      </w:r>
      <w:r>
        <w:fldChar w:fldCharType="separate"/>
      </w:r>
      <w:r>
        <w:t>26</w:t>
      </w:r>
      <w:r>
        <w:fldChar w:fldCharType="end"/>
      </w:r>
      <w:bookmarkEnd w:id="525"/>
      <w:r>
        <w:rPr>
          <w:rFonts w:hint="eastAsia"/>
        </w:rPr>
        <w:t xml:space="preserve"> OFD</w:t>
      </w:r>
      <w:r>
        <w:t>MA</w:t>
      </w:r>
      <w:r>
        <w:rPr>
          <w:rFonts w:hint="eastAsia"/>
        </w:rPr>
        <w:t>帧的FC可变域定义</w:t>
      </w:r>
    </w:p>
    <w:tbl>
      <w:tblPr>
        <w:tblStyle w:val="31"/>
        <w:tblW w:w="95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879"/>
        <w:gridCol w:w="964"/>
        <w:gridCol w:w="2013"/>
        <w:gridCol w:w="4190"/>
      </w:tblGrid>
      <w:tr w14:paraId="7AAC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59FACB66">
            <w:pPr>
              <w:pStyle w:val="125"/>
              <w:autoSpaceDE w:val="0"/>
              <w:autoSpaceDN w:val="0"/>
              <w:adjustRightInd w:val="0"/>
              <w:snapToGrid w:val="0"/>
              <w:rPr>
                <w:rFonts w:ascii="Times New Roman" w:hAnsi="Times New Roman"/>
                <w:sz w:val="18"/>
              </w:rPr>
            </w:pPr>
            <w:r>
              <w:rPr>
                <w:rFonts w:hint="eastAsia" w:ascii="Times New Roman" w:hAnsi="Times New Roman"/>
                <w:sz w:val="18"/>
              </w:rPr>
              <w:t>字段</w:t>
            </w:r>
          </w:p>
        </w:tc>
        <w:tc>
          <w:tcPr>
            <w:tcW w:w="879" w:type="dxa"/>
            <w:vAlign w:val="center"/>
          </w:tcPr>
          <w:p w14:paraId="46918A43">
            <w:pPr>
              <w:pStyle w:val="125"/>
              <w:autoSpaceDE w:val="0"/>
              <w:autoSpaceDN w:val="0"/>
              <w:adjustRightInd w:val="0"/>
              <w:snapToGrid w:val="0"/>
              <w:rPr>
                <w:rFonts w:ascii="Times New Roman" w:hAnsi="Times New Roman"/>
                <w:sz w:val="18"/>
              </w:rPr>
            </w:pPr>
            <w:r>
              <w:rPr>
                <w:rFonts w:hint="eastAsia" w:ascii="Times New Roman" w:hAnsi="Times New Roman"/>
                <w:sz w:val="18"/>
              </w:rPr>
              <w:t>字节号</w:t>
            </w:r>
          </w:p>
        </w:tc>
        <w:tc>
          <w:tcPr>
            <w:tcW w:w="964" w:type="dxa"/>
            <w:vAlign w:val="center"/>
          </w:tcPr>
          <w:p w14:paraId="28AEA196">
            <w:pPr>
              <w:pStyle w:val="125"/>
              <w:autoSpaceDE w:val="0"/>
              <w:autoSpaceDN w:val="0"/>
              <w:adjustRightInd w:val="0"/>
              <w:snapToGrid w:val="0"/>
              <w:rPr>
                <w:rFonts w:ascii="Times New Roman" w:hAnsi="Times New Roman"/>
                <w:sz w:val="18"/>
              </w:rPr>
            </w:pPr>
            <w:r>
              <w:rPr>
                <w:rFonts w:hint="eastAsia" w:ascii="Times New Roman" w:hAnsi="Times New Roman"/>
                <w:sz w:val="18"/>
              </w:rPr>
              <w:t>比特位</w:t>
            </w:r>
          </w:p>
        </w:tc>
        <w:tc>
          <w:tcPr>
            <w:tcW w:w="2013" w:type="dxa"/>
            <w:vAlign w:val="center"/>
          </w:tcPr>
          <w:p w14:paraId="5EB764FB">
            <w:pPr>
              <w:pStyle w:val="125"/>
              <w:autoSpaceDE w:val="0"/>
              <w:autoSpaceDN w:val="0"/>
              <w:adjustRightInd w:val="0"/>
              <w:snapToGrid w:val="0"/>
              <w:rPr>
                <w:rFonts w:ascii="Times New Roman" w:hAnsi="Times New Roman"/>
                <w:sz w:val="18"/>
              </w:rPr>
            </w:pPr>
            <w:r>
              <w:rPr>
                <w:rFonts w:hint="eastAsia" w:ascii="Times New Roman" w:hAnsi="Times New Roman"/>
                <w:sz w:val="18"/>
              </w:rPr>
              <w:t>字段大小（比特）</w:t>
            </w:r>
          </w:p>
        </w:tc>
        <w:tc>
          <w:tcPr>
            <w:tcW w:w="4190" w:type="dxa"/>
            <w:vAlign w:val="center"/>
          </w:tcPr>
          <w:p w14:paraId="0FA4C6AE">
            <w:pPr>
              <w:pStyle w:val="125"/>
              <w:widowControl w:val="0"/>
              <w:autoSpaceDE w:val="0"/>
              <w:autoSpaceDN w:val="0"/>
              <w:adjustRightInd w:val="0"/>
              <w:snapToGrid w:val="0"/>
              <w:rPr>
                <w:rFonts w:ascii="Times New Roman" w:hAnsi="Times New Roman"/>
                <w:sz w:val="18"/>
                <w:szCs w:val="18"/>
              </w:rPr>
            </w:pPr>
            <w:r>
              <w:rPr>
                <w:rFonts w:ascii="Times New Roman" w:hAnsi="Times New Roman"/>
                <w:sz w:val="18"/>
                <w:szCs w:val="18"/>
              </w:rPr>
              <w:t>说明</w:t>
            </w:r>
          </w:p>
        </w:tc>
      </w:tr>
      <w:tr w14:paraId="599A3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Merge w:val="restart"/>
            <w:vAlign w:val="center"/>
          </w:tcPr>
          <w:p w14:paraId="144AF120">
            <w:pPr>
              <w:pStyle w:val="125"/>
              <w:autoSpaceDE w:val="0"/>
              <w:autoSpaceDN w:val="0"/>
              <w:adjustRightInd w:val="0"/>
              <w:snapToGrid w:val="0"/>
              <w:rPr>
                <w:rFonts w:ascii="Times New Roman" w:hAnsi="Times New Roman"/>
                <w:sz w:val="18"/>
              </w:rPr>
            </w:pPr>
            <w:r>
              <w:rPr>
                <w:rFonts w:hint="eastAsia" w:ascii="Times New Roman" w:hAnsi="Times New Roman"/>
                <w:sz w:val="18"/>
              </w:rPr>
              <w:t>源</w:t>
            </w:r>
            <w:r>
              <w:rPr>
                <w:rFonts w:ascii="Times New Roman" w:hAnsi="Times New Roman"/>
                <w:sz w:val="18"/>
              </w:rPr>
              <w:t>TEI</w:t>
            </w:r>
          </w:p>
        </w:tc>
        <w:tc>
          <w:tcPr>
            <w:tcW w:w="879" w:type="dxa"/>
            <w:vAlign w:val="center"/>
          </w:tcPr>
          <w:p w14:paraId="69C184C7">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964" w:type="dxa"/>
            <w:vAlign w:val="center"/>
          </w:tcPr>
          <w:p w14:paraId="492FB6A2">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2013" w:type="dxa"/>
            <w:vMerge w:val="restart"/>
            <w:vAlign w:val="center"/>
          </w:tcPr>
          <w:p w14:paraId="20C0404B">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4190" w:type="dxa"/>
            <w:vMerge w:val="restart"/>
            <w:vAlign w:val="center"/>
          </w:tcPr>
          <w:p w14:paraId="34C65443">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DL-OFDMA帧、UL-OFDMA帧的</w:t>
            </w:r>
            <w:r>
              <w:rPr>
                <w:rFonts w:hint="eastAsia"/>
                <w:sz w:val="18"/>
                <w:szCs w:val="18"/>
              </w:rPr>
              <w:t>trigger</w:t>
            </w:r>
            <w:r>
              <w:rPr>
                <w:rFonts w:ascii="Times New Roman" w:hAnsi="Times New Roman"/>
                <w:sz w:val="18"/>
                <w:szCs w:val="18"/>
              </w:rPr>
              <w:t>帧和UL-OFDMA帧的SACK帧为报文发送站点的TEI</w:t>
            </w:r>
            <w:r>
              <w:rPr>
                <w:rFonts w:hint="eastAsia" w:cs="宋体"/>
                <w:sz w:val="18"/>
                <w:szCs w:val="18"/>
              </w:rPr>
              <w:t>；</w:t>
            </w:r>
          </w:p>
          <w:p w14:paraId="1874A891">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UL-OFDMA帧(DL-OFDMA的SACK帧)为广播TEI：0xFFF</w:t>
            </w:r>
            <w:r>
              <w:rPr>
                <w:rFonts w:hint="eastAsia" w:cs="宋体"/>
                <w:sz w:val="18"/>
                <w:szCs w:val="18"/>
              </w:rPr>
              <w:t>。</w:t>
            </w:r>
          </w:p>
        </w:tc>
      </w:tr>
      <w:tr w14:paraId="321C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Merge w:val="continue"/>
            <w:vAlign w:val="center"/>
          </w:tcPr>
          <w:p w14:paraId="3D6CDCE8">
            <w:pPr>
              <w:pStyle w:val="125"/>
              <w:autoSpaceDE w:val="0"/>
              <w:autoSpaceDN w:val="0"/>
              <w:adjustRightInd w:val="0"/>
              <w:snapToGrid w:val="0"/>
              <w:rPr>
                <w:rFonts w:ascii="Times New Roman" w:hAnsi="Times New Roman"/>
                <w:sz w:val="18"/>
              </w:rPr>
            </w:pPr>
          </w:p>
        </w:tc>
        <w:tc>
          <w:tcPr>
            <w:tcW w:w="879" w:type="dxa"/>
            <w:vAlign w:val="center"/>
          </w:tcPr>
          <w:p w14:paraId="28B4AE8D">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964" w:type="dxa"/>
            <w:vAlign w:val="center"/>
          </w:tcPr>
          <w:p w14:paraId="3BEBF34C">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2013" w:type="dxa"/>
            <w:vMerge w:val="continue"/>
            <w:vAlign w:val="center"/>
          </w:tcPr>
          <w:p w14:paraId="4C5F7ACA">
            <w:pPr>
              <w:pStyle w:val="125"/>
              <w:autoSpaceDE w:val="0"/>
              <w:autoSpaceDN w:val="0"/>
              <w:adjustRightInd w:val="0"/>
              <w:snapToGrid w:val="0"/>
              <w:rPr>
                <w:rFonts w:ascii="Times New Roman" w:hAnsi="Times New Roman"/>
                <w:sz w:val="18"/>
              </w:rPr>
            </w:pPr>
          </w:p>
        </w:tc>
        <w:tc>
          <w:tcPr>
            <w:tcW w:w="4190" w:type="dxa"/>
            <w:vMerge w:val="continue"/>
            <w:vAlign w:val="center"/>
          </w:tcPr>
          <w:p w14:paraId="1582430A">
            <w:pPr>
              <w:pStyle w:val="125"/>
              <w:widowControl w:val="0"/>
              <w:autoSpaceDE w:val="0"/>
              <w:autoSpaceDN w:val="0"/>
              <w:adjustRightInd w:val="0"/>
              <w:snapToGrid w:val="0"/>
              <w:jc w:val="left"/>
              <w:rPr>
                <w:rFonts w:ascii="Times New Roman" w:hAnsi="Times New Roman" w:eastAsia="Times New Roman"/>
                <w:sz w:val="18"/>
                <w:szCs w:val="18"/>
              </w:rPr>
            </w:pPr>
          </w:p>
        </w:tc>
      </w:tr>
      <w:tr w14:paraId="2114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Merge w:val="restart"/>
            <w:vAlign w:val="center"/>
          </w:tcPr>
          <w:p w14:paraId="2FB9A39F">
            <w:pPr>
              <w:pStyle w:val="125"/>
              <w:autoSpaceDE w:val="0"/>
              <w:autoSpaceDN w:val="0"/>
              <w:adjustRightInd w:val="0"/>
              <w:snapToGrid w:val="0"/>
              <w:rPr>
                <w:rFonts w:ascii="Times New Roman" w:hAnsi="Times New Roman"/>
                <w:sz w:val="18"/>
              </w:rPr>
            </w:pPr>
            <w:r>
              <w:rPr>
                <w:rFonts w:hint="eastAsia" w:ascii="Times New Roman" w:hAnsi="Times New Roman"/>
                <w:sz w:val="18"/>
              </w:rPr>
              <w:t>目的</w:t>
            </w:r>
            <w:r>
              <w:rPr>
                <w:rFonts w:ascii="Times New Roman" w:hAnsi="Times New Roman"/>
                <w:sz w:val="18"/>
              </w:rPr>
              <w:t>TEI</w:t>
            </w:r>
          </w:p>
        </w:tc>
        <w:tc>
          <w:tcPr>
            <w:tcW w:w="879" w:type="dxa"/>
            <w:vAlign w:val="center"/>
          </w:tcPr>
          <w:p w14:paraId="2B08F963">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964" w:type="dxa"/>
            <w:vAlign w:val="center"/>
          </w:tcPr>
          <w:p w14:paraId="20DC8A35">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2013" w:type="dxa"/>
            <w:vMerge w:val="restart"/>
            <w:vAlign w:val="center"/>
          </w:tcPr>
          <w:p w14:paraId="58F8564C">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4190" w:type="dxa"/>
            <w:vMerge w:val="restart"/>
            <w:vAlign w:val="center"/>
          </w:tcPr>
          <w:p w14:paraId="1EB97497">
            <w:pPr>
              <w:pStyle w:val="125"/>
              <w:widowControl w:val="0"/>
              <w:autoSpaceDE w:val="0"/>
              <w:autoSpaceDN w:val="0"/>
              <w:adjustRightInd w:val="0"/>
              <w:snapToGrid w:val="0"/>
              <w:jc w:val="left"/>
              <w:rPr>
                <w:rFonts w:ascii="Times New Roman" w:hAnsi="Times New Roman" w:eastAsia="Times New Roman"/>
                <w:sz w:val="18"/>
                <w:szCs w:val="18"/>
              </w:rPr>
            </w:pPr>
            <w:r>
              <w:rPr>
                <w:rFonts w:ascii="Times New Roman" w:hAnsi="Times New Roman"/>
                <w:sz w:val="18"/>
                <w:szCs w:val="18"/>
              </w:rPr>
              <w:t>报文发送目的站点的TEI</w:t>
            </w:r>
            <w:r>
              <w:rPr>
                <w:rFonts w:hint="eastAsia" w:cs="宋体"/>
                <w:sz w:val="18"/>
                <w:szCs w:val="18"/>
              </w:rPr>
              <w:t>；</w:t>
            </w:r>
          </w:p>
          <w:p w14:paraId="47F5C6BD">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若目的站点为多个则填广播TEI：0xFFF</w:t>
            </w:r>
            <w:r>
              <w:rPr>
                <w:rFonts w:hint="eastAsia" w:cs="宋体"/>
                <w:sz w:val="18"/>
                <w:szCs w:val="18"/>
              </w:rPr>
              <w:t>。</w:t>
            </w:r>
          </w:p>
        </w:tc>
      </w:tr>
      <w:tr w14:paraId="778D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Merge w:val="continue"/>
            <w:vAlign w:val="center"/>
          </w:tcPr>
          <w:p w14:paraId="01CDB9C7">
            <w:pPr>
              <w:pStyle w:val="125"/>
              <w:autoSpaceDE w:val="0"/>
              <w:autoSpaceDN w:val="0"/>
              <w:adjustRightInd w:val="0"/>
              <w:snapToGrid w:val="0"/>
              <w:rPr>
                <w:rFonts w:ascii="Times New Roman" w:hAnsi="Times New Roman"/>
                <w:sz w:val="18"/>
              </w:rPr>
            </w:pPr>
          </w:p>
        </w:tc>
        <w:tc>
          <w:tcPr>
            <w:tcW w:w="879" w:type="dxa"/>
            <w:vAlign w:val="center"/>
          </w:tcPr>
          <w:p w14:paraId="62BFDC38">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964" w:type="dxa"/>
            <w:vAlign w:val="center"/>
          </w:tcPr>
          <w:p w14:paraId="4EC2BFA1">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2013" w:type="dxa"/>
            <w:vMerge w:val="continue"/>
            <w:vAlign w:val="center"/>
          </w:tcPr>
          <w:p w14:paraId="3C9D92C3">
            <w:pPr>
              <w:pStyle w:val="125"/>
              <w:autoSpaceDE w:val="0"/>
              <w:autoSpaceDN w:val="0"/>
              <w:adjustRightInd w:val="0"/>
              <w:snapToGrid w:val="0"/>
              <w:rPr>
                <w:rFonts w:ascii="Times New Roman" w:hAnsi="Times New Roman"/>
                <w:sz w:val="18"/>
              </w:rPr>
            </w:pPr>
          </w:p>
        </w:tc>
        <w:tc>
          <w:tcPr>
            <w:tcW w:w="4190" w:type="dxa"/>
            <w:vMerge w:val="continue"/>
            <w:vAlign w:val="center"/>
          </w:tcPr>
          <w:p w14:paraId="01C30F09">
            <w:pPr>
              <w:pStyle w:val="125"/>
              <w:widowControl w:val="0"/>
              <w:autoSpaceDE w:val="0"/>
              <w:autoSpaceDN w:val="0"/>
              <w:adjustRightInd w:val="0"/>
              <w:snapToGrid w:val="0"/>
              <w:jc w:val="left"/>
              <w:rPr>
                <w:rFonts w:ascii="Times New Roman" w:hAnsi="Times New Roman" w:eastAsia="Times New Roman"/>
                <w:sz w:val="18"/>
                <w:szCs w:val="18"/>
              </w:rPr>
            </w:pPr>
          </w:p>
        </w:tc>
      </w:tr>
      <w:tr w14:paraId="6848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6F08DA44">
            <w:pPr>
              <w:pStyle w:val="125"/>
              <w:autoSpaceDE w:val="0"/>
              <w:autoSpaceDN w:val="0"/>
              <w:adjustRightInd w:val="0"/>
              <w:snapToGrid w:val="0"/>
              <w:rPr>
                <w:rFonts w:ascii="Times New Roman" w:hAnsi="Times New Roman"/>
                <w:sz w:val="18"/>
              </w:rPr>
            </w:pPr>
            <w:r>
              <w:rPr>
                <w:rFonts w:hint="eastAsia" w:ascii="Times New Roman" w:hAnsi="Times New Roman"/>
                <w:sz w:val="18"/>
              </w:rPr>
              <w:t>多站点帧标识</w:t>
            </w:r>
          </w:p>
        </w:tc>
        <w:tc>
          <w:tcPr>
            <w:tcW w:w="879" w:type="dxa"/>
            <w:vAlign w:val="center"/>
          </w:tcPr>
          <w:p w14:paraId="72017F15">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964" w:type="dxa"/>
            <w:vAlign w:val="center"/>
          </w:tcPr>
          <w:p w14:paraId="1F0AC3D8">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2013" w:type="dxa"/>
            <w:vAlign w:val="center"/>
          </w:tcPr>
          <w:p w14:paraId="0BB85BFE">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4190" w:type="dxa"/>
            <w:vAlign w:val="center"/>
          </w:tcPr>
          <w:p w14:paraId="641E465D">
            <w:pPr>
              <w:pStyle w:val="125"/>
              <w:widowControl w:val="0"/>
              <w:autoSpaceDE w:val="0"/>
              <w:autoSpaceDN w:val="0"/>
              <w:adjustRightInd w:val="0"/>
              <w:snapToGrid w:val="0"/>
              <w:jc w:val="left"/>
              <w:rPr>
                <w:rFonts w:ascii="Times New Roman" w:hAnsi="Times New Roman" w:eastAsia="Times New Roman"/>
                <w:sz w:val="18"/>
                <w:szCs w:val="18"/>
              </w:rPr>
            </w:pPr>
            <w:r>
              <w:rPr>
                <w:rFonts w:ascii="Times New Roman" w:hAnsi="Times New Roman"/>
                <w:sz w:val="18"/>
                <w:szCs w:val="18"/>
              </w:rPr>
              <w:t>0：单站点帧</w:t>
            </w:r>
          </w:p>
          <w:p w14:paraId="7378CE4A">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eastAsia="Times New Roman"/>
                <w:sz w:val="18"/>
                <w:szCs w:val="18"/>
              </w:rPr>
              <w:t>1</w:t>
            </w:r>
            <w:r>
              <w:rPr>
                <w:rFonts w:ascii="Times New Roman" w:hAnsi="Times New Roman"/>
                <w:sz w:val="18"/>
                <w:szCs w:val="18"/>
              </w:rPr>
              <w:t>：多站点帧（OFDMA帧）</w:t>
            </w:r>
          </w:p>
        </w:tc>
      </w:tr>
      <w:tr w14:paraId="5C35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526" w:type="dxa"/>
            <w:vAlign w:val="center"/>
          </w:tcPr>
          <w:p w14:paraId="5FFE29EF">
            <w:pPr>
              <w:pStyle w:val="125"/>
              <w:autoSpaceDE w:val="0"/>
              <w:autoSpaceDN w:val="0"/>
              <w:adjustRightInd w:val="0"/>
              <w:snapToGrid w:val="0"/>
              <w:rPr>
                <w:rFonts w:ascii="Times New Roman" w:hAnsi="Times New Roman"/>
                <w:sz w:val="18"/>
              </w:rPr>
            </w:pPr>
            <w:r>
              <w:rPr>
                <w:rFonts w:ascii="Times New Roman" w:hAnsi="Times New Roman"/>
                <w:sz w:val="18"/>
              </w:rPr>
              <w:t>OFDMA</w:t>
            </w:r>
            <w:r>
              <w:rPr>
                <w:rFonts w:hint="eastAsia" w:ascii="Times New Roman" w:hAnsi="Times New Roman"/>
                <w:sz w:val="18"/>
              </w:rPr>
              <w:t>帧类型</w:t>
            </w:r>
          </w:p>
        </w:tc>
        <w:tc>
          <w:tcPr>
            <w:tcW w:w="879" w:type="dxa"/>
            <w:vAlign w:val="center"/>
          </w:tcPr>
          <w:p w14:paraId="7CFDC7A8">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964" w:type="dxa"/>
            <w:vAlign w:val="center"/>
          </w:tcPr>
          <w:p w14:paraId="2F881ACA">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013" w:type="dxa"/>
            <w:vAlign w:val="center"/>
          </w:tcPr>
          <w:p w14:paraId="02D81DDC">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4190" w:type="dxa"/>
            <w:vAlign w:val="center"/>
          </w:tcPr>
          <w:p w14:paraId="1D6EA2F6">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OFDMA帧类型：</w:t>
            </w:r>
          </w:p>
          <w:p w14:paraId="76CAFBF8">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0：DL-OFDMA帧</w:t>
            </w:r>
          </w:p>
          <w:p w14:paraId="599B7049">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1：DL-OFDMA</w:t>
            </w:r>
            <w:r>
              <w:rPr>
                <w:rFonts w:hint="eastAsia" w:cs="宋体"/>
                <w:sz w:val="18"/>
                <w:szCs w:val="18"/>
              </w:rPr>
              <w:t>帧</w:t>
            </w:r>
            <w:r>
              <w:rPr>
                <w:rFonts w:ascii="Times New Roman" w:hAnsi="Times New Roman"/>
                <w:sz w:val="18"/>
                <w:szCs w:val="18"/>
              </w:rPr>
              <w:t>的SACK帧</w:t>
            </w:r>
            <w:r>
              <w:rPr>
                <w:rFonts w:ascii="Times New Roman" w:hAnsi="Times New Roman" w:eastAsia="Times New Roman"/>
                <w:sz w:val="18"/>
                <w:szCs w:val="18"/>
              </w:rPr>
              <w:t xml:space="preserve">/ </w:t>
            </w:r>
            <w:r>
              <w:rPr>
                <w:rFonts w:ascii="Times New Roman" w:hAnsi="Times New Roman"/>
                <w:sz w:val="18"/>
                <w:szCs w:val="18"/>
              </w:rPr>
              <w:t>UL-OFDMA帧</w:t>
            </w:r>
          </w:p>
          <w:p w14:paraId="1C810839">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2：UL-OFDMA帧的</w:t>
            </w:r>
            <w:r>
              <w:rPr>
                <w:rFonts w:hint="eastAsia"/>
                <w:sz w:val="18"/>
                <w:szCs w:val="18"/>
              </w:rPr>
              <w:t>trigger</w:t>
            </w:r>
            <w:r>
              <w:rPr>
                <w:rFonts w:ascii="Times New Roman" w:hAnsi="Times New Roman"/>
                <w:sz w:val="18"/>
                <w:szCs w:val="18"/>
              </w:rPr>
              <w:t>帧</w:t>
            </w:r>
          </w:p>
          <w:p w14:paraId="79C683C7">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3：UL-OFDMA帧的SACK帧</w:t>
            </w:r>
          </w:p>
        </w:tc>
      </w:tr>
      <w:tr w14:paraId="6B4E0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2CD88EEA">
            <w:pPr>
              <w:pStyle w:val="125"/>
              <w:autoSpaceDE w:val="0"/>
              <w:autoSpaceDN w:val="0"/>
              <w:adjustRightInd w:val="0"/>
              <w:snapToGrid w:val="0"/>
              <w:rPr>
                <w:rFonts w:ascii="Times New Roman" w:hAnsi="Times New Roman"/>
                <w:sz w:val="18"/>
              </w:rPr>
            </w:pPr>
            <w:r>
              <w:rPr>
                <w:rFonts w:hint="eastAsia" w:ascii="Times New Roman" w:hAnsi="Times New Roman"/>
                <w:sz w:val="18"/>
              </w:rPr>
              <w:t>频段标识</w:t>
            </w:r>
          </w:p>
        </w:tc>
        <w:tc>
          <w:tcPr>
            <w:tcW w:w="879" w:type="dxa"/>
            <w:vAlign w:val="center"/>
          </w:tcPr>
          <w:p w14:paraId="6432043B">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964" w:type="dxa"/>
            <w:vAlign w:val="center"/>
          </w:tcPr>
          <w:p w14:paraId="494DBC4E">
            <w:pPr>
              <w:pStyle w:val="125"/>
              <w:autoSpaceDE w:val="0"/>
              <w:autoSpaceDN w:val="0"/>
              <w:adjustRightInd w:val="0"/>
              <w:snapToGrid w:val="0"/>
              <w:rPr>
                <w:rFonts w:ascii="Times New Roman" w:hAnsi="Times New Roman"/>
                <w:sz w:val="18"/>
              </w:rPr>
            </w:pPr>
            <w:r>
              <w:rPr>
                <w:rFonts w:ascii="Times New Roman" w:hAnsi="Times New Roman"/>
                <w:sz w:val="18"/>
              </w:rPr>
              <w:t>3-5</w:t>
            </w:r>
          </w:p>
        </w:tc>
        <w:tc>
          <w:tcPr>
            <w:tcW w:w="2013" w:type="dxa"/>
            <w:vAlign w:val="center"/>
          </w:tcPr>
          <w:p w14:paraId="486225CF">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4190" w:type="dxa"/>
            <w:vAlign w:val="center"/>
          </w:tcPr>
          <w:p w14:paraId="190D9354">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指示PL频段，频段定义</w:t>
            </w:r>
            <w:r>
              <w:rPr>
                <w:rFonts w:hint="eastAsia" w:ascii="Times New Roman" w:hAnsi="Times New Roman"/>
                <w:sz w:val="18"/>
                <w:szCs w:val="18"/>
              </w:rPr>
              <w:t>见</w:t>
            </w:r>
            <w:r>
              <w:rPr>
                <w:rFonts w:hint="eastAsia" w:ascii="Times New Roman" w:hAnsi="Times New Roman"/>
                <w:sz w:val="18"/>
              </w:rPr>
              <w:t>《通感一体化低压电力线宽带载波通信规约 第3部分：物理层通信协议》5.1.9.5通信频段 表17通信频段</w:t>
            </w:r>
          </w:p>
        </w:tc>
      </w:tr>
      <w:tr w14:paraId="0693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7ABCB1DE">
            <w:pPr>
              <w:pStyle w:val="125"/>
              <w:autoSpaceDE w:val="0"/>
              <w:autoSpaceDN w:val="0"/>
              <w:adjustRightInd w:val="0"/>
              <w:snapToGrid w:val="0"/>
              <w:rPr>
                <w:rFonts w:ascii="Times New Roman" w:hAnsi="Times New Roman"/>
                <w:sz w:val="18"/>
              </w:rPr>
            </w:pPr>
            <w:r>
              <w:rPr>
                <w:rFonts w:hint="eastAsia" w:ascii="Times New Roman" w:hAnsi="Times New Roman"/>
                <w:sz w:val="18"/>
              </w:rPr>
              <w:t>站点数</w:t>
            </w:r>
          </w:p>
        </w:tc>
        <w:tc>
          <w:tcPr>
            <w:tcW w:w="879" w:type="dxa"/>
            <w:vAlign w:val="center"/>
          </w:tcPr>
          <w:p w14:paraId="1A7D63CB">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964" w:type="dxa"/>
            <w:vAlign w:val="center"/>
          </w:tcPr>
          <w:p w14:paraId="72DA1E09">
            <w:pPr>
              <w:pStyle w:val="125"/>
              <w:autoSpaceDE w:val="0"/>
              <w:autoSpaceDN w:val="0"/>
              <w:adjustRightInd w:val="0"/>
              <w:snapToGrid w:val="0"/>
              <w:rPr>
                <w:rFonts w:ascii="Times New Roman" w:hAnsi="Times New Roman"/>
                <w:sz w:val="18"/>
              </w:rPr>
            </w:pPr>
            <w:r>
              <w:rPr>
                <w:rFonts w:ascii="Times New Roman" w:hAnsi="Times New Roman"/>
                <w:sz w:val="18"/>
              </w:rPr>
              <w:t>6-7</w:t>
            </w:r>
          </w:p>
        </w:tc>
        <w:tc>
          <w:tcPr>
            <w:tcW w:w="2013" w:type="dxa"/>
            <w:vAlign w:val="center"/>
          </w:tcPr>
          <w:p w14:paraId="42538A72">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4190" w:type="dxa"/>
            <w:vAlign w:val="center"/>
          </w:tcPr>
          <w:p w14:paraId="2C81982B">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0: 1个站点</w:t>
            </w:r>
          </w:p>
          <w:p w14:paraId="43712856">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1: 2个站点</w:t>
            </w:r>
          </w:p>
          <w:p w14:paraId="4E7C5B2C">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2: 3个站点</w:t>
            </w:r>
          </w:p>
          <w:p w14:paraId="24004C31">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3: 4个站点</w:t>
            </w:r>
          </w:p>
          <w:p w14:paraId="01DD26D4">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当前帧是DL-OFDMA和UL-OFDMA帧的</w:t>
            </w:r>
            <w:r>
              <w:rPr>
                <w:rFonts w:hint="eastAsia"/>
                <w:sz w:val="18"/>
                <w:szCs w:val="18"/>
              </w:rPr>
              <w:t>trigger</w:t>
            </w:r>
            <w:r>
              <w:rPr>
                <w:rFonts w:ascii="Times New Roman" w:hAnsi="Times New Roman"/>
                <w:sz w:val="18"/>
                <w:szCs w:val="18"/>
              </w:rPr>
              <w:t>帧时，站点数根据实际调度的站点数填写；</w:t>
            </w:r>
          </w:p>
          <w:p w14:paraId="0860E49C">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当前帧是UL-OFDMA时，站点数根据</w:t>
            </w:r>
            <w:r>
              <w:rPr>
                <w:rFonts w:hint="eastAsia"/>
                <w:sz w:val="18"/>
                <w:szCs w:val="18"/>
              </w:rPr>
              <w:t>trigger</w:t>
            </w:r>
            <w:r>
              <w:rPr>
                <w:rFonts w:ascii="Times New Roman" w:hAnsi="Times New Roman"/>
                <w:sz w:val="18"/>
                <w:szCs w:val="18"/>
              </w:rPr>
              <w:t>帧或DL_OFDMA帧中携带的站点数填写；</w:t>
            </w:r>
          </w:p>
          <w:p w14:paraId="7A73BA94">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当前帧是UL-OFDMA帧的SACK帧时，站点数根据</w:t>
            </w:r>
            <w:r>
              <w:rPr>
                <w:rFonts w:hint="eastAsia"/>
                <w:sz w:val="18"/>
                <w:szCs w:val="18"/>
              </w:rPr>
              <w:t>trigger</w:t>
            </w:r>
            <w:r>
              <w:rPr>
                <w:rFonts w:ascii="Times New Roman" w:hAnsi="Times New Roman"/>
                <w:sz w:val="18"/>
                <w:szCs w:val="18"/>
              </w:rPr>
              <w:t>帧携带的站点数填写。</w:t>
            </w:r>
          </w:p>
        </w:tc>
      </w:tr>
      <w:tr w14:paraId="3340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695E4079">
            <w:pPr>
              <w:pStyle w:val="125"/>
              <w:autoSpaceDE w:val="0"/>
              <w:autoSpaceDN w:val="0"/>
              <w:adjustRightInd w:val="0"/>
              <w:snapToGrid w:val="0"/>
              <w:rPr>
                <w:rFonts w:ascii="Times New Roman" w:hAnsi="Times New Roman"/>
                <w:sz w:val="18"/>
              </w:rPr>
            </w:pPr>
            <w:r>
              <w:rPr>
                <w:rFonts w:ascii="Times New Roman" w:hAnsi="Times New Roman"/>
                <w:sz w:val="18"/>
              </w:rPr>
              <w:t>eFC</w:t>
            </w:r>
            <w:r>
              <w:rPr>
                <w:rFonts w:hint="eastAsia" w:ascii="Times New Roman" w:hAnsi="Times New Roman"/>
                <w:sz w:val="18"/>
              </w:rPr>
              <w:t>符号个数</w:t>
            </w:r>
          </w:p>
        </w:tc>
        <w:tc>
          <w:tcPr>
            <w:tcW w:w="879" w:type="dxa"/>
            <w:vAlign w:val="center"/>
          </w:tcPr>
          <w:p w14:paraId="3B91D5FF">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964" w:type="dxa"/>
            <w:vAlign w:val="center"/>
          </w:tcPr>
          <w:p w14:paraId="7C085FDD">
            <w:pPr>
              <w:pStyle w:val="125"/>
              <w:autoSpaceDE w:val="0"/>
              <w:autoSpaceDN w:val="0"/>
              <w:adjustRightInd w:val="0"/>
              <w:snapToGrid w:val="0"/>
              <w:rPr>
                <w:rFonts w:ascii="Times New Roman" w:hAnsi="Times New Roman"/>
                <w:sz w:val="18"/>
              </w:rPr>
            </w:pPr>
            <w:r>
              <w:rPr>
                <w:rFonts w:ascii="Times New Roman" w:hAnsi="Times New Roman"/>
                <w:sz w:val="18"/>
              </w:rPr>
              <w:t>0-1</w:t>
            </w:r>
          </w:p>
        </w:tc>
        <w:tc>
          <w:tcPr>
            <w:tcW w:w="2013" w:type="dxa"/>
            <w:vAlign w:val="center"/>
          </w:tcPr>
          <w:p w14:paraId="79BA41C5">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4190" w:type="dxa"/>
            <w:vAlign w:val="center"/>
          </w:tcPr>
          <w:p w14:paraId="2AD86C44">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0: 2个符号</w:t>
            </w:r>
          </w:p>
          <w:p w14:paraId="26ACD988">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1: 4个符号</w:t>
            </w:r>
          </w:p>
          <w:p w14:paraId="35AF5C9E">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2: 8个符号</w:t>
            </w:r>
          </w:p>
          <w:p w14:paraId="37A15034">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3: 12个符号</w:t>
            </w:r>
          </w:p>
          <w:p w14:paraId="621E0313">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当前帧是UL-OFDMA帧时，没有eFc，该字段无效，默认填0。</w:t>
            </w:r>
          </w:p>
        </w:tc>
      </w:tr>
      <w:tr w14:paraId="6BC5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0B910A0B">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879" w:type="dxa"/>
            <w:vAlign w:val="center"/>
          </w:tcPr>
          <w:p w14:paraId="1DCC528C">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964" w:type="dxa"/>
            <w:vAlign w:val="center"/>
          </w:tcPr>
          <w:p w14:paraId="67A5D8EA">
            <w:pPr>
              <w:pStyle w:val="125"/>
              <w:autoSpaceDE w:val="0"/>
              <w:autoSpaceDN w:val="0"/>
              <w:adjustRightInd w:val="0"/>
              <w:snapToGrid w:val="0"/>
              <w:rPr>
                <w:rFonts w:ascii="Times New Roman" w:hAnsi="Times New Roman"/>
                <w:sz w:val="18"/>
              </w:rPr>
            </w:pPr>
            <w:r>
              <w:rPr>
                <w:rFonts w:ascii="Times New Roman" w:hAnsi="Times New Roman"/>
                <w:sz w:val="18"/>
              </w:rPr>
              <w:t>2-7</w:t>
            </w:r>
          </w:p>
        </w:tc>
        <w:tc>
          <w:tcPr>
            <w:tcW w:w="2013" w:type="dxa"/>
            <w:vAlign w:val="center"/>
          </w:tcPr>
          <w:p w14:paraId="3C1582CB">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4190" w:type="dxa"/>
            <w:vAlign w:val="center"/>
          </w:tcPr>
          <w:p w14:paraId="2FF6E2BC">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w:t>
            </w:r>
          </w:p>
        </w:tc>
      </w:tr>
      <w:tr w14:paraId="3CB0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526" w:type="dxa"/>
            <w:vMerge w:val="restart"/>
            <w:vAlign w:val="center"/>
          </w:tcPr>
          <w:p w14:paraId="73C13ED5">
            <w:pPr>
              <w:pStyle w:val="125"/>
              <w:autoSpaceDE w:val="0"/>
              <w:autoSpaceDN w:val="0"/>
              <w:adjustRightInd w:val="0"/>
              <w:snapToGrid w:val="0"/>
              <w:rPr>
                <w:rFonts w:ascii="Times New Roman" w:hAnsi="Times New Roman"/>
                <w:sz w:val="18"/>
              </w:rPr>
            </w:pPr>
            <w:r>
              <w:rPr>
                <w:rFonts w:ascii="Times New Roman" w:hAnsi="Times New Roman"/>
                <w:sz w:val="18"/>
              </w:rPr>
              <w:t>PL</w:t>
            </w:r>
            <w:r>
              <w:rPr>
                <w:rFonts w:hint="eastAsia" w:ascii="Times New Roman" w:hAnsi="Times New Roman"/>
                <w:sz w:val="18"/>
              </w:rPr>
              <w:t>符号数</w:t>
            </w:r>
          </w:p>
        </w:tc>
        <w:tc>
          <w:tcPr>
            <w:tcW w:w="879" w:type="dxa"/>
            <w:vAlign w:val="center"/>
          </w:tcPr>
          <w:p w14:paraId="5A66AA0C">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964" w:type="dxa"/>
            <w:vAlign w:val="center"/>
          </w:tcPr>
          <w:p w14:paraId="72FC7A9E">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2013" w:type="dxa"/>
            <w:vMerge w:val="restart"/>
            <w:vAlign w:val="center"/>
          </w:tcPr>
          <w:p w14:paraId="142C0C6F">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4190" w:type="dxa"/>
            <w:vMerge w:val="restart"/>
            <w:vAlign w:val="center"/>
          </w:tcPr>
          <w:p w14:paraId="397EB843">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当前帧是</w:t>
            </w:r>
            <w:r>
              <w:rPr>
                <w:rFonts w:hint="eastAsia"/>
                <w:sz w:val="18"/>
                <w:szCs w:val="18"/>
              </w:rPr>
              <w:t>trigger</w:t>
            </w:r>
            <w:r>
              <w:rPr>
                <w:rFonts w:ascii="Times New Roman" w:hAnsi="Times New Roman"/>
                <w:sz w:val="18"/>
                <w:szCs w:val="18"/>
              </w:rPr>
              <w:t>帧时，表示UL-OFDMA帧的上行符号数，取多个站点的最大符号数；</w:t>
            </w:r>
          </w:p>
          <w:p w14:paraId="637C77B9">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当前帧是DL-OFDMA或UL-OFDMA帧时，表示当前帧的符号数，取多个站点的最大符号数；</w:t>
            </w:r>
          </w:p>
          <w:p w14:paraId="6E6BCEAC">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当前帧是UL-OFDMA的SACK帧时，填0。</w:t>
            </w:r>
          </w:p>
        </w:tc>
      </w:tr>
      <w:tr w14:paraId="4C5F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jc w:val="center"/>
        </w:trPr>
        <w:tc>
          <w:tcPr>
            <w:tcW w:w="1526" w:type="dxa"/>
            <w:vMerge w:val="continue"/>
            <w:vAlign w:val="center"/>
          </w:tcPr>
          <w:p w14:paraId="45DB305D">
            <w:pPr>
              <w:pStyle w:val="125"/>
              <w:autoSpaceDE w:val="0"/>
              <w:autoSpaceDN w:val="0"/>
              <w:adjustRightInd w:val="0"/>
              <w:snapToGrid w:val="0"/>
              <w:rPr>
                <w:rFonts w:ascii="Times New Roman" w:hAnsi="Times New Roman"/>
                <w:sz w:val="18"/>
              </w:rPr>
            </w:pPr>
          </w:p>
        </w:tc>
        <w:tc>
          <w:tcPr>
            <w:tcW w:w="879" w:type="dxa"/>
            <w:vAlign w:val="center"/>
          </w:tcPr>
          <w:p w14:paraId="3A6CB0EA">
            <w:pPr>
              <w:pStyle w:val="125"/>
              <w:autoSpaceDE w:val="0"/>
              <w:autoSpaceDN w:val="0"/>
              <w:adjustRightInd w:val="0"/>
              <w:snapToGrid w:val="0"/>
              <w:rPr>
                <w:rFonts w:ascii="Times New Roman" w:hAnsi="Times New Roman"/>
                <w:sz w:val="18"/>
              </w:rPr>
            </w:pPr>
            <w:r>
              <w:rPr>
                <w:rFonts w:ascii="Times New Roman" w:hAnsi="Times New Roman"/>
                <w:sz w:val="18"/>
              </w:rPr>
              <w:t>7</w:t>
            </w:r>
          </w:p>
        </w:tc>
        <w:tc>
          <w:tcPr>
            <w:tcW w:w="964" w:type="dxa"/>
            <w:vAlign w:val="center"/>
          </w:tcPr>
          <w:p w14:paraId="50581D4C">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2013" w:type="dxa"/>
            <w:vMerge w:val="continue"/>
            <w:vAlign w:val="center"/>
          </w:tcPr>
          <w:p w14:paraId="3D26BF75">
            <w:pPr>
              <w:pStyle w:val="125"/>
              <w:autoSpaceDE w:val="0"/>
              <w:autoSpaceDN w:val="0"/>
              <w:adjustRightInd w:val="0"/>
              <w:snapToGrid w:val="0"/>
              <w:rPr>
                <w:rFonts w:ascii="Times New Roman" w:hAnsi="Times New Roman"/>
                <w:sz w:val="18"/>
              </w:rPr>
            </w:pPr>
          </w:p>
        </w:tc>
        <w:tc>
          <w:tcPr>
            <w:tcW w:w="4190" w:type="dxa"/>
            <w:vMerge w:val="continue"/>
            <w:vAlign w:val="center"/>
          </w:tcPr>
          <w:p w14:paraId="629DED0A">
            <w:pPr>
              <w:pStyle w:val="125"/>
              <w:widowControl w:val="0"/>
              <w:autoSpaceDE w:val="0"/>
              <w:autoSpaceDN w:val="0"/>
              <w:adjustRightInd w:val="0"/>
              <w:snapToGrid w:val="0"/>
              <w:jc w:val="left"/>
              <w:rPr>
                <w:rFonts w:ascii="Times New Roman" w:hAnsi="Times New Roman" w:eastAsia="Times New Roman"/>
                <w:sz w:val="18"/>
                <w:szCs w:val="18"/>
              </w:rPr>
            </w:pPr>
          </w:p>
        </w:tc>
      </w:tr>
      <w:tr w14:paraId="52B6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6C60937B">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879" w:type="dxa"/>
            <w:vAlign w:val="center"/>
          </w:tcPr>
          <w:p w14:paraId="46C5879A">
            <w:pPr>
              <w:pStyle w:val="125"/>
              <w:autoSpaceDE w:val="0"/>
              <w:autoSpaceDN w:val="0"/>
              <w:adjustRightInd w:val="0"/>
              <w:snapToGrid w:val="0"/>
              <w:rPr>
                <w:rFonts w:ascii="Times New Roman" w:hAnsi="Times New Roman"/>
                <w:sz w:val="18"/>
              </w:rPr>
            </w:pPr>
            <w:r>
              <w:rPr>
                <w:rFonts w:ascii="Times New Roman" w:hAnsi="Times New Roman"/>
                <w:sz w:val="18"/>
              </w:rPr>
              <w:t>7</w:t>
            </w:r>
          </w:p>
        </w:tc>
        <w:tc>
          <w:tcPr>
            <w:tcW w:w="964" w:type="dxa"/>
            <w:vAlign w:val="center"/>
          </w:tcPr>
          <w:p w14:paraId="6A55FDA3">
            <w:pPr>
              <w:pStyle w:val="125"/>
              <w:autoSpaceDE w:val="0"/>
              <w:autoSpaceDN w:val="0"/>
              <w:adjustRightInd w:val="0"/>
              <w:snapToGrid w:val="0"/>
              <w:rPr>
                <w:rFonts w:ascii="Times New Roman" w:hAnsi="Times New Roman"/>
                <w:sz w:val="18"/>
              </w:rPr>
            </w:pPr>
            <w:r>
              <w:rPr>
                <w:rFonts w:ascii="Times New Roman" w:hAnsi="Times New Roman"/>
                <w:sz w:val="18"/>
              </w:rPr>
              <w:t>1-7</w:t>
            </w:r>
          </w:p>
        </w:tc>
        <w:tc>
          <w:tcPr>
            <w:tcW w:w="2013" w:type="dxa"/>
            <w:vAlign w:val="center"/>
          </w:tcPr>
          <w:p w14:paraId="0981EBBC">
            <w:pPr>
              <w:pStyle w:val="125"/>
              <w:autoSpaceDE w:val="0"/>
              <w:autoSpaceDN w:val="0"/>
              <w:adjustRightInd w:val="0"/>
              <w:snapToGrid w:val="0"/>
              <w:rPr>
                <w:rFonts w:ascii="Times New Roman" w:hAnsi="Times New Roman"/>
                <w:sz w:val="18"/>
              </w:rPr>
            </w:pPr>
            <w:r>
              <w:rPr>
                <w:rFonts w:ascii="Times New Roman" w:hAnsi="Times New Roman"/>
                <w:sz w:val="18"/>
              </w:rPr>
              <w:t>7</w:t>
            </w:r>
          </w:p>
        </w:tc>
        <w:tc>
          <w:tcPr>
            <w:tcW w:w="4190" w:type="dxa"/>
            <w:vAlign w:val="center"/>
          </w:tcPr>
          <w:p w14:paraId="5027007E">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w:t>
            </w:r>
          </w:p>
        </w:tc>
      </w:tr>
      <w:tr w14:paraId="65C7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526" w:type="dxa"/>
            <w:vMerge w:val="restart"/>
            <w:vAlign w:val="center"/>
          </w:tcPr>
          <w:p w14:paraId="34EE3745">
            <w:pPr>
              <w:pStyle w:val="125"/>
              <w:autoSpaceDE w:val="0"/>
              <w:autoSpaceDN w:val="0"/>
              <w:adjustRightInd w:val="0"/>
              <w:snapToGrid w:val="0"/>
              <w:rPr>
                <w:rFonts w:ascii="Times New Roman" w:hAnsi="Times New Roman"/>
                <w:sz w:val="18"/>
              </w:rPr>
            </w:pPr>
            <w:r>
              <w:rPr>
                <w:rFonts w:hint="eastAsia" w:ascii="Times New Roman" w:hAnsi="Times New Roman"/>
                <w:sz w:val="18"/>
              </w:rPr>
              <w:t>帧长</w:t>
            </w:r>
          </w:p>
        </w:tc>
        <w:tc>
          <w:tcPr>
            <w:tcW w:w="879" w:type="dxa"/>
            <w:vAlign w:val="center"/>
          </w:tcPr>
          <w:p w14:paraId="099F582B">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964" w:type="dxa"/>
            <w:vAlign w:val="center"/>
          </w:tcPr>
          <w:p w14:paraId="7BFC9326">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2013" w:type="dxa"/>
            <w:vMerge w:val="restart"/>
            <w:vAlign w:val="center"/>
          </w:tcPr>
          <w:p w14:paraId="0962C066">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4190" w:type="dxa"/>
            <w:vMerge w:val="restart"/>
            <w:vAlign w:val="center"/>
          </w:tcPr>
          <w:p w14:paraId="001A582B">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指示SOF帧的传送过程以及帧间隔等占用信道的时长，单位10us。</w:t>
            </w:r>
            <w:r>
              <w:rPr>
                <w:rFonts w:hint="eastAsia" w:ascii="Times New Roman" w:hAnsi="Times New Roman"/>
                <w:sz w:val="18"/>
                <w:szCs w:val="18"/>
              </w:rPr>
              <w:t>BPLC</w:t>
            </w:r>
            <w:r>
              <w:rPr>
                <w:rFonts w:ascii="Times New Roman" w:hAnsi="Times New Roman"/>
                <w:sz w:val="18"/>
                <w:szCs w:val="18"/>
              </w:rPr>
              <w:t>站点可根据此字段退避。</w:t>
            </w:r>
          </w:p>
        </w:tc>
      </w:tr>
      <w:tr w14:paraId="0B27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 w:hRule="atLeast"/>
          <w:jc w:val="center"/>
        </w:trPr>
        <w:tc>
          <w:tcPr>
            <w:tcW w:w="1526" w:type="dxa"/>
            <w:vMerge w:val="continue"/>
            <w:vAlign w:val="center"/>
          </w:tcPr>
          <w:p w14:paraId="79E021B4">
            <w:pPr>
              <w:pStyle w:val="125"/>
              <w:autoSpaceDE w:val="0"/>
              <w:autoSpaceDN w:val="0"/>
              <w:adjustRightInd w:val="0"/>
              <w:snapToGrid w:val="0"/>
              <w:rPr>
                <w:rFonts w:ascii="Times New Roman" w:hAnsi="Times New Roman"/>
                <w:sz w:val="18"/>
              </w:rPr>
            </w:pPr>
          </w:p>
        </w:tc>
        <w:tc>
          <w:tcPr>
            <w:tcW w:w="879" w:type="dxa"/>
            <w:vAlign w:val="center"/>
          </w:tcPr>
          <w:p w14:paraId="7801696B">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964" w:type="dxa"/>
            <w:vAlign w:val="center"/>
          </w:tcPr>
          <w:p w14:paraId="20C4CA2C">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2013" w:type="dxa"/>
            <w:vMerge w:val="continue"/>
            <w:vAlign w:val="center"/>
          </w:tcPr>
          <w:p w14:paraId="5A30ED7F">
            <w:pPr>
              <w:pStyle w:val="125"/>
              <w:autoSpaceDE w:val="0"/>
              <w:autoSpaceDN w:val="0"/>
              <w:adjustRightInd w:val="0"/>
              <w:snapToGrid w:val="0"/>
              <w:rPr>
                <w:rFonts w:ascii="Times New Roman" w:hAnsi="Times New Roman"/>
                <w:sz w:val="18"/>
              </w:rPr>
            </w:pPr>
          </w:p>
        </w:tc>
        <w:tc>
          <w:tcPr>
            <w:tcW w:w="4190" w:type="dxa"/>
            <w:vMerge w:val="continue"/>
            <w:vAlign w:val="center"/>
          </w:tcPr>
          <w:p w14:paraId="789C4B5C">
            <w:pPr>
              <w:pStyle w:val="125"/>
              <w:widowControl w:val="0"/>
              <w:autoSpaceDE w:val="0"/>
              <w:autoSpaceDN w:val="0"/>
              <w:adjustRightInd w:val="0"/>
              <w:snapToGrid w:val="0"/>
              <w:jc w:val="left"/>
              <w:rPr>
                <w:rFonts w:ascii="Times New Roman" w:hAnsi="Times New Roman" w:eastAsia="Times New Roman"/>
                <w:sz w:val="18"/>
                <w:szCs w:val="18"/>
              </w:rPr>
            </w:pPr>
          </w:p>
        </w:tc>
      </w:tr>
      <w:tr w14:paraId="369C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511F6C3B">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879" w:type="dxa"/>
            <w:vAlign w:val="center"/>
          </w:tcPr>
          <w:p w14:paraId="1780C4A0">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964" w:type="dxa"/>
            <w:vAlign w:val="center"/>
          </w:tcPr>
          <w:p w14:paraId="3F349E4E">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2013" w:type="dxa"/>
            <w:vAlign w:val="center"/>
          </w:tcPr>
          <w:p w14:paraId="2A1C56DC">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4190" w:type="dxa"/>
            <w:vAlign w:val="center"/>
          </w:tcPr>
          <w:p w14:paraId="2C7BD03C">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w:t>
            </w:r>
          </w:p>
        </w:tc>
      </w:tr>
      <w:tr w14:paraId="29F55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1EE61FB5">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879" w:type="dxa"/>
            <w:vAlign w:val="center"/>
          </w:tcPr>
          <w:p w14:paraId="784A55BA">
            <w:pPr>
              <w:pStyle w:val="125"/>
              <w:autoSpaceDE w:val="0"/>
              <w:autoSpaceDN w:val="0"/>
              <w:adjustRightInd w:val="0"/>
              <w:snapToGrid w:val="0"/>
              <w:rPr>
                <w:rFonts w:ascii="Times New Roman" w:hAnsi="Times New Roman"/>
                <w:sz w:val="18"/>
              </w:rPr>
            </w:pPr>
            <w:r>
              <w:rPr>
                <w:rFonts w:ascii="Times New Roman" w:hAnsi="Times New Roman"/>
                <w:sz w:val="18"/>
              </w:rPr>
              <w:t>10-11</w:t>
            </w:r>
          </w:p>
        </w:tc>
        <w:tc>
          <w:tcPr>
            <w:tcW w:w="964" w:type="dxa"/>
            <w:vAlign w:val="center"/>
          </w:tcPr>
          <w:p w14:paraId="4942C71D">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2013" w:type="dxa"/>
            <w:vAlign w:val="center"/>
          </w:tcPr>
          <w:p w14:paraId="0A5CE499">
            <w:pPr>
              <w:pStyle w:val="125"/>
              <w:autoSpaceDE w:val="0"/>
              <w:autoSpaceDN w:val="0"/>
              <w:adjustRightInd w:val="0"/>
              <w:snapToGrid w:val="0"/>
              <w:rPr>
                <w:rFonts w:ascii="Times New Roman" w:hAnsi="Times New Roman"/>
                <w:sz w:val="18"/>
              </w:rPr>
            </w:pPr>
            <w:r>
              <w:rPr>
                <w:rFonts w:ascii="Times New Roman" w:hAnsi="Times New Roman"/>
                <w:sz w:val="18"/>
              </w:rPr>
              <w:t>16</w:t>
            </w:r>
          </w:p>
        </w:tc>
        <w:tc>
          <w:tcPr>
            <w:tcW w:w="4190" w:type="dxa"/>
            <w:vAlign w:val="center"/>
          </w:tcPr>
          <w:p w14:paraId="1B2912CE">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w:t>
            </w:r>
          </w:p>
        </w:tc>
      </w:tr>
      <w:tr w14:paraId="63D9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1A2C5BC5">
            <w:pPr>
              <w:pStyle w:val="125"/>
              <w:autoSpaceDE w:val="0"/>
              <w:autoSpaceDN w:val="0"/>
              <w:adjustRightInd w:val="0"/>
              <w:snapToGrid w:val="0"/>
              <w:rPr>
                <w:rFonts w:ascii="Times New Roman" w:hAnsi="Times New Roman"/>
                <w:sz w:val="18"/>
              </w:rPr>
            </w:pPr>
            <w:r>
              <w:rPr>
                <w:rFonts w:hint="eastAsia" w:ascii="Times New Roman" w:hAnsi="Times New Roman"/>
                <w:sz w:val="18"/>
              </w:rPr>
              <w:t>短网络标识高位</w:t>
            </w:r>
          </w:p>
        </w:tc>
        <w:tc>
          <w:tcPr>
            <w:tcW w:w="879" w:type="dxa"/>
            <w:vAlign w:val="center"/>
          </w:tcPr>
          <w:p w14:paraId="5093FFD8">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964" w:type="dxa"/>
            <w:vAlign w:val="center"/>
          </w:tcPr>
          <w:p w14:paraId="738B2246">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2013" w:type="dxa"/>
            <w:vAlign w:val="center"/>
          </w:tcPr>
          <w:p w14:paraId="6CC008B4">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4190" w:type="dxa"/>
            <w:vAlign w:val="center"/>
          </w:tcPr>
          <w:p w14:paraId="3739FC48">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短网络标识的高1bit</w:t>
            </w:r>
          </w:p>
        </w:tc>
      </w:tr>
      <w:tr w14:paraId="0A0E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6" w:type="dxa"/>
            <w:vAlign w:val="center"/>
          </w:tcPr>
          <w:p w14:paraId="4B016184">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879" w:type="dxa"/>
            <w:vAlign w:val="center"/>
          </w:tcPr>
          <w:p w14:paraId="285D2DC4">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964" w:type="dxa"/>
            <w:vAlign w:val="center"/>
          </w:tcPr>
          <w:p w14:paraId="080038D2">
            <w:pPr>
              <w:pStyle w:val="125"/>
              <w:autoSpaceDE w:val="0"/>
              <w:autoSpaceDN w:val="0"/>
              <w:adjustRightInd w:val="0"/>
              <w:snapToGrid w:val="0"/>
              <w:rPr>
                <w:rFonts w:ascii="Times New Roman" w:hAnsi="Times New Roman"/>
                <w:sz w:val="18"/>
              </w:rPr>
            </w:pPr>
            <w:r>
              <w:rPr>
                <w:rFonts w:ascii="Times New Roman" w:hAnsi="Times New Roman"/>
                <w:sz w:val="18"/>
              </w:rPr>
              <w:t>1-3</w:t>
            </w:r>
          </w:p>
        </w:tc>
        <w:tc>
          <w:tcPr>
            <w:tcW w:w="2013" w:type="dxa"/>
            <w:vAlign w:val="center"/>
          </w:tcPr>
          <w:p w14:paraId="04F38B4F">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4190" w:type="dxa"/>
            <w:vAlign w:val="center"/>
          </w:tcPr>
          <w:p w14:paraId="2FB09A96">
            <w:pPr>
              <w:pStyle w:val="125"/>
              <w:widowControl w:val="0"/>
              <w:autoSpaceDE w:val="0"/>
              <w:autoSpaceDN w:val="0"/>
              <w:adjustRightInd w:val="0"/>
              <w:snapToGrid w:val="0"/>
              <w:jc w:val="left"/>
              <w:rPr>
                <w:rFonts w:ascii="Times New Roman" w:hAnsi="Times New Roman"/>
                <w:sz w:val="18"/>
                <w:szCs w:val="18"/>
              </w:rPr>
            </w:pPr>
            <w:r>
              <w:rPr>
                <w:rFonts w:ascii="Times New Roman" w:hAnsi="Times New Roman"/>
                <w:sz w:val="18"/>
                <w:szCs w:val="18"/>
              </w:rPr>
              <w:t>-</w:t>
            </w:r>
          </w:p>
        </w:tc>
      </w:tr>
    </w:tbl>
    <w:p w14:paraId="77AF62DD">
      <w:pPr>
        <w:pStyle w:val="50"/>
      </w:pPr>
      <w:r>
        <w:rPr>
          <w:rFonts w:hint="eastAsia"/>
        </w:rPr>
        <w:t>其中，OFDMA帧类型不同，携带的eFC内容不同。</w:t>
      </w:r>
    </w:p>
    <w:p w14:paraId="045E3B0F">
      <w:pPr>
        <w:pStyle w:val="50"/>
      </w:pPr>
      <w:r>
        <w:rPr>
          <w:rFonts w:hint="eastAsia"/>
        </w:rPr>
        <w:t>当OFD</w:t>
      </w:r>
      <w:r>
        <w:t>MA</w:t>
      </w:r>
      <w:r>
        <w:rPr>
          <w:rFonts w:hint="eastAsia"/>
        </w:rPr>
        <w:t>帧类型值为1表示DL-OFDMA帧的SACK帧或者UL-OFDMA帧，不携带eFC。</w:t>
      </w:r>
    </w:p>
    <w:p w14:paraId="06779C44">
      <w:pPr>
        <w:pStyle w:val="50"/>
      </w:pPr>
      <w:r>
        <w:rPr>
          <w:rFonts w:hint="eastAsia"/>
        </w:rPr>
        <w:t>当为DL-OFDMA的SACK帧时，其</w:t>
      </w:r>
      <w:r>
        <w:t>帧载荷内容</w:t>
      </w:r>
      <w:r>
        <w:rPr>
          <w:rFonts w:hint="eastAsia"/>
        </w:rPr>
        <w:t>承载SACK数据，</w:t>
      </w:r>
      <w:r>
        <w:t>物理块使用</w:t>
      </w:r>
      <w:r>
        <w:rPr>
          <w:rFonts w:hint="eastAsia"/>
        </w:rPr>
        <w:t>单个物理块传输，且采用</w:t>
      </w:r>
      <w:r>
        <w:t>固定</w:t>
      </w:r>
      <w:r>
        <w:rPr>
          <w:rFonts w:hint="eastAsia"/>
        </w:rPr>
        <w:t>T</w:t>
      </w:r>
      <w:r>
        <w:t>MI26</w:t>
      </w:r>
      <w:r>
        <w:rPr>
          <w:rFonts w:hint="eastAsia"/>
        </w:rPr>
        <w:t>传输。</w:t>
      </w:r>
    </w:p>
    <w:p w14:paraId="5A2A36DB">
      <w:pPr>
        <w:pStyle w:val="50"/>
      </w:pPr>
      <w:r>
        <w:rPr>
          <w:rFonts w:hint="eastAsia"/>
        </w:rPr>
        <w:t>当为U</w:t>
      </w:r>
      <w:r>
        <w:t>L-OFDMA帧</w:t>
      </w:r>
      <w:r>
        <w:rPr>
          <w:rFonts w:hint="eastAsia"/>
        </w:rPr>
        <w:t>时，其</w:t>
      </w:r>
      <w:r>
        <w:t>帧载荷内容</w:t>
      </w:r>
      <w:r>
        <w:rPr>
          <w:rFonts w:hint="eastAsia"/>
        </w:rPr>
        <w:t>承载</w:t>
      </w:r>
      <w:r>
        <w:t>数据帧</w:t>
      </w:r>
      <w:r>
        <w:rPr>
          <w:rFonts w:hint="eastAsia"/>
        </w:rPr>
        <w:t>数据，</w:t>
      </w:r>
      <w:r>
        <w:t>物理块的</w:t>
      </w:r>
      <w:r>
        <w:rPr>
          <w:rFonts w:hint="eastAsia"/>
        </w:rPr>
        <w:t>T</w:t>
      </w:r>
      <w:r>
        <w:t>MI由</w:t>
      </w:r>
      <w:r>
        <w:rPr>
          <w:rFonts w:hint="eastAsia"/>
        </w:rPr>
        <w:t>U</w:t>
      </w:r>
      <w:r>
        <w:t>L-OFDMA的</w:t>
      </w:r>
      <w:r>
        <w:rPr>
          <w:rFonts w:hint="eastAsia"/>
          <w:sz w:val="18"/>
          <w:szCs w:val="18"/>
        </w:rPr>
        <w:t>trigger</w:t>
      </w:r>
      <w:r>
        <w:t>帧的eFC中的TMI指示</w:t>
      </w:r>
      <w:r>
        <w:rPr>
          <w:rFonts w:hint="eastAsia"/>
        </w:rPr>
        <w:t>。</w:t>
      </w:r>
    </w:p>
    <w:p w14:paraId="6AD43020">
      <w:pPr>
        <w:pStyle w:val="50"/>
        <w:numPr>
          <w:ilvl w:val="0"/>
          <w:numId w:val="22"/>
        </w:numPr>
        <w:ind w:firstLineChars="0"/>
      </w:pPr>
      <w:r>
        <w:t>DL-</w:t>
      </w:r>
      <w:r>
        <w:rPr>
          <w:rFonts w:hint="eastAsia"/>
        </w:rPr>
        <w:t>OFDMA数据帧的eFC</w:t>
      </w:r>
    </w:p>
    <w:p w14:paraId="04E5194F">
      <w:pPr>
        <w:pStyle w:val="50"/>
      </w:pPr>
      <w:r>
        <w:rPr>
          <w:rFonts w:hint="eastAsia"/>
        </w:rPr>
        <w:t>当OFD</w:t>
      </w:r>
      <w:r>
        <w:t>MA</w:t>
      </w:r>
      <w:r>
        <w:rPr>
          <w:rFonts w:hint="eastAsia"/>
        </w:rPr>
        <w:t>帧类型值为0时，表示DL-OFDMA帧，其eFC定义如</w:t>
      </w:r>
      <w:r>
        <w:rPr>
          <w:rFonts w:hint="eastAsia"/>
        </w:rPr>
        <w:fldChar w:fldCharType="begin"/>
      </w:r>
      <w:r>
        <w:rPr>
          <w:rFonts w:hint="eastAsia"/>
        </w:rPr>
        <w:instrText xml:space="preserve"> REF _Ref219045452 \h  \* MERGEFORMAT </w:instrText>
      </w:r>
      <w:r>
        <w:rPr>
          <w:rFonts w:hint="eastAsia"/>
        </w:rPr>
        <w:fldChar w:fldCharType="separate"/>
      </w:r>
      <w:r>
        <w:rPr>
          <w:rFonts w:ascii="黑体" w:hAnsi="黑体" w:eastAsia="黑体" w:cs="Arial"/>
        </w:rPr>
        <w:t>表 27</w:t>
      </w:r>
      <w:r>
        <w:rPr>
          <w:rFonts w:hint="eastAsia"/>
        </w:rPr>
        <w:fldChar w:fldCharType="end"/>
      </w:r>
      <w:r>
        <w:rPr>
          <w:rFonts w:hint="eastAsia"/>
        </w:rPr>
        <w:t>所示。</w:t>
      </w:r>
    </w:p>
    <w:p w14:paraId="29994D15">
      <w:pPr>
        <w:pStyle w:val="10"/>
      </w:pPr>
      <w:bookmarkStart w:id="526" w:name="_Ref219045452"/>
      <w:r>
        <w:t xml:space="preserve">表 </w:t>
      </w:r>
      <w:r>
        <w:fldChar w:fldCharType="begin"/>
      </w:r>
      <w:r>
        <w:instrText xml:space="preserve"> SEQ 表 \* ARABIC </w:instrText>
      </w:r>
      <w:r>
        <w:fldChar w:fldCharType="separate"/>
      </w:r>
      <w:r>
        <w:t>27</w:t>
      </w:r>
      <w:r>
        <w:fldChar w:fldCharType="end"/>
      </w:r>
      <w:bookmarkEnd w:id="526"/>
      <w:r>
        <w:t xml:space="preserve"> DL-</w:t>
      </w:r>
      <w:r>
        <w:rPr>
          <w:rFonts w:hint="eastAsia"/>
        </w:rPr>
        <w:t>OFD</w:t>
      </w:r>
      <w:r>
        <w:t>MA</w:t>
      </w:r>
      <w:r>
        <w:rPr>
          <w:rFonts w:hint="eastAsia"/>
        </w:rPr>
        <w:t>帧eFC定义</w:t>
      </w:r>
    </w:p>
    <w:tbl>
      <w:tblPr>
        <w:tblStyle w:val="31"/>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276"/>
        <w:gridCol w:w="846"/>
        <w:gridCol w:w="1984"/>
        <w:gridCol w:w="2840"/>
      </w:tblGrid>
      <w:tr w14:paraId="3FFC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7E8C79E4">
            <w:pPr>
              <w:pStyle w:val="125"/>
              <w:autoSpaceDE w:val="0"/>
              <w:autoSpaceDN w:val="0"/>
              <w:adjustRightInd w:val="0"/>
              <w:snapToGrid w:val="0"/>
              <w:rPr>
                <w:rFonts w:ascii="Times New Roman" w:hAnsi="Times New Roman"/>
                <w:sz w:val="18"/>
              </w:rPr>
            </w:pPr>
            <w:r>
              <w:rPr>
                <w:rFonts w:hint="eastAsia" w:ascii="Times New Roman" w:hAnsi="Times New Roman"/>
                <w:sz w:val="18"/>
              </w:rPr>
              <w:t>字段</w:t>
            </w:r>
          </w:p>
        </w:tc>
        <w:tc>
          <w:tcPr>
            <w:tcW w:w="1276" w:type="dxa"/>
            <w:tcBorders>
              <w:top w:val="single" w:color="auto" w:sz="4" w:space="0"/>
              <w:left w:val="single" w:color="auto" w:sz="4" w:space="0"/>
              <w:bottom w:val="single" w:color="auto" w:sz="4" w:space="0"/>
              <w:right w:val="single" w:color="auto" w:sz="4" w:space="0"/>
            </w:tcBorders>
            <w:vAlign w:val="center"/>
          </w:tcPr>
          <w:p w14:paraId="56EB3430">
            <w:pPr>
              <w:pStyle w:val="125"/>
              <w:autoSpaceDE w:val="0"/>
              <w:autoSpaceDN w:val="0"/>
              <w:adjustRightInd w:val="0"/>
              <w:snapToGrid w:val="0"/>
              <w:rPr>
                <w:rFonts w:ascii="Times New Roman" w:hAnsi="Times New Roman"/>
                <w:sz w:val="18"/>
              </w:rPr>
            </w:pPr>
            <w:r>
              <w:rPr>
                <w:rFonts w:hint="eastAsia" w:ascii="Times New Roman" w:hAnsi="Times New Roman"/>
                <w:sz w:val="18"/>
              </w:rPr>
              <w:t>字节号</w:t>
            </w:r>
          </w:p>
        </w:tc>
        <w:tc>
          <w:tcPr>
            <w:tcW w:w="846" w:type="dxa"/>
            <w:tcBorders>
              <w:top w:val="single" w:color="auto" w:sz="4" w:space="0"/>
              <w:left w:val="single" w:color="auto" w:sz="4" w:space="0"/>
              <w:bottom w:val="single" w:color="auto" w:sz="4" w:space="0"/>
              <w:right w:val="single" w:color="auto" w:sz="4" w:space="0"/>
            </w:tcBorders>
            <w:vAlign w:val="center"/>
          </w:tcPr>
          <w:p w14:paraId="1403DB09">
            <w:pPr>
              <w:pStyle w:val="125"/>
              <w:autoSpaceDE w:val="0"/>
              <w:autoSpaceDN w:val="0"/>
              <w:adjustRightInd w:val="0"/>
              <w:snapToGrid w:val="0"/>
              <w:rPr>
                <w:rFonts w:ascii="Times New Roman" w:hAnsi="Times New Roman"/>
                <w:sz w:val="18"/>
              </w:rPr>
            </w:pPr>
            <w:r>
              <w:rPr>
                <w:rFonts w:hint="eastAsia" w:ascii="Times New Roman" w:hAnsi="Times New Roman"/>
                <w:sz w:val="18"/>
              </w:rPr>
              <w:t>比特位</w:t>
            </w:r>
          </w:p>
        </w:tc>
        <w:tc>
          <w:tcPr>
            <w:tcW w:w="1984" w:type="dxa"/>
            <w:tcBorders>
              <w:top w:val="single" w:color="auto" w:sz="4" w:space="0"/>
              <w:left w:val="single" w:color="auto" w:sz="4" w:space="0"/>
              <w:bottom w:val="single" w:color="auto" w:sz="4" w:space="0"/>
              <w:right w:val="single" w:color="auto" w:sz="4" w:space="0"/>
            </w:tcBorders>
            <w:vAlign w:val="center"/>
          </w:tcPr>
          <w:p w14:paraId="67ABEB81">
            <w:pPr>
              <w:pStyle w:val="125"/>
              <w:autoSpaceDE w:val="0"/>
              <w:autoSpaceDN w:val="0"/>
              <w:adjustRightInd w:val="0"/>
              <w:snapToGrid w:val="0"/>
              <w:rPr>
                <w:rFonts w:ascii="Times New Roman" w:hAnsi="Times New Roman"/>
                <w:sz w:val="18"/>
              </w:rPr>
            </w:pPr>
            <w:r>
              <w:rPr>
                <w:rFonts w:hint="eastAsia" w:ascii="Times New Roman" w:hAnsi="Times New Roman"/>
                <w:sz w:val="18"/>
              </w:rPr>
              <w:t>字段大小（比特）</w:t>
            </w:r>
          </w:p>
        </w:tc>
        <w:tc>
          <w:tcPr>
            <w:tcW w:w="2840" w:type="dxa"/>
            <w:tcBorders>
              <w:top w:val="single" w:color="auto" w:sz="4" w:space="0"/>
              <w:left w:val="single" w:color="auto" w:sz="4" w:space="0"/>
              <w:bottom w:val="single" w:color="auto" w:sz="4" w:space="0"/>
              <w:right w:val="single" w:color="auto" w:sz="4" w:space="0"/>
            </w:tcBorders>
            <w:vAlign w:val="center"/>
          </w:tcPr>
          <w:p w14:paraId="72E42323">
            <w:pPr>
              <w:pStyle w:val="125"/>
              <w:autoSpaceDE w:val="0"/>
              <w:autoSpaceDN w:val="0"/>
              <w:adjustRightInd w:val="0"/>
              <w:snapToGrid w:val="0"/>
              <w:rPr>
                <w:rFonts w:ascii="Times New Roman" w:hAnsi="Times New Roman"/>
                <w:sz w:val="18"/>
              </w:rPr>
            </w:pPr>
            <w:r>
              <w:rPr>
                <w:rFonts w:hint="eastAsia" w:ascii="Times New Roman" w:hAnsi="Times New Roman"/>
                <w:sz w:val="18"/>
              </w:rPr>
              <w:t>说明</w:t>
            </w:r>
          </w:p>
        </w:tc>
      </w:tr>
      <w:tr w14:paraId="45C2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456B3FF1">
            <w:pPr>
              <w:pStyle w:val="125"/>
              <w:autoSpaceDE w:val="0"/>
              <w:autoSpaceDN w:val="0"/>
              <w:adjustRightInd w:val="0"/>
              <w:snapToGrid w:val="0"/>
              <w:rPr>
                <w:rFonts w:ascii="Times New Roman" w:hAnsi="Times New Roman"/>
                <w:sz w:val="18"/>
              </w:rPr>
            </w:pPr>
            <w:r>
              <w:rPr>
                <w:rFonts w:ascii="Times New Roman" w:hAnsi="Times New Roman"/>
                <w:sz w:val="18"/>
              </w:rPr>
              <w:t>TF</w:t>
            </w:r>
            <w:r>
              <w:rPr>
                <w:rFonts w:hint="eastAsia" w:ascii="Times New Roman" w:hAnsi="Times New Roman"/>
                <w:sz w:val="18"/>
              </w:rPr>
              <w:t>个数</w:t>
            </w:r>
          </w:p>
        </w:tc>
        <w:tc>
          <w:tcPr>
            <w:tcW w:w="1276" w:type="dxa"/>
            <w:tcBorders>
              <w:top w:val="single" w:color="auto" w:sz="4" w:space="0"/>
              <w:left w:val="single" w:color="auto" w:sz="4" w:space="0"/>
              <w:bottom w:val="single" w:color="auto" w:sz="4" w:space="0"/>
              <w:right w:val="single" w:color="auto" w:sz="4" w:space="0"/>
            </w:tcBorders>
            <w:vAlign w:val="center"/>
          </w:tcPr>
          <w:p w14:paraId="41525D86">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846" w:type="dxa"/>
            <w:tcBorders>
              <w:top w:val="single" w:color="auto" w:sz="4" w:space="0"/>
              <w:left w:val="single" w:color="auto" w:sz="4" w:space="0"/>
              <w:bottom w:val="single" w:color="auto" w:sz="4" w:space="0"/>
              <w:right w:val="single" w:color="auto" w:sz="4" w:space="0"/>
            </w:tcBorders>
            <w:vAlign w:val="center"/>
          </w:tcPr>
          <w:p w14:paraId="6EE73D67">
            <w:pPr>
              <w:pStyle w:val="125"/>
              <w:autoSpaceDE w:val="0"/>
              <w:autoSpaceDN w:val="0"/>
              <w:adjustRightInd w:val="0"/>
              <w:snapToGrid w:val="0"/>
              <w:rPr>
                <w:rFonts w:ascii="Times New Roman" w:hAnsi="Times New Roman"/>
                <w:sz w:val="18"/>
              </w:rPr>
            </w:pPr>
            <w:r>
              <w:rPr>
                <w:rFonts w:ascii="Times New Roman" w:hAnsi="Times New Roman"/>
                <w:sz w:val="18"/>
              </w:rPr>
              <w:t>0-1</w:t>
            </w:r>
          </w:p>
        </w:tc>
        <w:tc>
          <w:tcPr>
            <w:tcW w:w="1984" w:type="dxa"/>
            <w:tcBorders>
              <w:top w:val="single" w:color="auto" w:sz="4" w:space="0"/>
              <w:left w:val="single" w:color="auto" w:sz="4" w:space="0"/>
              <w:bottom w:val="single" w:color="auto" w:sz="4" w:space="0"/>
              <w:right w:val="single" w:color="auto" w:sz="4" w:space="0"/>
            </w:tcBorders>
            <w:vAlign w:val="center"/>
          </w:tcPr>
          <w:p w14:paraId="282E9DB6">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2840" w:type="dxa"/>
            <w:tcBorders>
              <w:top w:val="single" w:color="auto" w:sz="4" w:space="0"/>
              <w:left w:val="single" w:color="auto" w:sz="4" w:space="0"/>
              <w:bottom w:val="single" w:color="auto" w:sz="4" w:space="0"/>
              <w:right w:val="single" w:color="auto" w:sz="4" w:space="0"/>
            </w:tcBorders>
            <w:vAlign w:val="center"/>
          </w:tcPr>
          <w:p w14:paraId="695DC570">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当前</w:t>
            </w:r>
            <w:r>
              <w:rPr>
                <w:rFonts w:ascii="Times New Roman" w:hAnsi="Times New Roman"/>
                <w:sz w:val="18"/>
              </w:rPr>
              <w:t>DL-OFDMA</w:t>
            </w:r>
            <w:r>
              <w:rPr>
                <w:rFonts w:hint="eastAsia" w:ascii="Times New Roman" w:hAnsi="Times New Roman"/>
                <w:sz w:val="18"/>
              </w:rPr>
              <w:t>帧和后续上行</w:t>
            </w:r>
            <w:r>
              <w:rPr>
                <w:rFonts w:ascii="Times New Roman" w:hAnsi="Times New Roman"/>
                <w:sz w:val="18"/>
              </w:rPr>
              <w:t>SACK</w:t>
            </w:r>
            <w:r>
              <w:rPr>
                <w:rFonts w:hint="eastAsia" w:ascii="Times New Roman" w:hAnsi="Times New Roman"/>
                <w:sz w:val="18"/>
              </w:rPr>
              <w:t>帧的</w:t>
            </w:r>
            <w:r>
              <w:rPr>
                <w:rFonts w:ascii="Times New Roman" w:hAnsi="Times New Roman"/>
                <w:sz w:val="18"/>
              </w:rPr>
              <w:t>TF</w:t>
            </w:r>
            <w:r>
              <w:rPr>
                <w:rFonts w:hint="eastAsia" w:ascii="Times New Roman" w:hAnsi="Times New Roman"/>
                <w:sz w:val="18"/>
              </w:rPr>
              <w:t>个数</w:t>
            </w:r>
          </w:p>
          <w:p w14:paraId="6612AB85">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实际</w:t>
            </w:r>
            <w:r>
              <w:rPr>
                <w:rFonts w:ascii="Times New Roman" w:hAnsi="Times New Roman"/>
                <w:sz w:val="18"/>
              </w:rPr>
              <w:t>TF</w:t>
            </w:r>
            <w:r>
              <w:rPr>
                <w:rFonts w:hint="eastAsia" w:ascii="Times New Roman" w:hAnsi="Times New Roman"/>
                <w:sz w:val="18"/>
              </w:rPr>
              <w:t>个数是（配置值</w:t>
            </w:r>
            <w:r>
              <w:rPr>
                <w:rFonts w:ascii="Times New Roman" w:hAnsi="Times New Roman"/>
                <w:sz w:val="18"/>
              </w:rPr>
              <w:t>+1</w:t>
            </w:r>
            <w:r>
              <w:rPr>
                <w:rFonts w:hint="eastAsia" w:ascii="Times New Roman" w:hAnsi="Times New Roman"/>
                <w:sz w:val="18"/>
              </w:rPr>
              <w:t>）</w:t>
            </w:r>
            <w:r>
              <w:rPr>
                <w:rFonts w:ascii="Times New Roman" w:hAnsi="Times New Roman"/>
                <w:sz w:val="18"/>
              </w:rPr>
              <w:t>*2</w:t>
            </w:r>
          </w:p>
        </w:tc>
      </w:tr>
      <w:tr w14:paraId="04E8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40DCB0DB">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0 PB</w:t>
            </w:r>
            <w:r>
              <w:rPr>
                <w:rFonts w:hint="eastAsia" w:ascii="Times New Roman" w:hAnsi="Times New Roman"/>
                <w:sz w:val="18"/>
              </w:rPr>
              <w:t>个数</w:t>
            </w:r>
          </w:p>
        </w:tc>
        <w:tc>
          <w:tcPr>
            <w:tcW w:w="1276" w:type="dxa"/>
            <w:tcBorders>
              <w:top w:val="single" w:color="auto" w:sz="4" w:space="0"/>
              <w:left w:val="single" w:color="auto" w:sz="4" w:space="0"/>
              <w:bottom w:val="single" w:color="auto" w:sz="4" w:space="0"/>
              <w:right w:val="single" w:color="auto" w:sz="4" w:space="0"/>
            </w:tcBorders>
            <w:vAlign w:val="center"/>
          </w:tcPr>
          <w:p w14:paraId="2007FF7D">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846" w:type="dxa"/>
            <w:tcBorders>
              <w:top w:val="single" w:color="auto" w:sz="4" w:space="0"/>
              <w:left w:val="single" w:color="auto" w:sz="4" w:space="0"/>
              <w:bottom w:val="single" w:color="auto" w:sz="4" w:space="0"/>
              <w:right w:val="single" w:color="auto" w:sz="4" w:space="0"/>
            </w:tcBorders>
            <w:vAlign w:val="center"/>
          </w:tcPr>
          <w:p w14:paraId="58914DF8">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1984" w:type="dxa"/>
            <w:tcBorders>
              <w:top w:val="single" w:color="auto" w:sz="4" w:space="0"/>
              <w:left w:val="single" w:color="auto" w:sz="4" w:space="0"/>
              <w:bottom w:val="single" w:color="auto" w:sz="4" w:space="0"/>
              <w:right w:val="single" w:color="auto" w:sz="4" w:space="0"/>
            </w:tcBorders>
            <w:vAlign w:val="center"/>
          </w:tcPr>
          <w:p w14:paraId="23DBCD63">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40" w:type="dxa"/>
            <w:tcBorders>
              <w:top w:val="single" w:color="auto" w:sz="4" w:space="0"/>
              <w:left w:val="single" w:color="auto" w:sz="4" w:space="0"/>
              <w:bottom w:val="single" w:color="auto" w:sz="4" w:space="0"/>
              <w:right w:val="single" w:color="auto" w:sz="4" w:space="0"/>
            </w:tcBorders>
            <w:vAlign w:val="center"/>
          </w:tcPr>
          <w:p w14:paraId="24602E3A">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6847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645F340D">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0 TEI</w:t>
            </w:r>
          </w:p>
        </w:tc>
        <w:tc>
          <w:tcPr>
            <w:tcW w:w="1276" w:type="dxa"/>
            <w:tcBorders>
              <w:top w:val="single" w:color="auto" w:sz="4" w:space="0"/>
              <w:left w:val="single" w:color="auto" w:sz="4" w:space="0"/>
              <w:bottom w:val="single" w:color="auto" w:sz="4" w:space="0"/>
              <w:right w:val="single" w:color="auto" w:sz="4" w:space="0"/>
            </w:tcBorders>
            <w:vAlign w:val="center"/>
          </w:tcPr>
          <w:p w14:paraId="63023354">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846" w:type="dxa"/>
            <w:tcBorders>
              <w:top w:val="single" w:color="auto" w:sz="4" w:space="0"/>
              <w:left w:val="single" w:color="auto" w:sz="4" w:space="0"/>
              <w:bottom w:val="single" w:color="auto" w:sz="4" w:space="0"/>
              <w:right w:val="single" w:color="auto" w:sz="4" w:space="0"/>
            </w:tcBorders>
            <w:vAlign w:val="center"/>
          </w:tcPr>
          <w:p w14:paraId="3BE1DC4F">
            <w:pPr>
              <w:pStyle w:val="125"/>
              <w:autoSpaceDE w:val="0"/>
              <w:autoSpaceDN w:val="0"/>
              <w:adjustRightInd w:val="0"/>
              <w:snapToGrid w:val="0"/>
              <w:rPr>
                <w:rFonts w:ascii="Times New Roman" w:hAnsi="Times New Roman"/>
                <w:sz w:val="18"/>
              </w:rPr>
            </w:pPr>
            <w:r>
              <w:rPr>
                <w:rFonts w:ascii="Times New Roman" w:hAnsi="Times New Roman"/>
                <w:sz w:val="18"/>
              </w:rPr>
              <w:t>3-7</w:t>
            </w:r>
          </w:p>
        </w:tc>
        <w:tc>
          <w:tcPr>
            <w:tcW w:w="1984" w:type="dxa"/>
            <w:vMerge w:val="restart"/>
            <w:tcBorders>
              <w:top w:val="nil"/>
              <w:left w:val="single" w:color="auto" w:sz="4" w:space="0"/>
              <w:bottom w:val="single" w:color="auto" w:sz="4" w:space="0"/>
              <w:right w:val="single" w:color="auto" w:sz="4" w:space="0"/>
            </w:tcBorders>
            <w:vAlign w:val="center"/>
          </w:tcPr>
          <w:p w14:paraId="429FF2E2">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40" w:type="dxa"/>
            <w:vMerge w:val="restart"/>
            <w:tcBorders>
              <w:top w:val="nil"/>
              <w:left w:val="single" w:color="auto" w:sz="4" w:space="0"/>
              <w:bottom w:val="single" w:color="auto" w:sz="4" w:space="0"/>
              <w:right w:val="single" w:color="auto" w:sz="4" w:space="0"/>
            </w:tcBorders>
            <w:vAlign w:val="center"/>
          </w:tcPr>
          <w:p w14:paraId="62545ACF">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3540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4B1C54F0">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2A19FDA8">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846" w:type="dxa"/>
            <w:tcBorders>
              <w:top w:val="single" w:color="auto" w:sz="4" w:space="0"/>
              <w:left w:val="single" w:color="auto" w:sz="4" w:space="0"/>
              <w:bottom w:val="single" w:color="auto" w:sz="4" w:space="0"/>
              <w:right w:val="single" w:color="auto" w:sz="4" w:space="0"/>
            </w:tcBorders>
            <w:vAlign w:val="center"/>
          </w:tcPr>
          <w:p w14:paraId="2CC06A7B">
            <w:pPr>
              <w:pStyle w:val="125"/>
              <w:autoSpaceDE w:val="0"/>
              <w:autoSpaceDN w:val="0"/>
              <w:adjustRightInd w:val="0"/>
              <w:snapToGrid w:val="0"/>
              <w:rPr>
                <w:rFonts w:ascii="Times New Roman" w:hAnsi="Times New Roman"/>
                <w:sz w:val="18"/>
              </w:rPr>
            </w:pPr>
            <w:r>
              <w:rPr>
                <w:rFonts w:ascii="Times New Roman" w:hAnsi="Times New Roman"/>
                <w:sz w:val="18"/>
              </w:rPr>
              <w:t>0-6</w:t>
            </w:r>
          </w:p>
        </w:tc>
        <w:tc>
          <w:tcPr>
            <w:tcW w:w="1984" w:type="dxa"/>
            <w:vMerge w:val="continue"/>
            <w:tcBorders>
              <w:top w:val="nil"/>
              <w:left w:val="single" w:color="auto" w:sz="4" w:space="0"/>
              <w:bottom w:val="single" w:color="auto" w:sz="4" w:space="0"/>
              <w:right w:val="single" w:color="auto" w:sz="4" w:space="0"/>
            </w:tcBorders>
            <w:vAlign w:val="center"/>
          </w:tcPr>
          <w:p w14:paraId="1CB8D5E4">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4006A7C1">
            <w:pPr>
              <w:pStyle w:val="125"/>
              <w:autoSpaceDE w:val="0"/>
              <w:autoSpaceDN w:val="0"/>
              <w:adjustRightInd w:val="0"/>
              <w:snapToGrid w:val="0"/>
              <w:jc w:val="left"/>
              <w:rPr>
                <w:rFonts w:ascii="Times New Roman" w:hAnsi="Times New Roman"/>
                <w:sz w:val="18"/>
              </w:rPr>
            </w:pPr>
          </w:p>
        </w:tc>
      </w:tr>
      <w:tr w14:paraId="5C9F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3355795B">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0 TMI</w:t>
            </w:r>
          </w:p>
        </w:tc>
        <w:tc>
          <w:tcPr>
            <w:tcW w:w="1276" w:type="dxa"/>
            <w:tcBorders>
              <w:top w:val="single" w:color="auto" w:sz="4" w:space="0"/>
              <w:left w:val="single" w:color="auto" w:sz="4" w:space="0"/>
              <w:bottom w:val="single" w:color="auto" w:sz="4" w:space="0"/>
              <w:right w:val="single" w:color="auto" w:sz="4" w:space="0"/>
            </w:tcBorders>
            <w:vAlign w:val="center"/>
          </w:tcPr>
          <w:p w14:paraId="56DF3EEE">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846" w:type="dxa"/>
            <w:tcBorders>
              <w:top w:val="single" w:color="auto" w:sz="4" w:space="0"/>
              <w:left w:val="single" w:color="auto" w:sz="4" w:space="0"/>
              <w:bottom w:val="single" w:color="auto" w:sz="4" w:space="0"/>
              <w:right w:val="single" w:color="auto" w:sz="4" w:space="0"/>
            </w:tcBorders>
            <w:vAlign w:val="center"/>
          </w:tcPr>
          <w:p w14:paraId="2DC46A5C">
            <w:pPr>
              <w:pStyle w:val="125"/>
              <w:autoSpaceDE w:val="0"/>
              <w:autoSpaceDN w:val="0"/>
              <w:adjustRightInd w:val="0"/>
              <w:snapToGrid w:val="0"/>
              <w:rPr>
                <w:rFonts w:ascii="Times New Roman" w:hAnsi="Times New Roman"/>
                <w:sz w:val="18"/>
              </w:rPr>
            </w:pPr>
            <w:r>
              <w:rPr>
                <w:rFonts w:ascii="Times New Roman" w:hAnsi="Times New Roman"/>
                <w:sz w:val="18"/>
              </w:rPr>
              <w:t>7</w:t>
            </w:r>
          </w:p>
        </w:tc>
        <w:tc>
          <w:tcPr>
            <w:tcW w:w="1984" w:type="dxa"/>
            <w:vMerge w:val="restart"/>
            <w:tcBorders>
              <w:top w:val="nil"/>
              <w:left w:val="single" w:color="auto" w:sz="4" w:space="0"/>
              <w:bottom w:val="single" w:color="auto" w:sz="4" w:space="0"/>
              <w:right w:val="single" w:color="auto" w:sz="4" w:space="0"/>
            </w:tcBorders>
            <w:vAlign w:val="center"/>
          </w:tcPr>
          <w:p w14:paraId="1B09CCB1">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2840" w:type="dxa"/>
            <w:vMerge w:val="restart"/>
            <w:tcBorders>
              <w:top w:val="single" w:color="auto" w:sz="4" w:space="0"/>
              <w:left w:val="single" w:color="auto" w:sz="4" w:space="0"/>
              <w:right w:val="single" w:color="auto" w:sz="4" w:space="0"/>
            </w:tcBorders>
            <w:vAlign w:val="center"/>
          </w:tcPr>
          <w:p w14:paraId="3E47DD04">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具体定义见《通感一体化低压电力线宽带载波通信规约 第3部分：物理层通信协议》5.1.7.4载荷数据ROBO交织表13 ISAC-PLC载荷数据的ROBO模式。</w:t>
            </w:r>
          </w:p>
        </w:tc>
      </w:tr>
      <w:tr w14:paraId="670F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15A45888">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301F8C65">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846" w:type="dxa"/>
            <w:tcBorders>
              <w:top w:val="single" w:color="auto" w:sz="4" w:space="0"/>
              <w:left w:val="single" w:color="auto" w:sz="4" w:space="0"/>
              <w:bottom w:val="single" w:color="auto" w:sz="4" w:space="0"/>
              <w:right w:val="single" w:color="auto" w:sz="4" w:space="0"/>
            </w:tcBorders>
            <w:vAlign w:val="center"/>
          </w:tcPr>
          <w:p w14:paraId="2DBCD116">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1984" w:type="dxa"/>
            <w:vMerge w:val="continue"/>
            <w:tcBorders>
              <w:top w:val="nil"/>
              <w:left w:val="single" w:color="auto" w:sz="4" w:space="0"/>
              <w:bottom w:val="single" w:color="auto" w:sz="4" w:space="0"/>
              <w:right w:val="single" w:color="auto" w:sz="4" w:space="0"/>
            </w:tcBorders>
            <w:vAlign w:val="center"/>
          </w:tcPr>
          <w:p w14:paraId="57F175D2">
            <w:pPr>
              <w:pStyle w:val="125"/>
              <w:autoSpaceDE w:val="0"/>
              <w:autoSpaceDN w:val="0"/>
              <w:adjustRightInd w:val="0"/>
              <w:snapToGrid w:val="0"/>
              <w:rPr>
                <w:rFonts w:ascii="Times New Roman" w:hAnsi="Times New Roman"/>
                <w:sz w:val="18"/>
              </w:rPr>
            </w:pPr>
          </w:p>
        </w:tc>
        <w:tc>
          <w:tcPr>
            <w:tcW w:w="2840" w:type="dxa"/>
            <w:vMerge w:val="continue"/>
            <w:tcBorders>
              <w:left w:val="single" w:color="auto" w:sz="4" w:space="0"/>
              <w:bottom w:val="single" w:color="auto" w:sz="4" w:space="0"/>
              <w:right w:val="single" w:color="auto" w:sz="4" w:space="0"/>
            </w:tcBorders>
            <w:vAlign w:val="center"/>
          </w:tcPr>
          <w:p w14:paraId="69A0699E">
            <w:pPr>
              <w:pStyle w:val="125"/>
              <w:autoSpaceDE w:val="0"/>
              <w:autoSpaceDN w:val="0"/>
              <w:adjustRightInd w:val="0"/>
              <w:snapToGrid w:val="0"/>
              <w:jc w:val="left"/>
              <w:rPr>
                <w:rFonts w:ascii="Times New Roman" w:hAnsi="Times New Roman"/>
                <w:sz w:val="18"/>
              </w:rPr>
            </w:pPr>
          </w:p>
        </w:tc>
      </w:tr>
      <w:tr w14:paraId="0AB4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31A193CC">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0 RU</w:t>
            </w:r>
          </w:p>
        </w:tc>
        <w:tc>
          <w:tcPr>
            <w:tcW w:w="1276" w:type="dxa"/>
            <w:tcBorders>
              <w:top w:val="single" w:color="auto" w:sz="4" w:space="0"/>
              <w:left w:val="single" w:color="auto" w:sz="4" w:space="0"/>
              <w:bottom w:val="single" w:color="auto" w:sz="4" w:space="0"/>
              <w:right w:val="single" w:color="auto" w:sz="4" w:space="0"/>
            </w:tcBorders>
            <w:vAlign w:val="center"/>
          </w:tcPr>
          <w:p w14:paraId="57969EB8">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846" w:type="dxa"/>
            <w:tcBorders>
              <w:top w:val="single" w:color="auto" w:sz="4" w:space="0"/>
              <w:left w:val="single" w:color="auto" w:sz="4" w:space="0"/>
              <w:bottom w:val="single" w:color="auto" w:sz="4" w:space="0"/>
              <w:right w:val="single" w:color="auto" w:sz="4" w:space="0"/>
            </w:tcBorders>
            <w:vAlign w:val="center"/>
          </w:tcPr>
          <w:p w14:paraId="10C1E20E">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1984" w:type="dxa"/>
            <w:tcBorders>
              <w:top w:val="single" w:color="auto" w:sz="4" w:space="0"/>
              <w:left w:val="single" w:color="auto" w:sz="4" w:space="0"/>
              <w:bottom w:val="single" w:color="auto" w:sz="4" w:space="0"/>
              <w:right w:val="single" w:color="auto" w:sz="4" w:space="0"/>
            </w:tcBorders>
            <w:vAlign w:val="center"/>
          </w:tcPr>
          <w:p w14:paraId="5A41C9DD">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2840" w:type="dxa"/>
            <w:tcBorders>
              <w:top w:val="single" w:color="auto" w:sz="4" w:space="0"/>
              <w:left w:val="single" w:color="auto" w:sz="4" w:space="0"/>
              <w:bottom w:val="single" w:color="auto" w:sz="4" w:space="0"/>
              <w:right w:val="single" w:color="auto" w:sz="4" w:space="0"/>
            </w:tcBorders>
            <w:vAlign w:val="center"/>
          </w:tcPr>
          <w:p w14:paraId="2E7F6869">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77CA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495441EC">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0 SACK RU</w:t>
            </w:r>
          </w:p>
        </w:tc>
        <w:tc>
          <w:tcPr>
            <w:tcW w:w="1276" w:type="dxa"/>
            <w:tcBorders>
              <w:top w:val="single" w:color="auto" w:sz="4" w:space="0"/>
              <w:left w:val="single" w:color="auto" w:sz="4" w:space="0"/>
              <w:bottom w:val="single" w:color="auto" w:sz="4" w:space="0"/>
              <w:right w:val="single" w:color="auto" w:sz="4" w:space="0"/>
            </w:tcBorders>
            <w:vAlign w:val="center"/>
          </w:tcPr>
          <w:p w14:paraId="6467FA00">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846" w:type="dxa"/>
            <w:tcBorders>
              <w:top w:val="single" w:color="auto" w:sz="4" w:space="0"/>
              <w:left w:val="single" w:color="auto" w:sz="4" w:space="0"/>
              <w:bottom w:val="single" w:color="auto" w:sz="4" w:space="0"/>
              <w:right w:val="single" w:color="auto" w:sz="4" w:space="0"/>
            </w:tcBorders>
            <w:vAlign w:val="center"/>
          </w:tcPr>
          <w:p w14:paraId="62515458">
            <w:pPr>
              <w:pStyle w:val="125"/>
              <w:autoSpaceDE w:val="0"/>
              <w:autoSpaceDN w:val="0"/>
              <w:adjustRightInd w:val="0"/>
              <w:snapToGrid w:val="0"/>
              <w:rPr>
                <w:rFonts w:ascii="Times New Roman" w:hAnsi="Times New Roman"/>
                <w:sz w:val="18"/>
              </w:rPr>
            </w:pPr>
            <w:r>
              <w:rPr>
                <w:rFonts w:ascii="Times New Roman" w:hAnsi="Times New Roman"/>
                <w:sz w:val="18"/>
              </w:rPr>
              <w:t>0-2</w:t>
            </w:r>
          </w:p>
        </w:tc>
        <w:tc>
          <w:tcPr>
            <w:tcW w:w="1984" w:type="dxa"/>
            <w:tcBorders>
              <w:top w:val="single" w:color="auto" w:sz="4" w:space="0"/>
              <w:left w:val="single" w:color="auto" w:sz="4" w:space="0"/>
              <w:bottom w:val="single" w:color="auto" w:sz="4" w:space="0"/>
              <w:right w:val="single" w:color="auto" w:sz="4" w:space="0"/>
            </w:tcBorders>
            <w:vAlign w:val="center"/>
          </w:tcPr>
          <w:p w14:paraId="740805C6">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2840" w:type="dxa"/>
            <w:tcBorders>
              <w:top w:val="single" w:color="auto" w:sz="4" w:space="0"/>
              <w:left w:val="single" w:color="auto" w:sz="4" w:space="0"/>
              <w:bottom w:val="single" w:color="auto" w:sz="4" w:space="0"/>
              <w:right w:val="single" w:color="auto" w:sz="4" w:space="0"/>
            </w:tcBorders>
            <w:vAlign w:val="center"/>
          </w:tcPr>
          <w:p w14:paraId="57C2D792">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站点</w:t>
            </w:r>
            <w:r>
              <w:rPr>
                <w:rFonts w:ascii="Times New Roman" w:hAnsi="Times New Roman"/>
                <w:sz w:val="18"/>
              </w:rPr>
              <w:t>0</w:t>
            </w:r>
            <w:r>
              <w:rPr>
                <w:rFonts w:hint="eastAsia" w:ascii="Times New Roman" w:hAnsi="Times New Roman"/>
                <w:sz w:val="18"/>
              </w:rPr>
              <w:t>回复</w:t>
            </w:r>
            <w:r>
              <w:rPr>
                <w:rFonts w:ascii="Times New Roman" w:hAnsi="Times New Roman"/>
                <w:sz w:val="18"/>
              </w:rPr>
              <w:t>SACK</w:t>
            </w:r>
            <w:r>
              <w:rPr>
                <w:rFonts w:hint="eastAsia" w:ascii="Times New Roman" w:hAnsi="Times New Roman"/>
                <w:sz w:val="18"/>
              </w:rPr>
              <w:t>使用的</w:t>
            </w:r>
            <w:r>
              <w:rPr>
                <w:rFonts w:ascii="Times New Roman" w:hAnsi="Times New Roman"/>
                <w:sz w:val="18"/>
              </w:rPr>
              <w:t>RU</w:t>
            </w:r>
            <w:r>
              <w:rPr>
                <w:rFonts w:hint="eastAsia" w:ascii="Times New Roman" w:hAnsi="Times New Roman"/>
                <w:sz w:val="18"/>
              </w:rPr>
              <w:t>，R</w:t>
            </w:r>
            <w:r>
              <w:rPr>
                <w:rFonts w:ascii="Times New Roman" w:hAnsi="Times New Roman"/>
                <w:sz w:val="18"/>
              </w:rPr>
              <w:t>U选择范围</w:t>
            </w:r>
            <w:r>
              <w:rPr>
                <w:rFonts w:hint="eastAsia" w:ascii="Times New Roman" w:hAnsi="Times New Roman"/>
                <w:sz w:val="18"/>
              </w:rPr>
              <w:t>：R</w:t>
            </w:r>
            <w:r>
              <w:rPr>
                <w:rFonts w:ascii="Times New Roman" w:hAnsi="Times New Roman"/>
                <w:sz w:val="18"/>
              </w:rPr>
              <w:t>U0~RU5</w:t>
            </w:r>
            <w:r>
              <w:rPr>
                <w:rFonts w:hint="eastAsia" w:ascii="Times New Roman" w:hAnsi="Times New Roman"/>
                <w:sz w:val="18"/>
              </w:rPr>
              <w:t>。</w:t>
            </w:r>
          </w:p>
        </w:tc>
      </w:tr>
      <w:tr w14:paraId="2942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325CBEEF">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1 PB</w:t>
            </w:r>
            <w:r>
              <w:rPr>
                <w:rFonts w:hint="eastAsia" w:ascii="Times New Roman" w:hAnsi="Times New Roman"/>
                <w:sz w:val="18"/>
              </w:rPr>
              <w:t>个数</w:t>
            </w:r>
          </w:p>
        </w:tc>
        <w:tc>
          <w:tcPr>
            <w:tcW w:w="1276" w:type="dxa"/>
            <w:tcBorders>
              <w:top w:val="single" w:color="auto" w:sz="4" w:space="0"/>
              <w:left w:val="single" w:color="auto" w:sz="4" w:space="0"/>
              <w:bottom w:val="single" w:color="auto" w:sz="4" w:space="0"/>
              <w:right w:val="single" w:color="auto" w:sz="4" w:space="0"/>
            </w:tcBorders>
            <w:vAlign w:val="center"/>
          </w:tcPr>
          <w:p w14:paraId="485234CC">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846" w:type="dxa"/>
            <w:tcBorders>
              <w:top w:val="single" w:color="auto" w:sz="4" w:space="0"/>
              <w:left w:val="single" w:color="auto" w:sz="4" w:space="0"/>
              <w:bottom w:val="single" w:color="auto" w:sz="4" w:space="0"/>
              <w:right w:val="single" w:color="auto" w:sz="4" w:space="0"/>
            </w:tcBorders>
            <w:vAlign w:val="center"/>
          </w:tcPr>
          <w:p w14:paraId="3F13460A">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1984" w:type="dxa"/>
            <w:tcBorders>
              <w:top w:val="single" w:color="auto" w:sz="4" w:space="0"/>
              <w:left w:val="single" w:color="auto" w:sz="4" w:space="0"/>
              <w:bottom w:val="single" w:color="auto" w:sz="4" w:space="0"/>
              <w:right w:val="single" w:color="auto" w:sz="4" w:space="0"/>
            </w:tcBorders>
            <w:vAlign w:val="center"/>
          </w:tcPr>
          <w:p w14:paraId="5C7F3C07">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40" w:type="dxa"/>
            <w:tcBorders>
              <w:top w:val="single" w:color="auto" w:sz="4" w:space="0"/>
              <w:left w:val="single" w:color="auto" w:sz="4" w:space="0"/>
              <w:bottom w:val="single" w:color="auto" w:sz="4" w:space="0"/>
              <w:right w:val="single" w:color="auto" w:sz="4" w:space="0"/>
            </w:tcBorders>
            <w:vAlign w:val="center"/>
          </w:tcPr>
          <w:p w14:paraId="29F1F2C7">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以下为站点</w:t>
            </w:r>
            <w:r>
              <w:rPr>
                <w:rFonts w:ascii="Times New Roman" w:hAnsi="Times New Roman"/>
                <w:sz w:val="18"/>
              </w:rPr>
              <w:t>1</w:t>
            </w:r>
            <w:r>
              <w:rPr>
                <w:rFonts w:hint="eastAsia" w:ascii="Times New Roman" w:hAnsi="Times New Roman"/>
                <w:sz w:val="18"/>
              </w:rPr>
              <w:t>的信息，字段定义与站点</w:t>
            </w:r>
            <w:r>
              <w:rPr>
                <w:rFonts w:ascii="Times New Roman" w:hAnsi="Times New Roman"/>
                <w:sz w:val="18"/>
              </w:rPr>
              <w:t>0</w:t>
            </w:r>
            <w:r>
              <w:rPr>
                <w:rFonts w:hint="eastAsia" w:ascii="Times New Roman" w:hAnsi="Times New Roman"/>
                <w:sz w:val="18"/>
              </w:rPr>
              <w:t>相同</w:t>
            </w:r>
          </w:p>
        </w:tc>
      </w:tr>
      <w:tr w14:paraId="1AEC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5303B5AC">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1 TEI</w:t>
            </w:r>
          </w:p>
        </w:tc>
        <w:tc>
          <w:tcPr>
            <w:tcW w:w="1276" w:type="dxa"/>
            <w:tcBorders>
              <w:top w:val="single" w:color="auto" w:sz="4" w:space="0"/>
              <w:left w:val="single" w:color="auto" w:sz="4" w:space="0"/>
              <w:bottom w:val="single" w:color="auto" w:sz="4" w:space="0"/>
              <w:right w:val="single" w:color="auto" w:sz="4" w:space="0"/>
            </w:tcBorders>
            <w:vAlign w:val="center"/>
          </w:tcPr>
          <w:p w14:paraId="394379D2">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846" w:type="dxa"/>
            <w:tcBorders>
              <w:top w:val="single" w:color="auto" w:sz="4" w:space="0"/>
              <w:left w:val="single" w:color="auto" w:sz="4" w:space="0"/>
              <w:bottom w:val="single" w:color="auto" w:sz="4" w:space="0"/>
              <w:right w:val="single" w:color="auto" w:sz="4" w:space="0"/>
            </w:tcBorders>
            <w:vAlign w:val="center"/>
          </w:tcPr>
          <w:p w14:paraId="2C62ABB3">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1984" w:type="dxa"/>
            <w:vMerge w:val="restart"/>
            <w:tcBorders>
              <w:top w:val="nil"/>
              <w:left w:val="single" w:color="auto" w:sz="4" w:space="0"/>
              <w:bottom w:val="single" w:color="auto" w:sz="4" w:space="0"/>
              <w:right w:val="single" w:color="auto" w:sz="4" w:space="0"/>
            </w:tcBorders>
            <w:vAlign w:val="center"/>
          </w:tcPr>
          <w:p w14:paraId="0D2783CE">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40" w:type="dxa"/>
            <w:vMerge w:val="restart"/>
            <w:tcBorders>
              <w:top w:val="nil"/>
              <w:left w:val="single" w:color="auto" w:sz="4" w:space="0"/>
              <w:bottom w:val="single" w:color="auto" w:sz="4" w:space="0"/>
              <w:right w:val="single" w:color="auto" w:sz="4" w:space="0"/>
            </w:tcBorders>
            <w:vAlign w:val="center"/>
          </w:tcPr>
          <w:p w14:paraId="63640EBE">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77E5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18BD6117">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135C0DF1">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846" w:type="dxa"/>
            <w:tcBorders>
              <w:top w:val="single" w:color="auto" w:sz="4" w:space="0"/>
              <w:left w:val="single" w:color="auto" w:sz="4" w:space="0"/>
              <w:bottom w:val="single" w:color="auto" w:sz="4" w:space="0"/>
              <w:right w:val="single" w:color="auto" w:sz="4" w:space="0"/>
            </w:tcBorders>
            <w:vAlign w:val="center"/>
          </w:tcPr>
          <w:p w14:paraId="7D7CD59E">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984" w:type="dxa"/>
            <w:vMerge w:val="continue"/>
            <w:tcBorders>
              <w:top w:val="nil"/>
              <w:left w:val="single" w:color="auto" w:sz="4" w:space="0"/>
              <w:bottom w:val="single" w:color="auto" w:sz="4" w:space="0"/>
              <w:right w:val="single" w:color="auto" w:sz="4" w:space="0"/>
            </w:tcBorders>
            <w:vAlign w:val="center"/>
          </w:tcPr>
          <w:p w14:paraId="27CA892F">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67355FB8">
            <w:pPr>
              <w:pStyle w:val="125"/>
              <w:autoSpaceDE w:val="0"/>
              <w:autoSpaceDN w:val="0"/>
              <w:adjustRightInd w:val="0"/>
              <w:snapToGrid w:val="0"/>
              <w:jc w:val="left"/>
              <w:rPr>
                <w:rFonts w:ascii="Times New Roman" w:hAnsi="Times New Roman"/>
                <w:sz w:val="18"/>
              </w:rPr>
            </w:pPr>
          </w:p>
        </w:tc>
      </w:tr>
      <w:tr w14:paraId="6C0A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04BF3334">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1 TMI</w:t>
            </w:r>
          </w:p>
        </w:tc>
        <w:tc>
          <w:tcPr>
            <w:tcW w:w="1276" w:type="dxa"/>
            <w:tcBorders>
              <w:top w:val="single" w:color="auto" w:sz="4" w:space="0"/>
              <w:left w:val="single" w:color="auto" w:sz="4" w:space="0"/>
              <w:bottom w:val="single" w:color="auto" w:sz="4" w:space="0"/>
              <w:right w:val="single" w:color="auto" w:sz="4" w:space="0"/>
            </w:tcBorders>
            <w:vAlign w:val="center"/>
          </w:tcPr>
          <w:p w14:paraId="115F45A3">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846" w:type="dxa"/>
            <w:tcBorders>
              <w:top w:val="single" w:color="auto" w:sz="4" w:space="0"/>
              <w:left w:val="single" w:color="auto" w:sz="4" w:space="0"/>
              <w:bottom w:val="single" w:color="auto" w:sz="4" w:space="0"/>
              <w:right w:val="single" w:color="auto" w:sz="4" w:space="0"/>
            </w:tcBorders>
            <w:vAlign w:val="center"/>
          </w:tcPr>
          <w:p w14:paraId="175C6E7D">
            <w:pPr>
              <w:pStyle w:val="125"/>
              <w:autoSpaceDE w:val="0"/>
              <w:autoSpaceDN w:val="0"/>
              <w:adjustRightInd w:val="0"/>
              <w:snapToGrid w:val="0"/>
              <w:rPr>
                <w:rFonts w:ascii="Times New Roman" w:hAnsi="Times New Roman"/>
                <w:sz w:val="18"/>
              </w:rPr>
            </w:pPr>
            <w:r>
              <w:rPr>
                <w:rFonts w:ascii="Times New Roman" w:hAnsi="Times New Roman"/>
                <w:sz w:val="18"/>
              </w:rPr>
              <w:t>0-4</w:t>
            </w:r>
          </w:p>
        </w:tc>
        <w:tc>
          <w:tcPr>
            <w:tcW w:w="1984" w:type="dxa"/>
            <w:tcBorders>
              <w:top w:val="single" w:color="auto" w:sz="4" w:space="0"/>
              <w:left w:val="single" w:color="auto" w:sz="4" w:space="0"/>
              <w:bottom w:val="single" w:color="auto" w:sz="4" w:space="0"/>
              <w:right w:val="single" w:color="auto" w:sz="4" w:space="0"/>
            </w:tcBorders>
            <w:vAlign w:val="center"/>
          </w:tcPr>
          <w:p w14:paraId="7DB0DC83">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2840" w:type="dxa"/>
            <w:tcBorders>
              <w:top w:val="single" w:color="auto" w:sz="4" w:space="0"/>
              <w:left w:val="single" w:color="auto" w:sz="4" w:space="0"/>
              <w:bottom w:val="single" w:color="auto" w:sz="4" w:space="0"/>
              <w:right w:val="single" w:color="auto" w:sz="4" w:space="0"/>
            </w:tcBorders>
            <w:vAlign w:val="center"/>
          </w:tcPr>
          <w:p w14:paraId="2AEAD365">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7BBC4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3D561402">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1 RU</w:t>
            </w:r>
          </w:p>
        </w:tc>
        <w:tc>
          <w:tcPr>
            <w:tcW w:w="1276" w:type="dxa"/>
            <w:tcBorders>
              <w:top w:val="single" w:color="auto" w:sz="4" w:space="0"/>
              <w:left w:val="single" w:color="auto" w:sz="4" w:space="0"/>
              <w:bottom w:val="single" w:color="auto" w:sz="4" w:space="0"/>
              <w:right w:val="single" w:color="auto" w:sz="4" w:space="0"/>
            </w:tcBorders>
            <w:vAlign w:val="center"/>
          </w:tcPr>
          <w:p w14:paraId="5C453F1F">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846" w:type="dxa"/>
            <w:tcBorders>
              <w:top w:val="single" w:color="auto" w:sz="4" w:space="0"/>
              <w:left w:val="single" w:color="auto" w:sz="4" w:space="0"/>
              <w:bottom w:val="single" w:color="auto" w:sz="4" w:space="0"/>
              <w:right w:val="single" w:color="auto" w:sz="4" w:space="0"/>
            </w:tcBorders>
            <w:vAlign w:val="center"/>
          </w:tcPr>
          <w:p w14:paraId="1FBFC64A">
            <w:pPr>
              <w:pStyle w:val="125"/>
              <w:autoSpaceDE w:val="0"/>
              <w:autoSpaceDN w:val="0"/>
              <w:adjustRightInd w:val="0"/>
              <w:snapToGrid w:val="0"/>
              <w:rPr>
                <w:rFonts w:ascii="Times New Roman" w:hAnsi="Times New Roman"/>
                <w:sz w:val="18"/>
              </w:rPr>
            </w:pPr>
            <w:r>
              <w:rPr>
                <w:rFonts w:ascii="Times New Roman" w:hAnsi="Times New Roman"/>
                <w:sz w:val="18"/>
              </w:rPr>
              <w:t>5-7</w:t>
            </w:r>
          </w:p>
        </w:tc>
        <w:tc>
          <w:tcPr>
            <w:tcW w:w="1984" w:type="dxa"/>
            <w:vMerge w:val="restart"/>
            <w:tcBorders>
              <w:top w:val="nil"/>
              <w:left w:val="single" w:color="auto" w:sz="4" w:space="0"/>
              <w:bottom w:val="single" w:color="auto" w:sz="4" w:space="0"/>
              <w:right w:val="single" w:color="auto" w:sz="4" w:space="0"/>
            </w:tcBorders>
            <w:vAlign w:val="center"/>
          </w:tcPr>
          <w:p w14:paraId="15CFBB67">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2840" w:type="dxa"/>
            <w:vMerge w:val="restart"/>
            <w:tcBorders>
              <w:top w:val="nil"/>
              <w:left w:val="single" w:color="auto" w:sz="4" w:space="0"/>
              <w:bottom w:val="single" w:color="auto" w:sz="4" w:space="0"/>
              <w:right w:val="single" w:color="auto" w:sz="4" w:space="0"/>
            </w:tcBorders>
            <w:vAlign w:val="center"/>
          </w:tcPr>
          <w:p w14:paraId="5159E3F3">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4D0B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2FAD0800">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761CD3C8">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846" w:type="dxa"/>
            <w:tcBorders>
              <w:top w:val="single" w:color="auto" w:sz="4" w:space="0"/>
              <w:left w:val="single" w:color="auto" w:sz="4" w:space="0"/>
              <w:bottom w:val="single" w:color="auto" w:sz="4" w:space="0"/>
              <w:right w:val="single" w:color="auto" w:sz="4" w:space="0"/>
            </w:tcBorders>
            <w:vAlign w:val="center"/>
          </w:tcPr>
          <w:p w14:paraId="01CC8FBC">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1984" w:type="dxa"/>
            <w:vMerge w:val="continue"/>
            <w:tcBorders>
              <w:top w:val="nil"/>
              <w:left w:val="single" w:color="auto" w:sz="4" w:space="0"/>
              <w:bottom w:val="single" w:color="auto" w:sz="4" w:space="0"/>
              <w:right w:val="single" w:color="auto" w:sz="4" w:space="0"/>
            </w:tcBorders>
            <w:vAlign w:val="center"/>
          </w:tcPr>
          <w:p w14:paraId="3C9F96AF">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12876325">
            <w:pPr>
              <w:pStyle w:val="125"/>
              <w:autoSpaceDE w:val="0"/>
              <w:autoSpaceDN w:val="0"/>
              <w:adjustRightInd w:val="0"/>
              <w:snapToGrid w:val="0"/>
              <w:jc w:val="left"/>
              <w:rPr>
                <w:rFonts w:ascii="Times New Roman" w:hAnsi="Times New Roman"/>
                <w:sz w:val="18"/>
              </w:rPr>
            </w:pPr>
          </w:p>
        </w:tc>
      </w:tr>
      <w:tr w14:paraId="6BFA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386DE5A5">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1 SACK RU</w:t>
            </w:r>
          </w:p>
        </w:tc>
        <w:tc>
          <w:tcPr>
            <w:tcW w:w="1276" w:type="dxa"/>
            <w:tcBorders>
              <w:top w:val="single" w:color="auto" w:sz="4" w:space="0"/>
              <w:left w:val="single" w:color="auto" w:sz="4" w:space="0"/>
              <w:bottom w:val="single" w:color="auto" w:sz="4" w:space="0"/>
              <w:right w:val="single" w:color="auto" w:sz="4" w:space="0"/>
            </w:tcBorders>
            <w:vAlign w:val="center"/>
          </w:tcPr>
          <w:p w14:paraId="2F007643">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846" w:type="dxa"/>
            <w:tcBorders>
              <w:top w:val="single" w:color="auto" w:sz="4" w:space="0"/>
              <w:left w:val="single" w:color="auto" w:sz="4" w:space="0"/>
              <w:bottom w:val="single" w:color="auto" w:sz="4" w:space="0"/>
              <w:right w:val="single" w:color="auto" w:sz="4" w:space="0"/>
            </w:tcBorders>
            <w:vAlign w:val="center"/>
          </w:tcPr>
          <w:p w14:paraId="40E026DC">
            <w:pPr>
              <w:pStyle w:val="125"/>
              <w:autoSpaceDE w:val="0"/>
              <w:autoSpaceDN w:val="0"/>
              <w:adjustRightInd w:val="0"/>
              <w:snapToGrid w:val="0"/>
              <w:rPr>
                <w:rFonts w:ascii="Times New Roman" w:hAnsi="Times New Roman"/>
                <w:sz w:val="18"/>
              </w:rPr>
            </w:pPr>
            <w:r>
              <w:rPr>
                <w:rFonts w:ascii="Times New Roman" w:hAnsi="Times New Roman"/>
                <w:sz w:val="18"/>
              </w:rPr>
              <w:t>1-3</w:t>
            </w:r>
          </w:p>
        </w:tc>
        <w:tc>
          <w:tcPr>
            <w:tcW w:w="1984" w:type="dxa"/>
            <w:tcBorders>
              <w:top w:val="single" w:color="auto" w:sz="4" w:space="0"/>
              <w:left w:val="single" w:color="auto" w:sz="4" w:space="0"/>
              <w:bottom w:val="single" w:color="auto" w:sz="4" w:space="0"/>
              <w:right w:val="single" w:color="auto" w:sz="4" w:space="0"/>
            </w:tcBorders>
            <w:vAlign w:val="center"/>
          </w:tcPr>
          <w:p w14:paraId="7B30FF1F">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2840" w:type="dxa"/>
            <w:tcBorders>
              <w:top w:val="single" w:color="auto" w:sz="4" w:space="0"/>
              <w:left w:val="single" w:color="auto" w:sz="4" w:space="0"/>
              <w:bottom w:val="single" w:color="auto" w:sz="4" w:space="0"/>
              <w:right w:val="single" w:color="auto" w:sz="4" w:space="0"/>
            </w:tcBorders>
            <w:vAlign w:val="center"/>
          </w:tcPr>
          <w:p w14:paraId="7CDC9E90">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3160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75F984DA">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2 PB</w:t>
            </w:r>
            <w:r>
              <w:rPr>
                <w:rFonts w:hint="eastAsia" w:ascii="Times New Roman" w:hAnsi="Times New Roman"/>
                <w:sz w:val="18"/>
              </w:rPr>
              <w:t>个数</w:t>
            </w:r>
          </w:p>
        </w:tc>
        <w:tc>
          <w:tcPr>
            <w:tcW w:w="1276" w:type="dxa"/>
            <w:tcBorders>
              <w:top w:val="single" w:color="auto" w:sz="4" w:space="0"/>
              <w:left w:val="single" w:color="auto" w:sz="4" w:space="0"/>
              <w:bottom w:val="single" w:color="auto" w:sz="4" w:space="0"/>
              <w:right w:val="single" w:color="auto" w:sz="4" w:space="0"/>
            </w:tcBorders>
            <w:vAlign w:val="center"/>
          </w:tcPr>
          <w:p w14:paraId="78B0CD6D">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846" w:type="dxa"/>
            <w:tcBorders>
              <w:top w:val="single" w:color="auto" w:sz="4" w:space="0"/>
              <w:left w:val="single" w:color="auto" w:sz="4" w:space="0"/>
              <w:bottom w:val="single" w:color="auto" w:sz="4" w:space="0"/>
              <w:right w:val="single" w:color="auto" w:sz="4" w:space="0"/>
            </w:tcBorders>
            <w:vAlign w:val="center"/>
          </w:tcPr>
          <w:p w14:paraId="01EDC2A4">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1984" w:type="dxa"/>
            <w:tcBorders>
              <w:top w:val="single" w:color="auto" w:sz="4" w:space="0"/>
              <w:left w:val="single" w:color="auto" w:sz="4" w:space="0"/>
              <w:bottom w:val="single" w:color="auto" w:sz="4" w:space="0"/>
              <w:right w:val="single" w:color="auto" w:sz="4" w:space="0"/>
            </w:tcBorders>
            <w:vAlign w:val="center"/>
          </w:tcPr>
          <w:p w14:paraId="57C5DA9C">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40" w:type="dxa"/>
            <w:tcBorders>
              <w:top w:val="single" w:color="auto" w:sz="4" w:space="0"/>
              <w:left w:val="single" w:color="auto" w:sz="4" w:space="0"/>
              <w:bottom w:val="single" w:color="auto" w:sz="4" w:space="0"/>
              <w:right w:val="single" w:color="auto" w:sz="4" w:space="0"/>
            </w:tcBorders>
            <w:vAlign w:val="center"/>
          </w:tcPr>
          <w:p w14:paraId="69B2CA31">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以下为站点</w:t>
            </w:r>
            <w:r>
              <w:rPr>
                <w:rFonts w:ascii="Times New Roman" w:hAnsi="Times New Roman"/>
                <w:sz w:val="18"/>
              </w:rPr>
              <w:t>2</w:t>
            </w:r>
            <w:r>
              <w:rPr>
                <w:rFonts w:hint="eastAsia" w:ascii="Times New Roman" w:hAnsi="Times New Roman"/>
                <w:sz w:val="18"/>
              </w:rPr>
              <w:t>的信息，字段定义与站点</w:t>
            </w:r>
            <w:r>
              <w:rPr>
                <w:rFonts w:ascii="Times New Roman" w:hAnsi="Times New Roman"/>
                <w:sz w:val="18"/>
              </w:rPr>
              <w:t>0</w:t>
            </w:r>
            <w:r>
              <w:rPr>
                <w:rFonts w:hint="eastAsia" w:ascii="Times New Roman" w:hAnsi="Times New Roman"/>
                <w:sz w:val="18"/>
              </w:rPr>
              <w:t>相同</w:t>
            </w:r>
          </w:p>
        </w:tc>
      </w:tr>
      <w:tr w14:paraId="7F35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13615D14">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2 TEI</w:t>
            </w:r>
          </w:p>
        </w:tc>
        <w:tc>
          <w:tcPr>
            <w:tcW w:w="1276" w:type="dxa"/>
            <w:tcBorders>
              <w:top w:val="single" w:color="auto" w:sz="4" w:space="0"/>
              <w:left w:val="single" w:color="auto" w:sz="4" w:space="0"/>
              <w:bottom w:val="single" w:color="auto" w:sz="4" w:space="0"/>
              <w:right w:val="single" w:color="auto" w:sz="4" w:space="0"/>
            </w:tcBorders>
            <w:vAlign w:val="center"/>
          </w:tcPr>
          <w:p w14:paraId="11B1F6CD">
            <w:pPr>
              <w:pStyle w:val="125"/>
              <w:autoSpaceDE w:val="0"/>
              <w:autoSpaceDN w:val="0"/>
              <w:adjustRightInd w:val="0"/>
              <w:snapToGrid w:val="0"/>
              <w:rPr>
                <w:rFonts w:ascii="Times New Roman" w:hAnsi="Times New Roman"/>
                <w:sz w:val="18"/>
              </w:rPr>
            </w:pPr>
            <w:r>
              <w:rPr>
                <w:rFonts w:ascii="Times New Roman" w:hAnsi="Times New Roman"/>
                <w:sz w:val="18"/>
              </w:rPr>
              <w:t>6</w:t>
            </w:r>
          </w:p>
        </w:tc>
        <w:tc>
          <w:tcPr>
            <w:tcW w:w="846" w:type="dxa"/>
            <w:tcBorders>
              <w:top w:val="single" w:color="auto" w:sz="4" w:space="0"/>
              <w:left w:val="single" w:color="auto" w:sz="4" w:space="0"/>
              <w:bottom w:val="single" w:color="auto" w:sz="4" w:space="0"/>
              <w:right w:val="single" w:color="auto" w:sz="4" w:space="0"/>
            </w:tcBorders>
            <w:vAlign w:val="center"/>
          </w:tcPr>
          <w:p w14:paraId="2C53D395">
            <w:pPr>
              <w:pStyle w:val="125"/>
              <w:autoSpaceDE w:val="0"/>
              <w:autoSpaceDN w:val="0"/>
              <w:adjustRightInd w:val="0"/>
              <w:snapToGrid w:val="0"/>
              <w:rPr>
                <w:rFonts w:ascii="Times New Roman" w:hAnsi="Times New Roman"/>
                <w:sz w:val="18"/>
              </w:rPr>
            </w:pPr>
            <w:r>
              <w:rPr>
                <w:rFonts w:ascii="Times New Roman" w:hAnsi="Times New Roman"/>
                <w:sz w:val="18"/>
              </w:rPr>
              <w:t>5-7</w:t>
            </w:r>
          </w:p>
        </w:tc>
        <w:tc>
          <w:tcPr>
            <w:tcW w:w="1984" w:type="dxa"/>
            <w:vMerge w:val="restart"/>
            <w:tcBorders>
              <w:top w:val="nil"/>
              <w:left w:val="single" w:color="auto" w:sz="4" w:space="0"/>
              <w:bottom w:val="single" w:color="auto" w:sz="4" w:space="0"/>
              <w:right w:val="single" w:color="auto" w:sz="4" w:space="0"/>
            </w:tcBorders>
            <w:vAlign w:val="center"/>
          </w:tcPr>
          <w:p w14:paraId="2777D62A">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40" w:type="dxa"/>
            <w:vMerge w:val="restart"/>
            <w:tcBorders>
              <w:top w:val="nil"/>
              <w:left w:val="single" w:color="auto" w:sz="4" w:space="0"/>
              <w:bottom w:val="single" w:color="auto" w:sz="4" w:space="0"/>
              <w:right w:val="single" w:color="auto" w:sz="4" w:space="0"/>
            </w:tcBorders>
            <w:vAlign w:val="center"/>
          </w:tcPr>
          <w:p w14:paraId="5AFA89EC">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708B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69FA92DB">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631CBEBE">
            <w:pPr>
              <w:pStyle w:val="125"/>
              <w:autoSpaceDE w:val="0"/>
              <w:autoSpaceDN w:val="0"/>
              <w:adjustRightInd w:val="0"/>
              <w:snapToGrid w:val="0"/>
              <w:rPr>
                <w:rFonts w:ascii="Times New Roman" w:hAnsi="Times New Roman"/>
                <w:sz w:val="18"/>
              </w:rPr>
            </w:pPr>
            <w:r>
              <w:rPr>
                <w:rFonts w:ascii="Times New Roman" w:hAnsi="Times New Roman"/>
                <w:sz w:val="18"/>
              </w:rPr>
              <w:t>7</w:t>
            </w:r>
          </w:p>
        </w:tc>
        <w:tc>
          <w:tcPr>
            <w:tcW w:w="846" w:type="dxa"/>
            <w:tcBorders>
              <w:top w:val="single" w:color="auto" w:sz="4" w:space="0"/>
              <w:left w:val="single" w:color="auto" w:sz="4" w:space="0"/>
              <w:bottom w:val="single" w:color="auto" w:sz="4" w:space="0"/>
              <w:right w:val="single" w:color="auto" w:sz="4" w:space="0"/>
            </w:tcBorders>
            <w:vAlign w:val="center"/>
          </w:tcPr>
          <w:p w14:paraId="761664AB">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984" w:type="dxa"/>
            <w:vMerge w:val="continue"/>
            <w:tcBorders>
              <w:top w:val="nil"/>
              <w:left w:val="single" w:color="auto" w:sz="4" w:space="0"/>
              <w:bottom w:val="single" w:color="auto" w:sz="4" w:space="0"/>
              <w:right w:val="single" w:color="auto" w:sz="4" w:space="0"/>
            </w:tcBorders>
            <w:vAlign w:val="center"/>
          </w:tcPr>
          <w:p w14:paraId="2C5C7227">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4A954529">
            <w:pPr>
              <w:pStyle w:val="125"/>
              <w:autoSpaceDE w:val="0"/>
              <w:autoSpaceDN w:val="0"/>
              <w:adjustRightInd w:val="0"/>
              <w:snapToGrid w:val="0"/>
              <w:jc w:val="left"/>
              <w:rPr>
                <w:rFonts w:ascii="Times New Roman" w:hAnsi="Times New Roman"/>
                <w:sz w:val="18"/>
              </w:rPr>
            </w:pPr>
          </w:p>
        </w:tc>
      </w:tr>
      <w:tr w14:paraId="30603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25E073C2">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5EAAA5BE">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846" w:type="dxa"/>
            <w:tcBorders>
              <w:top w:val="single" w:color="auto" w:sz="4" w:space="0"/>
              <w:left w:val="single" w:color="auto" w:sz="4" w:space="0"/>
              <w:bottom w:val="single" w:color="auto" w:sz="4" w:space="0"/>
              <w:right w:val="single" w:color="auto" w:sz="4" w:space="0"/>
            </w:tcBorders>
            <w:vAlign w:val="center"/>
          </w:tcPr>
          <w:p w14:paraId="5781D105">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1984" w:type="dxa"/>
            <w:vMerge w:val="continue"/>
            <w:tcBorders>
              <w:top w:val="nil"/>
              <w:left w:val="single" w:color="auto" w:sz="4" w:space="0"/>
              <w:bottom w:val="single" w:color="auto" w:sz="4" w:space="0"/>
              <w:right w:val="single" w:color="auto" w:sz="4" w:space="0"/>
            </w:tcBorders>
            <w:vAlign w:val="center"/>
          </w:tcPr>
          <w:p w14:paraId="2013F50A">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1A88C73F">
            <w:pPr>
              <w:pStyle w:val="125"/>
              <w:autoSpaceDE w:val="0"/>
              <w:autoSpaceDN w:val="0"/>
              <w:adjustRightInd w:val="0"/>
              <w:snapToGrid w:val="0"/>
              <w:jc w:val="left"/>
              <w:rPr>
                <w:rFonts w:ascii="Times New Roman" w:hAnsi="Times New Roman"/>
                <w:sz w:val="18"/>
              </w:rPr>
            </w:pPr>
          </w:p>
        </w:tc>
      </w:tr>
      <w:tr w14:paraId="5D3E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412A886E">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2 TMI</w:t>
            </w:r>
          </w:p>
        </w:tc>
        <w:tc>
          <w:tcPr>
            <w:tcW w:w="1276" w:type="dxa"/>
            <w:tcBorders>
              <w:top w:val="single" w:color="auto" w:sz="4" w:space="0"/>
              <w:left w:val="single" w:color="auto" w:sz="4" w:space="0"/>
              <w:bottom w:val="single" w:color="auto" w:sz="4" w:space="0"/>
              <w:right w:val="single" w:color="auto" w:sz="4" w:space="0"/>
            </w:tcBorders>
            <w:vAlign w:val="center"/>
          </w:tcPr>
          <w:p w14:paraId="73B55FCF">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846" w:type="dxa"/>
            <w:tcBorders>
              <w:top w:val="single" w:color="auto" w:sz="4" w:space="0"/>
              <w:left w:val="single" w:color="auto" w:sz="4" w:space="0"/>
              <w:bottom w:val="single" w:color="auto" w:sz="4" w:space="0"/>
              <w:right w:val="single" w:color="auto" w:sz="4" w:space="0"/>
            </w:tcBorders>
            <w:vAlign w:val="center"/>
          </w:tcPr>
          <w:p w14:paraId="3AF765C1">
            <w:pPr>
              <w:pStyle w:val="125"/>
              <w:autoSpaceDE w:val="0"/>
              <w:autoSpaceDN w:val="0"/>
              <w:adjustRightInd w:val="0"/>
              <w:snapToGrid w:val="0"/>
              <w:rPr>
                <w:rFonts w:ascii="Times New Roman" w:hAnsi="Times New Roman"/>
                <w:sz w:val="18"/>
              </w:rPr>
            </w:pPr>
            <w:r>
              <w:rPr>
                <w:rFonts w:ascii="Times New Roman" w:hAnsi="Times New Roman"/>
                <w:sz w:val="18"/>
              </w:rPr>
              <w:t>1-5</w:t>
            </w:r>
          </w:p>
        </w:tc>
        <w:tc>
          <w:tcPr>
            <w:tcW w:w="1984" w:type="dxa"/>
            <w:tcBorders>
              <w:top w:val="single" w:color="auto" w:sz="4" w:space="0"/>
              <w:left w:val="single" w:color="auto" w:sz="4" w:space="0"/>
              <w:bottom w:val="single" w:color="auto" w:sz="4" w:space="0"/>
              <w:right w:val="single" w:color="auto" w:sz="4" w:space="0"/>
            </w:tcBorders>
            <w:vAlign w:val="center"/>
          </w:tcPr>
          <w:p w14:paraId="09FD2FD9">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2840" w:type="dxa"/>
            <w:tcBorders>
              <w:top w:val="single" w:color="auto" w:sz="4" w:space="0"/>
              <w:left w:val="single" w:color="auto" w:sz="4" w:space="0"/>
              <w:bottom w:val="single" w:color="auto" w:sz="4" w:space="0"/>
              <w:right w:val="single" w:color="auto" w:sz="4" w:space="0"/>
            </w:tcBorders>
            <w:vAlign w:val="center"/>
          </w:tcPr>
          <w:p w14:paraId="70ABB8BD">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2B8E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192EC62F">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2 RU</w:t>
            </w:r>
          </w:p>
        </w:tc>
        <w:tc>
          <w:tcPr>
            <w:tcW w:w="1276" w:type="dxa"/>
            <w:tcBorders>
              <w:top w:val="single" w:color="auto" w:sz="4" w:space="0"/>
              <w:left w:val="single" w:color="auto" w:sz="4" w:space="0"/>
              <w:bottom w:val="single" w:color="auto" w:sz="4" w:space="0"/>
              <w:right w:val="single" w:color="auto" w:sz="4" w:space="0"/>
            </w:tcBorders>
            <w:vAlign w:val="center"/>
          </w:tcPr>
          <w:p w14:paraId="48AD8A96">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846" w:type="dxa"/>
            <w:tcBorders>
              <w:top w:val="single" w:color="auto" w:sz="4" w:space="0"/>
              <w:left w:val="single" w:color="auto" w:sz="4" w:space="0"/>
              <w:bottom w:val="single" w:color="auto" w:sz="4" w:space="0"/>
              <w:right w:val="single" w:color="auto" w:sz="4" w:space="0"/>
            </w:tcBorders>
            <w:vAlign w:val="center"/>
          </w:tcPr>
          <w:p w14:paraId="17548ED4">
            <w:pPr>
              <w:pStyle w:val="125"/>
              <w:autoSpaceDE w:val="0"/>
              <w:autoSpaceDN w:val="0"/>
              <w:adjustRightInd w:val="0"/>
              <w:snapToGrid w:val="0"/>
              <w:rPr>
                <w:rFonts w:ascii="Times New Roman" w:hAnsi="Times New Roman"/>
                <w:sz w:val="18"/>
              </w:rPr>
            </w:pPr>
            <w:r>
              <w:rPr>
                <w:rFonts w:ascii="Times New Roman" w:hAnsi="Times New Roman"/>
                <w:sz w:val="18"/>
              </w:rPr>
              <w:t>6-7</w:t>
            </w:r>
          </w:p>
        </w:tc>
        <w:tc>
          <w:tcPr>
            <w:tcW w:w="1984" w:type="dxa"/>
            <w:vMerge w:val="restart"/>
            <w:tcBorders>
              <w:top w:val="nil"/>
              <w:left w:val="single" w:color="auto" w:sz="4" w:space="0"/>
              <w:bottom w:val="single" w:color="auto" w:sz="4" w:space="0"/>
              <w:right w:val="single" w:color="auto" w:sz="4" w:space="0"/>
            </w:tcBorders>
            <w:vAlign w:val="center"/>
          </w:tcPr>
          <w:p w14:paraId="1731017C">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2840" w:type="dxa"/>
            <w:vMerge w:val="restart"/>
            <w:tcBorders>
              <w:top w:val="nil"/>
              <w:left w:val="single" w:color="auto" w:sz="4" w:space="0"/>
              <w:bottom w:val="single" w:color="auto" w:sz="4" w:space="0"/>
              <w:right w:val="single" w:color="auto" w:sz="4" w:space="0"/>
            </w:tcBorders>
            <w:vAlign w:val="center"/>
          </w:tcPr>
          <w:p w14:paraId="77E0E720">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46D7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36CAFB5D">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47A27E3C">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846" w:type="dxa"/>
            <w:tcBorders>
              <w:top w:val="single" w:color="auto" w:sz="4" w:space="0"/>
              <w:left w:val="single" w:color="auto" w:sz="4" w:space="0"/>
              <w:bottom w:val="single" w:color="auto" w:sz="4" w:space="0"/>
              <w:right w:val="single" w:color="auto" w:sz="4" w:space="0"/>
            </w:tcBorders>
            <w:vAlign w:val="center"/>
          </w:tcPr>
          <w:p w14:paraId="30793D86">
            <w:pPr>
              <w:pStyle w:val="125"/>
              <w:autoSpaceDE w:val="0"/>
              <w:autoSpaceDN w:val="0"/>
              <w:adjustRightInd w:val="0"/>
              <w:snapToGrid w:val="0"/>
              <w:rPr>
                <w:rFonts w:ascii="Times New Roman" w:hAnsi="Times New Roman"/>
                <w:sz w:val="18"/>
              </w:rPr>
            </w:pPr>
            <w:r>
              <w:rPr>
                <w:rFonts w:ascii="Times New Roman" w:hAnsi="Times New Roman"/>
                <w:sz w:val="18"/>
              </w:rPr>
              <w:t>0-1</w:t>
            </w:r>
          </w:p>
        </w:tc>
        <w:tc>
          <w:tcPr>
            <w:tcW w:w="1984" w:type="dxa"/>
            <w:vMerge w:val="continue"/>
            <w:tcBorders>
              <w:top w:val="nil"/>
              <w:left w:val="single" w:color="auto" w:sz="4" w:space="0"/>
              <w:bottom w:val="single" w:color="auto" w:sz="4" w:space="0"/>
              <w:right w:val="single" w:color="auto" w:sz="4" w:space="0"/>
            </w:tcBorders>
            <w:vAlign w:val="center"/>
          </w:tcPr>
          <w:p w14:paraId="0FA2A865">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03BDC450">
            <w:pPr>
              <w:pStyle w:val="125"/>
              <w:autoSpaceDE w:val="0"/>
              <w:autoSpaceDN w:val="0"/>
              <w:adjustRightInd w:val="0"/>
              <w:snapToGrid w:val="0"/>
              <w:jc w:val="left"/>
              <w:rPr>
                <w:rFonts w:ascii="Times New Roman" w:hAnsi="Times New Roman"/>
                <w:sz w:val="18"/>
              </w:rPr>
            </w:pPr>
          </w:p>
        </w:tc>
      </w:tr>
      <w:tr w14:paraId="264D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0A55BC58">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2 SACK RU</w:t>
            </w:r>
          </w:p>
        </w:tc>
        <w:tc>
          <w:tcPr>
            <w:tcW w:w="1276" w:type="dxa"/>
            <w:tcBorders>
              <w:top w:val="single" w:color="auto" w:sz="4" w:space="0"/>
              <w:left w:val="single" w:color="auto" w:sz="4" w:space="0"/>
              <w:bottom w:val="single" w:color="auto" w:sz="4" w:space="0"/>
              <w:right w:val="single" w:color="auto" w:sz="4" w:space="0"/>
            </w:tcBorders>
            <w:vAlign w:val="center"/>
          </w:tcPr>
          <w:p w14:paraId="0B14F67F">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846" w:type="dxa"/>
            <w:tcBorders>
              <w:top w:val="single" w:color="auto" w:sz="4" w:space="0"/>
              <w:left w:val="single" w:color="auto" w:sz="4" w:space="0"/>
              <w:bottom w:val="single" w:color="auto" w:sz="4" w:space="0"/>
              <w:right w:val="single" w:color="auto" w:sz="4" w:space="0"/>
            </w:tcBorders>
            <w:vAlign w:val="center"/>
          </w:tcPr>
          <w:p w14:paraId="689EB5A0">
            <w:pPr>
              <w:pStyle w:val="125"/>
              <w:autoSpaceDE w:val="0"/>
              <w:autoSpaceDN w:val="0"/>
              <w:adjustRightInd w:val="0"/>
              <w:snapToGrid w:val="0"/>
              <w:rPr>
                <w:rFonts w:ascii="Times New Roman" w:hAnsi="Times New Roman"/>
                <w:sz w:val="18"/>
              </w:rPr>
            </w:pPr>
            <w:r>
              <w:rPr>
                <w:rFonts w:ascii="Times New Roman" w:hAnsi="Times New Roman"/>
                <w:sz w:val="18"/>
              </w:rPr>
              <w:t>2-4</w:t>
            </w:r>
          </w:p>
        </w:tc>
        <w:tc>
          <w:tcPr>
            <w:tcW w:w="1984" w:type="dxa"/>
            <w:tcBorders>
              <w:top w:val="single" w:color="auto" w:sz="4" w:space="0"/>
              <w:left w:val="single" w:color="auto" w:sz="4" w:space="0"/>
              <w:bottom w:val="single" w:color="auto" w:sz="4" w:space="0"/>
              <w:right w:val="single" w:color="auto" w:sz="4" w:space="0"/>
            </w:tcBorders>
            <w:vAlign w:val="center"/>
          </w:tcPr>
          <w:p w14:paraId="5BB4FC42">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2840" w:type="dxa"/>
            <w:tcBorders>
              <w:top w:val="single" w:color="auto" w:sz="4" w:space="0"/>
              <w:left w:val="single" w:color="auto" w:sz="4" w:space="0"/>
              <w:bottom w:val="single" w:color="auto" w:sz="4" w:space="0"/>
              <w:right w:val="single" w:color="auto" w:sz="4" w:space="0"/>
            </w:tcBorders>
            <w:vAlign w:val="center"/>
          </w:tcPr>
          <w:p w14:paraId="59E5D7A6">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5182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31204584">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3 PB</w:t>
            </w:r>
            <w:r>
              <w:rPr>
                <w:rFonts w:hint="eastAsia" w:ascii="Times New Roman" w:hAnsi="Times New Roman"/>
                <w:sz w:val="18"/>
              </w:rPr>
              <w:t>个数</w:t>
            </w:r>
          </w:p>
        </w:tc>
        <w:tc>
          <w:tcPr>
            <w:tcW w:w="1276" w:type="dxa"/>
            <w:tcBorders>
              <w:top w:val="single" w:color="auto" w:sz="4" w:space="0"/>
              <w:left w:val="single" w:color="auto" w:sz="4" w:space="0"/>
              <w:bottom w:val="single" w:color="auto" w:sz="4" w:space="0"/>
              <w:right w:val="single" w:color="auto" w:sz="4" w:space="0"/>
            </w:tcBorders>
            <w:vAlign w:val="center"/>
          </w:tcPr>
          <w:p w14:paraId="6A52574C">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846" w:type="dxa"/>
            <w:tcBorders>
              <w:top w:val="single" w:color="auto" w:sz="4" w:space="0"/>
              <w:left w:val="single" w:color="auto" w:sz="4" w:space="0"/>
              <w:bottom w:val="single" w:color="auto" w:sz="4" w:space="0"/>
              <w:right w:val="single" w:color="auto" w:sz="4" w:space="0"/>
            </w:tcBorders>
            <w:vAlign w:val="center"/>
          </w:tcPr>
          <w:p w14:paraId="22D38932">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1984" w:type="dxa"/>
            <w:tcBorders>
              <w:top w:val="single" w:color="auto" w:sz="4" w:space="0"/>
              <w:left w:val="single" w:color="auto" w:sz="4" w:space="0"/>
              <w:bottom w:val="single" w:color="auto" w:sz="4" w:space="0"/>
              <w:right w:val="single" w:color="auto" w:sz="4" w:space="0"/>
            </w:tcBorders>
            <w:vAlign w:val="center"/>
          </w:tcPr>
          <w:p w14:paraId="1B967726">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40" w:type="dxa"/>
            <w:tcBorders>
              <w:top w:val="single" w:color="auto" w:sz="4" w:space="0"/>
              <w:left w:val="single" w:color="auto" w:sz="4" w:space="0"/>
              <w:bottom w:val="single" w:color="auto" w:sz="4" w:space="0"/>
              <w:right w:val="single" w:color="auto" w:sz="4" w:space="0"/>
            </w:tcBorders>
            <w:vAlign w:val="center"/>
          </w:tcPr>
          <w:p w14:paraId="71DF292C">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以下为站点</w:t>
            </w:r>
            <w:r>
              <w:rPr>
                <w:rFonts w:ascii="Times New Roman" w:hAnsi="Times New Roman"/>
                <w:sz w:val="18"/>
              </w:rPr>
              <w:t>3</w:t>
            </w:r>
            <w:r>
              <w:rPr>
                <w:rFonts w:hint="eastAsia" w:ascii="Times New Roman" w:hAnsi="Times New Roman"/>
                <w:sz w:val="18"/>
              </w:rPr>
              <w:t>的信息，字段定义与站点</w:t>
            </w:r>
            <w:r>
              <w:rPr>
                <w:rFonts w:ascii="Times New Roman" w:hAnsi="Times New Roman"/>
                <w:sz w:val="18"/>
              </w:rPr>
              <w:t>0</w:t>
            </w:r>
            <w:r>
              <w:rPr>
                <w:rFonts w:hint="eastAsia" w:ascii="Times New Roman" w:hAnsi="Times New Roman"/>
                <w:sz w:val="18"/>
              </w:rPr>
              <w:t>相同</w:t>
            </w:r>
          </w:p>
        </w:tc>
      </w:tr>
      <w:tr w14:paraId="613F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249A537D">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3 TEI</w:t>
            </w:r>
          </w:p>
        </w:tc>
        <w:tc>
          <w:tcPr>
            <w:tcW w:w="1276" w:type="dxa"/>
            <w:tcBorders>
              <w:top w:val="single" w:color="auto" w:sz="4" w:space="0"/>
              <w:left w:val="single" w:color="auto" w:sz="4" w:space="0"/>
              <w:bottom w:val="single" w:color="auto" w:sz="4" w:space="0"/>
              <w:right w:val="single" w:color="auto" w:sz="4" w:space="0"/>
            </w:tcBorders>
            <w:vAlign w:val="center"/>
          </w:tcPr>
          <w:p w14:paraId="4791F31E">
            <w:pPr>
              <w:pStyle w:val="125"/>
              <w:autoSpaceDE w:val="0"/>
              <w:autoSpaceDN w:val="0"/>
              <w:adjustRightInd w:val="0"/>
              <w:snapToGrid w:val="0"/>
              <w:rPr>
                <w:rFonts w:ascii="Times New Roman" w:hAnsi="Times New Roman"/>
                <w:sz w:val="18"/>
              </w:rPr>
            </w:pPr>
            <w:r>
              <w:rPr>
                <w:rFonts w:ascii="Times New Roman" w:hAnsi="Times New Roman"/>
                <w:sz w:val="18"/>
              </w:rPr>
              <w:t>9</w:t>
            </w:r>
          </w:p>
        </w:tc>
        <w:tc>
          <w:tcPr>
            <w:tcW w:w="846" w:type="dxa"/>
            <w:tcBorders>
              <w:top w:val="single" w:color="auto" w:sz="4" w:space="0"/>
              <w:left w:val="single" w:color="auto" w:sz="4" w:space="0"/>
              <w:bottom w:val="single" w:color="auto" w:sz="4" w:space="0"/>
              <w:right w:val="single" w:color="auto" w:sz="4" w:space="0"/>
            </w:tcBorders>
            <w:vAlign w:val="center"/>
          </w:tcPr>
          <w:p w14:paraId="33EAF769">
            <w:pPr>
              <w:pStyle w:val="125"/>
              <w:autoSpaceDE w:val="0"/>
              <w:autoSpaceDN w:val="0"/>
              <w:adjustRightInd w:val="0"/>
              <w:snapToGrid w:val="0"/>
              <w:rPr>
                <w:rFonts w:ascii="Times New Roman" w:hAnsi="Times New Roman"/>
                <w:sz w:val="18"/>
              </w:rPr>
            </w:pPr>
            <w:r>
              <w:rPr>
                <w:rFonts w:ascii="Times New Roman" w:hAnsi="Times New Roman"/>
                <w:sz w:val="18"/>
              </w:rPr>
              <w:t>6-7</w:t>
            </w:r>
          </w:p>
        </w:tc>
        <w:tc>
          <w:tcPr>
            <w:tcW w:w="1984" w:type="dxa"/>
            <w:vMerge w:val="restart"/>
            <w:tcBorders>
              <w:top w:val="nil"/>
              <w:left w:val="single" w:color="auto" w:sz="4" w:space="0"/>
              <w:bottom w:val="single" w:color="auto" w:sz="4" w:space="0"/>
              <w:right w:val="single" w:color="auto" w:sz="4" w:space="0"/>
            </w:tcBorders>
            <w:vAlign w:val="center"/>
          </w:tcPr>
          <w:p w14:paraId="65566448">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40" w:type="dxa"/>
            <w:vMerge w:val="restart"/>
            <w:tcBorders>
              <w:top w:val="nil"/>
              <w:left w:val="single" w:color="auto" w:sz="4" w:space="0"/>
              <w:bottom w:val="single" w:color="auto" w:sz="4" w:space="0"/>
              <w:right w:val="single" w:color="auto" w:sz="4" w:space="0"/>
            </w:tcBorders>
            <w:vAlign w:val="center"/>
          </w:tcPr>
          <w:p w14:paraId="79C0A4F5">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783B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0CA1BF3F">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780B0845">
            <w:pPr>
              <w:pStyle w:val="125"/>
              <w:autoSpaceDE w:val="0"/>
              <w:autoSpaceDN w:val="0"/>
              <w:adjustRightInd w:val="0"/>
              <w:snapToGrid w:val="0"/>
              <w:rPr>
                <w:rFonts w:ascii="Times New Roman" w:hAnsi="Times New Roman"/>
                <w:sz w:val="18"/>
              </w:rPr>
            </w:pPr>
            <w:r>
              <w:rPr>
                <w:rFonts w:ascii="Times New Roman" w:hAnsi="Times New Roman"/>
                <w:sz w:val="18"/>
              </w:rPr>
              <w:t>10</w:t>
            </w:r>
          </w:p>
        </w:tc>
        <w:tc>
          <w:tcPr>
            <w:tcW w:w="846" w:type="dxa"/>
            <w:tcBorders>
              <w:top w:val="single" w:color="auto" w:sz="4" w:space="0"/>
              <w:left w:val="single" w:color="auto" w:sz="4" w:space="0"/>
              <w:bottom w:val="single" w:color="auto" w:sz="4" w:space="0"/>
              <w:right w:val="single" w:color="auto" w:sz="4" w:space="0"/>
            </w:tcBorders>
            <w:vAlign w:val="center"/>
          </w:tcPr>
          <w:p w14:paraId="303AE187">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984" w:type="dxa"/>
            <w:vMerge w:val="continue"/>
            <w:tcBorders>
              <w:top w:val="nil"/>
              <w:left w:val="single" w:color="auto" w:sz="4" w:space="0"/>
              <w:bottom w:val="single" w:color="auto" w:sz="4" w:space="0"/>
              <w:right w:val="single" w:color="auto" w:sz="4" w:space="0"/>
            </w:tcBorders>
            <w:vAlign w:val="center"/>
          </w:tcPr>
          <w:p w14:paraId="39AAB02E">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309357E1">
            <w:pPr>
              <w:pStyle w:val="125"/>
              <w:autoSpaceDE w:val="0"/>
              <w:autoSpaceDN w:val="0"/>
              <w:adjustRightInd w:val="0"/>
              <w:snapToGrid w:val="0"/>
              <w:jc w:val="left"/>
              <w:rPr>
                <w:rFonts w:ascii="Times New Roman" w:hAnsi="Times New Roman"/>
                <w:sz w:val="18"/>
              </w:rPr>
            </w:pPr>
          </w:p>
        </w:tc>
      </w:tr>
      <w:tr w14:paraId="757F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70085E41">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55EA953F">
            <w:pPr>
              <w:pStyle w:val="125"/>
              <w:autoSpaceDE w:val="0"/>
              <w:autoSpaceDN w:val="0"/>
              <w:adjustRightInd w:val="0"/>
              <w:snapToGrid w:val="0"/>
              <w:rPr>
                <w:rFonts w:ascii="Times New Roman" w:hAnsi="Times New Roman"/>
                <w:sz w:val="18"/>
              </w:rPr>
            </w:pPr>
            <w:r>
              <w:rPr>
                <w:rFonts w:ascii="Times New Roman" w:hAnsi="Times New Roman"/>
                <w:sz w:val="18"/>
              </w:rPr>
              <w:t>11</w:t>
            </w:r>
          </w:p>
        </w:tc>
        <w:tc>
          <w:tcPr>
            <w:tcW w:w="846" w:type="dxa"/>
            <w:tcBorders>
              <w:top w:val="single" w:color="auto" w:sz="4" w:space="0"/>
              <w:left w:val="single" w:color="auto" w:sz="4" w:space="0"/>
              <w:bottom w:val="single" w:color="auto" w:sz="4" w:space="0"/>
              <w:right w:val="single" w:color="auto" w:sz="4" w:space="0"/>
            </w:tcBorders>
            <w:vAlign w:val="center"/>
          </w:tcPr>
          <w:p w14:paraId="6A382BCA">
            <w:pPr>
              <w:pStyle w:val="125"/>
              <w:autoSpaceDE w:val="0"/>
              <w:autoSpaceDN w:val="0"/>
              <w:adjustRightInd w:val="0"/>
              <w:snapToGrid w:val="0"/>
              <w:rPr>
                <w:rFonts w:ascii="Times New Roman" w:hAnsi="Times New Roman"/>
                <w:sz w:val="18"/>
              </w:rPr>
            </w:pPr>
            <w:r>
              <w:rPr>
                <w:rFonts w:ascii="Times New Roman" w:hAnsi="Times New Roman"/>
                <w:sz w:val="18"/>
              </w:rPr>
              <w:t>0-1</w:t>
            </w:r>
          </w:p>
        </w:tc>
        <w:tc>
          <w:tcPr>
            <w:tcW w:w="1984" w:type="dxa"/>
            <w:vMerge w:val="continue"/>
            <w:tcBorders>
              <w:top w:val="nil"/>
              <w:left w:val="single" w:color="auto" w:sz="4" w:space="0"/>
              <w:bottom w:val="single" w:color="auto" w:sz="4" w:space="0"/>
              <w:right w:val="single" w:color="auto" w:sz="4" w:space="0"/>
            </w:tcBorders>
            <w:vAlign w:val="center"/>
          </w:tcPr>
          <w:p w14:paraId="2371B88E">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30392C55">
            <w:pPr>
              <w:pStyle w:val="125"/>
              <w:autoSpaceDE w:val="0"/>
              <w:autoSpaceDN w:val="0"/>
              <w:adjustRightInd w:val="0"/>
              <w:snapToGrid w:val="0"/>
              <w:jc w:val="left"/>
              <w:rPr>
                <w:rFonts w:ascii="Times New Roman" w:hAnsi="Times New Roman"/>
                <w:sz w:val="18"/>
              </w:rPr>
            </w:pPr>
          </w:p>
        </w:tc>
      </w:tr>
      <w:tr w14:paraId="13F6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34942C50">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3 TMI</w:t>
            </w:r>
          </w:p>
        </w:tc>
        <w:tc>
          <w:tcPr>
            <w:tcW w:w="1276" w:type="dxa"/>
            <w:tcBorders>
              <w:top w:val="single" w:color="auto" w:sz="4" w:space="0"/>
              <w:left w:val="single" w:color="auto" w:sz="4" w:space="0"/>
              <w:bottom w:val="single" w:color="auto" w:sz="4" w:space="0"/>
              <w:right w:val="single" w:color="auto" w:sz="4" w:space="0"/>
            </w:tcBorders>
            <w:vAlign w:val="center"/>
          </w:tcPr>
          <w:p w14:paraId="3747CF3A">
            <w:pPr>
              <w:pStyle w:val="125"/>
              <w:autoSpaceDE w:val="0"/>
              <w:autoSpaceDN w:val="0"/>
              <w:adjustRightInd w:val="0"/>
              <w:snapToGrid w:val="0"/>
              <w:rPr>
                <w:rFonts w:ascii="Times New Roman" w:hAnsi="Times New Roman"/>
                <w:sz w:val="18"/>
              </w:rPr>
            </w:pPr>
            <w:r>
              <w:rPr>
                <w:rFonts w:ascii="Times New Roman" w:hAnsi="Times New Roman"/>
                <w:sz w:val="18"/>
              </w:rPr>
              <w:t>11</w:t>
            </w:r>
          </w:p>
        </w:tc>
        <w:tc>
          <w:tcPr>
            <w:tcW w:w="846" w:type="dxa"/>
            <w:tcBorders>
              <w:top w:val="single" w:color="auto" w:sz="4" w:space="0"/>
              <w:left w:val="single" w:color="auto" w:sz="4" w:space="0"/>
              <w:bottom w:val="single" w:color="auto" w:sz="4" w:space="0"/>
              <w:right w:val="single" w:color="auto" w:sz="4" w:space="0"/>
            </w:tcBorders>
            <w:vAlign w:val="center"/>
          </w:tcPr>
          <w:p w14:paraId="0DBE98B9">
            <w:pPr>
              <w:pStyle w:val="125"/>
              <w:autoSpaceDE w:val="0"/>
              <w:autoSpaceDN w:val="0"/>
              <w:adjustRightInd w:val="0"/>
              <w:snapToGrid w:val="0"/>
              <w:rPr>
                <w:rFonts w:ascii="Times New Roman" w:hAnsi="Times New Roman"/>
                <w:sz w:val="18"/>
              </w:rPr>
            </w:pPr>
            <w:r>
              <w:rPr>
                <w:rFonts w:ascii="Times New Roman" w:hAnsi="Times New Roman"/>
                <w:sz w:val="18"/>
              </w:rPr>
              <w:t>2-6</w:t>
            </w:r>
          </w:p>
        </w:tc>
        <w:tc>
          <w:tcPr>
            <w:tcW w:w="1984" w:type="dxa"/>
            <w:tcBorders>
              <w:top w:val="single" w:color="auto" w:sz="4" w:space="0"/>
              <w:left w:val="single" w:color="auto" w:sz="4" w:space="0"/>
              <w:bottom w:val="single" w:color="auto" w:sz="4" w:space="0"/>
              <w:right w:val="single" w:color="auto" w:sz="4" w:space="0"/>
            </w:tcBorders>
            <w:vAlign w:val="center"/>
          </w:tcPr>
          <w:p w14:paraId="6645DDB1">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2840" w:type="dxa"/>
            <w:tcBorders>
              <w:top w:val="single" w:color="auto" w:sz="4" w:space="0"/>
              <w:left w:val="single" w:color="auto" w:sz="4" w:space="0"/>
              <w:bottom w:val="single" w:color="auto" w:sz="4" w:space="0"/>
              <w:right w:val="single" w:color="auto" w:sz="4" w:space="0"/>
            </w:tcBorders>
            <w:vAlign w:val="center"/>
          </w:tcPr>
          <w:p w14:paraId="75EA1217">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1850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restart"/>
            <w:tcBorders>
              <w:top w:val="nil"/>
              <w:left w:val="single" w:color="auto" w:sz="4" w:space="0"/>
              <w:bottom w:val="single" w:color="auto" w:sz="4" w:space="0"/>
              <w:right w:val="single" w:color="auto" w:sz="4" w:space="0"/>
            </w:tcBorders>
            <w:vAlign w:val="center"/>
          </w:tcPr>
          <w:p w14:paraId="1A3C5A22">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3 RU</w:t>
            </w:r>
          </w:p>
        </w:tc>
        <w:tc>
          <w:tcPr>
            <w:tcW w:w="1276" w:type="dxa"/>
            <w:tcBorders>
              <w:top w:val="single" w:color="auto" w:sz="4" w:space="0"/>
              <w:left w:val="single" w:color="auto" w:sz="4" w:space="0"/>
              <w:bottom w:val="single" w:color="auto" w:sz="4" w:space="0"/>
              <w:right w:val="single" w:color="auto" w:sz="4" w:space="0"/>
            </w:tcBorders>
            <w:vAlign w:val="center"/>
          </w:tcPr>
          <w:p w14:paraId="7BEE5FED">
            <w:pPr>
              <w:pStyle w:val="125"/>
              <w:autoSpaceDE w:val="0"/>
              <w:autoSpaceDN w:val="0"/>
              <w:adjustRightInd w:val="0"/>
              <w:snapToGrid w:val="0"/>
              <w:rPr>
                <w:rFonts w:ascii="Times New Roman" w:hAnsi="Times New Roman"/>
                <w:sz w:val="18"/>
              </w:rPr>
            </w:pPr>
            <w:r>
              <w:rPr>
                <w:rFonts w:ascii="Times New Roman" w:hAnsi="Times New Roman"/>
                <w:sz w:val="18"/>
              </w:rPr>
              <w:t>11</w:t>
            </w:r>
          </w:p>
        </w:tc>
        <w:tc>
          <w:tcPr>
            <w:tcW w:w="846" w:type="dxa"/>
            <w:tcBorders>
              <w:top w:val="single" w:color="auto" w:sz="4" w:space="0"/>
              <w:left w:val="single" w:color="auto" w:sz="4" w:space="0"/>
              <w:bottom w:val="single" w:color="auto" w:sz="4" w:space="0"/>
              <w:right w:val="single" w:color="auto" w:sz="4" w:space="0"/>
            </w:tcBorders>
            <w:vAlign w:val="center"/>
          </w:tcPr>
          <w:p w14:paraId="40F350D6">
            <w:pPr>
              <w:pStyle w:val="125"/>
              <w:autoSpaceDE w:val="0"/>
              <w:autoSpaceDN w:val="0"/>
              <w:adjustRightInd w:val="0"/>
              <w:snapToGrid w:val="0"/>
              <w:rPr>
                <w:rFonts w:ascii="Times New Roman" w:hAnsi="Times New Roman"/>
                <w:sz w:val="18"/>
              </w:rPr>
            </w:pPr>
            <w:r>
              <w:rPr>
                <w:rFonts w:ascii="Times New Roman" w:hAnsi="Times New Roman"/>
                <w:sz w:val="18"/>
              </w:rPr>
              <w:t>7</w:t>
            </w:r>
          </w:p>
        </w:tc>
        <w:tc>
          <w:tcPr>
            <w:tcW w:w="1984" w:type="dxa"/>
            <w:vMerge w:val="restart"/>
            <w:tcBorders>
              <w:top w:val="nil"/>
              <w:left w:val="single" w:color="auto" w:sz="4" w:space="0"/>
              <w:bottom w:val="single" w:color="auto" w:sz="4" w:space="0"/>
              <w:right w:val="single" w:color="auto" w:sz="4" w:space="0"/>
            </w:tcBorders>
            <w:vAlign w:val="center"/>
          </w:tcPr>
          <w:p w14:paraId="7B9C7B21">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2840" w:type="dxa"/>
            <w:vMerge w:val="restart"/>
            <w:tcBorders>
              <w:top w:val="nil"/>
              <w:left w:val="single" w:color="auto" w:sz="4" w:space="0"/>
              <w:bottom w:val="single" w:color="auto" w:sz="4" w:space="0"/>
              <w:right w:val="single" w:color="auto" w:sz="4" w:space="0"/>
            </w:tcBorders>
            <w:vAlign w:val="center"/>
          </w:tcPr>
          <w:p w14:paraId="3E32DC75">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259E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Merge w:val="continue"/>
            <w:tcBorders>
              <w:top w:val="nil"/>
              <w:left w:val="single" w:color="auto" w:sz="4" w:space="0"/>
              <w:bottom w:val="single" w:color="auto" w:sz="4" w:space="0"/>
              <w:right w:val="single" w:color="auto" w:sz="4" w:space="0"/>
            </w:tcBorders>
            <w:vAlign w:val="center"/>
          </w:tcPr>
          <w:p w14:paraId="537BAAFB">
            <w:pPr>
              <w:pStyle w:val="125"/>
              <w:autoSpaceDE w:val="0"/>
              <w:autoSpaceDN w:val="0"/>
              <w:adjustRightInd w:val="0"/>
              <w:snapToGrid w:val="0"/>
              <w:rPr>
                <w:rFonts w:ascii="Times New Roman" w:hAnsi="Times New Roman"/>
                <w:sz w:val="18"/>
              </w:rPr>
            </w:pPr>
          </w:p>
        </w:tc>
        <w:tc>
          <w:tcPr>
            <w:tcW w:w="1276" w:type="dxa"/>
            <w:tcBorders>
              <w:top w:val="single" w:color="auto" w:sz="4" w:space="0"/>
              <w:left w:val="single" w:color="auto" w:sz="4" w:space="0"/>
              <w:bottom w:val="single" w:color="auto" w:sz="4" w:space="0"/>
              <w:right w:val="single" w:color="auto" w:sz="4" w:space="0"/>
            </w:tcBorders>
            <w:vAlign w:val="center"/>
          </w:tcPr>
          <w:p w14:paraId="3A55E37B">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846" w:type="dxa"/>
            <w:tcBorders>
              <w:top w:val="single" w:color="auto" w:sz="4" w:space="0"/>
              <w:left w:val="single" w:color="auto" w:sz="4" w:space="0"/>
              <w:bottom w:val="single" w:color="auto" w:sz="4" w:space="0"/>
              <w:right w:val="single" w:color="auto" w:sz="4" w:space="0"/>
            </w:tcBorders>
            <w:vAlign w:val="center"/>
          </w:tcPr>
          <w:p w14:paraId="27A9E5BF">
            <w:pPr>
              <w:pStyle w:val="125"/>
              <w:autoSpaceDE w:val="0"/>
              <w:autoSpaceDN w:val="0"/>
              <w:adjustRightInd w:val="0"/>
              <w:snapToGrid w:val="0"/>
              <w:rPr>
                <w:rFonts w:ascii="Times New Roman" w:hAnsi="Times New Roman"/>
                <w:sz w:val="18"/>
              </w:rPr>
            </w:pPr>
            <w:r>
              <w:rPr>
                <w:rFonts w:ascii="Times New Roman" w:hAnsi="Times New Roman"/>
                <w:sz w:val="18"/>
              </w:rPr>
              <w:t>0-2</w:t>
            </w:r>
          </w:p>
        </w:tc>
        <w:tc>
          <w:tcPr>
            <w:tcW w:w="1984" w:type="dxa"/>
            <w:vMerge w:val="continue"/>
            <w:tcBorders>
              <w:top w:val="nil"/>
              <w:left w:val="single" w:color="auto" w:sz="4" w:space="0"/>
              <w:bottom w:val="single" w:color="auto" w:sz="4" w:space="0"/>
              <w:right w:val="single" w:color="auto" w:sz="4" w:space="0"/>
            </w:tcBorders>
            <w:vAlign w:val="center"/>
          </w:tcPr>
          <w:p w14:paraId="451A552A">
            <w:pPr>
              <w:pStyle w:val="125"/>
              <w:autoSpaceDE w:val="0"/>
              <w:autoSpaceDN w:val="0"/>
              <w:adjustRightInd w:val="0"/>
              <w:snapToGrid w:val="0"/>
              <w:rPr>
                <w:rFonts w:ascii="Times New Roman" w:hAnsi="Times New Roman"/>
                <w:sz w:val="18"/>
              </w:rPr>
            </w:pPr>
          </w:p>
        </w:tc>
        <w:tc>
          <w:tcPr>
            <w:tcW w:w="2840" w:type="dxa"/>
            <w:vMerge w:val="continue"/>
            <w:tcBorders>
              <w:top w:val="nil"/>
              <w:left w:val="single" w:color="auto" w:sz="4" w:space="0"/>
              <w:bottom w:val="single" w:color="auto" w:sz="4" w:space="0"/>
              <w:right w:val="single" w:color="auto" w:sz="4" w:space="0"/>
            </w:tcBorders>
            <w:vAlign w:val="center"/>
          </w:tcPr>
          <w:p w14:paraId="3E7A4BB3">
            <w:pPr>
              <w:pStyle w:val="125"/>
              <w:autoSpaceDE w:val="0"/>
              <w:autoSpaceDN w:val="0"/>
              <w:adjustRightInd w:val="0"/>
              <w:snapToGrid w:val="0"/>
              <w:jc w:val="left"/>
              <w:rPr>
                <w:rFonts w:ascii="Times New Roman" w:hAnsi="Times New Roman"/>
                <w:sz w:val="18"/>
              </w:rPr>
            </w:pPr>
          </w:p>
        </w:tc>
      </w:tr>
      <w:tr w14:paraId="4559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361F22FC">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3 SACK RU</w:t>
            </w:r>
          </w:p>
        </w:tc>
        <w:tc>
          <w:tcPr>
            <w:tcW w:w="1276" w:type="dxa"/>
            <w:tcBorders>
              <w:top w:val="single" w:color="auto" w:sz="4" w:space="0"/>
              <w:left w:val="single" w:color="auto" w:sz="4" w:space="0"/>
              <w:bottom w:val="single" w:color="auto" w:sz="4" w:space="0"/>
              <w:right w:val="single" w:color="auto" w:sz="4" w:space="0"/>
            </w:tcBorders>
            <w:vAlign w:val="center"/>
          </w:tcPr>
          <w:p w14:paraId="0F073672">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846" w:type="dxa"/>
            <w:tcBorders>
              <w:top w:val="single" w:color="auto" w:sz="4" w:space="0"/>
              <w:left w:val="single" w:color="auto" w:sz="4" w:space="0"/>
              <w:bottom w:val="single" w:color="auto" w:sz="4" w:space="0"/>
              <w:right w:val="single" w:color="auto" w:sz="4" w:space="0"/>
            </w:tcBorders>
            <w:vAlign w:val="center"/>
          </w:tcPr>
          <w:p w14:paraId="6B0E9FC5">
            <w:pPr>
              <w:pStyle w:val="125"/>
              <w:autoSpaceDE w:val="0"/>
              <w:autoSpaceDN w:val="0"/>
              <w:adjustRightInd w:val="0"/>
              <w:snapToGrid w:val="0"/>
              <w:rPr>
                <w:rFonts w:ascii="Times New Roman" w:hAnsi="Times New Roman"/>
                <w:sz w:val="18"/>
              </w:rPr>
            </w:pPr>
            <w:r>
              <w:rPr>
                <w:rFonts w:ascii="Times New Roman" w:hAnsi="Times New Roman"/>
                <w:sz w:val="18"/>
              </w:rPr>
              <w:t>3-5</w:t>
            </w:r>
          </w:p>
        </w:tc>
        <w:tc>
          <w:tcPr>
            <w:tcW w:w="1984" w:type="dxa"/>
            <w:tcBorders>
              <w:top w:val="single" w:color="auto" w:sz="4" w:space="0"/>
              <w:left w:val="single" w:color="auto" w:sz="4" w:space="0"/>
              <w:bottom w:val="single" w:color="auto" w:sz="4" w:space="0"/>
              <w:right w:val="single" w:color="auto" w:sz="4" w:space="0"/>
            </w:tcBorders>
            <w:vAlign w:val="center"/>
          </w:tcPr>
          <w:p w14:paraId="61765449">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2840" w:type="dxa"/>
            <w:tcBorders>
              <w:top w:val="single" w:color="auto" w:sz="4" w:space="0"/>
              <w:left w:val="single" w:color="auto" w:sz="4" w:space="0"/>
              <w:bottom w:val="single" w:color="auto" w:sz="4" w:space="0"/>
              <w:right w:val="single" w:color="auto" w:sz="4" w:space="0"/>
            </w:tcBorders>
            <w:vAlign w:val="center"/>
          </w:tcPr>
          <w:p w14:paraId="70FF96E2">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3067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26778859">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276" w:type="dxa"/>
            <w:tcBorders>
              <w:top w:val="single" w:color="auto" w:sz="4" w:space="0"/>
              <w:left w:val="single" w:color="auto" w:sz="4" w:space="0"/>
              <w:bottom w:val="single" w:color="auto" w:sz="4" w:space="0"/>
              <w:right w:val="single" w:color="auto" w:sz="4" w:space="0"/>
            </w:tcBorders>
            <w:vAlign w:val="center"/>
          </w:tcPr>
          <w:p w14:paraId="77FD429D">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846" w:type="dxa"/>
            <w:tcBorders>
              <w:top w:val="single" w:color="auto" w:sz="4" w:space="0"/>
              <w:left w:val="single" w:color="auto" w:sz="4" w:space="0"/>
              <w:bottom w:val="single" w:color="auto" w:sz="4" w:space="0"/>
              <w:right w:val="single" w:color="auto" w:sz="4" w:space="0"/>
            </w:tcBorders>
            <w:vAlign w:val="center"/>
          </w:tcPr>
          <w:p w14:paraId="668FC0F9">
            <w:pPr>
              <w:pStyle w:val="125"/>
              <w:autoSpaceDE w:val="0"/>
              <w:autoSpaceDN w:val="0"/>
              <w:adjustRightInd w:val="0"/>
              <w:snapToGrid w:val="0"/>
              <w:rPr>
                <w:rFonts w:ascii="Times New Roman" w:hAnsi="Times New Roman"/>
                <w:sz w:val="18"/>
              </w:rPr>
            </w:pPr>
            <w:r>
              <w:rPr>
                <w:rFonts w:ascii="Times New Roman" w:hAnsi="Times New Roman"/>
                <w:sz w:val="18"/>
              </w:rPr>
              <w:t>6-7</w:t>
            </w:r>
          </w:p>
        </w:tc>
        <w:tc>
          <w:tcPr>
            <w:tcW w:w="1984" w:type="dxa"/>
            <w:tcBorders>
              <w:top w:val="single" w:color="auto" w:sz="4" w:space="0"/>
              <w:left w:val="single" w:color="auto" w:sz="4" w:space="0"/>
              <w:bottom w:val="single" w:color="auto" w:sz="4" w:space="0"/>
              <w:right w:val="single" w:color="auto" w:sz="4" w:space="0"/>
            </w:tcBorders>
            <w:vAlign w:val="center"/>
          </w:tcPr>
          <w:p w14:paraId="48A59104">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2840" w:type="dxa"/>
            <w:tcBorders>
              <w:top w:val="single" w:color="auto" w:sz="4" w:space="0"/>
              <w:left w:val="single" w:color="auto" w:sz="4" w:space="0"/>
              <w:bottom w:val="single" w:color="auto" w:sz="4" w:space="0"/>
              <w:right w:val="single" w:color="auto" w:sz="4" w:space="0"/>
            </w:tcBorders>
            <w:vAlign w:val="center"/>
          </w:tcPr>
          <w:p w14:paraId="354C0724">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1036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vAlign w:val="center"/>
          </w:tcPr>
          <w:p w14:paraId="02E898BF">
            <w:pPr>
              <w:pStyle w:val="125"/>
              <w:autoSpaceDE w:val="0"/>
              <w:autoSpaceDN w:val="0"/>
              <w:adjustRightInd w:val="0"/>
              <w:snapToGrid w:val="0"/>
              <w:rPr>
                <w:rFonts w:ascii="Times New Roman" w:hAnsi="Times New Roman"/>
                <w:sz w:val="18"/>
              </w:rPr>
            </w:pPr>
            <w:r>
              <w:rPr>
                <w:rFonts w:ascii="Times New Roman" w:hAnsi="Times New Roman"/>
                <w:sz w:val="18"/>
              </w:rPr>
              <w:t>CRC</w:t>
            </w:r>
            <w:r>
              <w:rPr>
                <w:rFonts w:hint="eastAsia" w:ascii="Times New Roman" w:hAnsi="Times New Roman"/>
                <w:sz w:val="18"/>
              </w:rPr>
              <w:t>校验</w:t>
            </w:r>
          </w:p>
        </w:tc>
        <w:tc>
          <w:tcPr>
            <w:tcW w:w="1276" w:type="dxa"/>
            <w:tcBorders>
              <w:top w:val="single" w:color="auto" w:sz="4" w:space="0"/>
              <w:left w:val="single" w:color="auto" w:sz="4" w:space="0"/>
              <w:bottom w:val="single" w:color="auto" w:sz="4" w:space="0"/>
              <w:right w:val="single" w:color="auto" w:sz="4" w:space="0"/>
            </w:tcBorders>
            <w:vAlign w:val="center"/>
          </w:tcPr>
          <w:p w14:paraId="6091BC1C">
            <w:pPr>
              <w:pStyle w:val="125"/>
              <w:autoSpaceDE w:val="0"/>
              <w:autoSpaceDN w:val="0"/>
              <w:adjustRightInd w:val="0"/>
              <w:snapToGrid w:val="0"/>
              <w:rPr>
                <w:rFonts w:ascii="Times New Roman" w:hAnsi="Times New Roman"/>
                <w:sz w:val="18"/>
              </w:rPr>
            </w:pPr>
            <w:r>
              <w:rPr>
                <w:rFonts w:ascii="Times New Roman" w:hAnsi="Times New Roman"/>
                <w:sz w:val="18"/>
              </w:rPr>
              <w:t>13-15</w:t>
            </w:r>
          </w:p>
        </w:tc>
        <w:tc>
          <w:tcPr>
            <w:tcW w:w="846" w:type="dxa"/>
            <w:tcBorders>
              <w:top w:val="single" w:color="auto" w:sz="4" w:space="0"/>
              <w:left w:val="single" w:color="auto" w:sz="4" w:space="0"/>
              <w:bottom w:val="single" w:color="auto" w:sz="4" w:space="0"/>
              <w:right w:val="single" w:color="auto" w:sz="4" w:space="0"/>
            </w:tcBorders>
            <w:vAlign w:val="center"/>
          </w:tcPr>
          <w:p w14:paraId="7419CC3F">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1984" w:type="dxa"/>
            <w:tcBorders>
              <w:top w:val="single" w:color="auto" w:sz="4" w:space="0"/>
              <w:left w:val="single" w:color="auto" w:sz="4" w:space="0"/>
              <w:bottom w:val="single" w:color="auto" w:sz="4" w:space="0"/>
              <w:right w:val="single" w:color="auto" w:sz="4" w:space="0"/>
            </w:tcBorders>
            <w:vAlign w:val="center"/>
          </w:tcPr>
          <w:p w14:paraId="29DD76D6">
            <w:pPr>
              <w:pStyle w:val="125"/>
              <w:autoSpaceDE w:val="0"/>
              <w:autoSpaceDN w:val="0"/>
              <w:adjustRightInd w:val="0"/>
              <w:snapToGrid w:val="0"/>
              <w:rPr>
                <w:rFonts w:ascii="Times New Roman" w:hAnsi="Times New Roman"/>
                <w:sz w:val="18"/>
              </w:rPr>
            </w:pPr>
            <w:r>
              <w:rPr>
                <w:rFonts w:ascii="Times New Roman" w:hAnsi="Times New Roman"/>
                <w:sz w:val="18"/>
              </w:rPr>
              <w:t>24</w:t>
            </w:r>
          </w:p>
        </w:tc>
        <w:tc>
          <w:tcPr>
            <w:tcW w:w="2840" w:type="dxa"/>
            <w:tcBorders>
              <w:top w:val="single" w:color="auto" w:sz="4" w:space="0"/>
              <w:left w:val="single" w:color="auto" w:sz="4" w:space="0"/>
              <w:bottom w:val="single" w:color="auto" w:sz="4" w:space="0"/>
              <w:right w:val="single" w:color="auto" w:sz="4" w:space="0"/>
            </w:tcBorders>
            <w:vAlign w:val="center"/>
          </w:tcPr>
          <w:p w14:paraId="7694A40E">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bl>
    <w:p w14:paraId="058D3CA2">
      <w:pPr>
        <w:pStyle w:val="50"/>
        <w:numPr>
          <w:ilvl w:val="0"/>
          <w:numId w:val="22"/>
        </w:numPr>
        <w:ind w:firstLineChars="0"/>
      </w:pPr>
      <w:r>
        <w:rPr>
          <w:rFonts w:hint="eastAsia"/>
        </w:rPr>
        <w:t>UL-OFDMA帧的</w:t>
      </w:r>
      <w:r>
        <w:rPr>
          <w:rFonts w:hint="eastAsia"/>
          <w:sz w:val="18"/>
          <w:szCs w:val="18"/>
        </w:rPr>
        <w:t>trigger</w:t>
      </w:r>
      <w:r>
        <w:rPr>
          <w:rFonts w:hint="eastAsia"/>
        </w:rPr>
        <w:t>帧eFC</w:t>
      </w:r>
    </w:p>
    <w:p w14:paraId="7F01043D">
      <w:pPr>
        <w:pStyle w:val="50"/>
      </w:pPr>
      <w:r>
        <w:rPr>
          <w:rFonts w:hint="eastAsia"/>
        </w:rPr>
        <w:t>当OFD</w:t>
      </w:r>
      <w:r>
        <w:t>MA</w:t>
      </w:r>
      <w:r>
        <w:rPr>
          <w:rFonts w:hint="eastAsia"/>
        </w:rPr>
        <w:t>帧类型值为2时，表示UL-OFDMA帧的</w:t>
      </w:r>
      <w:r>
        <w:rPr>
          <w:rFonts w:hint="eastAsia"/>
          <w:sz w:val="18"/>
          <w:szCs w:val="18"/>
        </w:rPr>
        <w:t>trigger</w:t>
      </w:r>
      <w:r>
        <w:rPr>
          <w:rFonts w:hint="eastAsia"/>
        </w:rPr>
        <w:t>帧，其eFC定义如</w:t>
      </w:r>
      <w:r>
        <w:fldChar w:fldCharType="begin"/>
      </w:r>
      <w:r>
        <w:instrText xml:space="preserve"> </w:instrText>
      </w:r>
      <w:r>
        <w:rPr>
          <w:rFonts w:hint="eastAsia"/>
        </w:rPr>
        <w:instrText xml:space="preserve">REF _Ref219045443 \h</w:instrText>
      </w:r>
      <w:r>
        <w:instrText xml:space="preserve">  \* MERGEFORMAT </w:instrText>
      </w:r>
      <w:r>
        <w:fldChar w:fldCharType="separate"/>
      </w:r>
      <w:r>
        <w:rPr>
          <w:rFonts w:ascii="宋体"/>
        </w:rPr>
        <w:t>表 28</w:t>
      </w:r>
      <w:r>
        <w:fldChar w:fldCharType="end"/>
      </w:r>
      <w:r>
        <w:rPr>
          <w:rFonts w:hint="eastAsia"/>
        </w:rPr>
        <w:t>所示。</w:t>
      </w:r>
    </w:p>
    <w:p w14:paraId="79EC52A1">
      <w:pPr>
        <w:pStyle w:val="10"/>
      </w:pPr>
      <w:bookmarkStart w:id="527" w:name="_Ref219045443"/>
      <w:r>
        <w:t xml:space="preserve">表 </w:t>
      </w:r>
      <w:r>
        <w:fldChar w:fldCharType="begin"/>
      </w:r>
      <w:r>
        <w:instrText xml:space="preserve"> SEQ 表 \* ARABIC </w:instrText>
      </w:r>
      <w:r>
        <w:fldChar w:fldCharType="separate"/>
      </w:r>
      <w:r>
        <w:t>28</w:t>
      </w:r>
      <w:r>
        <w:fldChar w:fldCharType="end"/>
      </w:r>
      <w:bookmarkEnd w:id="527"/>
      <w:r>
        <w:t xml:space="preserve"> </w:t>
      </w:r>
      <w:r>
        <w:rPr>
          <w:rFonts w:hint="eastAsia"/>
        </w:rPr>
        <w:t>UL</w:t>
      </w:r>
      <w:r>
        <w:t>-</w:t>
      </w:r>
      <w:r>
        <w:rPr>
          <w:rFonts w:hint="eastAsia"/>
        </w:rPr>
        <w:t>OFD</w:t>
      </w:r>
      <w:r>
        <w:t>MA</w:t>
      </w:r>
      <w:r>
        <w:rPr>
          <w:rFonts w:hint="eastAsia"/>
        </w:rPr>
        <w:t>帧的</w:t>
      </w:r>
      <w:r>
        <w:t>trigger</w:t>
      </w:r>
      <w:r>
        <w:rPr>
          <w:rFonts w:hint="eastAsia"/>
        </w:rPr>
        <w:t>帧eFC定义</w:t>
      </w:r>
    </w:p>
    <w:tbl>
      <w:tblPr>
        <w:tblStyle w:val="31"/>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993"/>
        <w:gridCol w:w="992"/>
        <w:gridCol w:w="2126"/>
        <w:gridCol w:w="2835"/>
      </w:tblGrid>
      <w:tr w14:paraId="2370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2644848">
            <w:pPr>
              <w:pStyle w:val="125"/>
              <w:autoSpaceDE w:val="0"/>
              <w:autoSpaceDN w:val="0"/>
              <w:adjustRightInd w:val="0"/>
              <w:snapToGrid w:val="0"/>
              <w:rPr>
                <w:rFonts w:ascii="Times New Roman" w:hAnsi="Times New Roman"/>
                <w:sz w:val="18"/>
              </w:rPr>
            </w:pPr>
            <w:r>
              <w:rPr>
                <w:rFonts w:hint="eastAsia" w:ascii="Times New Roman" w:hAnsi="Times New Roman"/>
                <w:sz w:val="18"/>
              </w:rPr>
              <w:t>字段</w:t>
            </w:r>
          </w:p>
        </w:tc>
        <w:tc>
          <w:tcPr>
            <w:tcW w:w="993" w:type="dxa"/>
            <w:vAlign w:val="center"/>
          </w:tcPr>
          <w:p w14:paraId="138CE90B">
            <w:pPr>
              <w:pStyle w:val="125"/>
              <w:autoSpaceDE w:val="0"/>
              <w:autoSpaceDN w:val="0"/>
              <w:adjustRightInd w:val="0"/>
              <w:snapToGrid w:val="0"/>
              <w:rPr>
                <w:rFonts w:ascii="Times New Roman" w:hAnsi="Times New Roman"/>
                <w:sz w:val="18"/>
              </w:rPr>
            </w:pPr>
            <w:r>
              <w:rPr>
                <w:rFonts w:hint="eastAsia" w:ascii="Times New Roman" w:hAnsi="Times New Roman"/>
                <w:sz w:val="18"/>
              </w:rPr>
              <w:t>字节号</w:t>
            </w:r>
          </w:p>
        </w:tc>
        <w:tc>
          <w:tcPr>
            <w:tcW w:w="992" w:type="dxa"/>
            <w:vAlign w:val="center"/>
          </w:tcPr>
          <w:p w14:paraId="64CD4DC2">
            <w:pPr>
              <w:pStyle w:val="125"/>
              <w:autoSpaceDE w:val="0"/>
              <w:autoSpaceDN w:val="0"/>
              <w:adjustRightInd w:val="0"/>
              <w:snapToGrid w:val="0"/>
              <w:rPr>
                <w:rFonts w:ascii="Times New Roman" w:hAnsi="Times New Roman"/>
                <w:sz w:val="18"/>
              </w:rPr>
            </w:pPr>
            <w:r>
              <w:rPr>
                <w:rFonts w:hint="eastAsia" w:ascii="Times New Roman" w:hAnsi="Times New Roman"/>
                <w:sz w:val="18"/>
              </w:rPr>
              <w:t>比特位</w:t>
            </w:r>
          </w:p>
        </w:tc>
        <w:tc>
          <w:tcPr>
            <w:tcW w:w="2126" w:type="dxa"/>
            <w:vAlign w:val="center"/>
          </w:tcPr>
          <w:p w14:paraId="30626C3D">
            <w:pPr>
              <w:pStyle w:val="125"/>
              <w:autoSpaceDE w:val="0"/>
              <w:autoSpaceDN w:val="0"/>
              <w:adjustRightInd w:val="0"/>
              <w:snapToGrid w:val="0"/>
              <w:rPr>
                <w:rFonts w:ascii="Times New Roman" w:hAnsi="Times New Roman"/>
                <w:sz w:val="18"/>
              </w:rPr>
            </w:pPr>
            <w:r>
              <w:rPr>
                <w:rFonts w:hint="eastAsia" w:ascii="Times New Roman" w:hAnsi="Times New Roman"/>
                <w:sz w:val="18"/>
              </w:rPr>
              <w:t>字段大小（比特）</w:t>
            </w:r>
          </w:p>
        </w:tc>
        <w:tc>
          <w:tcPr>
            <w:tcW w:w="2835" w:type="dxa"/>
            <w:vAlign w:val="center"/>
          </w:tcPr>
          <w:p w14:paraId="158A8C4E">
            <w:pPr>
              <w:pStyle w:val="125"/>
              <w:autoSpaceDE w:val="0"/>
              <w:autoSpaceDN w:val="0"/>
              <w:adjustRightInd w:val="0"/>
              <w:snapToGrid w:val="0"/>
              <w:rPr>
                <w:rFonts w:ascii="Times New Roman" w:hAnsi="Times New Roman"/>
                <w:sz w:val="18"/>
              </w:rPr>
            </w:pPr>
            <w:r>
              <w:rPr>
                <w:rFonts w:hint="eastAsia" w:ascii="Times New Roman" w:hAnsi="Times New Roman"/>
                <w:sz w:val="18"/>
              </w:rPr>
              <w:t>说明</w:t>
            </w:r>
          </w:p>
        </w:tc>
      </w:tr>
      <w:tr w14:paraId="1B421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60F2094C">
            <w:pPr>
              <w:pStyle w:val="125"/>
              <w:autoSpaceDE w:val="0"/>
              <w:autoSpaceDN w:val="0"/>
              <w:adjustRightInd w:val="0"/>
              <w:snapToGrid w:val="0"/>
              <w:rPr>
                <w:rFonts w:ascii="Times New Roman" w:hAnsi="Times New Roman"/>
                <w:sz w:val="18"/>
              </w:rPr>
            </w:pPr>
            <w:r>
              <w:rPr>
                <w:rFonts w:hint="eastAsia" w:ascii="Times New Roman" w:hAnsi="Times New Roman"/>
                <w:sz w:val="18"/>
              </w:rPr>
              <w:t>TF个数</w:t>
            </w:r>
          </w:p>
        </w:tc>
        <w:tc>
          <w:tcPr>
            <w:tcW w:w="993" w:type="dxa"/>
            <w:vAlign w:val="center"/>
          </w:tcPr>
          <w:p w14:paraId="6B146853">
            <w:pPr>
              <w:pStyle w:val="125"/>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992" w:type="dxa"/>
            <w:vAlign w:val="center"/>
          </w:tcPr>
          <w:p w14:paraId="45A1D03B">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-1</w:t>
            </w:r>
          </w:p>
        </w:tc>
        <w:tc>
          <w:tcPr>
            <w:tcW w:w="2126" w:type="dxa"/>
            <w:vAlign w:val="center"/>
          </w:tcPr>
          <w:p w14:paraId="4C8A725D">
            <w:pPr>
              <w:pStyle w:val="125"/>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2835" w:type="dxa"/>
            <w:vAlign w:val="center"/>
          </w:tcPr>
          <w:p w14:paraId="6E97BCDD">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每个站点的上行OFDMA帧的TF个数</w:t>
            </w:r>
          </w:p>
          <w:p w14:paraId="125118BB">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实际TF个数是（配置值+</w:t>
            </w:r>
            <w:r>
              <w:rPr>
                <w:rFonts w:ascii="Times New Roman" w:hAnsi="Times New Roman"/>
                <w:sz w:val="18"/>
              </w:rPr>
              <w:t>1</w:t>
            </w:r>
            <w:r>
              <w:rPr>
                <w:rFonts w:hint="eastAsia" w:ascii="Times New Roman" w:hAnsi="Times New Roman"/>
                <w:sz w:val="18"/>
              </w:rPr>
              <w:t>）*</w:t>
            </w:r>
            <w:r>
              <w:rPr>
                <w:rFonts w:ascii="Times New Roman" w:hAnsi="Times New Roman"/>
                <w:sz w:val="18"/>
              </w:rPr>
              <w:t>2</w:t>
            </w:r>
          </w:p>
        </w:tc>
      </w:tr>
      <w:tr w14:paraId="221A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651762F1">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0 </w:t>
            </w:r>
            <w:r>
              <w:rPr>
                <w:rFonts w:hint="eastAsia" w:ascii="Times New Roman" w:hAnsi="Times New Roman"/>
                <w:sz w:val="18"/>
              </w:rPr>
              <w:t>PB个数</w:t>
            </w:r>
          </w:p>
        </w:tc>
        <w:tc>
          <w:tcPr>
            <w:tcW w:w="993" w:type="dxa"/>
            <w:vAlign w:val="center"/>
          </w:tcPr>
          <w:p w14:paraId="2CC292EC">
            <w:pPr>
              <w:pStyle w:val="125"/>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992" w:type="dxa"/>
            <w:vAlign w:val="center"/>
          </w:tcPr>
          <w:p w14:paraId="374F9548">
            <w:pPr>
              <w:pStyle w:val="125"/>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2126" w:type="dxa"/>
            <w:vAlign w:val="center"/>
          </w:tcPr>
          <w:p w14:paraId="289ADD4C">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vAlign w:val="center"/>
          </w:tcPr>
          <w:p w14:paraId="0A6F255B">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0：1个</w:t>
            </w:r>
            <w:r>
              <w:rPr>
                <w:rFonts w:ascii="Times New Roman" w:hAnsi="Times New Roman"/>
                <w:sz w:val="18"/>
              </w:rPr>
              <w:t>PB块</w:t>
            </w:r>
            <w:r>
              <w:rPr>
                <w:rFonts w:hint="eastAsia" w:ascii="Times New Roman" w:hAnsi="Times New Roman"/>
                <w:sz w:val="18"/>
              </w:rPr>
              <w:t>；</w:t>
            </w:r>
          </w:p>
          <w:p w14:paraId="51F1C8D3">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1：2个P</w:t>
            </w:r>
            <w:r>
              <w:rPr>
                <w:rFonts w:ascii="Times New Roman" w:hAnsi="Times New Roman"/>
                <w:sz w:val="18"/>
              </w:rPr>
              <w:t>B块</w:t>
            </w:r>
            <w:r>
              <w:rPr>
                <w:rFonts w:hint="eastAsia" w:ascii="Times New Roman" w:hAnsi="Times New Roman"/>
                <w:sz w:val="18"/>
              </w:rPr>
              <w:t>；</w:t>
            </w:r>
          </w:p>
        </w:tc>
      </w:tr>
      <w:tr w14:paraId="0911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3D48C787">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0 </w:t>
            </w:r>
            <w:r>
              <w:rPr>
                <w:rFonts w:hint="eastAsia" w:ascii="Times New Roman" w:hAnsi="Times New Roman"/>
                <w:sz w:val="18"/>
              </w:rPr>
              <w:t>TEI</w:t>
            </w:r>
          </w:p>
        </w:tc>
        <w:tc>
          <w:tcPr>
            <w:tcW w:w="993" w:type="dxa"/>
            <w:vAlign w:val="center"/>
          </w:tcPr>
          <w:p w14:paraId="0FADC7A2">
            <w:pPr>
              <w:pStyle w:val="125"/>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992" w:type="dxa"/>
            <w:vAlign w:val="center"/>
          </w:tcPr>
          <w:p w14:paraId="65CE36FD">
            <w:pPr>
              <w:pStyle w:val="125"/>
              <w:autoSpaceDE w:val="0"/>
              <w:autoSpaceDN w:val="0"/>
              <w:adjustRightInd w:val="0"/>
              <w:snapToGrid w:val="0"/>
              <w:rPr>
                <w:rFonts w:ascii="Times New Roman" w:hAnsi="Times New Roman"/>
                <w:sz w:val="18"/>
              </w:rPr>
            </w:pPr>
            <w:r>
              <w:rPr>
                <w:rFonts w:hint="eastAsia" w:ascii="Times New Roman" w:hAnsi="Times New Roman"/>
                <w:sz w:val="18"/>
              </w:rPr>
              <w:t>3</w:t>
            </w:r>
            <w:r>
              <w:rPr>
                <w:rFonts w:ascii="Times New Roman" w:hAnsi="Times New Roman"/>
                <w:sz w:val="18"/>
              </w:rPr>
              <w:t>-7</w:t>
            </w:r>
          </w:p>
        </w:tc>
        <w:tc>
          <w:tcPr>
            <w:tcW w:w="2126" w:type="dxa"/>
            <w:vMerge w:val="restart"/>
            <w:vAlign w:val="center"/>
          </w:tcPr>
          <w:p w14:paraId="1C0289AC">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vAlign w:val="center"/>
          </w:tcPr>
          <w:p w14:paraId="1227AC01">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目的站点的T</w:t>
            </w:r>
            <w:r>
              <w:rPr>
                <w:rFonts w:ascii="Times New Roman" w:hAnsi="Times New Roman"/>
                <w:sz w:val="18"/>
              </w:rPr>
              <w:t>EI</w:t>
            </w:r>
          </w:p>
        </w:tc>
      </w:tr>
      <w:tr w14:paraId="4241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1F0445A1">
            <w:pPr>
              <w:pStyle w:val="125"/>
              <w:autoSpaceDE w:val="0"/>
              <w:autoSpaceDN w:val="0"/>
              <w:adjustRightInd w:val="0"/>
              <w:snapToGrid w:val="0"/>
              <w:rPr>
                <w:rFonts w:ascii="Times New Roman" w:hAnsi="Times New Roman"/>
                <w:sz w:val="18"/>
              </w:rPr>
            </w:pPr>
          </w:p>
        </w:tc>
        <w:tc>
          <w:tcPr>
            <w:tcW w:w="993" w:type="dxa"/>
            <w:vAlign w:val="center"/>
          </w:tcPr>
          <w:p w14:paraId="3F2953F1">
            <w:pPr>
              <w:pStyle w:val="125"/>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992" w:type="dxa"/>
            <w:vAlign w:val="center"/>
          </w:tcPr>
          <w:p w14:paraId="5E7991C8">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-6</w:t>
            </w:r>
          </w:p>
        </w:tc>
        <w:tc>
          <w:tcPr>
            <w:tcW w:w="2126" w:type="dxa"/>
            <w:vMerge w:val="continue"/>
            <w:vAlign w:val="center"/>
          </w:tcPr>
          <w:p w14:paraId="58C3773E">
            <w:pPr>
              <w:pStyle w:val="125"/>
              <w:autoSpaceDE w:val="0"/>
              <w:autoSpaceDN w:val="0"/>
              <w:adjustRightInd w:val="0"/>
              <w:snapToGrid w:val="0"/>
              <w:rPr>
                <w:rFonts w:ascii="Times New Roman" w:hAnsi="Times New Roman"/>
                <w:sz w:val="18"/>
              </w:rPr>
            </w:pPr>
          </w:p>
        </w:tc>
        <w:tc>
          <w:tcPr>
            <w:tcW w:w="2835" w:type="dxa"/>
            <w:vMerge w:val="continue"/>
            <w:vAlign w:val="center"/>
          </w:tcPr>
          <w:p w14:paraId="23E8728E">
            <w:pPr>
              <w:pStyle w:val="125"/>
              <w:autoSpaceDE w:val="0"/>
              <w:autoSpaceDN w:val="0"/>
              <w:adjustRightInd w:val="0"/>
              <w:snapToGrid w:val="0"/>
              <w:jc w:val="left"/>
              <w:rPr>
                <w:rFonts w:ascii="Times New Roman" w:hAnsi="Times New Roman"/>
                <w:sz w:val="18"/>
              </w:rPr>
            </w:pPr>
          </w:p>
        </w:tc>
      </w:tr>
      <w:tr w14:paraId="06DF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13B69534">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0 TMI</w:t>
            </w:r>
          </w:p>
        </w:tc>
        <w:tc>
          <w:tcPr>
            <w:tcW w:w="993" w:type="dxa"/>
            <w:vAlign w:val="center"/>
          </w:tcPr>
          <w:p w14:paraId="551CA5FF">
            <w:pPr>
              <w:pStyle w:val="125"/>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992" w:type="dxa"/>
            <w:vAlign w:val="center"/>
          </w:tcPr>
          <w:p w14:paraId="494DF165">
            <w:pPr>
              <w:pStyle w:val="125"/>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2126" w:type="dxa"/>
            <w:vMerge w:val="restart"/>
            <w:vAlign w:val="center"/>
          </w:tcPr>
          <w:p w14:paraId="4EFD47CA">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2835" w:type="dxa"/>
            <w:vMerge w:val="restart"/>
            <w:vAlign w:val="center"/>
          </w:tcPr>
          <w:p w14:paraId="387C9A4C">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具体定义见《通感一体化低压电力线宽带载波通信规约 第3部分：物理层通信协议》5.1.7.4载荷数据ROBO交织表13 ISAC-PLC载荷数据的ROBO模式。</w:t>
            </w:r>
          </w:p>
        </w:tc>
      </w:tr>
      <w:tr w14:paraId="59F4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5012916D">
            <w:pPr>
              <w:pStyle w:val="125"/>
              <w:autoSpaceDE w:val="0"/>
              <w:autoSpaceDN w:val="0"/>
              <w:adjustRightInd w:val="0"/>
              <w:snapToGrid w:val="0"/>
              <w:rPr>
                <w:rFonts w:ascii="Times New Roman" w:hAnsi="Times New Roman"/>
                <w:sz w:val="18"/>
              </w:rPr>
            </w:pPr>
          </w:p>
        </w:tc>
        <w:tc>
          <w:tcPr>
            <w:tcW w:w="993" w:type="dxa"/>
            <w:vAlign w:val="center"/>
          </w:tcPr>
          <w:p w14:paraId="4CE8C621">
            <w:pPr>
              <w:pStyle w:val="125"/>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992" w:type="dxa"/>
            <w:vAlign w:val="center"/>
          </w:tcPr>
          <w:p w14:paraId="7684181E">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2126" w:type="dxa"/>
            <w:vMerge w:val="continue"/>
            <w:vAlign w:val="center"/>
          </w:tcPr>
          <w:p w14:paraId="1A40F9CB">
            <w:pPr>
              <w:pStyle w:val="125"/>
              <w:autoSpaceDE w:val="0"/>
              <w:autoSpaceDN w:val="0"/>
              <w:adjustRightInd w:val="0"/>
              <w:snapToGrid w:val="0"/>
              <w:rPr>
                <w:rFonts w:ascii="Times New Roman" w:hAnsi="Times New Roman"/>
                <w:sz w:val="18"/>
              </w:rPr>
            </w:pPr>
          </w:p>
        </w:tc>
        <w:tc>
          <w:tcPr>
            <w:tcW w:w="2835" w:type="dxa"/>
            <w:vMerge w:val="continue"/>
            <w:vAlign w:val="center"/>
          </w:tcPr>
          <w:p w14:paraId="4D673A09">
            <w:pPr>
              <w:pStyle w:val="125"/>
              <w:autoSpaceDE w:val="0"/>
              <w:autoSpaceDN w:val="0"/>
              <w:adjustRightInd w:val="0"/>
              <w:snapToGrid w:val="0"/>
              <w:jc w:val="left"/>
              <w:rPr>
                <w:rFonts w:ascii="Times New Roman" w:hAnsi="Times New Roman"/>
                <w:sz w:val="18"/>
              </w:rPr>
            </w:pPr>
          </w:p>
        </w:tc>
      </w:tr>
      <w:tr w14:paraId="13E9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37C071A">
            <w:pPr>
              <w:pStyle w:val="125"/>
              <w:autoSpaceDE w:val="0"/>
              <w:autoSpaceDN w:val="0"/>
              <w:adjustRightInd w:val="0"/>
              <w:snapToGrid w:val="0"/>
              <w:rPr>
                <w:rFonts w:ascii="Times New Roman" w:hAnsi="Times New Roman"/>
                <w:sz w:val="18"/>
              </w:rPr>
            </w:pPr>
            <w:r>
              <w:rPr>
                <w:rFonts w:hint="eastAsia" w:ascii="Times New Roman" w:hAnsi="Times New Roman"/>
                <w:sz w:val="18"/>
              </w:rPr>
              <w:t>站点0</w:t>
            </w:r>
            <w:r>
              <w:rPr>
                <w:rFonts w:ascii="Times New Roman" w:hAnsi="Times New Roman"/>
                <w:sz w:val="18"/>
              </w:rPr>
              <w:t xml:space="preserve"> RU</w:t>
            </w:r>
          </w:p>
        </w:tc>
        <w:tc>
          <w:tcPr>
            <w:tcW w:w="993" w:type="dxa"/>
            <w:vAlign w:val="center"/>
          </w:tcPr>
          <w:p w14:paraId="37E45AEA">
            <w:pPr>
              <w:pStyle w:val="125"/>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992" w:type="dxa"/>
            <w:vAlign w:val="center"/>
          </w:tcPr>
          <w:p w14:paraId="291FDB8A">
            <w:pPr>
              <w:pStyle w:val="125"/>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2126" w:type="dxa"/>
            <w:vAlign w:val="center"/>
          </w:tcPr>
          <w:p w14:paraId="41B3C620">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2835" w:type="dxa"/>
            <w:vAlign w:val="center"/>
          </w:tcPr>
          <w:p w14:paraId="600A9F8C">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分配给站点</w:t>
            </w:r>
            <w:r>
              <w:rPr>
                <w:rFonts w:ascii="Times New Roman" w:hAnsi="Times New Roman"/>
                <w:sz w:val="18"/>
              </w:rPr>
              <w:t>0的</w:t>
            </w:r>
            <w:r>
              <w:rPr>
                <w:rFonts w:hint="eastAsia" w:ascii="Times New Roman" w:hAnsi="Times New Roman"/>
                <w:sz w:val="18"/>
              </w:rPr>
              <w:t>RU，R</w:t>
            </w:r>
            <w:r>
              <w:rPr>
                <w:rFonts w:ascii="Times New Roman" w:hAnsi="Times New Roman"/>
                <w:sz w:val="18"/>
              </w:rPr>
              <w:t>U定义见</w:t>
            </w:r>
            <w:r>
              <w:rPr>
                <w:rFonts w:hint="eastAsia" w:ascii="Times New Roman" w:hAnsi="Times New Roman"/>
                <w:sz w:val="18"/>
              </w:rPr>
              <w:t>《通感一体化低压电力线宽带载波通信规约 第3部分：物理层通信协议》5.1.12</w:t>
            </w:r>
            <w:r>
              <w:rPr>
                <w:rFonts w:hint="eastAsia" w:ascii="Times New Roman" w:hAnsi="Times New Roman"/>
                <w:sz w:val="18"/>
              </w:rPr>
              <w:tab/>
            </w:r>
            <w:r>
              <w:rPr>
                <w:rFonts w:hint="eastAsia" w:ascii="Times New Roman" w:hAnsi="Times New Roman"/>
                <w:sz w:val="18"/>
              </w:rPr>
              <w:t>OFDMA RU定义 表 22 ISAC-PLC OFDMA RU定义。</w:t>
            </w:r>
          </w:p>
        </w:tc>
      </w:tr>
      <w:tr w14:paraId="54DF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509C122">
            <w:pPr>
              <w:pStyle w:val="125"/>
              <w:autoSpaceDE w:val="0"/>
              <w:autoSpaceDN w:val="0"/>
              <w:adjustRightInd w:val="0"/>
              <w:snapToGrid w:val="0"/>
              <w:rPr>
                <w:rFonts w:ascii="Times New Roman" w:hAnsi="Times New Roman"/>
                <w:sz w:val="18"/>
              </w:rPr>
            </w:pPr>
            <w:r>
              <w:rPr>
                <w:rFonts w:hint="eastAsia" w:ascii="Times New Roman" w:hAnsi="Times New Roman"/>
                <w:sz w:val="18"/>
              </w:rPr>
              <w:t>站点0</w:t>
            </w:r>
            <w:r>
              <w:rPr>
                <w:rFonts w:ascii="Times New Roman" w:hAnsi="Times New Roman"/>
                <w:sz w:val="18"/>
              </w:rPr>
              <w:t xml:space="preserve"> Tx</w:t>
            </w:r>
            <w:r>
              <w:rPr>
                <w:rFonts w:hint="eastAsia" w:ascii="Times New Roman" w:hAnsi="Times New Roman"/>
                <w:sz w:val="18"/>
              </w:rPr>
              <w:t>功率回退</w:t>
            </w:r>
          </w:p>
        </w:tc>
        <w:tc>
          <w:tcPr>
            <w:tcW w:w="993" w:type="dxa"/>
            <w:vAlign w:val="center"/>
          </w:tcPr>
          <w:p w14:paraId="1B8C2046">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992" w:type="dxa"/>
            <w:vAlign w:val="center"/>
          </w:tcPr>
          <w:p w14:paraId="4AD5A680">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-2</w:t>
            </w:r>
          </w:p>
        </w:tc>
        <w:tc>
          <w:tcPr>
            <w:tcW w:w="2126" w:type="dxa"/>
            <w:vAlign w:val="center"/>
          </w:tcPr>
          <w:p w14:paraId="3D4A6593">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835" w:type="dxa"/>
            <w:vAlign w:val="center"/>
          </w:tcPr>
          <w:p w14:paraId="18EDC630">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站点</w:t>
            </w:r>
            <w:r>
              <w:rPr>
                <w:rFonts w:ascii="Times New Roman" w:hAnsi="Times New Roman"/>
                <w:sz w:val="18"/>
              </w:rPr>
              <w:t>0</w:t>
            </w:r>
            <w:r>
              <w:rPr>
                <w:rFonts w:hint="eastAsia" w:ascii="Times New Roman" w:hAnsi="Times New Roman"/>
                <w:sz w:val="18"/>
              </w:rPr>
              <w:t>发射功率相对最大发射功率回退</w:t>
            </w:r>
          </w:p>
          <w:p w14:paraId="0EAF1617">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0：回退0dB</w:t>
            </w:r>
          </w:p>
          <w:p w14:paraId="6928F4FB">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1：回退4dB</w:t>
            </w:r>
          </w:p>
          <w:p w14:paraId="42B67A14">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2：回退8dB</w:t>
            </w:r>
          </w:p>
          <w:p w14:paraId="54C3BFCC">
            <w:pPr>
              <w:pStyle w:val="125"/>
              <w:autoSpaceDE w:val="0"/>
              <w:autoSpaceDN w:val="0"/>
              <w:adjustRightInd w:val="0"/>
              <w:snapToGrid w:val="0"/>
              <w:jc w:val="left"/>
              <w:rPr>
                <w:rFonts w:ascii="Times New Roman" w:hAnsi="Times New Roman"/>
                <w:sz w:val="18"/>
              </w:rPr>
            </w:pPr>
            <w:r>
              <w:rPr>
                <w:rFonts w:ascii="Times New Roman" w:hAnsi="Times New Roman"/>
                <w:sz w:val="18"/>
              </w:rPr>
              <w:t>3</w:t>
            </w:r>
            <w:r>
              <w:rPr>
                <w:rFonts w:hint="eastAsia" w:ascii="Times New Roman" w:hAnsi="Times New Roman"/>
                <w:sz w:val="18"/>
              </w:rPr>
              <w:t>：回退1</w:t>
            </w:r>
            <w:r>
              <w:rPr>
                <w:rFonts w:ascii="Times New Roman" w:hAnsi="Times New Roman"/>
                <w:sz w:val="18"/>
              </w:rPr>
              <w:t>2</w:t>
            </w:r>
            <w:r>
              <w:rPr>
                <w:rFonts w:hint="eastAsia" w:ascii="Times New Roman" w:hAnsi="Times New Roman"/>
                <w:sz w:val="18"/>
              </w:rPr>
              <w:t>dB</w:t>
            </w:r>
          </w:p>
          <w:p w14:paraId="2B2CA465">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4：回退1</w:t>
            </w:r>
            <w:r>
              <w:rPr>
                <w:rFonts w:ascii="Times New Roman" w:hAnsi="Times New Roman"/>
                <w:sz w:val="18"/>
              </w:rPr>
              <w:t>6dB</w:t>
            </w:r>
          </w:p>
          <w:p w14:paraId="6DD69D6E">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5：回退2</w:t>
            </w:r>
            <w:r>
              <w:rPr>
                <w:rFonts w:ascii="Times New Roman" w:hAnsi="Times New Roman"/>
                <w:sz w:val="18"/>
              </w:rPr>
              <w:t>0</w:t>
            </w:r>
            <w:r>
              <w:rPr>
                <w:rFonts w:hint="eastAsia" w:ascii="Times New Roman" w:hAnsi="Times New Roman"/>
                <w:sz w:val="18"/>
              </w:rPr>
              <w:t>dB</w:t>
            </w:r>
          </w:p>
          <w:p w14:paraId="533B63C4">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6：回退2</w:t>
            </w:r>
            <w:r>
              <w:rPr>
                <w:rFonts w:ascii="Times New Roman" w:hAnsi="Times New Roman"/>
                <w:sz w:val="18"/>
              </w:rPr>
              <w:t>4</w:t>
            </w:r>
            <w:r>
              <w:rPr>
                <w:rFonts w:hint="eastAsia" w:ascii="Times New Roman" w:hAnsi="Times New Roman"/>
                <w:sz w:val="18"/>
              </w:rPr>
              <w:t>dB</w:t>
            </w:r>
          </w:p>
          <w:p w14:paraId="7B56663E">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7：回退2</w:t>
            </w:r>
            <w:r>
              <w:rPr>
                <w:rFonts w:ascii="Times New Roman" w:hAnsi="Times New Roman"/>
                <w:sz w:val="18"/>
              </w:rPr>
              <w:t>8</w:t>
            </w:r>
            <w:r>
              <w:rPr>
                <w:rFonts w:hint="eastAsia" w:ascii="Times New Roman" w:hAnsi="Times New Roman"/>
                <w:sz w:val="18"/>
              </w:rPr>
              <w:t>dB</w:t>
            </w:r>
          </w:p>
        </w:tc>
      </w:tr>
      <w:tr w14:paraId="34C4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2CE3737">
            <w:pPr>
              <w:pStyle w:val="125"/>
              <w:autoSpaceDE w:val="0"/>
              <w:autoSpaceDN w:val="0"/>
              <w:adjustRightInd w:val="0"/>
              <w:snapToGrid w:val="0"/>
              <w:rPr>
                <w:rFonts w:ascii="Times New Roman" w:hAnsi="Times New Roman"/>
                <w:sz w:val="18"/>
              </w:rPr>
            </w:pPr>
            <w:r>
              <w:rPr>
                <w:rFonts w:hint="eastAsia" w:ascii="Times New Roman" w:hAnsi="Times New Roman"/>
                <w:sz w:val="18"/>
              </w:rPr>
              <w:t>站点1</w:t>
            </w:r>
            <w:r>
              <w:rPr>
                <w:rFonts w:ascii="Times New Roman" w:hAnsi="Times New Roman"/>
                <w:sz w:val="18"/>
              </w:rPr>
              <w:t xml:space="preserve"> </w:t>
            </w:r>
            <w:r>
              <w:rPr>
                <w:rFonts w:hint="eastAsia" w:ascii="Times New Roman" w:hAnsi="Times New Roman"/>
                <w:sz w:val="18"/>
              </w:rPr>
              <w:t>PB个数</w:t>
            </w:r>
          </w:p>
        </w:tc>
        <w:tc>
          <w:tcPr>
            <w:tcW w:w="993" w:type="dxa"/>
            <w:vAlign w:val="center"/>
          </w:tcPr>
          <w:p w14:paraId="5DB7DB44">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992" w:type="dxa"/>
            <w:vAlign w:val="center"/>
          </w:tcPr>
          <w:p w14:paraId="3BA9CBCF">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126" w:type="dxa"/>
            <w:vAlign w:val="center"/>
          </w:tcPr>
          <w:p w14:paraId="5DC613F4">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vAlign w:val="center"/>
          </w:tcPr>
          <w:p w14:paraId="5688C7CA">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0FE8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6B96B49C">
            <w:pPr>
              <w:pStyle w:val="125"/>
              <w:autoSpaceDE w:val="0"/>
              <w:autoSpaceDN w:val="0"/>
              <w:adjustRightInd w:val="0"/>
              <w:snapToGrid w:val="0"/>
              <w:rPr>
                <w:rFonts w:ascii="Times New Roman" w:hAnsi="Times New Roman"/>
                <w:sz w:val="18"/>
              </w:rPr>
            </w:pPr>
            <w:r>
              <w:rPr>
                <w:rFonts w:hint="eastAsia" w:ascii="Times New Roman" w:hAnsi="Times New Roman"/>
                <w:sz w:val="18"/>
              </w:rPr>
              <w:t>站点1</w:t>
            </w:r>
            <w:r>
              <w:rPr>
                <w:rFonts w:ascii="Times New Roman" w:hAnsi="Times New Roman"/>
                <w:sz w:val="18"/>
              </w:rPr>
              <w:t xml:space="preserve"> </w:t>
            </w:r>
            <w:r>
              <w:rPr>
                <w:rFonts w:hint="eastAsia" w:ascii="Times New Roman" w:hAnsi="Times New Roman"/>
                <w:sz w:val="18"/>
              </w:rPr>
              <w:t>TEI</w:t>
            </w:r>
          </w:p>
        </w:tc>
        <w:tc>
          <w:tcPr>
            <w:tcW w:w="993" w:type="dxa"/>
            <w:vAlign w:val="center"/>
          </w:tcPr>
          <w:p w14:paraId="79AE4FDD">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992" w:type="dxa"/>
            <w:vAlign w:val="center"/>
          </w:tcPr>
          <w:p w14:paraId="20E4221B">
            <w:pPr>
              <w:pStyle w:val="125"/>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2126" w:type="dxa"/>
            <w:vMerge w:val="restart"/>
            <w:vAlign w:val="center"/>
          </w:tcPr>
          <w:p w14:paraId="40A13B42">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vAlign w:val="center"/>
          </w:tcPr>
          <w:p w14:paraId="0CFDA5D8">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69B7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jc w:val="center"/>
        </w:trPr>
        <w:tc>
          <w:tcPr>
            <w:tcW w:w="1696" w:type="dxa"/>
            <w:vMerge w:val="continue"/>
            <w:vAlign w:val="center"/>
          </w:tcPr>
          <w:p w14:paraId="45715F44">
            <w:pPr>
              <w:pStyle w:val="125"/>
              <w:autoSpaceDE w:val="0"/>
              <w:autoSpaceDN w:val="0"/>
              <w:adjustRightInd w:val="0"/>
              <w:snapToGrid w:val="0"/>
              <w:rPr>
                <w:rFonts w:ascii="Times New Roman" w:hAnsi="Times New Roman"/>
                <w:sz w:val="18"/>
              </w:rPr>
            </w:pPr>
          </w:p>
        </w:tc>
        <w:tc>
          <w:tcPr>
            <w:tcW w:w="993" w:type="dxa"/>
            <w:vAlign w:val="center"/>
          </w:tcPr>
          <w:p w14:paraId="6285F324">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992" w:type="dxa"/>
            <w:vAlign w:val="center"/>
          </w:tcPr>
          <w:p w14:paraId="4A26D9E7">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126" w:type="dxa"/>
            <w:vMerge w:val="continue"/>
            <w:vAlign w:val="center"/>
          </w:tcPr>
          <w:p w14:paraId="64217D1B">
            <w:pPr>
              <w:pStyle w:val="125"/>
              <w:autoSpaceDE w:val="0"/>
              <w:autoSpaceDN w:val="0"/>
              <w:adjustRightInd w:val="0"/>
              <w:snapToGrid w:val="0"/>
              <w:rPr>
                <w:rFonts w:ascii="Times New Roman" w:hAnsi="Times New Roman"/>
                <w:sz w:val="18"/>
              </w:rPr>
            </w:pPr>
          </w:p>
        </w:tc>
        <w:tc>
          <w:tcPr>
            <w:tcW w:w="2835" w:type="dxa"/>
            <w:vMerge w:val="continue"/>
            <w:vAlign w:val="center"/>
          </w:tcPr>
          <w:p w14:paraId="0FBA2E28">
            <w:pPr>
              <w:pStyle w:val="125"/>
              <w:autoSpaceDE w:val="0"/>
              <w:autoSpaceDN w:val="0"/>
              <w:adjustRightInd w:val="0"/>
              <w:snapToGrid w:val="0"/>
              <w:jc w:val="left"/>
              <w:rPr>
                <w:rFonts w:ascii="Times New Roman" w:hAnsi="Times New Roman"/>
                <w:sz w:val="18"/>
              </w:rPr>
            </w:pPr>
          </w:p>
        </w:tc>
      </w:tr>
      <w:tr w14:paraId="7427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4D8EE6B2">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1 TMI</w:t>
            </w:r>
          </w:p>
        </w:tc>
        <w:tc>
          <w:tcPr>
            <w:tcW w:w="993" w:type="dxa"/>
            <w:vAlign w:val="center"/>
          </w:tcPr>
          <w:p w14:paraId="7583C073">
            <w:pPr>
              <w:pStyle w:val="125"/>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992" w:type="dxa"/>
            <w:vAlign w:val="center"/>
          </w:tcPr>
          <w:p w14:paraId="7EDDF57F">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4</w:t>
            </w:r>
          </w:p>
        </w:tc>
        <w:tc>
          <w:tcPr>
            <w:tcW w:w="2126" w:type="dxa"/>
            <w:vAlign w:val="center"/>
          </w:tcPr>
          <w:p w14:paraId="113C61D5">
            <w:pPr>
              <w:pStyle w:val="125"/>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2835" w:type="dxa"/>
            <w:vAlign w:val="center"/>
          </w:tcPr>
          <w:p w14:paraId="05C6DE61">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6CB4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6FA9CA88">
            <w:pPr>
              <w:pStyle w:val="125"/>
              <w:autoSpaceDE w:val="0"/>
              <w:autoSpaceDN w:val="0"/>
              <w:adjustRightInd w:val="0"/>
              <w:snapToGrid w:val="0"/>
              <w:rPr>
                <w:rFonts w:ascii="Times New Roman" w:hAnsi="Times New Roman"/>
                <w:sz w:val="18"/>
              </w:rPr>
            </w:pPr>
            <w:r>
              <w:rPr>
                <w:rFonts w:hint="eastAsia" w:ascii="Times New Roman" w:hAnsi="Times New Roman"/>
                <w:sz w:val="18"/>
              </w:rPr>
              <w:t>站点1</w:t>
            </w:r>
            <w:r>
              <w:rPr>
                <w:rFonts w:ascii="Times New Roman" w:hAnsi="Times New Roman"/>
                <w:sz w:val="18"/>
              </w:rPr>
              <w:t xml:space="preserve"> </w:t>
            </w:r>
            <w:r>
              <w:rPr>
                <w:rFonts w:hint="eastAsia" w:ascii="Times New Roman" w:hAnsi="Times New Roman"/>
                <w:sz w:val="18"/>
              </w:rPr>
              <w:t>RU</w:t>
            </w:r>
          </w:p>
        </w:tc>
        <w:tc>
          <w:tcPr>
            <w:tcW w:w="993" w:type="dxa"/>
            <w:vAlign w:val="center"/>
          </w:tcPr>
          <w:p w14:paraId="72BB85A8">
            <w:pPr>
              <w:pStyle w:val="125"/>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992" w:type="dxa"/>
            <w:vAlign w:val="center"/>
          </w:tcPr>
          <w:p w14:paraId="2A9E8799">
            <w:pPr>
              <w:pStyle w:val="125"/>
              <w:autoSpaceDE w:val="0"/>
              <w:autoSpaceDN w:val="0"/>
              <w:adjustRightInd w:val="0"/>
              <w:snapToGrid w:val="0"/>
              <w:rPr>
                <w:rFonts w:ascii="Times New Roman" w:hAnsi="Times New Roman"/>
                <w:sz w:val="18"/>
              </w:rPr>
            </w:pPr>
            <w:r>
              <w:rPr>
                <w:rFonts w:hint="eastAsia" w:ascii="Times New Roman" w:hAnsi="Times New Roman"/>
                <w:sz w:val="18"/>
              </w:rPr>
              <w:t>5-</w:t>
            </w:r>
            <w:r>
              <w:rPr>
                <w:rFonts w:ascii="Times New Roman" w:hAnsi="Times New Roman"/>
                <w:sz w:val="18"/>
              </w:rPr>
              <w:t>7</w:t>
            </w:r>
          </w:p>
        </w:tc>
        <w:tc>
          <w:tcPr>
            <w:tcW w:w="2126" w:type="dxa"/>
            <w:vMerge w:val="restart"/>
            <w:vAlign w:val="center"/>
          </w:tcPr>
          <w:p w14:paraId="7B23BF72">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35" w:type="dxa"/>
            <w:vMerge w:val="restart"/>
            <w:vAlign w:val="center"/>
          </w:tcPr>
          <w:p w14:paraId="3E1101BA">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7C53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696" w:type="dxa"/>
            <w:vMerge w:val="continue"/>
            <w:vAlign w:val="center"/>
          </w:tcPr>
          <w:p w14:paraId="0097B188">
            <w:pPr>
              <w:pStyle w:val="125"/>
              <w:autoSpaceDE w:val="0"/>
              <w:autoSpaceDN w:val="0"/>
              <w:adjustRightInd w:val="0"/>
              <w:snapToGrid w:val="0"/>
              <w:rPr>
                <w:rFonts w:ascii="Times New Roman" w:hAnsi="Times New Roman"/>
                <w:sz w:val="18"/>
              </w:rPr>
            </w:pPr>
          </w:p>
        </w:tc>
        <w:tc>
          <w:tcPr>
            <w:tcW w:w="993" w:type="dxa"/>
            <w:vAlign w:val="center"/>
          </w:tcPr>
          <w:p w14:paraId="0AC4F7D2">
            <w:pPr>
              <w:pStyle w:val="125"/>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992" w:type="dxa"/>
            <w:vAlign w:val="center"/>
          </w:tcPr>
          <w:p w14:paraId="52C75C2B">
            <w:pPr>
              <w:pStyle w:val="125"/>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2126" w:type="dxa"/>
            <w:vMerge w:val="continue"/>
            <w:vAlign w:val="center"/>
          </w:tcPr>
          <w:p w14:paraId="4BED1378">
            <w:pPr>
              <w:pStyle w:val="125"/>
              <w:autoSpaceDE w:val="0"/>
              <w:autoSpaceDN w:val="0"/>
              <w:adjustRightInd w:val="0"/>
              <w:snapToGrid w:val="0"/>
              <w:rPr>
                <w:rFonts w:ascii="Times New Roman" w:hAnsi="Times New Roman"/>
                <w:sz w:val="18"/>
              </w:rPr>
            </w:pPr>
          </w:p>
        </w:tc>
        <w:tc>
          <w:tcPr>
            <w:tcW w:w="2835" w:type="dxa"/>
            <w:vMerge w:val="continue"/>
            <w:vAlign w:val="center"/>
          </w:tcPr>
          <w:p w14:paraId="472FD9B0">
            <w:pPr>
              <w:pStyle w:val="125"/>
              <w:autoSpaceDE w:val="0"/>
              <w:autoSpaceDN w:val="0"/>
              <w:adjustRightInd w:val="0"/>
              <w:snapToGrid w:val="0"/>
              <w:jc w:val="left"/>
              <w:rPr>
                <w:rFonts w:ascii="Times New Roman" w:hAnsi="Times New Roman"/>
                <w:sz w:val="18"/>
              </w:rPr>
            </w:pPr>
          </w:p>
        </w:tc>
      </w:tr>
      <w:tr w14:paraId="5E65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46FE6B4">
            <w:pPr>
              <w:pStyle w:val="125"/>
              <w:autoSpaceDE w:val="0"/>
              <w:autoSpaceDN w:val="0"/>
              <w:adjustRightInd w:val="0"/>
              <w:snapToGrid w:val="0"/>
              <w:rPr>
                <w:rFonts w:ascii="Times New Roman" w:hAnsi="Times New Roman"/>
                <w:sz w:val="18"/>
              </w:rPr>
            </w:pPr>
            <w:r>
              <w:rPr>
                <w:rFonts w:hint="eastAsia" w:ascii="Times New Roman" w:hAnsi="Times New Roman"/>
                <w:sz w:val="18"/>
              </w:rPr>
              <w:t>站点1</w:t>
            </w:r>
            <w:r>
              <w:rPr>
                <w:rFonts w:ascii="Times New Roman" w:hAnsi="Times New Roman"/>
                <w:sz w:val="18"/>
              </w:rPr>
              <w:t xml:space="preserve"> </w:t>
            </w:r>
            <w:r>
              <w:rPr>
                <w:rFonts w:hint="eastAsia" w:ascii="Times New Roman" w:hAnsi="Times New Roman"/>
                <w:sz w:val="18"/>
              </w:rPr>
              <w:t>T</w:t>
            </w:r>
            <w:r>
              <w:rPr>
                <w:rFonts w:ascii="Times New Roman" w:hAnsi="Times New Roman"/>
                <w:sz w:val="18"/>
              </w:rPr>
              <w:t>x</w:t>
            </w:r>
            <w:r>
              <w:rPr>
                <w:rFonts w:hint="eastAsia" w:ascii="Times New Roman" w:hAnsi="Times New Roman"/>
                <w:sz w:val="18"/>
              </w:rPr>
              <w:t>功率回退</w:t>
            </w:r>
          </w:p>
        </w:tc>
        <w:tc>
          <w:tcPr>
            <w:tcW w:w="993" w:type="dxa"/>
            <w:vAlign w:val="center"/>
          </w:tcPr>
          <w:p w14:paraId="1517622A">
            <w:pPr>
              <w:pStyle w:val="125"/>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992" w:type="dxa"/>
            <w:vAlign w:val="center"/>
          </w:tcPr>
          <w:p w14:paraId="76E67537">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3</w:t>
            </w:r>
          </w:p>
        </w:tc>
        <w:tc>
          <w:tcPr>
            <w:tcW w:w="2126" w:type="dxa"/>
            <w:vAlign w:val="center"/>
          </w:tcPr>
          <w:p w14:paraId="2AF19DC5">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835" w:type="dxa"/>
            <w:vAlign w:val="center"/>
          </w:tcPr>
          <w:p w14:paraId="037516AD">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0113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86B177E">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2 </w:t>
            </w:r>
            <w:r>
              <w:rPr>
                <w:rFonts w:hint="eastAsia" w:ascii="Times New Roman" w:hAnsi="Times New Roman"/>
                <w:sz w:val="18"/>
              </w:rPr>
              <w:t>PB个数</w:t>
            </w:r>
          </w:p>
        </w:tc>
        <w:tc>
          <w:tcPr>
            <w:tcW w:w="993" w:type="dxa"/>
            <w:vAlign w:val="center"/>
          </w:tcPr>
          <w:p w14:paraId="328B1282">
            <w:pPr>
              <w:pStyle w:val="125"/>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992" w:type="dxa"/>
            <w:vAlign w:val="center"/>
          </w:tcPr>
          <w:p w14:paraId="504E9E58">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126" w:type="dxa"/>
            <w:vAlign w:val="center"/>
          </w:tcPr>
          <w:p w14:paraId="34BBE578">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vAlign w:val="center"/>
          </w:tcPr>
          <w:p w14:paraId="631AD660">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5077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17823FF5">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2 </w:t>
            </w:r>
            <w:r>
              <w:rPr>
                <w:rFonts w:hint="eastAsia" w:ascii="Times New Roman" w:hAnsi="Times New Roman"/>
                <w:sz w:val="18"/>
              </w:rPr>
              <w:t>TEI</w:t>
            </w:r>
          </w:p>
        </w:tc>
        <w:tc>
          <w:tcPr>
            <w:tcW w:w="993" w:type="dxa"/>
            <w:vAlign w:val="center"/>
          </w:tcPr>
          <w:p w14:paraId="0638FBC7">
            <w:pPr>
              <w:pStyle w:val="125"/>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992" w:type="dxa"/>
            <w:vAlign w:val="center"/>
          </w:tcPr>
          <w:p w14:paraId="18CDED20">
            <w:pPr>
              <w:pStyle w:val="125"/>
              <w:autoSpaceDE w:val="0"/>
              <w:autoSpaceDN w:val="0"/>
              <w:adjustRightInd w:val="0"/>
              <w:snapToGrid w:val="0"/>
              <w:rPr>
                <w:rFonts w:ascii="Times New Roman" w:hAnsi="Times New Roman"/>
                <w:sz w:val="18"/>
              </w:rPr>
            </w:pPr>
            <w:r>
              <w:rPr>
                <w:rFonts w:hint="eastAsia" w:ascii="Times New Roman" w:hAnsi="Times New Roman"/>
                <w:sz w:val="18"/>
              </w:rPr>
              <w:t>5-</w:t>
            </w:r>
            <w:r>
              <w:rPr>
                <w:rFonts w:ascii="Times New Roman" w:hAnsi="Times New Roman"/>
                <w:sz w:val="18"/>
              </w:rPr>
              <w:t>7</w:t>
            </w:r>
          </w:p>
        </w:tc>
        <w:tc>
          <w:tcPr>
            <w:tcW w:w="2126" w:type="dxa"/>
            <w:vMerge w:val="restart"/>
            <w:vAlign w:val="center"/>
          </w:tcPr>
          <w:p w14:paraId="4372AA8B">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Align w:val="center"/>
          </w:tcPr>
          <w:p w14:paraId="32F09DA4">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6E15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4925F227">
            <w:pPr>
              <w:pStyle w:val="125"/>
              <w:autoSpaceDE w:val="0"/>
              <w:autoSpaceDN w:val="0"/>
              <w:adjustRightInd w:val="0"/>
              <w:snapToGrid w:val="0"/>
              <w:rPr>
                <w:rFonts w:ascii="Times New Roman" w:hAnsi="Times New Roman"/>
                <w:sz w:val="18"/>
              </w:rPr>
            </w:pPr>
          </w:p>
        </w:tc>
        <w:tc>
          <w:tcPr>
            <w:tcW w:w="993" w:type="dxa"/>
            <w:vAlign w:val="center"/>
          </w:tcPr>
          <w:p w14:paraId="269EEC6D">
            <w:pPr>
              <w:pStyle w:val="125"/>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992" w:type="dxa"/>
            <w:vAlign w:val="center"/>
          </w:tcPr>
          <w:p w14:paraId="361428DD">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126" w:type="dxa"/>
            <w:vMerge w:val="continue"/>
            <w:vAlign w:val="center"/>
          </w:tcPr>
          <w:p w14:paraId="40E91F5D">
            <w:pPr>
              <w:pStyle w:val="125"/>
              <w:autoSpaceDE w:val="0"/>
              <w:autoSpaceDN w:val="0"/>
              <w:adjustRightInd w:val="0"/>
              <w:snapToGrid w:val="0"/>
              <w:rPr>
                <w:rFonts w:ascii="Times New Roman" w:hAnsi="Times New Roman"/>
                <w:sz w:val="18"/>
              </w:rPr>
            </w:pPr>
          </w:p>
        </w:tc>
        <w:tc>
          <w:tcPr>
            <w:tcW w:w="2835" w:type="dxa"/>
            <w:vAlign w:val="center"/>
          </w:tcPr>
          <w:p w14:paraId="711BD18A">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03A1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0F15FAAF">
            <w:pPr>
              <w:pStyle w:val="125"/>
              <w:autoSpaceDE w:val="0"/>
              <w:autoSpaceDN w:val="0"/>
              <w:adjustRightInd w:val="0"/>
              <w:snapToGrid w:val="0"/>
              <w:rPr>
                <w:rFonts w:ascii="Times New Roman" w:hAnsi="Times New Roman"/>
                <w:sz w:val="18"/>
              </w:rPr>
            </w:pPr>
          </w:p>
        </w:tc>
        <w:tc>
          <w:tcPr>
            <w:tcW w:w="993" w:type="dxa"/>
            <w:vAlign w:val="center"/>
          </w:tcPr>
          <w:p w14:paraId="5364C8E3">
            <w:pPr>
              <w:pStyle w:val="125"/>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992" w:type="dxa"/>
            <w:vAlign w:val="center"/>
          </w:tcPr>
          <w:p w14:paraId="7F6BBDD2">
            <w:pPr>
              <w:pStyle w:val="125"/>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2126" w:type="dxa"/>
            <w:vMerge w:val="continue"/>
            <w:vAlign w:val="center"/>
          </w:tcPr>
          <w:p w14:paraId="048E9D34">
            <w:pPr>
              <w:pStyle w:val="125"/>
              <w:autoSpaceDE w:val="0"/>
              <w:autoSpaceDN w:val="0"/>
              <w:adjustRightInd w:val="0"/>
              <w:snapToGrid w:val="0"/>
              <w:rPr>
                <w:rFonts w:ascii="Times New Roman" w:hAnsi="Times New Roman"/>
                <w:sz w:val="18"/>
              </w:rPr>
            </w:pPr>
          </w:p>
        </w:tc>
        <w:tc>
          <w:tcPr>
            <w:tcW w:w="2835" w:type="dxa"/>
            <w:vAlign w:val="center"/>
          </w:tcPr>
          <w:p w14:paraId="06F6E92C">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1C68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8FCECAE">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2 TMI</w:t>
            </w:r>
          </w:p>
        </w:tc>
        <w:tc>
          <w:tcPr>
            <w:tcW w:w="993" w:type="dxa"/>
            <w:vAlign w:val="center"/>
          </w:tcPr>
          <w:p w14:paraId="63917013">
            <w:pPr>
              <w:pStyle w:val="125"/>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992" w:type="dxa"/>
            <w:vAlign w:val="center"/>
          </w:tcPr>
          <w:p w14:paraId="4E0576A9">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5</w:t>
            </w:r>
          </w:p>
        </w:tc>
        <w:tc>
          <w:tcPr>
            <w:tcW w:w="2126" w:type="dxa"/>
            <w:vAlign w:val="center"/>
          </w:tcPr>
          <w:p w14:paraId="7BD253B8">
            <w:pPr>
              <w:pStyle w:val="125"/>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2835" w:type="dxa"/>
            <w:vAlign w:val="center"/>
          </w:tcPr>
          <w:p w14:paraId="7E1EC04B">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18DC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3DB7770A">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2 </w:t>
            </w:r>
            <w:r>
              <w:rPr>
                <w:rFonts w:hint="eastAsia" w:ascii="Times New Roman" w:hAnsi="Times New Roman"/>
                <w:sz w:val="18"/>
              </w:rPr>
              <w:t>RU</w:t>
            </w:r>
          </w:p>
        </w:tc>
        <w:tc>
          <w:tcPr>
            <w:tcW w:w="993" w:type="dxa"/>
            <w:vAlign w:val="center"/>
          </w:tcPr>
          <w:p w14:paraId="1B3C07C5">
            <w:pPr>
              <w:pStyle w:val="125"/>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992" w:type="dxa"/>
            <w:vAlign w:val="center"/>
          </w:tcPr>
          <w:p w14:paraId="479659A6">
            <w:pPr>
              <w:pStyle w:val="125"/>
              <w:autoSpaceDE w:val="0"/>
              <w:autoSpaceDN w:val="0"/>
              <w:adjustRightInd w:val="0"/>
              <w:snapToGrid w:val="0"/>
              <w:rPr>
                <w:rFonts w:ascii="Times New Roman" w:hAnsi="Times New Roman"/>
                <w:sz w:val="18"/>
              </w:rPr>
            </w:pPr>
            <w:r>
              <w:rPr>
                <w:rFonts w:hint="eastAsia" w:ascii="Times New Roman" w:hAnsi="Times New Roman"/>
                <w:sz w:val="18"/>
              </w:rPr>
              <w:t>6-</w:t>
            </w:r>
            <w:r>
              <w:rPr>
                <w:rFonts w:ascii="Times New Roman" w:hAnsi="Times New Roman"/>
                <w:sz w:val="18"/>
              </w:rPr>
              <w:t>7</w:t>
            </w:r>
          </w:p>
        </w:tc>
        <w:tc>
          <w:tcPr>
            <w:tcW w:w="2126" w:type="dxa"/>
            <w:vMerge w:val="restart"/>
            <w:vAlign w:val="center"/>
          </w:tcPr>
          <w:p w14:paraId="2C40D170">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35" w:type="dxa"/>
            <w:vMerge w:val="restart"/>
            <w:vAlign w:val="center"/>
          </w:tcPr>
          <w:p w14:paraId="7D6F72D8">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48B4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2E343932">
            <w:pPr>
              <w:pStyle w:val="125"/>
              <w:autoSpaceDE w:val="0"/>
              <w:autoSpaceDN w:val="0"/>
              <w:adjustRightInd w:val="0"/>
              <w:snapToGrid w:val="0"/>
              <w:rPr>
                <w:rFonts w:ascii="Times New Roman" w:hAnsi="Times New Roman"/>
                <w:sz w:val="18"/>
              </w:rPr>
            </w:pPr>
          </w:p>
        </w:tc>
        <w:tc>
          <w:tcPr>
            <w:tcW w:w="993" w:type="dxa"/>
            <w:vAlign w:val="center"/>
          </w:tcPr>
          <w:p w14:paraId="2D9C741B">
            <w:pPr>
              <w:pStyle w:val="125"/>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992" w:type="dxa"/>
            <w:vAlign w:val="center"/>
          </w:tcPr>
          <w:p w14:paraId="2DD000F5">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1</w:t>
            </w:r>
          </w:p>
        </w:tc>
        <w:tc>
          <w:tcPr>
            <w:tcW w:w="2126" w:type="dxa"/>
            <w:vMerge w:val="continue"/>
            <w:vAlign w:val="center"/>
          </w:tcPr>
          <w:p w14:paraId="50CCD63F">
            <w:pPr>
              <w:pStyle w:val="125"/>
              <w:autoSpaceDE w:val="0"/>
              <w:autoSpaceDN w:val="0"/>
              <w:adjustRightInd w:val="0"/>
              <w:snapToGrid w:val="0"/>
              <w:rPr>
                <w:rFonts w:ascii="Times New Roman" w:hAnsi="Times New Roman"/>
                <w:sz w:val="18"/>
              </w:rPr>
            </w:pPr>
          </w:p>
        </w:tc>
        <w:tc>
          <w:tcPr>
            <w:tcW w:w="2835" w:type="dxa"/>
            <w:vMerge w:val="continue"/>
            <w:vAlign w:val="center"/>
          </w:tcPr>
          <w:p w14:paraId="102F9CC2">
            <w:pPr>
              <w:pStyle w:val="125"/>
              <w:autoSpaceDE w:val="0"/>
              <w:autoSpaceDN w:val="0"/>
              <w:adjustRightInd w:val="0"/>
              <w:snapToGrid w:val="0"/>
              <w:jc w:val="left"/>
              <w:rPr>
                <w:rFonts w:ascii="Times New Roman" w:hAnsi="Times New Roman"/>
                <w:sz w:val="18"/>
              </w:rPr>
            </w:pPr>
          </w:p>
        </w:tc>
      </w:tr>
      <w:tr w14:paraId="69DE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56118882">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2 </w:t>
            </w:r>
            <w:r>
              <w:rPr>
                <w:rFonts w:hint="eastAsia" w:ascii="Times New Roman" w:hAnsi="Times New Roman"/>
                <w:sz w:val="18"/>
              </w:rPr>
              <w:t>T</w:t>
            </w:r>
            <w:r>
              <w:rPr>
                <w:rFonts w:ascii="Times New Roman" w:hAnsi="Times New Roman"/>
                <w:sz w:val="18"/>
              </w:rPr>
              <w:t>x</w:t>
            </w:r>
            <w:r>
              <w:rPr>
                <w:rFonts w:hint="eastAsia" w:ascii="Times New Roman" w:hAnsi="Times New Roman"/>
                <w:sz w:val="18"/>
              </w:rPr>
              <w:t>功率回退</w:t>
            </w:r>
          </w:p>
        </w:tc>
        <w:tc>
          <w:tcPr>
            <w:tcW w:w="993" w:type="dxa"/>
            <w:vAlign w:val="center"/>
          </w:tcPr>
          <w:p w14:paraId="12787BF7">
            <w:pPr>
              <w:pStyle w:val="125"/>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992" w:type="dxa"/>
            <w:vAlign w:val="center"/>
          </w:tcPr>
          <w:p w14:paraId="77270AE2">
            <w:pPr>
              <w:pStyle w:val="125"/>
              <w:autoSpaceDE w:val="0"/>
              <w:autoSpaceDN w:val="0"/>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4</w:t>
            </w:r>
          </w:p>
        </w:tc>
        <w:tc>
          <w:tcPr>
            <w:tcW w:w="2126" w:type="dxa"/>
            <w:vAlign w:val="center"/>
          </w:tcPr>
          <w:p w14:paraId="63A615E2">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835" w:type="dxa"/>
            <w:vAlign w:val="center"/>
          </w:tcPr>
          <w:p w14:paraId="26781CD1">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7A50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32C13A5C">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3 </w:t>
            </w:r>
            <w:r>
              <w:rPr>
                <w:rFonts w:hint="eastAsia" w:ascii="Times New Roman" w:hAnsi="Times New Roman"/>
                <w:sz w:val="18"/>
              </w:rPr>
              <w:t>PB个数</w:t>
            </w:r>
          </w:p>
        </w:tc>
        <w:tc>
          <w:tcPr>
            <w:tcW w:w="993" w:type="dxa"/>
            <w:vAlign w:val="center"/>
          </w:tcPr>
          <w:p w14:paraId="04A44C00">
            <w:pPr>
              <w:pStyle w:val="125"/>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992" w:type="dxa"/>
            <w:vAlign w:val="center"/>
          </w:tcPr>
          <w:p w14:paraId="15976459">
            <w:pPr>
              <w:pStyle w:val="125"/>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2126" w:type="dxa"/>
            <w:vAlign w:val="center"/>
          </w:tcPr>
          <w:p w14:paraId="7FEC1FEF">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2835" w:type="dxa"/>
            <w:vAlign w:val="center"/>
          </w:tcPr>
          <w:p w14:paraId="53FE5E81">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38D9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0CCD3086">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3 </w:t>
            </w:r>
            <w:r>
              <w:rPr>
                <w:rFonts w:hint="eastAsia" w:ascii="Times New Roman" w:hAnsi="Times New Roman"/>
                <w:sz w:val="18"/>
              </w:rPr>
              <w:t>TEI</w:t>
            </w:r>
          </w:p>
        </w:tc>
        <w:tc>
          <w:tcPr>
            <w:tcW w:w="993" w:type="dxa"/>
            <w:vAlign w:val="center"/>
          </w:tcPr>
          <w:p w14:paraId="3011D7E9">
            <w:pPr>
              <w:pStyle w:val="125"/>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992" w:type="dxa"/>
            <w:vAlign w:val="center"/>
          </w:tcPr>
          <w:p w14:paraId="1B2122D3">
            <w:pPr>
              <w:pStyle w:val="125"/>
              <w:autoSpaceDE w:val="0"/>
              <w:autoSpaceDN w:val="0"/>
              <w:adjustRightInd w:val="0"/>
              <w:snapToGrid w:val="0"/>
              <w:rPr>
                <w:rFonts w:ascii="Times New Roman" w:hAnsi="Times New Roman"/>
                <w:sz w:val="18"/>
              </w:rPr>
            </w:pPr>
            <w:r>
              <w:rPr>
                <w:rFonts w:hint="eastAsia" w:ascii="Times New Roman" w:hAnsi="Times New Roman"/>
                <w:sz w:val="18"/>
              </w:rPr>
              <w:t>6-</w:t>
            </w:r>
            <w:r>
              <w:rPr>
                <w:rFonts w:ascii="Times New Roman" w:hAnsi="Times New Roman"/>
                <w:sz w:val="18"/>
              </w:rPr>
              <w:t>7</w:t>
            </w:r>
          </w:p>
        </w:tc>
        <w:tc>
          <w:tcPr>
            <w:tcW w:w="2126" w:type="dxa"/>
            <w:vMerge w:val="restart"/>
            <w:vAlign w:val="center"/>
          </w:tcPr>
          <w:p w14:paraId="267341B1">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35" w:type="dxa"/>
            <w:vMerge w:val="restart"/>
            <w:vAlign w:val="center"/>
          </w:tcPr>
          <w:p w14:paraId="71354C27">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028C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696" w:type="dxa"/>
            <w:vMerge w:val="continue"/>
            <w:vAlign w:val="center"/>
          </w:tcPr>
          <w:p w14:paraId="1BCC7010">
            <w:pPr>
              <w:pStyle w:val="125"/>
              <w:autoSpaceDE w:val="0"/>
              <w:autoSpaceDN w:val="0"/>
              <w:adjustRightInd w:val="0"/>
              <w:snapToGrid w:val="0"/>
              <w:rPr>
                <w:rFonts w:ascii="Times New Roman" w:hAnsi="Times New Roman"/>
                <w:sz w:val="18"/>
              </w:rPr>
            </w:pPr>
          </w:p>
        </w:tc>
        <w:tc>
          <w:tcPr>
            <w:tcW w:w="993" w:type="dxa"/>
            <w:vAlign w:val="center"/>
          </w:tcPr>
          <w:p w14:paraId="47254C8B">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0</w:t>
            </w:r>
          </w:p>
        </w:tc>
        <w:tc>
          <w:tcPr>
            <w:tcW w:w="992" w:type="dxa"/>
            <w:vAlign w:val="center"/>
          </w:tcPr>
          <w:p w14:paraId="6B6CFFDF">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126" w:type="dxa"/>
            <w:vMerge w:val="continue"/>
            <w:vAlign w:val="center"/>
          </w:tcPr>
          <w:p w14:paraId="29987BC8">
            <w:pPr>
              <w:pStyle w:val="125"/>
              <w:autoSpaceDE w:val="0"/>
              <w:autoSpaceDN w:val="0"/>
              <w:adjustRightInd w:val="0"/>
              <w:snapToGrid w:val="0"/>
              <w:rPr>
                <w:rFonts w:ascii="Times New Roman" w:hAnsi="Times New Roman"/>
                <w:sz w:val="18"/>
              </w:rPr>
            </w:pPr>
          </w:p>
        </w:tc>
        <w:tc>
          <w:tcPr>
            <w:tcW w:w="2835" w:type="dxa"/>
            <w:vMerge w:val="continue"/>
            <w:vAlign w:val="center"/>
          </w:tcPr>
          <w:p w14:paraId="3CB50780">
            <w:pPr>
              <w:pStyle w:val="125"/>
              <w:autoSpaceDE w:val="0"/>
              <w:autoSpaceDN w:val="0"/>
              <w:adjustRightInd w:val="0"/>
              <w:snapToGrid w:val="0"/>
              <w:jc w:val="left"/>
              <w:rPr>
                <w:rFonts w:ascii="Times New Roman" w:hAnsi="Times New Roman"/>
                <w:sz w:val="18"/>
              </w:rPr>
            </w:pPr>
          </w:p>
        </w:tc>
      </w:tr>
      <w:tr w14:paraId="2E18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696" w:type="dxa"/>
            <w:vMerge w:val="continue"/>
            <w:vAlign w:val="center"/>
          </w:tcPr>
          <w:p w14:paraId="0B61FA77">
            <w:pPr>
              <w:pStyle w:val="125"/>
              <w:autoSpaceDE w:val="0"/>
              <w:autoSpaceDN w:val="0"/>
              <w:adjustRightInd w:val="0"/>
              <w:snapToGrid w:val="0"/>
              <w:rPr>
                <w:rFonts w:ascii="Times New Roman" w:hAnsi="Times New Roman"/>
                <w:sz w:val="18"/>
              </w:rPr>
            </w:pPr>
          </w:p>
        </w:tc>
        <w:tc>
          <w:tcPr>
            <w:tcW w:w="993" w:type="dxa"/>
            <w:vAlign w:val="center"/>
          </w:tcPr>
          <w:p w14:paraId="297C7CB5">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1</w:t>
            </w:r>
          </w:p>
        </w:tc>
        <w:tc>
          <w:tcPr>
            <w:tcW w:w="992" w:type="dxa"/>
            <w:vAlign w:val="center"/>
          </w:tcPr>
          <w:p w14:paraId="1C1B1AC8">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1</w:t>
            </w:r>
          </w:p>
        </w:tc>
        <w:tc>
          <w:tcPr>
            <w:tcW w:w="2126" w:type="dxa"/>
            <w:vMerge w:val="continue"/>
            <w:vAlign w:val="center"/>
          </w:tcPr>
          <w:p w14:paraId="445760BF">
            <w:pPr>
              <w:pStyle w:val="125"/>
              <w:autoSpaceDE w:val="0"/>
              <w:autoSpaceDN w:val="0"/>
              <w:adjustRightInd w:val="0"/>
              <w:snapToGrid w:val="0"/>
              <w:rPr>
                <w:rFonts w:ascii="Times New Roman" w:hAnsi="Times New Roman"/>
                <w:sz w:val="18"/>
              </w:rPr>
            </w:pPr>
          </w:p>
        </w:tc>
        <w:tc>
          <w:tcPr>
            <w:tcW w:w="2835" w:type="dxa"/>
            <w:vMerge w:val="continue"/>
            <w:vAlign w:val="center"/>
          </w:tcPr>
          <w:p w14:paraId="35AE0A46">
            <w:pPr>
              <w:pStyle w:val="125"/>
              <w:autoSpaceDE w:val="0"/>
              <w:autoSpaceDN w:val="0"/>
              <w:adjustRightInd w:val="0"/>
              <w:snapToGrid w:val="0"/>
              <w:jc w:val="left"/>
              <w:rPr>
                <w:rFonts w:ascii="Times New Roman" w:hAnsi="Times New Roman"/>
                <w:sz w:val="18"/>
              </w:rPr>
            </w:pPr>
          </w:p>
        </w:tc>
      </w:tr>
      <w:tr w14:paraId="26CA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6246185">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3 TMI</w:t>
            </w:r>
          </w:p>
        </w:tc>
        <w:tc>
          <w:tcPr>
            <w:tcW w:w="993" w:type="dxa"/>
            <w:vAlign w:val="center"/>
          </w:tcPr>
          <w:p w14:paraId="226BD706">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1</w:t>
            </w:r>
          </w:p>
        </w:tc>
        <w:tc>
          <w:tcPr>
            <w:tcW w:w="992" w:type="dxa"/>
            <w:vAlign w:val="center"/>
          </w:tcPr>
          <w:p w14:paraId="7B0B6FE4">
            <w:pPr>
              <w:pStyle w:val="125"/>
              <w:autoSpaceDE w:val="0"/>
              <w:autoSpaceDN w:val="0"/>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6</w:t>
            </w:r>
          </w:p>
        </w:tc>
        <w:tc>
          <w:tcPr>
            <w:tcW w:w="2126" w:type="dxa"/>
            <w:vAlign w:val="center"/>
          </w:tcPr>
          <w:p w14:paraId="46444875">
            <w:pPr>
              <w:pStyle w:val="125"/>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2835" w:type="dxa"/>
            <w:vAlign w:val="center"/>
          </w:tcPr>
          <w:p w14:paraId="0B6C19C5">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68D0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5F80FC60">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3 </w:t>
            </w:r>
            <w:r>
              <w:rPr>
                <w:rFonts w:hint="eastAsia" w:ascii="Times New Roman" w:hAnsi="Times New Roman"/>
                <w:sz w:val="18"/>
              </w:rPr>
              <w:t>RU</w:t>
            </w:r>
          </w:p>
        </w:tc>
        <w:tc>
          <w:tcPr>
            <w:tcW w:w="993" w:type="dxa"/>
            <w:vAlign w:val="center"/>
          </w:tcPr>
          <w:p w14:paraId="1180B987">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1</w:t>
            </w:r>
          </w:p>
        </w:tc>
        <w:tc>
          <w:tcPr>
            <w:tcW w:w="992" w:type="dxa"/>
            <w:vAlign w:val="center"/>
          </w:tcPr>
          <w:p w14:paraId="7653AC6E">
            <w:pPr>
              <w:pStyle w:val="125"/>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2126" w:type="dxa"/>
            <w:vMerge w:val="restart"/>
            <w:vAlign w:val="center"/>
          </w:tcPr>
          <w:p w14:paraId="22479869">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35" w:type="dxa"/>
            <w:vMerge w:val="restart"/>
            <w:vAlign w:val="center"/>
          </w:tcPr>
          <w:p w14:paraId="54442F36">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4E9B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481B44E8">
            <w:pPr>
              <w:pStyle w:val="125"/>
              <w:autoSpaceDE w:val="0"/>
              <w:autoSpaceDN w:val="0"/>
              <w:adjustRightInd w:val="0"/>
              <w:snapToGrid w:val="0"/>
              <w:rPr>
                <w:rFonts w:ascii="Times New Roman" w:hAnsi="Times New Roman"/>
                <w:sz w:val="18"/>
              </w:rPr>
            </w:pPr>
          </w:p>
        </w:tc>
        <w:tc>
          <w:tcPr>
            <w:tcW w:w="993" w:type="dxa"/>
            <w:vAlign w:val="center"/>
          </w:tcPr>
          <w:p w14:paraId="33E76A3B">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992" w:type="dxa"/>
            <w:vAlign w:val="center"/>
          </w:tcPr>
          <w:p w14:paraId="161F128A">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2</w:t>
            </w:r>
          </w:p>
        </w:tc>
        <w:tc>
          <w:tcPr>
            <w:tcW w:w="2126" w:type="dxa"/>
            <w:vMerge w:val="continue"/>
            <w:vAlign w:val="center"/>
          </w:tcPr>
          <w:p w14:paraId="3AB7E710">
            <w:pPr>
              <w:pStyle w:val="125"/>
              <w:autoSpaceDE w:val="0"/>
              <w:autoSpaceDN w:val="0"/>
              <w:adjustRightInd w:val="0"/>
              <w:snapToGrid w:val="0"/>
              <w:rPr>
                <w:rFonts w:ascii="Times New Roman" w:hAnsi="Times New Roman"/>
                <w:sz w:val="18"/>
              </w:rPr>
            </w:pPr>
          </w:p>
        </w:tc>
        <w:tc>
          <w:tcPr>
            <w:tcW w:w="2835" w:type="dxa"/>
            <w:vMerge w:val="continue"/>
            <w:vAlign w:val="center"/>
          </w:tcPr>
          <w:p w14:paraId="0FFD2755">
            <w:pPr>
              <w:pStyle w:val="125"/>
              <w:autoSpaceDE w:val="0"/>
              <w:autoSpaceDN w:val="0"/>
              <w:adjustRightInd w:val="0"/>
              <w:snapToGrid w:val="0"/>
              <w:jc w:val="left"/>
              <w:rPr>
                <w:rFonts w:ascii="Times New Roman" w:hAnsi="Times New Roman"/>
                <w:sz w:val="18"/>
              </w:rPr>
            </w:pPr>
          </w:p>
        </w:tc>
      </w:tr>
      <w:tr w14:paraId="05D7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2F2187F3">
            <w:pPr>
              <w:pStyle w:val="125"/>
              <w:autoSpaceDE w:val="0"/>
              <w:autoSpaceDN w:val="0"/>
              <w:adjustRightInd w:val="0"/>
              <w:snapToGrid w:val="0"/>
              <w:rPr>
                <w:rFonts w:ascii="Times New Roman" w:hAnsi="Times New Roman"/>
                <w:sz w:val="18"/>
              </w:rPr>
            </w:pPr>
            <w:r>
              <w:rPr>
                <w:rFonts w:hint="eastAsia" w:ascii="Times New Roman" w:hAnsi="Times New Roman"/>
                <w:sz w:val="18"/>
              </w:rPr>
              <w:t>站点</w:t>
            </w:r>
            <w:r>
              <w:rPr>
                <w:rFonts w:ascii="Times New Roman" w:hAnsi="Times New Roman"/>
                <w:sz w:val="18"/>
              </w:rPr>
              <w:t xml:space="preserve">3 </w:t>
            </w:r>
            <w:r>
              <w:rPr>
                <w:rFonts w:hint="eastAsia" w:ascii="Times New Roman" w:hAnsi="Times New Roman"/>
                <w:sz w:val="18"/>
              </w:rPr>
              <w:t>T</w:t>
            </w:r>
            <w:r>
              <w:rPr>
                <w:rFonts w:ascii="Times New Roman" w:hAnsi="Times New Roman"/>
                <w:sz w:val="18"/>
              </w:rPr>
              <w:t>x</w:t>
            </w:r>
            <w:r>
              <w:rPr>
                <w:rFonts w:hint="eastAsia" w:ascii="Times New Roman" w:hAnsi="Times New Roman"/>
                <w:sz w:val="18"/>
              </w:rPr>
              <w:t>功率回退</w:t>
            </w:r>
          </w:p>
        </w:tc>
        <w:tc>
          <w:tcPr>
            <w:tcW w:w="993" w:type="dxa"/>
            <w:vAlign w:val="center"/>
          </w:tcPr>
          <w:p w14:paraId="53DB4C82">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992" w:type="dxa"/>
            <w:vAlign w:val="center"/>
          </w:tcPr>
          <w:p w14:paraId="5B3DD115">
            <w:pPr>
              <w:pStyle w:val="125"/>
              <w:autoSpaceDE w:val="0"/>
              <w:autoSpaceDN w:val="0"/>
              <w:adjustRightInd w:val="0"/>
              <w:snapToGrid w:val="0"/>
              <w:rPr>
                <w:rFonts w:ascii="Times New Roman" w:hAnsi="Times New Roman"/>
                <w:sz w:val="18"/>
              </w:rPr>
            </w:pPr>
            <w:r>
              <w:rPr>
                <w:rFonts w:hint="eastAsia" w:ascii="Times New Roman" w:hAnsi="Times New Roman"/>
                <w:sz w:val="18"/>
              </w:rPr>
              <w:t>3-</w:t>
            </w:r>
            <w:r>
              <w:rPr>
                <w:rFonts w:ascii="Times New Roman" w:hAnsi="Times New Roman"/>
                <w:sz w:val="18"/>
              </w:rPr>
              <w:t>5</w:t>
            </w:r>
          </w:p>
        </w:tc>
        <w:tc>
          <w:tcPr>
            <w:tcW w:w="2126" w:type="dxa"/>
            <w:vAlign w:val="center"/>
          </w:tcPr>
          <w:p w14:paraId="1558C09C">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2835" w:type="dxa"/>
            <w:vAlign w:val="center"/>
          </w:tcPr>
          <w:p w14:paraId="70B1C62D">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60D3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198730A9">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993" w:type="dxa"/>
            <w:vAlign w:val="center"/>
          </w:tcPr>
          <w:p w14:paraId="392AC36A">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992" w:type="dxa"/>
            <w:vAlign w:val="center"/>
          </w:tcPr>
          <w:p w14:paraId="789C120C">
            <w:pPr>
              <w:pStyle w:val="125"/>
              <w:autoSpaceDE w:val="0"/>
              <w:autoSpaceDN w:val="0"/>
              <w:adjustRightInd w:val="0"/>
              <w:snapToGrid w:val="0"/>
              <w:rPr>
                <w:rFonts w:ascii="Times New Roman" w:hAnsi="Times New Roman"/>
                <w:sz w:val="18"/>
              </w:rPr>
            </w:pPr>
            <w:r>
              <w:rPr>
                <w:rFonts w:hint="eastAsia" w:ascii="Times New Roman" w:hAnsi="Times New Roman"/>
                <w:sz w:val="18"/>
              </w:rPr>
              <w:t>6</w:t>
            </w:r>
            <w:r>
              <w:rPr>
                <w:rFonts w:ascii="Times New Roman" w:hAnsi="Times New Roman"/>
                <w:sz w:val="18"/>
              </w:rPr>
              <w:t>-7</w:t>
            </w:r>
          </w:p>
        </w:tc>
        <w:tc>
          <w:tcPr>
            <w:tcW w:w="2126" w:type="dxa"/>
            <w:vAlign w:val="center"/>
          </w:tcPr>
          <w:p w14:paraId="780F8D06">
            <w:pPr>
              <w:pStyle w:val="125"/>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2835" w:type="dxa"/>
            <w:vAlign w:val="center"/>
          </w:tcPr>
          <w:p w14:paraId="13DDEEED">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32A0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0FCDC613">
            <w:pPr>
              <w:pStyle w:val="125"/>
              <w:autoSpaceDE w:val="0"/>
              <w:autoSpaceDN w:val="0"/>
              <w:adjustRightInd w:val="0"/>
              <w:snapToGrid w:val="0"/>
              <w:rPr>
                <w:rFonts w:ascii="Times New Roman" w:hAnsi="Times New Roman"/>
                <w:sz w:val="18"/>
              </w:rPr>
            </w:pPr>
            <w:r>
              <w:rPr>
                <w:rFonts w:hint="eastAsia" w:ascii="Times New Roman" w:hAnsi="Times New Roman"/>
                <w:sz w:val="18"/>
              </w:rPr>
              <w:t>CRC校验</w:t>
            </w:r>
          </w:p>
        </w:tc>
        <w:tc>
          <w:tcPr>
            <w:tcW w:w="993" w:type="dxa"/>
            <w:vAlign w:val="center"/>
          </w:tcPr>
          <w:p w14:paraId="45BAD8B9">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3</w:t>
            </w:r>
            <w:r>
              <w:rPr>
                <w:rFonts w:hint="eastAsia" w:ascii="Times New Roman" w:hAnsi="Times New Roman"/>
                <w:sz w:val="18"/>
              </w:rPr>
              <w:t>-</w:t>
            </w:r>
            <w:r>
              <w:rPr>
                <w:rFonts w:ascii="Times New Roman" w:hAnsi="Times New Roman"/>
                <w:sz w:val="18"/>
              </w:rPr>
              <w:t>15</w:t>
            </w:r>
          </w:p>
        </w:tc>
        <w:tc>
          <w:tcPr>
            <w:tcW w:w="992" w:type="dxa"/>
            <w:vAlign w:val="center"/>
          </w:tcPr>
          <w:p w14:paraId="26A26083">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126" w:type="dxa"/>
            <w:vAlign w:val="center"/>
          </w:tcPr>
          <w:p w14:paraId="00384B3A">
            <w:pPr>
              <w:pStyle w:val="125"/>
              <w:autoSpaceDE w:val="0"/>
              <w:autoSpaceDN w:val="0"/>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4</w:t>
            </w:r>
          </w:p>
        </w:tc>
        <w:tc>
          <w:tcPr>
            <w:tcW w:w="2835" w:type="dxa"/>
            <w:vAlign w:val="center"/>
          </w:tcPr>
          <w:p w14:paraId="34CFC634">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bl>
    <w:p w14:paraId="4CEC0D68">
      <w:pPr>
        <w:pStyle w:val="50"/>
        <w:numPr>
          <w:ilvl w:val="0"/>
          <w:numId w:val="22"/>
        </w:numPr>
        <w:ind w:firstLineChars="0"/>
      </w:pPr>
      <w:r>
        <w:rPr>
          <w:rFonts w:hint="eastAsia"/>
        </w:rPr>
        <w:t>UL</w:t>
      </w:r>
      <w:r>
        <w:t>-OFDMA</w:t>
      </w:r>
      <w:r>
        <w:rPr>
          <w:rFonts w:hint="eastAsia"/>
        </w:rPr>
        <w:t>帧的SACK帧的eFC</w:t>
      </w:r>
    </w:p>
    <w:p w14:paraId="063AA4BE">
      <w:pPr>
        <w:pStyle w:val="50"/>
      </w:pPr>
      <w:r>
        <w:rPr>
          <w:rFonts w:hint="eastAsia"/>
        </w:rPr>
        <w:t>当OFD</w:t>
      </w:r>
      <w:r>
        <w:t>MA</w:t>
      </w:r>
      <w:r>
        <w:rPr>
          <w:rFonts w:hint="eastAsia"/>
        </w:rPr>
        <w:t>帧类型值为3时，表示UL-OFDMA帧的SACK帧，其eFC定义如</w:t>
      </w:r>
      <w:r>
        <w:fldChar w:fldCharType="begin"/>
      </w:r>
      <w:r>
        <w:instrText xml:space="preserve"> </w:instrText>
      </w:r>
      <w:r>
        <w:rPr>
          <w:rFonts w:hint="eastAsia"/>
        </w:rPr>
        <w:instrText xml:space="preserve">REF _Ref219045429 \h</w:instrText>
      </w:r>
      <w:r>
        <w:instrText xml:space="preserve">  \* MERGEFORMAT </w:instrText>
      </w:r>
      <w:r>
        <w:fldChar w:fldCharType="separate"/>
      </w:r>
      <w:r>
        <w:t>表 29</w:t>
      </w:r>
      <w:r>
        <w:fldChar w:fldCharType="end"/>
      </w:r>
      <w:r>
        <w:rPr>
          <w:rFonts w:hint="eastAsia"/>
        </w:rPr>
        <w:t>所示。</w:t>
      </w:r>
    </w:p>
    <w:p w14:paraId="6936A5BC">
      <w:pPr>
        <w:pStyle w:val="10"/>
      </w:pPr>
      <w:bookmarkStart w:id="528" w:name="_Ref198910259"/>
      <w:bookmarkEnd w:id="528"/>
      <w:bookmarkStart w:id="529" w:name="_Ref219045429"/>
      <w:r>
        <w:t xml:space="preserve">表 </w:t>
      </w:r>
      <w:r>
        <w:fldChar w:fldCharType="begin"/>
      </w:r>
      <w:r>
        <w:instrText xml:space="preserve"> SEQ 表 \* ARABIC </w:instrText>
      </w:r>
      <w:r>
        <w:fldChar w:fldCharType="separate"/>
      </w:r>
      <w:r>
        <w:t>29</w:t>
      </w:r>
      <w:r>
        <w:fldChar w:fldCharType="end"/>
      </w:r>
      <w:bookmarkEnd w:id="529"/>
      <w:r>
        <w:t xml:space="preserve"> UL-</w:t>
      </w:r>
      <w:r>
        <w:rPr>
          <w:rFonts w:hint="eastAsia"/>
        </w:rPr>
        <w:t>OFD</w:t>
      </w:r>
      <w:r>
        <w:t>MA</w:t>
      </w:r>
      <w:r>
        <w:rPr>
          <w:rFonts w:hint="eastAsia"/>
        </w:rPr>
        <w:t>帧的SA</w:t>
      </w:r>
      <w:r>
        <w:t>C</w:t>
      </w:r>
      <w:r>
        <w:rPr>
          <w:rFonts w:hint="eastAsia"/>
        </w:rPr>
        <w:t>K帧eFC定义</w:t>
      </w:r>
    </w:p>
    <w:tbl>
      <w:tblPr>
        <w:tblStyle w:val="31"/>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276"/>
        <w:gridCol w:w="1134"/>
        <w:gridCol w:w="1984"/>
        <w:gridCol w:w="2840"/>
      </w:tblGrid>
      <w:tr w14:paraId="3F93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0C3E2AD0">
            <w:pPr>
              <w:pStyle w:val="125"/>
              <w:autoSpaceDE w:val="0"/>
              <w:autoSpaceDN w:val="0"/>
              <w:adjustRightInd w:val="0"/>
              <w:snapToGrid w:val="0"/>
              <w:rPr>
                <w:rFonts w:ascii="Times New Roman" w:hAnsi="Times New Roman"/>
                <w:sz w:val="18"/>
              </w:rPr>
            </w:pPr>
            <w:r>
              <w:rPr>
                <w:rFonts w:hint="eastAsia" w:ascii="Times New Roman" w:hAnsi="Times New Roman"/>
                <w:sz w:val="18"/>
              </w:rPr>
              <w:t>字段</w:t>
            </w:r>
          </w:p>
        </w:tc>
        <w:tc>
          <w:tcPr>
            <w:tcW w:w="1276" w:type="dxa"/>
            <w:vAlign w:val="center"/>
          </w:tcPr>
          <w:p w14:paraId="7A9BA808">
            <w:pPr>
              <w:pStyle w:val="125"/>
              <w:autoSpaceDE w:val="0"/>
              <w:autoSpaceDN w:val="0"/>
              <w:adjustRightInd w:val="0"/>
              <w:snapToGrid w:val="0"/>
              <w:rPr>
                <w:rFonts w:ascii="Times New Roman" w:hAnsi="Times New Roman"/>
                <w:sz w:val="18"/>
              </w:rPr>
            </w:pPr>
            <w:r>
              <w:rPr>
                <w:rFonts w:hint="eastAsia" w:ascii="Times New Roman" w:hAnsi="Times New Roman"/>
                <w:sz w:val="18"/>
              </w:rPr>
              <w:t>字节号</w:t>
            </w:r>
          </w:p>
        </w:tc>
        <w:tc>
          <w:tcPr>
            <w:tcW w:w="1134" w:type="dxa"/>
            <w:vAlign w:val="center"/>
          </w:tcPr>
          <w:p w14:paraId="65C1EC59">
            <w:pPr>
              <w:pStyle w:val="125"/>
              <w:autoSpaceDE w:val="0"/>
              <w:autoSpaceDN w:val="0"/>
              <w:adjustRightInd w:val="0"/>
              <w:snapToGrid w:val="0"/>
              <w:rPr>
                <w:rFonts w:ascii="Times New Roman" w:hAnsi="Times New Roman"/>
                <w:sz w:val="18"/>
              </w:rPr>
            </w:pPr>
            <w:r>
              <w:rPr>
                <w:rFonts w:hint="eastAsia" w:ascii="Times New Roman" w:hAnsi="Times New Roman"/>
                <w:sz w:val="18"/>
              </w:rPr>
              <w:t>比特位</w:t>
            </w:r>
          </w:p>
        </w:tc>
        <w:tc>
          <w:tcPr>
            <w:tcW w:w="1984" w:type="dxa"/>
            <w:vAlign w:val="center"/>
          </w:tcPr>
          <w:p w14:paraId="3BAEE746">
            <w:pPr>
              <w:pStyle w:val="125"/>
              <w:autoSpaceDE w:val="0"/>
              <w:autoSpaceDN w:val="0"/>
              <w:adjustRightInd w:val="0"/>
              <w:snapToGrid w:val="0"/>
              <w:rPr>
                <w:rFonts w:ascii="Times New Roman" w:hAnsi="Times New Roman"/>
                <w:sz w:val="18"/>
              </w:rPr>
            </w:pPr>
            <w:r>
              <w:rPr>
                <w:rFonts w:hint="eastAsia" w:ascii="Times New Roman" w:hAnsi="Times New Roman"/>
                <w:sz w:val="18"/>
              </w:rPr>
              <w:t>字段大小（比特）</w:t>
            </w:r>
          </w:p>
        </w:tc>
        <w:tc>
          <w:tcPr>
            <w:tcW w:w="2840" w:type="dxa"/>
            <w:vAlign w:val="center"/>
          </w:tcPr>
          <w:p w14:paraId="46A9C5CA">
            <w:pPr>
              <w:pStyle w:val="125"/>
              <w:autoSpaceDE w:val="0"/>
              <w:autoSpaceDN w:val="0"/>
              <w:adjustRightInd w:val="0"/>
              <w:snapToGrid w:val="0"/>
              <w:rPr>
                <w:rFonts w:ascii="Times New Roman" w:hAnsi="Times New Roman"/>
                <w:sz w:val="18"/>
              </w:rPr>
            </w:pPr>
            <w:r>
              <w:rPr>
                <w:rFonts w:hint="eastAsia" w:ascii="Times New Roman" w:hAnsi="Times New Roman"/>
                <w:sz w:val="18"/>
              </w:rPr>
              <w:t>说明</w:t>
            </w:r>
          </w:p>
        </w:tc>
      </w:tr>
      <w:tr w14:paraId="1C49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7B4D2E26">
            <w:pPr>
              <w:pStyle w:val="125"/>
              <w:autoSpaceDE w:val="0"/>
              <w:autoSpaceDN w:val="0"/>
              <w:adjustRightInd w:val="0"/>
              <w:snapToGrid w:val="0"/>
              <w:rPr>
                <w:rFonts w:ascii="Times New Roman" w:hAnsi="Times New Roman"/>
                <w:sz w:val="18"/>
              </w:rPr>
            </w:pPr>
            <w:r>
              <w:rPr>
                <w:rFonts w:hint="eastAsia" w:ascii="Times New Roman" w:hAnsi="Times New Roman"/>
                <w:sz w:val="18"/>
              </w:rPr>
              <w:t>站点0</w:t>
            </w:r>
            <w:r>
              <w:rPr>
                <w:rFonts w:ascii="Times New Roman" w:hAnsi="Times New Roman"/>
                <w:sz w:val="18"/>
              </w:rPr>
              <w:t xml:space="preserve"> </w:t>
            </w:r>
            <w:r>
              <w:rPr>
                <w:rFonts w:hint="eastAsia" w:ascii="Times New Roman" w:hAnsi="Times New Roman"/>
                <w:sz w:val="18"/>
              </w:rPr>
              <w:t>TEI</w:t>
            </w:r>
          </w:p>
        </w:tc>
        <w:tc>
          <w:tcPr>
            <w:tcW w:w="1276" w:type="dxa"/>
            <w:vAlign w:val="center"/>
          </w:tcPr>
          <w:p w14:paraId="618D7FE0">
            <w:pPr>
              <w:pStyle w:val="125"/>
              <w:autoSpaceDE w:val="0"/>
              <w:autoSpaceDN w:val="0"/>
              <w:adjustRightInd w:val="0"/>
              <w:snapToGrid w:val="0"/>
              <w:rPr>
                <w:rFonts w:ascii="Times New Roman" w:hAnsi="Times New Roman"/>
                <w:sz w:val="18"/>
              </w:rPr>
            </w:pPr>
            <w:r>
              <w:rPr>
                <w:rFonts w:hint="eastAsia" w:ascii="Times New Roman" w:hAnsi="Times New Roman"/>
                <w:sz w:val="18"/>
              </w:rPr>
              <w:t>0</w:t>
            </w:r>
          </w:p>
        </w:tc>
        <w:tc>
          <w:tcPr>
            <w:tcW w:w="1134" w:type="dxa"/>
            <w:vAlign w:val="center"/>
          </w:tcPr>
          <w:p w14:paraId="508C2BFD">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984" w:type="dxa"/>
            <w:vMerge w:val="restart"/>
            <w:vAlign w:val="center"/>
          </w:tcPr>
          <w:p w14:paraId="6863982C">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40" w:type="dxa"/>
            <w:vMerge w:val="restart"/>
            <w:vAlign w:val="center"/>
          </w:tcPr>
          <w:p w14:paraId="7B2D07BD">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0C6A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362AF6E0">
            <w:pPr>
              <w:pStyle w:val="125"/>
              <w:autoSpaceDE w:val="0"/>
              <w:autoSpaceDN w:val="0"/>
              <w:adjustRightInd w:val="0"/>
              <w:snapToGrid w:val="0"/>
              <w:rPr>
                <w:rFonts w:ascii="Times New Roman" w:hAnsi="Times New Roman"/>
                <w:sz w:val="18"/>
              </w:rPr>
            </w:pPr>
          </w:p>
        </w:tc>
        <w:tc>
          <w:tcPr>
            <w:tcW w:w="1276" w:type="dxa"/>
            <w:vAlign w:val="center"/>
          </w:tcPr>
          <w:p w14:paraId="67DF0E92">
            <w:pPr>
              <w:pStyle w:val="125"/>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1134" w:type="dxa"/>
            <w:vAlign w:val="center"/>
          </w:tcPr>
          <w:p w14:paraId="5332B7ED">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1984" w:type="dxa"/>
            <w:vMerge w:val="continue"/>
            <w:vAlign w:val="center"/>
          </w:tcPr>
          <w:p w14:paraId="40489FBC">
            <w:pPr>
              <w:pStyle w:val="125"/>
              <w:autoSpaceDE w:val="0"/>
              <w:autoSpaceDN w:val="0"/>
              <w:adjustRightInd w:val="0"/>
              <w:snapToGrid w:val="0"/>
              <w:rPr>
                <w:rFonts w:ascii="Times New Roman" w:hAnsi="Times New Roman"/>
                <w:sz w:val="18"/>
              </w:rPr>
            </w:pPr>
          </w:p>
        </w:tc>
        <w:tc>
          <w:tcPr>
            <w:tcW w:w="2840" w:type="dxa"/>
            <w:vMerge w:val="continue"/>
            <w:vAlign w:val="center"/>
          </w:tcPr>
          <w:p w14:paraId="16A7E38E">
            <w:pPr>
              <w:pStyle w:val="125"/>
              <w:autoSpaceDE w:val="0"/>
              <w:autoSpaceDN w:val="0"/>
              <w:adjustRightInd w:val="0"/>
              <w:snapToGrid w:val="0"/>
              <w:jc w:val="left"/>
              <w:rPr>
                <w:rFonts w:ascii="Times New Roman" w:hAnsi="Times New Roman"/>
                <w:sz w:val="18"/>
              </w:rPr>
            </w:pPr>
          </w:p>
        </w:tc>
      </w:tr>
      <w:tr w14:paraId="777C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9A8E8C4">
            <w:pPr>
              <w:pStyle w:val="125"/>
              <w:autoSpaceDE w:val="0"/>
              <w:autoSpaceDN w:val="0"/>
              <w:adjustRightInd w:val="0"/>
              <w:snapToGrid w:val="0"/>
              <w:rPr>
                <w:rFonts w:ascii="Times New Roman" w:hAnsi="Times New Roman"/>
                <w:sz w:val="18"/>
              </w:rPr>
            </w:pPr>
            <w:r>
              <w:rPr>
                <w:rFonts w:hint="eastAsia" w:ascii="Times New Roman" w:hAnsi="Times New Roman"/>
                <w:sz w:val="18"/>
              </w:rPr>
              <w:t>站点0接收状态</w:t>
            </w:r>
          </w:p>
        </w:tc>
        <w:tc>
          <w:tcPr>
            <w:tcW w:w="1276" w:type="dxa"/>
            <w:vAlign w:val="center"/>
          </w:tcPr>
          <w:p w14:paraId="132CB215">
            <w:pPr>
              <w:pStyle w:val="125"/>
              <w:autoSpaceDE w:val="0"/>
              <w:autoSpaceDN w:val="0"/>
              <w:adjustRightInd w:val="0"/>
              <w:snapToGrid w:val="0"/>
              <w:rPr>
                <w:rFonts w:ascii="Times New Roman" w:hAnsi="Times New Roman"/>
                <w:sz w:val="18"/>
              </w:rPr>
            </w:pPr>
            <w:r>
              <w:rPr>
                <w:rFonts w:hint="eastAsia" w:ascii="Times New Roman" w:hAnsi="Times New Roman"/>
                <w:sz w:val="18"/>
              </w:rPr>
              <w:t>1</w:t>
            </w:r>
          </w:p>
        </w:tc>
        <w:tc>
          <w:tcPr>
            <w:tcW w:w="1134" w:type="dxa"/>
            <w:vAlign w:val="center"/>
          </w:tcPr>
          <w:p w14:paraId="6EE43F3E">
            <w:pPr>
              <w:pStyle w:val="125"/>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1984" w:type="dxa"/>
            <w:vAlign w:val="center"/>
          </w:tcPr>
          <w:p w14:paraId="2A86EFE4">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40" w:type="dxa"/>
            <w:vAlign w:val="center"/>
          </w:tcPr>
          <w:p w14:paraId="456E4D8A">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站点0每个PB的接收成功标志，比特0表示序列号为0的物理块的校验结果，比特1表示序列号为1的物理块的校验结果，比特2和比特3保留，默认填0</w:t>
            </w:r>
          </w:p>
        </w:tc>
      </w:tr>
      <w:tr w14:paraId="364B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77F9B7D">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276" w:type="dxa"/>
            <w:vAlign w:val="center"/>
          </w:tcPr>
          <w:p w14:paraId="41584287">
            <w:pPr>
              <w:pStyle w:val="125"/>
              <w:autoSpaceDE w:val="0"/>
              <w:autoSpaceDN w:val="0"/>
              <w:adjustRightInd w:val="0"/>
              <w:snapToGrid w:val="0"/>
              <w:rPr>
                <w:rFonts w:ascii="Times New Roman" w:hAnsi="Times New Roman"/>
                <w:sz w:val="18"/>
              </w:rPr>
            </w:pPr>
            <w:r>
              <w:rPr>
                <w:rFonts w:hint="eastAsia" w:ascii="Times New Roman" w:hAnsi="Times New Roman"/>
                <w:sz w:val="18"/>
              </w:rPr>
              <w:t>2</w:t>
            </w:r>
          </w:p>
        </w:tc>
        <w:tc>
          <w:tcPr>
            <w:tcW w:w="1134" w:type="dxa"/>
            <w:vAlign w:val="center"/>
          </w:tcPr>
          <w:p w14:paraId="1317D399">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1984" w:type="dxa"/>
            <w:vAlign w:val="center"/>
          </w:tcPr>
          <w:p w14:paraId="5DD6729E">
            <w:pPr>
              <w:pStyle w:val="125"/>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2840" w:type="dxa"/>
            <w:vAlign w:val="center"/>
          </w:tcPr>
          <w:p w14:paraId="36547BD7">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4A87D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004541D0">
            <w:pPr>
              <w:pStyle w:val="125"/>
              <w:autoSpaceDE w:val="0"/>
              <w:autoSpaceDN w:val="0"/>
              <w:adjustRightInd w:val="0"/>
              <w:snapToGrid w:val="0"/>
              <w:rPr>
                <w:rFonts w:ascii="Times New Roman" w:hAnsi="Times New Roman"/>
                <w:sz w:val="18"/>
              </w:rPr>
            </w:pPr>
            <w:r>
              <w:rPr>
                <w:rFonts w:hint="eastAsia" w:ascii="Times New Roman" w:hAnsi="Times New Roman"/>
                <w:sz w:val="18"/>
              </w:rPr>
              <w:t>站点1</w:t>
            </w:r>
            <w:r>
              <w:rPr>
                <w:rFonts w:ascii="Times New Roman" w:hAnsi="Times New Roman"/>
                <w:sz w:val="18"/>
              </w:rPr>
              <w:t xml:space="preserve"> </w:t>
            </w:r>
            <w:r>
              <w:rPr>
                <w:rFonts w:hint="eastAsia" w:ascii="Times New Roman" w:hAnsi="Times New Roman"/>
                <w:sz w:val="18"/>
              </w:rPr>
              <w:t>TEI</w:t>
            </w:r>
          </w:p>
        </w:tc>
        <w:tc>
          <w:tcPr>
            <w:tcW w:w="1276" w:type="dxa"/>
            <w:vAlign w:val="center"/>
          </w:tcPr>
          <w:p w14:paraId="68477E7C">
            <w:pPr>
              <w:pStyle w:val="125"/>
              <w:autoSpaceDE w:val="0"/>
              <w:autoSpaceDN w:val="0"/>
              <w:adjustRightInd w:val="0"/>
              <w:snapToGrid w:val="0"/>
              <w:rPr>
                <w:rFonts w:ascii="Times New Roman" w:hAnsi="Times New Roman"/>
                <w:sz w:val="18"/>
              </w:rPr>
            </w:pPr>
            <w:r>
              <w:rPr>
                <w:rFonts w:hint="eastAsia" w:ascii="Times New Roman" w:hAnsi="Times New Roman"/>
                <w:sz w:val="18"/>
              </w:rPr>
              <w:t>3</w:t>
            </w:r>
          </w:p>
        </w:tc>
        <w:tc>
          <w:tcPr>
            <w:tcW w:w="1134" w:type="dxa"/>
            <w:vAlign w:val="center"/>
          </w:tcPr>
          <w:p w14:paraId="6429C31A">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984" w:type="dxa"/>
            <w:vMerge w:val="restart"/>
            <w:vAlign w:val="center"/>
          </w:tcPr>
          <w:p w14:paraId="474BDEC9">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40" w:type="dxa"/>
            <w:vMerge w:val="restart"/>
            <w:vAlign w:val="center"/>
          </w:tcPr>
          <w:p w14:paraId="71F1EE35">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1CE3F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2741786B">
            <w:pPr>
              <w:pStyle w:val="125"/>
              <w:autoSpaceDE w:val="0"/>
              <w:autoSpaceDN w:val="0"/>
              <w:adjustRightInd w:val="0"/>
              <w:snapToGrid w:val="0"/>
              <w:rPr>
                <w:rFonts w:ascii="Times New Roman" w:hAnsi="Times New Roman"/>
                <w:sz w:val="18"/>
              </w:rPr>
            </w:pPr>
          </w:p>
        </w:tc>
        <w:tc>
          <w:tcPr>
            <w:tcW w:w="1276" w:type="dxa"/>
            <w:vAlign w:val="center"/>
          </w:tcPr>
          <w:p w14:paraId="680075EC">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1134" w:type="dxa"/>
            <w:vAlign w:val="center"/>
          </w:tcPr>
          <w:p w14:paraId="6D018DFE">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1984" w:type="dxa"/>
            <w:vMerge w:val="continue"/>
            <w:vAlign w:val="center"/>
          </w:tcPr>
          <w:p w14:paraId="46D58981">
            <w:pPr>
              <w:pStyle w:val="125"/>
              <w:autoSpaceDE w:val="0"/>
              <w:autoSpaceDN w:val="0"/>
              <w:adjustRightInd w:val="0"/>
              <w:snapToGrid w:val="0"/>
              <w:rPr>
                <w:rFonts w:ascii="Times New Roman" w:hAnsi="Times New Roman"/>
                <w:sz w:val="18"/>
              </w:rPr>
            </w:pPr>
          </w:p>
        </w:tc>
        <w:tc>
          <w:tcPr>
            <w:tcW w:w="2840" w:type="dxa"/>
            <w:vMerge w:val="continue"/>
            <w:vAlign w:val="center"/>
          </w:tcPr>
          <w:p w14:paraId="67EEEC2E">
            <w:pPr>
              <w:pStyle w:val="125"/>
              <w:autoSpaceDE w:val="0"/>
              <w:autoSpaceDN w:val="0"/>
              <w:adjustRightInd w:val="0"/>
              <w:snapToGrid w:val="0"/>
              <w:jc w:val="left"/>
              <w:rPr>
                <w:rFonts w:ascii="Times New Roman" w:hAnsi="Times New Roman"/>
                <w:sz w:val="18"/>
              </w:rPr>
            </w:pPr>
          </w:p>
        </w:tc>
      </w:tr>
      <w:tr w14:paraId="0A11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13" w:type="dxa"/>
            <w:vAlign w:val="center"/>
          </w:tcPr>
          <w:p w14:paraId="17F8B386">
            <w:pPr>
              <w:pStyle w:val="125"/>
              <w:autoSpaceDE w:val="0"/>
              <w:autoSpaceDN w:val="0"/>
              <w:adjustRightInd w:val="0"/>
              <w:snapToGrid w:val="0"/>
              <w:rPr>
                <w:rFonts w:ascii="Times New Roman" w:hAnsi="Times New Roman"/>
                <w:sz w:val="18"/>
              </w:rPr>
            </w:pPr>
            <w:r>
              <w:rPr>
                <w:rFonts w:hint="eastAsia" w:ascii="Times New Roman" w:hAnsi="Times New Roman"/>
                <w:sz w:val="18"/>
              </w:rPr>
              <w:t>站点1接收状态</w:t>
            </w:r>
          </w:p>
        </w:tc>
        <w:tc>
          <w:tcPr>
            <w:tcW w:w="1276" w:type="dxa"/>
            <w:vAlign w:val="center"/>
          </w:tcPr>
          <w:p w14:paraId="0F1CDF39">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1134" w:type="dxa"/>
            <w:vAlign w:val="center"/>
          </w:tcPr>
          <w:p w14:paraId="1EFBE2C1">
            <w:pPr>
              <w:pStyle w:val="125"/>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1984" w:type="dxa"/>
            <w:vAlign w:val="center"/>
          </w:tcPr>
          <w:p w14:paraId="70010FB8">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40" w:type="dxa"/>
            <w:vAlign w:val="center"/>
          </w:tcPr>
          <w:p w14:paraId="5AC7DB73">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站点1每个PB的接收成功标志，比特0表示序列号为0的物理块的校验结果，比特1表示序列号为1的物理块的校验结果，比特2和比特3保留，默认填0</w:t>
            </w:r>
          </w:p>
        </w:tc>
      </w:tr>
      <w:tr w14:paraId="436E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3510A40">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276" w:type="dxa"/>
            <w:vAlign w:val="center"/>
          </w:tcPr>
          <w:p w14:paraId="69807CE0">
            <w:pPr>
              <w:pStyle w:val="125"/>
              <w:autoSpaceDE w:val="0"/>
              <w:autoSpaceDN w:val="0"/>
              <w:adjustRightInd w:val="0"/>
              <w:snapToGrid w:val="0"/>
              <w:rPr>
                <w:rFonts w:ascii="Times New Roman" w:hAnsi="Times New Roman"/>
                <w:sz w:val="18"/>
              </w:rPr>
            </w:pPr>
            <w:r>
              <w:rPr>
                <w:rFonts w:hint="eastAsia" w:ascii="Times New Roman" w:hAnsi="Times New Roman"/>
                <w:sz w:val="18"/>
              </w:rPr>
              <w:t>5</w:t>
            </w:r>
          </w:p>
        </w:tc>
        <w:tc>
          <w:tcPr>
            <w:tcW w:w="1134" w:type="dxa"/>
            <w:vAlign w:val="center"/>
          </w:tcPr>
          <w:p w14:paraId="56819D97">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-8</w:t>
            </w:r>
          </w:p>
        </w:tc>
        <w:tc>
          <w:tcPr>
            <w:tcW w:w="1984" w:type="dxa"/>
            <w:vAlign w:val="center"/>
          </w:tcPr>
          <w:p w14:paraId="7A1FAA85">
            <w:pPr>
              <w:pStyle w:val="125"/>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2840" w:type="dxa"/>
            <w:vAlign w:val="center"/>
          </w:tcPr>
          <w:p w14:paraId="07845949">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2289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4CA28D7D">
            <w:pPr>
              <w:pStyle w:val="125"/>
              <w:autoSpaceDE w:val="0"/>
              <w:autoSpaceDN w:val="0"/>
              <w:adjustRightInd w:val="0"/>
              <w:snapToGrid w:val="0"/>
              <w:rPr>
                <w:rFonts w:ascii="Times New Roman" w:hAnsi="Times New Roman"/>
                <w:sz w:val="18"/>
              </w:rPr>
            </w:pPr>
            <w:r>
              <w:rPr>
                <w:rFonts w:hint="eastAsia" w:ascii="Times New Roman" w:hAnsi="Times New Roman"/>
                <w:sz w:val="18"/>
              </w:rPr>
              <w:t>站点2</w:t>
            </w:r>
            <w:r>
              <w:rPr>
                <w:rFonts w:ascii="Times New Roman" w:hAnsi="Times New Roman"/>
                <w:sz w:val="18"/>
              </w:rPr>
              <w:t xml:space="preserve"> </w:t>
            </w:r>
            <w:r>
              <w:rPr>
                <w:rFonts w:hint="eastAsia" w:ascii="Times New Roman" w:hAnsi="Times New Roman"/>
                <w:sz w:val="18"/>
              </w:rPr>
              <w:t>TEI</w:t>
            </w:r>
          </w:p>
        </w:tc>
        <w:tc>
          <w:tcPr>
            <w:tcW w:w="1276" w:type="dxa"/>
            <w:vAlign w:val="center"/>
          </w:tcPr>
          <w:p w14:paraId="31FF4DF5">
            <w:pPr>
              <w:pStyle w:val="125"/>
              <w:autoSpaceDE w:val="0"/>
              <w:autoSpaceDN w:val="0"/>
              <w:adjustRightInd w:val="0"/>
              <w:snapToGrid w:val="0"/>
              <w:rPr>
                <w:rFonts w:ascii="Times New Roman" w:hAnsi="Times New Roman"/>
                <w:sz w:val="18"/>
              </w:rPr>
            </w:pPr>
            <w:r>
              <w:rPr>
                <w:rFonts w:hint="eastAsia" w:ascii="Times New Roman" w:hAnsi="Times New Roman"/>
                <w:sz w:val="18"/>
              </w:rPr>
              <w:t>6</w:t>
            </w:r>
          </w:p>
        </w:tc>
        <w:tc>
          <w:tcPr>
            <w:tcW w:w="1134" w:type="dxa"/>
            <w:vAlign w:val="center"/>
          </w:tcPr>
          <w:p w14:paraId="23216DBD">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984" w:type="dxa"/>
            <w:vMerge w:val="restart"/>
            <w:vAlign w:val="center"/>
          </w:tcPr>
          <w:p w14:paraId="571AB2D5">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2840" w:type="dxa"/>
            <w:vMerge w:val="restart"/>
            <w:vAlign w:val="center"/>
          </w:tcPr>
          <w:p w14:paraId="0760E420">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3449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4EDE0B3D">
            <w:pPr>
              <w:pStyle w:val="125"/>
              <w:autoSpaceDE w:val="0"/>
              <w:autoSpaceDN w:val="0"/>
              <w:adjustRightInd w:val="0"/>
              <w:snapToGrid w:val="0"/>
              <w:rPr>
                <w:rFonts w:ascii="Times New Roman" w:hAnsi="Times New Roman"/>
                <w:sz w:val="18"/>
              </w:rPr>
            </w:pPr>
          </w:p>
        </w:tc>
        <w:tc>
          <w:tcPr>
            <w:tcW w:w="1276" w:type="dxa"/>
            <w:vAlign w:val="center"/>
          </w:tcPr>
          <w:p w14:paraId="6F49BCE8">
            <w:pPr>
              <w:pStyle w:val="125"/>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1134" w:type="dxa"/>
            <w:vAlign w:val="center"/>
          </w:tcPr>
          <w:p w14:paraId="02F04211">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1984" w:type="dxa"/>
            <w:vMerge w:val="continue"/>
            <w:vAlign w:val="center"/>
          </w:tcPr>
          <w:p w14:paraId="7412A66E">
            <w:pPr>
              <w:pStyle w:val="125"/>
              <w:autoSpaceDE w:val="0"/>
              <w:autoSpaceDN w:val="0"/>
              <w:adjustRightInd w:val="0"/>
              <w:snapToGrid w:val="0"/>
              <w:rPr>
                <w:rFonts w:ascii="Times New Roman" w:hAnsi="Times New Roman"/>
                <w:sz w:val="18"/>
              </w:rPr>
            </w:pPr>
          </w:p>
        </w:tc>
        <w:tc>
          <w:tcPr>
            <w:tcW w:w="2840" w:type="dxa"/>
            <w:vMerge w:val="continue"/>
            <w:vAlign w:val="center"/>
          </w:tcPr>
          <w:p w14:paraId="61D8C1CC">
            <w:pPr>
              <w:pStyle w:val="125"/>
              <w:autoSpaceDE w:val="0"/>
              <w:autoSpaceDN w:val="0"/>
              <w:adjustRightInd w:val="0"/>
              <w:snapToGrid w:val="0"/>
              <w:jc w:val="left"/>
              <w:rPr>
                <w:rFonts w:ascii="Times New Roman" w:hAnsi="Times New Roman"/>
                <w:sz w:val="18"/>
              </w:rPr>
            </w:pPr>
          </w:p>
        </w:tc>
      </w:tr>
      <w:tr w14:paraId="1C854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617EB2D0">
            <w:pPr>
              <w:pStyle w:val="125"/>
              <w:autoSpaceDE w:val="0"/>
              <w:autoSpaceDN w:val="0"/>
              <w:adjustRightInd w:val="0"/>
              <w:snapToGrid w:val="0"/>
              <w:rPr>
                <w:rFonts w:ascii="Times New Roman" w:hAnsi="Times New Roman"/>
                <w:sz w:val="18"/>
              </w:rPr>
            </w:pPr>
            <w:r>
              <w:rPr>
                <w:rFonts w:hint="eastAsia" w:ascii="Times New Roman" w:hAnsi="Times New Roman"/>
                <w:sz w:val="18"/>
              </w:rPr>
              <w:t>站点2接收状态</w:t>
            </w:r>
          </w:p>
        </w:tc>
        <w:tc>
          <w:tcPr>
            <w:tcW w:w="1276" w:type="dxa"/>
            <w:vAlign w:val="center"/>
          </w:tcPr>
          <w:p w14:paraId="613D0BC3">
            <w:pPr>
              <w:pStyle w:val="125"/>
              <w:autoSpaceDE w:val="0"/>
              <w:autoSpaceDN w:val="0"/>
              <w:adjustRightInd w:val="0"/>
              <w:snapToGrid w:val="0"/>
              <w:rPr>
                <w:rFonts w:ascii="Times New Roman" w:hAnsi="Times New Roman"/>
                <w:sz w:val="18"/>
              </w:rPr>
            </w:pPr>
            <w:r>
              <w:rPr>
                <w:rFonts w:hint="eastAsia" w:ascii="Times New Roman" w:hAnsi="Times New Roman"/>
                <w:sz w:val="18"/>
              </w:rPr>
              <w:t>7</w:t>
            </w:r>
          </w:p>
        </w:tc>
        <w:tc>
          <w:tcPr>
            <w:tcW w:w="1134" w:type="dxa"/>
            <w:vAlign w:val="center"/>
          </w:tcPr>
          <w:p w14:paraId="0A51F1BF">
            <w:pPr>
              <w:pStyle w:val="125"/>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1984" w:type="dxa"/>
            <w:vAlign w:val="center"/>
          </w:tcPr>
          <w:p w14:paraId="5D18AF27">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40" w:type="dxa"/>
            <w:vAlign w:val="center"/>
          </w:tcPr>
          <w:p w14:paraId="1C2327BD">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站点2每个PB的接收成功标志，比特0表示序列号为0的物理块的校验结果，比特1表示序列号为1的物理块的校验结果，比特2和比特3保留，默认填0</w:t>
            </w:r>
          </w:p>
        </w:tc>
      </w:tr>
      <w:tr w14:paraId="6ECD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29417097">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276" w:type="dxa"/>
            <w:vAlign w:val="center"/>
          </w:tcPr>
          <w:p w14:paraId="7DE03F28">
            <w:pPr>
              <w:pStyle w:val="125"/>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1134" w:type="dxa"/>
            <w:vAlign w:val="center"/>
          </w:tcPr>
          <w:p w14:paraId="648584BE">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984" w:type="dxa"/>
            <w:vAlign w:val="center"/>
          </w:tcPr>
          <w:p w14:paraId="4407867C">
            <w:pPr>
              <w:pStyle w:val="125"/>
              <w:autoSpaceDE w:val="0"/>
              <w:autoSpaceDN w:val="0"/>
              <w:adjustRightInd w:val="0"/>
              <w:snapToGrid w:val="0"/>
              <w:rPr>
                <w:rFonts w:ascii="Times New Roman" w:hAnsi="Times New Roman"/>
                <w:sz w:val="18"/>
              </w:rPr>
            </w:pPr>
            <w:r>
              <w:rPr>
                <w:rFonts w:hint="eastAsia" w:ascii="Times New Roman" w:hAnsi="Times New Roman"/>
                <w:sz w:val="18"/>
              </w:rPr>
              <w:t>8</w:t>
            </w:r>
          </w:p>
        </w:tc>
        <w:tc>
          <w:tcPr>
            <w:tcW w:w="2840" w:type="dxa"/>
            <w:vAlign w:val="center"/>
          </w:tcPr>
          <w:p w14:paraId="1688C0BE">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3160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restart"/>
            <w:vAlign w:val="center"/>
          </w:tcPr>
          <w:p w14:paraId="692DE54E">
            <w:pPr>
              <w:pStyle w:val="125"/>
              <w:autoSpaceDE w:val="0"/>
              <w:autoSpaceDN w:val="0"/>
              <w:adjustRightInd w:val="0"/>
              <w:snapToGrid w:val="0"/>
              <w:rPr>
                <w:rFonts w:ascii="Times New Roman" w:hAnsi="Times New Roman"/>
                <w:sz w:val="18"/>
              </w:rPr>
            </w:pPr>
            <w:r>
              <w:rPr>
                <w:rFonts w:hint="eastAsia" w:ascii="Times New Roman" w:hAnsi="Times New Roman"/>
                <w:sz w:val="18"/>
              </w:rPr>
              <w:t>站点3</w:t>
            </w:r>
            <w:r>
              <w:rPr>
                <w:rFonts w:ascii="Times New Roman" w:hAnsi="Times New Roman"/>
                <w:sz w:val="18"/>
              </w:rPr>
              <w:t xml:space="preserve"> </w:t>
            </w:r>
            <w:r>
              <w:rPr>
                <w:rFonts w:hint="eastAsia" w:ascii="Times New Roman" w:hAnsi="Times New Roman"/>
                <w:sz w:val="18"/>
              </w:rPr>
              <w:t>TEI</w:t>
            </w:r>
          </w:p>
        </w:tc>
        <w:tc>
          <w:tcPr>
            <w:tcW w:w="1276" w:type="dxa"/>
            <w:vAlign w:val="center"/>
          </w:tcPr>
          <w:p w14:paraId="6B97D841">
            <w:pPr>
              <w:pStyle w:val="125"/>
              <w:autoSpaceDE w:val="0"/>
              <w:autoSpaceDN w:val="0"/>
              <w:adjustRightInd w:val="0"/>
              <w:snapToGrid w:val="0"/>
              <w:rPr>
                <w:rFonts w:ascii="Times New Roman" w:hAnsi="Times New Roman"/>
                <w:sz w:val="18"/>
              </w:rPr>
            </w:pPr>
            <w:r>
              <w:rPr>
                <w:rFonts w:hint="eastAsia" w:ascii="Times New Roman" w:hAnsi="Times New Roman"/>
                <w:sz w:val="18"/>
              </w:rPr>
              <w:t>9</w:t>
            </w:r>
          </w:p>
        </w:tc>
        <w:tc>
          <w:tcPr>
            <w:tcW w:w="1134" w:type="dxa"/>
            <w:vAlign w:val="center"/>
          </w:tcPr>
          <w:p w14:paraId="5F1CF91D">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-8</w:t>
            </w:r>
          </w:p>
        </w:tc>
        <w:tc>
          <w:tcPr>
            <w:tcW w:w="1984" w:type="dxa"/>
            <w:vMerge w:val="restart"/>
            <w:vAlign w:val="center"/>
          </w:tcPr>
          <w:p w14:paraId="425AFB04">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2840" w:type="dxa"/>
            <w:vMerge w:val="restart"/>
            <w:vAlign w:val="center"/>
          </w:tcPr>
          <w:p w14:paraId="74A9022A">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3411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Merge w:val="continue"/>
            <w:vAlign w:val="center"/>
          </w:tcPr>
          <w:p w14:paraId="74F2C308">
            <w:pPr>
              <w:pStyle w:val="125"/>
              <w:autoSpaceDE w:val="0"/>
              <w:autoSpaceDN w:val="0"/>
              <w:adjustRightInd w:val="0"/>
              <w:snapToGrid w:val="0"/>
              <w:rPr>
                <w:rFonts w:ascii="Times New Roman" w:hAnsi="Times New Roman"/>
                <w:sz w:val="18"/>
              </w:rPr>
            </w:pPr>
          </w:p>
        </w:tc>
        <w:tc>
          <w:tcPr>
            <w:tcW w:w="1276" w:type="dxa"/>
            <w:vAlign w:val="center"/>
          </w:tcPr>
          <w:p w14:paraId="4B17E571">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0</w:t>
            </w:r>
          </w:p>
        </w:tc>
        <w:tc>
          <w:tcPr>
            <w:tcW w:w="1134" w:type="dxa"/>
            <w:vAlign w:val="center"/>
          </w:tcPr>
          <w:p w14:paraId="2B965C30">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1984" w:type="dxa"/>
            <w:vMerge w:val="continue"/>
            <w:vAlign w:val="center"/>
          </w:tcPr>
          <w:p w14:paraId="7B81CDE9">
            <w:pPr>
              <w:pStyle w:val="125"/>
              <w:autoSpaceDE w:val="0"/>
              <w:autoSpaceDN w:val="0"/>
              <w:adjustRightInd w:val="0"/>
              <w:snapToGrid w:val="0"/>
              <w:rPr>
                <w:rFonts w:ascii="Times New Roman" w:hAnsi="Times New Roman"/>
                <w:sz w:val="18"/>
              </w:rPr>
            </w:pPr>
          </w:p>
        </w:tc>
        <w:tc>
          <w:tcPr>
            <w:tcW w:w="2840" w:type="dxa"/>
            <w:vMerge w:val="continue"/>
            <w:vAlign w:val="center"/>
          </w:tcPr>
          <w:p w14:paraId="22B3362D">
            <w:pPr>
              <w:pStyle w:val="125"/>
              <w:autoSpaceDE w:val="0"/>
              <w:autoSpaceDN w:val="0"/>
              <w:adjustRightInd w:val="0"/>
              <w:snapToGrid w:val="0"/>
              <w:jc w:val="left"/>
              <w:rPr>
                <w:rFonts w:ascii="Times New Roman" w:hAnsi="Times New Roman"/>
                <w:sz w:val="18"/>
              </w:rPr>
            </w:pPr>
          </w:p>
        </w:tc>
      </w:tr>
      <w:tr w14:paraId="5E56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65A2528">
            <w:pPr>
              <w:pStyle w:val="125"/>
              <w:autoSpaceDE w:val="0"/>
              <w:autoSpaceDN w:val="0"/>
              <w:adjustRightInd w:val="0"/>
              <w:snapToGrid w:val="0"/>
              <w:rPr>
                <w:rFonts w:ascii="Times New Roman" w:hAnsi="Times New Roman"/>
                <w:sz w:val="18"/>
              </w:rPr>
            </w:pPr>
            <w:r>
              <w:rPr>
                <w:rFonts w:hint="eastAsia" w:ascii="Times New Roman" w:hAnsi="Times New Roman"/>
                <w:sz w:val="18"/>
              </w:rPr>
              <w:t>站点3接收状态</w:t>
            </w:r>
          </w:p>
        </w:tc>
        <w:tc>
          <w:tcPr>
            <w:tcW w:w="1276" w:type="dxa"/>
            <w:vAlign w:val="center"/>
          </w:tcPr>
          <w:p w14:paraId="56ABAB2A">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0</w:t>
            </w:r>
          </w:p>
        </w:tc>
        <w:tc>
          <w:tcPr>
            <w:tcW w:w="1134" w:type="dxa"/>
            <w:vAlign w:val="center"/>
          </w:tcPr>
          <w:p w14:paraId="05F0843C">
            <w:pPr>
              <w:pStyle w:val="125"/>
              <w:autoSpaceDE w:val="0"/>
              <w:autoSpaceDN w:val="0"/>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1984" w:type="dxa"/>
            <w:vAlign w:val="center"/>
          </w:tcPr>
          <w:p w14:paraId="3F14767A">
            <w:pPr>
              <w:pStyle w:val="125"/>
              <w:autoSpaceDE w:val="0"/>
              <w:autoSpaceDN w:val="0"/>
              <w:adjustRightInd w:val="0"/>
              <w:snapToGrid w:val="0"/>
              <w:rPr>
                <w:rFonts w:ascii="Times New Roman" w:hAnsi="Times New Roman"/>
                <w:sz w:val="18"/>
              </w:rPr>
            </w:pPr>
            <w:r>
              <w:rPr>
                <w:rFonts w:hint="eastAsia" w:ascii="Times New Roman" w:hAnsi="Times New Roman"/>
                <w:sz w:val="18"/>
              </w:rPr>
              <w:t>4</w:t>
            </w:r>
          </w:p>
        </w:tc>
        <w:tc>
          <w:tcPr>
            <w:tcW w:w="2840" w:type="dxa"/>
            <w:vAlign w:val="center"/>
          </w:tcPr>
          <w:p w14:paraId="53FF6DF6">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站点3每个PB的接收成功标志，比特0表示序列号为0的物理块的校验结果，比特1表示序列号为1的物理块的校验结果，比特2和比特3保留，默认填0</w:t>
            </w:r>
          </w:p>
        </w:tc>
      </w:tr>
      <w:tr w14:paraId="3E74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13643304">
            <w:pPr>
              <w:pStyle w:val="125"/>
              <w:autoSpaceDE w:val="0"/>
              <w:autoSpaceDN w:val="0"/>
              <w:adjustRightInd w:val="0"/>
              <w:snapToGrid w:val="0"/>
              <w:rPr>
                <w:rFonts w:ascii="Times New Roman" w:hAnsi="Times New Roman"/>
                <w:sz w:val="18"/>
              </w:rPr>
            </w:pPr>
            <w:r>
              <w:rPr>
                <w:rFonts w:hint="eastAsia" w:ascii="Times New Roman" w:hAnsi="Times New Roman"/>
                <w:sz w:val="18"/>
              </w:rPr>
              <w:t>保留</w:t>
            </w:r>
          </w:p>
        </w:tc>
        <w:tc>
          <w:tcPr>
            <w:tcW w:w="1276" w:type="dxa"/>
            <w:vAlign w:val="center"/>
          </w:tcPr>
          <w:p w14:paraId="313F9A69">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1</w:t>
            </w:r>
            <w:r>
              <w:rPr>
                <w:rFonts w:hint="eastAsia" w:ascii="Times New Roman" w:hAnsi="Times New Roman"/>
                <w:sz w:val="18"/>
              </w:rPr>
              <w:t>-</w:t>
            </w:r>
            <w:r>
              <w:rPr>
                <w:rFonts w:ascii="Times New Roman" w:hAnsi="Times New Roman"/>
                <w:sz w:val="18"/>
              </w:rPr>
              <w:t>12</w:t>
            </w:r>
          </w:p>
        </w:tc>
        <w:tc>
          <w:tcPr>
            <w:tcW w:w="1134" w:type="dxa"/>
            <w:vAlign w:val="center"/>
          </w:tcPr>
          <w:p w14:paraId="31CCA8D3">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984" w:type="dxa"/>
            <w:vAlign w:val="center"/>
          </w:tcPr>
          <w:p w14:paraId="60CD8439">
            <w:pPr>
              <w:pStyle w:val="125"/>
              <w:autoSpaceDE w:val="0"/>
              <w:autoSpaceDN w:val="0"/>
              <w:adjustRightInd w:val="0"/>
              <w:snapToGrid w:val="0"/>
              <w:rPr>
                <w:rFonts w:ascii="Times New Roman" w:hAnsi="Times New Roman"/>
                <w:sz w:val="18"/>
              </w:rPr>
            </w:pPr>
            <w:r>
              <w:rPr>
                <w:rFonts w:ascii="Times New Roman" w:hAnsi="Times New Roman"/>
                <w:sz w:val="18"/>
              </w:rPr>
              <w:t>16</w:t>
            </w:r>
          </w:p>
        </w:tc>
        <w:tc>
          <w:tcPr>
            <w:tcW w:w="2840" w:type="dxa"/>
            <w:vAlign w:val="center"/>
          </w:tcPr>
          <w:p w14:paraId="3C1FB003">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r w14:paraId="0630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vAlign w:val="center"/>
          </w:tcPr>
          <w:p w14:paraId="72F5F2E2">
            <w:pPr>
              <w:pStyle w:val="125"/>
              <w:autoSpaceDE w:val="0"/>
              <w:autoSpaceDN w:val="0"/>
              <w:adjustRightInd w:val="0"/>
              <w:snapToGrid w:val="0"/>
              <w:rPr>
                <w:rFonts w:ascii="Times New Roman" w:hAnsi="Times New Roman"/>
                <w:sz w:val="18"/>
              </w:rPr>
            </w:pPr>
            <w:r>
              <w:rPr>
                <w:rFonts w:hint="eastAsia" w:ascii="Times New Roman" w:hAnsi="Times New Roman"/>
                <w:sz w:val="18"/>
              </w:rPr>
              <w:t>CRC校验</w:t>
            </w:r>
          </w:p>
        </w:tc>
        <w:tc>
          <w:tcPr>
            <w:tcW w:w="1276" w:type="dxa"/>
            <w:vAlign w:val="center"/>
          </w:tcPr>
          <w:p w14:paraId="606A6B37">
            <w:pPr>
              <w:pStyle w:val="125"/>
              <w:autoSpaceDE w:val="0"/>
              <w:autoSpaceDN w:val="0"/>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3-15</w:t>
            </w:r>
          </w:p>
        </w:tc>
        <w:tc>
          <w:tcPr>
            <w:tcW w:w="1134" w:type="dxa"/>
            <w:vAlign w:val="center"/>
          </w:tcPr>
          <w:p w14:paraId="13C83F90">
            <w:pPr>
              <w:pStyle w:val="125"/>
              <w:autoSpaceDE w:val="0"/>
              <w:autoSpaceDN w:val="0"/>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984" w:type="dxa"/>
            <w:vAlign w:val="center"/>
          </w:tcPr>
          <w:p w14:paraId="1AA4B612">
            <w:pPr>
              <w:pStyle w:val="125"/>
              <w:autoSpaceDE w:val="0"/>
              <w:autoSpaceDN w:val="0"/>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4</w:t>
            </w:r>
          </w:p>
        </w:tc>
        <w:tc>
          <w:tcPr>
            <w:tcW w:w="2840" w:type="dxa"/>
            <w:vAlign w:val="center"/>
          </w:tcPr>
          <w:p w14:paraId="79308C81">
            <w:pPr>
              <w:pStyle w:val="125"/>
              <w:autoSpaceDE w:val="0"/>
              <w:autoSpaceDN w:val="0"/>
              <w:adjustRightInd w:val="0"/>
              <w:snapToGrid w:val="0"/>
              <w:jc w:val="left"/>
              <w:rPr>
                <w:rFonts w:ascii="Times New Roman" w:hAnsi="Times New Roman"/>
                <w:sz w:val="18"/>
              </w:rPr>
            </w:pPr>
            <w:r>
              <w:rPr>
                <w:rFonts w:hint="eastAsia" w:ascii="Times New Roman" w:hAnsi="Times New Roman"/>
                <w:sz w:val="18"/>
              </w:rPr>
              <w:t>-</w:t>
            </w:r>
          </w:p>
        </w:tc>
      </w:tr>
    </w:tbl>
    <w:p w14:paraId="788323D5">
      <w:pPr>
        <w:pStyle w:val="88"/>
        <w:numPr>
          <w:ilvl w:val="0"/>
          <w:numId w:val="0"/>
        </w:numPr>
        <w:rPr>
          <w:rStyle w:val="180"/>
          <w:rFonts w:ascii="黑体" w:hAnsi="黑体" w:cs="黑体"/>
        </w:rPr>
      </w:pPr>
    </w:p>
    <w:p w14:paraId="5C535297">
      <w:pPr>
        <w:pStyle w:val="67"/>
      </w:pPr>
      <w:r>
        <w:rPr>
          <w:rFonts w:hint="eastAsia"/>
        </w:rPr>
        <w:t>选择确认帧的可变区域</w:t>
      </w:r>
    </w:p>
    <w:p w14:paraId="7FD25CD3">
      <w:pPr>
        <w:pStyle w:val="50"/>
      </w:pPr>
      <w:r>
        <w:t>选择确认帧是接收设备用来向发送设备反馈SOF帧的接收情况。接收SOF帧的设备，如果判断需要回复选择确认帧时，则发送选择确认帧。</w:t>
      </w:r>
    </w:p>
    <w:p w14:paraId="425D8DED">
      <w:pPr>
        <w:pStyle w:val="50"/>
      </w:pPr>
      <w:r>
        <w:t>选择确认帧的可变区域</w:t>
      </w:r>
      <w:r>
        <w:rPr>
          <w:rFonts w:hint="eastAsia"/>
        </w:rPr>
        <w:t>定义</w:t>
      </w:r>
      <w:r>
        <w:t>如</w:t>
      </w:r>
      <w:r>
        <w:fldChar w:fldCharType="begin"/>
      </w:r>
      <w:r>
        <w:instrText xml:space="preserve"> REF _Ref23793 \h  \* MERGEFORMAT </w:instrText>
      </w:r>
      <w:r>
        <w:fldChar w:fldCharType="separate"/>
      </w:r>
      <w:r>
        <w:rPr>
          <w:rFonts w:hint="eastAsia" w:ascii="宋体"/>
        </w:rPr>
        <w:t xml:space="preserve">表 </w:t>
      </w:r>
      <w:r>
        <w:rPr>
          <w:rFonts w:ascii="宋体"/>
        </w:rPr>
        <w:t>30</w:t>
      </w:r>
      <w:r>
        <w:fldChar w:fldCharType="end"/>
      </w:r>
      <w:r>
        <w:t>所示。</w:t>
      </w:r>
    </w:p>
    <w:p w14:paraId="35F56187">
      <w:pPr>
        <w:pStyle w:val="10"/>
      </w:pPr>
      <w:bookmarkStart w:id="530" w:name="_Ref56762815"/>
      <w:bookmarkStart w:id="531" w:name="_Ref23793"/>
      <w:bookmarkStart w:id="532" w:name="_Toc399259572"/>
      <w:bookmarkStart w:id="533" w:name="_Ref398997157"/>
      <w:bookmarkStart w:id="534" w:name="_Toc402984102"/>
      <w:bookmarkStart w:id="535" w:name="_Toc399757602"/>
      <w:bookmarkStart w:id="536" w:name="_Toc405022499"/>
      <w:bookmarkStart w:id="537" w:name="_Toc402540085"/>
      <w:bookmarkStart w:id="538" w:name="_Toc402983636"/>
      <w:bookmarkStart w:id="539" w:name="_Toc399229371"/>
      <w:bookmarkStart w:id="540" w:name="_Toc408860196"/>
      <w:bookmarkStart w:id="541" w:name="_Toc405476921"/>
      <w:bookmarkStart w:id="542" w:name="_Toc403570612"/>
      <w:bookmarkStart w:id="543" w:name="_Toc402983170"/>
      <w:r>
        <w:rPr>
          <w:rFonts w:hint="eastAsia"/>
        </w:rPr>
        <w:t xml:space="preserve">表 </w:t>
      </w:r>
      <w:bookmarkEnd w:id="530"/>
      <w:r>
        <w:rPr>
          <w:rFonts w:hint="eastAsia"/>
        </w:rPr>
        <w:fldChar w:fldCharType="begin"/>
      </w:r>
      <w:r>
        <w:rPr>
          <w:rFonts w:hint="eastAsia"/>
        </w:rPr>
        <w:instrText xml:space="preserve"> SEQ 表 </w:instrText>
      </w:r>
      <w:r>
        <w:rPr>
          <w:rFonts w:hint="eastAsia"/>
        </w:rPr>
        <w:fldChar w:fldCharType="separate"/>
      </w:r>
      <w:r>
        <w:t>30</w:t>
      </w:r>
      <w:r>
        <w:rPr>
          <w:rFonts w:hint="eastAsia"/>
        </w:rPr>
        <w:fldChar w:fldCharType="end"/>
      </w:r>
      <w:bookmarkEnd w:id="531"/>
      <w:r>
        <w:rPr>
          <w:rFonts w:hint="eastAsia"/>
        </w:rPr>
        <w:t xml:space="preserve"> </w:t>
      </w:r>
      <w:r>
        <w:t>选择确认的可变区域</w:t>
      </w:r>
      <w:bookmarkEnd w:id="532"/>
      <w:bookmarkEnd w:id="533"/>
      <w:bookmarkEnd w:id="534"/>
      <w:bookmarkEnd w:id="535"/>
      <w:bookmarkEnd w:id="536"/>
      <w:bookmarkEnd w:id="537"/>
      <w:bookmarkEnd w:id="538"/>
      <w:bookmarkEnd w:id="539"/>
      <w:bookmarkEnd w:id="540"/>
      <w:bookmarkEnd w:id="541"/>
      <w:bookmarkEnd w:id="542"/>
      <w:bookmarkEnd w:id="543"/>
    </w:p>
    <w:tbl>
      <w:tblPr>
        <w:tblStyle w:val="3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2"/>
        <w:gridCol w:w="1161"/>
        <w:gridCol w:w="1307"/>
        <w:gridCol w:w="2030"/>
        <w:gridCol w:w="3772"/>
      </w:tblGrid>
      <w:tr w14:paraId="5689C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61C4C60D">
            <w:pPr>
              <w:pStyle w:val="125"/>
              <w:autoSpaceDE w:val="0"/>
              <w:autoSpaceDN w:val="0"/>
              <w:adjustRightInd w:val="0"/>
              <w:snapToGrid w:val="0"/>
              <w:rPr>
                <w:rFonts w:ascii="Times New Roman" w:hAnsi="Times New Roman"/>
                <w:sz w:val="18"/>
              </w:rPr>
            </w:pPr>
            <w:r>
              <w:rPr>
                <w:rFonts w:ascii="Times New Roman" w:hAnsi="Times New Roman"/>
                <w:sz w:val="18"/>
              </w:rPr>
              <w:t>字段</w:t>
            </w:r>
          </w:p>
        </w:tc>
        <w:tc>
          <w:tcPr>
            <w:tcW w:w="1134" w:type="dxa"/>
            <w:tcBorders>
              <w:top w:val="single" w:color="000000" w:sz="4" w:space="0"/>
              <w:left w:val="single" w:color="000000" w:sz="4" w:space="0"/>
              <w:bottom w:val="single" w:color="000000" w:sz="4" w:space="0"/>
              <w:right w:val="single" w:color="000000" w:sz="4" w:space="0"/>
            </w:tcBorders>
            <w:vAlign w:val="center"/>
          </w:tcPr>
          <w:p w14:paraId="0D6DF592">
            <w:pPr>
              <w:pStyle w:val="125"/>
              <w:autoSpaceDE w:val="0"/>
              <w:autoSpaceDN w:val="0"/>
              <w:adjustRightInd w:val="0"/>
              <w:snapToGrid w:val="0"/>
              <w:rPr>
                <w:rFonts w:ascii="Times New Roman" w:hAnsi="Times New Roman"/>
                <w:sz w:val="18"/>
              </w:rPr>
            </w:pPr>
            <w:r>
              <w:rPr>
                <w:rFonts w:ascii="Times New Roman" w:hAnsi="Times New Roman"/>
                <w:sz w:val="18"/>
              </w:rPr>
              <w:t>字节号</w:t>
            </w:r>
          </w:p>
        </w:tc>
        <w:tc>
          <w:tcPr>
            <w:tcW w:w="1276" w:type="dxa"/>
            <w:tcBorders>
              <w:top w:val="single" w:color="000000" w:sz="4" w:space="0"/>
              <w:left w:val="single" w:color="000000" w:sz="4" w:space="0"/>
              <w:bottom w:val="single" w:color="000000" w:sz="4" w:space="0"/>
              <w:right w:val="single" w:color="000000" w:sz="4" w:space="0"/>
            </w:tcBorders>
            <w:vAlign w:val="center"/>
          </w:tcPr>
          <w:p w14:paraId="4DA11DE4">
            <w:pPr>
              <w:pStyle w:val="125"/>
              <w:autoSpaceDE w:val="0"/>
              <w:autoSpaceDN w:val="0"/>
              <w:adjustRightInd w:val="0"/>
              <w:snapToGrid w:val="0"/>
              <w:rPr>
                <w:rFonts w:ascii="Times New Roman" w:hAnsi="Times New Roman"/>
                <w:sz w:val="18"/>
              </w:rPr>
            </w:pPr>
            <w:r>
              <w:rPr>
                <w:rFonts w:ascii="Times New Roman" w:hAnsi="Times New Roman"/>
                <w:sz w:val="18"/>
              </w:rPr>
              <w:t>比特位</w:t>
            </w:r>
          </w:p>
        </w:tc>
        <w:tc>
          <w:tcPr>
            <w:tcW w:w="1982" w:type="dxa"/>
            <w:tcBorders>
              <w:top w:val="single" w:color="000000" w:sz="4" w:space="0"/>
              <w:left w:val="single" w:color="000000" w:sz="4" w:space="0"/>
              <w:bottom w:val="single" w:color="000000" w:sz="4" w:space="0"/>
              <w:right w:val="single" w:color="000000" w:sz="4" w:space="0"/>
            </w:tcBorders>
            <w:vAlign w:val="center"/>
          </w:tcPr>
          <w:p w14:paraId="4161D3B6">
            <w:pPr>
              <w:pStyle w:val="125"/>
              <w:autoSpaceDE w:val="0"/>
              <w:autoSpaceDN w:val="0"/>
              <w:adjustRightInd w:val="0"/>
              <w:snapToGrid w:val="0"/>
              <w:rPr>
                <w:rFonts w:ascii="Times New Roman" w:hAnsi="Times New Roman"/>
                <w:sz w:val="18"/>
              </w:rPr>
            </w:pPr>
            <w:r>
              <w:rPr>
                <w:rFonts w:ascii="Times New Roman" w:hAnsi="Times New Roman"/>
                <w:sz w:val="18"/>
              </w:rPr>
              <w:t>字段大小（比特）</w:t>
            </w:r>
          </w:p>
        </w:tc>
        <w:tc>
          <w:tcPr>
            <w:tcW w:w="3683" w:type="dxa"/>
            <w:tcBorders>
              <w:top w:val="single" w:color="000000" w:sz="4" w:space="0"/>
              <w:left w:val="single" w:color="000000" w:sz="4" w:space="0"/>
              <w:bottom w:val="single" w:color="000000" w:sz="4" w:space="0"/>
              <w:right w:val="single" w:color="000000" w:sz="4" w:space="0"/>
            </w:tcBorders>
            <w:vAlign w:val="center"/>
          </w:tcPr>
          <w:p w14:paraId="78B945ED">
            <w:pPr>
              <w:pStyle w:val="125"/>
              <w:autoSpaceDE w:val="0"/>
              <w:autoSpaceDN w:val="0"/>
              <w:adjustRightInd w:val="0"/>
              <w:snapToGrid w:val="0"/>
              <w:rPr>
                <w:rFonts w:ascii="Times New Roman" w:hAnsi="Times New Roman"/>
                <w:sz w:val="18"/>
              </w:rPr>
            </w:pPr>
            <w:r>
              <w:rPr>
                <w:rFonts w:ascii="Times New Roman" w:hAnsi="Times New Roman"/>
                <w:sz w:val="18"/>
              </w:rPr>
              <w:t>说明</w:t>
            </w:r>
          </w:p>
        </w:tc>
      </w:tr>
      <w:tr w14:paraId="4C3EA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59CAB98A">
            <w:pPr>
              <w:pStyle w:val="125"/>
              <w:autoSpaceDE w:val="0"/>
              <w:autoSpaceDN w:val="0"/>
              <w:adjustRightInd w:val="0"/>
              <w:snapToGrid w:val="0"/>
              <w:rPr>
                <w:rFonts w:ascii="Times New Roman" w:hAnsi="Times New Roman"/>
                <w:sz w:val="18"/>
              </w:rPr>
            </w:pPr>
            <w:r>
              <w:rPr>
                <w:rFonts w:ascii="Times New Roman" w:hAnsi="Times New Roman"/>
                <w:sz w:val="18"/>
              </w:rPr>
              <w:t>接收结果</w:t>
            </w:r>
          </w:p>
        </w:tc>
        <w:tc>
          <w:tcPr>
            <w:tcW w:w="1134" w:type="dxa"/>
            <w:vMerge w:val="restart"/>
            <w:tcBorders>
              <w:top w:val="nil"/>
              <w:left w:val="single" w:color="000000" w:sz="4" w:space="0"/>
              <w:bottom w:val="single" w:color="000000" w:sz="4" w:space="0"/>
              <w:right w:val="single" w:color="000000" w:sz="4" w:space="0"/>
            </w:tcBorders>
            <w:vAlign w:val="center"/>
          </w:tcPr>
          <w:p w14:paraId="7089B04E">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1276" w:type="dxa"/>
            <w:tcBorders>
              <w:top w:val="single" w:color="000000" w:sz="4" w:space="0"/>
              <w:left w:val="single" w:color="000000" w:sz="4" w:space="0"/>
              <w:bottom w:val="single" w:color="000000" w:sz="4" w:space="0"/>
              <w:right w:val="single" w:color="000000" w:sz="4" w:space="0"/>
            </w:tcBorders>
            <w:vAlign w:val="center"/>
          </w:tcPr>
          <w:p w14:paraId="6F94EF55">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1982" w:type="dxa"/>
            <w:tcBorders>
              <w:top w:val="single" w:color="000000" w:sz="4" w:space="0"/>
              <w:left w:val="single" w:color="000000" w:sz="4" w:space="0"/>
              <w:bottom w:val="single" w:color="000000" w:sz="4" w:space="0"/>
              <w:right w:val="single" w:color="000000" w:sz="4" w:space="0"/>
            </w:tcBorders>
            <w:vAlign w:val="center"/>
          </w:tcPr>
          <w:p w14:paraId="2B6566E8">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3683" w:type="dxa"/>
            <w:tcBorders>
              <w:top w:val="single" w:color="000000" w:sz="4" w:space="0"/>
              <w:left w:val="single" w:color="000000" w:sz="4" w:space="0"/>
              <w:bottom w:val="single" w:color="000000" w:sz="4" w:space="0"/>
              <w:right w:val="single" w:color="000000" w:sz="4" w:space="0"/>
            </w:tcBorders>
            <w:vAlign w:val="center"/>
          </w:tcPr>
          <w:p w14:paraId="1BBD8F9B">
            <w:pPr>
              <w:pStyle w:val="125"/>
              <w:autoSpaceDE w:val="0"/>
              <w:autoSpaceDN w:val="0"/>
              <w:adjustRightInd w:val="0"/>
              <w:snapToGrid w:val="0"/>
              <w:jc w:val="left"/>
              <w:rPr>
                <w:rFonts w:ascii="Times New Roman" w:hAnsi="Times New Roman"/>
                <w:sz w:val="18"/>
              </w:rPr>
            </w:pPr>
            <w:r>
              <w:rPr>
                <w:rFonts w:ascii="Times New Roman" w:hAnsi="Times New Roman"/>
                <w:sz w:val="18"/>
              </w:rPr>
              <w:t>SOF帧的接收结果</w:t>
            </w:r>
          </w:p>
          <w:p w14:paraId="6A8BC7A2">
            <w:pPr>
              <w:pStyle w:val="125"/>
              <w:autoSpaceDE w:val="0"/>
              <w:autoSpaceDN w:val="0"/>
              <w:adjustRightInd w:val="0"/>
              <w:snapToGrid w:val="0"/>
              <w:jc w:val="left"/>
              <w:rPr>
                <w:rFonts w:ascii="Times New Roman" w:hAnsi="Times New Roman"/>
                <w:sz w:val="18"/>
              </w:rPr>
            </w:pPr>
            <w:r>
              <w:rPr>
                <w:rFonts w:ascii="Times New Roman" w:hAnsi="Times New Roman"/>
                <w:sz w:val="18"/>
              </w:rPr>
              <w:t>0：全部接收成功</w:t>
            </w:r>
          </w:p>
          <w:p w14:paraId="7055BB2D">
            <w:pPr>
              <w:pStyle w:val="125"/>
              <w:autoSpaceDE w:val="0"/>
              <w:autoSpaceDN w:val="0"/>
              <w:adjustRightInd w:val="0"/>
              <w:snapToGrid w:val="0"/>
              <w:jc w:val="left"/>
              <w:rPr>
                <w:rFonts w:ascii="Times New Roman" w:hAnsi="Times New Roman"/>
                <w:sz w:val="18"/>
              </w:rPr>
            </w:pPr>
            <w:r>
              <w:rPr>
                <w:rFonts w:ascii="Times New Roman" w:hAnsi="Times New Roman"/>
                <w:sz w:val="18"/>
              </w:rPr>
              <w:t>1：sof帧的物理块存在循环冗余校验失败的场景</w:t>
            </w:r>
          </w:p>
          <w:p w14:paraId="1958E958">
            <w:pPr>
              <w:pStyle w:val="125"/>
              <w:autoSpaceDE w:val="0"/>
              <w:autoSpaceDN w:val="0"/>
              <w:adjustRightInd w:val="0"/>
              <w:snapToGrid w:val="0"/>
              <w:jc w:val="left"/>
              <w:rPr>
                <w:rFonts w:ascii="Times New Roman" w:hAnsi="Times New Roman"/>
                <w:sz w:val="18"/>
              </w:rPr>
            </w:pPr>
            <w:r>
              <w:rPr>
                <w:rFonts w:ascii="Times New Roman" w:hAnsi="Times New Roman"/>
                <w:sz w:val="18"/>
              </w:rPr>
              <w:t>其他：保留</w:t>
            </w:r>
          </w:p>
        </w:tc>
      </w:tr>
      <w:tr w14:paraId="27C03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0C1D8521">
            <w:pPr>
              <w:pStyle w:val="125"/>
              <w:autoSpaceDE w:val="0"/>
              <w:autoSpaceDN w:val="0"/>
              <w:adjustRightInd w:val="0"/>
              <w:snapToGrid w:val="0"/>
              <w:rPr>
                <w:rFonts w:ascii="Times New Roman" w:hAnsi="Times New Roman"/>
                <w:sz w:val="18"/>
              </w:rPr>
            </w:pPr>
            <w:r>
              <w:rPr>
                <w:rFonts w:ascii="Times New Roman" w:hAnsi="Times New Roman"/>
                <w:sz w:val="18"/>
              </w:rPr>
              <w:t>接收状态</w:t>
            </w:r>
          </w:p>
        </w:tc>
        <w:tc>
          <w:tcPr>
            <w:tcW w:w="1134" w:type="dxa"/>
            <w:vMerge w:val="continue"/>
            <w:tcBorders>
              <w:top w:val="nil"/>
              <w:left w:val="single" w:color="000000" w:sz="4" w:space="0"/>
              <w:bottom w:val="single" w:color="000000" w:sz="4" w:space="0"/>
              <w:right w:val="single" w:color="000000" w:sz="4" w:space="0"/>
            </w:tcBorders>
            <w:vAlign w:val="center"/>
          </w:tcPr>
          <w:p w14:paraId="6DF5A6CE">
            <w:pPr>
              <w:pStyle w:val="125"/>
              <w:autoSpaceDE w:val="0"/>
              <w:autoSpaceDN w:val="0"/>
              <w:adjustRightInd w:val="0"/>
              <w:snapToGrid w:val="0"/>
              <w:rPr>
                <w:rFonts w:ascii="Times New Roman" w:hAnsi="Times New Roman"/>
                <w:sz w:val="18"/>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5D00F198">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1982" w:type="dxa"/>
            <w:tcBorders>
              <w:top w:val="single" w:color="000000" w:sz="4" w:space="0"/>
              <w:left w:val="single" w:color="000000" w:sz="4" w:space="0"/>
              <w:bottom w:val="single" w:color="000000" w:sz="4" w:space="0"/>
              <w:right w:val="single" w:color="000000" w:sz="4" w:space="0"/>
            </w:tcBorders>
            <w:vAlign w:val="center"/>
          </w:tcPr>
          <w:p w14:paraId="1932EE46">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3683" w:type="dxa"/>
            <w:tcBorders>
              <w:top w:val="single" w:color="000000" w:sz="4" w:space="0"/>
              <w:left w:val="single" w:color="000000" w:sz="4" w:space="0"/>
              <w:bottom w:val="single" w:color="000000" w:sz="4" w:space="0"/>
              <w:right w:val="single" w:color="000000" w:sz="4" w:space="0"/>
            </w:tcBorders>
            <w:vAlign w:val="center"/>
          </w:tcPr>
          <w:p w14:paraId="44F1947E">
            <w:pPr>
              <w:pStyle w:val="125"/>
              <w:autoSpaceDE w:val="0"/>
              <w:autoSpaceDN w:val="0"/>
              <w:adjustRightInd w:val="0"/>
              <w:snapToGrid w:val="0"/>
              <w:jc w:val="left"/>
              <w:rPr>
                <w:rFonts w:ascii="Times New Roman" w:hAnsi="Times New Roman"/>
                <w:sz w:val="18"/>
              </w:rPr>
            </w:pPr>
            <w:r>
              <w:rPr>
                <w:rFonts w:ascii="Times New Roman" w:hAnsi="Times New Roman"/>
                <w:sz w:val="18"/>
              </w:rPr>
              <w:t>接收状态是一个4比特的字段，用来表示普通模式时，SOF帧的物理块的校验结果。一个SOF帧最多可以携带4个物理块，每一个比特，表示一个物理块是否校验成功。比特0表示序列号为0的物理块的校验结果，比特1表示序列号为1的物理块的校验结果，其余类推。</w:t>
            </w:r>
          </w:p>
          <w:p w14:paraId="16DFE82F">
            <w:pPr>
              <w:pStyle w:val="125"/>
              <w:autoSpaceDE w:val="0"/>
              <w:autoSpaceDN w:val="0"/>
              <w:adjustRightInd w:val="0"/>
              <w:snapToGrid w:val="0"/>
              <w:jc w:val="left"/>
              <w:rPr>
                <w:rFonts w:ascii="Times New Roman" w:hAnsi="Times New Roman"/>
                <w:sz w:val="18"/>
              </w:rPr>
            </w:pPr>
            <w:r>
              <w:rPr>
                <w:rFonts w:ascii="Times New Roman" w:hAnsi="Times New Roman"/>
                <w:sz w:val="18"/>
              </w:rPr>
              <w:t>接收状态的比特位为0时，则表示对应的物理块校验失败；比特位为1时，则表示对应的物理块校验成功。</w:t>
            </w:r>
          </w:p>
        </w:tc>
      </w:tr>
      <w:tr w14:paraId="2DE5F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vMerge w:val="restart"/>
            <w:tcBorders>
              <w:top w:val="nil"/>
              <w:left w:val="single" w:color="000000" w:sz="4" w:space="0"/>
              <w:bottom w:val="single" w:color="000000" w:sz="4" w:space="0"/>
              <w:right w:val="single" w:color="000000" w:sz="4" w:space="0"/>
            </w:tcBorders>
            <w:vAlign w:val="center"/>
          </w:tcPr>
          <w:p w14:paraId="1A2AEB10">
            <w:pPr>
              <w:pStyle w:val="125"/>
              <w:autoSpaceDE w:val="0"/>
              <w:autoSpaceDN w:val="0"/>
              <w:adjustRightInd w:val="0"/>
              <w:snapToGrid w:val="0"/>
              <w:rPr>
                <w:rFonts w:ascii="Times New Roman" w:hAnsi="Times New Roman"/>
                <w:sz w:val="18"/>
              </w:rPr>
            </w:pPr>
            <w:r>
              <w:rPr>
                <w:rFonts w:ascii="Times New Roman" w:hAnsi="Times New Roman"/>
                <w:sz w:val="18"/>
              </w:rPr>
              <w:t>目的TEI</w:t>
            </w:r>
          </w:p>
        </w:tc>
        <w:tc>
          <w:tcPr>
            <w:tcW w:w="1134" w:type="dxa"/>
            <w:tcBorders>
              <w:top w:val="single" w:color="000000" w:sz="4" w:space="0"/>
              <w:left w:val="single" w:color="000000" w:sz="4" w:space="0"/>
              <w:bottom w:val="single" w:color="000000" w:sz="4" w:space="0"/>
              <w:right w:val="single" w:color="000000" w:sz="4" w:space="0"/>
            </w:tcBorders>
            <w:vAlign w:val="center"/>
          </w:tcPr>
          <w:p w14:paraId="6E8D0DA9">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1276" w:type="dxa"/>
            <w:tcBorders>
              <w:top w:val="single" w:color="000000" w:sz="4" w:space="0"/>
              <w:left w:val="single" w:color="000000" w:sz="4" w:space="0"/>
              <w:bottom w:val="single" w:color="000000" w:sz="4" w:space="0"/>
              <w:right w:val="single" w:color="000000" w:sz="4" w:space="0"/>
            </w:tcBorders>
            <w:vAlign w:val="center"/>
          </w:tcPr>
          <w:p w14:paraId="34011B08">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982" w:type="dxa"/>
            <w:vMerge w:val="restart"/>
            <w:tcBorders>
              <w:top w:val="nil"/>
              <w:left w:val="single" w:color="000000" w:sz="4" w:space="0"/>
              <w:bottom w:val="single" w:color="000000" w:sz="4" w:space="0"/>
              <w:right w:val="single" w:color="000000" w:sz="4" w:space="0"/>
            </w:tcBorders>
            <w:vAlign w:val="center"/>
          </w:tcPr>
          <w:p w14:paraId="5A154AFA">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3683" w:type="dxa"/>
            <w:vMerge w:val="restart"/>
            <w:tcBorders>
              <w:top w:val="nil"/>
              <w:left w:val="single" w:color="000000" w:sz="4" w:space="0"/>
              <w:bottom w:val="single" w:color="000000" w:sz="4" w:space="0"/>
              <w:right w:val="single" w:color="000000" w:sz="4" w:space="0"/>
            </w:tcBorders>
            <w:vAlign w:val="center"/>
          </w:tcPr>
          <w:p w14:paraId="72FE5C86">
            <w:pPr>
              <w:pStyle w:val="125"/>
              <w:autoSpaceDE w:val="0"/>
              <w:autoSpaceDN w:val="0"/>
              <w:adjustRightInd w:val="0"/>
              <w:snapToGrid w:val="0"/>
              <w:jc w:val="left"/>
              <w:rPr>
                <w:rFonts w:ascii="Times New Roman" w:hAnsi="Times New Roman"/>
                <w:sz w:val="18"/>
              </w:rPr>
            </w:pPr>
            <w:r>
              <w:rPr>
                <w:rFonts w:ascii="Times New Roman" w:hAnsi="Times New Roman"/>
                <w:sz w:val="18"/>
              </w:rPr>
              <w:t>选择确认帧的目的终端的TEI</w:t>
            </w:r>
          </w:p>
        </w:tc>
      </w:tr>
      <w:tr w14:paraId="3F0FE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vMerge w:val="continue"/>
            <w:tcBorders>
              <w:top w:val="nil"/>
              <w:left w:val="single" w:color="000000" w:sz="4" w:space="0"/>
              <w:bottom w:val="single" w:color="000000" w:sz="4" w:space="0"/>
              <w:right w:val="single" w:color="000000" w:sz="4" w:space="0"/>
            </w:tcBorders>
            <w:vAlign w:val="center"/>
          </w:tcPr>
          <w:p w14:paraId="3D0EF2C9">
            <w:pPr>
              <w:pStyle w:val="125"/>
              <w:autoSpaceDE w:val="0"/>
              <w:autoSpaceDN w:val="0"/>
              <w:adjustRightInd w:val="0"/>
              <w:snapToGrid w:val="0"/>
              <w:rPr>
                <w:rFonts w:ascii="Times New Roman" w:hAnsi="Times New Roman"/>
                <w:sz w:val="18"/>
              </w:rPr>
            </w:pPr>
          </w:p>
        </w:tc>
        <w:tc>
          <w:tcPr>
            <w:tcW w:w="1134" w:type="dxa"/>
            <w:vMerge w:val="restart"/>
            <w:tcBorders>
              <w:top w:val="nil"/>
              <w:left w:val="single" w:color="000000" w:sz="4" w:space="0"/>
              <w:bottom w:val="single" w:color="000000" w:sz="4" w:space="0"/>
              <w:right w:val="single" w:color="000000" w:sz="4" w:space="0"/>
            </w:tcBorders>
            <w:vAlign w:val="center"/>
          </w:tcPr>
          <w:p w14:paraId="6A8E8E7E">
            <w:pPr>
              <w:pStyle w:val="125"/>
              <w:autoSpaceDE w:val="0"/>
              <w:autoSpaceDN w:val="0"/>
              <w:adjustRightInd w:val="0"/>
              <w:snapToGrid w:val="0"/>
              <w:rPr>
                <w:rFonts w:ascii="Times New Roman" w:hAnsi="Times New Roman"/>
                <w:sz w:val="18"/>
              </w:rPr>
            </w:pPr>
            <w:r>
              <w:rPr>
                <w:rFonts w:ascii="Times New Roman" w:hAnsi="Times New Roman"/>
                <w:sz w:val="18"/>
              </w:rPr>
              <w:t>3</w:t>
            </w:r>
          </w:p>
        </w:tc>
        <w:tc>
          <w:tcPr>
            <w:tcW w:w="1276" w:type="dxa"/>
            <w:tcBorders>
              <w:top w:val="single" w:color="000000" w:sz="4" w:space="0"/>
              <w:left w:val="single" w:color="000000" w:sz="4" w:space="0"/>
              <w:bottom w:val="single" w:color="000000" w:sz="4" w:space="0"/>
              <w:right w:val="single" w:color="000000" w:sz="4" w:space="0"/>
            </w:tcBorders>
            <w:vAlign w:val="center"/>
          </w:tcPr>
          <w:p w14:paraId="16A7C685">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1982" w:type="dxa"/>
            <w:vMerge w:val="continue"/>
            <w:tcBorders>
              <w:top w:val="nil"/>
              <w:left w:val="single" w:color="000000" w:sz="4" w:space="0"/>
              <w:bottom w:val="single" w:color="000000" w:sz="4" w:space="0"/>
              <w:right w:val="single" w:color="000000" w:sz="4" w:space="0"/>
            </w:tcBorders>
            <w:vAlign w:val="center"/>
          </w:tcPr>
          <w:p w14:paraId="5A725808">
            <w:pPr>
              <w:pStyle w:val="125"/>
              <w:autoSpaceDE w:val="0"/>
              <w:autoSpaceDN w:val="0"/>
              <w:adjustRightInd w:val="0"/>
              <w:snapToGrid w:val="0"/>
              <w:rPr>
                <w:rFonts w:ascii="Times New Roman" w:hAnsi="Times New Roman"/>
                <w:sz w:val="18"/>
              </w:rPr>
            </w:pPr>
          </w:p>
        </w:tc>
        <w:tc>
          <w:tcPr>
            <w:tcW w:w="3683" w:type="dxa"/>
            <w:vMerge w:val="continue"/>
            <w:tcBorders>
              <w:top w:val="nil"/>
              <w:left w:val="single" w:color="000000" w:sz="4" w:space="0"/>
              <w:bottom w:val="single" w:color="000000" w:sz="4" w:space="0"/>
              <w:right w:val="single" w:color="000000" w:sz="4" w:space="0"/>
            </w:tcBorders>
            <w:vAlign w:val="center"/>
          </w:tcPr>
          <w:p w14:paraId="413C54EE">
            <w:pPr>
              <w:pStyle w:val="125"/>
              <w:autoSpaceDE w:val="0"/>
              <w:autoSpaceDN w:val="0"/>
              <w:adjustRightInd w:val="0"/>
              <w:snapToGrid w:val="0"/>
              <w:jc w:val="left"/>
              <w:rPr>
                <w:rFonts w:ascii="Times New Roman" w:hAnsi="Times New Roman"/>
                <w:sz w:val="18"/>
              </w:rPr>
            </w:pPr>
          </w:p>
        </w:tc>
      </w:tr>
      <w:tr w14:paraId="462CF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133D1840">
            <w:pPr>
              <w:pStyle w:val="125"/>
              <w:autoSpaceDE w:val="0"/>
              <w:autoSpaceDN w:val="0"/>
              <w:adjustRightInd w:val="0"/>
              <w:snapToGrid w:val="0"/>
              <w:rPr>
                <w:rFonts w:ascii="Times New Roman" w:hAnsi="Times New Roman"/>
                <w:sz w:val="18"/>
              </w:rPr>
            </w:pPr>
            <w:r>
              <w:rPr>
                <w:rFonts w:ascii="Times New Roman" w:hAnsi="Times New Roman"/>
                <w:sz w:val="18"/>
              </w:rPr>
              <w:t>接收物理块个数</w:t>
            </w:r>
          </w:p>
        </w:tc>
        <w:tc>
          <w:tcPr>
            <w:tcW w:w="1134" w:type="dxa"/>
            <w:vMerge w:val="continue"/>
            <w:tcBorders>
              <w:top w:val="nil"/>
              <w:left w:val="single" w:color="000000" w:sz="4" w:space="0"/>
              <w:bottom w:val="single" w:color="000000" w:sz="4" w:space="0"/>
              <w:right w:val="single" w:color="000000" w:sz="4" w:space="0"/>
            </w:tcBorders>
            <w:vAlign w:val="center"/>
          </w:tcPr>
          <w:p w14:paraId="5FEFB888">
            <w:pPr>
              <w:pStyle w:val="125"/>
              <w:autoSpaceDE w:val="0"/>
              <w:autoSpaceDN w:val="0"/>
              <w:adjustRightInd w:val="0"/>
              <w:snapToGrid w:val="0"/>
              <w:rPr>
                <w:rFonts w:ascii="Times New Roman" w:hAnsi="Times New Roman"/>
                <w:sz w:val="18"/>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5D131FFC">
            <w:pPr>
              <w:pStyle w:val="125"/>
              <w:autoSpaceDE w:val="0"/>
              <w:autoSpaceDN w:val="0"/>
              <w:adjustRightInd w:val="0"/>
              <w:snapToGrid w:val="0"/>
              <w:rPr>
                <w:rFonts w:ascii="Times New Roman" w:hAnsi="Times New Roman"/>
                <w:sz w:val="18"/>
              </w:rPr>
            </w:pPr>
            <w:r>
              <w:rPr>
                <w:rFonts w:ascii="Times New Roman" w:hAnsi="Times New Roman"/>
                <w:sz w:val="18"/>
              </w:rPr>
              <w:t>4-7</w:t>
            </w:r>
          </w:p>
        </w:tc>
        <w:tc>
          <w:tcPr>
            <w:tcW w:w="1982" w:type="dxa"/>
            <w:tcBorders>
              <w:top w:val="single" w:color="000000" w:sz="4" w:space="0"/>
              <w:left w:val="single" w:color="000000" w:sz="4" w:space="0"/>
              <w:bottom w:val="single" w:color="000000" w:sz="4" w:space="0"/>
              <w:right w:val="single" w:color="000000" w:sz="4" w:space="0"/>
            </w:tcBorders>
            <w:vAlign w:val="center"/>
          </w:tcPr>
          <w:p w14:paraId="1DB083F1">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3683" w:type="dxa"/>
            <w:tcBorders>
              <w:top w:val="single" w:color="000000" w:sz="4" w:space="0"/>
              <w:left w:val="single" w:color="000000" w:sz="4" w:space="0"/>
              <w:bottom w:val="single" w:color="000000" w:sz="4" w:space="0"/>
              <w:right w:val="single" w:color="000000" w:sz="4" w:space="0"/>
            </w:tcBorders>
            <w:vAlign w:val="center"/>
          </w:tcPr>
          <w:p w14:paraId="3C1B2180">
            <w:pPr>
              <w:pStyle w:val="125"/>
              <w:autoSpaceDE w:val="0"/>
              <w:autoSpaceDN w:val="0"/>
              <w:adjustRightInd w:val="0"/>
              <w:snapToGrid w:val="0"/>
              <w:jc w:val="left"/>
              <w:rPr>
                <w:rFonts w:ascii="Times New Roman" w:hAnsi="Times New Roman"/>
                <w:sz w:val="18"/>
              </w:rPr>
            </w:pPr>
            <w:r>
              <w:rPr>
                <w:rFonts w:ascii="Times New Roman" w:hAnsi="Times New Roman"/>
                <w:sz w:val="18"/>
              </w:rPr>
              <w:t>接收的物理块个数，包括解析错误的物理块个数</w:t>
            </w:r>
          </w:p>
        </w:tc>
      </w:tr>
      <w:tr w14:paraId="7B5DE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3BA6B8C8">
            <w:pPr>
              <w:pStyle w:val="125"/>
              <w:autoSpaceDE w:val="0"/>
              <w:autoSpaceDN w:val="0"/>
              <w:adjustRightInd w:val="0"/>
              <w:snapToGrid w:val="0"/>
              <w:rPr>
                <w:rFonts w:ascii="Times New Roman" w:hAnsi="Times New Roman"/>
                <w:sz w:val="18"/>
              </w:rPr>
            </w:pPr>
            <w:r>
              <w:rPr>
                <w:rFonts w:ascii="Times New Roman" w:hAnsi="Times New Roman"/>
                <w:sz w:val="18"/>
              </w:rPr>
              <w:t>短网络标识高位</w:t>
            </w:r>
          </w:p>
        </w:tc>
        <w:tc>
          <w:tcPr>
            <w:tcW w:w="1134" w:type="dxa"/>
            <w:vMerge w:val="restart"/>
            <w:tcBorders>
              <w:top w:val="nil"/>
              <w:left w:val="single" w:color="000000" w:sz="4" w:space="0"/>
              <w:bottom w:val="single" w:color="000000" w:sz="4" w:space="0"/>
              <w:right w:val="single" w:color="000000" w:sz="4" w:space="0"/>
            </w:tcBorders>
            <w:vAlign w:val="center"/>
          </w:tcPr>
          <w:p w14:paraId="2EFF0980">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1276" w:type="dxa"/>
            <w:tcBorders>
              <w:top w:val="single" w:color="000000" w:sz="4" w:space="0"/>
              <w:left w:val="single" w:color="000000" w:sz="4" w:space="0"/>
              <w:bottom w:val="single" w:color="000000" w:sz="4" w:space="0"/>
              <w:right w:val="single" w:color="000000" w:sz="4" w:space="0"/>
            </w:tcBorders>
            <w:vAlign w:val="center"/>
          </w:tcPr>
          <w:p w14:paraId="623B452A">
            <w:pPr>
              <w:pStyle w:val="125"/>
              <w:autoSpaceDE w:val="0"/>
              <w:autoSpaceDN w:val="0"/>
              <w:adjustRightInd w:val="0"/>
              <w:snapToGrid w:val="0"/>
              <w:rPr>
                <w:rFonts w:ascii="Times New Roman" w:hAnsi="Times New Roman"/>
                <w:sz w:val="18"/>
              </w:rPr>
            </w:pPr>
            <w:r>
              <w:rPr>
                <w:rFonts w:ascii="Times New Roman" w:hAnsi="Times New Roman"/>
                <w:sz w:val="18"/>
              </w:rPr>
              <w:t>0</w:t>
            </w:r>
          </w:p>
        </w:tc>
        <w:tc>
          <w:tcPr>
            <w:tcW w:w="1982" w:type="dxa"/>
            <w:tcBorders>
              <w:top w:val="single" w:color="000000" w:sz="4" w:space="0"/>
              <w:left w:val="single" w:color="000000" w:sz="4" w:space="0"/>
              <w:bottom w:val="single" w:color="000000" w:sz="4" w:space="0"/>
              <w:right w:val="single" w:color="000000" w:sz="4" w:space="0"/>
            </w:tcBorders>
            <w:vAlign w:val="center"/>
          </w:tcPr>
          <w:p w14:paraId="571B8B47">
            <w:pPr>
              <w:pStyle w:val="125"/>
              <w:autoSpaceDE w:val="0"/>
              <w:autoSpaceDN w:val="0"/>
              <w:adjustRightInd w:val="0"/>
              <w:snapToGrid w:val="0"/>
              <w:rPr>
                <w:rFonts w:ascii="Times New Roman" w:hAnsi="Times New Roman"/>
                <w:sz w:val="18"/>
              </w:rPr>
            </w:pPr>
            <w:r>
              <w:rPr>
                <w:rFonts w:ascii="Times New Roman" w:hAnsi="Times New Roman"/>
                <w:sz w:val="18"/>
              </w:rPr>
              <w:t>1</w:t>
            </w:r>
          </w:p>
        </w:tc>
        <w:tc>
          <w:tcPr>
            <w:tcW w:w="3683" w:type="dxa"/>
            <w:tcBorders>
              <w:top w:val="single" w:color="000000" w:sz="4" w:space="0"/>
              <w:left w:val="single" w:color="000000" w:sz="4" w:space="0"/>
              <w:bottom w:val="single" w:color="000000" w:sz="4" w:space="0"/>
              <w:right w:val="single" w:color="000000" w:sz="4" w:space="0"/>
            </w:tcBorders>
            <w:vAlign w:val="center"/>
          </w:tcPr>
          <w:p w14:paraId="218FEED5">
            <w:pPr>
              <w:pStyle w:val="125"/>
              <w:autoSpaceDE w:val="0"/>
              <w:autoSpaceDN w:val="0"/>
              <w:adjustRightInd w:val="0"/>
              <w:snapToGrid w:val="0"/>
              <w:jc w:val="left"/>
              <w:rPr>
                <w:rFonts w:ascii="Times New Roman" w:hAnsi="Times New Roman"/>
                <w:sz w:val="18"/>
              </w:rPr>
            </w:pPr>
            <w:r>
              <w:rPr>
                <w:rFonts w:ascii="Times New Roman" w:hAnsi="Times New Roman"/>
                <w:sz w:val="18"/>
              </w:rPr>
              <w:t>短网络标识高位，与MPDU帧控制固定字段的短网络标识低位共同构成5bit的短网络标识</w:t>
            </w:r>
          </w:p>
        </w:tc>
      </w:tr>
      <w:tr w14:paraId="577CD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5254BBF0">
            <w:pPr>
              <w:pStyle w:val="125"/>
              <w:autoSpaceDE w:val="0"/>
              <w:autoSpaceDN w:val="0"/>
              <w:adjustRightInd w:val="0"/>
              <w:snapToGrid w:val="0"/>
              <w:rPr>
                <w:rFonts w:ascii="Times New Roman" w:hAnsi="Times New Roman"/>
                <w:sz w:val="18"/>
              </w:rPr>
            </w:pPr>
            <w:r>
              <w:rPr>
                <w:rFonts w:ascii="Times New Roman" w:hAnsi="Times New Roman"/>
                <w:sz w:val="18"/>
              </w:rPr>
              <w:t>SNR类型</w:t>
            </w:r>
          </w:p>
        </w:tc>
        <w:tc>
          <w:tcPr>
            <w:tcW w:w="1134" w:type="dxa"/>
            <w:vMerge w:val="continue"/>
            <w:tcBorders>
              <w:top w:val="nil"/>
              <w:left w:val="single" w:color="000000" w:sz="4" w:space="0"/>
              <w:bottom w:val="single" w:color="000000" w:sz="4" w:space="0"/>
              <w:right w:val="single" w:color="000000" w:sz="4" w:space="0"/>
            </w:tcBorders>
            <w:vAlign w:val="center"/>
          </w:tcPr>
          <w:p w14:paraId="63E215CF">
            <w:pPr>
              <w:pStyle w:val="125"/>
              <w:autoSpaceDE w:val="0"/>
              <w:autoSpaceDN w:val="0"/>
              <w:adjustRightInd w:val="0"/>
              <w:snapToGrid w:val="0"/>
              <w:rPr>
                <w:rFonts w:ascii="Times New Roman" w:hAnsi="Times New Roman"/>
                <w:sz w:val="18"/>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15A348C1">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1982" w:type="dxa"/>
            <w:tcBorders>
              <w:top w:val="single" w:color="000000" w:sz="4" w:space="0"/>
              <w:left w:val="single" w:color="000000" w:sz="4" w:space="0"/>
              <w:bottom w:val="single" w:color="000000" w:sz="4" w:space="0"/>
              <w:right w:val="single" w:color="000000" w:sz="4" w:space="0"/>
            </w:tcBorders>
            <w:vAlign w:val="center"/>
          </w:tcPr>
          <w:p w14:paraId="0063CF68">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3683" w:type="dxa"/>
            <w:tcBorders>
              <w:top w:val="single" w:color="000000" w:sz="4" w:space="0"/>
              <w:left w:val="single" w:color="000000" w:sz="4" w:space="0"/>
              <w:bottom w:val="single" w:color="000000" w:sz="4" w:space="0"/>
              <w:right w:val="single" w:color="000000" w:sz="4" w:space="0"/>
            </w:tcBorders>
            <w:vAlign w:val="center"/>
          </w:tcPr>
          <w:p w14:paraId="12EDB20F">
            <w:pPr>
              <w:pStyle w:val="125"/>
              <w:autoSpaceDE w:val="0"/>
              <w:autoSpaceDN w:val="0"/>
              <w:adjustRightInd w:val="0"/>
              <w:snapToGrid w:val="0"/>
              <w:jc w:val="left"/>
              <w:rPr>
                <w:rFonts w:ascii="Times New Roman" w:hAnsi="Times New Roman"/>
                <w:sz w:val="18"/>
              </w:rPr>
            </w:pPr>
            <w:r>
              <w:rPr>
                <w:rFonts w:ascii="Times New Roman" w:hAnsi="Times New Roman"/>
                <w:sz w:val="18"/>
              </w:rPr>
              <w:t>0：不携带snr信息</w:t>
            </w:r>
            <w:r>
              <w:rPr>
                <w:rFonts w:ascii="Times New Roman" w:hAnsi="Times New Roman"/>
                <w:sz w:val="18"/>
              </w:rPr>
              <w:br w:type="textWrapping"/>
            </w:r>
            <w:r>
              <w:rPr>
                <w:rFonts w:ascii="Times New Roman" w:hAnsi="Times New Roman"/>
                <w:sz w:val="18"/>
              </w:rPr>
              <w:t>1：接收当前帧的SNR信息</w:t>
            </w:r>
            <w:r>
              <w:rPr>
                <w:rFonts w:ascii="Times New Roman" w:hAnsi="Times New Roman"/>
                <w:sz w:val="18"/>
              </w:rPr>
              <w:br w:type="textWrapping"/>
            </w:r>
            <w:r>
              <w:rPr>
                <w:rFonts w:ascii="Times New Roman" w:hAnsi="Times New Roman"/>
                <w:sz w:val="18"/>
              </w:rPr>
              <w:t>2：反馈TF评估的基础RU信息</w:t>
            </w:r>
            <w:r>
              <w:rPr>
                <w:rFonts w:ascii="Times New Roman" w:hAnsi="Times New Roman"/>
                <w:sz w:val="18"/>
              </w:rPr>
              <w:br w:type="textWrapping"/>
            </w:r>
            <w:r>
              <w:rPr>
                <w:rFonts w:ascii="Times New Roman" w:hAnsi="Times New Roman"/>
                <w:sz w:val="18"/>
              </w:rPr>
              <w:t>3：保留</w:t>
            </w:r>
            <w:r>
              <w:rPr>
                <w:rFonts w:ascii="Times New Roman" w:hAnsi="Times New Roman"/>
                <w:sz w:val="18"/>
              </w:rPr>
              <w:br w:type="textWrapping"/>
            </w:r>
            <w:r>
              <w:rPr>
                <w:rFonts w:ascii="Times New Roman" w:hAnsi="Times New Roman"/>
                <w:sz w:val="18"/>
              </w:rPr>
              <w:t>站点评估出与邻居站点的SNR或RU_SNR后，通过与该站点业务交互流程中的SACK帧反馈SNR或RU_SNR信息</w:t>
            </w:r>
          </w:p>
        </w:tc>
      </w:tr>
      <w:tr w14:paraId="2A0AB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12ACBED4">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vMerge w:val="continue"/>
            <w:tcBorders>
              <w:top w:val="nil"/>
              <w:left w:val="single" w:color="000000" w:sz="4" w:space="0"/>
              <w:bottom w:val="single" w:color="000000" w:sz="4" w:space="0"/>
              <w:right w:val="single" w:color="000000" w:sz="4" w:space="0"/>
            </w:tcBorders>
            <w:vAlign w:val="center"/>
          </w:tcPr>
          <w:p w14:paraId="7B3F75E9">
            <w:pPr>
              <w:pStyle w:val="125"/>
              <w:autoSpaceDE w:val="0"/>
              <w:autoSpaceDN w:val="0"/>
              <w:adjustRightInd w:val="0"/>
              <w:snapToGrid w:val="0"/>
              <w:rPr>
                <w:rFonts w:ascii="Times New Roman" w:hAnsi="Times New Roman"/>
                <w:sz w:val="18"/>
              </w:rPr>
            </w:pPr>
          </w:p>
        </w:tc>
        <w:tc>
          <w:tcPr>
            <w:tcW w:w="1276" w:type="dxa"/>
            <w:tcBorders>
              <w:top w:val="single" w:color="000000" w:sz="4" w:space="0"/>
              <w:left w:val="single" w:color="000000" w:sz="4" w:space="0"/>
              <w:bottom w:val="single" w:color="000000" w:sz="4" w:space="0"/>
              <w:right w:val="single" w:color="000000" w:sz="4" w:space="0"/>
            </w:tcBorders>
            <w:vAlign w:val="center"/>
          </w:tcPr>
          <w:p w14:paraId="2751BE8A">
            <w:pPr>
              <w:pStyle w:val="125"/>
              <w:autoSpaceDE w:val="0"/>
              <w:autoSpaceDN w:val="0"/>
              <w:adjustRightInd w:val="0"/>
              <w:snapToGrid w:val="0"/>
              <w:rPr>
                <w:rFonts w:ascii="Times New Roman" w:hAnsi="Times New Roman"/>
                <w:sz w:val="18"/>
              </w:rPr>
            </w:pPr>
            <w:r>
              <w:rPr>
                <w:rFonts w:ascii="Times New Roman" w:hAnsi="Times New Roman"/>
                <w:sz w:val="18"/>
              </w:rPr>
              <w:t>3-7</w:t>
            </w:r>
          </w:p>
        </w:tc>
        <w:tc>
          <w:tcPr>
            <w:tcW w:w="1982" w:type="dxa"/>
            <w:tcBorders>
              <w:top w:val="single" w:color="000000" w:sz="4" w:space="0"/>
              <w:left w:val="single" w:color="000000" w:sz="4" w:space="0"/>
              <w:bottom w:val="single" w:color="000000" w:sz="4" w:space="0"/>
              <w:right w:val="single" w:color="000000" w:sz="4" w:space="0"/>
            </w:tcBorders>
            <w:vAlign w:val="center"/>
          </w:tcPr>
          <w:p w14:paraId="1E2548C9">
            <w:pPr>
              <w:pStyle w:val="125"/>
              <w:autoSpaceDE w:val="0"/>
              <w:autoSpaceDN w:val="0"/>
              <w:adjustRightInd w:val="0"/>
              <w:snapToGrid w:val="0"/>
              <w:rPr>
                <w:rFonts w:ascii="Times New Roman" w:hAnsi="Times New Roman"/>
                <w:sz w:val="18"/>
              </w:rPr>
            </w:pPr>
            <w:r>
              <w:rPr>
                <w:rFonts w:ascii="Times New Roman" w:hAnsi="Times New Roman"/>
                <w:sz w:val="18"/>
              </w:rPr>
              <w:t>5</w:t>
            </w:r>
          </w:p>
        </w:tc>
        <w:tc>
          <w:tcPr>
            <w:tcW w:w="3683" w:type="dxa"/>
            <w:tcBorders>
              <w:top w:val="single" w:color="000000" w:sz="4" w:space="0"/>
              <w:left w:val="single" w:color="000000" w:sz="4" w:space="0"/>
              <w:bottom w:val="single" w:color="000000" w:sz="4" w:space="0"/>
              <w:right w:val="single" w:color="000000" w:sz="4" w:space="0"/>
            </w:tcBorders>
            <w:vAlign w:val="center"/>
          </w:tcPr>
          <w:p w14:paraId="5ACE541A">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1EB0D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vMerge w:val="restart"/>
            <w:tcBorders>
              <w:top w:val="nil"/>
              <w:left w:val="single" w:color="000000" w:sz="4" w:space="0"/>
              <w:bottom w:val="single" w:color="000000" w:sz="4" w:space="0"/>
              <w:right w:val="single" w:color="000000" w:sz="4" w:space="0"/>
            </w:tcBorders>
            <w:vAlign w:val="center"/>
          </w:tcPr>
          <w:p w14:paraId="79976E43">
            <w:pPr>
              <w:pStyle w:val="125"/>
              <w:autoSpaceDE w:val="0"/>
              <w:autoSpaceDN w:val="0"/>
              <w:adjustRightInd w:val="0"/>
              <w:snapToGrid w:val="0"/>
              <w:rPr>
                <w:rFonts w:ascii="Times New Roman" w:hAnsi="Times New Roman"/>
                <w:sz w:val="18"/>
              </w:rPr>
            </w:pPr>
            <w:r>
              <w:rPr>
                <w:rFonts w:ascii="Times New Roman" w:hAnsi="Times New Roman"/>
                <w:sz w:val="18"/>
              </w:rPr>
              <w:t>SNR评估信息</w:t>
            </w:r>
          </w:p>
        </w:tc>
        <w:tc>
          <w:tcPr>
            <w:tcW w:w="1134" w:type="dxa"/>
            <w:tcBorders>
              <w:top w:val="single" w:color="000000" w:sz="4" w:space="0"/>
              <w:left w:val="single" w:color="000000" w:sz="4" w:space="0"/>
              <w:bottom w:val="single" w:color="000000" w:sz="4" w:space="0"/>
              <w:right w:val="single" w:color="000000" w:sz="4" w:space="0"/>
            </w:tcBorders>
            <w:vAlign w:val="center"/>
          </w:tcPr>
          <w:p w14:paraId="047E2E1E">
            <w:pPr>
              <w:pStyle w:val="125"/>
              <w:autoSpaceDE w:val="0"/>
              <w:autoSpaceDN w:val="0"/>
              <w:adjustRightInd w:val="0"/>
              <w:snapToGrid w:val="0"/>
              <w:rPr>
                <w:rFonts w:ascii="Times New Roman" w:hAnsi="Times New Roman"/>
                <w:sz w:val="18"/>
              </w:rPr>
            </w:pPr>
            <w:r>
              <w:rPr>
                <w:rFonts w:ascii="Times New Roman" w:hAnsi="Times New Roman"/>
                <w:sz w:val="18"/>
              </w:rPr>
              <w:t>5-7</w:t>
            </w:r>
          </w:p>
        </w:tc>
        <w:tc>
          <w:tcPr>
            <w:tcW w:w="1276" w:type="dxa"/>
            <w:tcBorders>
              <w:top w:val="single" w:color="000000" w:sz="4" w:space="0"/>
              <w:left w:val="single" w:color="000000" w:sz="4" w:space="0"/>
              <w:bottom w:val="single" w:color="000000" w:sz="4" w:space="0"/>
              <w:right w:val="single" w:color="000000" w:sz="4" w:space="0"/>
            </w:tcBorders>
            <w:vAlign w:val="center"/>
          </w:tcPr>
          <w:p w14:paraId="5F3FF9CF">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982" w:type="dxa"/>
            <w:vMerge w:val="restart"/>
            <w:tcBorders>
              <w:top w:val="nil"/>
              <w:left w:val="single" w:color="000000" w:sz="4" w:space="0"/>
              <w:bottom w:val="single" w:color="000000" w:sz="4" w:space="0"/>
              <w:right w:val="single" w:color="000000" w:sz="4" w:space="0"/>
            </w:tcBorders>
            <w:vAlign w:val="center"/>
          </w:tcPr>
          <w:p w14:paraId="45A27E71">
            <w:pPr>
              <w:pStyle w:val="125"/>
              <w:autoSpaceDE w:val="0"/>
              <w:autoSpaceDN w:val="0"/>
              <w:adjustRightInd w:val="0"/>
              <w:snapToGrid w:val="0"/>
              <w:rPr>
                <w:rFonts w:ascii="Times New Roman" w:hAnsi="Times New Roman"/>
                <w:sz w:val="18"/>
              </w:rPr>
            </w:pPr>
            <w:r>
              <w:rPr>
                <w:rFonts w:ascii="Times New Roman" w:hAnsi="Times New Roman"/>
                <w:sz w:val="18"/>
              </w:rPr>
              <w:t>30</w:t>
            </w:r>
          </w:p>
        </w:tc>
        <w:tc>
          <w:tcPr>
            <w:tcW w:w="3683" w:type="dxa"/>
            <w:vMerge w:val="restart"/>
            <w:tcBorders>
              <w:top w:val="nil"/>
              <w:left w:val="single" w:color="000000" w:sz="4" w:space="0"/>
              <w:bottom w:val="single" w:color="000000" w:sz="4" w:space="0"/>
              <w:right w:val="single" w:color="000000" w:sz="4" w:space="0"/>
            </w:tcBorders>
            <w:vAlign w:val="center"/>
          </w:tcPr>
          <w:p w14:paraId="1D1DF5A7">
            <w:pPr>
              <w:pStyle w:val="125"/>
              <w:autoSpaceDE w:val="0"/>
              <w:autoSpaceDN w:val="0"/>
              <w:adjustRightInd w:val="0"/>
              <w:snapToGrid w:val="0"/>
              <w:jc w:val="left"/>
              <w:rPr>
                <w:rFonts w:ascii="Times New Roman" w:hAnsi="Times New Roman"/>
                <w:sz w:val="18"/>
              </w:rPr>
            </w:pPr>
            <w:r>
              <w:rPr>
                <w:rFonts w:ascii="Times New Roman" w:hAnsi="Times New Roman"/>
                <w:sz w:val="18"/>
              </w:rPr>
              <w:t>SNR类型为1时，此字段填充5Bit当前帧SNR信息；</w:t>
            </w:r>
          </w:p>
          <w:p w14:paraId="2D632757">
            <w:pPr>
              <w:pStyle w:val="125"/>
              <w:autoSpaceDE w:val="0"/>
              <w:autoSpaceDN w:val="0"/>
              <w:adjustRightInd w:val="0"/>
              <w:snapToGrid w:val="0"/>
              <w:jc w:val="left"/>
              <w:rPr>
                <w:rFonts w:ascii="Times New Roman" w:hAnsi="Times New Roman"/>
                <w:sz w:val="18"/>
              </w:rPr>
            </w:pPr>
            <w:r>
              <w:rPr>
                <w:rFonts w:ascii="Times New Roman" w:hAnsi="Times New Roman"/>
                <w:sz w:val="18"/>
              </w:rPr>
              <w:t>SNR类型为2时，此字段依次表示基础RU0-RU5的SNR信息，共30Bit；</w:t>
            </w:r>
          </w:p>
          <w:p w14:paraId="0ADA3DD6">
            <w:pPr>
              <w:pStyle w:val="125"/>
              <w:autoSpaceDE w:val="0"/>
              <w:autoSpaceDN w:val="0"/>
              <w:adjustRightInd w:val="0"/>
              <w:snapToGrid w:val="0"/>
              <w:jc w:val="left"/>
              <w:rPr>
                <w:rFonts w:ascii="Times New Roman" w:hAnsi="Times New Roman"/>
                <w:sz w:val="18"/>
              </w:rPr>
            </w:pPr>
            <w:r>
              <w:rPr>
                <w:rFonts w:ascii="Times New Roman" w:hAnsi="Times New Roman"/>
                <w:sz w:val="18"/>
              </w:rPr>
              <w:t>SNR类型为其他值时，此字段保留；</w:t>
            </w:r>
          </w:p>
          <w:p w14:paraId="7DE574B8">
            <w:pPr>
              <w:pStyle w:val="125"/>
              <w:autoSpaceDE w:val="0"/>
              <w:autoSpaceDN w:val="0"/>
              <w:adjustRightInd w:val="0"/>
              <w:snapToGrid w:val="0"/>
              <w:jc w:val="left"/>
              <w:rPr>
                <w:rFonts w:ascii="Times New Roman" w:hAnsi="Times New Roman"/>
                <w:sz w:val="18"/>
              </w:rPr>
            </w:pPr>
            <w:r>
              <w:rPr>
                <w:rFonts w:ascii="Times New Roman" w:hAnsi="Times New Roman"/>
                <w:sz w:val="18"/>
              </w:rPr>
              <w:t>5bit SNR表示的数据范围为0~31</w:t>
            </w:r>
            <w:r>
              <w:rPr>
                <w:rFonts w:hint="eastAsia" w:ascii="Times New Roman" w:hAnsi="Times New Roman"/>
                <w:sz w:val="18"/>
              </w:rPr>
              <w:t>。</w:t>
            </w:r>
          </w:p>
        </w:tc>
      </w:tr>
      <w:tr w14:paraId="2A1E7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vMerge w:val="continue"/>
            <w:tcBorders>
              <w:top w:val="nil"/>
              <w:left w:val="single" w:color="000000" w:sz="4" w:space="0"/>
              <w:bottom w:val="single" w:color="000000" w:sz="4" w:space="0"/>
              <w:right w:val="single" w:color="000000" w:sz="4" w:space="0"/>
            </w:tcBorders>
            <w:vAlign w:val="center"/>
          </w:tcPr>
          <w:p w14:paraId="34742825">
            <w:pPr>
              <w:pStyle w:val="125"/>
              <w:autoSpaceDE w:val="0"/>
              <w:autoSpaceDN w:val="0"/>
              <w:adjustRightInd w:val="0"/>
              <w:snapToGrid w:val="0"/>
              <w:rPr>
                <w:rFonts w:ascii="Times New Roman" w:hAnsi="Times New Roman"/>
                <w:sz w:val="18"/>
              </w:rPr>
            </w:pPr>
          </w:p>
        </w:tc>
        <w:tc>
          <w:tcPr>
            <w:tcW w:w="1134" w:type="dxa"/>
            <w:tcBorders>
              <w:top w:val="single" w:color="000000" w:sz="4" w:space="0"/>
              <w:left w:val="single" w:color="000000" w:sz="4" w:space="0"/>
              <w:bottom w:val="single" w:color="000000" w:sz="4" w:space="0"/>
              <w:right w:val="single" w:color="000000" w:sz="4" w:space="0"/>
            </w:tcBorders>
            <w:vAlign w:val="center"/>
          </w:tcPr>
          <w:p w14:paraId="0AD00142">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1276" w:type="dxa"/>
            <w:tcBorders>
              <w:top w:val="single" w:color="000000" w:sz="4" w:space="0"/>
              <w:left w:val="single" w:color="000000" w:sz="4" w:space="0"/>
              <w:bottom w:val="single" w:color="000000" w:sz="4" w:space="0"/>
              <w:right w:val="single" w:color="000000" w:sz="4" w:space="0"/>
            </w:tcBorders>
            <w:vAlign w:val="center"/>
          </w:tcPr>
          <w:p w14:paraId="3E763CD1">
            <w:pPr>
              <w:pStyle w:val="125"/>
              <w:autoSpaceDE w:val="0"/>
              <w:autoSpaceDN w:val="0"/>
              <w:adjustRightInd w:val="0"/>
              <w:snapToGrid w:val="0"/>
              <w:rPr>
                <w:rFonts w:ascii="Times New Roman" w:hAnsi="Times New Roman"/>
                <w:sz w:val="18"/>
              </w:rPr>
            </w:pPr>
            <w:r>
              <w:rPr>
                <w:rFonts w:ascii="Times New Roman" w:hAnsi="Times New Roman"/>
                <w:sz w:val="18"/>
              </w:rPr>
              <w:t>0-5</w:t>
            </w:r>
          </w:p>
        </w:tc>
        <w:tc>
          <w:tcPr>
            <w:tcW w:w="1982" w:type="dxa"/>
            <w:vMerge w:val="continue"/>
            <w:tcBorders>
              <w:top w:val="nil"/>
              <w:left w:val="single" w:color="000000" w:sz="4" w:space="0"/>
              <w:bottom w:val="single" w:color="000000" w:sz="4" w:space="0"/>
              <w:right w:val="single" w:color="000000" w:sz="4" w:space="0"/>
            </w:tcBorders>
            <w:vAlign w:val="center"/>
          </w:tcPr>
          <w:p w14:paraId="71E2F3C5">
            <w:pPr>
              <w:pStyle w:val="125"/>
              <w:autoSpaceDE w:val="0"/>
              <w:autoSpaceDN w:val="0"/>
              <w:adjustRightInd w:val="0"/>
              <w:snapToGrid w:val="0"/>
              <w:rPr>
                <w:rFonts w:ascii="Times New Roman" w:hAnsi="Times New Roman"/>
                <w:sz w:val="18"/>
              </w:rPr>
            </w:pPr>
          </w:p>
        </w:tc>
        <w:tc>
          <w:tcPr>
            <w:tcW w:w="3683" w:type="dxa"/>
            <w:vMerge w:val="continue"/>
            <w:tcBorders>
              <w:top w:val="nil"/>
              <w:left w:val="single" w:color="000000" w:sz="4" w:space="0"/>
              <w:bottom w:val="single" w:color="000000" w:sz="4" w:space="0"/>
              <w:right w:val="single" w:color="000000" w:sz="4" w:space="0"/>
            </w:tcBorders>
            <w:vAlign w:val="center"/>
          </w:tcPr>
          <w:p w14:paraId="17ECC44F">
            <w:pPr>
              <w:pStyle w:val="125"/>
              <w:autoSpaceDE w:val="0"/>
              <w:autoSpaceDN w:val="0"/>
              <w:adjustRightInd w:val="0"/>
              <w:snapToGrid w:val="0"/>
              <w:jc w:val="left"/>
              <w:rPr>
                <w:rFonts w:ascii="Times New Roman" w:hAnsi="Times New Roman"/>
                <w:sz w:val="18"/>
              </w:rPr>
            </w:pPr>
          </w:p>
        </w:tc>
      </w:tr>
      <w:tr w14:paraId="12EDD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25A658D0">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tcBorders>
              <w:top w:val="single" w:color="000000" w:sz="4" w:space="0"/>
              <w:left w:val="single" w:color="000000" w:sz="4" w:space="0"/>
              <w:bottom w:val="single" w:color="000000" w:sz="4" w:space="0"/>
              <w:right w:val="single" w:color="000000" w:sz="4" w:space="0"/>
            </w:tcBorders>
            <w:vAlign w:val="center"/>
          </w:tcPr>
          <w:p w14:paraId="7787402C">
            <w:pPr>
              <w:pStyle w:val="125"/>
              <w:autoSpaceDE w:val="0"/>
              <w:autoSpaceDN w:val="0"/>
              <w:adjustRightInd w:val="0"/>
              <w:snapToGrid w:val="0"/>
              <w:rPr>
                <w:rFonts w:ascii="Times New Roman" w:hAnsi="Times New Roman"/>
                <w:sz w:val="18"/>
              </w:rPr>
            </w:pPr>
            <w:r>
              <w:rPr>
                <w:rFonts w:ascii="Times New Roman" w:hAnsi="Times New Roman"/>
                <w:sz w:val="18"/>
              </w:rPr>
              <w:t>8</w:t>
            </w:r>
          </w:p>
        </w:tc>
        <w:tc>
          <w:tcPr>
            <w:tcW w:w="1276" w:type="dxa"/>
            <w:tcBorders>
              <w:top w:val="single" w:color="000000" w:sz="4" w:space="0"/>
              <w:left w:val="single" w:color="000000" w:sz="4" w:space="0"/>
              <w:bottom w:val="single" w:color="000000" w:sz="4" w:space="0"/>
              <w:right w:val="single" w:color="000000" w:sz="4" w:space="0"/>
            </w:tcBorders>
            <w:vAlign w:val="center"/>
          </w:tcPr>
          <w:p w14:paraId="3795A68A">
            <w:pPr>
              <w:pStyle w:val="125"/>
              <w:autoSpaceDE w:val="0"/>
              <w:autoSpaceDN w:val="0"/>
              <w:adjustRightInd w:val="0"/>
              <w:snapToGrid w:val="0"/>
              <w:rPr>
                <w:rFonts w:ascii="Times New Roman" w:hAnsi="Times New Roman"/>
                <w:sz w:val="18"/>
              </w:rPr>
            </w:pPr>
            <w:r>
              <w:rPr>
                <w:rFonts w:ascii="Times New Roman" w:hAnsi="Times New Roman"/>
                <w:sz w:val="18"/>
              </w:rPr>
              <w:t>6-7</w:t>
            </w:r>
          </w:p>
        </w:tc>
        <w:tc>
          <w:tcPr>
            <w:tcW w:w="1982" w:type="dxa"/>
            <w:tcBorders>
              <w:top w:val="single" w:color="000000" w:sz="4" w:space="0"/>
              <w:left w:val="single" w:color="000000" w:sz="4" w:space="0"/>
              <w:bottom w:val="single" w:color="000000" w:sz="4" w:space="0"/>
              <w:right w:val="single" w:color="000000" w:sz="4" w:space="0"/>
            </w:tcBorders>
            <w:vAlign w:val="center"/>
          </w:tcPr>
          <w:p w14:paraId="24D42B01">
            <w:pPr>
              <w:pStyle w:val="125"/>
              <w:autoSpaceDE w:val="0"/>
              <w:autoSpaceDN w:val="0"/>
              <w:adjustRightInd w:val="0"/>
              <w:snapToGrid w:val="0"/>
              <w:rPr>
                <w:rFonts w:ascii="Times New Roman" w:hAnsi="Times New Roman"/>
                <w:sz w:val="18"/>
              </w:rPr>
            </w:pPr>
            <w:r>
              <w:rPr>
                <w:rFonts w:ascii="Times New Roman" w:hAnsi="Times New Roman"/>
                <w:sz w:val="18"/>
              </w:rPr>
              <w:t>2</w:t>
            </w:r>
          </w:p>
        </w:tc>
        <w:tc>
          <w:tcPr>
            <w:tcW w:w="3683" w:type="dxa"/>
            <w:tcBorders>
              <w:top w:val="single" w:color="000000" w:sz="4" w:space="0"/>
              <w:left w:val="single" w:color="000000" w:sz="4" w:space="0"/>
              <w:bottom w:val="single" w:color="000000" w:sz="4" w:space="0"/>
              <w:right w:val="single" w:color="000000" w:sz="4" w:space="0"/>
            </w:tcBorders>
            <w:vAlign w:val="center"/>
          </w:tcPr>
          <w:p w14:paraId="2F56E250">
            <w:pPr>
              <w:pStyle w:val="125"/>
              <w:autoSpaceDE w:val="0"/>
              <w:autoSpaceDN w:val="0"/>
              <w:adjustRightInd w:val="0"/>
              <w:snapToGrid w:val="0"/>
              <w:jc w:val="left"/>
              <w:rPr>
                <w:rFonts w:ascii="Times New Roman" w:hAnsi="Times New Roman"/>
                <w:sz w:val="18"/>
              </w:rPr>
            </w:pPr>
          </w:p>
        </w:tc>
      </w:tr>
      <w:tr w14:paraId="0BCE0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2AFEF2B8">
            <w:pPr>
              <w:pStyle w:val="125"/>
              <w:autoSpaceDE w:val="0"/>
              <w:autoSpaceDN w:val="0"/>
              <w:adjustRightInd w:val="0"/>
              <w:snapToGrid w:val="0"/>
              <w:rPr>
                <w:rFonts w:ascii="Times New Roman" w:hAnsi="Times New Roman"/>
                <w:sz w:val="18"/>
              </w:rPr>
            </w:pPr>
            <w:r>
              <w:rPr>
                <w:rFonts w:ascii="Times New Roman" w:hAnsi="Times New Roman"/>
                <w:sz w:val="18"/>
              </w:rPr>
              <w:t>保留</w:t>
            </w:r>
          </w:p>
        </w:tc>
        <w:tc>
          <w:tcPr>
            <w:tcW w:w="1134" w:type="dxa"/>
            <w:tcBorders>
              <w:top w:val="single" w:color="000000" w:sz="4" w:space="0"/>
              <w:left w:val="single" w:color="000000" w:sz="4" w:space="0"/>
              <w:bottom w:val="single" w:color="000000" w:sz="4" w:space="0"/>
              <w:right w:val="single" w:color="000000" w:sz="4" w:space="0"/>
            </w:tcBorders>
            <w:vAlign w:val="center"/>
          </w:tcPr>
          <w:p w14:paraId="647E55A3">
            <w:pPr>
              <w:pStyle w:val="125"/>
              <w:autoSpaceDE w:val="0"/>
              <w:autoSpaceDN w:val="0"/>
              <w:adjustRightInd w:val="0"/>
              <w:snapToGrid w:val="0"/>
              <w:rPr>
                <w:rFonts w:ascii="Times New Roman" w:hAnsi="Times New Roman"/>
                <w:sz w:val="18"/>
              </w:rPr>
            </w:pPr>
            <w:r>
              <w:rPr>
                <w:rFonts w:ascii="Times New Roman" w:hAnsi="Times New Roman"/>
                <w:sz w:val="18"/>
              </w:rPr>
              <w:t>9-11</w:t>
            </w:r>
          </w:p>
        </w:tc>
        <w:tc>
          <w:tcPr>
            <w:tcW w:w="1276" w:type="dxa"/>
            <w:tcBorders>
              <w:top w:val="single" w:color="000000" w:sz="4" w:space="0"/>
              <w:left w:val="single" w:color="000000" w:sz="4" w:space="0"/>
              <w:bottom w:val="single" w:color="000000" w:sz="4" w:space="0"/>
              <w:right w:val="single" w:color="000000" w:sz="4" w:space="0"/>
            </w:tcBorders>
            <w:vAlign w:val="center"/>
          </w:tcPr>
          <w:p w14:paraId="32AEFC58">
            <w:pPr>
              <w:pStyle w:val="125"/>
              <w:autoSpaceDE w:val="0"/>
              <w:autoSpaceDN w:val="0"/>
              <w:adjustRightInd w:val="0"/>
              <w:snapToGrid w:val="0"/>
              <w:rPr>
                <w:rFonts w:ascii="Times New Roman" w:hAnsi="Times New Roman"/>
                <w:sz w:val="18"/>
              </w:rPr>
            </w:pPr>
            <w:r>
              <w:rPr>
                <w:rFonts w:ascii="Times New Roman" w:hAnsi="Times New Roman"/>
                <w:sz w:val="18"/>
              </w:rPr>
              <w:t>0-7</w:t>
            </w:r>
          </w:p>
        </w:tc>
        <w:tc>
          <w:tcPr>
            <w:tcW w:w="1982" w:type="dxa"/>
            <w:tcBorders>
              <w:top w:val="single" w:color="000000" w:sz="4" w:space="0"/>
              <w:left w:val="single" w:color="000000" w:sz="4" w:space="0"/>
              <w:bottom w:val="single" w:color="000000" w:sz="4" w:space="0"/>
              <w:right w:val="single" w:color="000000" w:sz="4" w:space="0"/>
            </w:tcBorders>
            <w:vAlign w:val="center"/>
          </w:tcPr>
          <w:p w14:paraId="765D2B30">
            <w:pPr>
              <w:pStyle w:val="125"/>
              <w:autoSpaceDE w:val="0"/>
              <w:autoSpaceDN w:val="0"/>
              <w:adjustRightInd w:val="0"/>
              <w:snapToGrid w:val="0"/>
              <w:rPr>
                <w:rFonts w:ascii="Times New Roman" w:hAnsi="Times New Roman"/>
                <w:sz w:val="18"/>
              </w:rPr>
            </w:pPr>
            <w:r>
              <w:rPr>
                <w:rFonts w:ascii="Times New Roman" w:hAnsi="Times New Roman"/>
                <w:sz w:val="18"/>
              </w:rPr>
              <w:t>24</w:t>
            </w:r>
          </w:p>
        </w:tc>
        <w:tc>
          <w:tcPr>
            <w:tcW w:w="3683" w:type="dxa"/>
            <w:tcBorders>
              <w:top w:val="single" w:color="000000" w:sz="4" w:space="0"/>
              <w:left w:val="single" w:color="000000" w:sz="4" w:space="0"/>
              <w:bottom w:val="single" w:color="000000" w:sz="4" w:space="0"/>
              <w:right w:val="single" w:color="000000" w:sz="4" w:space="0"/>
            </w:tcBorders>
            <w:vAlign w:val="center"/>
          </w:tcPr>
          <w:p w14:paraId="6ABA8B93">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r w14:paraId="172EC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Borders>
              <w:top w:val="single" w:color="000000" w:sz="4" w:space="0"/>
              <w:left w:val="single" w:color="000000" w:sz="4" w:space="0"/>
              <w:bottom w:val="single" w:color="000000" w:sz="4" w:space="0"/>
              <w:right w:val="single" w:color="000000" w:sz="4" w:space="0"/>
            </w:tcBorders>
            <w:vAlign w:val="center"/>
          </w:tcPr>
          <w:p w14:paraId="5DB0B3B5">
            <w:pPr>
              <w:pStyle w:val="125"/>
              <w:autoSpaceDE w:val="0"/>
              <w:autoSpaceDN w:val="0"/>
              <w:adjustRightInd w:val="0"/>
              <w:snapToGrid w:val="0"/>
              <w:rPr>
                <w:rFonts w:ascii="Times New Roman" w:hAnsi="Times New Roman"/>
                <w:sz w:val="18"/>
              </w:rPr>
            </w:pPr>
            <w:r>
              <w:rPr>
                <w:rFonts w:ascii="Times New Roman" w:hAnsi="Times New Roman"/>
                <w:sz w:val="18"/>
              </w:rPr>
              <w:t>扩展帧类型</w:t>
            </w:r>
          </w:p>
        </w:tc>
        <w:tc>
          <w:tcPr>
            <w:tcW w:w="1134" w:type="dxa"/>
            <w:tcBorders>
              <w:top w:val="single" w:color="000000" w:sz="4" w:space="0"/>
              <w:left w:val="single" w:color="000000" w:sz="4" w:space="0"/>
              <w:bottom w:val="single" w:color="000000" w:sz="4" w:space="0"/>
              <w:right w:val="single" w:color="000000" w:sz="4" w:space="0"/>
            </w:tcBorders>
            <w:vAlign w:val="center"/>
          </w:tcPr>
          <w:p w14:paraId="16C44266">
            <w:pPr>
              <w:pStyle w:val="125"/>
              <w:autoSpaceDE w:val="0"/>
              <w:autoSpaceDN w:val="0"/>
              <w:adjustRightInd w:val="0"/>
              <w:snapToGrid w:val="0"/>
              <w:rPr>
                <w:rFonts w:ascii="Times New Roman" w:hAnsi="Times New Roman"/>
                <w:sz w:val="18"/>
              </w:rPr>
            </w:pPr>
            <w:r>
              <w:rPr>
                <w:rFonts w:ascii="Times New Roman" w:hAnsi="Times New Roman"/>
                <w:sz w:val="18"/>
              </w:rPr>
              <w:t>12</w:t>
            </w:r>
          </w:p>
        </w:tc>
        <w:tc>
          <w:tcPr>
            <w:tcW w:w="1276" w:type="dxa"/>
            <w:tcBorders>
              <w:top w:val="single" w:color="000000" w:sz="4" w:space="0"/>
              <w:left w:val="single" w:color="000000" w:sz="4" w:space="0"/>
              <w:bottom w:val="single" w:color="000000" w:sz="4" w:space="0"/>
              <w:right w:val="single" w:color="000000" w:sz="4" w:space="0"/>
            </w:tcBorders>
            <w:vAlign w:val="center"/>
          </w:tcPr>
          <w:p w14:paraId="6D61CD9A">
            <w:pPr>
              <w:pStyle w:val="125"/>
              <w:autoSpaceDE w:val="0"/>
              <w:autoSpaceDN w:val="0"/>
              <w:adjustRightInd w:val="0"/>
              <w:snapToGrid w:val="0"/>
              <w:rPr>
                <w:rFonts w:ascii="Times New Roman" w:hAnsi="Times New Roman"/>
                <w:sz w:val="18"/>
              </w:rPr>
            </w:pPr>
            <w:r>
              <w:rPr>
                <w:rFonts w:ascii="Times New Roman" w:hAnsi="Times New Roman"/>
                <w:sz w:val="18"/>
              </w:rPr>
              <w:t>0-3</w:t>
            </w:r>
          </w:p>
        </w:tc>
        <w:tc>
          <w:tcPr>
            <w:tcW w:w="1982" w:type="dxa"/>
            <w:tcBorders>
              <w:top w:val="single" w:color="000000" w:sz="4" w:space="0"/>
              <w:left w:val="single" w:color="000000" w:sz="4" w:space="0"/>
              <w:bottom w:val="single" w:color="000000" w:sz="4" w:space="0"/>
              <w:right w:val="single" w:color="000000" w:sz="4" w:space="0"/>
            </w:tcBorders>
            <w:vAlign w:val="center"/>
          </w:tcPr>
          <w:p w14:paraId="29A31012">
            <w:pPr>
              <w:pStyle w:val="125"/>
              <w:autoSpaceDE w:val="0"/>
              <w:autoSpaceDN w:val="0"/>
              <w:adjustRightInd w:val="0"/>
              <w:snapToGrid w:val="0"/>
              <w:rPr>
                <w:rFonts w:ascii="Times New Roman" w:hAnsi="Times New Roman"/>
                <w:sz w:val="18"/>
              </w:rPr>
            </w:pPr>
            <w:r>
              <w:rPr>
                <w:rFonts w:ascii="Times New Roman" w:hAnsi="Times New Roman"/>
                <w:sz w:val="18"/>
              </w:rPr>
              <w:t>4</w:t>
            </w:r>
          </w:p>
        </w:tc>
        <w:tc>
          <w:tcPr>
            <w:tcW w:w="3683" w:type="dxa"/>
            <w:tcBorders>
              <w:top w:val="single" w:color="000000" w:sz="4" w:space="0"/>
              <w:left w:val="single" w:color="000000" w:sz="4" w:space="0"/>
              <w:bottom w:val="single" w:color="000000" w:sz="4" w:space="0"/>
              <w:right w:val="single" w:color="000000" w:sz="4" w:space="0"/>
            </w:tcBorders>
            <w:vAlign w:val="center"/>
          </w:tcPr>
          <w:p w14:paraId="7504ED9C">
            <w:pPr>
              <w:pStyle w:val="125"/>
              <w:autoSpaceDE w:val="0"/>
              <w:autoSpaceDN w:val="0"/>
              <w:adjustRightInd w:val="0"/>
              <w:snapToGrid w:val="0"/>
              <w:jc w:val="left"/>
              <w:rPr>
                <w:rFonts w:ascii="Times New Roman" w:hAnsi="Times New Roman"/>
                <w:sz w:val="18"/>
              </w:rPr>
            </w:pPr>
            <w:r>
              <w:rPr>
                <w:rFonts w:ascii="Times New Roman" w:hAnsi="Times New Roman"/>
                <w:sz w:val="18"/>
              </w:rPr>
              <w:t>-</w:t>
            </w:r>
          </w:p>
        </w:tc>
      </w:tr>
    </w:tbl>
    <w:p w14:paraId="6137A356">
      <w:pPr>
        <w:pStyle w:val="132"/>
        <w:ind w:left="420" w:hanging="420"/>
      </w:pPr>
      <w:r>
        <w:t>接收结果</w:t>
      </w:r>
    </w:p>
    <w:p w14:paraId="58F3BEB0">
      <w:pPr>
        <w:pStyle w:val="50"/>
      </w:pPr>
      <w:r>
        <w:t>表示SOF帧的接收结果。接收结果的取值和解释如</w:t>
      </w:r>
      <w:r>
        <w:fldChar w:fldCharType="begin"/>
      </w:r>
      <w:r>
        <w:instrText xml:space="preserve"> REF _Ref219382824 \h  \* MERGEFORMAT </w:instrText>
      </w:r>
      <w:r>
        <w:fldChar w:fldCharType="separate"/>
      </w:r>
      <w:r>
        <w:t>表 31</w:t>
      </w:r>
      <w:r>
        <w:fldChar w:fldCharType="end"/>
      </w:r>
      <w:r>
        <w:t>所示。</w:t>
      </w:r>
    </w:p>
    <w:p w14:paraId="2593B70D">
      <w:pPr>
        <w:pStyle w:val="10"/>
      </w:pPr>
      <w:bookmarkStart w:id="544" w:name="_Ref219382824"/>
      <w:r>
        <w:t xml:space="preserve">表 </w:t>
      </w:r>
      <w:r>
        <w:fldChar w:fldCharType="begin"/>
      </w:r>
      <w:r>
        <w:instrText xml:space="preserve"> SEQ 表 \* ARABIC </w:instrText>
      </w:r>
      <w:r>
        <w:fldChar w:fldCharType="separate"/>
      </w:r>
      <w:r>
        <w:t>31</w:t>
      </w:r>
      <w:r>
        <w:fldChar w:fldCharType="end"/>
      </w:r>
      <w:bookmarkEnd w:id="544"/>
      <w:r>
        <w:t xml:space="preserve"> 接收结果值</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93"/>
        <w:gridCol w:w="6429"/>
      </w:tblGrid>
      <w:tr w14:paraId="36D5E5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vAlign w:val="center"/>
          </w:tcPr>
          <w:p w14:paraId="439C5C55">
            <w:pPr>
              <w:pStyle w:val="125"/>
              <w:adjustRightInd w:val="0"/>
              <w:snapToGrid w:val="0"/>
              <w:rPr>
                <w:rFonts w:ascii="Times New Roman" w:hAnsi="Times New Roman"/>
                <w:sz w:val="18"/>
              </w:rPr>
            </w:pPr>
            <w:r>
              <w:rPr>
                <w:rFonts w:ascii="Times New Roman" w:hAnsi="Times New Roman"/>
                <w:sz w:val="18"/>
              </w:rPr>
              <w:t>值</w:t>
            </w:r>
          </w:p>
        </w:tc>
        <w:tc>
          <w:tcPr>
            <w:tcW w:w="6429" w:type="dxa"/>
            <w:vAlign w:val="center"/>
          </w:tcPr>
          <w:p w14:paraId="6C6EC072">
            <w:pPr>
              <w:pStyle w:val="125"/>
              <w:adjustRightInd w:val="0"/>
              <w:snapToGrid w:val="0"/>
              <w:rPr>
                <w:rFonts w:ascii="Times New Roman" w:hAnsi="Times New Roman"/>
                <w:sz w:val="18"/>
              </w:rPr>
            </w:pPr>
            <w:r>
              <w:rPr>
                <w:rFonts w:ascii="Times New Roman" w:hAnsi="Times New Roman"/>
                <w:sz w:val="18"/>
              </w:rPr>
              <w:t>说明</w:t>
            </w:r>
          </w:p>
        </w:tc>
      </w:tr>
      <w:tr w14:paraId="20A7A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vAlign w:val="center"/>
          </w:tcPr>
          <w:p w14:paraId="28CFF18F">
            <w:pPr>
              <w:pStyle w:val="125"/>
              <w:adjustRightInd w:val="0"/>
              <w:snapToGrid w:val="0"/>
              <w:rPr>
                <w:rFonts w:ascii="Times New Roman" w:hAnsi="Times New Roman"/>
                <w:sz w:val="18"/>
              </w:rPr>
            </w:pPr>
            <w:r>
              <w:rPr>
                <w:rFonts w:ascii="Times New Roman" w:hAnsi="Times New Roman"/>
                <w:sz w:val="18"/>
              </w:rPr>
              <w:t>0x0</w:t>
            </w:r>
          </w:p>
        </w:tc>
        <w:tc>
          <w:tcPr>
            <w:tcW w:w="6429" w:type="dxa"/>
            <w:vAlign w:val="center"/>
          </w:tcPr>
          <w:p w14:paraId="7007C477">
            <w:pPr>
              <w:pStyle w:val="125"/>
              <w:adjustRightInd w:val="0"/>
              <w:snapToGrid w:val="0"/>
              <w:rPr>
                <w:rFonts w:ascii="Times New Roman" w:hAnsi="Times New Roman"/>
                <w:sz w:val="18"/>
              </w:rPr>
            </w:pPr>
            <w:r>
              <w:rPr>
                <w:rFonts w:ascii="Times New Roman" w:hAnsi="Times New Roman"/>
                <w:sz w:val="18"/>
              </w:rPr>
              <w:t>表示SOF帧全部接收成功。</w:t>
            </w:r>
          </w:p>
        </w:tc>
      </w:tr>
      <w:tr w14:paraId="5C2D7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vAlign w:val="center"/>
          </w:tcPr>
          <w:p w14:paraId="4A21DD11">
            <w:pPr>
              <w:pStyle w:val="125"/>
              <w:adjustRightInd w:val="0"/>
              <w:snapToGrid w:val="0"/>
              <w:rPr>
                <w:rFonts w:ascii="Times New Roman" w:hAnsi="Times New Roman"/>
                <w:sz w:val="18"/>
              </w:rPr>
            </w:pPr>
            <w:r>
              <w:rPr>
                <w:rFonts w:ascii="Times New Roman" w:hAnsi="Times New Roman"/>
                <w:sz w:val="18"/>
              </w:rPr>
              <w:t>0x1</w:t>
            </w:r>
          </w:p>
        </w:tc>
        <w:tc>
          <w:tcPr>
            <w:tcW w:w="6429" w:type="dxa"/>
            <w:vAlign w:val="center"/>
          </w:tcPr>
          <w:p w14:paraId="44B94751">
            <w:pPr>
              <w:pStyle w:val="125"/>
              <w:adjustRightInd w:val="0"/>
              <w:snapToGrid w:val="0"/>
              <w:rPr>
                <w:rFonts w:ascii="Times New Roman" w:hAnsi="Times New Roman"/>
                <w:sz w:val="18"/>
              </w:rPr>
            </w:pPr>
            <w:r>
              <w:rPr>
                <w:rFonts w:ascii="Times New Roman" w:hAnsi="Times New Roman"/>
                <w:sz w:val="18"/>
              </w:rPr>
              <w:t>表示SOF帧的物理块存在循环冗余校验失败的情形。</w:t>
            </w:r>
          </w:p>
        </w:tc>
      </w:tr>
      <w:tr w14:paraId="260E9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vAlign w:val="center"/>
          </w:tcPr>
          <w:p w14:paraId="7D649DC9">
            <w:pPr>
              <w:pStyle w:val="125"/>
              <w:adjustRightInd w:val="0"/>
              <w:snapToGrid w:val="0"/>
              <w:rPr>
                <w:rFonts w:ascii="Times New Roman" w:hAnsi="Times New Roman"/>
                <w:sz w:val="18"/>
              </w:rPr>
            </w:pPr>
            <w:r>
              <w:rPr>
                <w:rFonts w:ascii="Times New Roman" w:hAnsi="Times New Roman"/>
                <w:sz w:val="18"/>
              </w:rPr>
              <w:t>0x2-0xF</w:t>
            </w:r>
          </w:p>
        </w:tc>
        <w:tc>
          <w:tcPr>
            <w:tcW w:w="6429" w:type="dxa"/>
            <w:vAlign w:val="center"/>
          </w:tcPr>
          <w:p w14:paraId="108FA33C">
            <w:pPr>
              <w:pStyle w:val="125"/>
              <w:adjustRightInd w:val="0"/>
              <w:snapToGrid w:val="0"/>
              <w:rPr>
                <w:rFonts w:ascii="Times New Roman" w:hAnsi="Times New Roman"/>
                <w:sz w:val="18"/>
              </w:rPr>
            </w:pPr>
            <w:r>
              <w:rPr>
                <w:rFonts w:ascii="Times New Roman" w:hAnsi="Times New Roman"/>
                <w:sz w:val="18"/>
              </w:rPr>
              <w:t>保留</w:t>
            </w:r>
          </w:p>
        </w:tc>
      </w:tr>
    </w:tbl>
    <w:p w14:paraId="4A5275FB">
      <w:pPr>
        <w:pStyle w:val="132"/>
        <w:ind w:left="420" w:hanging="420"/>
      </w:pPr>
      <w:r>
        <w:t>接收状态</w:t>
      </w:r>
    </w:p>
    <w:p w14:paraId="40AD0CFD">
      <w:pPr>
        <w:pStyle w:val="50"/>
      </w:pPr>
      <w:r>
        <w:t>接收状态是一个4比特的字段，用来表示普通模式时，SOF帧的物理块的校验结果。一个SOF帧最多可以携带4个物理块，每一个比特，表示一个物理块是否校验成功。</w:t>
      </w:r>
    </w:p>
    <w:p w14:paraId="003E5EA5">
      <w:pPr>
        <w:pStyle w:val="50"/>
      </w:pPr>
      <w:r>
        <w:t>比特0表示序列号为0的物理块的校验结果，比特1表示序列号为1的物理块的校验结果，其余类推。</w:t>
      </w:r>
    </w:p>
    <w:p w14:paraId="5306A541">
      <w:pPr>
        <w:pStyle w:val="50"/>
      </w:pPr>
      <w:r>
        <w:t>接收状态的比特位为0时，则表示对应的物理块校验失败；比特位为1时，则表示对应的物理块校验成功。</w:t>
      </w:r>
    </w:p>
    <w:p w14:paraId="0D218244">
      <w:pPr>
        <w:pStyle w:val="132"/>
        <w:ind w:left="420" w:hanging="420"/>
      </w:pPr>
      <w:r>
        <w:t xml:space="preserve">目的TEI </w:t>
      </w:r>
    </w:p>
    <w:p w14:paraId="12474CAE">
      <w:pPr>
        <w:pStyle w:val="50"/>
      </w:pPr>
      <w:r>
        <w:t>目的TEI 是一个12比特字段，表示为选择确认帧的目的终端的TEI。</w:t>
      </w:r>
    </w:p>
    <w:p w14:paraId="356F5003">
      <w:pPr>
        <w:pStyle w:val="132"/>
        <w:ind w:left="420" w:hanging="420"/>
      </w:pPr>
      <w:r>
        <w:t>接收物理块个数</w:t>
      </w:r>
    </w:p>
    <w:p w14:paraId="2AC8D6C0">
      <w:pPr>
        <w:pStyle w:val="50"/>
      </w:pPr>
      <w:r>
        <w:t>接收的物理块个数，包括解析错误的物理块个数。</w:t>
      </w:r>
    </w:p>
    <w:p w14:paraId="0261E9A3">
      <w:pPr>
        <w:pStyle w:val="132"/>
        <w:ind w:left="420" w:hanging="420"/>
      </w:pPr>
      <w:r>
        <w:rPr>
          <w:rFonts w:hint="eastAsia"/>
        </w:rPr>
        <w:t>短网络标识高位</w:t>
      </w:r>
    </w:p>
    <w:p w14:paraId="792F8600">
      <w:pPr>
        <w:pStyle w:val="50"/>
      </w:pPr>
      <w:r>
        <w:t>短网络标识高位，与MPDU帧控制固定字段的短网络标识低位共同构成5bit的短网络标识</w:t>
      </w:r>
      <w:r>
        <w:rPr>
          <w:rFonts w:hint="eastAsia"/>
        </w:rPr>
        <w:t>。</w:t>
      </w:r>
    </w:p>
    <w:p w14:paraId="1EBC922A">
      <w:pPr>
        <w:pStyle w:val="132"/>
        <w:ind w:left="420" w:hanging="420"/>
      </w:pPr>
      <w:r>
        <w:rPr>
          <w:rFonts w:hint="eastAsia"/>
        </w:rPr>
        <w:t>SNR类型</w:t>
      </w:r>
    </w:p>
    <w:p w14:paraId="476A1820">
      <w:pPr>
        <w:pStyle w:val="50"/>
      </w:pPr>
      <w:r>
        <w:rPr>
          <w:rFonts w:hint="eastAsia"/>
        </w:rPr>
        <w:t>SNR类型，指示SNR评估信息携带的信息内容。</w:t>
      </w:r>
    </w:p>
    <w:p w14:paraId="08EBF2DE">
      <w:pPr>
        <w:pStyle w:val="50"/>
      </w:pPr>
      <w:r>
        <w:rPr>
          <w:rFonts w:hint="eastAsia"/>
        </w:rPr>
        <w:t>SNR类型</w:t>
      </w:r>
      <w:r>
        <w:t>的取值如</w:t>
      </w:r>
      <w:r>
        <w:fldChar w:fldCharType="begin"/>
      </w:r>
      <w:r>
        <w:instrText xml:space="preserve"> REF _Ref219382871 \h  \* MERGEFORMAT </w:instrText>
      </w:r>
      <w:r>
        <w:fldChar w:fldCharType="separate"/>
      </w:r>
      <w:r>
        <w:t>表 32</w:t>
      </w:r>
      <w:r>
        <w:fldChar w:fldCharType="end"/>
      </w:r>
      <w:r>
        <w:t>所示。</w:t>
      </w:r>
    </w:p>
    <w:p w14:paraId="1A78BD2D">
      <w:pPr>
        <w:pStyle w:val="10"/>
      </w:pPr>
      <w:bookmarkStart w:id="545" w:name="_Ref219382871"/>
      <w:r>
        <w:t xml:space="preserve">表 </w:t>
      </w:r>
      <w:r>
        <w:fldChar w:fldCharType="begin"/>
      </w:r>
      <w:r>
        <w:instrText xml:space="preserve"> SEQ 表 \* ARABIC </w:instrText>
      </w:r>
      <w:r>
        <w:fldChar w:fldCharType="separate"/>
      </w:r>
      <w:r>
        <w:t>32</w:t>
      </w:r>
      <w:r>
        <w:fldChar w:fldCharType="end"/>
      </w:r>
      <w:bookmarkEnd w:id="545"/>
      <w:r>
        <w:t xml:space="preserve"> </w:t>
      </w:r>
      <w:r>
        <w:rPr>
          <w:rFonts w:hint="eastAsia"/>
        </w:rPr>
        <w:t>SNR类型</w:t>
      </w:r>
      <w:r>
        <w:t>值</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93"/>
        <w:gridCol w:w="6429"/>
      </w:tblGrid>
      <w:tr w14:paraId="2F070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vAlign w:val="center"/>
          </w:tcPr>
          <w:p w14:paraId="480EF088">
            <w:pPr>
              <w:pStyle w:val="125"/>
              <w:adjustRightInd w:val="0"/>
              <w:snapToGrid w:val="0"/>
              <w:rPr>
                <w:rFonts w:ascii="Times New Roman" w:hAnsi="Times New Roman"/>
                <w:sz w:val="18"/>
              </w:rPr>
            </w:pPr>
            <w:r>
              <w:rPr>
                <w:rFonts w:ascii="Times New Roman" w:hAnsi="Times New Roman"/>
                <w:sz w:val="18"/>
              </w:rPr>
              <w:t>值</w:t>
            </w:r>
          </w:p>
        </w:tc>
        <w:tc>
          <w:tcPr>
            <w:tcW w:w="6429" w:type="dxa"/>
            <w:vAlign w:val="center"/>
          </w:tcPr>
          <w:p w14:paraId="561FC5A4">
            <w:pPr>
              <w:pStyle w:val="125"/>
              <w:adjustRightInd w:val="0"/>
              <w:snapToGrid w:val="0"/>
              <w:rPr>
                <w:rFonts w:ascii="Times New Roman" w:hAnsi="Times New Roman"/>
                <w:sz w:val="18"/>
              </w:rPr>
            </w:pPr>
            <w:r>
              <w:rPr>
                <w:rFonts w:ascii="Times New Roman" w:hAnsi="Times New Roman"/>
                <w:sz w:val="18"/>
              </w:rPr>
              <w:t>说明</w:t>
            </w:r>
          </w:p>
        </w:tc>
      </w:tr>
      <w:tr w14:paraId="4038F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2" w:hRule="atLeast"/>
          <w:jc w:val="center"/>
        </w:trPr>
        <w:tc>
          <w:tcPr>
            <w:tcW w:w="2093" w:type="dxa"/>
            <w:vAlign w:val="center"/>
          </w:tcPr>
          <w:p w14:paraId="3EB823A0">
            <w:pPr>
              <w:pStyle w:val="125"/>
              <w:adjustRightInd w:val="0"/>
              <w:snapToGrid w:val="0"/>
              <w:rPr>
                <w:rFonts w:ascii="Times New Roman" w:hAnsi="Times New Roman"/>
                <w:sz w:val="18"/>
              </w:rPr>
            </w:pPr>
            <w:r>
              <w:rPr>
                <w:rFonts w:ascii="Times New Roman" w:hAnsi="Times New Roman"/>
                <w:sz w:val="18"/>
              </w:rPr>
              <w:t>0x0</w:t>
            </w:r>
          </w:p>
        </w:tc>
        <w:tc>
          <w:tcPr>
            <w:tcW w:w="6429" w:type="dxa"/>
            <w:vAlign w:val="center"/>
          </w:tcPr>
          <w:p w14:paraId="5F0EECA9">
            <w:pPr>
              <w:pStyle w:val="125"/>
              <w:autoSpaceDE w:val="0"/>
              <w:autoSpaceDN w:val="0"/>
              <w:adjustRightInd w:val="0"/>
              <w:snapToGrid w:val="0"/>
              <w:spacing w:line="360" w:lineRule="auto"/>
              <w:rPr>
                <w:rFonts w:ascii="Times New Roman" w:hAnsi="Times New Roman"/>
                <w:sz w:val="18"/>
              </w:rPr>
            </w:pPr>
            <w:r>
              <w:rPr>
                <w:rFonts w:ascii="Times New Roman" w:hAnsi="Times New Roman"/>
                <w:sz w:val="18"/>
              </w:rPr>
              <w:t>不携带</w:t>
            </w:r>
            <w:r>
              <w:rPr>
                <w:rFonts w:hint="eastAsia" w:ascii="Times New Roman" w:hAnsi="Times New Roman"/>
                <w:sz w:val="18"/>
              </w:rPr>
              <w:t>SNR</w:t>
            </w:r>
            <w:r>
              <w:rPr>
                <w:rFonts w:ascii="Times New Roman" w:hAnsi="Times New Roman"/>
                <w:sz w:val="18"/>
              </w:rPr>
              <w:t>信息</w:t>
            </w:r>
          </w:p>
        </w:tc>
      </w:tr>
      <w:tr w14:paraId="4CCD4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2" w:hRule="atLeast"/>
          <w:jc w:val="center"/>
        </w:trPr>
        <w:tc>
          <w:tcPr>
            <w:tcW w:w="2093" w:type="dxa"/>
            <w:vAlign w:val="center"/>
          </w:tcPr>
          <w:p w14:paraId="1F1ECE7C">
            <w:pPr>
              <w:pStyle w:val="125"/>
              <w:adjustRightInd w:val="0"/>
              <w:snapToGrid w:val="0"/>
              <w:rPr>
                <w:rFonts w:ascii="Times New Roman" w:hAnsi="Times New Roman"/>
                <w:sz w:val="18"/>
              </w:rPr>
            </w:pPr>
            <w:r>
              <w:rPr>
                <w:rFonts w:ascii="Times New Roman" w:hAnsi="Times New Roman"/>
                <w:sz w:val="18"/>
              </w:rPr>
              <w:t>0x1</w:t>
            </w:r>
          </w:p>
        </w:tc>
        <w:tc>
          <w:tcPr>
            <w:tcW w:w="6429" w:type="dxa"/>
            <w:vAlign w:val="center"/>
          </w:tcPr>
          <w:p w14:paraId="227F0879">
            <w:pPr>
              <w:pStyle w:val="125"/>
              <w:autoSpaceDE w:val="0"/>
              <w:autoSpaceDN w:val="0"/>
              <w:adjustRightInd w:val="0"/>
              <w:snapToGrid w:val="0"/>
              <w:spacing w:line="360" w:lineRule="auto"/>
              <w:rPr>
                <w:rFonts w:ascii="Times New Roman" w:hAnsi="Times New Roman"/>
                <w:sz w:val="18"/>
              </w:rPr>
            </w:pPr>
            <w:r>
              <w:rPr>
                <w:rFonts w:ascii="Times New Roman" w:hAnsi="Times New Roman"/>
                <w:sz w:val="18"/>
              </w:rPr>
              <w:t>接收当前帧的SNR信息</w:t>
            </w:r>
          </w:p>
        </w:tc>
      </w:tr>
      <w:tr w14:paraId="47013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vAlign w:val="center"/>
          </w:tcPr>
          <w:p w14:paraId="1D12D754">
            <w:pPr>
              <w:pStyle w:val="125"/>
              <w:adjustRightInd w:val="0"/>
              <w:snapToGrid w:val="0"/>
              <w:rPr>
                <w:rFonts w:ascii="Times New Roman" w:hAnsi="Times New Roman"/>
                <w:sz w:val="18"/>
              </w:rPr>
            </w:pPr>
            <w:r>
              <w:rPr>
                <w:rFonts w:hint="eastAsia" w:ascii="Times New Roman" w:hAnsi="Times New Roman"/>
                <w:sz w:val="18"/>
              </w:rPr>
              <w:t>0x2</w:t>
            </w:r>
          </w:p>
        </w:tc>
        <w:tc>
          <w:tcPr>
            <w:tcW w:w="6429" w:type="dxa"/>
            <w:vAlign w:val="center"/>
          </w:tcPr>
          <w:p w14:paraId="3371D80A">
            <w:pPr>
              <w:pStyle w:val="125"/>
              <w:autoSpaceDE w:val="0"/>
              <w:autoSpaceDN w:val="0"/>
              <w:adjustRightInd w:val="0"/>
              <w:snapToGrid w:val="0"/>
              <w:spacing w:line="360" w:lineRule="auto"/>
              <w:rPr>
                <w:rFonts w:ascii="Times New Roman" w:hAnsi="Times New Roman"/>
                <w:sz w:val="18"/>
              </w:rPr>
            </w:pPr>
            <w:r>
              <w:rPr>
                <w:rFonts w:ascii="Times New Roman" w:hAnsi="Times New Roman"/>
                <w:sz w:val="18"/>
              </w:rPr>
              <w:t>反馈TF评估的基础RU信息</w:t>
            </w:r>
          </w:p>
        </w:tc>
      </w:tr>
      <w:tr w14:paraId="2240B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vAlign w:val="center"/>
          </w:tcPr>
          <w:p w14:paraId="7952FD00">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3</w:t>
            </w:r>
          </w:p>
        </w:tc>
        <w:tc>
          <w:tcPr>
            <w:tcW w:w="6429" w:type="dxa"/>
            <w:vAlign w:val="center"/>
          </w:tcPr>
          <w:p w14:paraId="07BD6BB9">
            <w:pPr>
              <w:pStyle w:val="125"/>
              <w:adjustRightInd w:val="0"/>
              <w:snapToGrid w:val="0"/>
              <w:rPr>
                <w:rFonts w:ascii="Times New Roman" w:hAnsi="Times New Roman"/>
                <w:sz w:val="18"/>
              </w:rPr>
            </w:pPr>
            <w:r>
              <w:rPr>
                <w:rFonts w:ascii="Times New Roman" w:hAnsi="Times New Roman"/>
                <w:sz w:val="18"/>
              </w:rPr>
              <w:t>保留</w:t>
            </w:r>
          </w:p>
        </w:tc>
      </w:tr>
    </w:tbl>
    <w:p w14:paraId="06A9838E">
      <w:pPr>
        <w:pStyle w:val="88"/>
        <w:numPr>
          <w:ilvl w:val="0"/>
          <w:numId w:val="0"/>
        </w:numPr>
        <w:ind w:left="440"/>
      </w:pPr>
    </w:p>
    <w:p w14:paraId="03008F2A">
      <w:pPr>
        <w:pStyle w:val="132"/>
        <w:ind w:left="420" w:hanging="420"/>
      </w:pPr>
      <w:r>
        <w:rPr>
          <w:rFonts w:hint="eastAsia"/>
        </w:rPr>
        <w:t>SNR评估信息</w:t>
      </w:r>
    </w:p>
    <w:p w14:paraId="6C2ED726">
      <w:pPr>
        <w:pStyle w:val="50"/>
      </w:pPr>
      <w:r>
        <w:rPr>
          <w:rFonts w:hint="eastAsia"/>
        </w:rPr>
        <w:t>SNR评估信息，表示</w:t>
      </w:r>
      <w:r>
        <w:t>站点评估出与邻居站点的SNR或RU_SNR后，通过与该站点业务交互流程中的SACK帧反馈SNR或RU_SNR信息</w:t>
      </w:r>
      <w:r>
        <w:rPr>
          <w:rFonts w:hint="eastAsia"/>
        </w:rPr>
        <w:t>。</w:t>
      </w:r>
    </w:p>
    <w:p w14:paraId="66B5C3E8">
      <w:pPr>
        <w:pStyle w:val="50"/>
      </w:pPr>
      <w:r>
        <w:rPr>
          <w:rFonts w:hint="eastAsia"/>
        </w:rPr>
        <w:t>当SNR类型值为1时，</w:t>
      </w:r>
      <w:r>
        <w:t>此字段填充5Bit当前帧SNR信息；5bit SNR表示的数据范围为0~31</w:t>
      </w:r>
      <w:r>
        <w:rPr>
          <w:rFonts w:hint="eastAsia"/>
        </w:rPr>
        <w:t>。</w:t>
      </w:r>
    </w:p>
    <w:p w14:paraId="34DEDE43">
      <w:pPr>
        <w:pStyle w:val="50"/>
      </w:pPr>
      <w:r>
        <w:rPr>
          <w:rFonts w:hint="eastAsia"/>
        </w:rPr>
        <w:t>当</w:t>
      </w:r>
      <w:r>
        <w:t>SNR类型为2时，此字段依次表示基础RU0-RU5的SNR信息，共30Bit；</w:t>
      </w:r>
    </w:p>
    <w:p w14:paraId="36A5533C">
      <w:pPr>
        <w:pStyle w:val="50"/>
      </w:pPr>
      <w:r>
        <w:rPr>
          <w:rFonts w:hint="eastAsia"/>
        </w:rPr>
        <w:t>当</w:t>
      </w:r>
      <w:r>
        <w:t>SNR类型为其他值时，此字段保留</w:t>
      </w:r>
      <w:r>
        <w:rPr>
          <w:rFonts w:hint="eastAsia"/>
        </w:rPr>
        <w:t xml:space="preserve">。 </w:t>
      </w:r>
    </w:p>
    <w:p w14:paraId="53DA5DB7">
      <w:pPr>
        <w:pStyle w:val="132"/>
        <w:ind w:left="420" w:hanging="420"/>
      </w:pPr>
      <w:r>
        <w:rPr>
          <w:rFonts w:hint="eastAsia"/>
        </w:rPr>
        <w:t>扩展帧类型</w:t>
      </w:r>
    </w:p>
    <w:p w14:paraId="146009AC">
      <w:pPr>
        <w:pStyle w:val="50"/>
      </w:pPr>
      <w:r>
        <w:rPr>
          <w:rFonts w:hint="eastAsia"/>
        </w:rPr>
        <w:t>扩展帧类型如</w:t>
      </w:r>
      <w:r>
        <w:fldChar w:fldCharType="begin"/>
      </w:r>
      <w:r>
        <w:instrText xml:space="preserve"> </w:instrText>
      </w:r>
      <w:r>
        <w:rPr>
          <w:rFonts w:hint="eastAsia"/>
        </w:rPr>
        <w:instrText xml:space="preserve">REF _Ref56762912 \h</w:instrText>
      </w:r>
      <w:r>
        <w:instrText xml:space="preserve">  \* MERGEFORMAT </w:instrText>
      </w:r>
      <w:r>
        <w:fldChar w:fldCharType="separate"/>
      </w:r>
      <w:r>
        <w:t>表 33</w:t>
      </w:r>
      <w:r>
        <w:fldChar w:fldCharType="end"/>
      </w:r>
      <w:r>
        <w:rPr>
          <w:rFonts w:hint="eastAsia"/>
        </w:rPr>
        <w:t>所示。</w:t>
      </w:r>
    </w:p>
    <w:p w14:paraId="4384CA39">
      <w:pPr>
        <w:pStyle w:val="10"/>
      </w:pPr>
      <w:bookmarkStart w:id="546" w:name="_Ref56762912"/>
      <w:r>
        <w:t xml:space="preserve">表 </w:t>
      </w:r>
      <w:r>
        <w:fldChar w:fldCharType="begin"/>
      </w:r>
      <w:r>
        <w:instrText xml:space="preserve"> SEQ 表 \* ARABIC </w:instrText>
      </w:r>
      <w:r>
        <w:fldChar w:fldCharType="separate"/>
      </w:r>
      <w:r>
        <w:t>33</w:t>
      </w:r>
      <w:r>
        <w:fldChar w:fldCharType="end"/>
      </w:r>
      <w:bookmarkEnd w:id="546"/>
      <w:r>
        <w:t xml:space="preserve"> 扩展帧类型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93"/>
        <w:gridCol w:w="2722"/>
      </w:tblGrid>
      <w:tr w14:paraId="75342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Borders>
              <w:top w:val="single" w:color="000000" w:sz="4" w:space="0"/>
              <w:left w:val="single" w:color="000000" w:sz="4" w:space="0"/>
              <w:bottom w:val="single" w:color="000000" w:sz="4" w:space="0"/>
              <w:right w:val="single" w:color="000000" w:sz="4" w:space="0"/>
            </w:tcBorders>
            <w:vAlign w:val="center"/>
          </w:tcPr>
          <w:p w14:paraId="39CF436F">
            <w:pPr>
              <w:pStyle w:val="125"/>
              <w:adjustRightInd w:val="0"/>
              <w:snapToGrid w:val="0"/>
              <w:rPr>
                <w:rFonts w:ascii="Times New Roman" w:hAnsi="Times New Roman"/>
                <w:sz w:val="18"/>
                <w:szCs w:val="18"/>
              </w:rPr>
            </w:pPr>
            <w:r>
              <w:rPr>
                <w:rFonts w:ascii="Times New Roman" w:hAnsi="Times New Roman"/>
                <w:sz w:val="18"/>
                <w:szCs w:val="18"/>
              </w:rPr>
              <w:t>值</w:t>
            </w:r>
          </w:p>
        </w:tc>
        <w:tc>
          <w:tcPr>
            <w:tcW w:w="2722" w:type="dxa"/>
            <w:tcBorders>
              <w:top w:val="single" w:color="000000" w:sz="4" w:space="0"/>
              <w:left w:val="single" w:color="000000" w:sz="4" w:space="0"/>
              <w:bottom w:val="single" w:color="000000" w:sz="4" w:space="0"/>
              <w:right w:val="single" w:color="000000" w:sz="4" w:space="0"/>
            </w:tcBorders>
            <w:vAlign w:val="center"/>
          </w:tcPr>
          <w:p w14:paraId="28C7BCB8">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00556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Borders>
              <w:top w:val="single" w:color="000000" w:sz="4" w:space="0"/>
              <w:left w:val="single" w:color="000000" w:sz="4" w:space="0"/>
              <w:bottom w:val="single" w:color="000000" w:sz="4" w:space="0"/>
              <w:right w:val="single" w:color="000000" w:sz="4" w:space="0"/>
            </w:tcBorders>
            <w:vAlign w:val="center"/>
          </w:tcPr>
          <w:p w14:paraId="703D2518">
            <w:pPr>
              <w:pStyle w:val="125"/>
              <w:adjustRightInd w:val="0"/>
              <w:snapToGrid w:val="0"/>
              <w:rPr>
                <w:rFonts w:ascii="Times New Roman" w:hAnsi="Times New Roman"/>
                <w:sz w:val="18"/>
                <w:szCs w:val="18"/>
              </w:rPr>
            </w:pPr>
            <w:r>
              <w:rPr>
                <w:rFonts w:ascii="Times New Roman" w:hAnsi="Times New Roman"/>
                <w:sz w:val="18"/>
                <w:szCs w:val="18"/>
              </w:rPr>
              <w:t>0</w:t>
            </w:r>
          </w:p>
        </w:tc>
        <w:tc>
          <w:tcPr>
            <w:tcW w:w="2722" w:type="dxa"/>
            <w:tcBorders>
              <w:top w:val="single" w:color="000000" w:sz="4" w:space="0"/>
              <w:left w:val="single" w:color="000000" w:sz="4" w:space="0"/>
              <w:bottom w:val="single" w:color="000000" w:sz="4" w:space="0"/>
              <w:right w:val="single" w:color="000000" w:sz="4" w:space="0"/>
            </w:tcBorders>
            <w:vAlign w:val="center"/>
          </w:tcPr>
          <w:p w14:paraId="21E620E8">
            <w:pPr>
              <w:pStyle w:val="125"/>
              <w:adjustRightInd w:val="0"/>
              <w:snapToGrid w:val="0"/>
              <w:rPr>
                <w:rFonts w:ascii="Times New Roman" w:hAnsi="Times New Roman"/>
                <w:sz w:val="18"/>
                <w:szCs w:val="18"/>
              </w:rPr>
            </w:pPr>
            <w:r>
              <w:rPr>
                <w:rFonts w:ascii="Times New Roman" w:hAnsi="Times New Roman"/>
                <w:sz w:val="18"/>
                <w:szCs w:val="18"/>
              </w:rPr>
              <w:t>表示为选择确认帧</w:t>
            </w:r>
          </w:p>
        </w:tc>
      </w:tr>
      <w:tr w14:paraId="697C1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Borders>
              <w:top w:val="single" w:color="000000" w:sz="4" w:space="0"/>
              <w:left w:val="single" w:color="000000" w:sz="4" w:space="0"/>
              <w:bottom w:val="single" w:color="000000" w:sz="4" w:space="0"/>
              <w:right w:val="single" w:color="000000" w:sz="4" w:space="0"/>
            </w:tcBorders>
            <w:vAlign w:val="center"/>
          </w:tcPr>
          <w:p w14:paraId="09B5F446">
            <w:pPr>
              <w:pStyle w:val="125"/>
              <w:adjustRightInd w:val="0"/>
              <w:snapToGrid w:val="0"/>
              <w:rPr>
                <w:rFonts w:ascii="Times New Roman" w:hAnsi="Times New Roman"/>
                <w:sz w:val="18"/>
                <w:szCs w:val="18"/>
              </w:rPr>
            </w:pPr>
            <w:r>
              <w:rPr>
                <w:rFonts w:ascii="Times New Roman" w:hAnsi="Times New Roman"/>
                <w:sz w:val="18"/>
                <w:szCs w:val="18"/>
              </w:rPr>
              <w:t>1</w:t>
            </w:r>
          </w:p>
        </w:tc>
        <w:tc>
          <w:tcPr>
            <w:tcW w:w="2722" w:type="dxa"/>
            <w:tcBorders>
              <w:top w:val="single" w:color="000000" w:sz="4" w:space="0"/>
              <w:left w:val="single" w:color="000000" w:sz="4" w:space="0"/>
              <w:bottom w:val="single" w:color="000000" w:sz="4" w:space="0"/>
              <w:right w:val="single" w:color="000000" w:sz="4" w:space="0"/>
            </w:tcBorders>
            <w:vAlign w:val="center"/>
          </w:tcPr>
          <w:p w14:paraId="56F3110C">
            <w:pPr>
              <w:pStyle w:val="125"/>
              <w:adjustRightInd w:val="0"/>
              <w:snapToGrid w:val="0"/>
              <w:rPr>
                <w:rFonts w:ascii="Times New Roman" w:hAnsi="Times New Roman"/>
                <w:sz w:val="18"/>
                <w:szCs w:val="18"/>
              </w:rPr>
            </w:pPr>
            <w:r>
              <w:rPr>
                <w:rFonts w:ascii="Times New Roman" w:hAnsi="Times New Roman"/>
                <w:sz w:val="18"/>
                <w:szCs w:val="18"/>
              </w:rPr>
              <w:t>网络搜索帧（抄控器）</w:t>
            </w:r>
          </w:p>
        </w:tc>
      </w:tr>
      <w:tr w14:paraId="6CD1F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Borders>
              <w:top w:val="single" w:color="000000" w:sz="4" w:space="0"/>
              <w:left w:val="single" w:color="000000" w:sz="4" w:space="0"/>
              <w:bottom w:val="single" w:color="000000" w:sz="4" w:space="0"/>
              <w:right w:val="single" w:color="000000" w:sz="4" w:space="0"/>
            </w:tcBorders>
            <w:vAlign w:val="center"/>
          </w:tcPr>
          <w:p w14:paraId="440085BC">
            <w:pPr>
              <w:pStyle w:val="125"/>
              <w:adjustRightInd w:val="0"/>
              <w:snapToGrid w:val="0"/>
              <w:rPr>
                <w:rFonts w:ascii="Times New Roman" w:hAnsi="Times New Roman"/>
                <w:sz w:val="18"/>
                <w:szCs w:val="18"/>
              </w:rPr>
            </w:pPr>
            <w:r>
              <w:rPr>
                <w:rFonts w:ascii="Times New Roman" w:hAnsi="Times New Roman"/>
                <w:sz w:val="18"/>
                <w:szCs w:val="18"/>
              </w:rPr>
              <w:t>2</w:t>
            </w:r>
          </w:p>
        </w:tc>
        <w:tc>
          <w:tcPr>
            <w:tcW w:w="2722" w:type="dxa"/>
            <w:tcBorders>
              <w:top w:val="single" w:color="000000" w:sz="4" w:space="0"/>
              <w:left w:val="single" w:color="000000" w:sz="4" w:space="0"/>
              <w:bottom w:val="single" w:color="000000" w:sz="4" w:space="0"/>
              <w:right w:val="single" w:color="000000" w:sz="4" w:space="0"/>
            </w:tcBorders>
            <w:vAlign w:val="center"/>
          </w:tcPr>
          <w:p w14:paraId="10839AF9">
            <w:pPr>
              <w:pStyle w:val="125"/>
              <w:adjustRightInd w:val="0"/>
              <w:snapToGrid w:val="0"/>
              <w:rPr>
                <w:rFonts w:ascii="Times New Roman" w:hAnsi="Times New Roman"/>
                <w:sz w:val="18"/>
                <w:szCs w:val="18"/>
              </w:rPr>
            </w:pPr>
            <w:r>
              <w:rPr>
                <w:rFonts w:ascii="Times New Roman" w:hAnsi="Times New Roman"/>
                <w:sz w:val="18"/>
                <w:szCs w:val="18"/>
              </w:rPr>
              <w:t>同步帧（抄控器）</w:t>
            </w:r>
          </w:p>
        </w:tc>
      </w:tr>
      <w:tr w14:paraId="34D11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Borders>
              <w:top w:val="single" w:color="000000" w:sz="4" w:space="0"/>
              <w:left w:val="single" w:color="000000" w:sz="4" w:space="0"/>
              <w:bottom w:val="single" w:color="000000" w:sz="4" w:space="0"/>
              <w:right w:val="single" w:color="000000" w:sz="4" w:space="0"/>
            </w:tcBorders>
            <w:vAlign w:val="center"/>
          </w:tcPr>
          <w:p w14:paraId="5345A793">
            <w:pPr>
              <w:pStyle w:val="125"/>
              <w:adjustRightInd w:val="0"/>
              <w:snapToGrid w:val="0"/>
              <w:rPr>
                <w:rFonts w:ascii="Times New Roman" w:hAnsi="Times New Roman"/>
                <w:sz w:val="18"/>
                <w:szCs w:val="18"/>
              </w:rPr>
            </w:pPr>
            <w:r>
              <w:rPr>
                <w:rFonts w:ascii="Times New Roman" w:hAnsi="Times New Roman"/>
                <w:sz w:val="18"/>
                <w:szCs w:val="18"/>
              </w:rPr>
              <w:t>3</w:t>
            </w:r>
          </w:p>
        </w:tc>
        <w:tc>
          <w:tcPr>
            <w:tcW w:w="2722" w:type="dxa"/>
            <w:tcBorders>
              <w:top w:val="single" w:color="000000" w:sz="4" w:space="0"/>
              <w:left w:val="single" w:color="000000" w:sz="4" w:space="0"/>
              <w:bottom w:val="single" w:color="000000" w:sz="4" w:space="0"/>
              <w:right w:val="single" w:color="000000" w:sz="4" w:space="0"/>
            </w:tcBorders>
            <w:vAlign w:val="center"/>
          </w:tcPr>
          <w:p w14:paraId="2668EC54">
            <w:pPr>
              <w:pStyle w:val="125"/>
              <w:adjustRightInd w:val="0"/>
              <w:snapToGrid w:val="0"/>
              <w:rPr>
                <w:rFonts w:ascii="Times New Roman" w:hAnsi="Times New Roman"/>
                <w:sz w:val="18"/>
                <w:szCs w:val="18"/>
              </w:rPr>
            </w:pPr>
            <w:r>
              <w:rPr>
                <w:rFonts w:ascii="Times New Roman" w:hAnsi="Times New Roman"/>
                <w:sz w:val="18"/>
                <w:szCs w:val="18"/>
              </w:rPr>
              <w:t>Bitloading扩展帧</w:t>
            </w:r>
          </w:p>
        </w:tc>
      </w:tr>
      <w:tr w14:paraId="10356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93" w:type="dxa"/>
            <w:tcBorders>
              <w:top w:val="single" w:color="000000" w:sz="4" w:space="0"/>
              <w:left w:val="single" w:color="000000" w:sz="4" w:space="0"/>
              <w:bottom w:val="single" w:color="000000" w:sz="4" w:space="0"/>
              <w:right w:val="single" w:color="000000" w:sz="4" w:space="0"/>
            </w:tcBorders>
            <w:vAlign w:val="center"/>
          </w:tcPr>
          <w:p w14:paraId="10E97014">
            <w:pPr>
              <w:pStyle w:val="125"/>
              <w:adjustRightInd w:val="0"/>
              <w:snapToGrid w:val="0"/>
              <w:rPr>
                <w:rFonts w:ascii="Times New Roman" w:hAnsi="Times New Roman"/>
                <w:sz w:val="18"/>
                <w:szCs w:val="18"/>
              </w:rPr>
            </w:pPr>
            <w:r>
              <w:rPr>
                <w:rFonts w:ascii="Times New Roman" w:hAnsi="Times New Roman"/>
                <w:sz w:val="18"/>
                <w:szCs w:val="18"/>
              </w:rPr>
              <w:t>其他</w:t>
            </w:r>
          </w:p>
        </w:tc>
        <w:tc>
          <w:tcPr>
            <w:tcW w:w="2722" w:type="dxa"/>
            <w:tcBorders>
              <w:top w:val="single" w:color="000000" w:sz="4" w:space="0"/>
              <w:left w:val="single" w:color="000000" w:sz="4" w:space="0"/>
              <w:bottom w:val="single" w:color="000000" w:sz="4" w:space="0"/>
              <w:right w:val="single" w:color="000000" w:sz="4" w:space="0"/>
            </w:tcBorders>
            <w:vAlign w:val="center"/>
          </w:tcPr>
          <w:p w14:paraId="6DE2E59E">
            <w:pPr>
              <w:pStyle w:val="125"/>
              <w:adjustRightInd w:val="0"/>
              <w:snapToGrid w:val="0"/>
              <w:rPr>
                <w:rFonts w:ascii="Times New Roman" w:hAnsi="Times New Roman"/>
                <w:sz w:val="18"/>
                <w:szCs w:val="18"/>
              </w:rPr>
            </w:pPr>
            <w:r>
              <w:rPr>
                <w:rFonts w:ascii="Times New Roman" w:hAnsi="Times New Roman"/>
                <w:sz w:val="18"/>
                <w:szCs w:val="18"/>
              </w:rPr>
              <w:t>保留</w:t>
            </w:r>
          </w:p>
        </w:tc>
      </w:tr>
    </w:tbl>
    <w:p w14:paraId="35FFD5B4">
      <w:pPr>
        <w:pStyle w:val="132"/>
        <w:ind w:left="420" w:hanging="420"/>
      </w:pPr>
      <w:r>
        <w:rPr>
          <w:rFonts w:hint="eastAsia"/>
        </w:rPr>
        <w:t>Bitloading扩展帧的可变区域</w:t>
      </w:r>
    </w:p>
    <w:p w14:paraId="729E5348">
      <w:pPr>
        <w:pStyle w:val="50"/>
      </w:pPr>
      <w:r>
        <w:rPr>
          <w:rFonts w:hint="eastAsia"/>
        </w:rPr>
        <w:t>当扩展帧类型值为3时，表示为</w:t>
      </w:r>
      <w:r>
        <w:t>Bitloading扩展帧</w:t>
      </w:r>
      <w:r>
        <w:rPr>
          <w:rFonts w:hint="eastAsia"/>
        </w:rPr>
        <w:t>，其可变区域定义</w:t>
      </w:r>
      <w:r>
        <w:t>如</w:t>
      </w:r>
      <w:r>
        <w:rPr>
          <w:rFonts w:hint="eastAsia"/>
        </w:rPr>
        <w:fldChar w:fldCharType="begin"/>
      </w:r>
      <w:r>
        <w:rPr>
          <w:rFonts w:hint="eastAsia"/>
        </w:rPr>
        <w:instrText xml:space="preserve"> </w:instrText>
      </w:r>
      <w:r>
        <w:instrText xml:space="preserve">REF _Ref219051997 \h</w:instrText>
      </w:r>
      <w:r>
        <w:rPr>
          <w:rFonts w:hint="eastAsia"/>
        </w:rPr>
        <w:instrText xml:space="preserve">  \* MERGEFORMAT </w:instrText>
      </w:r>
      <w:r>
        <w:rPr>
          <w:rFonts w:hint="eastAsia"/>
        </w:rPr>
        <w:fldChar w:fldCharType="separate"/>
      </w:r>
      <w:r>
        <w:t>表 34</w:t>
      </w:r>
      <w:r>
        <w:rPr>
          <w:rFonts w:hint="eastAsia"/>
        </w:rPr>
        <w:fldChar w:fldCharType="end"/>
      </w:r>
      <w:r>
        <w:rPr>
          <w:rFonts w:hint="eastAsia"/>
        </w:rPr>
        <w:t>所示，</w:t>
      </w:r>
    </w:p>
    <w:p w14:paraId="12B8F985">
      <w:pPr>
        <w:pStyle w:val="10"/>
      </w:pPr>
      <w:bookmarkStart w:id="547" w:name="_Ref219051997"/>
      <w:r>
        <w:t xml:space="preserve">表 </w:t>
      </w:r>
      <w:r>
        <w:fldChar w:fldCharType="begin"/>
      </w:r>
      <w:r>
        <w:instrText xml:space="preserve"> SEQ 表 \* ARABIC </w:instrText>
      </w:r>
      <w:r>
        <w:fldChar w:fldCharType="separate"/>
      </w:r>
      <w:r>
        <w:t>34</w:t>
      </w:r>
      <w:r>
        <w:fldChar w:fldCharType="end"/>
      </w:r>
      <w:bookmarkEnd w:id="547"/>
      <w:r>
        <w:rPr>
          <w:rFonts w:hint="eastAsia"/>
        </w:rPr>
        <w:t xml:space="preserve"> Bitloading扩展帧的可变区域</w:t>
      </w:r>
    </w:p>
    <w:tbl>
      <w:tblPr>
        <w:tblStyle w:val="31"/>
        <w:tblW w:w="44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7"/>
        <w:gridCol w:w="1161"/>
        <w:gridCol w:w="1163"/>
        <w:gridCol w:w="1769"/>
        <w:gridCol w:w="2466"/>
      </w:tblGrid>
      <w:tr w14:paraId="5D12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vAlign w:val="center"/>
          </w:tcPr>
          <w:p w14:paraId="7407D933">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676" w:type="pct"/>
            <w:vAlign w:val="center"/>
          </w:tcPr>
          <w:p w14:paraId="369088A4">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677" w:type="pct"/>
            <w:vAlign w:val="center"/>
          </w:tcPr>
          <w:p w14:paraId="24544169">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1030" w:type="pct"/>
            <w:vAlign w:val="center"/>
          </w:tcPr>
          <w:p w14:paraId="033A0E3A">
            <w:pPr>
              <w:pStyle w:val="125"/>
              <w:adjustRightInd w:val="0"/>
              <w:snapToGrid w:val="0"/>
              <w:rPr>
                <w:rFonts w:ascii="Times New Roman" w:hAnsi="Times New Roman"/>
                <w:sz w:val="18"/>
                <w:szCs w:val="18"/>
              </w:rPr>
            </w:pPr>
            <w:r>
              <w:rPr>
                <w:rFonts w:ascii="Times New Roman" w:hAnsi="Times New Roman"/>
                <w:sz w:val="18"/>
                <w:szCs w:val="18"/>
              </w:rPr>
              <w:t>字段大小(比特)</w:t>
            </w:r>
          </w:p>
        </w:tc>
        <w:tc>
          <w:tcPr>
            <w:tcW w:w="1436" w:type="pct"/>
            <w:vAlign w:val="center"/>
          </w:tcPr>
          <w:p w14:paraId="2D9A00B0">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201D3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vMerge w:val="restart"/>
            <w:vAlign w:val="center"/>
          </w:tcPr>
          <w:p w14:paraId="5E72CFC7">
            <w:pPr>
              <w:pStyle w:val="125"/>
              <w:adjustRightInd w:val="0"/>
              <w:snapToGrid w:val="0"/>
              <w:rPr>
                <w:rFonts w:ascii="Times New Roman" w:hAnsi="Times New Roman"/>
                <w:sz w:val="18"/>
                <w:szCs w:val="18"/>
              </w:rPr>
            </w:pPr>
            <w:r>
              <w:rPr>
                <w:rFonts w:ascii="Times New Roman" w:hAnsi="Times New Roman"/>
                <w:sz w:val="18"/>
                <w:szCs w:val="18"/>
              </w:rPr>
              <w:t>源TEI</w:t>
            </w:r>
          </w:p>
        </w:tc>
        <w:tc>
          <w:tcPr>
            <w:tcW w:w="676" w:type="pct"/>
            <w:vAlign w:val="center"/>
          </w:tcPr>
          <w:p w14:paraId="7D2A32B1">
            <w:pPr>
              <w:pStyle w:val="125"/>
              <w:adjustRightInd w:val="0"/>
              <w:snapToGrid w:val="0"/>
              <w:rPr>
                <w:rFonts w:ascii="Times New Roman" w:hAnsi="Times New Roman"/>
                <w:sz w:val="18"/>
                <w:szCs w:val="18"/>
              </w:rPr>
            </w:pPr>
            <w:r>
              <w:rPr>
                <w:rFonts w:ascii="Times New Roman" w:hAnsi="Times New Roman"/>
                <w:sz w:val="18"/>
                <w:szCs w:val="18"/>
              </w:rPr>
              <w:t>1</w:t>
            </w:r>
          </w:p>
        </w:tc>
        <w:tc>
          <w:tcPr>
            <w:tcW w:w="677" w:type="pct"/>
            <w:vAlign w:val="center"/>
          </w:tcPr>
          <w:p w14:paraId="5878A8D9">
            <w:pPr>
              <w:pStyle w:val="125"/>
              <w:adjustRightInd w:val="0"/>
              <w:snapToGrid w:val="0"/>
              <w:rPr>
                <w:rFonts w:ascii="Times New Roman" w:hAnsi="Times New Roman"/>
                <w:sz w:val="18"/>
                <w:szCs w:val="18"/>
              </w:rPr>
            </w:pPr>
            <w:r>
              <w:rPr>
                <w:rFonts w:ascii="Times New Roman" w:hAnsi="Times New Roman"/>
                <w:sz w:val="18"/>
                <w:szCs w:val="18"/>
              </w:rPr>
              <w:t>0-7</w:t>
            </w:r>
          </w:p>
        </w:tc>
        <w:tc>
          <w:tcPr>
            <w:tcW w:w="1030" w:type="pct"/>
            <w:vMerge w:val="restart"/>
            <w:vAlign w:val="center"/>
          </w:tcPr>
          <w:p w14:paraId="40448687">
            <w:pPr>
              <w:pStyle w:val="125"/>
              <w:adjustRightInd w:val="0"/>
              <w:snapToGrid w:val="0"/>
              <w:rPr>
                <w:rFonts w:ascii="Times New Roman" w:hAnsi="Times New Roman"/>
                <w:sz w:val="18"/>
                <w:szCs w:val="18"/>
              </w:rPr>
            </w:pPr>
            <w:r>
              <w:rPr>
                <w:rFonts w:ascii="Times New Roman" w:hAnsi="Times New Roman"/>
                <w:sz w:val="18"/>
                <w:szCs w:val="18"/>
              </w:rPr>
              <w:t>12</w:t>
            </w:r>
          </w:p>
        </w:tc>
        <w:tc>
          <w:tcPr>
            <w:tcW w:w="1436" w:type="pct"/>
            <w:vMerge w:val="restart"/>
            <w:vAlign w:val="center"/>
          </w:tcPr>
          <w:p w14:paraId="5DF5F0B2">
            <w:pPr>
              <w:pStyle w:val="125"/>
              <w:adjustRightInd w:val="0"/>
              <w:snapToGrid w:val="0"/>
              <w:rPr>
                <w:rFonts w:ascii="Times New Roman" w:hAnsi="Times New Roman"/>
                <w:sz w:val="18"/>
                <w:szCs w:val="18"/>
              </w:rPr>
            </w:pPr>
            <w:r>
              <w:rPr>
                <w:rFonts w:ascii="Times New Roman" w:hAnsi="Times New Roman"/>
                <w:sz w:val="18"/>
                <w:szCs w:val="18"/>
              </w:rPr>
              <w:t>-</w:t>
            </w:r>
          </w:p>
        </w:tc>
      </w:tr>
      <w:tr w14:paraId="5B88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vMerge w:val="continue"/>
            <w:vAlign w:val="center"/>
          </w:tcPr>
          <w:p w14:paraId="3DD2AC12">
            <w:pPr>
              <w:pStyle w:val="125"/>
              <w:adjustRightInd w:val="0"/>
              <w:snapToGrid w:val="0"/>
              <w:rPr>
                <w:rFonts w:ascii="Times New Roman" w:hAnsi="Times New Roman"/>
                <w:sz w:val="18"/>
                <w:szCs w:val="18"/>
              </w:rPr>
            </w:pPr>
          </w:p>
        </w:tc>
        <w:tc>
          <w:tcPr>
            <w:tcW w:w="676" w:type="pct"/>
            <w:vMerge w:val="restart"/>
            <w:vAlign w:val="center"/>
          </w:tcPr>
          <w:p w14:paraId="7C3F40DE">
            <w:pPr>
              <w:pStyle w:val="125"/>
              <w:adjustRightInd w:val="0"/>
              <w:snapToGrid w:val="0"/>
              <w:rPr>
                <w:rFonts w:ascii="Times New Roman" w:hAnsi="Times New Roman"/>
                <w:sz w:val="18"/>
                <w:szCs w:val="18"/>
              </w:rPr>
            </w:pPr>
            <w:r>
              <w:rPr>
                <w:rFonts w:ascii="Times New Roman" w:hAnsi="Times New Roman"/>
                <w:sz w:val="18"/>
                <w:szCs w:val="18"/>
              </w:rPr>
              <w:t>2</w:t>
            </w:r>
          </w:p>
        </w:tc>
        <w:tc>
          <w:tcPr>
            <w:tcW w:w="677" w:type="pct"/>
            <w:vAlign w:val="center"/>
          </w:tcPr>
          <w:p w14:paraId="2D451D5E">
            <w:pPr>
              <w:pStyle w:val="125"/>
              <w:adjustRightInd w:val="0"/>
              <w:snapToGrid w:val="0"/>
              <w:rPr>
                <w:rFonts w:ascii="Times New Roman" w:hAnsi="Times New Roman"/>
                <w:sz w:val="18"/>
                <w:szCs w:val="18"/>
              </w:rPr>
            </w:pPr>
            <w:r>
              <w:rPr>
                <w:rFonts w:ascii="Times New Roman" w:hAnsi="Times New Roman"/>
                <w:sz w:val="18"/>
                <w:szCs w:val="18"/>
              </w:rPr>
              <w:t>0-3</w:t>
            </w:r>
          </w:p>
        </w:tc>
        <w:tc>
          <w:tcPr>
            <w:tcW w:w="1030" w:type="pct"/>
            <w:vMerge w:val="continue"/>
            <w:vAlign w:val="center"/>
          </w:tcPr>
          <w:p w14:paraId="2D6B7569">
            <w:pPr>
              <w:pStyle w:val="125"/>
              <w:adjustRightInd w:val="0"/>
              <w:snapToGrid w:val="0"/>
              <w:rPr>
                <w:rFonts w:ascii="Times New Roman" w:hAnsi="Times New Roman"/>
                <w:sz w:val="18"/>
                <w:szCs w:val="18"/>
              </w:rPr>
            </w:pPr>
          </w:p>
        </w:tc>
        <w:tc>
          <w:tcPr>
            <w:tcW w:w="0" w:type="auto"/>
            <w:vMerge w:val="continue"/>
            <w:vAlign w:val="center"/>
          </w:tcPr>
          <w:p w14:paraId="10A19C72">
            <w:pPr>
              <w:pStyle w:val="125"/>
              <w:adjustRightInd w:val="0"/>
              <w:snapToGrid w:val="0"/>
              <w:rPr>
                <w:rFonts w:ascii="Times New Roman" w:hAnsi="Times New Roman"/>
                <w:sz w:val="18"/>
                <w:szCs w:val="18"/>
              </w:rPr>
            </w:pPr>
          </w:p>
        </w:tc>
      </w:tr>
      <w:tr w14:paraId="32579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vMerge w:val="restart"/>
            <w:vAlign w:val="center"/>
          </w:tcPr>
          <w:p w14:paraId="4100E7D5">
            <w:pPr>
              <w:pStyle w:val="125"/>
              <w:adjustRightInd w:val="0"/>
              <w:snapToGrid w:val="0"/>
              <w:rPr>
                <w:rFonts w:ascii="Times New Roman" w:hAnsi="Times New Roman"/>
                <w:sz w:val="18"/>
                <w:szCs w:val="18"/>
              </w:rPr>
            </w:pPr>
            <w:r>
              <w:rPr>
                <w:rFonts w:ascii="Times New Roman" w:hAnsi="Times New Roman"/>
                <w:sz w:val="18"/>
                <w:szCs w:val="18"/>
              </w:rPr>
              <w:t>目的TEI</w:t>
            </w:r>
          </w:p>
        </w:tc>
        <w:tc>
          <w:tcPr>
            <w:tcW w:w="676" w:type="pct"/>
            <w:vMerge w:val="continue"/>
            <w:vAlign w:val="center"/>
          </w:tcPr>
          <w:p w14:paraId="500C4AEC">
            <w:pPr>
              <w:pStyle w:val="125"/>
              <w:adjustRightInd w:val="0"/>
              <w:snapToGrid w:val="0"/>
              <w:rPr>
                <w:rFonts w:ascii="Times New Roman" w:hAnsi="Times New Roman"/>
                <w:sz w:val="18"/>
                <w:szCs w:val="18"/>
              </w:rPr>
            </w:pPr>
          </w:p>
        </w:tc>
        <w:tc>
          <w:tcPr>
            <w:tcW w:w="677" w:type="pct"/>
            <w:vAlign w:val="center"/>
          </w:tcPr>
          <w:p w14:paraId="2B1DE4CA">
            <w:pPr>
              <w:pStyle w:val="125"/>
              <w:adjustRightInd w:val="0"/>
              <w:snapToGrid w:val="0"/>
              <w:rPr>
                <w:rFonts w:ascii="Times New Roman" w:hAnsi="Times New Roman"/>
                <w:sz w:val="18"/>
                <w:szCs w:val="18"/>
              </w:rPr>
            </w:pPr>
            <w:r>
              <w:rPr>
                <w:rFonts w:ascii="Times New Roman" w:hAnsi="Times New Roman"/>
                <w:sz w:val="18"/>
                <w:szCs w:val="18"/>
              </w:rPr>
              <w:t>4-7</w:t>
            </w:r>
          </w:p>
        </w:tc>
        <w:tc>
          <w:tcPr>
            <w:tcW w:w="1030" w:type="pct"/>
            <w:vMerge w:val="restart"/>
            <w:vAlign w:val="center"/>
          </w:tcPr>
          <w:p w14:paraId="76AE2353">
            <w:pPr>
              <w:pStyle w:val="125"/>
              <w:adjustRightInd w:val="0"/>
              <w:snapToGrid w:val="0"/>
              <w:rPr>
                <w:rFonts w:ascii="Times New Roman" w:hAnsi="Times New Roman"/>
                <w:sz w:val="18"/>
                <w:szCs w:val="18"/>
              </w:rPr>
            </w:pPr>
            <w:r>
              <w:rPr>
                <w:rFonts w:ascii="Times New Roman" w:hAnsi="Times New Roman"/>
                <w:sz w:val="18"/>
                <w:szCs w:val="18"/>
              </w:rPr>
              <w:t>12</w:t>
            </w:r>
          </w:p>
        </w:tc>
        <w:tc>
          <w:tcPr>
            <w:tcW w:w="1436" w:type="pct"/>
            <w:vMerge w:val="restart"/>
            <w:vAlign w:val="center"/>
          </w:tcPr>
          <w:p w14:paraId="33F0E0EF">
            <w:pPr>
              <w:pStyle w:val="125"/>
              <w:adjustRightInd w:val="0"/>
              <w:snapToGrid w:val="0"/>
              <w:rPr>
                <w:rFonts w:ascii="Times New Roman" w:hAnsi="Times New Roman"/>
                <w:sz w:val="18"/>
                <w:szCs w:val="18"/>
              </w:rPr>
            </w:pPr>
            <w:r>
              <w:rPr>
                <w:rFonts w:ascii="Times New Roman" w:hAnsi="Times New Roman"/>
                <w:sz w:val="18"/>
                <w:szCs w:val="18"/>
              </w:rPr>
              <w:t>-</w:t>
            </w:r>
          </w:p>
        </w:tc>
      </w:tr>
      <w:tr w14:paraId="330E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vMerge w:val="continue"/>
            <w:vAlign w:val="center"/>
          </w:tcPr>
          <w:p w14:paraId="7673446D">
            <w:pPr>
              <w:pStyle w:val="125"/>
              <w:adjustRightInd w:val="0"/>
              <w:snapToGrid w:val="0"/>
              <w:rPr>
                <w:rFonts w:ascii="Times New Roman" w:hAnsi="Times New Roman"/>
                <w:sz w:val="18"/>
                <w:szCs w:val="18"/>
              </w:rPr>
            </w:pPr>
          </w:p>
        </w:tc>
        <w:tc>
          <w:tcPr>
            <w:tcW w:w="676" w:type="pct"/>
            <w:vAlign w:val="center"/>
          </w:tcPr>
          <w:p w14:paraId="4CF180E6">
            <w:pPr>
              <w:pStyle w:val="125"/>
              <w:adjustRightInd w:val="0"/>
              <w:snapToGrid w:val="0"/>
              <w:rPr>
                <w:rFonts w:ascii="Times New Roman" w:hAnsi="Times New Roman"/>
                <w:sz w:val="18"/>
                <w:szCs w:val="18"/>
              </w:rPr>
            </w:pPr>
            <w:r>
              <w:rPr>
                <w:rFonts w:ascii="Times New Roman" w:hAnsi="Times New Roman"/>
                <w:sz w:val="18"/>
                <w:szCs w:val="18"/>
              </w:rPr>
              <w:t>3</w:t>
            </w:r>
          </w:p>
        </w:tc>
        <w:tc>
          <w:tcPr>
            <w:tcW w:w="677" w:type="pct"/>
            <w:vAlign w:val="center"/>
          </w:tcPr>
          <w:p w14:paraId="727A3D52">
            <w:pPr>
              <w:pStyle w:val="125"/>
              <w:adjustRightInd w:val="0"/>
              <w:snapToGrid w:val="0"/>
              <w:rPr>
                <w:rFonts w:ascii="Times New Roman" w:hAnsi="Times New Roman"/>
                <w:sz w:val="18"/>
                <w:szCs w:val="18"/>
              </w:rPr>
            </w:pPr>
            <w:r>
              <w:rPr>
                <w:rFonts w:ascii="Times New Roman" w:hAnsi="Times New Roman"/>
                <w:sz w:val="18"/>
                <w:szCs w:val="18"/>
              </w:rPr>
              <w:t>0-7</w:t>
            </w:r>
          </w:p>
        </w:tc>
        <w:tc>
          <w:tcPr>
            <w:tcW w:w="1030" w:type="pct"/>
            <w:vMerge w:val="continue"/>
            <w:vAlign w:val="center"/>
          </w:tcPr>
          <w:p w14:paraId="08563842">
            <w:pPr>
              <w:pStyle w:val="125"/>
              <w:adjustRightInd w:val="0"/>
              <w:snapToGrid w:val="0"/>
              <w:rPr>
                <w:rFonts w:ascii="Times New Roman" w:hAnsi="Times New Roman"/>
                <w:sz w:val="18"/>
                <w:szCs w:val="18"/>
              </w:rPr>
            </w:pPr>
          </w:p>
        </w:tc>
        <w:tc>
          <w:tcPr>
            <w:tcW w:w="0" w:type="auto"/>
            <w:vMerge w:val="continue"/>
            <w:vAlign w:val="center"/>
          </w:tcPr>
          <w:p w14:paraId="1A84128A">
            <w:pPr>
              <w:pStyle w:val="125"/>
              <w:adjustRightInd w:val="0"/>
              <w:snapToGrid w:val="0"/>
              <w:rPr>
                <w:rFonts w:ascii="Times New Roman" w:hAnsi="Times New Roman"/>
                <w:sz w:val="18"/>
                <w:szCs w:val="18"/>
              </w:rPr>
            </w:pPr>
          </w:p>
        </w:tc>
      </w:tr>
      <w:tr w14:paraId="1ECF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shd w:val="clear" w:color="auto" w:fill="FFFFFF"/>
            <w:vAlign w:val="center"/>
          </w:tcPr>
          <w:p w14:paraId="1CA31926">
            <w:pPr>
              <w:pStyle w:val="125"/>
              <w:adjustRightInd w:val="0"/>
              <w:snapToGrid w:val="0"/>
              <w:rPr>
                <w:rFonts w:ascii="Times New Roman" w:hAnsi="Times New Roman"/>
                <w:sz w:val="18"/>
                <w:szCs w:val="18"/>
              </w:rPr>
            </w:pPr>
            <w:r>
              <w:rPr>
                <w:rFonts w:ascii="Times New Roman" w:hAnsi="Times New Roman"/>
                <w:sz w:val="18"/>
                <w:szCs w:val="18"/>
              </w:rPr>
              <w:t>短网络标识高位</w:t>
            </w:r>
          </w:p>
        </w:tc>
        <w:tc>
          <w:tcPr>
            <w:tcW w:w="676" w:type="pct"/>
            <w:shd w:val="clear" w:color="auto" w:fill="FFFFFF"/>
            <w:vAlign w:val="center"/>
          </w:tcPr>
          <w:p w14:paraId="0928D416">
            <w:pPr>
              <w:pStyle w:val="125"/>
              <w:adjustRightInd w:val="0"/>
              <w:snapToGrid w:val="0"/>
              <w:rPr>
                <w:rFonts w:ascii="Times New Roman" w:hAnsi="Times New Roman"/>
                <w:sz w:val="18"/>
                <w:szCs w:val="18"/>
              </w:rPr>
            </w:pPr>
            <w:r>
              <w:rPr>
                <w:rFonts w:ascii="Times New Roman" w:hAnsi="Times New Roman"/>
                <w:sz w:val="18"/>
                <w:szCs w:val="18"/>
              </w:rPr>
              <w:t>4</w:t>
            </w:r>
          </w:p>
        </w:tc>
        <w:tc>
          <w:tcPr>
            <w:tcW w:w="677" w:type="pct"/>
            <w:shd w:val="clear" w:color="auto" w:fill="FFFFFF"/>
            <w:vAlign w:val="center"/>
          </w:tcPr>
          <w:p w14:paraId="06D69EA3">
            <w:pPr>
              <w:pStyle w:val="125"/>
              <w:adjustRightInd w:val="0"/>
              <w:snapToGrid w:val="0"/>
              <w:rPr>
                <w:rFonts w:ascii="Times New Roman" w:hAnsi="Times New Roman"/>
                <w:sz w:val="18"/>
                <w:szCs w:val="18"/>
              </w:rPr>
            </w:pPr>
            <w:r>
              <w:rPr>
                <w:rFonts w:ascii="Times New Roman" w:hAnsi="Times New Roman"/>
                <w:sz w:val="18"/>
                <w:szCs w:val="18"/>
              </w:rPr>
              <w:t>0</w:t>
            </w:r>
          </w:p>
        </w:tc>
        <w:tc>
          <w:tcPr>
            <w:tcW w:w="1030" w:type="pct"/>
            <w:shd w:val="clear" w:color="auto" w:fill="FFFFFF"/>
            <w:vAlign w:val="center"/>
          </w:tcPr>
          <w:p w14:paraId="528FC937">
            <w:pPr>
              <w:pStyle w:val="125"/>
              <w:adjustRightInd w:val="0"/>
              <w:snapToGrid w:val="0"/>
              <w:rPr>
                <w:rFonts w:ascii="Times New Roman" w:hAnsi="Times New Roman"/>
                <w:sz w:val="18"/>
                <w:szCs w:val="18"/>
              </w:rPr>
            </w:pPr>
            <w:r>
              <w:rPr>
                <w:rFonts w:ascii="Times New Roman" w:hAnsi="Times New Roman"/>
                <w:sz w:val="18"/>
                <w:szCs w:val="18"/>
              </w:rPr>
              <w:t>1</w:t>
            </w:r>
          </w:p>
        </w:tc>
        <w:tc>
          <w:tcPr>
            <w:tcW w:w="1436" w:type="pct"/>
            <w:shd w:val="clear" w:color="auto" w:fill="FFFFFF"/>
            <w:vAlign w:val="center"/>
          </w:tcPr>
          <w:p w14:paraId="01AF9B60">
            <w:pPr>
              <w:pStyle w:val="125"/>
              <w:adjustRightInd w:val="0"/>
              <w:snapToGrid w:val="0"/>
              <w:rPr>
                <w:rFonts w:ascii="Times New Roman" w:hAnsi="Times New Roman"/>
                <w:sz w:val="18"/>
                <w:szCs w:val="18"/>
              </w:rPr>
            </w:pPr>
            <w:r>
              <w:rPr>
                <w:rFonts w:ascii="Times New Roman" w:hAnsi="Times New Roman"/>
                <w:sz w:val="18"/>
                <w:szCs w:val="18"/>
              </w:rPr>
              <w:t>短网络标识的高1bit</w:t>
            </w:r>
          </w:p>
        </w:tc>
      </w:tr>
      <w:tr w14:paraId="742E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shd w:val="clear" w:color="auto" w:fill="FFFFFF"/>
            <w:vAlign w:val="center"/>
          </w:tcPr>
          <w:p w14:paraId="38B193D0">
            <w:pPr>
              <w:pStyle w:val="125"/>
              <w:adjustRightInd w:val="0"/>
              <w:snapToGrid w:val="0"/>
              <w:rPr>
                <w:rFonts w:ascii="Times New Roman" w:hAnsi="Times New Roman"/>
                <w:sz w:val="18"/>
                <w:szCs w:val="18"/>
              </w:rPr>
            </w:pPr>
            <w:r>
              <w:rPr>
                <w:rFonts w:ascii="Times New Roman" w:hAnsi="Times New Roman"/>
                <w:sz w:val="18"/>
                <w:szCs w:val="18"/>
              </w:rPr>
              <w:t>Bitloading帧类型</w:t>
            </w:r>
          </w:p>
        </w:tc>
        <w:tc>
          <w:tcPr>
            <w:tcW w:w="676" w:type="pct"/>
            <w:shd w:val="clear" w:color="auto" w:fill="FFFFFF"/>
            <w:vAlign w:val="center"/>
          </w:tcPr>
          <w:p w14:paraId="2B0674B3">
            <w:pPr>
              <w:pStyle w:val="125"/>
              <w:adjustRightInd w:val="0"/>
              <w:snapToGrid w:val="0"/>
              <w:rPr>
                <w:rFonts w:ascii="Times New Roman" w:hAnsi="Times New Roman"/>
                <w:sz w:val="18"/>
                <w:szCs w:val="18"/>
              </w:rPr>
            </w:pPr>
            <w:r>
              <w:rPr>
                <w:rFonts w:ascii="Times New Roman" w:hAnsi="Times New Roman"/>
                <w:sz w:val="18"/>
                <w:szCs w:val="18"/>
              </w:rPr>
              <w:t>4</w:t>
            </w:r>
          </w:p>
        </w:tc>
        <w:tc>
          <w:tcPr>
            <w:tcW w:w="677" w:type="pct"/>
            <w:shd w:val="clear" w:color="auto" w:fill="FFFFFF"/>
            <w:vAlign w:val="center"/>
          </w:tcPr>
          <w:p w14:paraId="19E1E45F">
            <w:pPr>
              <w:pStyle w:val="125"/>
              <w:adjustRightInd w:val="0"/>
              <w:snapToGrid w:val="0"/>
              <w:rPr>
                <w:rFonts w:ascii="Times New Roman" w:hAnsi="Times New Roman"/>
                <w:sz w:val="18"/>
                <w:szCs w:val="18"/>
              </w:rPr>
            </w:pPr>
            <w:r>
              <w:rPr>
                <w:rFonts w:ascii="Times New Roman" w:hAnsi="Times New Roman"/>
                <w:sz w:val="18"/>
                <w:szCs w:val="18"/>
              </w:rPr>
              <w:t>1-3</w:t>
            </w:r>
          </w:p>
        </w:tc>
        <w:tc>
          <w:tcPr>
            <w:tcW w:w="1030" w:type="pct"/>
            <w:shd w:val="clear" w:color="auto" w:fill="FFFFFF"/>
            <w:vAlign w:val="center"/>
          </w:tcPr>
          <w:p w14:paraId="3B9074A9">
            <w:pPr>
              <w:pStyle w:val="125"/>
              <w:adjustRightInd w:val="0"/>
              <w:snapToGrid w:val="0"/>
              <w:rPr>
                <w:rFonts w:ascii="Times New Roman" w:hAnsi="Times New Roman"/>
                <w:sz w:val="18"/>
                <w:szCs w:val="18"/>
              </w:rPr>
            </w:pPr>
            <w:r>
              <w:rPr>
                <w:rFonts w:ascii="Times New Roman" w:hAnsi="Times New Roman"/>
                <w:sz w:val="18"/>
                <w:szCs w:val="18"/>
              </w:rPr>
              <w:t>3</w:t>
            </w:r>
          </w:p>
        </w:tc>
        <w:tc>
          <w:tcPr>
            <w:tcW w:w="1436" w:type="pct"/>
            <w:shd w:val="clear" w:color="auto" w:fill="FFFFFF"/>
            <w:vAlign w:val="center"/>
          </w:tcPr>
          <w:p w14:paraId="6A9A3D03">
            <w:pPr>
              <w:pStyle w:val="125"/>
              <w:adjustRightInd w:val="0"/>
              <w:snapToGrid w:val="0"/>
              <w:rPr>
                <w:rFonts w:ascii="Times New Roman" w:hAnsi="Times New Roman"/>
                <w:sz w:val="18"/>
                <w:szCs w:val="18"/>
              </w:rPr>
            </w:pPr>
            <w:r>
              <w:rPr>
                <w:rFonts w:ascii="Times New Roman" w:hAnsi="Times New Roman"/>
                <w:sz w:val="18"/>
                <w:szCs w:val="18"/>
              </w:rPr>
              <w:t>0：训练指示；</w:t>
            </w:r>
          </w:p>
          <w:p w14:paraId="36F9DD7D">
            <w:pPr>
              <w:pStyle w:val="125"/>
              <w:adjustRightInd w:val="0"/>
              <w:snapToGrid w:val="0"/>
              <w:rPr>
                <w:rFonts w:ascii="Times New Roman" w:hAnsi="Times New Roman"/>
                <w:sz w:val="18"/>
                <w:szCs w:val="18"/>
              </w:rPr>
            </w:pPr>
            <w:r>
              <w:rPr>
                <w:rFonts w:ascii="Times New Roman" w:hAnsi="Times New Roman"/>
                <w:sz w:val="18"/>
                <w:szCs w:val="18"/>
              </w:rPr>
              <w:t>1：训练指示拒绝；</w:t>
            </w:r>
          </w:p>
          <w:p w14:paraId="2C1FC44F">
            <w:pPr>
              <w:pStyle w:val="125"/>
              <w:adjustRightInd w:val="0"/>
              <w:snapToGrid w:val="0"/>
              <w:rPr>
                <w:rFonts w:ascii="Times New Roman" w:hAnsi="Times New Roman"/>
                <w:sz w:val="18"/>
                <w:szCs w:val="18"/>
              </w:rPr>
            </w:pPr>
            <w:r>
              <w:rPr>
                <w:rFonts w:ascii="Times New Roman" w:hAnsi="Times New Roman"/>
                <w:sz w:val="18"/>
                <w:szCs w:val="18"/>
              </w:rPr>
              <w:t>2：训练请求；</w:t>
            </w:r>
          </w:p>
          <w:p w14:paraId="4E8F2AB8">
            <w:pPr>
              <w:pStyle w:val="125"/>
              <w:adjustRightInd w:val="0"/>
              <w:snapToGrid w:val="0"/>
              <w:rPr>
                <w:rFonts w:ascii="Times New Roman" w:hAnsi="Times New Roman"/>
                <w:sz w:val="18"/>
                <w:szCs w:val="18"/>
              </w:rPr>
            </w:pPr>
            <w:r>
              <w:rPr>
                <w:rFonts w:ascii="Times New Roman" w:hAnsi="Times New Roman"/>
                <w:sz w:val="18"/>
                <w:szCs w:val="18"/>
              </w:rPr>
              <w:t>3：训练请求拒绝；</w:t>
            </w:r>
          </w:p>
          <w:p w14:paraId="2341468E">
            <w:pPr>
              <w:pStyle w:val="125"/>
              <w:adjustRightInd w:val="0"/>
              <w:snapToGrid w:val="0"/>
              <w:rPr>
                <w:rFonts w:ascii="Times New Roman" w:hAnsi="Times New Roman"/>
                <w:sz w:val="18"/>
                <w:szCs w:val="18"/>
              </w:rPr>
            </w:pPr>
            <w:r>
              <w:rPr>
                <w:rFonts w:ascii="Times New Roman" w:hAnsi="Times New Roman"/>
                <w:sz w:val="18"/>
                <w:szCs w:val="18"/>
              </w:rPr>
              <w:t>4：训练取消请求；</w:t>
            </w:r>
          </w:p>
          <w:p w14:paraId="59411972">
            <w:pPr>
              <w:pStyle w:val="125"/>
              <w:adjustRightInd w:val="0"/>
              <w:snapToGrid w:val="0"/>
              <w:rPr>
                <w:rFonts w:ascii="Times New Roman" w:hAnsi="Times New Roman"/>
                <w:sz w:val="18"/>
                <w:szCs w:val="18"/>
              </w:rPr>
            </w:pPr>
            <w:r>
              <w:rPr>
                <w:rFonts w:ascii="Times New Roman" w:hAnsi="Times New Roman"/>
                <w:sz w:val="18"/>
                <w:szCs w:val="18"/>
              </w:rPr>
              <w:t>5：训练取消确认；</w:t>
            </w:r>
          </w:p>
          <w:p w14:paraId="6B5CB401">
            <w:pPr>
              <w:pStyle w:val="125"/>
              <w:adjustRightInd w:val="0"/>
              <w:snapToGrid w:val="0"/>
              <w:rPr>
                <w:rFonts w:ascii="Times New Roman" w:hAnsi="Times New Roman"/>
                <w:sz w:val="18"/>
                <w:szCs w:val="18"/>
              </w:rPr>
            </w:pPr>
            <w:r>
              <w:rPr>
                <w:rFonts w:ascii="Times New Roman" w:hAnsi="Times New Roman"/>
                <w:sz w:val="18"/>
                <w:szCs w:val="18"/>
              </w:rPr>
              <w:t>其他：保留</w:t>
            </w:r>
          </w:p>
        </w:tc>
      </w:tr>
      <w:tr w14:paraId="67E6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vMerge w:val="restart"/>
            <w:shd w:val="clear" w:color="auto" w:fill="FFFFFF"/>
            <w:vAlign w:val="center"/>
          </w:tcPr>
          <w:p w14:paraId="05A1CE53">
            <w:pPr>
              <w:pStyle w:val="125"/>
              <w:adjustRightInd w:val="0"/>
              <w:snapToGrid w:val="0"/>
              <w:rPr>
                <w:rFonts w:ascii="Times New Roman" w:hAnsi="Times New Roman"/>
                <w:sz w:val="18"/>
                <w:szCs w:val="18"/>
              </w:rPr>
            </w:pPr>
            <w:r>
              <w:rPr>
                <w:rFonts w:ascii="Times New Roman" w:hAnsi="Times New Roman"/>
                <w:sz w:val="18"/>
                <w:szCs w:val="18"/>
              </w:rPr>
              <w:t>可变区域</w:t>
            </w:r>
          </w:p>
        </w:tc>
        <w:tc>
          <w:tcPr>
            <w:tcW w:w="676" w:type="pct"/>
            <w:shd w:val="clear" w:color="auto" w:fill="FFFFFF"/>
            <w:vAlign w:val="center"/>
          </w:tcPr>
          <w:p w14:paraId="107AFB80">
            <w:pPr>
              <w:pStyle w:val="125"/>
              <w:adjustRightInd w:val="0"/>
              <w:snapToGrid w:val="0"/>
              <w:rPr>
                <w:rFonts w:ascii="Times New Roman" w:hAnsi="Times New Roman"/>
                <w:sz w:val="18"/>
                <w:szCs w:val="18"/>
              </w:rPr>
            </w:pPr>
            <w:r>
              <w:rPr>
                <w:rFonts w:ascii="Times New Roman" w:hAnsi="Times New Roman"/>
                <w:sz w:val="18"/>
                <w:szCs w:val="18"/>
              </w:rPr>
              <w:t>4</w:t>
            </w:r>
          </w:p>
        </w:tc>
        <w:tc>
          <w:tcPr>
            <w:tcW w:w="677" w:type="pct"/>
            <w:shd w:val="clear" w:color="auto" w:fill="FFFFFF"/>
            <w:vAlign w:val="center"/>
          </w:tcPr>
          <w:p w14:paraId="7C0C2EBE">
            <w:pPr>
              <w:pStyle w:val="125"/>
              <w:adjustRightInd w:val="0"/>
              <w:snapToGrid w:val="0"/>
              <w:rPr>
                <w:rFonts w:ascii="Times New Roman" w:hAnsi="Times New Roman"/>
                <w:sz w:val="18"/>
                <w:szCs w:val="18"/>
              </w:rPr>
            </w:pPr>
            <w:r>
              <w:rPr>
                <w:rFonts w:ascii="Times New Roman" w:hAnsi="Times New Roman"/>
                <w:sz w:val="18"/>
                <w:szCs w:val="18"/>
              </w:rPr>
              <w:t>4-7</w:t>
            </w:r>
          </w:p>
        </w:tc>
        <w:tc>
          <w:tcPr>
            <w:tcW w:w="1030" w:type="pct"/>
            <w:vMerge w:val="restart"/>
            <w:shd w:val="clear" w:color="auto" w:fill="FFFFFF"/>
            <w:vAlign w:val="center"/>
          </w:tcPr>
          <w:p w14:paraId="2E7E6937">
            <w:pPr>
              <w:pStyle w:val="125"/>
              <w:adjustRightInd w:val="0"/>
              <w:snapToGrid w:val="0"/>
              <w:rPr>
                <w:rFonts w:ascii="Times New Roman" w:hAnsi="Times New Roman"/>
                <w:sz w:val="18"/>
                <w:szCs w:val="18"/>
              </w:rPr>
            </w:pPr>
            <w:r>
              <w:rPr>
                <w:rFonts w:ascii="Times New Roman" w:hAnsi="Times New Roman"/>
                <w:sz w:val="18"/>
                <w:szCs w:val="18"/>
              </w:rPr>
              <w:t>60</w:t>
            </w:r>
          </w:p>
        </w:tc>
        <w:tc>
          <w:tcPr>
            <w:tcW w:w="1436" w:type="pct"/>
            <w:shd w:val="clear" w:color="auto" w:fill="FFFFFF"/>
            <w:vAlign w:val="center"/>
          </w:tcPr>
          <w:p w14:paraId="34E04BBE">
            <w:pPr>
              <w:pStyle w:val="125"/>
              <w:adjustRightInd w:val="0"/>
              <w:snapToGrid w:val="0"/>
              <w:rPr>
                <w:rFonts w:ascii="Times New Roman" w:hAnsi="Times New Roman"/>
                <w:sz w:val="18"/>
                <w:szCs w:val="18"/>
              </w:rPr>
            </w:pPr>
            <w:r>
              <w:rPr>
                <w:rFonts w:ascii="Times New Roman" w:hAnsi="Times New Roman"/>
                <w:sz w:val="18"/>
                <w:szCs w:val="18"/>
              </w:rPr>
              <w:t>-</w:t>
            </w:r>
          </w:p>
        </w:tc>
      </w:tr>
      <w:tr w14:paraId="3AB8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vMerge w:val="continue"/>
            <w:vAlign w:val="center"/>
          </w:tcPr>
          <w:p w14:paraId="71D94EC9">
            <w:pPr>
              <w:pStyle w:val="125"/>
              <w:adjustRightInd w:val="0"/>
              <w:snapToGrid w:val="0"/>
              <w:rPr>
                <w:rFonts w:ascii="Times New Roman" w:hAnsi="Times New Roman"/>
                <w:sz w:val="18"/>
                <w:szCs w:val="18"/>
              </w:rPr>
            </w:pPr>
          </w:p>
        </w:tc>
        <w:tc>
          <w:tcPr>
            <w:tcW w:w="676" w:type="pct"/>
            <w:shd w:val="clear" w:color="auto" w:fill="FFFFFF"/>
            <w:vAlign w:val="center"/>
          </w:tcPr>
          <w:p w14:paraId="6D4080AB">
            <w:pPr>
              <w:pStyle w:val="125"/>
              <w:adjustRightInd w:val="0"/>
              <w:snapToGrid w:val="0"/>
              <w:rPr>
                <w:rFonts w:ascii="Times New Roman" w:hAnsi="Times New Roman"/>
                <w:sz w:val="18"/>
                <w:szCs w:val="18"/>
              </w:rPr>
            </w:pPr>
            <w:r>
              <w:rPr>
                <w:rFonts w:ascii="Times New Roman" w:hAnsi="Times New Roman"/>
                <w:sz w:val="18"/>
                <w:szCs w:val="18"/>
              </w:rPr>
              <w:t>5-11</w:t>
            </w:r>
          </w:p>
        </w:tc>
        <w:tc>
          <w:tcPr>
            <w:tcW w:w="677" w:type="pct"/>
            <w:shd w:val="clear" w:color="auto" w:fill="FFFFFF"/>
            <w:vAlign w:val="center"/>
          </w:tcPr>
          <w:p w14:paraId="4B95F6EA">
            <w:pPr>
              <w:pStyle w:val="125"/>
              <w:adjustRightInd w:val="0"/>
              <w:snapToGrid w:val="0"/>
              <w:rPr>
                <w:rFonts w:ascii="Times New Roman" w:hAnsi="Times New Roman"/>
                <w:sz w:val="18"/>
                <w:szCs w:val="18"/>
              </w:rPr>
            </w:pPr>
            <w:r>
              <w:rPr>
                <w:rFonts w:ascii="Times New Roman" w:hAnsi="Times New Roman"/>
                <w:sz w:val="18"/>
                <w:szCs w:val="18"/>
              </w:rPr>
              <w:t>0-7</w:t>
            </w:r>
          </w:p>
        </w:tc>
        <w:tc>
          <w:tcPr>
            <w:tcW w:w="1030" w:type="pct"/>
            <w:vMerge w:val="continue"/>
            <w:vAlign w:val="center"/>
          </w:tcPr>
          <w:p w14:paraId="11BFC8F5">
            <w:pPr>
              <w:pStyle w:val="125"/>
              <w:adjustRightInd w:val="0"/>
              <w:snapToGrid w:val="0"/>
              <w:rPr>
                <w:rFonts w:ascii="Times New Roman" w:hAnsi="Times New Roman"/>
                <w:sz w:val="18"/>
                <w:szCs w:val="18"/>
              </w:rPr>
            </w:pPr>
          </w:p>
        </w:tc>
        <w:tc>
          <w:tcPr>
            <w:tcW w:w="1436" w:type="pct"/>
            <w:shd w:val="clear" w:color="auto" w:fill="FFFFFF"/>
            <w:vAlign w:val="center"/>
          </w:tcPr>
          <w:p w14:paraId="22C25633">
            <w:pPr>
              <w:pStyle w:val="125"/>
              <w:adjustRightInd w:val="0"/>
              <w:snapToGrid w:val="0"/>
              <w:rPr>
                <w:rFonts w:ascii="Times New Roman" w:hAnsi="Times New Roman"/>
                <w:sz w:val="18"/>
                <w:szCs w:val="18"/>
              </w:rPr>
            </w:pPr>
            <w:r>
              <w:rPr>
                <w:rFonts w:ascii="Times New Roman" w:hAnsi="Times New Roman"/>
                <w:sz w:val="18"/>
                <w:szCs w:val="18"/>
              </w:rPr>
              <w:t>-</w:t>
            </w:r>
          </w:p>
        </w:tc>
      </w:tr>
      <w:tr w14:paraId="415B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shd w:val="clear" w:color="auto" w:fill="FFFFFF"/>
            <w:vAlign w:val="center"/>
          </w:tcPr>
          <w:p w14:paraId="241DF37C">
            <w:pPr>
              <w:pStyle w:val="125"/>
              <w:adjustRightInd w:val="0"/>
              <w:snapToGrid w:val="0"/>
              <w:rPr>
                <w:rFonts w:ascii="Times New Roman" w:hAnsi="Times New Roman"/>
                <w:sz w:val="18"/>
                <w:szCs w:val="18"/>
              </w:rPr>
            </w:pPr>
            <w:r>
              <w:rPr>
                <w:rFonts w:ascii="Times New Roman" w:hAnsi="Times New Roman"/>
                <w:sz w:val="18"/>
                <w:szCs w:val="18"/>
              </w:rPr>
              <w:t>扩展帧类型</w:t>
            </w:r>
          </w:p>
        </w:tc>
        <w:tc>
          <w:tcPr>
            <w:tcW w:w="676" w:type="pct"/>
            <w:vMerge w:val="restart"/>
            <w:shd w:val="clear" w:color="auto" w:fill="FFFFFF"/>
            <w:vAlign w:val="center"/>
          </w:tcPr>
          <w:p w14:paraId="4C68D8E4">
            <w:pPr>
              <w:pStyle w:val="125"/>
              <w:adjustRightInd w:val="0"/>
              <w:snapToGrid w:val="0"/>
              <w:rPr>
                <w:rFonts w:ascii="Times New Roman" w:hAnsi="Times New Roman"/>
                <w:sz w:val="18"/>
                <w:szCs w:val="18"/>
              </w:rPr>
            </w:pPr>
            <w:r>
              <w:rPr>
                <w:rFonts w:ascii="Times New Roman" w:hAnsi="Times New Roman"/>
                <w:sz w:val="18"/>
                <w:szCs w:val="18"/>
              </w:rPr>
              <w:t>12</w:t>
            </w:r>
          </w:p>
        </w:tc>
        <w:tc>
          <w:tcPr>
            <w:tcW w:w="677" w:type="pct"/>
            <w:shd w:val="clear" w:color="auto" w:fill="FFFFFF"/>
            <w:vAlign w:val="center"/>
          </w:tcPr>
          <w:p w14:paraId="23E2815C">
            <w:pPr>
              <w:pStyle w:val="125"/>
              <w:adjustRightInd w:val="0"/>
              <w:snapToGrid w:val="0"/>
              <w:rPr>
                <w:rFonts w:ascii="Times New Roman" w:hAnsi="Times New Roman"/>
                <w:sz w:val="18"/>
                <w:szCs w:val="18"/>
              </w:rPr>
            </w:pPr>
            <w:r>
              <w:rPr>
                <w:rFonts w:ascii="Times New Roman" w:hAnsi="Times New Roman"/>
                <w:sz w:val="18"/>
                <w:szCs w:val="18"/>
              </w:rPr>
              <w:t>0-3</w:t>
            </w:r>
          </w:p>
        </w:tc>
        <w:tc>
          <w:tcPr>
            <w:tcW w:w="1030" w:type="pct"/>
            <w:shd w:val="clear" w:color="auto" w:fill="FFFFFF"/>
            <w:vAlign w:val="center"/>
          </w:tcPr>
          <w:p w14:paraId="10108C99">
            <w:pPr>
              <w:pStyle w:val="125"/>
              <w:adjustRightInd w:val="0"/>
              <w:snapToGrid w:val="0"/>
              <w:rPr>
                <w:rFonts w:ascii="Times New Roman" w:hAnsi="Times New Roman"/>
                <w:sz w:val="18"/>
                <w:szCs w:val="18"/>
              </w:rPr>
            </w:pPr>
            <w:r>
              <w:rPr>
                <w:rFonts w:ascii="Times New Roman" w:hAnsi="Times New Roman"/>
                <w:sz w:val="18"/>
                <w:szCs w:val="18"/>
              </w:rPr>
              <w:t>4</w:t>
            </w:r>
          </w:p>
        </w:tc>
        <w:tc>
          <w:tcPr>
            <w:tcW w:w="1436" w:type="pct"/>
            <w:shd w:val="clear" w:color="auto" w:fill="FFFFFF"/>
            <w:vAlign w:val="center"/>
          </w:tcPr>
          <w:p w14:paraId="00838373">
            <w:pPr>
              <w:pStyle w:val="125"/>
              <w:adjustRightInd w:val="0"/>
              <w:snapToGrid w:val="0"/>
              <w:rPr>
                <w:rFonts w:ascii="Times New Roman" w:hAnsi="Times New Roman"/>
                <w:sz w:val="18"/>
                <w:szCs w:val="18"/>
              </w:rPr>
            </w:pPr>
            <w:r>
              <w:rPr>
                <w:rFonts w:ascii="Times New Roman" w:hAnsi="Times New Roman"/>
                <w:sz w:val="18"/>
                <w:szCs w:val="18"/>
              </w:rPr>
              <w:t>3：Bitloading扩展帧</w:t>
            </w:r>
          </w:p>
        </w:tc>
      </w:tr>
      <w:tr w14:paraId="7F39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shd w:val="clear" w:color="auto" w:fill="FFFFFF"/>
            <w:vAlign w:val="center"/>
          </w:tcPr>
          <w:p w14:paraId="70428639">
            <w:pPr>
              <w:pStyle w:val="125"/>
              <w:adjustRightInd w:val="0"/>
              <w:snapToGrid w:val="0"/>
              <w:rPr>
                <w:rFonts w:ascii="Times New Roman" w:hAnsi="Times New Roman"/>
                <w:sz w:val="18"/>
                <w:szCs w:val="18"/>
              </w:rPr>
            </w:pPr>
            <w:r>
              <w:rPr>
                <w:rFonts w:ascii="Times New Roman" w:hAnsi="Times New Roman"/>
                <w:sz w:val="18"/>
                <w:szCs w:val="18"/>
              </w:rPr>
              <w:t>标准版本号</w:t>
            </w:r>
          </w:p>
        </w:tc>
        <w:tc>
          <w:tcPr>
            <w:tcW w:w="676" w:type="pct"/>
            <w:vMerge w:val="continue"/>
            <w:vAlign w:val="center"/>
          </w:tcPr>
          <w:p w14:paraId="02E25DC5">
            <w:pPr>
              <w:pStyle w:val="125"/>
              <w:adjustRightInd w:val="0"/>
              <w:snapToGrid w:val="0"/>
              <w:rPr>
                <w:rFonts w:ascii="Times New Roman" w:hAnsi="Times New Roman"/>
                <w:sz w:val="18"/>
                <w:szCs w:val="18"/>
              </w:rPr>
            </w:pPr>
          </w:p>
        </w:tc>
        <w:tc>
          <w:tcPr>
            <w:tcW w:w="677" w:type="pct"/>
            <w:shd w:val="clear" w:color="auto" w:fill="FFFFFF"/>
            <w:vAlign w:val="center"/>
          </w:tcPr>
          <w:p w14:paraId="0AE8140C">
            <w:pPr>
              <w:pStyle w:val="125"/>
              <w:adjustRightInd w:val="0"/>
              <w:snapToGrid w:val="0"/>
              <w:rPr>
                <w:rFonts w:ascii="Times New Roman" w:hAnsi="Times New Roman"/>
                <w:sz w:val="18"/>
                <w:szCs w:val="18"/>
              </w:rPr>
            </w:pPr>
            <w:r>
              <w:rPr>
                <w:rFonts w:ascii="Times New Roman" w:hAnsi="Times New Roman"/>
                <w:sz w:val="18"/>
                <w:szCs w:val="18"/>
              </w:rPr>
              <w:t>4-7</w:t>
            </w:r>
          </w:p>
        </w:tc>
        <w:tc>
          <w:tcPr>
            <w:tcW w:w="1030" w:type="pct"/>
            <w:shd w:val="clear" w:color="auto" w:fill="FFFFFF"/>
            <w:vAlign w:val="center"/>
          </w:tcPr>
          <w:p w14:paraId="64E308AE">
            <w:pPr>
              <w:pStyle w:val="125"/>
              <w:adjustRightInd w:val="0"/>
              <w:snapToGrid w:val="0"/>
              <w:rPr>
                <w:rFonts w:ascii="Times New Roman" w:hAnsi="Times New Roman"/>
                <w:sz w:val="18"/>
                <w:szCs w:val="18"/>
              </w:rPr>
            </w:pPr>
            <w:r>
              <w:rPr>
                <w:rFonts w:ascii="Times New Roman" w:hAnsi="Times New Roman"/>
                <w:sz w:val="18"/>
                <w:szCs w:val="18"/>
              </w:rPr>
              <w:t>4</w:t>
            </w:r>
          </w:p>
        </w:tc>
        <w:tc>
          <w:tcPr>
            <w:tcW w:w="1436" w:type="pct"/>
            <w:shd w:val="clear" w:color="auto" w:fill="FFFFFF"/>
            <w:vAlign w:val="center"/>
          </w:tcPr>
          <w:p w14:paraId="4E445FE2">
            <w:pPr>
              <w:pStyle w:val="125"/>
              <w:adjustRightInd w:val="0"/>
              <w:snapToGrid w:val="0"/>
              <w:rPr>
                <w:rFonts w:ascii="Times New Roman" w:hAnsi="Times New Roman"/>
                <w:sz w:val="18"/>
                <w:szCs w:val="18"/>
              </w:rPr>
            </w:pPr>
            <w:r>
              <w:rPr>
                <w:rFonts w:ascii="Times New Roman" w:hAnsi="Times New Roman"/>
                <w:sz w:val="18"/>
                <w:szCs w:val="18"/>
              </w:rPr>
              <w:t>-</w:t>
            </w:r>
          </w:p>
        </w:tc>
      </w:tr>
      <w:tr w14:paraId="59B2C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1" w:type="pct"/>
            <w:shd w:val="clear" w:color="auto" w:fill="FFFFFF"/>
            <w:vAlign w:val="center"/>
          </w:tcPr>
          <w:p w14:paraId="21A02EEB">
            <w:pPr>
              <w:pStyle w:val="125"/>
              <w:adjustRightInd w:val="0"/>
              <w:snapToGrid w:val="0"/>
              <w:rPr>
                <w:rFonts w:ascii="Times New Roman" w:hAnsi="Times New Roman"/>
                <w:sz w:val="18"/>
                <w:szCs w:val="18"/>
              </w:rPr>
            </w:pPr>
            <w:r>
              <w:rPr>
                <w:rFonts w:ascii="Times New Roman" w:hAnsi="Times New Roman"/>
                <w:sz w:val="18"/>
                <w:szCs w:val="18"/>
              </w:rPr>
              <w:t>帧控制校验序列</w:t>
            </w:r>
          </w:p>
        </w:tc>
        <w:tc>
          <w:tcPr>
            <w:tcW w:w="676" w:type="pct"/>
            <w:shd w:val="clear" w:color="auto" w:fill="FFFFFF"/>
            <w:vAlign w:val="center"/>
          </w:tcPr>
          <w:p w14:paraId="64E497F7">
            <w:pPr>
              <w:pStyle w:val="125"/>
              <w:adjustRightInd w:val="0"/>
              <w:snapToGrid w:val="0"/>
              <w:rPr>
                <w:rFonts w:ascii="Times New Roman" w:hAnsi="Times New Roman"/>
                <w:sz w:val="18"/>
                <w:szCs w:val="18"/>
              </w:rPr>
            </w:pPr>
            <w:r>
              <w:rPr>
                <w:rFonts w:ascii="Times New Roman" w:hAnsi="Times New Roman"/>
                <w:sz w:val="18"/>
                <w:szCs w:val="18"/>
              </w:rPr>
              <w:t>13-15</w:t>
            </w:r>
          </w:p>
        </w:tc>
        <w:tc>
          <w:tcPr>
            <w:tcW w:w="677" w:type="pct"/>
            <w:shd w:val="clear" w:color="auto" w:fill="FFFFFF"/>
            <w:vAlign w:val="center"/>
          </w:tcPr>
          <w:p w14:paraId="5E0AC798">
            <w:pPr>
              <w:pStyle w:val="125"/>
              <w:adjustRightInd w:val="0"/>
              <w:snapToGrid w:val="0"/>
              <w:rPr>
                <w:rFonts w:ascii="Times New Roman" w:hAnsi="Times New Roman"/>
                <w:sz w:val="18"/>
                <w:szCs w:val="18"/>
              </w:rPr>
            </w:pPr>
            <w:r>
              <w:rPr>
                <w:rFonts w:ascii="Times New Roman" w:hAnsi="Times New Roman"/>
                <w:sz w:val="18"/>
                <w:szCs w:val="18"/>
              </w:rPr>
              <w:t>0-7</w:t>
            </w:r>
          </w:p>
        </w:tc>
        <w:tc>
          <w:tcPr>
            <w:tcW w:w="1030" w:type="pct"/>
            <w:shd w:val="clear" w:color="auto" w:fill="FFFFFF"/>
            <w:vAlign w:val="center"/>
          </w:tcPr>
          <w:p w14:paraId="11E6D416">
            <w:pPr>
              <w:pStyle w:val="125"/>
              <w:adjustRightInd w:val="0"/>
              <w:snapToGrid w:val="0"/>
              <w:rPr>
                <w:rFonts w:ascii="Times New Roman" w:hAnsi="Times New Roman"/>
                <w:sz w:val="18"/>
                <w:szCs w:val="18"/>
              </w:rPr>
            </w:pPr>
            <w:r>
              <w:rPr>
                <w:rFonts w:ascii="Times New Roman" w:hAnsi="Times New Roman"/>
                <w:sz w:val="18"/>
                <w:szCs w:val="18"/>
              </w:rPr>
              <w:t>24</w:t>
            </w:r>
          </w:p>
        </w:tc>
        <w:tc>
          <w:tcPr>
            <w:tcW w:w="1436" w:type="pct"/>
            <w:shd w:val="clear" w:color="auto" w:fill="FFFFFF"/>
            <w:vAlign w:val="center"/>
          </w:tcPr>
          <w:p w14:paraId="5BEA5CB8">
            <w:pPr>
              <w:pStyle w:val="125"/>
              <w:adjustRightInd w:val="0"/>
              <w:snapToGrid w:val="0"/>
              <w:rPr>
                <w:rFonts w:ascii="Times New Roman" w:hAnsi="Times New Roman"/>
                <w:sz w:val="18"/>
                <w:szCs w:val="18"/>
              </w:rPr>
            </w:pPr>
            <w:r>
              <w:rPr>
                <w:rFonts w:ascii="Times New Roman" w:hAnsi="Times New Roman"/>
                <w:sz w:val="18"/>
                <w:szCs w:val="18"/>
              </w:rPr>
              <w:t>-</w:t>
            </w:r>
          </w:p>
        </w:tc>
      </w:tr>
    </w:tbl>
    <w:p w14:paraId="72AE4A9E"/>
    <w:p w14:paraId="7375F167">
      <w:pPr>
        <w:pStyle w:val="50"/>
      </w:pPr>
      <w:r>
        <w:rPr>
          <w:rFonts w:hint="eastAsia"/>
        </w:rPr>
        <w:t>当Bitloading帧类型值为0时，表示为训练指示帧，</w:t>
      </w:r>
      <w:r>
        <w:t>训练评估发送站点通过训练指示报文通知训练评估接收站点启动训练流程</w:t>
      </w:r>
      <w:r>
        <w:rPr>
          <w:rFonts w:hint="eastAsia"/>
        </w:rPr>
        <w:t>。</w:t>
      </w:r>
      <w:r>
        <w:t>训练指示报文的可变区域如</w:t>
      </w:r>
      <w:r>
        <w:rPr>
          <w:rFonts w:hint="eastAsia"/>
        </w:rPr>
        <w:fldChar w:fldCharType="begin"/>
      </w:r>
      <w:r>
        <w:rPr>
          <w:rFonts w:hint="eastAsia"/>
        </w:rPr>
        <w:instrText xml:space="preserve"> </w:instrText>
      </w:r>
      <w:r>
        <w:instrText xml:space="preserve">REF _Ref219052729 \h</w:instrText>
      </w:r>
      <w:r>
        <w:rPr>
          <w:rFonts w:hint="eastAsia"/>
        </w:rPr>
        <w:instrText xml:space="preserve"> </w:instrText>
      </w:r>
      <w:r>
        <w:instrText xml:space="preserve"> \* MERGEFORMAT </w:instrText>
      </w:r>
      <w:r>
        <w:rPr>
          <w:rFonts w:hint="eastAsia"/>
        </w:rPr>
        <w:fldChar w:fldCharType="separate"/>
      </w:r>
      <w:r>
        <w:rPr>
          <w:rFonts w:ascii="宋体"/>
        </w:rPr>
        <w:t>表 35</w:t>
      </w:r>
      <w:r>
        <w:rPr>
          <w:rFonts w:hint="eastAsia"/>
        </w:rPr>
        <w:fldChar w:fldCharType="end"/>
      </w:r>
      <w:r>
        <w:rPr>
          <w:rFonts w:hint="eastAsia"/>
        </w:rPr>
        <w:t>所示，</w:t>
      </w:r>
    </w:p>
    <w:p w14:paraId="412ADD48">
      <w:pPr>
        <w:pStyle w:val="10"/>
      </w:pPr>
      <w:bookmarkStart w:id="548" w:name="_Ref219052729"/>
      <w:r>
        <w:t xml:space="preserve">表 </w:t>
      </w:r>
      <w:r>
        <w:fldChar w:fldCharType="begin"/>
      </w:r>
      <w:r>
        <w:instrText xml:space="preserve"> SEQ 表 \* ARABIC </w:instrText>
      </w:r>
      <w:r>
        <w:fldChar w:fldCharType="separate"/>
      </w:r>
      <w:r>
        <w:t>35</w:t>
      </w:r>
      <w:r>
        <w:fldChar w:fldCharType="end"/>
      </w:r>
      <w:bookmarkEnd w:id="548"/>
      <w:r>
        <w:rPr>
          <w:rFonts w:hint="eastAsia"/>
        </w:rPr>
        <w:t xml:space="preserve"> 训练指示数据格式</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7"/>
        <w:gridCol w:w="1017"/>
        <w:gridCol w:w="1162"/>
        <w:gridCol w:w="1767"/>
        <w:gridCol w:w="3599"/>
      </w:tblGrid>
      <w:tr w14:paraId="722D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vAlign w:val="center"/>
          </w:tcPr>
          <w:p w14:paraId="409878BC">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531" w:type="pct"/>
            <w:tcBorders>
              <w:top w:val="single" w:color="auto" w:sz="4" w:space="0"/>
              <w:left w:val="single" w:color="auto" w:sz="4" w:space="0"/>
              <w:bottom w:val="single" w:color="auto" w:sz="4" w:space="0"/>
              <w:right w:val="single" w:color="auto" w:sz="4" w:space="0"/>
            </w:tcBorders>
            <w:vAlign w:val="center"/>
          </w:tcPr>
          <w:p w14:paraId="476AE8B7">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607" w:type="pct"/>
            <w:tcBorders>
              <w:top w:val="single" w:color="auto" w:sz="4" w:space="0"/>
              <w:left w:val="single" w:color="auto" w:sz="4" w:space="0"/>
              <w:bottom w:val="single" w:color="auto" w:sz="4" w:space="0"/>
              <w:right w:val="single" w:color="auto" w:sz="4" w:space="0"/>
            </w:tcBorders>
            <w:vAlign w:val="center"/>
          </w:tcPr>
          <w:p w14:paraId="2CF76B98">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923" w:type="pct"/>
            <w:tcBorders>
              <w:top w:val="single" w:color="auto" w:sz="4" w:space="0"/>
              <w:left w:val="single" w:color="auto" w:sz="4" w:space="0"/>
              <w:bottom w:val="single" w:color="auto" w:sz="4" w:space="0"/>
              <w:right w:val="single" w:color="auto" w:sz="4" w:space="0"/>
            </w:tcBorders>
            <w:vAlign w:val="center"/>
          </w:tcPr>
          <w:p w14:paraId="068D9581">
            <w:pPr>
              <w:pStyle w:val="125"/>
              <w:adjustRightInd w:val="0"/>
              <w:snapToGrid w:val="0"/>
              <w:rPr>
                <w:rFonts w:ascii="Times New Roman" w:hAnsi="Times New Roman"/>
                <w:sz w:val="18"/>
                <w:szCs w:val="18"/>
              </w:rPr>
            </w:pPr>
            <w:r>
              <w:rPr>
                <w:rFonts w:ascii="Times New Roman" w:hAnsi="Times New Roman"/>
                <w:sz w:val="18"/>
                <w:szCs w:val="18"/>
              </w:rPr>
              <w:t>字段大小(比特)</w:t>
            </w:r>
          </w:p>
        </w:tc>
        <w:tc>
          <w:tcPr>
            <w:tcW w:w="1880" w:type="pct"/>
            <w:tcBorders>
              <w:top w:val="single" w:color="auto" w:sz="4" w:space="0"/>
              <w:left w:val="single" w:color="auto" w:sz="4" w:space="0"/>
              <w:bottom w:val="single" w:color="auto" w:sz="4" w:space="0"/>
              <w:right w:val="single" w:color="auto" w:sz="4" w:space="0"/>
            </w:tcBorders>
            <w:vAlign w:val="center"/>
          </w:tcPr>
          <w:p w14:paraId="1ACF28F4">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6EBB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shd w:val="clear" w:color="auto" w:fill="FFFFFF"/>
            <w:vAlign w:val="center"/>
          </w:tcPr>
          <w:p w14:paraId="04CE4450">
            <w:pPr>
              <w:pStyle w:val="125"/>
              <w:adjustRightInd w:val="0"/>
              <w:snapToGrid w:val="0"/>
              <w:rPr>
                <w:rFonts w:ascii="Times New Roman" w:hAnsi="Times New Roman"/>
                <w:sz w:val="18"/>
                <w:szCs w:val="18"/>
              </w:rPr>
            </w:pPr>
            <w:r>
              <w:rPr>
                <w:rFonts w:ascii="Times New Roman" w:hAnsi="Times New Roman"/>
                <w:sz w:val="18"/>
                <w:szCs w:val="18"/>
              </w:rPr>
              <w:t>训练控制帧类型</w:t>
            </w:r>
          </w:p>
        </w:tc>
        <w:tc>
          <w:tcPr>
            <w:tcW w:w="531" w:type="pct"/>
            <w:tcBorders>
              <w:top w:val="single" w:color="auto" w:sz="4" w:space="0"/>
              <w:left w:val="single" w:color="auto" w:sz="4" w:space="0"/>
              <w:bottom w:val="single" w:color="auto" w:sz="4" w:space="0"/>
              <w:right w:val="single" w:color="auto" w:sz="4" w:space="0"/>
            </w:tcBorders>
            <w:shd w:val="clear" w:color="auto" w:fill="FFFFFF"/>
            <w:vAlign w:val="center"/>
          </w:tcPr>
          <w:p w14:paraId="7429FACB">
            <w:pPr>
              <w:pStyle w:val="125"/>
              <w:adjustRightInd w:val="0"/>
              <w:snapToGrid w:val="0"/>
              <w:rPr>
                <w:rFonts w:ascii="Times New Roman" w:hAnsi="Times New Roman"/>
                <w:sz w:val="18"/>
                <w:szCs w:val="18"/>
              </w:rPr>
            </w:pPr>
            <w:r>
              <w:rPr>
                <w:rFonts w:ascii="Times New Roman" w:hAnsi="Times New Roman"/>
                <w:sz w:val="18"/>
                <w:szCs w:val="18"/>
              </w:rPr>
              <w:t>4</w:t>
            </w:r>
          </w:p>
        </w:tc>
        <w:tc>
          <w:tcPr>
            <w:tcW w:w="607" w:type="pct"/>
            <w:tcBorders>
              <w:top w:val="single" w:color="auto" w:sz="4" w:space="0"/>
              <w:left w:val="single" w:color="auto" w:sz="4" w:space="0"/>
              <w:bottom w:val="single" w:color="auto" w:sz="4" w:space="0"/>
              <w:right w:val="single" w:color="auto" w:sz="4" w:space="0"/>
            </w:tcBorders>
            <w:shd w:val="clear" w:color="auto" w:fill="FFFFFF"/>
            <w:vAlign w:val="center"/>
          </w:tcPr>
          <w:p w14:paraId="1EA28F2E">
            <w:pPr>
              <w:pStyle w:val="125"/>
              <w:adjustRightInd w:val="0"/>
              <w:snapToGrid w:val="0"/>
              <w:rPr>
                <w:rFonts w:ascii="Times New Roman" w:hAnsi="Times New Roman"/>
                <w:sz w:val="18"/>
                <w:szCs w:val="18"/>
              </w:rPr>
            </w:pPr>
            <w:r>
              <w:rPr>
                <w:rFonts w:ascii="Times New Roman" w:hAnsi="Times New Roman"/>
                <w:sz w:val="18"/>
                <w:szCs w:val="18"/>
              </w:rPr>
              <w:t>1-3</w:t>
            </w:r>
          </w:p>
        </w:tc>
        <w:tc>
          <w:tcPr>
            <w:tcW w:w="923" w:type="pct"/>
            <w:tcBorders>
              <w:top w:val="single" w:color="auto" w:sz="4" w:space="0"/>
              <w:left w:val="single" w:color="auto" w:sz="4" w:space="0"/>
              <w:bottom w:val="single" w:color="auto" w:sz="4" w:space="0"/>
              <w:right w:val="single" w:color="auto" w:sz="4" w:space="0"/>
            </w:tcBorders>
            <w:shd w:val="clear" w:color="auto" w:fill="FFFFFF"/>
            <w:vAlign w:val="center"/>
          </w:tcPr>
          <w:p w14:paraId="113CB1EB">
            <w:pPr>
              <w:pStyle w:val="125"/>
              <w:adjustRightInd w:val="0"/>
              <w:snapToGrid w:val="0"/>
              <w:rPr>
                <w:rFonts w:ascii="Times New Roman" w:hAnsi="Times New Roman"/>
                <w:sz w:val="18"/>
                <w:szCs w:val="18"/>
              </w:rPr>
            </w:pPr>
            <w:r>
              <w:rPr>
                <w:rFonts w:ascii="Times New Roman" w:hAnsi="Times New Roman"/>
                <w:sz w:val="18"/>
                <w:szCs w:val="18"/>
              </w:rPr>
              <w:t>3</w:t>
            </w:r>
          </w:p>
        </w:tc>
        <w:tc>
          <w:tcPr>
            <w:tcW w:w="1880" w:type="pct"/>
            <w:tcBorders>
              <w:top w:val="single" w:color="auto" w:sz="4" w:space="0"/>
              <w:left w:val="single" w:color="auto" w:sz="4" w:space="0"/>
              <w:bottom w:val="single" w:color="auto" w:sz="4" w:space="0"/>
              <w:right w:val="single" w:color="auto" w:sz="4" w:space="0"/>
            </w:tcBorders>
            <w:shd w:val="clear" w:color="auto" w:fill="FFFFFF"/>
            <w:vAlign w:val="center"/>
          </w:tcPr>
          <w:p w14:paraId="1F8C51DD">
            <w:pPr>
              <w:pStyle w:val="125"/>
              <w:adjustRightInd w:val="0"/>
              <w:snapToGrid w:val="0"/>
              <w:rPr>
                <w:rFonts w:ascii="Times New Roman" w:hAnsi="Times New Roman"/>
                <w:sz w:val="18"/>
                <w:szCs w:val="18"/>
              </w:rPr>
            </w:pPr>
            <w:r>
              <w:rPr>
                <w:rFonts w:ascii="Times New Roman" w:hAnsi="Times New Roman"/>
                <w:sz w:val="18"/>
                <w:szCs w:val="18"/>
              </w:rPr>
              <w:t>固定填0，表示发端站点主动启动训练</w:t>
            </w:r>
          </w:p>
        </w:tc>
      </w:tr>
      <w:tr w14:paraId="2D89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shd w:val="clear" w:color="auto" w:fill="FFFFFF"/>
            <w:vAlign w:val="center"/>
          </w:tcPr>
          <w:p w14:paraId="3BEA8C49">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31" w:type="pct"/>
            <w:tcBorders>
              <w:top w:val="single" w:color="auto" w:sz="4" w:space="0"/>
              <w:left w:val="single" w:color="auto" w:sz="4" w:space="0"/>
              <w:bottom w:val="single" w:color="auto" w:sz="4" w:space="0"/>
              <w:right w:val="single" w:color="auto" w:sz="4" w:space="0"/>
            </w:tcBorders>
            <w:shd w:val="clear" w:color="auto" w:fill="FFFFFF"/>
            <w:vAlign w:val="center"/>
          </w:tcPr>
          <w:p w14:paraId="013AB426">
            <w:pPr>
              <w:pStyle w:val="125"/>
              <w:adjustRightInd w:val="0"/>
              <w:snapToGrid w:val="0"/>
              <w:rPr>
                <w:rFonts w:ascii="Times New Roman" w:hAnsi="Times New Roman"/>
                <w:sz w:val="18"/>
                <w:szCs w:val="18"/>
              </w:rPr>
            </w:pPr>
            <w:r>
              <w:rPr>
                <w:rFonts w:ascii="Times New Roman" w:hAnsi="Times New Roman"/>
                <w:sz w:val="18"/>
                <w:szCs w:val="18"/>
              </w:rPr>
              <w:t>4</w:t>
            </w:r>
          </w:p>
        </w:tc>
        <w:tc>
          <w:tcPr>
            <w:tcW w:w="607" w:type="pct"/>
            <w:tcBorders>
              <w:top w:val="single" w:color="auto" w:sz="4" w:space="0"/>
              <w:left w:val="single" w:color="auto" w:sz="4" w:space="0"/>
              <w:bottom w:val="single" w:color="auto" w:sz="4" w:space="0"/>
              <w:right w:val="single" w:color="auto" w:sz="4" w:space="0"/>
            </w:tcBorders>
            <w:shd w:val="clear" w:color="auto" w:fill="FFFFFF"/>
            <w:vAlign w:val="center"/>
          </w:tcPr>
          <w:p w14:paraId="19E9F24C">
            <w:pPr>
              <w:pStyle w:val="125"/>
              <w:adjustRightInd w:val="0"/>
              <w:snapToGrid w:val="0"/>
              <w:rPr>
                <w:rFonts w:ascii="Times New Roman" w:hAnsi="Times New Roman"/>
                <w:sz w:val="18"/>
                <w:szCs w:val="18"/>
              </w:rPr>
            </w:pPr>
            <w:r>
              <w:rPr>
                <w:rFonts w:ascii="Times New Roman" w:hAnsi="Times New Roman"/>
                <w:sz w:val="18"/>
                <w:szCs w:val="18"/>
              </w:rPr>
              <w:t>4-7</w:t>
            </w:r>
          </w:p>
        </w:tc>
        <w:tc>
          <w:tcPr>
            <w:tcW w:w="923" w:type="pct"/>
            <w:tcBorders>
              <w:top w:val="single" w:color="auto" w:sz="4" w:space="0"/>
              <w:left w:val="single" w:color="auto" w:sz="4" w:space="0"/>
              <w:bottom w:val="single" w:color="auto" w:sz="4" w:space="0"/>
              <w:right w:val="single" w:color="auto" w:sz="4" w:space="0"/>
            </w:tcBorders>
            <w:shd w:val="clear" w:color="auto" w:fill="FFFFFF"/>
            <w:vAlign w:val="center"/>
          </w:tcPr>
          <w:p w14:paraId="5E66E9DC">
            <w:pPr>
              <w:pStyle w:val="125"/>
              <w:adjustRightInd w:val="0"/>
              <w:snapToGrid w:val="0"/>
              <w:rPr>
                <w:rFonts w:ascii="Times New Roman" w:hAnsi="Times New Roman"/>
                <w:sz w:val="18"/>
                <w:szCs w:val="18"/>
              </w:rPr>
            </w:pPr>
            <w:r>
              <w:rPr>
                <w:rFonts w:ascii="Times New Roman" w:hAnsi="Times New Roman"/>
                <w:sz w:val="18"/>
                <w:szCs w:val="18"/>
              </w:rPr>
              <w:t>4</w:t>
            </w:r>
          </w:p>
        </w:tc>
        <w:tc>
          <w:tcPr>
            <w:tcW w:w="1880" w:type="pct"/>
            <w:tcBorders>
              <w:top w:val="single" w:color="auto" w:sz="4" w:space="0"/>
              <w:left w:val="single" w:color="auto" w:sz="4" w:space="0"/>
              <w:bottom w:val="single" w:color="auto" w:sz="4" w:space="0"/>
              <w:right w:val="single" w:color="auto" w:sz="4" w:space="0"/>
            </w:tcBorders>
            <w:shd w:val="clear" w:color="auto" w:fill="FFFFFF"/>
            <w:vAlign w:val="center"/>
          </w:tcPr>
          <w:p w14:paraId="0C0126C9">
            <w:pPr>
              <w:pStyle w:val="125"/>
              <w:adjustRightInd w:val="0"/>
              <w:snapToGrid w:val="0"/>
              <w:rPr>
                <w:rFonts w:ascii="Times New Roman" w:hAnsi="Times New Roman"/>
                <w:sz w:val="18"/>
                <w:szCs w:val="18"/>
              </w:rPr>
            </w:pPr>
            <w:r>
              <w:rPr>
                <w:rFonts w:ascii="Times New Roman" w:hAnsi="Times New Roman"/>
                <w:sz w:val="18"/>
                <w:szCs w:val="18"/>
              </w:rPr>
              <w:t>-</w:t>
            </w:r>
          </w:p>
        </w:tc>
      </w:tr>
      <w:tr w14:paraId="25D2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vAlign w:val="center"/>
          </w:tcPr>
          <w:p w14:paraId="7325FA60">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31" w:type="pct"/>
            <w:tcBorders>
              <w:top w:val="single" w:color="auto" w:sz="4" w:space="0"/>
              <w:left w:val="single" w:color="auto" w:sz="4" w:space="0"/>
              <w:bottom w:val="single" w:color="auto" w:sz="4" w:space="0"/>
              <w:right w:val="single" w:color="auto" w:sz="4" w:space="0"/>
            </w:tcBorders>
            <w:vAlign w:val="center"/>
          </w:tcPr>
          <w:p w14:paraId="5A476651">
            <w:pPr>
              <w:pStyle w:val="125"/>
              <w:adjustRightInd w:val="0"/>
              <w:snapToGrid w:val="0"/>
              <w:rPr>
                <w:rFonts w:ascii="Times New Roman" w:hAnsi="Times New Roman"/>
                <w:sz w:val="18"/>
                <w:szCs w:val="18"/>
              </w:rPr>
            </w:pPr>
            <w:r>
              <w:rPr>
                <w:rFonts w:ascii="Times New Roman" w:hAnsi="Times New Roman"/>
                <w:sz w:val="18"/>
                <w:szCs w:val="18"/>
              </w:rPr>
              <w:t>5-11</w:t>
            </w:r>
          </w:p>
        </w:tc>
        <w:tc>
          <w:tcPr>
            <w:tcW w:w="607" w:type="pct"/>
            <w:tcBorders>
              <w:top w:val="single" w:color="auto" w:sz="4" w:space="0"/>
              <w:left w:val="single" w:color="auto" w:sz="4" w:space="0"/>
              <w:bottom w:val="single" w:color="auto" w:sz="4" w:space="0"/>
              <w:right w:val="single" w:color="auto" w:sz="4" w:space="0"/>
            </w:tcBorders>
            <w:vAlign w:val="center"/>
          </w:tcPr>
          <w:p w14:paraId="4E83218F">
            <w:pPr>
              <w:pStyle w:val="125"/>
              <w:adjustRightInd w:val="0"/>
              <w:snapToGrid w:val="0"/>
              <w:rPr>
                <w:rFonts w:ascii="Times New Roman" w:hAnsi="Times New Roman"/>
                <w:sz w:val="18"/>
                <w:szCs w:val="18"/>
              </w:rPr>
            </w:pPr>
            <w:r>
              <w:rPr>
                <w:rFonts w:ascii="Times New Roman" w:hAnsi="Times New Roman"/>
                <w:sz w:val="18"/>
                <w:szCs w:val="18"/>
              </w:rPr>
              <w:t>0-7</w:t>
            </w:r>
          </w:p>
        </w:tc>
        <w:tc>
          <w:tcPr>
            <w:tcW w:w="923" w:type="pct"/>
            <w:tcBorders>
              <w:top w:val="single" w:color="auto" w:sz="4" w:space="0"/>
              <w:left w:val="single" w:color="auto" w:sz="4" w:space="0"/>
              <w:bottom w:val="single" w:color="auto" w:sz="4" w:space="0"/>
              <w:right w:val="single" w:color="auto" w:sz="4" w:space="0"/>
            </w:tcBorders>
            <w:vAlign w:val="center"/>
          </w:tcPr>
          <w:p w14:paraId="5F23FDD1">
            <w:pPr>
              <w:pStyle w:val="125"/>
              <w:adjustRightInd w:val="0"/>
              <w:snapToGrid w:val="0"/>
              <w:rPr>
                <w:rFonts w:ascii="Times New Roman" w:hAnsi="Times New Roman"/>
                <w:sz w:val="18"/>
                <w:szCs w:val="18"/>
              </w:rPr>
            </w:pPr>
            <w:r>
              <w:rPr>
                <w:rFonts w:ascii="Times New Roman" w:hAnsi="Times New Roman"/>
                <w:sz w:val="18"/>
                <w:szCs w:val="18"/>
              </w:rPr>
              <w:t>56</w:t>
            </w:r>
          </w:p>
        </w:tc>
        <w:tc>
          <w:tcPr>
            <w:tcW w:w="1880" w:type="pct"/>
            <w:tcBorders>
              <w:top w:val="single" w:color="auto" w:sz="4" w:space="0"/>
              <w:left w:val="single" w:color="auto" w:sz="4" w:space="0"/>
              <w:bottom w:val="single" w:color="auto" w:sz="4" w:space="0"/>
              <w:right w:val="single" w:color="auto" w:sz="4" w:space="0"/>
            </w:tcBorders>
            <w:vAlign w:val="center"/>
          </w:tcPr>
          <w:p w14:paraId="3D0A4518">
            <w:pPr>
              <w:pStyle w:val="125"/>
              <w:adjustRightInd w:val="0"/>
              <w:snapToGrid w:val="0"/>
              <w:rPr>
                <w:rFonts w:ascii="Times New Roman" w:hAnsi="Times New Roman"/>
                <w:sz w:val="18"/>
                <w:szCs w:val="18"/>
              </w:rPr>
            </w:pPr>
            <w:r>
              <w:rPr>
                <w:rFonts w:ascii="Times New Roman" w:hAnsi="Times New Roman"/>
                <w:sz w:val="18"/>
                <w:szCs w:val="18"/>
              </w:rPr>
              <w:t>-</w:t>
            </w:r>
          </w:p>
        </w:tc>
      </w:tr>
    </w:tbl>
    <w:p w14:paraId="66823B17">
      <w:pPr>
        <w:pStyle w:val="50"/>
        <w:rPr>
          <w:rFonts w:ascii="宋体"/>
        </w:rPr>
      </w:pPr>
      <w:r>
        <w:rPr>
          <w:rFonts w:hint="eastAsia"/>
        </w:rPr>
        <w:t>当Bitloading帧类型值为1时，表示为训练指示拒绝帧，当</w:t>
      </w:r>
      <w:r>
        <w:t>站点由于当前正在与其他站点训练</w:t>
      </w:r>
      <w:r>
        <w:rPr>
          <w:rFonts w:hint="eastAsia"/>
        </w:rPr>
        <w:t>，</w:t>
      </w:r>
      <w:r>
        <w:t>或训练资源已满</w:t>
      </w:r>
      <w:r>
        <w:rPr>
          <w:rFonts w:hint="eastAsia"/>
        </w:rPr>
        <w:t>，</w:t>
      </w:r>
      <w:r>
        <w:t>则回复训练指示拒绝报文</w:t>
      </w:r>
      <w:r>
        <w:rPr>
          <w:rFonts w:hint="eastAsia"/>
        </w:rPr>
        <w:t>。</w:t>
      </w:r>
      <w:r>
        <w:rPr>
          <w:rFonts w:ascii="宋体"/>
        </w:rPr>
        <w:t>训练指示</w:t>
      </w:r>
      <w:r>
        <w:rPr>
          <w:rFonts w:hint="eastAsia" w:ascii="宋体"/>
        </w:rPr>
        <w:t>拒绝</w:t>
      </w:r>
      <w:r>
        <w:rPr>
          <w:rFonts w:ascii="宋体"/>
        </w:rPr>
        <w:t>报文的可变区域如</w:t>
      </w:r>
      <w:r>
        <w:rPr>
          <w:rFonts w:hint="eastAsia" w:ascii="宋体"/>
        </w:rPr>
        <w:fldChar w:fldCharType="begin"/>
      </w:r>
      <w:r>
        <w:rPr>
          <w:rFonts w:hint="eastAsia" w:ascii="宋体"/>
        </w:rPr>
        <w:instrText xml:space="preserve"> </w:instrText>
      </w:r>
      <w:r>
        <w:rPr>
          <w:rFonts w:ascii="宋体"/>
        </w:rPr>
        <w:instrText xml:space="preserve">REF _Ref219052902 \h</w:instrText>
      </w:r>
      <w:r>
        <w:rPr>
          <w:rFonts w:hint="eastAsia" w:ascii="宋体"/>
        </w:rPr>
        <w:instrText xml:space="preserve"> </w:instrText>
      </w:r>
      <w:r>
        <w:instrText xml:space="preserve"> \* MERGEFORMAT </w:instrText>
      </w:r>
      <w:r>
        <w:rPr>
          <w:rFonts w:hint="eastAsia" w:ascii="宋体"/>
        </w:rPr>
        <w:fldChar w:fldCharType="separate"/>
      </w:r>
      <w:r>
        <w:rPr>
          <w:rFonts w:ascii="宋体"/>
        </w:rPr>
        <w:t>表 36</w:t>
      </w:r>
      <w:r>
        <w:rPr>
          <w:rFonts w:hint="eastAsia" w:ascii="宋体"/>
        </w:rPr>
        <w:fldChar w:fldCharType="end"/>
      </w:r>
      <w:r>
        <w:rPr>
          <w:rFonts w:hint="eastAsia" w:ascii="宋体"/>
        </w:rPr>
        <w:t>所示，</w:t>
      </w:r>
    </w:p>
    <w:p w14:paraId="612A7A59">
      <w:pPr>
        <w:pStyle w:val="10"/>
      </w:pPr>
      <w:bookmarkStart w:id="549" w:name="_Ref219052902"/>
      <w:r>
        <w:t xml:space="preserve">表 </w:t>
      </w:r>
      <w:r>
        <w:fldChar w:fldCharType="begin"/>
      </w:r>
      <w:r>
        <w:instrText xml:space="preserve"> SEQ 表 \* ARABIC </w:instrText>
      </w:r>
      <w:r>
        <w:fldChar w:fldCharType="separate"/>
      </w:r>
      <w:r>
        <w:t>36</w:t>
      </w:r>
      <w:r>
        <w:fldChar w:fldCharType="end"/>
      </w:r>
      <w:bookmarkEnd w:id="549"/>
      <w:r>
        <w:rPr>
          <w:rFonts w:hint="eastAsia"/>
        </w:rPr>
        <w:t xml:space="preserve"> 训练指示拒绝数据格式</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8"/>
        <w:gridCol w:w="1017"/>
        <w:gridCol w:w="1160"/>
        <w:gridCol w:w="1767"/>
        <w:gridCol w:w="3600"/>
      </w:tblGrid>
      <w:tr w14:paraId="3BB50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vAlign w:val="center"/>
          </w:tcPr>
          <w:p w14:paraId="2D261B29">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531" w:type="pct"/>
            <w:tcBorders>
              <w:top w:val="single" w:color="auto" w:sz="4" w:space="0"/>
              <w:left w:val="single" w:color="auto" w:sz="4" w:space="0"/>
              <w:bottom w:val="single" w:color="auto" w:sz="4" w:space="0"/>
              <w:right w:val="single" w:color="auto" w:sz="4" w:space="0"/>
            </w:tcBorders>
            <w:vAlign w:val="center"/>
          </w:tcPr>
          <w:p w14:paraId="4A99CCD4">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606" w:type="pct"/>
            <w:tcBorders>
              <w:top w:val="single" w:color="auto" w:sz="4" w:space="0"/>
              <w:left w:val="single" w:color="auto" w:sz="4" w:space="0"/>
              <w:bottom w:val="single" w:color="auto" w:sz="4" w:space="0"/>
              <w:right w:val="single" w:color="auto" w:sz="4" w:space="0"/>
            </w:tcBorders>
            <w:vAlign w:val="center"/>
          </w:tcPr>
          <w:p w14:paraId="57419CB2">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923" w:type="pct"/>
            <w:tcBorders>
              <w:top w:val="single" w:color="auto" w:sz="4" w:space="0"/>
              <w:left w:val="single" w:color="auto" w:sz="4" w:space="0"/>
              <w:bottom w:val="single" w:color="auto" w:sz="4" w:space="0"/>
              <w:right w:val="single" w:color="auto" w:sz="4" w:space="0"/>
            </w:tcBorders>
            <w:vAlign w:val="center"/>
          </w:tcPr>
          <w:p w14:paraId="0C9A23AF">
            <w:pPr>
              <w:pStyle w:val="125"/>
              <w:adjustRightInd w:val="0"/>
              <w:snapToGrid w:val="0"/>
              <w:rPr>
                <w:rFonts w:ascii="Times New Roman" w:hAnsi="Times New Roman"/>
                <w:sz w:val="18"/>
                <w:szCs w:val="18"/>
              </w:rPr>
            </w:pPr>
            <w:r>
              <w:rPr>
                <w:rFonts w:ascii="Times New Roman" w:hAnsi="Times New Roman"/>
                <w:sz w:val="18"/>
                <w:szCs w:val="18"/>
              </w:rPr>
              <w:t>字段大小(比特)</w:t>
            </w:r>
          </w:p>
        </w:tc>
        <w:tc>
          <w:tcPr>
            <w:tcW w:w="1880" w:type="pct"/>
            <w:tcBorders>
              <w:top w:val="single" w:color="auto" w:sz="4" w:space="0"/>
              <w:left w:val="single" w:color="auto" w:sz="4" w:space="0"/>
              <w:bottom w:val="single" w:color="auto" w:sz="4" w:space="0"/>
              <w:right w:val="single" w:color="auto" w:sz="4" w:space="0"/>
            </w:tcBorders>
            <w:vAlign w:val="center"/>
          </w:tcPr>
          <w:p w14:paraId="6CD66C11">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71440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shd w:val="clear" w:color="auto" w:fill="FFFFFF"/>
            <w:vAlign w:val="center"/>
          </w:tcPr>
          <w:p w14:paraId="3E43C361">
            <w:pPr>
              <w:pStyle w:val="125"/>
              <w:adjustRightInd w:val="0"/>
              <w:snapToGrid w:val="0"/>
              <w:rPr>
                <w:rFonts w:ascii="Times New Roman" w:hAnsi="Times New Roman"/>
                <w:sz w:val="18"/>
                <w:szCs w:val="18"/>
              </w:rPr>
            </w:pPr>
            <w:r>
              <w:rPr>
                <w:rFonts w:ascii="Times New Roman" w:hAnsi="Times New Roman"/>
                <w:sz w:val="18"/>
                <w:szCs w:val="18"/>
              </w:rPr>
              <w:t>训练控制帧类型</w:t>
            </w:r>
          </w:p>
        </w:tc>
        <w:tc>
          <w:tcPr>
            <w:tcW w:w="531" w:type="pct"/>
            <w:tcBorders>
              <w:top w:val="single" w:color="auto" w:sz="4" w:space="0"/>
              <w:left w:val="single" w:color="auto" w:sz="4" w:space="0"/>
              <w:bottom w:val="single" w:color="auto" w:sz="4" w:space="0"/>
              <w:right w:val="single" w:color="auto" w:sz="4" w:space="0"/>
            </w:tcBorders>
            <w:shd w:val="clear" w:color="auto" w:fill="FFFFFF"/>
            <w:vAlign w:val="center"/>
          </w:tcPr>
          <w:p w14:paraId="4535291A">
            <w:pPr>
              <w:pStyle w:val="125"/>
              <w:adjustRightInd w:val="0"/>
              <w:snapToGrid w:val="0"/>
              <w:rPr>
                <w:rFonts w:ascii="Times New Roman" w:hAnsi="Times New Roman"/>
                <w:sz w:val="18"/>
                <w:szCs w:val="18"/>
              </w:rPr>
            </w:pPr>
            <w:r>
              <w:rPr>
                <w:rFonts w:ascii="Times New Roman" w:hAnsi="Times New Roman"/>
                <w:sz w:val="18"/>
                <w:szCs w:val="18"/>
              </w:rPr>
              <w:t>4</w:t>
            </w:r>
          </w:p>
        </w:tc>
        <w:tc>
          <w:tcPr>
            <w:tcW w:w="606" w:type="pct"/>
            <w:tcBorders>
              <w:top w:val="single" w:color="auto" w:sz="4" w:space="0"/>
              <w:left w:val="single" w:color="auto" w:sz="4" w:space="0"/>
              <w:bottom w:val="single" w:color="auto" w:sz="4" w:space="0"/>
              <w:right w:val="single" w:color="auto" w:sz="4" w:space="0"/>
            </w:tcBorders>
            <w:shd w:val="clear" w:color="auto" w:fill="FFFFFF"/>
            <w:vAlign w:val="center"/>
          </w:tcPr>
          <w:p w14:paraId="21741B9B">
            <w:pPr>
              <w:pStyle w:val="125"/>
              <w:adjustRightInd w:val="0"/>
              <w:snapToGrid w:val="0"/>
              <w:rPr>
                <w:rFonts w:ascii="Times New Roman" w:hAnsi="Times New Roman"/>
                <w:sz w:val="18"/>
                <w:szCs w:val="18"/>
              </w:rPr>
            </w:pPr>
            <w:r>
              <w:rPr>
                <w:rFonts w:ascii="Times New Roman" w:hAnsi="Times New Roman"/>
                <w:sz w:val="18"/>
                <w:szCs w:val="18"/>
              </w:rPr>
              <w:t>1-3</w:t>
            </w:r>
          </w:p>
        </w:tc>
        <w:tc>
          <w:tcPr>
            <w:tcW w:w="923" w:type="pct"/>
            <w:tcBorders>
              <w:top w:val="single" w:color="auto" w:sz="4" w:space="0"/>
              <w:left w:val="single" w:color="auto" w:sz="4" w:space="0"/>
              <w:bottom w:val="single" w:color="auto" w:sz="4" w:space="0"/>
              <w:right w:val="single" w:color="auto" w:sz="4" w:space="0"/>
            </w:tcBorders>
            <w:shd w:val="clear" w:color="auto" w:fill="FFFFFF"/>
            <w:vAlign w:val="center"/>
          </w:tcPr>
          <w:p w14:paraId="5EC30D99">
            <w:pPr>
              <w:pStyle w:val="125"/>
              <w:adjustRightInd w:val="0"/>
              <w:snapToGrid w:val="0"/>
              <w:rPr>
                <w:rFonts w:ascii="Times New Roman" w:hAnsi="Times New Roman"/>
                <w:sz w:val="18"/>
                <w:szCs w:val="18"/>
              </w:rPr>
            </w:pPr>
            <w:r>
              <w:rPr>
                <w:rFonts w:ascii="Times New Roman" w:hAnsi="Times New Roman"/>
                <w:sz w:val="18"/>
                <w:szCs w:val="18"/>
              </w:rPr>
              <w:t>3</w:t>
            </w:r>
          </w:p>
        </w:tc>
        <w:tc>
          <w:tcPr>
            <w:tcW w:w="1880" w:type="pct"/>
            <w:tcBorders>
              <w:top w:val="single" w:color="auto" w:sz="4" w:space="0"/>
              <w:left w:val="single" w:color="auto" w:sz="4" w:space="0"/>
              <w:bottom w:val="single" w:color="auto" w:sz="4" w:space="0"/>
              <w:right w:val="single" w:color="auto" w:sz="4" w:space="0"/>
            </w:tcBorders>
            <w:shd w:val="clear" w:color="auto" w:fill="FFFFFF"/>
            <w:vAlign w:val="center"/>
          </w:tcPr>
          <w:p w14:paraId="16E4902B">
            <w:pPr>
              <w:pStyle w:val="125"/>
              <w:adjustRightInd w:val="0"/>
              <w:snapToGrid w:val="0"/>
              <w:rPr>
                <w:rFonts w:ascii="Times New Roman" w:hAnsi="Times New Roman"/>
                <w:sz w:val="18"/>
                <w:szCs w:val="18"/>
              </w:rPr>
            </w:pPr>
            <w:r>
              <w:rPr>
                <w:rFonts w:ascii="Times New Roman" w:hAnsi="Times New Roman"/>
                <w:sz w:val="18"/>
                <w:szCs w:val="18"/>
              </w:rPr>
              <w:t>固定填1，表示训练指示拒绝</w:t>
            </w:r>
          </w:p>
        </w:tc>
      </w:tr>
      <w:tr w14:paraId="7558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shd w:val="clear" w:color="auto" w:fill="FFFFFF"/>
            <w:vAlign w:val="center"/>
          </w:tcPr>
          <w:p w14:paraId="621C14F7">
            <w:pPr>
              <w:pStyle w:val="125"/>
              <w:adjustRightInd w:val="0"/>
              <w:snapToGrid w:val="0"/>
              <w:rPr>
                <w:rFonts w:ascii="Times New Roman" w:hAnsi="Times New Roman"/>
                <w:sz w:val="18"/>
                <w:szCs w:val="18"/>
              </w:rPr>
            </w:pPr>
            <w:r>
              <w:rPr>
                <w:rFonts w:ascii="Times New Roman" w:hAnsi="Times New Roman"/>
                <w:sz w:val="18"/>
                <w:szCs w:val="18"/>
              </w:rPr>
              <w:t>拒绝原因</w:t>
            </w:r>
          </w:p>
        </w:tc>
        <w:tc>
          <w:tcPr>
            <w:tcW w:w="531" w:type="pct"/>
            <w:tcBorders>
              <w:top w:val="single" w:color="auto" w:sz="4" w:space="0"/>
              <w:left w:val="single" w:color="auto" w:sz="4" w:space="0"/>
              <w:bottom w:val="single" w:color="auto" w:sz="4" w:space="0"/>
              <w:right w:val="single" w:color="auto" w:sz="4" w:space="0"/>
            </w:tcBorders>
            <w:shd w:val="clear" w:color="auto" w:fill="FFFFFF"/>
            <w:vAlign w:val="center"/>
          </w:tcPr>
          <w:p w14:paraId="37854AFB">
            <w:pPr>
              <w:pStyle w:val="125"/>
              <w:adjustRightInd w:val="0"/>
              <w:snapToGrid w:val="0"/>
              <w:rPr>
                <w:rFonts w:ascii="Times New Roman" w:hAnsi="Times New Roman"/>
                <w:sz w:val="18"/>
                <w:szCs w:val="18"/>
              </w:rPr>
            </w:pPr>
            <w:r>
              <w:rPr>
                <w:rFonts w:ascii="Times New Roman" w:hAnsi="Times New Roman"/>
                <w:sz w:val="18"/>
                <w:szCs w:val="18"/>
              </w:rPr>
              <w:t>4</w:t>
            </w:r>
          </w:p>
        </w:tc>
        <w:tc>
          <w:tcPr>
            <w:tcW w:w="606" w:type="pct"/>
            <w:tcBorders>
              <w:top w:val="single" w:color="auto" w:sz="4" w:space="0"/>
              <w:left w:val="single" w:color="auto" w:sz="4" w:space="0"/>
              <w:bottom w:val="single" w:color="auto" w:sz="4" w:space="0"/>
              <w:right w:val="single" w:color="auto" w:sz="4" w:space="0"/>
            </w:tcBorders>
            <w:shd w:val="clear" w:color="auto" w:fill="FFFFFF"/>
            <w:vAlign w:val="center"/>
          </w:tcPr>
          <w:p w14:paraId="4C71841A">
            <w:pPr>
              <w:pStyle w:val="125"/>
              <w:adjustRightInd w:val="0"/>
              <w:snapToGrid w:val="0"/>
              <w:rPr>
                <w:rFonts w:ascii="Times New Roman" w:hAnsi="Times New Roman"/>
                <w:sz w:val="18"/>
                <w:szCs w:val="18"/>
              </w:rPr>
            </w:pPr>
            <w:r>
              <w:rPr>
                <w:rFonts w:ascii="Times New Roman" w:hAnsi="Times New Roman"/>
                <w:sz w:val="18"/>
                <w:szCs w:val="18"/>
              </w:rPr>
              <w:t>4-7</w:t>
            </w:r>
          </w:p>
        </w:tc>
        <w:tc>
          <w:tcPr>
            <w:tcW w:w="923" w:type="pct"/>
            <w:tcBorders>
              <w:top w:val="single" w:color="auto" w:sz="4" w:space="0"/>
              <w:left w:val="single" w:color="auto" w:sz="4" w:space="0"/>
              <w:bottom w:val="single" w:color="auto" w:sz="4" w:space="0"/>
              <w:right w:val="single" w:color="auto" w:sz="4" w:space="0"/>
            </w:tcBorders>
            <w:shd w:val="clear" w:color="auto" w:fill="FFFFFF"/>
            <w:vAlign w:val="center"/>
          </w:tcPr>
          <w:p w14:paraId="48276CA1">
            <w:pPr>
              <w:pStyle w:val="125"/>
              <w:adjustRightInd w:val="0"/>
              <w:snapToGrid w:val="0"/>
              <w:rPr>
                <w:rFonts w:ascii="Times New Roman" w:hAnsi="Times New Roman"/>
                <w:sz w:val="18"/>
                <w:szCs w:val="18"/>
              </w:rPr>
            </w:pPr>
            <w:r>
              <w:rPr>
                <w:rFonts w:ascii="Times New Roman" w:hAnsi="Times New Roman"/>
                <w:sz w:val="18"/>
                <w:szCs w:val="18"/>
              </w:rPr>
              <w:t>4</w:t>
            </w:r>
          </w:p>
        </w:tc>
        <w:tc>
          <w:tcPr>
            <w:tcW w:w="1880" w:type="pct"/>
            <w:tcBorders>
              <w:top w:val="single" w:color="auto" w:sz="4" w:space="0"/>
              <w:left w:val="single" w:color="auto" w:sz="4" w:space="0"/>
              <w:bottom w:val="single" w:color="auto" w:sz="4" w:space="0"/>
              <w:right w:val="single" w:color="auto" w:sz="4" w:space="0"/>
            </w:tcBorders>
            <w:shd w:val="clear" w:color="auto" w:fill="FFFFFF"/>
            <w:vAlign w:val="center"/>
          </w:tcPr>
          <w:p w14:paraId="67D897BA">
            <w:pPr>
              <w:pStyle w:val="125"/>
              <w:adjustRightInd w:val="0"/>
              <w:snapToGrid w:val="0"/>
              <w:rPr>
                <w:rFonts w:ascii="Times New Roman" w:hAnsi="Times New Roman"/>
                <w:sz w:val="18"/>
                <w:szCs w:val="18"/>
              </w:rPr>
            </w:pPr>
            <w:r>
              <w:rPr>
                <w:rFonts w:ascii="Times New Roman" w:hAnsi="Times New Roman"/>
                <w:sz w:val="18"/>
                <w:szCs w:val="18"/>
              </w:rPr>
              <w:t>1：站点正在训练</w:t>
            </w:r>
          </w:p>
          <w:p w14:paraId="22810B8E">
            <w:pPr>
              <w:pStyle w:val="125"/>
              <w:adjustRightInd w:val="0"/>
              <w:snapToGrid w:val="0"/>
              <w:rPr>
                <w:rFonts w:ascii="Times New Roman" w:hAnsi="Times New Roman"/>
                <w:sz w:val="18"/>
                <w:szCs w:val="18"/>
              </w:rPr>
            </w:pPr>
            <w:r>
              <w:rPr>
                <w:rFonts w:ascii="Times New Roman" w:hAnsi="Times New Roman"/>
                <w:sz w:val="18"/>
                <w:szCs w:val="18"/>
              </w:rPr>
              <w:t>2：训练站点已满</w:t>
            </w:r>
          </w:p>
          <w:p w14:paraId="30196FC3">
            <w:pPr>
              <w:pStyle w:val="125"/>
              <w:adjustRightInd w:val="0"/>
              <w:snapToGrid w:val="0"/>
              <w:rPr>
                <w:rFonts w:ascii="Times New Roman" w:hAnsi="Times New Roman"/>
                <w:sz w:val="18"/>
                <w:szCs w:val="18"/>
              </w:rPr>
            </w:pPr>
            <w:r>
              <w:rPr>
                <w:rFonts w:ascii="Times New Roman" w:hAnsi="Times New Roman"/>
                <w:sz w:val="18"/>
                <w:szCs w:val="18"/>
              </w:rPr>
              <w:t>其他：保留</w:t>
            </w:r>
          </w:p>
        </w:tc>
      </w:tr>
      <w:tr w14:paraId="7869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9" w:type="pct"/>
            <w:tcBorders>
              <w:top w:val="single" w:color="auto" w:sz="4" w:space="0"/>
              <w:left w:val="single" w:color="auto" w:sz="4" w:space="0"/>
              <w:bottom w:val="single" w:color="auto" w:sz="4" w:space="0"/>
              <w:right w:val="single" w:color="auto" w:sz="4" w:space="0"/>
            </w:tcBorders>
            <w:vAlign w:val="center"/>
          </w:tcPr>
          <w:p w14:paraId="798ABE88">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31" w:type="pct"/>
            <w:tcBorders>
              <w:top w:val="single" w:color="auto" w:sz="4" w:space="0"/>
              <w:left w:val="single" w:color="auto" w:sz="4" w:space="0"/>
              <w:bottom w:val="single" w:color="auto" w:sz="4" w:space="0"/>
              <w:right w:val="single" w:color="auto" w:sz="4" w:space="0"/>
            </w:tcBorders>
            <w:vAlign w:val="center"/>
          </w:tcPr>
          <w:p w14:paraId="17A5DA4F">
            <w:pPr>
              <w:pStyle w:val="125"/>
              <w:adjustRightInd w:val="0"/>
              <w:snapToGrid w:val="0"/>
              <w:rPr>
                <w:rFonts w:ascii="Times New Roman" w:hAnsi="Times New Roman"/>
                <w:sz w:val="18"/>
                <w:szCs w:val="18"/>
              </w:rPr>
            </w:pPr>
            <w:r>
              <w:rPr>
                <w:rFonts w:ascii="Times New Roman" w:hAnsi="Times New Roman"/>
                <w:sz w:val="18"/>
                <w:szCs w:val="18"/>
              </w:rPr>
              <w:t>5-11</w:t>
            </w:r>
          </w:p>
        </w:tc>
        <w:tc>
          <w:tcPr>
            <w:tcW w:w="606" w:type="pct"/>
            <w:tcBorders>
              <w:top w:val="single" w:color="auto" w:sz="4" w:space="0"/>
              <w:left w:val="single" w:color="auto" w:sz="4" w:space="0"/>
              <w:bottom w:val="single" w:color="auto" w:sz="4" w:space="0"/>
              <w:right w:val="single" w:color="auto" w:sz="4" w:space="0"/>
            </w:tcBorders>
            <w:vAlign w:val="center"/>
          </w:tcPr>
          <w:p w14:paraId="7DA7C269">
            <w:pPr>
              <w:pStyle w:val="125"/>
              <w:adjustRightInd w:val="0"/>
              <w:snapToGrid w:val="0"/>
              <w:rPr>
                <w:rFonts w:ascii="Times New Roman" w:hAnsi="Times New Roman"/>
                <w:sz w:val="18"/>
                <w:szCs w:val="18"/>
              </w:rPr>
            </w:pPr>
            <w:r>
              <w:rPr>
                <w:rFonts w:ascii="Times New Roman" w:hAnsi="Times New Roman"/>
                <w:sz w:val="18"/>
                <w:szCs w:val="18"/>
              </w:rPr>
              <w:t>0-7</w:t>
            </w:r>
          </w:p>
        </w:tc>
        <w:tc>
          <w:tcPr>
            <w:tcW w:w="923" w:type="pct"/>
            <w:tcBorders>
              <w:top w:val="single" w:color="auto" w:sz="4" w:space="0"/>
              <w:left w:val="single" w:color="auto" w:sz="4" w:space="0"/>
              <w:bottom w:val="single" w:color="auto" w:sz="4" w:space="0"/>
              <w:right w:val="single" w:color="auto" w:sz="4" w:space="0"/>
            </w:tcBorders>
            <w:vAlign w:val="center"/>
          </w:tcPr>
          <w:p w14:paraId="25DEB7B5">
            <w:pPr>
              <w:pStyle w:val="125"/>
              <w:adjustRightInd w:val="0"/>
              <w:snapToGrid w:val="0"/>
              <w:rPr>
                <w:rFonts w:ascii="Times New Roman" w:hAnsi="Times New Roman"/>
                <w:sz w:val="18"/>
                <w:szCs w:val="18"/>
              </w:rPr>
            </w:pPr>
            <w:r>
              <w:rPr>
                <w:rFonts w:ascii="Times New Roman" w:hAnsi="Times New Roman"/>
                <w:sz w:val="18"/>
                <w:szCs w:val="18"/>
              </w:rPr>
              <w:t>56</w:t>
            </w:r>
          </w:p>
        </w:tc>
        <w:tc>
          <w:tcPr>
            <w:tcW w:w="1880" w:type="pct"/>
            <w:tcBorders>
              <w:top w:val="single" w:color="auto" w:sz="4" w:space="0"/>
              <w:left w:val="single" w:color="auto" w:sz="4" w:space="0"/>
              <w:bottom w:val="single" w:color="auto" w:sz="4" w:space="0"/>
              <w:right w:val="single" w:color="auto" w:sz="4" w:space="0"/>
            </w:tcBorders>
            <w:vAlign w:val="center"/>
          </w:tcPr>
          <w:p w14:paraId="2D74C3F0">
            <w:pPr>
              <w:pStyle w:val="125"/>
              <w:adjustRightInd w:val="0"/>
              <w:snapToGrid w:val="0"/>
              <w:rPr>
                <w:rFonts w:ascii="Times New Roman" w:hAnsi="Times New Roman"/>
                <w:sz w:val="18"/>
                <w:szCs w:val="18"/>
              </w:rPr>
            </w:pPr>
            <w:r>
              <w:rPr>
                <w:rFonts w:ascii="Times New Roman" w:hAnsi="Times New Roman"/>
                <w:sz w:val="18"/>
                <w:szCs w:val="18"/>
              </w:rPr>
              <w:t>-</w:t>
            </w:r>
          </w:p>
        </w:tc>
      </w:tr>
    </w:tbl>
    <w:p w14:paraId="21FF3E09">
      <w:pPr>
        <w:pStyle w:val="50"/>
      </w:pPr>
      <w:r>
        <w:rPr>
          <w:rFonts w:hint="eastAsia"/>
        </w:rPr>
        <w:t>当Bitloading帧类型值为2时，表示为训练请求帧，训练评估接收站点，在选定训练评估发送站点后，向其发送训练请求报文，训练请求帧的可变区域如</w:t>
      </w:r>
      <w:r>
        <w:rPr>
          <w:rFonts w:hint="eastAsia"/>
        </w:rPr>
        <w:fldChar w:fldCharType="begin"/>
      </w:r>
      <w:r>
        <w:rPr>
          <w:rFonts w:hint="eastAsia"/>
        </w:rPr>
        <w:instrText xml:space="preserve"> REF _Ref219053102 \h  \* MERGEFORMAT </w:instrText>
      </w:r>
      <w:r>
        <w:rPr>
          <w:rFonts w:hint="eastAsia"/>
        </w:rPr>
        <w:fldChar w:fldCharType="separate"/>
      </w:r>
      <w:r>
        <w:rPr>
          <w:rFonts w:ascii="宋体"/>
        </w:rPr>
        <w:t>表 37</w:t>
      </w:r>
      <w:r>
        <w:rPr>
          <w:rFonts w:hint="eastAsia"/>
        </w:rPr>
        <w:fldChar w:fldCharType="end"/>
      </w:r>
      <w:r>
        <w:rPr>
          <w:rFonts w:hint="eastAsia"/>
        </w:rPr>
        <w:t>所示。</w:t>
      </w:r>
    </w:p>
    <w:p w14:paraId="5EF4076C">
      <w:pPr>
        <w:pStyle w:val="10"/>
        <w:rPr>
          <w:kern w:val="0"/>
          <w:sz w:val="20"/>
        </w:rPr>
      </w:pPr>
      <w:bookmarkStart w:id="550" w:name="_Ref219053102"/>
      <w:r>
        <w:t xml:space="preserve">表 </w:t>
      </w:r>
      <w:r>
        <w:fldChar w:fldCharType="begin"/>
      </w:r>
      <w:r>
        <w:instrText xml:space="preserve"> SEQ 表 \* ARABIC </w:instrText>
      </w:r>
      <w:r>
        <w:fldChar w:fldCharType="separate"/>
      </w:r>
      <w:r>
        <w:t>37</w:t>
      </w:r>
      <w:r>
        <w:fldChar w:fldCharType="end"/>
      </w:r>
      <w:bookmarkEnd w:id="550"/>
      <w:r>
        <w:rPr>
          <w:rFonts w:hint="eastAsia"/>
        </w:rPr>
        <w:t xml:space="preserve"> 训练请求帧的可变区域</w:t>
      </w:r>
    </w:p>
    <w:tbl>
      <w:tblPr>
        <w:tblStyle w:val="31"/>
        <w:tblW w:w="425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1068"/>
        <w:gridCol w:w="941"/>
        <w:gridCol w:w="1767"/>
        <w:gridCol w:w="2178"/>
      </w:tblGrid>
      <w:tr w14:paraId="5E00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pct"/>
            <w:tcBorders>
              <w:top w:val="single" w:color="auto" w:sz="4" w:space="0"/>
              <w:left w:val="single" w:color="auto" w:sz="4" w:space="0"/>
              <w:bottom w:val="single" w:color="auto" w:sz="4" w:space="0"/>
              <w:right w:val="single" w:color="auto" w:sz="4" w:space="0"/>
            </w:tcBorders>
            <w:vAlign w:val="center"/>
          </w:tcPr>
          <w:p w14:paraId="34261406">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655" w:type="pct"/>
            <w:tcBorders>
              <w:top w:val="single" w:color="auto" w:sz="4" w:space="0"/>
              <w:left w:val="single" w:color="auto" w:sz="4" w:space="0"/>
              <w:bottom w:val="single" w:color="auto" w:sz="4" w:space="0"/>
              <w:right w:val="single" w:color="auto" w:sz="4" w:space="0"/>
            </w:tcBorders>
            <w:vAlign w:val="center"/>
          </w:tcPr>
          <w:p w14:paraId="0B33B5EF">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577" w:type="pct"/>
            <w:tcBorders>
              <w:top w:val="single" w:color="auto" w:sz="4" w:space="0"/>
              <w:left w:val="single" w:color="auto" w:sz="4" w:space="0"/>
              <w:bottom w:val="single" w:color="auto" w:sz="4" w:space="0"/>
              <w:right w:val="single" w:color="auto" w:sz="4" w:space="0"/>
            </w:tcBorders>
            <w:vAlign w:val="center"/>
          </w:tcPr>
          <w:p w14:paraId="30301D63">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1084" w:type="pct"/>
            <w:tcBorders>
              <w:top w:val="single" w:color="auto" w:sz="4" w:space="0"/>
              <w:left w:val="single" w:color="auto" w:sz="4" w:space="0"/>
              <w:bottom w:val="single" w:color="auto" w:sz="4" w:space="0"/>
              <w:right w:val="single" w:color="auto" w:sz="4" w:space="0"/>
            </w:tcBorders>
            <w:vAlign w:val="center"/>
          </w:tcPr>
          <w:p w14:paraId="42F7623E">
            <w:pPr>
              <w:pStyle w:val="125"/>
              <w:adjustRightInd w:val="0"/>
              <w:snapToGrid w:val="0"/>
              <w:rPr>
                <w:rFonts w:ascii="Times New Roman" w:hAnsi="Times New Roman"/>
                <w:sz w:val="18"/>
                <w:szCs w:val="18"/>
              </w:rPr>
            </w:pPr>
            <w:r>
              <w:rPr>
                <w:rFonts w:ascii="Times New Roman" w:hAnsi="Times New Roman"/>
                <w:sz w:val="18"/>
                <w:szCs w:val="18"/>
              </w:rPr>
              <w:t>字段大小(比特)</w:t>
            </w:r>
          </w:p>
        </w:tc>
        <w:tc>
          <w:tcPr>
            <w:tcW w:w="1336" w:type="pct"/>
            <w:tcBorders>
              <w:top w:val="single" w:color="auto" w:sz="4" w:space="0"/>
              <w:left w:val="single" w:color="auto" w:sz="4" w:space="0"/>
              <w:bottom w:val="single" w:color="auto" w:sz="4" w:space="0"/>
              <w:right w:val="single" w:color="auto" w:sz="4" w:space="0"/>
            </w:tcBorders>
            <w:vAlign w:val="center"/>
          </w:tcPr>
          <w:p w14:paraId="0CDA9AC0">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78D8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pct"/>
            <w:tcBorders>
              <w:top w:val="single" w:color="auto" w:sz="4" w:space="0"/>
              <w:left w:val="single" w:color="auto" w:sz="4" w:space="0"/>
              <w:bottom w:val="single" w:color="auto" w:sz="4" w:space="0"/>
              <w:right w:val="single" w:color="auto" w:sz="4" w:space="0"/>
            </w:tcBorders>
            <w:vAlign w:val="center"/>
          </w:tcPr>
          <w:p w14:paraId="3DF26F5D">
            <w:pPr>
              <w:pStyle w:val="125"/>
              <w:adjustRightInd w:val="0"/>
              <w:snapToGrid w:val="0"/>
              <w:rPr>
                <w:rFonts w:ascii="Times New Roman" w:hAnsi="Times New Roman"/>
                <w:sz w:val="18"/>
                <w:szCs w:val="18"/>
              </w:rPr>
            </w:pPr>
            <w:r>
              <w:rPr>
                <w:rFonts w:ascii="Times New Roman" w:hAnsi="Times New Roman"/>
                <w:sz w:val="18"/>
                <w:szCs w:val="18"/>
              </w:rPr>
              <w:t>训练控制帧类型</w:t>
            </w:r>
          </w:p>
        </w:tc>
        <w:tc>
          <w:tcPr>
            <w:tcW w:w="655" w:type="pct"/>
            <w:tcBorders>
              <w:top w:val="single" w:color="auto" w:sz="4" w:space="0"/>
              <w:left w:val="single" w:color="auto" w:sz="4" w:space="0"/>
              <w:bottom w:val="single" w:color="auto" w:sz="4" w:space="0"/>
              <w:right w:val="single" w:color="auto" w:sz="4" w:space="0"/>
            </w:tcBorders>
            <w:vAlign w:val="center"/>
          </w:tcPr>
          <w:p w14:paraId="764431C7">
            <w:pPr>
              <w:pStyle w:val="125"/>
              <w:adjustRightInd w:val="0"/>
              <w:snapToGrid w:val="0"/>
              <w:rPr>
                <w:rFonts w:ascii="Times New Roman" w:hAnsi="Times New Roman"/>
                <w:sz w:val="18"/>
                <w:szCs w:val="18"/>
              </w:rPr>
            </w:pPr>
            <w:r>
              <w:rPr>
                <w:rFonts w:ascii="Times New Roman" w:hAnsi="Times New Roman"/>
                <w:sz w:val="18"/>
                <w:szCs w:val="18"/>
              </w:rPr>
              <w:t>4</w:t>
            </w:r>
          </w:p>
        </w:tc>
        <w:tc>
          <w:tcPr>
            <w:tcW w:w="577" w:type="pct"/>
            <w:tcBorders>
              <w:top w:val="single" w:color="auto" w:sz="4" w:space="0"/>
              <w:left w:val="single" w:color="auto" w:sz="4" w:space="0"/>
              <w:bottom w:val="single" w:color="auto" w:sz="4" w:space="0"/>
              <w:right w:val="single" w:color="auto" w:sz="4" w:space="0"/>
            </w:tcBorders>
            <w:vAlign w:val="center"/>
          </w:tcPr>
          <w:p w14:paraId="58ABC096">
            <w:pPr>
              <w:pStyle w:val="125"/>
              <w:adjustRightInd w:val="0"/>
              <w:snapToGrid w:val="0"/>
              <w:rPr>
                <w:rFonts w:ascii="Times New Roman" w:hAnsi="Times New Roman"/>
                <w:sz w:val="18"/>
                <w:szCs w:val="18"/>
              </w:rPr>
            </w:pPr>
            <w:r>
              <w:rPr>
                <w:rFonts w:ascii="Times New Roman" w:hAnsi="Times New Roman"/>
                <w:sz w:val="18"/>
                <w:szCs w:val="18"/>
              </w:rPr>
              <w:t>1-3</w:t>
            </w:r>
          </w:p>
        </w:tc>
        <w:tc>
          <w:tcPr>
            <w:tcW w:w="1084" w:type="pct"/>
            <w:tcBorders>
              <w:top w:val="single" w:color="auto" w:sz="4" w:space="0"/>
              <w:left w:val="single" w:color="auto" w:sz="4" w:space="0"/>
              <w:bottom w:val="single" w:color="auto" w:sz="4" w:space="0"/>
              <w:right w:val="single" w:color="auto" w:sz="4" w:space="0"/>
            </w:tcBorders>
            <w:vAlign w:val="center"/>
          </w:tcPr>
          <w:p w14:paraId="48585CBB">
            <w:pPr>
              <w:pStyle w:val="125"/>
              <w:adjustRightInd w:val="0"/>
              <w:snapToGrid w:val="0"/>
              <w:rPr>
                <w:rFonts w:ascii="Times New Roman" w:hAnsi="Times New Roman"/>
                <w:sz w:val="18"/>
                <w:szCs w:val="18"/>
              </w:rPr>
            </w:pPr>
            <w:r>
              <w:rPr>
                <w:rFonts w:ascii="Times New Roman" w:hAnsi="Times New Roman"/>
                <w:sz w:val="18"/>
                <w:szCs w:val="18"/>
              </w:rPr>
              <w:t>3</w:t>
            </w:r>
          </w:p>
        </w:tc>
        <w:tc>
          <w:tcPr>
            <w:tcW w:w="1336" w:type="pct"/>
            <w:tcBorders>
              <w:top w:val="single" w:color="auto" w:sz="4" w:space="0"/>
              <w:left w:val="single" w:color="auto" w:sz="4" w:space="0"/>
              <w:bottom w:val="single" w:color="auto" w:sz="4" w:space="0"/>
              <w:right w:val="single" w:color="auto" w:sz="4" w:space="0"/>
            </w:tcBorders>
            <w:vAlign w:val="center"/>
          </w:tcPr>
          <w:p w14:paraId="036FE790">
            <w:pPr>
              <w:pStyle w:val="125"/>
              <w:adjustRightInd w:val="0"/>
              <w:snapToGrid w:val="0"/>
              <w:rPr>
                <w:rFonts w:ascii="Times New Roman" w:hAnsi="Times New Roman"/>
                <w:sz w:val="18"/>
                <w:szCs w:val="18"/>
              </w:rPr>
            </w:pPr>
            <w:r>
              <w:rPr>
                <w:rFonts w:ascii="Times New Roman" w:hAnsi="Times New Roman"/>
                <w:sz w:val="18"/>
                <w:szCs w:val="18"/>
              </w:rPr>
              <w:t>固定填2，表示收端站点主动启动训练</w:t>
            </w:r>
          </w:p>
        </w:tc>
      </w:tr>
      <w:tr w14:paraId="242D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pct"/>
            <w:tcBorders>
              <w:top w:val="single" w:color="auto" w:sz="4" w:space="0"/>
              <w:left w:val="single" w:color="auto" w:sz="4" w:space="0"/>
              <w:bottom w:val="single" w:color="auto" w:sz="4" w:space="0"/>
              <w:right w:val="single" w:color="auto" w:sz="4" w:space="0"/>
            </w:tcBorders>
            <w:shd w:val="clear" w:color="auto" w:fill="FFFFFF"/>
            <w:vAlign w:val="center"/>
          </w:tcPr>
          <w:p w14:paraId="022B76AF">
            <w:pPr>
              <w:pStyle w:val="125"/>
              <w:adjustRightInd w:val="0"/>
              <w:snapToGrid w:val="0"/>
              <w:rPr>
                <w:rFonts w:ascii="Times New Roman" w:hAnsi="Times New Roman"/>
                <w:sz w:val="18"/>
                <w:szCs w:val="18"/>
              </w:rPr>
            </w:pPr>
            <w:r>
              <w:rPr>
                <w:rFonts w:ascii="Times New Roman" w:hAnsi="Times New Roman"/>
                <w:sz w:val="18"/>
                <w:szCs w:val="18"/>
              </w:rPr>
              <w:t>流数</w:t>
            </w:r>
          </w:p>
        </w:tc>
        <w:tc>
          <w:tcPr>
            <w:tcW w:w="655" w:type="pct"/>
            <w:tcBorders>
              <w:top w:val="single" w:color="auto" w:sz="4" w:space="0"/>
              <w:left w:val="single" w:color="auto" w:sz="4" w:space="0"/>
              <w:bottom w:val="single" w:color="auto" w:sz="4" w:space="0"/>
              <w:right w:val="single" w:color="auto" w:sz="4" w:space="0"/>
            </w:tcBorders>
            <w:shd w:val="clear" w:color="auto" w:fill="FFFFFF"/>
            <w:vAlign w:val="center"/>
          </w:tcPr>
          <w:p w14:paraId="0FB60836">
            <w:pPr>
              <w:pStyle w:val="125"/>
              <w:adjustRightInd w:val="0"/>
              <w:snapToGrid w:val="0"/>
              <w:rPr>
                <w:rFonts w:ascii="Times New Roman" w:hAnsi="Times New Roman"/>
                <w:sz w:val="18"/>
                <w:szCs w:val="18"/>
              </w:rPr>
            </w:pPr>
            <w:r>
              <w:rPr>
                <w:rFonts w:ascii="Times New Roman" w:hAnsi="Times New Roman"/>
                <w:sz w:val="18"/>
                <w:szCs w:val="18"/>
              </w:rPr>
              <w:t>4</w:t>
            </w:r>
          </w:p>
        </w:tc>
        <w:tc>
          <w:tcPr>
            <w:tcW w:w="577" w:type="pct"/>
            <w:tcBorders>
              <w:top w:val="single" w:color="auto" w:sz="4" w:space="0"/>
              <w:left w:val="single" w:color="auto" w:sz="4" w:space="0"/>
              <w:bottom w:val="single" w:color="auto" w:sz="4" w:space="0"/>
              <w:right w:val="single" w:color="auto" w:sz="4" w:space="0"/>
            </w:tcBorders>
            <w:shd w:val="clear" w:color="auto" w:fill="FFFFFF"/>
            <w:vAlign w:val="center"/>
          </w:tcPr>
          <w:p w14:paraId="6174DD1C">
            <w:pPr>
              <w:pStyle w:val="125"/>
              <w:adjustRightInd w:val="0"/>
              <w:snapToGrid w:val="0"/>
              <w:rPr>
                <w:rFonts w:ascii="Times New Roman" w:hAnsi="Times New Roman"/>
                <w:sz w:val="18"/>
                <w:szCs w:val="18"/>
              </w:rPr>
            </w:pPr>
            <w:r>
              <w:rPr>
                <w:rFonts w:ascii="Times New Roman" w:hAnsi="Times New Roman"/>
                <w:sz w:val="18"/>
                <w:szCs w:val="18"/>
              </w:rPr>
              <w:t>4</w:t>
            </w:r>
          </w:p>
        </w:tc>
        <w:tc>
          <w:tcPr>
            <w:tcW w:w="1084" w:type="pct"/>
            <w:tcBorders>
              <w:top w:val="single" w:color="auto" w:sz="4" w:space="0"/>
              <w:left w:val="single" w:color="auto" w:sz="4" w:space="0"/>
              <w:bottom w:val="single" w:color="auto" w:sz="4" w:space="0"/>
              <w:right w:val="single" w:color="auto" w:sz="4" w:space="0"/>
            </w:tcBorders>
            <w:shd w:val="clear" w:color="auto" w:fill="FFFFFF"/>
            <w:vAlign w:val="center"/>
          </w:tcPr>
          <w:p w14:paraId="17BFB709">
            <w:pPr>
              <w:pStyle w:val="125"/>
              <w:adjustRightInd w:val="0"/>
              <w:snapToGrid w:val="0"/>
              <w:rPr>
                <w:rFonts w:ascii="Times New Roman" w:hAnsi="Times New Roman"/>
                <w:sz w:val="18"/>
                <w:szCs w:val="18"/>
              </w:rPr>
            </w:pPr>
            <w:r>
              <w:rPr>
                <w:rFonts w:ascii="Times New Roman" w:hAnsi="Times New Roman"/>
                <w:sz w:val="18"/>
                <w:szCs w:val="18"/>
              </w:rPr>
              <w:t>1</w:t>
            </w:r>
          </w:p>
        </w:tc>
        <w:tc>
          <w:tcPr>
            <w:tcW w:w="1336" w:type="pct"/>
            <w:tcBorders>
              <w:top w:val="single" w:color="auto" w:sz="4" w:space="0"/>
              <w:left w:val="single" w:color="auto" w:sz="4" w:space="0"/>
              <w:bottom w:val="single" w:color="auto" w:sz="4" w:space="0"/>
              <w:right w:val="single" w:color="auto" w:sz="4" w:space="0"/>
            </w:tcBorders>
            <w:shd w:val="clear" w:color="auto" w:fill="FFFFFF"/>
            <w:vAlign w:val="center"/>
          </w:tcPr>
          <w:p w14:paraId="7DEFF398">
            <w:pPr>
              <w:pStyle w:val="125"/>
              <w:adjustRightInd w:val="0"/>
              <w:snapToGrid w:val="0"/>
              <w:rPr>
                <w:rFonts w:ascii="Times New Roman" w:hAnsi="Times New Roman"/>
                <w:sz w:val="18"/>
                <w:szCs w:val="18"/>
              </w:rPr>
            </w:pPr>
            <w:r>
              <w:rPr>
                <w:rFonts w:ascii="Times New Roman" w:hAnsi="Times New Roman"/>
                <w:sz w:val="18"/>
                <w:szCs w:val="18"/>
              </w:rPr>
              <w:t>0：单流</w:t>
            </w:r>
          </w:p>
          <w:p w14:paraId="0ED3374C">
            <w:pPr>
              <w:pStyle w:val="125"/>
              <w:adjustRightInd w:val="0"/>
              <w:snapToGrid w:val="0"/>
              <w:rPr>
                <w:rFonts w:ascii="Times New Roman" w:hAnsi="Times New Roman"/>
                <w:sz w:val="18"/>
                <w:szCs w:val="18"/>
              </w:rPr>
            </w:pPr>
            <w:r>
              <w:rPr>
                <w:rFonts w:ascii="Times New Roman" w:hAnsi="Times New Roman"/>
                <w:sz w:val="18"/>
                <w:szCs w:val="18"/>
              </w:rPr>
              <w:t>1：双流</w:t>
            </w:r>
          </w:p>
        </w:tc>
      </w:tr>
      <w:tr w14:paraId="5C31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pct"/>
            <w:tcBorders>
              <w:top w:val="single" w:color="auto" w:sz="4" w:space="0"/>
              <w:left w:val="single" w:color="auto" w:sz="4" w:space="0"/>
              <w:bottom w:val="single" w:color="auto" w:sz="4" w:space="0"/>
              <w:right w:val="single" w:color="auto" w:sz="4" w:space="0"/>
            </w:tcBorders>
            <w:shd w:val="clear" w:color="auto" w:fill="FFFFFF"/>
            <w:vAlign w:val="center"/>
          </w:tcPr>
          <w:p w14:paraId="29B60784">
            <w:pPr>
              <w:pStyle w:val="125"/>
              <w:adjustRightInd w:val="0"/>
              <w:snapToGrid w:val="0"/>
              <w:rPr>
                <w:rFonts w:ascii="Times New Roman" w:hAnsi="Times New Roman"/>
                <w:sz w:val="18"/>
                <w:szCs w:val="18"/>
              </w:rPr>
            </w:pPr>
            <w:r>
              <w:rPr>
                <w:rFonts w:ascii="Times New Roman" w:hAnsi="Times New Roman"/>
                <w:sz w:val="18"/>
                <w:szCs w:val="18"/>
              </w:rPr>
              <w:t>子载波分组大小</w:t>
            </w:r>
          </w:p>
        </w:tc>
        <w:tc>
          <w:tcPr>
            <w:tcW w:w="655" w:type="pct"/>
            <w:tcBorders>
              <w:top w:val="single" w:color="auto" w:sz="4" w:space="0"/>
              <w:left w:val="single" w:color="auto" w:sz="4" w:space="0"/>
              <w:bottom w:val="single" w:color="auto" w:sz="4" w:space="0"/>
              <w:right w:val="single" w:color="auto" w:sz="4" w:space="0"/>
            </w:tcBorders>
            <w:shd w:val="clear" w:color="auto" w:fill="FFFFFF"/>
            <w:vAlign w:val="center"/>
          </w:tcPr>
          <w:p w14:paraId="1AB9ECA4">
            <w:pPr>
              <w:pStyle w:val="125"/>
              <w:adjustRightInd w:val="0"/>
              <w:snapToGrid w:val="0"/>
              <w:rPr>
                <w:rFonts w:ascii="Times New Roman" w:hAnsi="Times New Roman"/>
                <w:sz w:val="18"/>
                <w:szCs w:val="18"/>
              </w:rPr>
            </w:pPr>
            <w:r>
              <w:rPr>
                <w:rFonts w:ascii="Times New Roman" w:hAnsi="Times New Roman"/>
                <w:sz w:val="18"/>
                <w:szCs w:val="18"/>
              </w:rPr>
              <w:t>4</w:t>
            </w:r>
          </w:p>
        </w:tc>
        <w:tc>
          <w:tcPr>
            <w:tcW w:w="577" w:type="pct"/>
            <w:tcBorders>
              <w:top w:val="single" w:color="auto" w:sz="4" w:space="0"/>
              <w:left w:val="single" w:color="auto" w:sz="4" w:space="0"/>
              <w:bottom w:val="single" w:color="auto" w:sz="4" w:space="0"/>
              <w:right w:val="single" w:color="auto" w:sz="4" w:space="0"/>
            </w:tcBorders>
            <w:shd w:val="clear" w:color="auto" w:fill="FFFFFF"/>
            <w:vAlign w:val="center"/>
          </w:tcPr>
          <w:p w14:paraId="0E77F130">
            <w:pPr>
              <w:pStyle w:val="125"/>
              <w:adjustRightInd w:val="0"/>
              <w:snapToGrid w:val="0"/>
              <w:rPr>
                <w:rFonts w:ascii="Times New Roman" w:hAnsi="Times New Roman"/>
                <w:sz w:val="18"/>
                <w:szCs w:val="18"/>
              </w:rPr>
            </w:pPr>
            <w:r>
              <w:rPr>
                <w:rFonts w:ascii="Times New Roman" w:hAnsi="Times New Roman"/>
                <w:sz w:val="18"/>
                <w:szCs w:val="18"/>
              </w:rPr>
              <w:t>5-6</w:t>
            </w:r>
          </w:p>
        </w:tc>
        <w:tc>
          <w:tcPr>
            <w:tcW w:w="1084" w:type="pct"/>
            <w:tcBorders>
              <w:top w:val="single" w:color="auto" w:sz="4" w:space="0"/>
              <w:left w:val="single" w:color="auto" w:sz="4" w:space="0"/>
              <w:bottom w:val="single" w:color="auto" w:sz="4" w:space="0"/>
              <w:right w:val="single" w:color="auto" w:sz="4" w:space="0"/>
            </w:tcBorders>
            <w:shd w:val="clear" w:color="auto" w:fill="FFFFFF"/>
            <w:vAlign w:val="center"/>
          </w:tcPr>
          <w:p w14:paraId="35307426">
            <w:pPr>
              <w:pStyle w:val="125"/>
              <w:adjustRightInd w:val="0"/>
              <w:snapToGrid w:val="0"/>
              <w:rPr>
                <w:rFonts w:ascii="Times New Roman" w:hAnsi="Times New Roman"/>
                <w:sz w:val="18"/>
                <w:szCs w:val="18"/>
              </w:rPr>
            </w:pPr>
            <w:r>
              <w:rPr>
                <w:rFonts w:ascii="Times New Roman" w:hAnsi="Times New Roman"/>
                <w:sz w:val="18"/>
                <w:szCs w:val="18"/>
              </w:rPr>
              <w:t>2</w:t>
            </w:r>
          </w:p>
        </w:tc>
        <w:tc>
          <w:tcPr>
            <w:tcW w:w="1336" w:type="pct"/>
            <w:tcBorders>
              <w:top w:val="single" w:color="auto" w:sz="4" w:space="0"/>
              <w:left w:val="single" w:color="auto" w:sz="4" w:space="0"/>
              <w:bottom w:val="single" w:color="auto" w:sz="4" w:space="0"/>
              <w:right w:val="single" w:color="auto" w:sz="4" w:space="0"/>
            </w:tcBorders>
            <w:shd w:val="clear" w:color="auto" w:fill="FFFFFF"/>
            <w:vAlign w:val="center"/>
          </w:tcPr>
          <w:p w14:paraId="48D6A1E6">
            <w:pPr>
              <w:pStyle w:val="125"/>
              <w:adjustRightInd w:val="0"/>
              <w:snapToGrid w:val="0"/>
              <w:rPr>
                <w:rFonts w:ascii="Times New Roman" w:hAnsi="Times New Roman"/>
                <w:sz w:val="18"/>
                <w:szCs w:val="18"/>
              </w:rPr>
            </w:pPr>
            <w:r>
              <w:rPr>
                <w:rFonts w:ascii="Times New Roman" w:hAnsi="Times New Roman"/>
                <w:sz w:val="18"/>
                <w:szCs w:val="18"/>
              </w:rPr>
              <w:t>0：1个子载波一组</w:t>
            </w:r>
            <w:r>
              <w:rPr>
                <w:rFonts w:ascii="Times New Roman" w:hAnsi="Times New Roman"/>
                <w:sz w:val="18"/>
                <w:szCs w:val="18"/>
              </w:rPr>
              <w:br w:type="textWrapping"/>
            </w:r>
            <w:r>
              <w:rPr>
                <w:rFonts w:ascii="Times New Roman" w:hAnsi="Times New Roman"/>
                <w:sz w:val="18"/>
                <w:szCs w:val="18"/>
              </w:rPr>
              <w:t>1：2个子载波一组</w:t>
            </w:r>
            <w:r>
              <w:rPr>
                <w:rFonts w:ascii="Times New Roman" w:hAnsi="Times New Roman"/>
                <w:sz w:val="18"/>
                <w:szCs w:val="18"/>
              </w:rPr>
              <w:br w:type="textWrapping"/>
            </w:r>
            <w:r>
              <w:rPr>
                <w:rFonts w:ascii="Times New Roman" w:hAnsi="Times New Roman"/>
                <w:sz w:val="18"/>
                <w:szCs w:val="18"/>
              </w:rPr>
              <w:t>2：4个子载波一组</w:t>
            </w:r>
            <w:r>
              <w:rPr>
                <w:rFonts w:ascii="Times New Roman" w:hAnsi="Times New Roman"/>
                <w:sz w:val="18"/>
                <w:szCs w:val="18"/>
              </w:rPr>
              <w:br w:type="textWrapping"/>
            </w:r>
            <w:r>
              <w:rPr>
                <w:rFonts w:ascii="Times New Roman" w:hAnsi="Times New Roman"/>
                <w:sz w:val="18"/>
                <w:szCs w:val="18"/>
              </w:rPr>
              <w:t>3：8个子载波一组</w:t>
            </w:r>
          </w:p>
        </w:tc>
      </w:tr>
      <w:tr w14:paraId="054E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pct"/>
            <w:tcBorders>
              <w:top w:val="single" w:color="auto" w:sz="4" w:space="0"/>
              <w:left w:val="single" w:color="auto" w:sz="4" w:space="0"/>
              <w:bottom w:val="single" w:color="auto" w:sz="4" w:space="0"/>
              <w:right w:val="single" w:color="auto" w:sz="4" w:space="0"/>
            </w:tcBorders>
            <w:vAlign w:val="center"/>
          </w:tcPr>
          <w:p w14:paraId="151C7BEF">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655" w:type="pct"/>
            <w:tcBorders>
              <w:top w:val="single" w:color="auto" w:sz="4" w:space="0"/>
              <w:left w:val="single" w:color="auto" w:sz="4" w:space="0"/>
              <w:bottom w:val="single" w:color="auto" w:sz="4" w:space="0"/>
              <w:right w:val="single" w:color="auto" w:sz="4" w:space="0"/>
            </w:tcBorders>
            <w:vAlign w:val="center"/>
          </w:tcPr>
          <w:p w14:paraId="6079500A">
            <w:pPr>
              <w:pStyle w:val="125"/>
              <w:adjustRightInd w:val="0"/>
              <w:snapToGrid w:val="0"/>
              <w:rPr>
                <w:rFonts w:ascii="Times New Roman" w:hAnsi="Times New Roman"/>
                <w:sz w:val="18"/>
                <w:szCs w:val="18"/>
              </w:rPr>
            </w:pPr>
            <w:r>
              <w:rPr>
                <w:rFonts w:ascii="Times New Roman" w:hAnsi="Times New Roman"/>
                <w:sz w:val="18"/>
                <w:szCs w:val="18"/>
              </w:rPr>
              <w:t>4</w:t>
            </w:r>
          </w:p>
        </w:tc>
        <w:tc>
          <w:tcPr>
            <w:tcW w:w="577" w:type="pct"/>
            <w:tcBorders>
              <w:top w:val="single" w:color="auto" w:sz="4" w:space="0"/>
              <w:left w:val="single" w:color="auto" w:sz="4" w:space="0"/>
              <w:bottom w:val="single" w:color="auto" w:sz="4" w:space="0"/>
              <w:right w:val="single" w:color="auto" w:sz="4" w:space="0"/>
            </w:tcBorders>
            <w:vAlign w:val="center"/>
          </w:tcPr>
          <w:p w14:paraId="6E66BEDA">
            <w:pPr>
              <w:pStyle w:val="125"/>
              <w:adjustRightInd w:val="0"/>
              <w:snapToGrid w:val="0"/>
              <w:rPr>
                <w:rFonts w:ascii="Times New Roman" w:hAnsi="Times New Roman"/>
                <w:sz w:val="18"/>
                <w:szCs w:val="18"/>
              </w:rPr>
            </w:pPr>
            <w:r>
              <w:rPr>
                <w:rFonts w:ascii="Times New Roman" w:hAnsi="Times New Roman"/>
                <w:sz w:val="18"/>
                <w:szCs w:val="18"/>
              </w:rPr>
              <w:t>7</w:t>
            </w:r>
          </w:p>
        </w:tc>
        <w:tc>
          <w:tcPr>
            <w:tcW w:w="1084" w:type="pct"/>
            <w:tcBorders>
              <w:top w:val="single" w:color="auto" w:sz="4" w:space="0"/>
              <w:left w:val="single" w:color="auto" w:sz="4" w:space="0"/>
              <w:bottom w:val="single" w:color="auto" w:sz="4" w:space="0"/>
              <w:right w:val="single" w:color="auto" w:sz="4" w:space="0"/>
            </w:tcBorders>
            <w:vAlign w:val="center"/>
          </w:tcPr>
          <w:p w14:paraId="671CF0EC">
            <w:pPr>
              <w:pStyle w:val="125"/>
              <w:adjustRightInd w:val="0"/>
              <w:snapToGrid w:val="0"/>
              <w:rPr>
                <w:rFonts w:ascii="Times New Roman" w:hAnsi="Times New Roman"/>
                <w:sz w:val="18"/>
                <w:szCs w:val="18"/>
              </w:rPr>
            </w:pPr>
            <w:r>
              <w:rPr>
                <w:rFonts w:ascii="Times New Roman" w:hAnsi="Times New Roman"/>
                <w:sz w:val="18"/>
                <w:szCs w:val="18"/>
              </w:rPr>
              <w:t>1</w:t>
            </w:r>
          </w:p>
        </w:tc>
        <w:tc>
          <w:tcPr>
            <w:tcW w:w="1336" w:type="pct"/>
            <w:tcBorders>
              <w:top w:val="single" w:color="auto" w:sz="4" w:space="0"/>
              <w:left w:val="single" w:color="auto" w:sz="4" w:space="0"/>
              <w:bottom w:val="single" w:color="auto" w:sz="4" w:space="0"/>
              <w:right w:val="single" w:color="auto" w:sz="4" w:space="0"/>
            </w:tcBorders>
            <w:vAlign w:val="center"/>
          </w:tcPr>
          <w:p w14:paraId="0B2E7560">
            <w:pPr>
              <w:pStyle w:val="125"/>
              <w:adjustRightInd w:val="0"/>
              <w:snapToGrid w:val="0"/>
              <w:rPr>
                <w:rFonts w:ascii="Times New Roman" w:hAnsi="Times New Roman"/>
                <w:sz w:val="18"/>
                <w:szCs w:val="18"/>
              </w:rPr>
            </w:pPr>
            <w:r>
              <w:rPr>
                <w:rFonts w:ascii="Times New Roman" w:hAnsi="Times New Roman"/>
                <w:sz w:val="18"/>
                <w:szCs w:val="18"/>
              </w:rPr>
              <w:t>-</w:t>
            </w:r>
          </w:p>
        </w:tc>
      </w:tr>
      <w:tr w14:paraId="6F8B7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pct"/>
            <w:tcBorders>
              <w:top w:val="single" w:color="auto" w:sz="4" w:space="0"/>
              <w:left w:val="single" w:color="auto" w:sz="4" w:space="0"/>
              <w:bottom w:val="single" w:color="auto" w:sz="4" w:space="0"/>
              <w:right w:val="single" w:color="auto" w:sz="4" w:space="0"/>
            </w:tcBorders>
            <w:vAlign w:val="center"/>
          </w:tcPr>
          <w:p w14:paraId="7DD740FA">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655" w:type="pct"/>
            <w:tcBorders>
              <w:top w:val="single" w:color="auto" w:sz="4" w:space="0"/>
              <w:left w:val="single" w:color="auto" w:sz="4" w:space="0"/>
              <w:bottom w:val="single" w:color="auto" w:sz="4" w:space="0"/>
              <w:right w:val="single" w:color="auto" w:sz="4" w:space="0"/>
            </w:tcBorders>
            <w:vAlign w:val="center"/>
          </w:tcPr>
          <w:p w14:paraId="7C2E5638">
            <w:pPr>
              <w:pStyle w:val="125"/>
              <w:adjustRightInd w:val="0"/>
              <w:snapToGrid w:val="0"/>
              <w:rPr>
                <w:rFonts w:ascii="Times New Roman" w:hAnsi="Times New Roman"/>
                <w:sz w:val="18"/>
                <w:szCs w:val="18"/>
              </w:rPr>
            </w:pPr>
            <w:r>
              <w:rPr>
                <w:rFonts w:ascii="Times New Roman" w:hAnsi="Times New Roman"/>
                <w:sz w:val="18"/>
                <w:szCs w:val="18"/>
              </w:rPr>
              <w:t>5-11</w:t>
            </w:r>
          </w:p>
        </w:tc>
        <w:tc>
          <w:tcPr>
            <w:tcW w:w="577" w:type="pct"/>
            <w:tcBorders>
              <w:top w:val="single" w:color="auto" w:sz="4" w:space="0"/>
              <w:left w:val="single" w:color="auto" w:sz="4" w:space="0"/>
              <w:bottom w:val="single" w:color="auto" w:sz="4" w:space="0"/>
              <w:right w:val="single" w:color="auto" w:sz="4" w:space="0"/>
            </w:tcBorders>
            <w:vAlign w:val="center"/>
          </w:tcPr>
          <w:p w14:paraId="0F9C5365">
            <w:pPr>
              <w:pStyle w:val="125"/>
              <w:adjustRightInd w:val="0"/>
              <w:snapToGrid w:val="0"/>
              <w:rPr>
                <w:rFonts w:ascii="Times New Roman" w:hAnsi="Times New Roman"/>
                <w:sz w:val="18"/>
                <w:szCs w:val="18"/>
              </w:rPr>
            </w:pPr>
            <w:r>
              <w:rPr>
                <w:rFonts w:ascii="Times New Roman" w:hAnsi="Times New Roman"/>
                <w:sz w:val="18"/>
                <w:szCs w:val="18"/>
              </w:rPr>
              <w:t>0-7</w:t>
            </w:r>
          </w:p>
        </w:tc>
        <w:tc>
          <w:tcPr>
            <w:tcW w:w="1084" w:type="pct"/>
            <w:tcBorders>
              <w:top w:val="single" w:color="auto" w:sz="4" w:space="0"/>
              <w:left w:val="single" w:color="auto" w:sz="4" w:space="0"/>
              <w:bottom w:val="single" w:color="auto" w:sz="4" w:space="0"/>
              <w:right w:val="single" w:color="auto" w:sz="4" w:space="0"/>
            </w:tcBorders>
            <w:vAlign w:val="center"/>
          </w:tcPr>
          <w:p w14:paraId="7DD34055">
            <w:pPr>
              <w:pStyle w:val="125"/>
              <w:adjustRightInd w:val="0"/>
              <w:snapToGrid w:val="0"/>
              <w:rPr>
                <w:rFonts w:ascii="Times New Roman" w:hAnsi="Times New Roman"/>
                <w:sz w:val="18"/>
                <w:szCs w:val="18"/>
              </w:rPr>
            </w:pPr>
            <w:r>
              <w:rPr>
                <w:rFonts w:ascii="Times New Roman" w:hAnsi="Times New Roman"/>
                <w:sz w:val="18"/>
                <w:szCs w:val="18"/>
              </w:rPr>
              <w:t>56</w:t>
            </w:r>
          </w:p>
        </w:tc>
        <w:tc>
          <w:tcPr>
            <w:tcW w:w="1336" w:type="pct"/>
            <w:tcBorders>
              <w:top w:val="single" w:color="auto" w:sz="4" w:space="0"/>
              <w:left w:val="single" w:color="auto" w:sz="4" w:space="0"/>
              <w:bottom w:val="single" w:color="auto" w:sz="4" w:space="0"/>
              <w:right w:val="single" w:color="auto" w:sz="4" w:space="0"/>
            </w:tcBorders>
            <w:vAlign w:val="center"/>
          </w:tcPr>
          <w:p w14:paraId="12AF2526">
            <w:pPr>
              <w:pStyle w:val="125"/>
              <w:adjustRightInd w:val="0"/>
              <w:snapToGrid w:val="0"/>
              <w:rPr>
                <w:rFonts w:ascii="Times New Roman" w:hAnsi="Times New Roman"/>
                <w:sz w:val="18"/>
                <w:szCs w:val="18"/>
              </w:rPr>
            </w:pPr>
            <w:r>
              <w:rPr>
                <w:rFonts w:ascii="Times New Roman" w:hAnsi="Times New Roman"/>
                <w:sz w:val="18"/>
                <w:szCs w:val="18"/>
              </w:rPr>
              <w:t>-</w:t>
            </w:r>
          </w:p>
        </w:tc>
      </w:tr>
    </w:tbl>
    <w:p w14:paraId="0B4A37AC">
      <w:pPr>
        <w:pStyle w:val="50"/>
      </w:pPr>
      <w:r>
        <w:rPr>
          <w:rFonts w:hint="eastAsia"/>
        </w:rPr>
        <w:t>当Bitloading帧类型值为3时，表示为训练请求拒绝帧。为了保证训练有序，站点同一时间仅允许与一个邻居站点进行训练。如果站点收到训练请求，但当前不满足训练条件，可以拒绝训练，并发送训练请求拒绝报文。若允许训练，则不发送训练请求拒绝帧，直接发送训练帧。训练请求拒绝帧的可变区域格式如</w:t>
      </w:r>
      <w:r>
        <w:rPr>
          <w:rFonts w:hint="eastAsia"/>
        </w:rPr>
        <w:fldChar w:fldCharType="begin"/>
      </w:r>
      <w:r>
        <w:rPr>
          <w:rFonts w:hint="eastAsia"/>
        </w:rPr>
        <w:instrText xml:space="preserve"> REF _Ref219053468 \h </w:instrText>
      </w:r>
      <w:r>
        <w:instrText xml:space="preserve"> \* MERGEFORMAT </w:instrText>
      </w:r>
      <w:r>
        <w:rPr>
          <w:rFonts w:hint="eastAsia"/>
        </w:rPr>
        <w:fldChar w:fldCharType="separate"/>
      </w:r>
      <w:r>
        <w:rPr>
          <w:rFonts w:ascii="宋体"/>
        </w:rPr>
        <w:t>表 38</w:t>
      </w:r>
      <w:r>
        <w:rPr>
          <w:rFonts w:hint="eastAsia"/>
        </w:rPr>
        <w:fldChar w:fldCharType="end"/>
      </w:r>
      <w:r>
        <w:rPr>
          <w:rFonts w:hint="eastAsia"/>
        </w:rPr>
        <w:t>所示，</w:t>
      </w:r>
    </w:p>
    <w:p w14:paraId="51F68729">
      <w:pPr>
        <w:pStyle w:val="10"/>
      </w:pPr>
      <w:bookmarkStart w:id="551" w:name="_Ref219053468"/>
      <w:r>
        <w:t xml:space="preserve">表 </w:t>
      </w:r>
      <w:r>
        <w:fldChar w:fldCharType="begin"/>
      </w:r>
      <w:r>
        <w:instrText xml:space="preserve"> SEQ 表 \* ARABIC </w:instrText>
      </w:r>
      <w:r>
        <w:fldChar w:fldCharType="separate"/>
      </w:r>
      <w:r>
        <w:t>38</w:t>
      </w:r>
      <w:r>
        <w:fldChar w:fldCharType="end"/>
      </w:r>
      <w:bookmarkEnd w:id="551"/>
      <w:r>
        <w:rPr>
          <w:rFonts w:hint="eastAsia"/>
        </w:rPr>
        <w:t xml:space="preserve"> 训练请求拒绝的可变区域</w:t>
      </w:r>
    </w:p>
    <w:tbl>
      <w:tblPr>
        <w:tblStyle w:val="31"/>
        <w:tblW w:w="500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6"/>
        <w:gridCol w:w="1068"/>
        <w:gridCol w:w="1147"/>
        <w:gridCol w:w="2125"/>
        <w:gridCol w:w="3038"/>
      </w:tblGrid>
      <w:tr w14:paraId="203D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pct"/>
            <w:tcBorders>
              <w:top w:val="single" w:color="auto" w:sz="4" w:space="0"/>
              <w:left w:val="single" w:color="auto" w:sz="4" w:space="0"/>
              <w:bottom w:val="single" w:color="auto" w:sz="4" w:space="0"/>
              <w:right w:val="single" w:color="auto" w:sz="4" w:space="0"/>
            </w:tcBorders>
            <w:vAlign w:val="center"/>
          </w:tcPr>
          <w:p w14:paraId="4B27BFF9">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558" w:type="pct"/>
            <w:tcBorders>
              <w:top w:val="single" w:color="auto" w:sz="4" w:space="0"/>
              <w:left w:val="single" w:color="auto" w:sz="4" w:space="0"/>
              <w:bottom w:val="single" w:color="auto" w:sz="4" w:space="0"/>
              <w:right w:val="single" w:color="auto" w:sz="4" w:space="0"/>
            </w:tcBorders>
            <w:vAlign w:val="center"/>
          </w:tcPr>
          <w:p w14:paraId="21674C2E">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599" w:type="pct"/>
            <w:tcBorders>
              <w:top w:val="single" w:color="auto" w:sz="4" w:space="0"/>
              <w:left w:val="single" w:color="auto" w:sz="4" w:space="0"/>
              <w:bottom w:val="single" w:color="auto" w:sz="4" w:space="0"/>
              <w:right w:val="single" w:color="auto" w:sz="4" w:space="0"/>
            </w:tcBorders>
            <w:vAlign w:val="center"/>
          </w:tcPr>
          <w:p w14:paraId="6BF2DDE9">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1110" w:type="pct"/>
            <w:tcBorders>
              <w:top w:val="single" w:color="auto" w:sz="4" w:space="0"/>
              <w:left w:val="single" w:color="auto" w:sz="4" w:space="0"/>
              <w:bottom w:val="single" w:color="auto" w:sz="4" w:space="0"/>
              <w:right w:val="single" w:color="auto" w:sz="4" w:space="0"/>
            </w:tcBorders>
            <w:vAlign w:val="center"/>
          </w:tcPr>
          <w:p w14:paraId="5B34D0B0">
            <w:pPr>
              <w:pStyle w:val="125"/>
              <w:adjustRightInd w:val="0"/>
              <w:snapToGrid w:val="0"/>
              <w:rPr>
                <w:rFonts w:ascii="Times New Roman" w:hAnsi="Times New Roman"/>
                <w:sz w:val="18"/>
                <w:szCs w:val="18"/>
              </w:rPr>
            </w:pPr>
            <w:r>
              <w:rPr>
                <w:rFonts w:ascii="Times New Roman" w:hAnsi="Times New Roman"/>
                <w:sz w:val="18"/>
                <w:szCs w:val="18"/>
              </w:rPr>
              <w:t>字段大小(比特)</w:t>
            </w:r>
          </w:p>
        </w:tc>
        <w:tc>
          <w:tcPr>
            <w:tcW w:w="1586" w:type="pct"/>
            <w:tcBorders>
              <w:top w:val="single" w:color="auto" w:sz="4" w:space="0"/>
              <w:left w:val="single" w:color="auto" w:sz="4" w:space="0"/>
              <w:bottom w:val="single" w:color="auto" w:sz="4" w:space="0"/>
              <w:right w:val="single" w:color="auto" w:sz="4" w:space="0"/>
            </w:tcBorders>
            <w:vAlign w:val="center"/>
          </w:tcPr>
          <w:p w14:paraId="1EA897A1">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3423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pct"/>
            <w:tcBorders>
              <w:top w:val="single" w:color="auto" w:sz="4" w:space="0"/>
              <w:left w:val="single" w:color="auto" w:sz="4" w:space="0"/>
              <w:bottom w:val="single" w:color="auto" w:sz="4" w:space="0"/>
              <w:right w:val="single" w:color="auto" w:sz="4" w:space="0"/>
            </w:tcBorders>
            <w:shd w:val="clear" w:color="auto" w:fill="FFFFFF"/>
            <w:vAlign w:val="center"/>
          </w:tcPr>
          <w:p w14:paraId="5DC5043B">
            <w:pPr>
              <w:pStyle w:val="125"/>
              <w:adjustRightInd w:val="0"/>
              <w:snapToGrid w:val="0"/>
              <w:rPr>
                <w:rFonts w:ascii="Times New Roman" w:hAnsi="Times New Roman"/>
                <w:sz w:val="18"/>
                <w:szCs w:val="18"/>
              </w:rPr>
            </w:pPr>
            <w:r>
              <w:rPr>
                <w:rFonts w:ascii="Times New Roman" w:hAnsi="Times New Roman"/>
                <w:sz w:val="18"/>
                <w:szCs w:val="18"/>
              </w:rPr>
              <w:t>训练控制帧类型</w:t>
            </w:r>
          </w:p>
        </w:tc>
        <w:tc>
          <w:tcPr>
            <w:tcW w:w="558" w:type="pct"/>
            <w:tcBorders>
              <w:top w:val="single" w:color="auto" w:sz="4" w:space="0"/>
              <w:left w:val="single" w:color="auto" w:sz="4" w:space="0"/>
              <w:bottom w:val="single" w:color="auto" w:sz="4" w:space="0"/>
              <w:right w:val="single" w:color="auto" w:sz="4" w:space="0"/>
            </w:tcBorders>
            <w:shd w:val="clear" w:color="auto" w:fill="FFFFFF"/>
            <w:vAlign w:val="center"/>
          </w:tcPr>
          <w:p w14:paraId="76C11E01">
            <w:pPr>
              <w:pStyle w:val="125"/>
              <w:adjustRightInd w:val="0"/>
              <w:snapToGrid w:val="0"/>
              <w:rPr>
                <w:rFonts w:ascii="Times New Roman" w:hAnsi="Times New Roman"/>
                <w:sz w:val="18"/>
                <w:szCs w:val="18"/>
              </w:rPr>
            </w:pPr>
            <w:r>
              <w:rPr>
                <w:rFonts w:ascii="Times New Roman" w:hAnsi="Times New Roman"/>
                <w:sz w:val="18"/>
                <w:szCs w:val="18"/>
              </w:rPr>
              <w:t>4</w:t>
            </w:r>
          </w:p>
        </w:tc>
        <w:tc>
          <w:tcPr>
            <w:tcW w:w="599" w:type="pct"/>
            <w:tcBorders>
              <w:top w:val="single" w:color="auto" w:sz="4" w:space="0"/>
              <w:left w:val="single" w:color="auto" w:sz="4" w:space="0"/>
              <w:bottom w:val="single" w:color="auto" w:sz="4" w:space="0"/>
              <w:right w:val="single" w:color="auto" w:sz="4" w:space="0"/>
            </w:tcBorders>
            <w:shd w:val="clear" w:color="auto" w:fill="FFFFFF"/>
            <w:vAlign w:val="center"/>
          </w:tcPr>
          <w:p w14:paraId="7AAF09C0">
            <w:pPr>
              <w:pStyle w:val="125"/>
              <w:adjustRightInd w:val="0"/>
              <w:snapToGrid w:val="0"/>
              <w:rPr>
                <w:rFonts w:ascii="Times New Roman" w:hAnsi="Times New Roman"/>
                <w:sz w:val="18"/>
                <w:szCs w:val="18"/>
              </w:rPr>
            </w:pPr>
            <w:r>
              <w:rPr>
                <w:rFonts w:ascii="Times New Roman" w:hAnsi="Times New Roman"/>
                <w:sz w:val="18"/>
                <w:szCs w:val="18"/>
              </w:rPr>
              <w:t>1-3</w:t>
            </w:r>
          </w:p>
        </w:tc>
        <w:tc>
          <w:tcPr>
            <w:tcW w:w="1110" w:type="pct"/>
            <w:tcBorders>
              <w:top w:val="single" w:color="auto" w:sz="4" w:space="0"/>
              <w:left w:val="single" w:color="auto" w:sz="4" w:space="0"/>
              <w:bottom w:val="single" w:color="auto" w:sz="4" w:space="0"/>
              <w:right w:val="single" w:color="auto" w:sz="4" w:space="0"/>
            </w:tcBorders>
            <w:shd w:val="clear" w:color="auto" w:fill="FFFFFF"/>
            <w:vAlign w:val="center"/>
          </w:tcPr>
          <w:p w14:paraId="25C1271D">
            <w:pPr>
              <w:pStyle w:val="125"/>
              <w:adjustRightInd w:val="0"/>
              <w:snapToGrid w:val="0"/>
              <w:rPr>
                <w:rFonts w:ascii="Times New Roman" w:hAnsi="Times New Roman"/>
                <w:sz w:val="18"/>
                <w:szCs w:val="18"/>
              </w:rPr>
            </w:pPr>
            <w:r>
              <w:rPr>
                <w:rFonts w:ascii="Times New Roman" w:hAnsi="Times New Roman"/>
                <w:sz w:val="18"/>
                <w:szCs w:val="18"/>
              </w:rPr>
              <w:t>3</w:t>
            </w:r>
          </w:p>
        </w:tc>
        <w:tc>
          <w:tcPr>
            <w:tcW w:w="1586" w:type="pct"/>
            <w:tcBorders>
              <w:top w:val="single" w:color="auto" w:sz="4" w:space="0"/>
              <w:left w:val="single" w:color="auto" w:sz="4" w:space="0"/>
              <w:bottom w:val="single" w:color="auto" w:sz="4" w:space="0"/>
              <w:right w:val="single" w:color="auto" w:sz="4" w:space="0"/>
            </w:tcBorders>
            <w:shd w:val="clear" w:color="auto" w:fill="FFFFFF"/>
            <w:vAlign w:val="center"/>
          </w:tcPr>
          <w:p w14:paraId="0BEB9025">
            <w:pPr>
              <w:pStyle w:val="125"/>
              <w:adjustRightInd w:val="0"/>
              <w:snapToGrid w:val="0"/>
              <w:rPr>
                <w:rFonts w:ascii="Times New Roman" w:hAnsi="Times New Roman"/>
                <w:sz w:val="18"/>
                <w:szCs w:val="18"/>
              </w:rPr>
            </w:pPr>
            <w:r>
              <w:rPr>
                <w:rFonts w:ascii="Times New Roman" w:hAnsi="Times New Roman"/>
                <w:sz w:val="18"/>
                <w:szCs w:val="18"/>
              </w:rPr>
              <w:t>固定填3，表示训练请求拒绝</w:t>
            </w:r>
          </w:p>
        </w:tc>
      </w:tr>
      <w:tr w14:paraId="0EB9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pct"/>
            <w:tcBorders>
              <w:top w:val="single" w:color="auto" w:sz="4" w:space="0"/>
              <w:left w:val="single" w:color="auto" w:sz="4" w:space="0"/>
              <w:bottom w:val="single" w:color="auto" w:sz="4" w:space="0"/>
              <w:right w:val="single" w:color="auto" w:sz="4" w:space="0"/>
            </w:tcBorders>
            <w:shd w:val="clear" w:color="auto" w:fill="FFFFFF"/>
            <w:vAlign w:val="center"/>
          </w:tcPr>
          <w:p w14:paraId="0E7449E4">
            <w:pPr>
              <w:pStyle w:val="125"/>
              <w:adjustRightInd w:val="0"/>
              <w:snapToGrid w:val="0"/>
              <w:rPr>
                <w:rFonts w:ascii="Times New Roman" w:hAnsi="Times New Roman"/>
                <w:sz w:val="18"/>
                <w:szCs w:val="18"/>
              </w:rPr>
            </w:pPr>
            <w:r>
              <w:rPr>
                <w:rFonts w:ascii="Times New Roman" w:hAnsi="Times New Roman"/>
                <w:sz w:val="18"/>
                <w:szCs w:val="18"/>
              </w:rPr>
              <w:t>拒绝原因</w:t>
            </w:r>
          </w:p>
        </w:tc>
        <w:tc>
          <w:tcPr>
            <w:tcW w:w="558" w:type="pct"/>
            <w:tcBorders>
              <w:top w:val="single" w:color="auto" w:sz="4" w:space="0"/>
              <w:left w:val="single" w:color="auto" w:sz="4" w:space="0"/>
              <w:bottom w:val="single" w:color="auto" w:sz="4" w:space="0"/>
              <w:right w:val="single" w:color="auto" w:sz="4" w:space="0"/>
            </w:tcBorders>
            <w:shd w:val="clear" w:color="auto" w:fill="FFFFFF"/>
            <w:vAlign w:val="center"/>
          </w:tcPr>
          <w:p w14:paraId="0654984C">
            <w:pPr>
              <w:pStyle w:val="125"/>
              <w:adjustRightInd w:val="0"/>
              <w:snapToGrid w:val="0"/>
              <w:rPr>
                <w:rFonts w:ascii="Times New Roman" w:hAnsi="Times New Roman"/>
                <w:sz w:val="18"/>
                <w:szCs w:val="18"/>
              </w:rPr>
            </w:pPr>
            <w:r>
              <w:rPr>
                <w:rFonts w:ascii="Times New Roman" w:hAnsi="Times New Roman"/>
                <w:sz w:val="18"/>
                <w:szCs w:val="18"/>
              </w:rPr>
              <w:t>4</w:t>
            </w:r>
          </w:p>
        </w:tc>
        <w:tc>
          <w:tcPr>
            <w:tcW w:w="599" w:type="pct"/>
            <w:tcBorders>
              <w:top w:val="single" w:color="auto" w:sz="4" w:space="0"/>
              <w:left w:val="single" w:color="auto" w:sz="4" w:space="0"/>
              <w:bottom w:val="single" w:color="auto" w:sz="4" w:space="0"/>
              <w:right w:val="single" w:color="auto" w:sz="4" w:space="0"/>
            </w:tcBorders>
            <w:shd w:val="clear" w:color="auto" w:fill="FFFFFF"/>
            <w:vAlign w:val="center"/>
          </w:tcPr>
          <w:p w14:paraId="3A3B3EEF">
            <w:pPr>
              <w:pStyle w:val="125"/>
              <w:adjustRightInd w:val="0"/>
              <w:snapToGrid w:val="0"/>
              <w:rPr>
                <w:rFonts w:ascii="Times New Roman" w:hAnsi="Times New Roman"/>
                <w:sz w:val="18"/>
                <w:szCs w:val="18"/>
              </w:rPr>
            </w:pPr>
            <w:r>
              <w:rPr>
                <w:rFonts w:ascii="Times New Roman" w:hAnsi="Times New Roman"/>
                <w:sz w:val="18"/>
                <w:szCs w:val="18"/>
              </w:rPr>
              <w:t>4-7</w:t>
            </w:r>
          </w:p>
        </w:tc>
        <w:tc>
          <w:tcPr>
            <w:tcW w:w="1110" w:type="pct"/>
            <w:tcBorders>
              <w:top w:val="single" w:color="auto" w:sz="4" w:space="0"/>
              <w:left w:val="single" w:color="auto" w:sz="4" w:space="0"/>
              <w:bottom w:val="single" w:color="auto" w:sz="4" w:space="0"/>
              <w:right w:val="single" w:color="auto" w:sz="4" w:space="0"/>
            </w:tcBorders>
            <w:shd w:val="clear" w:color="auto" w:fill="FFFFFF"/>
            <w:vAlign w:val="center"/>
          </w:tcPr>
          <w:p w14:paraId="54005BC7">
            <w:pPr>
              <w:pStyle w:val="125"/>
              <w:adjustRightInd w:val="0"/>
              <w:snapToGrid w:val="0"/>
              <w:rPr>
                <w:rFonts w:ascii="Times New Roman" w:hAnsi="Times New Roman"/>
                <w:sz w:val="18"/>
                <w:szCs w:val="18"/>
              </w:rPr>
            </w:pPr>
            <w:r>
              <w:rPr>
                <w:rFonts w:ascii="Times New Roman" w:hAnsi="Times New Roman"/>
                <w:sz w:val="18"/>
                <w:szCs w:val="18"/>
              </w:rPr>
              <w:t>4</w:t>
            </w:r>
          </w:p>
        </w:tc>
        <w:tc>
          <w:tcPr>
            <w:tcW w:w="1586" w:type="pct"/>
            <w:tcBorders>
              <w:top w:val="single" w:color="auto" w:sz="4" w:space="0"/>
              <w:left w:val="single" w:color="auto" w:sz="4" w:space="0"/>
              <w:bottom w:val="single" w:color="auto" w:sz="4" w:space="0"/>
              <w:right w:val="single" w:color="auto" w:sz="4" w:space="0"/>
            </w:tcBorders>
            <w:shd w:val="clear" w:color="auto" w:fill="FFFFFF"/>
            <w:vAlign w:val="center"/>
          </w:tcPr>
          <w:p w14:paraId="08F219A8">
            <w:pPr>
              <w:pStyle w:val="125"/>
              <w:adjustRightInd w:val="0"/>
              <w:snapToGrid w:val="0"/>
              <w:rPr>
                <w:rFonts w:ascii="Times New Roman" w:hAnsi="Times New Roman"/>
                <w:sz w:val="18"/>
                <w:szCs w:val="18"/>
              </w:rPr>
            </w:pPr>
            <w:r>
              <w:rPr>
                <w:rFonts w:ascii="Times New Roman" w:hAnsi="Times New Roman"/>
                <w:sz w:val="18"/>
                <w:szCs w:val="18"/>
              </w:rPr>
              <w:t>0：站点正在训练</w:t>
            </w:r>
          </w:p>
          <w:p w14:paraId="1DBB9292">
            <w:pPr>
              <w:pStyle w:val="125"/>
              <w:adjustRightInd w:val="0"/>
              <w:snapToGrid w:val="0"/>
              <w:rPr>
                <w:rFonts w:ascii="Times New Roman" w:hAnsi="Times New Roman"/>
                <w:sz w:val="18"/>
                <w:szCs w:val="18"/>
              </w:rPr>
            </w:pPr>
            <w:r>
              <w:rPr>
                <w:rFonts w:ascii="Times New Roman" w:hAnsi="Times New Roman"/>
                <w:sz w:val="18"/>
                <w:szCs w:val="18"/>
              </w:rPr>
              <w:t>1：训练站点已满</w:t>
            </w:r>
          </w:p>
          <w:p w14:paraId="7DFF3137">
            <w:pPr>
              <w:pStyle w:val="125"/>
              <w:adjustRightInd w:val="0"/>
              <w:snapToGrid w:val="0"/>
              <w:rPr>
                <w:rFonts w:ascii="Times New Roman" w:hAnsi="Times New Roman"/>
                <w:sz w:val="18"/>
                <w:szCs w:val="18"/>
              </w:rPr>
            </w:pPr>
            <w:r>
              <w:rPr>
                <w:rFonts w:ascii="Times New Roman" w:hAnsi="Times New Roman"/>
                <w:sz w:val="18"/>
                <w:szCs w:val="18"/>
              </w:rPr>
              <w:t>其他：保留</w:t>
            </w:r>
          </w:p>
        </w:tc>
      </w:tr>
      <w:tr w14:paraId="1692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7" w:type="pct"/>
            <w:tcBorders>
              <w:top w:val="single" w:color="auto" w:sz="4" w:space="0"/>
              <w:left w:val="single" w:color="auto" w:sz="4" w:space="0"/>
              <w:bottom w:val="single" w:color="auto" w:sz="4" w:space="0"/>
              <w:right w:val="single" w:color="auto" w:sz="4" w:space="0"/>
            </w:tcBorders>
            <w:vAlign w:val="center"/>
          </w:tcPr>
          <w:p w14:paraId="35D68BC0">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58" w:type="pct"/>
            <w:tcBorders>
              <w:top w:val="single" w:color="auto" w:sz="4" w:space="0"/>
              <w:left w:val="single" w:color="auto" w:sz="4" w:space="0"/>
              <w:bottom w:val="single" w:color="auto" w:sz="4" w:space="0"/>
              <w:right w:val="single" w:color="auto" w:sz="4" w:space="0"/>
            </w:tcBorders>
            <w:vAlign w:val="center"/>
          </w:tcPr>
          <w:p w14:paraId="4D68E858">
            <w:pPr>
              <w:pStyle w:val="125"/>
              <w:adjustRightInd w:val="0"/>
              <w:snapToGrid w:val="0"/>
              <w:rPr>
                <w:rFonts w:ascii="Times New Roman" w:hAnsi="Times New Roman"/>
                <w:sz w:val="18"/>
                <w:szCs w:val="18"/>
              </w:rPr>
            </w:pPr>
            <w:r>
              <w:rPr>
                <w:rFonts w:ascii="Times New Roman" w:hAnsi="Times New Roman"/>
                <w:sz w:val="18"/>
                <w:szCs w:val="18"/>
              </w:rPr>
              <w:t>5-11</w:t>
            </w:r>
          </w:p>
        </w:tc>
        <w:tc>
          <w:tcPr>
            <w:tcW w:w="599" w:type="pct"/>
            <w:tcBorders>
              <w:top w:val="single" w:color="auto" w:sz="4" w:space="0"/>
              <w:left w:val="single" w:color="auto" w:sz="4" w:space="0"/>
              <w:bottom w:val="single" w:color="auto" w:sz="4" w:space="0"/>
              <w:right w:val="single" w:color="auto" w:sz="4" w:space="0"/>
            </w:tcBorders>
            <w:vAlign w:val="center"/>
          </w:tcPr>
          <w:p w14:paraId="5291CB2D">
            <w:pPr>
              <w:pStyle w:val="125"/>
              <w:adjustRightInd w:val="0"/>
              <w:snapToGrid w:val="0"/>
              <w:rPr>
                <w:rFonts w:ascii="Times New Roman" w:hAnsi="Times New Roman"/>
                <w:sz w:val="18"/>
                <w:szCs w:val="18"/>
              </w:rPr>
            </w:pPr>
            <w:r>
              <w:rPr>
                <w:rFonts w:ascii="Times New Roman" w:hAnsi="Times New Roman"/>
                <w:sz w:val="18"/>
                <w:szCs w:val="18"/>
              </w:rPr>
              <w:t>0-7</w:t>
            </w:r>
          </w:p>
        </w:tc>
        <w:tc>
          <w:tcPr>
            <w:tcW w:w="1110" w:type="pct"/>
            <w:tcBorders>
              <w:top w:val="single" w:color="auto" w:sz="4" w:space="0"/>
              <w:left w:val="single" w:color="auto" w:sz="4" w:space="0"/>
              <w:bottom w:val="single" w:color="auto" w:sz="4" w:space="0"/>
              <w:right w:val="single" w:color="auto" w:sz="4" w:space="0"/>
            </w:tcBorders>
            <w:vAlign w:val="center"/>
          </w:tcPr>
          <w:p w14:paraId="06F8EF09">
            <w:pPr>
              <w:pStyle w:val="125"/>
              <w:adjustRightInd w:val="0"/>
              <w:snapToGrid w:val="0"/>
              <w:rPr>
                <w:rFonts w:ascii="Times New Roman" w:hAnsi="Times New Roman"/>
                <w:sz w:val="18"/>
                <w:szCs w:val="18"/>
              </w:rPr>
            </w:pPr>
            <w:r>
              <w:rPr>
                <w:rFonts w:ascii="Times New Roman" w:hAnsi="Times New Roman"/>
                <w:sz w:val="18"/>
                <w:szCs w:val="18"/>
              </w:rPr>
              <w:t>56</w:t>
            </w:r>
          </w:p>
        </w:tc>
        <w:tc>
          <w:tcPr>
            <w:tcW w:w="1586" w:type="pct"/>
            <w:tcBorders>
              <w:top w:val="single" w:color="auto" w:sz="4" w:space="0"/>
              <w:left w:val="single" w:color="auto" w:sz="4" w:space="0"/>
              <w:bottom w:val="single" w:color="auto" w:sz="4" w:space="0"/>
              <w:right w:val="single" w:color="auto" w:sz="4" w:space="0"/>
            </w:tcBorders>
            <w:vAlign w:val="center"/>
          </w:tcPr>
          <w:p w14:paraId="2CC84B84">
            <w:pPr>
              <w:pStyle w:val="125"/>
              <w:adjustRightInd w:val="0"/>
              <w:snapToGrid w:val="0"/>
              <w:rPr>
                <w:rFonts w:ascii="Times New Roman" w:hAnsi="Times New Roman"/>
                <w:sz w:val="18"/>
                <w:szCs w:val="18"/>
              </w:rPr>
            </w:pPr>
            <w:r>
              <w:rPr>
                <w:rFonts w:ascii="Times New Roman" w:hAnsi="Times New Roman"/>
                <w:sz w:val="18"/>
                <w:szCs w:val="18"/>
              </w:rPr>
              <w:t>-</w:t>
            </w:r>
          </w:p>
        </w:tc>
      </w:tr>
    </w:tbl>
    <w:p w14:paraId="0E30CADD">
      <w:pPr>
        <w:pStyle w:val="50"/>
      </w:pPr>
      <w:r>
        <w:rPr>
          <w:rFonts w:hint="eastAsia"/>
        </w:rPr>
        <w:t>当Bitloading帧类型值为4时，表示为训练取消请求帧。训练评估接收站点判定需要与某个选定的训练评估发送站点取消训练关系时，向其发送训练取消请求帧。训练取消请求帧的可变区域如</w:t>
      </w:r>
      <w:r>
        <w:rPr>
          <w:rFonts w:hint="eastAsia"/>
        </w:rPr>
        <w:fldChar w:fldCharType="begin"/>
      </w:r>
      <w:r>
        <w:rPr>
          <w:rFonts w:hint="eastAsia"/>
        </w:rPr>
        <w:instrText xml:space="preserve"> REF _Ref219053481 \h </w:instrText>
      </w:r>
      <w:r>
        <w:instrText xml:space="preserve"> \* MERGEFORMAT </w:instrText>
      </w:r>
      <w:r>
        <w:rPr>
          <w:rFonts w:hint="eastAsia"/>
        </w:rPr>
        <w:fldChar w:fldCharType="separate"/>
      </w:r>
      <w:r>
        <w:t>表 39</w:t>
      </w:r>
      <w:r>
        <w:rPr>
          <w:rFonts w:hint="eastAsia"/>
        </w:rPr>
        <w:fldChar w:fldCharType="end"/>
      </w:r>
      <w:r>
        <w:rPr>
          <w:rFonts w:hint="eastAsia"/>
        </w:rPr>
        <w:t>所示，</w:t>
      </w:r>
    </w:p>
    <w:p w14:paraId="145D370B">
      <w:pPr>
        <w:pStyle w:val="10"/>
      </w:pPr>
      <w:bookmarkStart w:id="552" w:name="_Ref219053481"/>
      <w:r>
        <w:t xml:space="preserve">表 </w:t>
      </w:r>
      <w:r>
        <w:fldChar w:fldCharType="begin"/>
      </w:r>
      <w:r>
        <w:instrText xml:space="preserve"> SEQ 表 \* ARABIC </w:instrText>
      </w:r>
      <w:r>
        <w:fldChar w:fldCharType="separate"/>
      </w:r>
      <w:r>
        <w:t>39</w:t>
      </w:r>
      <w:r>
        <w:fldChar w:fldCharType="end"/>
      </w:r>
      <w:bookmarkEnd w:id="552"/>
      <w:r>
        <w:rPr>
          <w:rFonts w:hint="eastAsia"/>
        </w:rPr>
        <w:t xml:space="preserve"> 训练取消请求帧的可变区域</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1068"/>
        <w:gridCol w:w="1145"/>
        <w:gridCol w:w="2125"/>
        <w:gridCol w:w="3036"/>
      </w:tblGrid>
      <w:tr w14:paraId="3AFB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1E5F7B7E">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558" w:type="pct"/>
            <w:tcBorders>
              <w:top w:val="single" w:color="auto" w:sz="4" w:space="0"/>
              <w:left w:val="single" w:color="auto" w:sz="4" w:space="0"/>
              <w:bottom w:val="single" w:color="auto" w:sz="4" w:space="0"/>
              <w:right w:val="single" w:color="auto" w:sz="4" w:space="0"/>
            </w:tcBorders>
            <w:vAlign w:val="center"/>
          </w:tcPr>
          <w:p w14:paraId="7F668E39">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598" w:type="pct"/>
            <w:tcBorders>
              <w:top w:val="single" w:color="auto" w:sz="4" w:space="0"/>
              <w:left w:val="single" w:color="auto" w:sz="4" w:space="0"/>
              <w:bottom w:val="single" w:color="auto" w:sz="4" w:space="0"/>
              <w:right w:val="single" w:color="auto" w:sz="4" w:space="0"/>
            </w:tcBorders>
            <w:vAlign w:val="center"/>
          </w:tcPr>
          <w:p w14:paraId="6C88C207">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1110" w:type="pct"/>
            <w:tcBorders>
              <w:top w:val="single" w:color="auto" w:sz="4" w:space="0"/>
              <w:left w:val="single" w:color="auto" w:sz="4" w:space="0"/>
              <w:bottom w:val="single" w:color="auto" w:sz="4" w:space="0"/>
              <w:right w:val="single" w:color="auto" w:sz="4" w:space="0"/>
            </w:tcBorders>
            <w:vAlign w:val="center"/>
          </w:tcPr>
          <w:p w14:paraId="715D6964">
            <w:pPr>
              <w:pStyle w:val="125"/>
              <w:adjustRightInd w:val="0"/>
              <w:snapToGrid w:val="0"/>
              <w:rPr>
                <w:rFonts w:ascii="Times New Roman" w:hAnsi="Times New Roman"/>
                <w:sz w:val="18"/>
                <w:szCs w:val="18"/>
              </w:rPr>
            </w:pPr>
            <w:r>
              <w:rPr>
                <w:rFonts w:ascii="Times New Roman" w:hAnsi="Times New Roman"/>
                <w:sz w:val="18"/>
                <w:szCs w:val="18"/>
              </w:rPr>
              <w:t>字段大小(比特)</w:t>
            </w:r>
          </w:p>
        </w:tc>
        <w:tc>
          <w:tcPr>
            <w:tcW w:w="1586" w:type="pct"/>
            <w:tcBorders>
              <w:top w:val="single" w:color="auto" w:sz="4" w:space="0"/>
              <w:left w:val="single" w:color="auto" w:sz="4" w:space="0"/>
              <w:bottom w:val="single" w:color="auto" w:sz="4" w:space="0"/>
              <w:right w:val="single" w:color="auto" w:sz="4" w:space="0"/>
            </w:tcBorders>
            <w:vAlign w:val="center"/>
          </w:tcPr>
          <w:p w14:paraId="0F112F81">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060B9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02A87E27">
            <w:pPr>
              <w:pStyle w:val="125"/>
              <w:adjustRightInd w:val="0"/>
              <w:snapToGrid w:val="0"/>
              <w:rPr>
                <w:rFonts w:ascii="Times New Roman" w:hAnsi="Times New Roman"/>
                <w:sz w:val="18"/>
                <w:szCs w:val="18"/>
              </w:rPr>
            </w:pPr>
            <w:r>
              <w:rPr>
                <w:rFonts w:ascii="Times New Roman" w:hAnsi="Times New Roman"/>
                <w:sz w:val="18"/>
                <w:szCs w:val="18"/>
              </w:rPr>
              <w:t>训练控制帧类型</w:t>
            </w:r>
          </w:p>
        </w:tc>
        <w:tc>
          <w:tcPr>
            <w:tcW w:w="558" w:type="pct"/>
            <w:tcBorders>
              <w:top w:val="single" w:color="auto" w:sz="4" w:space="0"/>
              <w:left w:val="single" w:color="auto" w:sz="4" w:space="0"/>
              <w:bottom w:val="single" w:color="auto" w:sz="4" w:space="0"/>
              <w:right w:val="single" w:color="auto" w:sz="4" w:space="0"/>
            </w:tcBorders>
            <w:vAlign w:val="center"/>
          </w:tcPr>
          <w:p w14:paraId="0DA85794">
            <w:pPr>
              <w:pStyle w:val="125"/>
              <w:adjustRightInd w:val="0"/>
              <w:snapToGrid w:val="0"/>
              <w:rPr>
                <w:rFonts w:ascii="Times New Roman" w:hAnsi="Times New Roman"/>
                <w:sz w:val="18"/>
                <w:szCs w:val="18"/>
              </w:rPr>
            </w:pPr>
            <w:r>
              <w:rPr>
                <w:rFonts w:ascii="Times New Roman" w:hAnsi="Times New Roman"/>
                <w:sz w:val="18"/>
                <w:szCs w:val="18"/>
              </w:rPr>
              <w:t>4</w:t>
            </w:r>
          </w:p>
        </w:tc>
        <w:tc>
          <w:tcPr>
            <w:tcW w:w="598" w:type="pct"/>
            <w:tcBorders>
              <w:top w:val="single" w:color="auto" w:sz="4" w:space="0"/>
              <w:left w:val="single" w:color="auto" w:sz="4" w:space="0"/>
              <w:bottom w:val="single" w:color="auto" w:sz="4" w:space="0"/>
              <w:right w:val="single" w:color="auto" w:sz="4" w:space="0"/>
            </w:tcBorders>
            <w:vAlign w:val="center"/>
          </w:tcPr>
          <w:p w14:paraId="0C95F124">
            <w:pPr>
              <w:pStyle w:val="125"/>
              <w:adjustRightInd w:val="0"/>
              <w:snapToGrid w:val="0"/>
              <w:rPr>
                <w:rFonts w:ascii="Times New Roman" w:hAnsi="Times New Roman"/>
                <w:sz w:val="18"/>
                <w:szCs w:val="18"/>
              </w:rPr>
            </w:pPr>
            <w:r>
              <w:rPr>
                <w:rFonts w:ascii="Times New Roman" w:hAnsi="Times New Roman"/>
                <w:sz w:val="18"/>
                <w:szCs w:val="18"/>
              </w:rPr>
              <w:t>1-3</w:t>
            </w:r>
          </w:p>
        </w:tc>
        <w:tc>
          <w:tcPr>
            <w:tcW w:w="1110" w:type="pct"/>
            <w:tcBorders>
              <w:top w:val="single" w:color="auto" w:sz="4" w:space="0"/>
              <w:left w:val="single" w:color="auto" w:sz="4" w:space="0"/>
              <w:bottom w:val="single" w:color="auto" w:sz="4" w:space="0"/>
              <w:right w:val="single" w:color="auto" w:sz="4" w:space="0"/>
            </w:tcBorders>
            <w:vAlign w:val="center"/>
          </w:tcPr>
          <w:p w14:paraId="4208AD48">
            <w:pPr>
              <w:pStyle w:val="125"/>
              <w:adjustRightInd w:val="0"/>
              <w:snapToGrid w:val="0"/>
              <w:rPr>
                <w:rFonts w:ascii="Times New Roman" w:hAnsi="Times New Roman"/>
                <w:sz w:val="18"/>
                <w:szCs w:val="18"/>
              </w:rPr>
            </w:pPr>
            <w:r>
              <w:rPr>
                <w:rFonts w:ascii="Times New Roman" w:hAnsi="Times New Roman"/>
                <w:sz w:val="18"/>
                <w:szCs w:val="18"/>
              </w:rPr>
              <w:t>3</w:t>
            </w:r>
          </w:p>
        </w:tc>
        <w:tc>
          <w:tcPr>
            <w:tcW w:w="1586" w:type="pct"/>
            <w:tcBorders>
              <w:top w:val="single" w:color="auto" w:sz="4" w:space="0"/>
              <w:left w:val="single" w:color="auto" w:sz="4" w:space="0"/>
              <w:bottom w:val="single" w:color="auto" w:sz="4" w:space="0"/>
              <w:right w:val="single" w:color="auto" w:sz="4" w:space="0"/>
            </w:tcBorders>
            <w:vAlign w:val="center"/>
          </w:tcPr>
          <w:p w14:paraId="08E5FC14">
            <w:pPr>
              <w:pStyle w:val="125"/>
              <w:adjustRightInd w:val="0"/>
              <w:snapToGrid w:val="0"/>
              <w:rPr>
                <w:rFonts w:ascii="Times New Roman" w:hAnsi="Times New Roman"/>
                <w:sz w:val="18"/>
                <w:szCs w:val="18"/>
              </w:rPr>
            </w:pPr>
            <w:r>
              <w:rPr>
                <w:rFonts w:ascii="Times New Roman" w:hAnsi="Times New Roman"/>
                <w:sz w:val="18"/>
                <w:szCs w:val="18"/>
              </w:rPr>
              <w:t>固定填4，表示训练取消请求</w:t>
            </w:r>
          </w:p>
        </w:tc>
      </w:tr>
      <w:tr w14:paraId="3A92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5A424CDD">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58" w:type="pct"/>
            <w:tcBorders>
              <w:top w:val="single" w:color="auto" w:sz="4" w:space="0"/>
              <w:left w:val="single" w:color="auto" w:sz="4" w:space="0"/>
              <w:bottom w:val="single" w:color="auto" w:sz="4" w:space="0"/>
              <w:right w:val="single" w:color="auto" w:sz="4" w:space="0"/>
            </w:tcBorders>
            <w:vAlign w:val="center"/>
          </w:tcPr>
          <w:p w14:paraId="62D37072">
            <w:pPr>
              <w:pStyle w:val="125"/>
              <w:adjustRightInd w:val="0"/>
              <w:snapToGrid w:val="0"/>
              <w:rPr>
                <w:rFonts w:ascii="Times New Roman" w:hAnsi="Times New Roman"/>
                <w:sz w:val="18"/>
                <w:szCs w:val="18"/>
              </w:rPr>
            </w:pPr>
            <w:r>
              <w:rPr>
                <w:rFonts w:ascii="Times New Roman" w:hAnsi="Times New Roman"/>
                <w:sz w:val="18"/>
                <w:szCs w:val="18"/>
              </w:rPr>
              <w:t>4</w:t>
            </w:r>
          </w:p>
        </w:tc>
        <w:tc>
          <w:tcPr>
            <w:tcW w:w="598" w:type="pct"/>
            <w:tcBorders>
              <w:top w:val="single" w:color="auto" w:sz="4" w:space="0"/>
              <w:left w:val="single" w:color="auto" w:sz="4" w:space="0"/>
              <w:bottom w:val="single" w:color="auto" w:sz="4" w:space="0"/>
              <w:right w:val="single" w:color="auto" w:sz="4" w:space="0"/>
            </w:tcBorders>
            <w:vAlign w:val="center"/>
          </w:tcPr>
          <w:p w14:paraId="421B630E">
            <w:pPr>
              <w:pStyle w:val="125"/>
              <w:adjustRightInd w:val="0"/>
              <w:snapToGrid w:val="0"/>
              <w:rPr>
                <w:rFonts w:ascii="Times New Roman" w:hAnsi="Times New Roman"/>
                <w:sz w:val="18"/>
                <w:szCs w:val="18"/>
              </w:rPr>
            </w:pPr>
            <w:r>
              <w:rPr>
                <w:rFonts w:ascii="Times New Roman" w:hAnsi="Times New Roman"/>
                <w:sz w:val="18"/>
                <w:szCs w:val="18"/>
              </w:rPr>
              <w:t>4-7</w:t>
            </w:r>
          </w:p>
        </w:tc>
        <w:tc>
          <w:tcPr>
            <w:tcW w:w="1110" w:type="pct"/>
            <w:tcBorders>
              <w:top w:val="single" w:color="auto" w:sz="4" w:space="0"/>
              <w:left w:val="single" w:color="auto" w:sz="4" w:space="0"/>
              <w:bottom w:val="single" w:color="auto" w:sz="4" w:space="0"/>
              <w:right w:val="single" w:color="auto" w:sz="4" w:space="0"/>
            </w:tcBorders>
            <w:vAlign w:val="center"/>
          </w:tcPr>
          <w:p w14:paraId="72754DBC">
            <w:pPr>
              <w:pStyle w:val="125"/>
              <w:adjustRightInd w:val="0"/>
              <w:snapToGrid w:val="0"/>
              <w:rPr>
                <w:rFonts w:ascii="Times New Roman" w:hAnsi="Times New Roman"/>
                <w:sz w:val="18"/>
                <w:szCs w:val="18"/>
              </w:rPr>
            </w:pPr>
            <w:r>
              <w:rPr>
                <w:rFonts w:ascii="Times New Roman" w:hAnsi="Times New Roman"/>
                <w:sz w:val="18"/>
                <w:szCs w:val="18"/>
              </w:rPr>
              <w:t>4</w:t>
            </w:r>
          </w:p>
        </w:tc>
        <w:tc>
          <w:tcPr>
            <w:tcW w:w="1586" w:type="pct"/>
            <w:tcBorders>
              <w:top w:val="single" w:color="auto" w:sz="4" w:space="0"/>
              <w:left w:val="single" w:color="auto" w:sz="4" w:space="0"/>
              <w:bottom w:val="single" w:color="auto" w:sz="4" w:space="0"/>
              <w:right w:val="single" w:color="auto" w:sz="4" w:space="0"/>
            </w:tcBorders>
            <w:vAlign w:val="center"/>
          </w:tcPr>
          <w:p w14:paraId="102196CB">
            <w:pPr>
              <w:pStyle w:val="125"/>
              <w:adjustRightInd w:val="0"/>
              <w:snapToGrid w:val="0"/>
              <w:rPr>
                <w:rFonts w:ascii="Times New Roman" w:hAnsi="Times New Roman"/>
                <w:sz w:val="18"/>
                <w:szCs w:val="18"/>
              </w:rPr>
            </w:pPr>
            <w:r>
              <w:rPr>
                <w:rFonts w:ascii="Times New Roman" w:hAnsi="Times New Roman"/>
                <w:sz w:val="18"/>
                <w:szCs w:val="18"/>
              </w:rPr>
              <w:t>-</w:t>
            </w:r>
          </w:p>
        </w:tc>
      </w:tr>
      <w:tr w14:paraId="56D3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60183920">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58" w:type="pct"/>
            <w:tcBorders>
              <w:top w:val="single" w:color="auto" w:sz="4" w:space="0"/>
              <w:left w:val="single" w:color="auto" w:sz="4" w:space="0"/>
              <w:bottom w:val="single" w:color="auto" w:sz="4" w:space="0"/>
              <w:right w:val="single" w:color="auto" w:sz="4" w:space="0"/>
            </w:tcBorders>
            <w:vAlign w:val="center"/>
          </w:tcPr>
          <w:p w14:paraId="59689BE1">
            <w:pPr>
              <w:pStyle w:val="125"/>
              <w:adjustRightInd w:val="0"/>
              <w:snapToGrid w:val="0"/>
              <w:rPr>
                <w:rFonts w:ascii="Times New Roman" w:hAnsi="Times New Roman"/>
                <w:sz w:val="18"/>
                <w:szCs w:val="18"/>
              </w:rPr>
            </w:pPr>
            <w:r>
              <w:rPr>
                <w:rFonts w:ascii="Times New Roman" w:hAnsi="Times New Roman"/>
                <w:sz w:val="18"/>
                <w:szCs w:val="18"/>
              </w:rPr>
              <w:t>5-11</w:t>
            </w:r>
          </w:p>
        </w:tc>
        <w:tc>
          <w:tcPr>
            <w:tcW w:w="598" w:type="pct"/>
            <w:tcBorders>
              <w:top w:val="single" w:color="auto" w:sz="4" w:space="0"/>
              <w:left w:val="single" w:color="auto" w:sz="4" w:space="0"/>
              <w:bottom w:val="single" w:color="auto" w:sz="4" w:space="0"/>
              <w:right w:val="single" w:color="auto" w:sz="4" w:space="0"/>
            </w:tcBorders>
            <w:vAlign w:val="center"/>
          </w:tcPr>
          <w:p w14:paraId="751A8392">
            <w:pPr>
              <w:pStyle w:val="125"/>
              <w:adjustRightInd w:val="0"/>
              <w:snapToGrid w:val="0"/>
              <w:rPr>
                <w:rFonts w:ascii="Times New Roman" w:hAnsi="Times New Roman"/>
                <w:sz w:val="18"/>
                <w:szCs w:val="18"/>
              </w:rPr>
            </w:pPr>
            <w:r>
              <w:rPr>
                <w:rFonts w:ascii="Times New Roman" w:hAnsi="Times New Roman"/>
                <w:sz w:val="18"/>
                <w:szCs w:val="18"/>
              </w:rPr>
              <w:t>0-7</w:t>
            </w:r>
          </w:p>
        </w:tc>
        <w:tc>
          <w:tcPr>
            <w:tcW w:w="1110" w:type="pct"/>
            <w:tcBorders>
              <w:top w:val="single" w:color="auto" w:sz="4" w:space="0"/>
              <w:left w:val="single" w:color="auto" w:sz="4" w:space="0"/>
              <w:bottom w:val="single" w:color="auto" w:sz="4" w:space="0"/>
              <w:right w:val="single" w:color="auto" w:sz="4" w:space="0"/>
            </w:tcBorders>
            <w:vAlign w:val="center"/>
          </w:tcPr>
          <w:p w14:paraId="01C88DC8">
            <w:pPr>
              <w:pStyle w:val="125"/>
              <w:adjustRightInd w:val="0"/>
              <w:snapToGrid w:val="0"/>
              <w:rPr>
                <w:rFonts w:ascii="Times New Roman" w:hAnsi="Times New Roman"/>
                <w:sz w:val="18"/>
                <w:szCs w:val="18"/>
              </w:rPr>
            </w:pPr>
            <w:r>
              <w:rPr>
                <w:rFonts w:ascii="Times New Roman" w:hAnsi="Times New Roman"/>
                <w:sz w:val="18"/>
                <w:szCs w:val="18"/>
              </w:rPr>
              <w:t>56</w:t>
            </w:r>
          </w:p>
        </w:tc>
        <w:tc>
          <w:tcPr>
            <w:tcW w:w="1586" w:type="pct"/>
            <w:tcBorders>
              <w:top w:val="single" w:color="auto" w:sz="4" w:space="0"/>
              <w:left w:val="single" w:color="auto" w:sz="4" w:space="0"/>
              <w:bottom w:val="single" w:color="auto" w:sz="4" w:space="0"/>
              <w:right w:val="single" w:color="auto" w:sz="4" w:space="0"/>
            </w:tcBorders>
            <w:vAlign w:val="center"/>
          </w:tcPr>
          <w:p w14:paraId="57F32FCF">
            <w:pPr>
              <w:pStyle w:val="125"/>
              <w:adjustRightInd w:val="0"/>
              <w:snapToGrid w:val="0"/>
              <w:rPr>
                <w:rFonts w:ascii="Times New Roman" w:hAnsi="Times New Roman"/>
                <w:sz w:val="18"/>
                <w:szCs w:val="18"/>
              </w:rPr>
            </w:pPr>
            <w:r>
              <w:rPr>
                <w:rFonts w:ascii="Times New Roman" w:hAnsi="Times New Roman"/>
                <w:sz w:val="18"/>
                <w:szCs w:val="18"/>
              </w:rPr>
              <w:t>-</w:t>
            </w:r>
          </w:p>
        </w:tc>
      </w:tr>
    </w:tbl>
    <w:p w14:paraId="577F09AB">
      <w:pPr>
        <w:pStyle w:val="50"/>
      </w:pPr>
      <w:r>
        <w:rPr>
          <w:rFonts w:hint="eastAsia"/>
        </w:rPr>
        <w:t>当Bitloading帧类型值为5时，表示为训练取消确认帧。</w:t>
      </w:r>
      <w:r>
        <w:t>训练评估发送站点收到训练评估接收站点的训练取消请求时</w:t>
      </w:r>
      <w:r>
        <w:rPr>
          <w:rFonts w:hint="eastAsia"/>
        </w:rPr>
        <w:t>，</w:t>
      </w:r>
      <w:r>
        <w:t>向其回复训练取消确认</w:t>
      </w:r>
      <w:r>
        <w:rPr>
          <w:rFonts w:hint="eastAsia"/>
        </w:rPr>
        <w:t>，</w:t>
      </w:r>
      <w:r>
        <w:t>训练取消确认帧的可变区域如</w:t>
      </w:r>
      <w:r>
        <w:rPr>
          <w:rFonts w:hint="eastAsia"/>
        </w:rPr>
        <w:fldChar w:fldCharType="begin"/>
      </w:r>
      <w:r>
        <w:rPr>
          <w:rFonts w:hint="eastAsia"/>
        </w:rPr>
        <w:instrText xml:space="preserve"> </w:instrText>
      </w:r>
      <w:r>
        <w:instrText xml:space="preserve">REF _Ref219053487 \h</w:instrText>
      </w:r>
      <w:r>
        <w:rPr>
          <w:rFonts w:hint="eastAsia"/>
        </w:rPr>
        <w:instrText xml:space="preserve"> </w:instrText>
      </w:r>
      <w:r>
        <w:instrText xml:space="preserve"> \* MERGEFORMAT </w:instrText>
      </w:r>
      <w:r>
        <w:rPr>
          <w:rFonts w:hint="eastAsia"/>
        </w:rPr>
        <w:fldChar w:fldCharType="separate"/>
      </w:r>
    </w:p>
    <w:p w14:paraId="15AB0C40">
      <w:pPr>
        <w:pStyle w:val="50"/>
      </w:pPr>
      <w:r>
        <w:t>表 40</w:t>
      </w:r>
      <w:r>
        <w:rPr>
          <w:rFonts w:hint="eastAsia"/>
        </w:rPr>
        <w:fldChar w:fldCharType="end"/>
      </w:r>
      <w:r>
        <w:rPr>
          <w:rFonts w:hint="eastAsia"/>
        </w:rPr>
        <w:t>所示，</w:t>
      </w:r>
    </w:p>
    <w:p w14:paraId="19EFC661">
      <w:pPr>
        <w:pStyle w:val="10"/>
      </w:pPr>
      <w:bookmarkStart w:id="553" w:name="_Ref219053487"/>
    </w:p>
    <w:p w14:paraId="6C1AD734">
      <w:pPr>
        <w:pStyle w:val="10"/>
      </w:pPr>
      <w:r>
        <w:t xml:space="preserve">表 </w:t>
      </w:r>
      <w:r>
        <w:fldChar w:fldCharType="begin"/>
      </w:r>
      <w:r>
        <w:instrText xml:space="preserve"> SEQ 表 \* ARABIC </w:instrText>
      </w:r>
      <w:r>
        <w:fldChar w:fldCharType="separate"/>
      </w:r>
      <w:r>
        <w:t>40</w:t>
      </w:r>
      <w:r>
        <w:fldChar w:fldCharType="end"/>
      </w:r>
      <w:bookmarkEnd w:id="553"/>
      <w:r>
        <w:rPr>
          <w:rFonts w:hint="eastAsia"/>
        </w:rPr>
        <w:t xml:space="preserve"> 训练取消确认帧的可变区域</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1068"/>
        <w:gridCol w:w="1145"/>
        <w:gridCol w:w="2125"/>
        <w:gridCol w:w="3036"/>
      </w:tblGrid>
      <w:tr w14:paraId="1405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6DF4008D">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558" w:type="pct"/>
            <w:tcBorders>
              <w:top w:val="single" w:color="auto" w:sz="4" w:space="0"/>
              <w:left w:val="single" w:color="auto" w:sz="4" w:space="0"/>
              <w:bottom w:val="single" w:color="auto" w:sz="4" w:space="0"/>
              <w:right w:val="single" w:color="auto" w:sz="4" w:space="0"/>
            </w:tcBorders>
            <w:vAlign w:val="center"/>
          </w:tcPr>
          <w:p w14:paraId="286D9C95">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598" w:type="pct"/>
            <w:tcBorders>
              <w:top w:val="single" w:color="auto" w:sz="4" w:space="0"/>
              <w:left w:val="single" w:color="auto" w:sz="4" w:space="0"/>
              <w:bottom w:val="single" w:color="auto" w:sz="4" w:space="0"/>
              <w:right w:val="single" w:color="auto" w:sz="4" w:space="0"/>
            </w:tcBorders>
            <w:vAlign w:val="center"/>
          </w:tcPr>
          <w:p w14:paraId="1706F489">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1110" w:type="pct"/>
            <w:tcBorders>
              <w:top w:val="single" w:color="auto" w:sz="4" w:space="0"/>
              <w:left w:val="single" w:color="auto" w:sz="4" w:space="0"/>
              <w:bottom w:val="single" w:color="auto" w:sz="4" w:space="0"/>
              <w:right w:val="single" w:color="auto" w:sz="4" w:space="0"/>
            </w:tcBorders>
            <w:vAlign w:val="center"/>
          </w:tcPr>
          <w:p w14:paraId="751F70DA">
            <w:pPr>
              <w:pStyle w:val="125"/>
              <w:adjustRightInd w:val="0"/>
              <w:snapToGrid w:val="0"/>
              <w:rPr>
                <w:rFonts w:ascii="Times New Roman" w:hAnsi="Times New Roman"/>
                <w:sz w:val="18"/>
                <w:szCs w:val="18"/>
              </w:rPr>
            </w:pPr>
            <w:r>
              <w:rPr>
                <w:rFonts w:ascii="Times New Roman" w:hAnsi="Times New Roman"/>
                <w:sz w:val="18"/>
                <w:szCs w:val="18"/>
              </w:rPr>
              <w:t>字段大小(比特)</w:t>
            </w:r>
          </w:p>
        </w:tc>
        <w:tc>
          <w:tcPr>
            <w:tcW w:w="1586" w:type="pct"/>
            <w:tcBorders>
              <w:top w:val="single" w:color="auto" w:sz="4" w:space="0"/>
              <w:left w:val="single" w:color="auto" w:sz="4" w:space="0"/>
              <w:bottom w:val="single" w:color="auto" w:sz="4" w:space="0"/>
              <w:right w:val="single" w:color="auto" w:sz="4" w:space="0"/>
            </w:tcBorders>
            <w:vAlign w:val="center"/>
          </w:tcPr>
          <w:p w14:paraId="41A5C0C6">
            <w:pPr>
              <w:pStyle w:val="125"/>
              <w:adjustRightInd w:val="0"/>
              <w:snapToGrid w:val="0"/>
              <w:rPr>
                <w:rFonts w:ascii="Times New Roman" w:hAnsi="Times New Roman"/>
                <w:sz w:val="18"/>
                <w:szCs w:val="18"/>
              </w:rPr>
            </w:pPr>
            <w:r>
              <w:rPr>
                <w:rFonts w:ascii="Times New Roman" w:hAnsi="Times New Roman"/>
                <w:sz w:val="18"/>
                <w:szCs w:val="18"/>
              </w:rPr>
              <w:t>说明</w:t>
            </w:r>
          </w:p>
        </w:tc>
      </w:tr>
      <w:tr w14:paraId="1066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35D57508">
            <w:pPr>
              <w:pStyle w:val="125"/>
              <w:adjustRightInd w:val="0"/>
              <w:snapToGrid w:val="0"/>
              <w:rPr>
                <w:rFonts w:ascii="Times New Roman" w:hAnsi="Times New Roman"/>
                <w:sz w:val="18"/>
                <w:szCs w:val="18"/>
              </w:rPr>
            </w:pPr>
            <w:r>
              <w:rPr>
                <w:rFonts w:ascii="Times New Roman" w:hAnsi="Times New Roman"/>
                <w:sz w:val="18"/>
                <w:szCs w:val="18"/>
              </w:rPr>
              <w:t>训练控制帧类型</w:t>
            </w:r>
          </w:p>
        </w:tc>
        <w:tc>
          <w:tcPr>
            <w:tcW w:w="558" w:type="pct"/>
            <w:tcBorders>
              <w:top w:val="single" w:color="auto" w:sz="4" w:space="0"/>
              <w:left w:val="single" w:color="auto" w:sz="4" w:space="0"/>
              <w:bottom w:val="single" w:color="auto" w:sz="4" w:space="0"/>
              <w:right w:val="single" w:color="auto" w:sz="4" w:space="0"/>
            </w:tcBorders>
            <w:vAlign w:val="center"/>
          </w:tcPr>
          <w:p w14:paraId="408DA3D4">
            <w:pPr>
              <w:pStyle w:val="125"/>
              <w:adjustRightInd w:val="0"/>
              <w:snapToGrid w:val="0"/>
              <w:rPr>
                <w:rFonts w:ascii="Times New Roman" w:hAnsi="Times New Roman"/>
                <w:sz w:val="18"/>
                <w:szCs w:val="18"/>
              </w:rPr>
            </w:pPr>
            <w:r>
              <w:rPr>
                <w:rFonts w:ascii="Times New Roman" w:hAnsi="Times New Roman"/>
                <w:sz w:val="18"/>
                <w:szCs w:val="18"/>
              </w:rPr>
              <w:t>4</w:t>
            </w:r>
          </w:p>
        </w:tc>
        <w:tc>
          <w:tcPr>
            <w:tcW w:w="598" w:type="pct"/>
            <w:tcBorders>
              <w:top w:val="single" w:color="auto" w:sz="4" w:space="0"/>
              <w:left w:val="single" w:color="auto" w:sz="4" w:space="0"/>
              <w:bottom w:val="single" w:color="auto" w:sz="4" w:space="0"/>
              <w:right w:val="single" w:color="auto" w:sz="4" w:space="0"/>
            </w:tcBorders>
            <w:vAlign w:val="center"/>
          </w:tcPr>
          <w:p w14:paraId="6BC7181B">
            <w:pPr>
              <w:pStyle w:val="125"/>
              <w:adjustRightInd w:val="0"/>
              <w:snapToGrid w:val="0"/>
              <w:rPr>
                <w:rFonts w:ascii="Times New Roman" w:hAnsi="Times New Roman"/>
                <w:sz w:val="18"/>
                <w:szCs w:val="18"/>
              </w:rPr>
            </w:pPr>
            <w:r>
              <w:rPr>
                <w:rFonts w:ascii="Times New Roman" w:hAnsi="Times New Roman"/>
                <w:sz w:val="18"/>
                <w:szCs w:val="18"/>
              </w:rPr>
              <w:t>1-3</w:t>
            </w:r>
          </w:p>
        </w:tc>
        <w:tc>
          <w:tcPr>
            <w:tcW w:w="1110" w:type="pct"/>
            <w:tcBorders>
              <w:top w:val="single" w:color="auto" w:sz="4" w:space="0"/>
              <w:left w:val="single" w:color="auto" w:sz="4" w:space="0"/>
              <w:bottom w:val="single" w:color="auto" w:sz="4" w:space="0"/>
              <w:right w:val="single" w:color="auto" w:sz="4" w:space="0"/>
            </w:tcBorders>
            <w:vAlign w:val="center"/>
          </w:tcPr>
          <w:p w14:paraId="7CE7C490">
            <w:pPr>
              <w:pStyle w:val="125"/>
              <w:adjustRightInd w:val="0"/>
              <w:snapToGrid w:val="0"/>
              <w:rPr>
                <w:rFonts w:ascii="Times New Roman" w:hAnsi="Times New Roman"/>
                <w:sz w:val="18"/>
                <w:szCs w:val="18"/>
              </w:rPr>
            </w:pPr>
            <w:r>
              <w:rPr>
                <w:rFonts w:ascii="Times New Roman" w:hAnsi="Times New Roman"/>
                <w:sz w:val="18"/>
                <w:szCs w:val="18"/>
              </w:rPr>
              <w:t>3</w:t>
            </w:r>
          </w:p>
        </w:tc>
        <w:tc>
          <w:tcPr>
            <w:tcW w:w="1586" w:type="pct"/>
            <w:tcBorders>
              <w:top w:val="single" w:color="auto" w:sz="4" w:space="0"/>
              <w:left w:val="single" w:color="auto" w:sz="4" w:space="0"/>
              <w:bottom w:val="single" w:color="auto" w:sz="4" w:space="0"/>
              <w:right w:val="single" w:color="auto" w:sz="4" w:space="0"/>
            </w:tcBorders>
            <w:vAlign w:val="center"/>
          </w:tcPr>
          <w:p w14:paraId="5E5E0901">
            <w:pPr>
              <w:pStyle w:val="125"/>
              <w:adjustRightInd w:val="0"/>
              <w:snapToGrid w:val="0"/>
              <w:rPr>
                <w:rFonts w:ascii="Times New Roman" w:hAnsi="Times New Roman"/>
                <w:sz w:val="18"/>
                <w:szCs w:val="18"/>
              </w:rPr>
            </w:pPr>
            <w:r>
              <w:rPr>
                <w:rFonts w:ascii="Times New Roman" w:hAnsi="Times New Roman"/>
                <w:sz w:val="18"/>
                <w:szCs w:val="18"/>
              </w:rPr>
              <w:t>固定填5，表示训练取消确认</w:t>
            </w:r>
          </w:p>
        </w:tc>
      </w:tr>
      <w:tr w14:paraId="0691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59F48E89">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58" w:type="pct"/>
            <w:tcBorders>
              <w:top w:val="single" w:color="auto" w:sz="4" w:space="0"/>
              <w:left w:val="single" w:color="auto" w:sz="4" w:space="0"/>
              <w:bottom w:val="single" w:color="auto" w:sz="4" w:space="0"/>
              <w:right w:val="single" w:color="auto" w:sz="4" w:space="0"/>
            </w:tcBorders>
            <w:vAlign w:val="center"/>
          </w:tcPr>
          <w:p w14:paraId="45886C98">
            <w:pPr>
              <w:pStyle w:val="125"/>
              <w:adjustRightInd w:val="0"/>
              <w:snapToGrid w:val="0"/>
              <w:rPr>
                <w:rFonts w:ascii="Times New Roman" w:hAnsi="Times New Roman"/>
                <w:sz w:val="18"/>
                <w:szCs w:val="18"/>
              </w:rPr>
            </w:pPr>
            <w:r>
              <w:rPr>
                <w:rFonts w:ascii="Times New Roman" w:hAnsi="Times New Roman"/>
                <w:sz w:val="18"/>
                <w:szCs w:val="18"/>
              </w:rPr>
              <w:t>4</w:t>
            </w:r>
          </w:p>
        </w:tc>
        <w:tc>
          <w:tcPr>
            <w:tcW w:w="598" w:type="pct"/>
            <w:tcBorders>
              <w:top w:val="single" w:color="auto" w:sz="4" w:space="0"/>
              <w:left w:val="single" w:color="auto" w:sz="4" w:space="0"/>
              <w:bottom w:val="single" w:color="auto" w:sz="4" w:space="0"/>
              <w:right w:val="single" w:color="auto" w:sz="4" w:space="0"/>
            </w:tcBorders>
            <w:vAlign w:val="center"/>
          </w:tcPr>
          <w:p w14:paraId="0C96102A">
            <w:pPr>
              <w:pStyle w:val="125"/>
              <w:adjustRightInd w:val="0"/>
              <w:snapToGrid w:val="0"/>
              <w:rPr>
                <w:rFonts w:ascii="Times New Roman" w:hAnsi="Times New Roman"/>
                <w:sz w:val="18"/>
                <w:szCs w:val="18"/>
              </w:rPr>
            </w:pPr>
            <w:r>
              <w:rPr>
                <w:rFonts w:ascii="Times New Roman" w:hAnsi="Times New Roman"/>
                <w:sz w:val="18"/>
                <w:szCs w:val="18"/>
              </w:rPr>
              <w:t>4-7</w:t>
            </w:r>
          </w:p>
        </w:tc>
        <w:tc>
          <w:tcPr>
            <w:tcW w:w="1110" w:type="pct"/>
            <w:tcBorders>
              <w:top w:val="single" w:color="auto" w:sz="4" w:space="0"/>
              <w:left w:val="single" w:color="auto" w:sz="4" w:space="0"/>
              <w:bottom w:val="single" w:color="auto" w:sz="4" w:space="0"/>
              <w:right w:val="single" w:color="auto" w:sz="4" w:space="0"/>
            </w:tcBorders>
            <w:vAlign w:val="center"/>
          </w:tcPr>
          <w:p w14:paraId="1DDD5F0F">
            <w:pPr>
              <w:pStyle w:val="125"/>
              <w:adjustRightInd w:val="0"/>
              <w:snapToGrid w:val="0"/>
              <w:rPr>
                <w:rFonts w:ascii="Times New Roman" w:hAnsi="Times New Roman"/>
                <w:sz w:val="18"/>
                <w:szCs w:val="18"/>
              </w:rPr>
            </w:pPr>
            <w:r>
              <w:rPr>
                <w:rFonts w:ascii="Times New Roman" w:hAnsi="Times New Roman"/>
                <w:sz w:val="18"/>
                <w:szCs w:val="18"/>
              </w:rPr>
              <w:t>4</w:t>
            </w:r>
          </w:p>
        </w:tc>
        <w:tc>
          <w:tcPr>
            <w:tcW w:w="1586" w:type="pct"/>
            <w:tcBorders>
              <w:top w:val="single" w:color="auto" w:sz="4" w:space="0"/>
              <w:left w:val="single" w:color="auto" w:sz="4" w:space="0"/>
              <w:bottom w:val="single" w:color="auto" w:sz="4" w:space="0"/>
              <w:right w:val="single" w:color="auto" w:sz="4" w:space="0"/>
            </w:tcBorders>
            <w:vAlign w:val="center"/>
          </w:tcPr>
          <w:p w14:paraId="2F2417E1">
            <w:pPr>
              <w:pStyle w:val="125"/>
              <w:adjustRightInd w:val="0"/>
              <w:snapToGrid w:val="0"/>
              <w:rPr>
                <w:rFonts w:ascii="Times New Roman" w:hAnsi="Times New Roman"/>
                <w:sz w:val="18"/>
                <w:szCs w:val="18"/>
              </w:rPr>
            </w:pPr>
            <w:r>
              <w:rPr>
                <w:rFonts w:ascii="Times New Roman" w:hAnsi="Times New Roman"/>
                <w:sz w:val="18"/>
                <w:szCs w:val="18"/>
              </w:rPr>
              <w:t>-</w:t>
            </w:r>
          </w:p>
        </w:tc>
      </w:tr>
      <w:tr w14:paraId="75E4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8" w:type="pct"/>
            <w:tcBorders>
              <w:top w:val="single" w:color="auto" w:sz="4" w:space="0"/>
              <w:left w:val="single" w:color="auto" w:sz="4" w:space="0"/>
              <w:bottom w:val="single" w:color="auto" w:sz="4" w:space="0"/>
              <w:right w:val="single" w:color="auto" w:sz="4" w:space="0"/>
            </w:tcBorders>
            <w:vAlign w:val="center"/>
          </w:tcPr>
          <w:p w14:paraId="60B22CB2">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558" w:type="pct"/>
            <w:tcBorders>
              <w:top w:val="single" w:color="auto" w:sz="4" w:space="0"/>
              <w:left w:val="single" w:color="auto" w:sz="4" w:space="0"/>
              <w:bottom w:val="single" w:color="auto" w:sz="4" w:space="0"/>
              <w:right w:val="single" w:color="auto" w:sz="4" w:space="0"/>
            </w:tcBorders>
            <w:vAlign w:val="center"/>
          </w:tcPr>
          <w:p w14:paraId="032436EF">
            <w:pPr>
              <w:pStyle w:val="125"/>
              <w:adjustRightInd w:val="0"/>
              <w:snapToGrid w:val="0"/>
              <w:rPr>
                <w:rFonts w:ascii="Times New Roman" w:hAnsi="Times New Roman"/>
                <w:sz w:val="18"/>
                <w:szCs w:val="18"/>
              </w:rPr>
            </w:pPr>
            <w:r>
              <w:rPr>
                <w:rFonts w:ascii="Times New Roman" w:hAnsi="Times New Roman"/>
                <w:sz w:val="18"/>
                <w:szCs w:val="18"/>
              </w:rPr>
              <w:t>5-11</w:t>
            </w:r>
          </w:p>
        </w:tc>
        <w:tc>
          <w:tcPr>
            <w:tcW w:w="598" w:type="pct"/>
            <w:tcBorders>
              <w:top w:val="single" w:color="auto" w:sz="4" w:space="0"/>
              <w:left w:val="single" w:color="auto" w:sz="4" w:space="0"/>
              <w:bottom w:val="single" w:color="auto" w:sz="4" w:space="0"/>
              <w:right w:val="single" w:color="auto" w:sz="4" w:space="0"/>
            </w:tcBorders>
            <w:vAlign w:val="center"/>
          </w:tcPr>
          <w:p w14:paraId="252BDEE5">
            <w:pPr>
              <w:pStyle w:val="125"/>
              <w:adjustRightInd w:val="0"/>
              <w:snapToGrid w:val="0"/>
              <w:rPr>
                <w:rFonts w:ascii="Times New Roman" w:hAnsi="Times New Roman"/>
                <w:sz w:val="18"/>
                <w:szCs w:val="18"/>
              </w:rPr>
            </w:pPr>
            <w:r>
              <w:rPr>
                <w:rFonts w:ascii="Times New Roman" w:hAnsi="Times New Roman"/>
                <w:sz w:val="18"/>
                <w:szCs w:val="18"/>
              </w:rPr>
              <w:t>0-7</w:t>
            </w:r>
          </w:p>
        </w:tc>
        <w:tc>
          <w:tcPr>
            <w:tcW w:w="1110" w:type="pct"/>
            <w:tcBorders>
              <w:top w:val="single" w:color="auto" w:sz="4" w:space="0"/>
              <w:left w:val="single" w:color="auto" w:sz="4" w:space="0"/>
              <w:bottom w:val="single" w:color="auto" w:sz="4" w:space="0"/>
              <w:right w:val="single" w:color="auto" w:sz="4" w:space="0"/>
            </w:tcBorders>
            <w:vAlign w:val="center"/>
          </w:tcPr>
          <w:p w14:paraId="08072FA1">
            <w:pPr>
              <w:pStyle w:val="125"/>
              <w:adjustRightInd w:val="0"/>
              <w:snapToGrid w:val="0"/>
              <w:rPr>
                <w:rFonts w:ascii="Times New Roman" w:hAnsi="Times New Roman"/>
                <w:sz w:val="18"/>
                <w:szCs w:val="18"/>
              </w:rPr>
            </w:pPr>
            <w:r>
              <w:rPr>
                <w:rFonts w:ascii="Times New Roman" w:hAnsi="Times New Roman"/>
                <w:sz w:val="18"/>
                <w:szCs w:val="18"/>
              </w:rPr>
              <w:t>56</w:t>
            </w:r>
          </w:p>
        </w:tc>
        <w:tc>
          <w:tcPr>
            <w:tcW w:w="1586" w:type="pct"/>
            <w:tcBorders>
              <w:top w:val="single" w:color="auto" w:sz="4" w:space="0"/>
              <w:left w:val="single" w:color="auto" w:sz="4" w:space="0"/>
              <w:bottom w:val="single" w:color="auto" w:sz="4" w:space="0"/>
              <w:right w:val="single" w:color="auto" w:sz="4" w:space="0"/>
            </w:tcBorders>
            <w:vAlign w:val="center"/>
          </w:tcPr>
          <w:p w14:paraId="247E9912">
            <w:pPr>
              <w:pStyle w:val="125"/>
              <w:adjustRightInd w:val="0"/>
              <w:snapToGrid w:val="0"/>
              <w:rPr>
                <w:rFonts w:ascii="Times New Roman" w:hAnsi="Times New Roman"/>
                <w:sz w:val="18"/>
                <w:szCs w:val="18"/>
              </w:rPr>
            </w:pPr>
            <w:r>
              <w:rPr>
                <w:rFonts w:ascii="Times New Roman" w:hAnsi="Times New Roman"/>
                <w:sz w:val="18"/>
                <w:szCs w:val="18"/>
              </w:rPr>
              <w:t>-</w:t>
            </w:r>
          </w:p>
        </w:tc>
      </w:tr>
    </w:tbl>
    <w:p w14:paraId="646B22B9">
      <w:r>
        <w:t xml:space="preserve"> </w:t>
      </w:r>
    </w:p>
    <w:p w14:paraId="27C2F80B">
      <w:pPr>
        <w:pStyle w:val="67"/>
      </w:pPr>
      <w:bookmarkStart w:id="554" w:name="_Toc399228881"/>
      <w:bookmarkStart w:id="555" w:name="_Toc403570177"/>
      <w:r>
        <w:rPr>
          <w:rFonts w:hint="eastAsia"/>
        </w:rPr>
        <w:t>网间协调帧的可变区域</w:t>
      </w:r>
      <w:bookmarkEnd w:id="554"/>
      <w:bookmarkEnd w:id="555"/>
    </w:p>
    <w:p w14:paraId="6629AED3">
      <w:pPr>
        <w:pStyle w:val="50"/>
      </w:pPr>
      <w:r>
        <w:t>网间协调帧用于CCO进行网间时隙的竞争协调，一般用于在多个宽带载波通信网络共存的场景中，CCO之间进行带宽协商。</w:t>
      </w:r>
    </w:p>
    <w:p w14:paraId="5F499F29">
      <w:pPr>
        <w:pStyle w:val="50"/>
      </w:pPr>
      <w:r>
        <w:rPr>
          <w:rFonts w:hint="eastAsia"/>
        </w:rPr>
        <w:t>网间协调</w:t>
      </w:r>
      <w:r>
        <w:t>帧的可变区域</w:t>
      </w:r>
      <w:r>
        <w:rPr>
          <w:rFonts w:hint="eastAsia"/>
        </w:rPr>
        <w:t>定义</w:t>
      </w:r>
      <w:r>
        <w:t>如</w:t>
      </w:r>
      <w:r>
        <w:fldChar w:fldCharType="begin"/>
      </w:r>
      <w:r>
        <w:instrText xml:space="preserve"> REF _Ref56762931 \h  \* MERGEFORMAT </w:instrText>
      </w:r>
      <w:r>
        <w:fldChar w:fldCharType="separate"/>
      </w:r>
      <w:r>
        <w:t>表 41</w:t>
      </w:r>
      <w:r>
        <w:fldChar w:fldCharType="end"/>
      </w:r>
      <w:r>
        <w:t>所示。</w:t>
      </w:r>
    </w:p>
    <w:p w14:paraId="7215425C">
      <w:pPr>
        <w:pStyle w:val="10"/>
      </w:pPr>
      <w:bookmarkStart w:id="556" w:name="_Ref56762931"/>
      <w:bookmarkStart w:id="557" w:name="_Toc405476923"/>
      <w:bookmarkStart w:id="558" w:name="_Toc402984104"/>
      <w:bookmarkStart w:id="559" w:name="_Toc408860198"/>
      <w:bookmarkStart w:id="560" w:name="_Toc402983638"/>
      <w:bookmarkStart w:id="561" w:name="_Toc399259574"/>
      <w:bookmarkStart w:id="562" w:name="_Toc402540087"/>
      <w:bookmarkStart w:id="563" w:name="_Toc399229378"/>
      <w:bookmarkStart w:id="564" w:name="_Ref398997348"/>
      <w:bookmarkStart w:id="565" w:name="_Toc402983172"/>
      <w:bookmarkStart w:id="566" w:name="_Toc403570614"/>
      <w:bookmarkStart w:id="567" w:name="_Toc399757604"/>
      <w:bookmarkStart w:id="568" w:name="_Toc405022501"/>
      <w:r>
        <w:t xml:space="preserve">表 </w:t>
      </w:r>
      <w:r>
        <w:fldChar w:fldCharType="begin"/>
      </w:r>
      <w:r>
        <w:instrText xml:space="preserve"> SEQ 表 \* ARABIC </w:instrText>
      </w:r>
      <w:r>
        <w:fldChar w:fldCharType="separate"/>
      </w:r>
      <w:r>
        <w:t>41</w:t>
      </w:r>
      <w:r>
        <w:fldChar w:fldCharType="end"/>
      </w:r>
      <w:bookmarkEnd w:id="556"/>
      <w:r>
        <w:t xml:space="preserve"> 网间协调的可变区域</w:t>
      </w:r>
      <w:bookmarkEnd w:id="557"/>
      <w:bookmarkEnd w:id="558"/>
      <w:bookmarkEnd w:id="559"/>
      <w:bookmarkEnd w:id="560"/>
      <w:bookmarkEnd w:id="561"/>
      <w:bookmarkEnd w:id="562"/>
      <w:bookmarkEnd w:id="563"/>
      <w:bookmarkEnd w:id="564"/>
      <w:bookmarkEnd w:id="565"/>
      <w:bookmarkEnd w:id="566"/>
      <w:bookmarkEnd w:id="567"/>
      <w:bookmarkEnd w:id="568"/>
    </w:p>
    <w:tbl>
      <w:tblPr>
        <w:tblStyle w:val="31"/>
        <w:tblW w:w="0" w:type="auto"/>
        <w:jc w:val="center"/>
        <w:tblLayout w:type="fixed"/>
        <w:tblCellMar>
          <w:top w:w="0" w:type="dxa"/>
          <w:left w:w="108" w:type="dxa"/>
          <w:bottom w:w="0" w:type="dxa"/>
          <w:right w:w="108" w:type="dxa"/>
        </w:tblCellMar>
      </w:tblPr>
      <w:tblGrid>
        <w:gridCol w:w="1836"/>
        <w:gridCol w:w="1391"/>
        <w:gridCol w:w="1489"/>
        <w:gridCol w:w="1946"/>
      </w:tblGrid>
      <w:tr w14:paraId="07E5663E">
        <w:tblPrEx>
          <w:tblCellMar>
            <w:top w:w="0" w:type="dxa"/>
            <w:left w:w="108" w:type="dxa"/>
            <w:bottom w:w="0" w:type="dxa"/>
            <w:right w:w="108" w:type="dxa"/>
          </w:tblCellMar>
        </w:tblPrEx>
        <w:trPr>
          <w:jc w:val="center"/>
        </w:trPr>
        <w:tc>
          <w:tcPr>
            <w:tcW w:w="1836" w:type="dxa"/>
            <w:tcBorders>
              <w:top w:val="single" w:color="000000" w:sz="6" w:space="0"/>
              <w:left w:val="single" w:color="000000" w:sz="6" w:space="0"/>
              <w:bottom w:val="single" w:color="auto" w:sz="4" w:space="0"/>
              <w:right w:val="single" w:color="000000" w:sz="6" w:space="0"/>
            </w:tcBorders>
            <w:vAlign w:val="center"/>
          </w:tcPr>
          <w:p w14:paraId="032D08E0">
            <w:pPr>
              <w:pStyle w:val="125"/>
              <w:adjustRightInd w:val="0"/>
              <w:snapToGrid w:val="0"/>
              <w:rPr>
                <w:rFonts w:ascii="Times New Roman" w:hAnsi="Times New Roman"/>
                <w:sz w:val="18"/>
                <w:szCs w:val="18"/>
              </w:rPr>
            </w:pPr>
            <w:r>
              <w:rPr>
                <w:rFonts w:ascii="Times New Roman" w:hAnsi="Times New Roman"/>
                <w:sz w:val="18"/>
                <w:szCs w:val="18"/>
              </w:rPr>
              <w:t>字段</w:t>
            </w:r>
          </w:p>
        </w:tc>
        <w:tc>
          <w:tcPr>
            <w:tcW w:w="1391" w:type="dxa"/>
            <w:tcBorders>
              <w:top w:val="single" w:color="000000" w:sz="6" w:space="0"/>
              <w:left w:val="nil"/>
              <w:bottom w:val="single" w:color="000000" w:sz="6" w:space="0"/>
              <w:right w:val="single" w:color="000000" w:sz="6" w:space="0"/>
            </w:tcBorders>
            <w:vAlign w:val="center"/>
          </w:tcPr>
          <w:p w14:paraId="358B5D34">
            <w:pPr>
              <w:pStyle w:val="125"/>
              <w:adjustRightInd w:val="0"/>
              <w:snapToGrid w:val="0"/>
              <w:rPr>
                <w:rFonts w:ascii="Times New Roman" w:hAnsi="Times New Roman"/>
                <w:sz w:val="18"/>
                <w:szCs w:val="18"/>
              </w:rPr>
            </w:pPr>
            <w:r>
              <w:rPr>
                <w:rFonts w:ascii="Times New Roman" w:hAnsi="Times New Roman"/>
                <w:sz w:val="18"/>
                <w:szCs w:val="18"/>
              </w:rPr>
              <w:t>字节号</w:t>
            </w:r>
          </w:p>
        </w:tc>
        <w:tc>
          <w:tcPr>
            <w:tcW w:w="1489" w:type="dxa"/>
            <w:tcBorders>
              <w:top w:val="single" w:color="000000" w:sz="6" w:space="0"/>
              <w:left w:val="nil"/>
              <w:bottom w:val="single" w:color="000000" w:sz="6" w:space="0"/>
              <w:right w:val="single" w:color="000000" w:sz="6" w:space="0"/>
            </w:tcBorders>
            <w:vAlign w:val="center"/>
          </w:tcPr>
          <w:p w14:paraId="73EB3B7F">
            <w:pPr>
              <w:pStyle w:val="125"/>
              <w:adjustRightInd w:val="0"/>
              <w:snapToGrid w:val="0"/>
              <w:rPr>
                <w:rFonts w:ascii="Times New Roman" w:hAnsi="Times New Roman"/>
                <w:sz w:val="18"/>
                <w:szCs w:val="18"/>
              </w:rPr>
            </w:pPr>
            <w:r>
              <w:rPr>
                <w:rFonts w:ascii="Times New Roman" w:hAnsi="Times New Roman"/>
                <w:sz w:val="18"/>
                <w:szCs w:val="18"/>
              </w:rPr>
              <w:t>比特位</w:t>
            </w:r>
          </w:p>
        </w:tc>
        <w:tc>
          <w:tcPr>
            <w:tcW w:w="1946" w:type="dxa"/>
            <w:tcBorders>
              <w:top w:val="single" w:color="000000" w:sz="6" w:space="0"/>
              <w:left w:val="nil"/>
              <w:bottom w:val="single" w:color="auto" w:sz="4" w:space="0"/>
              <w:right w:val="single" w:color="000000" w:sz="6" w:space="0"/>
            </w:tcBorders>
            <w:vAlign w:val="center"/>
          </w:tcPr>
          <w:p w14:paraId="53F4A7AA">
            <w:pPr>
              <w:pStyle w:val="125"/>
              <w:adjustRightInd w:val="0"/>
              <w:snapToGrid w:val="0"/>
              <w:rPr>
                <w:rFonts w:ascii="Times New Roman" w:hAnsi="Times New Roman"/>
                <w:sz w:val="18"/>
                <w:szCs w:val="18"/>
              </w:rPr>
            </w:pPr>
            <w:r>
              <w:rPr>
                <w:rFonts w:ascii="Times New Roman" w:hAnsi="Times New Roman"/>
                <w:sz w:val="18"/>
                <w:szCs w:val="18"/>
              </w:rPr>
              <w:t>字段大小(比特)</w:t>
            </w:r>
          </w:p>
        </w:tc>
      </w:tr>
      <w:tr w14:paraId="11EE5E5D">
        <w:tblPrEx>
          <w:tblCellMar>
            <w:top w:w="0" w:type="dxa"/>
            <w:left w:w="108" w:type="dxa"/>
            <w:bottom w:w="0" w:type="dxa"/>
            <w:right w:w="108" w:type="dxa"/>
          </w:tblCellMar>
        </w:tblPrEx>
        <w:trPr>
          <w:jc w:val="center"/>
        </w:trPr>
        <w:tc>
          <w:tcPr>
            <w:tcW w:w="1836" w:type="dxa"/>
            <w:vMerge w:val="restart"/>
            <w:tcBorders>
              <w:top w:val="nil"/>
              <w:left w:val="single" w:color="auto" w:sz="4" w:space="0"/>
              <w:bottom w:val="nil"/>
              <w:right w:val="single" w:color="auto" w:sz="4" w:space="0"/>
            </w:tcBorders>
            <w:vAlign w:val="center"/>
          </w:tcPr>
          <w:p w14:paraId="20B0A416">
            <w:pPr>
              <w:pStyle w:val="125"/>
              <w:adjustRightInd w:val="0"/>
              <w:snapToGrid w:val="0"/>
              <w:rPr>
                <w:rFonts w:ascii="Times New Roman" w:hAnsi="Times New Roman"/>
                <w:sz w:val="18"/>
                <w:szCs w:val="18"/>
              </w:rPr>
            </w:pPr>
            <w:r>
              <w:rPr>
                <w:rFonts w:ascii="Times New Roman" w:hAnsi="Times New Roman"/>
                <w:sz w:val="18"/>
                <w:szCs w:val="18"/>
              </w:rPr>
              <w:t>邻居网络比特图1</w:t>
            </w:r>
          </w:p>
        </w:tc>
        <w:tc>
          <w:tcPr>
            <w:tcW w:w="1391" w:type="dxa"/>
            <w:tcBorders>
              <w:top w:val="single" w:color="000000" w:sz="6" w:space="0"/>
              <w:left w:val="nil"/>
              <w:bottom w:val="single" w:color="000000" w:sz="6" w:space="0"/>
              <w:right w:val="single" w:color="000000" w:sz="6" w:space="0"/>
            </w:tcBorders>
            <w:vAlign w:val="center"/>
          </w:tcPr>
          <w:p w14:paraId="1022D279">
            <w:pPr>
              <w:pStyle w:val="125"/>
              <w:adjustRightInd w:val="0"/>
              <w:snapToGrid w:val="0"/>
              <w:rPr>
                <w:rFonts w:ascii="Times New Roman" w:hAnsi="Times New Roman"/>
                <w:sz w:val="18"/>
                <w:szCs w:val="18"/>
              </w:rPr>
            </w:pPr>
            <w:r>
              <w:rPr>
                <w:rFonts w:ascii="Times New Roman" w:hAnsi="Times New Roman"/>
                <w:sz w:val="18"/>
                <w:szCs w:val="18"/>
              </w:rPr>
              <w:t>1</w:t>
            </w:r>
          </w:p>
        </w:tc>
        <w:tc>
          <w:tcPr>
            <w:tcW w:w="1489" w:type="dxa"/>
            <w:tcBorders>
              <w:top w:val="single" w:color="000000" w:sz="6" w:space="0"/>
              <w:left w:val="nil"/>
              <w:bottom w:val="single" w:color="000000" w:sz="6" w:space="0"/>
              <w:right w:val="single" w:color="auto" w:sz="4" w:space="0"/>
            </w:tcBorders>
            <w:vAlign w:val="center"/>
          </w:tcPr>
          <w:p w14:paraId="300E92AC">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restart"/>
            <w:tcBorders>
              <w:top w:val="nil"/>
              <w:left w:val="nil"/>
              <w:bottom w:val="nil"/>
              <w:right w:val="single" w:color="auto" w:sz="4" w:space="0"/>
            </w:tcBorders>
            <w:vAlign w:val="center"/>
          </w:tcPr>
          <w:p w14:paraId="42891C5C">
            <w:pPr>
              <w:pStyle w:val="125"/>
              <w:adjustRightInd w:val="0"/>
              <w:snapToGrid w:val="0"/>
              <w:rPr>
                <w:rFonts w:ascii="Times New Roman" w:hAnsi="Times New Roman"/>
                <w:sz w:val="18"/>
                <w:szCs w:val="18"/>
              </w:rPr>
            </w:pPr>
            <w:r>
              <w:rPr>
                <w:rFonts w:ascii="Times New Roman" w:hAnsi="Times New Roman"/>
                <w:sz w:val="18"/>
                <w:szCs w:val="18"/>
              </w:rPr>
              <w:t>16</w:t>
            </w:r>
          </w:p>
        </w:tc>
      </w:tr>
      <w:tr w14:paraId="14424CA1">
        <w:tblPrEx>
          <w:tblCellMar>
            <w:top w:w="0" w:type="dxa"/>
            <w:left w:w="108" w:type="dxa"/>
            <w:bottom w:w="0" w:type="dxa"/>
            <w:right w:w="108" w:type="dxa"/>
          </w:tblCellMar>
        </w:tblPrEx>
        <w:trPr>
          <w:jc w:val="center"/>
        </w:trPr>
        <w:tc>
          <w:tcPr>
            <w:tcW w:w="1836" w:type="dxa"/>
            <w:vMerge w:val="continue"/>
            <w:tcBorders>
              <w:top w:val="nil"/>
              <w:left w:val="single" w:color="auto" w:sz="4" w:space="0"/>
              <w:bottom w:val="nil"/>
              <w:right w:val="single" w:color="auto" w:sz="4" w:space="0"/>
            </w:tcBorders>
            <w:vAlign w:val="center"/>
          </w:tcPr>
          <w:p w14:paraId="424EA0E6">
            <w:pPr>
              <w:pStyle w:val="125"/>
              <w:adjustRightInd w:val="0"/>
              <w:snapToGrid w:val="0"/>
              <w:rPr>
                <w:rFonts w:ascii="Times New Roman" w:hAnsi="Times New Roman"/>
                <w:sz w:val="18"/>
                <w:szCs w:val="18"/>
              </w:rPr>
            </w:pPr>
          </w:p>
        </w:tc>
        <w:tc>
          <w:tcPr>
            <w:tcW w:w="1391" w:type="dxa"/>
            <w:tcBorders>
              <w:top w:val="single" w:color="000000" w:sz="6" w:space="0"/>
              <w:left w:val="nil"/>
              <w:bottom w:val="single" w:color="auto" w:sz="4" w:space="0"/>
              <w:right w:val="single" w:color="000000" w:sz="6" w:space="0"/>
            </w:tcBorders>
            <w:vAlign w:val="center"/>
          </w:tcPr>
          <w:p w14:paraId="19FBA13E">
            <w:pPr>
              <w:pStyle w:val="125"/>
              <w:adjustRightInd w:val="0"/>
              <w:snapToGrid w:val="0"/>
              <w:rPr>
                <w:rFonts w:ascii="Times New Roman" w:hAnsi="Times New Roman"/>
                <w:sz w:val="18"/>
                <w:szCs w:val="18"/>
              </w:rPr>
            </w:pPr>
            <w:r>
              <w:rPr>
                <w:rFonts w:ascii="Times New Roman" w:hAnsi="Times New Roman"/>
                <w:sz w:val="18"/>
                <w:szCs w:val="18"/>
              </w:rPr>
              <w:t>2</w:t>
            </w:r>
          </w:p>
        </w:tc>
        <w:tc>
          <w:tcPr>
            <w:tcW w:w="1489" w:type="dxa"/>
            <w:tcBorders>
              <w:top w:val="single" w:color="000000" w:sz="6" w:space="0"/>
              <w:left w:val="nil"/>
              <w:bottom w:val="single" w:color="auto" w:sz="4" w:space="0"/>
              <w:right w:val="single" w:color="auto" w:sz="4" w:space="0"/>
            </w:tcBorders>
            <w:vAlign w:val="center"/>
          </w:tcPr>
          <w:p w14:paraId="76CEC75A">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continue"/>
            <w:tcBorders>
              <w:top w:val="nil"/>
              <w:left w:val="nil"/>
              <w:bottom w:val="nil"/>
              <w:right w:val="single" w:color="auto" w:sz="4" w:space="0"/>
            </w:tcBorders>
            <w:vAlign w:val="center"/>
          </w:tcPr>
          <w:p w14:paraId="7E520C67">
            <w:pPr>
              <w:pStyle w:val="125"/>
              <w:adjustRightInd w:val="0"/>
              <w:snapToGrid w:val="0"/>
              <w:rPr>
                <w:rFonts w:ascii="Times New Roman" w:hAnsi="Times New Roman"/>
                <w:sz w:val="18"/>
                <w:szCs w:val="18"/>
              </w:rPr>
            </w:pPr>
          </w:p>
        </w:tc>
      </w:tr>
      <w:tr w14:paraId="6C443DFD">
        <w:tblPrEx>
          <w:tblCellMar>
            <w:top w:w="0" w:type="dxa"/>
            <w:left w:w="108" w:type="dxa"/>
            <w:bottom w:w="0" w:type="dxa"/>
            <w:right w:w="108" w:type="dxa"/>
          </w:tblCellMar>
        </w:tblPrEx>
        <w:trPr>
          <w:jc w:val="center"/>
        </w:trPr>
        <w:tc>
          <w:tcPr>
            <w:tcW w:w="1836" w:type="dxa"/>
            <w:tcBorders>
              <w:top w:val="single" w:color="auto" w:sz="4" w:space="0"/>
              <w:left w:val="single" w:color="auto" w:sz="4" w:space="0"/>
              <w:bottom w:val="single" w:color="auto" w:sz="4" w:space="0"/>
              <w:right w:val="single" w:color="auto" w:sz="4" w:space="0"/>
            </w:tcBorders>
            <w:vAlign w:val="center"/>
          </w:tcPr>
          <w:p w14:paraId="5D92D46D">
            <w:pPr>
              <w:pStyle w:val="125"/>
              <w:adjustRightInd w:val="0"/>
              <w:snapToGrid w:val="0"/>
              <w:rPr>
                <w:rFonts w:ascii="Times New Roman" w:hAnsi="Times New Roman"/>
                <w:sz w:val="18"/>
                <w:szCs w:val="18"/>
              </w:rPr>
            </w:pPr>
            <w:r>
              <w:rPr>
                <w:rFonts w:ascii="Times New Roman" w:hAnsi="Times New Roman"/>
                <w:sz w:val="18"/>
                <w:szCs w:val="18"/>
              </w:rPr>
              <w:t>本网络无线信道编号</w:t>
            </w:r>
          </w:p>
        </w:tc>
        <w:tc>
          <w:tcPr>
            <w:tcW w:w="1391" w:type="dxa"/>
            <w:tcBorders>
              <w:top w:val="single" w:color="auto" w:sz="4" w:space="0"/>
              <w:left w:val="nil"/>
              <w:bottom w:val="single" w:color="000000" w:sz="6" w:space="0"/>
              <w:right w:val="single" w:color="000000" w:sz="6" w:space="0"/>
            </w:tcBorders>
            <w:vAlign w:val="center"/>
          </w:tcPr>
          <w:p w14:paraId="2F1885AB">
            <w:pPr>
              <w:pStyle w:val="125"/>
              <w:adjustRightInd w:val="0"/>
              <w:snapToGrid w:val="0"/>
              <w:rPr>
                <w:rFonts w:ascii="Times New Roman" w:hAnsi="Times New Roman"/>
                <w:sz w:val="18"/>
                <w:szCs w:val="18"/>
              </w:rPr>
            </w:pPr>
            <w:r>
              <w:rPr>
                <w:rFonts w:ascii="Times New Roman" w:hAnsi="Times New Roman"/>
                <w:sz w:val="18"/>
                <w:szCs w:val="18"/>
              </w:rPr>
              <w:t>3</w:t>
            </w:r>
          </w:p>
        </w:tc>
        <w:tc>
          <w:tcPr>
            <w:tcW w:w="1489" w:type="dxa"/>
            <w:tcBorders>
              <w:top w:val="single" w:color="auto" w:sz="4" w:space="0"/>
              <w:left w:val="nil"/>
              <w:bottom w:val="single" w:color="000000" w:sz="6" w:space="0"/>
              <w:right w:val="single" w:color="auto" w:sz="4" w:space="0"/>
            </w:tcBorders>
            <w:vAlign w:val="center"/>
          </w:tcPr>
          <w:p w14:paraId="7B6D9C66">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tcBorders>
              <w:top w:val="single" w:color="auto" w:sz="4" w:space="0"/>
              <w:left w:val="nil"/>
              <w:bottom w:val="single" w:color="auto" w:sz="4" w:space="0"/>
              <w:right w:val="single" w:color="auto" w:sz="4" w:space="0"/>
            </w:tcBorders>
            <w:vAlign w:val="center"/>
          </w:tcPr>
          <w:p w14:paraId="693C8243">
            <w:pPr>
              <w:pStyle w:val="125"/>
              <w:adjustRightInd w:val="0"/>
              <w:snapToGrid w:val="0"/>
              <w:rPr>
                <w:rFonts w:ascii="Times New Roman" w:hAnsi="Times New Roman"/>
                <w:sz w:val="18"/>
                <w:szCs w:val="18"/>
              </w:rPr>
            </w:pPr>
            <w:r>
              <w:rPr>
                <w:rFonts w:ascii="Times New Roman" w:hAnsi="Times New Roman"/>
                <w:sz w:val="18"/>
                <w:szCs w:val="18"/>
              </w:rPr>
              <w:t>8</w:t>
            </w:r>
          </w:p>
        </w:tc>
      </w:tr>
      <w:tr w14:paraId="02FBD58B">
        <w:tblPrEx>
          <w:tblCellMar>
            <w:top w:w="0" w:type="dxa"/>
            <w:left w:w="108" w:type="dxa"/>
            <w:bottom w:w="0" w:type="dxa"/>
            <w:right w:w="108" w:type="dxa"/>
          </w:tblCellMar>
        </w:tblPrEx>
        <w:trPr>
          <w:jc w:val="center"/>
        </w:trPr>
        <w:tc>
          <w:tcPr>
            <w:tcW w:w="1836" w:type="dxa"/>
            <w:vMerge w:val="restart"/>
            <w:tcBorders>
              <w:top w:val="nil"/>
              <w:left w:val="single" w:color="auto" w:sz="4" w:space="0"/>
              <w:bottom w:val="nil"/>
              <w:right w:val="single" w:color="auto" w:sz="4" w:space="0"/>
            </w:tcBorders>
            <w:vAlign w:val="center"/>
          </w:tcPr>
          <w:p w14:paraId="498E5981">
            <w:pPr>
              <w:pStyle w:val="125"/>
              <w:adjustRightInd w:val="0"/>
              <w:snapToGrid w:val="0"/>
              <w:rPr>
                <w:rFonts w:ascii="Times New Roman" w:hAnsi="Times New Roman"/>
                <w:sz w:val="18"/>
                <w:szCs w:val="18"/>
              </w:rPr>
            </w:pPr>
            <w:r>
              <w:rPr>
                <w:rFonts w:ascii="Times New Roman" w:hAnsi="Times New Roman"/>
                <w:sz w:val="18"/>
                <w:szCs w:val="18"/>
              </w:rPr>
              <w:t>邻居网络比特图2</w:t>
            </w:r>
          </w:p>
        </w:tc>
        <w:tc>
          <w:tcPr>
            <w:tcW w:w="1391" w:type="dxa"/>
            <w:tcBorders>
              <w:top w:val="single" w:color="000000" w:sz="6" w:space="0"/>
              <w:left w:val="nil"/>
              <w:bottom w:val="single" w:color="000000" w:sz="6" w:space="0"/>
              <w:right w:val="single" w:color="000000" w:sz="6" w:space="0"/>
            </w:tcBorders>
            <w:vAlign w:val="center"/>
          </w:tcPr>
          <w:p w14:paraId="3EA4B8C5">
            <w:pPr>
              <w:pStyle w:val="125"/>
              <w:adjustRightInd w:val="0"/>
              <w:snapToGrid w:val="0"/>
              <w:rPr>
                <w:rFonts w:ascii="Times New Roman" w:hAnsi="Times New Roman"/>
                <w:sz w:val="18"/>
                <w:szCs w:val="18"/>
              </w:rPr>
            </w:pPr>
            <w:r>
              <w:rPr>
                <w:rFonts w:ascii="Times New Roman" w:hAnsi="Times New Roman"/>
                <w:sz w:val="18"/>
                <w:szCs w:val="18"/>
              </w:rPr>
              <w:t>4</w:t>
            </w:r>
          </w:p>
        </w:tc>
        <w:tc>
          <w:tcPr>
            <w:tcW w:w="1489" w:type="dxa"/>
            <w:tcBorders>
              <w:top w:val="single" w:color="000000" w:sz="6" w:space="0"/>
              <w:left w:val="nil"/>
              <w:bottom w:val="single" w:color="000000" w:sz="6" w:space="0"/>
              <w:right w:val="single" w:color="auto" w:sz="4" w:space="0"/>
            </w:tcBorders>
            <w:vAlign w:val="center"/>
          </w:tcPr>
          <w:p w14:paraId="4256C878">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restart"/>
            <w:tcBorders>
              <w:top w:val="nil"/>
              <w:left w:val="nil"/>
              <w:bottom w:val="nil"/>
              <w:right w:val="single" w:color="auto" w:sz="4" w:space="0"/>
            </w:tcBorders>
            <w:vAlign w:val="center"/>
          </w:tcPr>
          <w:p w14:paraId="58B975A9">
            <w:pPr>
              <w:pStyle w:val="125"/>
              <w:adjustRightInd w:val="0"/>
              <w:snapToGrid w:val="0"/>
              <w:rPr>
                <w:rFonts w:ascii="Times New Roman" w:hAnsi="Times New Roman"/>
                <w:sz w:val="18"/>
                <w:szCs w:val="18"/>
              </w:rPr>
            </w:pPr>
            <w:r>
              <w:rPr>
                <w:rFonts w:ascii="Times New Roman" w:hAnsi="Times New Roman"/>
                <w:sz w:val="18"/>
                <w:szCs w:val="18"/>
              </w:rPr>
              <w:t>10</w:t>
            </w:r>
          </w:p>
        </w:tc>
      </w:tr>
      <w:tr w14:paraId="46772065">
        <w:tblPrEx>
          <w:tblCellMar>
            <w:top w:w="0" w:type="dxa"/>
            <w:left w:w="108" w:type="dxa"/>
            <w:bottom w:w="0" w:type="dxa"/>
            <w:right w:w="108" w:type="dxa"/>
          </w:tblCellMar>
        </w:tblPrEx>
        <w:trPr>
          <w:jc w:val="center"/>
        </w:trPr>
        <w:tc>
          <w:tcPr>
            <w:tcW w:w="1836" w:type="dxa"/>
            <w:vMerge w:val="continue"/>
            <w:tcBorders>
              <w:top w:val="nil"/>
              <w:left w:val="single" w:color="auto" w:sz="4" w:space="0"/>
              <w:bottom w:val="nil"/>
              <w:right w:val="single" w:color="auto" w:sz="4" w:space="0"/>
            </w:tcBorders>
            <w:vAlign w:val="center"/>
          </w:tcPr>
          <w:p w14:paraId="572D0B68">
            <w:pPr>
              <w:pStyle w:val="125"/>
              <w:adjustRightInd w:val="0"/>
              <w:snapToGrid w:val="0"/>
              <w:rPr>
                <w:rFonts w:ascii="Times New Roman" w:hAnsi="Times New Roman"/>
                <w:sz w:val="18"/>
                <w:szCs w:val="18"/>
              </w:rPr>
            </w:pPr>
          </w:p>
        </w:tc>
        <w:tc>
          <w:tcPr>
            <w:tcW w:w="1391" w:type="dxa"/>
            <w:vMerge w:val="restart"/>
            <w:tcBorders>
              <w:top w:val="nil"/>
              <w:left w:val="nil"/>
              <w:bottom w:val="nil"/>
              <w:right w:val="single" w:color="000000" w:sz="6" w:space="0"/>
            </w:tcBorders>
            <w:vAlign w:val="center"/>
          </w:tcPr>
          <w:p w14:paraId="79C5037A">
            <w:pPr>
              <w:pStyle w:val="125"/>
              <w:adjustRightInd w:val="0"/>
              <w:snapToGrid w:val="0"/>
              <w:rPr>
                <w:rFonts w:ascii="Times New Roman" w:hAnsi="Times New Roman"/>
                <w:sz w:val="18"/>
                <w:szCs w:val="18"/>
              </w:rPr>
            </w:pPr>
            <w:r>
              <w:rPr>
                <w:rFonts w:ascii="Times New Roman" w:hAnsi="Times New Roman"/>
                <w:sz w:val="18"/>
                <w:szCs w:val="18"/>
              </w:rPr>
              <w:t>5</w:t>
            </w:r>
          </w:p>
        </w:tc>
        <w:tc>
          <w:tcPr>
            <w:tcW w:w="1489" w:type="dxa"/>
            <w:tcBorders>
              <w:top w:val="single" w:color="000000" w:sz="6" w:space="0"/>
              <w:left w:val="nil"/>
              <w:bottom w:val="single" w:color="000000" w:sz="6" w:space="0"/>
              <w:right w:val="single" w:color="auto" w:sz="4" w:space="0"/>
            </w:tcBorders>
            <w:vAlign w:val="center"/>
          </w:tcPr>
          <w:p w14:paraId="454E6C27">
            <w:pPr>
              <w:pStyle w:val="125"/>
              <w:adjustRightInd w:val="0"/>
              <w:snapToGrid w:val="0"/>
              <w:rPr>
                <w:rFonts w:ascii="Times New Roman" w:hAnsi="Times New Roman"/>
                <w:sz w:val="18"/>
                <w:szCs w:val="18"/>
              </w:rPr>
            </w:pPr>
            <w:r>
              <w:rPr>
                <w:rFonts w:ascii="Times New Roman" w:hAnsi="Times New Roman"/>
                <w:sz w:val="18"/>
                <w:szCs w:val="18"/>
              </w:rPr>
              <w:t>0-1</w:t>
            </w:r>
          </w:p>
        </w:tc>
        <w:tc>
          <w:tcPr>
            <w:tcW w:w="1946" w:type="dxa"/>
            <w:vMerge w:val="continue"/>
            <w:tcBorders>
              <w:top w:val="nil"/>
              <w:left w:val="nil"/>
              <w:bottom w:val="nil"/>
              <w:right w:val="single" w:color="auto" w:sz="4" w:space="0"/>
            </w:tcBorders>
            <w:vAlign w:val="center"/>
          </w:tcPr>
          <w:p w14:paraId="66F6A802">
            <w:pPr>
              <w:pStyle w:val="125"/>
              <w:adjustRightInd w:val="0"/>
              <w:snapToGrid w:val="0"/>
              <w:rPr>
                <w:rFonts w:ascii="Times New Roman" w:hAnsi="Times New Roman"/>
                <w:sz w:val="18"/>
                <w:szCs w:val="18"/>
              </w:rPr>
            </w:pPr>
          </w:p>
        </w:tc>
      </w:tr>
      <w:tr w14:paraId="218694B6">
        <w:tblPrEx>
          <w:tblCellMar>
            <w:top w:w="0" w:type="dxa"/>
            <w:left w:w="108" w:type="dxa"/>
            <w:bottom w:w="0" w:type="dxa"/>
            <w:right w:w="108" w:type="dxa"/>
          </w:tblCellMar>
        </w:tblPrEx>
        <w:trPr>
          <w:jc w:val="center"/>
        </w:trPr>
        <w:tc>
          <w:tcPr>
            <w:tcW w:w="1836" w:type="dxa"/>
            <w:vMerge w:val="restart"/>
            <w:tcBorders>
              <w:top w:val="nil"/>
              <w:left w:val="single" w:color="000000" w:sz="6" w:space="0"/>
              <w:bottom w:val="nil"/>
              <w:right w:val="single" w:color="000000" w:sz="6" w:space="0"/>
            </w:tcBorders>
            <w:vAlign w:val="center"/>
          </w:tcPr>
          <w:p w14:paraId="0EAAC795">
            <w:pPr>
              <w:pStyle w:val="125"/>
              <w:adjustRightInd w:val="0"/>
              <w:snapToGrid w:val="0"/>
              <w:rPr>
                <w:rFonts w:ascii="Times New Roman" w:hAnsi="Times New Roman"/>
                <w:sz w:val="18"/>
                <w:szCs w:val="18"/>
              </w:rPr>
            </w:pPr>
            <w:r>
              <w:rPr>
                <w:rFonts w:ascii="Times New Roman" w:hAnsi="Times New Roman"/>
                <w:sz w:val="18"/>
                <w:szCs w:val="18"/>
              </w:rPr>
              <w:t>持续时间</w:t>
            </w:r>
          </w:p>
        </w:tc>
        <w:tc>
          <w:tcPr>
            <w:tcW w:w="1391" w:type="dxa"/>
            <w:vMerge w:val="continue"/>
            <w:tcBorders>
              <w:top w:val="nil"/>
              <w:left w:val="nil"/>
              <w:bottom w:val="nil"/>
              <w:right w:val="single" w:color="000000" w:sz="6" w:space="0"/>
            </w:tcBorders>
            <w:vAlign w:val="center"/>
          </w:tcPr>
          <w:p w14:paraId="7AE908AA">
            <w:pPr>
              <w:pStyle w:val="125"/>
              <w:adjustRightInd w:val="0"/>
              <w:snapToGrid w:val="0"/>
              <w:rPr>
                <w:rFonts w:ascii="Times New Roman" w:hAnsi="Times New Roman"/>
                <w:sz w:val="18"/>
                <w:szCs w:val="18"/>
              </w:rPr>
            </w:pPr>
          </w:p>
        </w:tc>
        <w:tc>
          <w:tcPr>
            <w:tcW w:w="1489" w:type="dxa"/>
            <w:tcBorders>
              <w:top w:val="single" w:color="000000" w:sz="6" w:space="0"/>
              <w:left w:val="nil"/>
              <w:bottom w:val="single" w:color="000000" w:sz="6" w:space="0"/>
              <w:right w:val="single" w:color="000000" w:sz="6" w:space="0"/>
            </w:tcBorders>
            <w:vAlign w:val="center"/>
          </w:tcPr>
          <w:p w14:paraId="076F4FE2">
            <w:pPr>
              <w:pStyle w:val="125"/>
              <w:adjustRightInd w:val="0"/>
              <w:snapToGrid w:val="0"/>
              <w:rPr>
                <w:rFonts w:ascii="Times New Roman" w:hAnsi="Times New Roman"/>
                <w:sz w:val="18"/>
                <w:szCs w:val="18"/>
              </w:rPr>
            </w:pPr>
            <w:r>
              <w:rPr>
                <w:rFonts w:ascii="Times New Roman" w:hAnsi="Times New Roman"/>
                <w:sz w:val="18"/>
                <w:szCs w:val="18"/>
              </w:rPr>
              <w:t>2-7</w:t>
            </w:r>
          </w:p>
        </w:tc>
        <w:tc>
          <w:tcPr>
            <w:tcW w:w="1946" w:type="dxa"/>
            <w:vMerge w:val="restart"/>
            <w:tcBorders>
              <w:top w:val="nil"/>
              <w:left w:val="nil"/>
              <w:bottom w:val="nil"/>
              <w:right w:val="single" w:color="000000" w:sz="6" w:space="0"/>
            </w:tcBorders>
            <w:vAlign w:val="center"/>
          </w:tcPr>
          <w:p w14:paraId="304096B3">
            <w:pPr>
              <w:pStyle w:val="125"/>
              <w:adjustRightInd w:val="0"/>
              <w:snapToGrid w:val="0"/>
              <w:rPr>
                <w:rFonts w:ascii="Times New Roman" w:hAnsi="Times New Roman"/>
                <w:sz w:val="18"/>
                <w:szCs w:val="18"/>
              </w:rPr>
            </w:pPr>
            <w:r>
              <w:rPr>
                <w:rFonts w:ascii="Times New Roman" w:hAnsi="Times New Roman"/>
                <w:sz w:val="18"/>
                <w:szCs w:val="18"/>
              </w:rPr>
              <w:t>14</w:t>
            </w:r>
          </w:p>
        </w:tc>
      </w:tr>
      <w:tr w14:paraId="19AEE17E">
        <w:tblPrEx>
          <w:tblCellMar>
            <w:top w:w="0" w:type="dxa"/>
            <w:left w:w="108" w:type="dxa"/>
            <w:bottom w:w="0" w:type="dxa"/>
            <w:right w:w="108" w:type="dxa"/>
          </w:tblCellMar>
        </w:tblPrEx>
        <w:trPr>
          <w:jc w:val="center"/>
        </w:trPr>
        <w:tc>
          <w:tcPr>
            <w:tcW w:w="1836" w:type="dxa"/>
            <w:vMerge w:val="continue"/>
            <w:tcBorders>
              <w:top w:val="nil"/>
              <w:left w:val="single" w:color="000000" w:sz="6" w:space="0"/>
              <w:bottom w:val="nil"/>
              <w:right w:val="single" w:color="000000" w:sz="6" w:space="0"/>
            </w:tcBorders>
            <w:vAlign w:val="center"/>
          </w:tcPr>
          <w:p w14:paraId="38F0535B">
            <w:pPr>
              <w:pStyle w:val="125"/>
              <w:adjustRightInd w:val="0"/>
              <w:snapToGrid w:val="0"/>
              <w:rPr>
                <w:rFonts w:ascii="Times New Roman" w:hAnsi="Times New Roman"/>
                <w:sz w:val="18"/>
                <w:szCs w:val="18"/>
              </w:rPr>
            </w:pPr>
          </w:p>
        </w:tc>
        <w:tc>
          <w:tcPr>
            <w:tcW w:w="1391" w:type="dxa"/>
            <w:tcBorders>
              <w:top w:val="single" w:color="000000" w:sz="6" w:space="0"/>
              <w:left w:val="nil"/>
              <w:bottom w:val="single" w:color="000000" w:sz="6" w:space="0"/>
              <w:right w:val="single" w:color="000000" w:sz="6" w:space="0"/>
            </w:tcBorders>
            <w:vAlign w:val="center"/>
          </w:tcPr>
          <w:p w14:paraId="01942B05">
            <w:pPr>
              <w:pStyle w:val="125"/>
              <w:adjustRightInd w:val="0"/>
              <w:snapToGrid w:val="0"/>
              <w:rPr>
                <w:rFonts w:ascii="Times New Roman" w:hAnsi="Times New Roman"/>
                <w:sz w:val="18"/>
                <w:szCs w:val="18"/>
              </w:rPr>
            </w:pPr>
            <w:r>
              <w:rPr>
                <w:rFonts w:ascii="Times New Roman" w:hAnsi="Times New Roman"/>
                <w:sz w:val="18"/>
                <w:szCs w:val="18"/>
              </w:rPr>
              <w:t>6</w:t>
            </w:r>
          </w:p>
        </w:tc>
        <w:tc>
          <w:tcPr>
            <w:tcW w:w="1489" w:type="dxa"/>
            <w:tcBorders>
              <w:top w:val="single" w:color="000000" w:sz="6" w:space="0"/>
              <w:left w:val="nil"/>
              <w:bottom w:val="single" w:color="000000" w:sz="6" w:space="0"/>
              <w:right w:val="single" w:color="000000" w:sz="6" w:space="0"/>
            </w:tcBorders>
            <w:vAlign w:val="center"/>
          </w:tcPr>
          <w:p w14:paraId="45818EEE">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continue"/>
            <w:tcBorders>
              <w:top w:val="nil"/>
              <w:left w:val="nil"/>
              <w:bottom w:val="nil"/>
              <w:right w:val="single" w:color="000000" w:sz="6" w:space="0"/>
            </w:tcBorders>
            <w:vAlign w:val="center"/>
          </w:tcPr>
          <w:p w14:paraId="344E4E6E">
            <w:pPr>
              <w:pStyle w:val="125"/>
              <w:adjustRightInd w:val="0"/>
              <w:snapToGrid w:val="0"/>
              <w:rPr>
                <w:rFonts w:ascii="Times New Roman" w:hAnsi="Times New Roman"/>
                <w:sz w:val="18"/>
                <w:szCs w:val="18"/>
              </w:rPr>
            </w:pPr>
          </w:p>
        </w:tc>
      </w:tr>
      <w:tr w14:paraId="1A076EC6">
        <w:tblPrEx>
          <w:tblCellMar>
            <w:top w:w="0" w:type="dxa"/>
            <w:left w:w="108" w:type="dxa"/>
            <w:bottom w:w="0" w:type="dxa"/>
            <w:right w:w="108" w:type="dxa"/>
          </w:tblCellMar>
        </w:tblPrEx>
        <w:trPr>
          <w:jc w:val="center"/>
        </w:trPr>
        <w:tc>
          <w:tcPr>
            <w:tcW w:w="1836" w:type="dxa"/>
            <w:tcBorders>
              <w:top w:val="single" w:color="000000" w:sz="6" w:space="0"/>
              <w:left w:val="single" w:color="000000" w:sz="6" w:space="0"/>
              <w:bottom w:val="nil"/>
              <w:right w:val="single" w:color="000000" w:sz="6" w:space="0"/>
            </w:tcBorders>
            <w:vAlign w:val="center"/>
          </w:tcPr>
          <w:p w14:paraId="56A61226">
            <w:pPr>
              <w:pStyle w:val="125"/>
              <w:adjustRightInd w:val="0"/>
              <w:snapToGrid w:val="0"/>
              <w:rPr>
                <w:rFonts w:ascii="Times New Roman" w:hAnsi="Times New Roman"/>
                <w:sz w:val="18"/>
                <w:szCs w:val="18"/>
              </w:rPr>
            </w:pPr>
            <w:r>
              <w:rPr>
                <w:rFonts w:ascii="Times New Roman" w:hAnsi="Times New Roman"/>
                <w:sz w:val="18"/>
                <w:szCs w:val="18"/>
              </w:rPr>
              <w:t>邻居网络比特图3</w:t>
            </w:r>
          </w:p>
        </w:tc>
        <w:tc>
          <w:tcPr>
            <w:tcW w:w="1391" w:type="dxa"/>
            <w:tcBorders>
              <w:top w:val="single" w:color="000000" w:sz="6" w:space="0"/>
              <w:left w:val="nil"/>
              <w:bottom w:val="single" w:color="000000" w:sz="6" w:space="0"/>
              <w:right w:val="single" w:color="000000" w:sz="6" w:space="0"/>
            </w:tcBorders>
            <w:vAlign w:val="center"/>
          </w:tcPr>
          <w:p w14:paraId="0B59A486">
            <w:pPr>
              <w:pStyle w:val="125"/>
              <w:adjustRightInd w:val="0"/>
              <w:snapToGrid w:val="0"/>
              <w:rPr>
                <w:rFonts w:ascii="Times New Roman" w:hAnsi="Times New Roman"/>
                <w:sz w:val="18"/>
                <w:szCs w:val="18"/>
              </w:rPr>
            </w:pPr>
            <w:r>
              <w:rPr>
                <w:rFonts w:ascii="Times New Roman" w:hAnsi="Times New Roman"/>
                <w:sz w:val="18"/>
                <w:szCs w:val="18"/>
              </w:rPr>
              <w:t>7</w:t>
            </w:r>
          </w:p>
        </w:tc>
        <w:tc>
          <w:tcPr>
            <w:tcW w:w="1489" w:type="dxa"/>
            <w:tcBorders>
              <w:top w:val="single" w:color="000000" w:sz="6" w:space="0"/>
              <w:left w:val="nil"/>
              <w:bottom w:val="single" w:color="000000" w:sz="6" w:space="0"/>
              <w:right w:val="single" w:color="000000" w:sz="6" w:space="0"/>
            </w:tcBorders>
            <w:vAlign w:val="center"/>
          </w:tcPr>
          <w:p w14:paraId="7D53EEE2">
            <w:pPr>
              <w:pStyle w:val="125"/>
              <w:adjustRightInd w:val="0"/>
              <w:snapToGrid w:val="0"/>
              <w:rPr>
                <w:rFonts w:ascii="Times New Roman" w:hAnsi="Times New Roman"/>
                <w:sz w:val="18"/>
                <w:szCs w:val="18"/>
              </w:rPr>
            </w:pPr>
            <w:r>
              <w:rPr>
                <w:rFonts w:ascii="Times New Roman" w:hAnsi="Times New Roman"/>
                <w:sz w:val="18"/>
                <w:szCs w:val="18"/>
              </w:rPr>
              <w:t>0</w:t>
            </w:r>
          </w:p>
        </w:tc>
        <w:tc>
          <w:tcPr>
            <w:tcW w:w="1946" w:type="dxa"/>
            <w:tcBorders>
              <w:top w:val="single" w:color="000000" w:sz="6" w:space="0"/>
              <w:left w:val="nil"/>
              <w:bottom w:val="nil"/>
              <w:right w:val="single" w:color="000000" w:sz="6" w:space="0"/>
            </w:tcBorders>
            <w:vAlign w:val="center"/>
          </w:tcPr>
          <w:p w14:paraId="3E707958">
            <w:pPr>
              <w:pStyle w:val="125"/>
              <w:adjustRightInd w:val="0"/>
              <w:snapToGrid w:val="0"/>
              <w:rPr>
                <w:rFonts w:ascii="Times New Roman" w:hAnsi="Times New Roman"/>
                <w:sz w:val="18"/>
                <w:szCs w:val="18"/>
              </w:rPr>
            </w:pPr>
            <w:r>
              <w:rPr>
                <w:rFonts w:ascii="Times New Roman" w:hAnsi="Times New Roman"/>
                <w:sz w:val="18"/>
                <w:szCs w:val="18"/>
              </w:rPr>
              <w:t>1</w:t>
            </w:r>
          </w:p>
        </w:tc>
      </w:tr>
      <w:tr w14:paraId="5F3E8CBA">
        <w:tblPrEx>
          <w:tblCellMar>
            <w:top w:w="0" w:type="dxa"/>
            <w:left w:w="108" w:type="dxa"/>
            <w:bottom w:w="0" w:type="dxa"/>
            <w:right w:w="108" w:type="dxa"/>
          </w:tblCellMar>
        </w:tblPrEx>
        <w:trPr>
          <w:jc w:val="center"/>
        </w:trPr>
        <w:tc>
          <w:tcPr>
            <w:tcW w:w="1836" w:type="dxa"/>
            <w:tcBorders>
              <w:top w:val="single" w:color="000000" w:sz="6" w:space="0"/>
              <w:left w:val="single" w:color="000000" w:sz="6" w:space="0"/>
              <w:bottom w:val="nil"/>
              <w:right w:val="single" w:color="000000" w:sz="6" w:space="0"/>
            </w:tcBorders>
            <w:vAlign w:val="center"/>
          </w:tcPr>
          <w:p w14:paraId="469F00C5">
            <w:pPr>
              <w:pStyle w:val="125"/>
              <w:adjustRightInd w:val="0"/>
              <w:snapToGrid w:val="0"/>
              <w:rPr>
                <w:rFonts w:ascii="Times New Roman" w:hAnsi="Times New Roman"/>
                <w:sz w:val="18"/>
                <w:szCs w:val="18"/>
              </w:rPr>
            </w:pPr>
            <w:r>
              <w:rPr>
                <w:rFonts w:ascii="Times New Roman" w:hAnsi="Times New Roman"/>
                <w:sz w:val="18"/>
                <w:szCs w:val="18"/>
              </w:rPr>
              <w:t>带宽结束标志位</w:t>
            </w:r>
          </w:p>
        </w:tc>
        <w:tc>
          <w:tcPr>
            <w:tcW w:w="1391" w:type="dxa"/>
            <w:tcBorders>
              <w:top w:val="single" w:color="000000" w:sz="6" w:space="0"/>
              <w:left w:val="nil"/>
              <w:bottom w:val="single" w:color="000000" w:sz="6" w:space="0"/>
              <w:right w:val="single" w:color="000000" w:sz="6" w:space="0"/>
            </w:tcBorders>
            <w:vAlign w:val="center"/>
          </w:tcPr>
          <w:p w14:paraId="596E88B9">
            <w:pPr>
              <w:pStyle w:val="125"/>
              <w:adjustRightInd w:val="0"/>
              <w:snapToGrid w:val="0"/>
              <w:rPr>
                <w:rFonts w:ascii="Times New Roman" w:hAnsi="Times New Roman"/>
                <w:sz w:val="18"/>
                <w:szCs w:val="18"/>
              </w:rPr>
            </w:pPr>
            <w:r>
              <w:rPr>
                <w:rFonts w:ascii="Times New Roman" w:hAnsi="Times New Roman"/>
                <w:sz w:val="18"/>
                <w:szCs w:val="18"/>
              </w:rPr>
              <w:t>7</w:t>
            </w:r>
          </w:p>
        </w:tc>
        <w:tc>
          <w:tcPr>
            <w:tcW w:w="1489" w:type="dxa"/>
            <w:tcBorders>
              <w:top w:val="single" w:color="000000" w:sz="6" w:space="0"/>
              <w:left w:val="nil"/>
              <w:bottom w:val="single" w:color="000000" w:sz="6" w:space="0"/>
              <w:right w:val="single" w:color="000000" w:sz="6" w:space="0"/>
            </w:tcBorders>
            <w:vAlign w:val="center"/>
          </w:tcPr>
          <w:p w14:paraId="66F1473F">
            <w:pPr>
              <w:pStyle w:val="125"/>
              <w:adjustRightInd w:val="0"/>
              <w:snapToGrid w:val="0"/>
              <w:rPr>
                <w:rFonts w:ascii="Times New Roman" w:hAnsi="Times New Roman"/>
                <w:sz w:val="18"/>
                <w:szCs w:val="18"/>
              </w:rPr>
            </w:pPr>
            <w:r>
              <w:rPr>
                <w:rFonts w:ascii="Times New Roman" w:hAnsi="Times New Roman"/>
                <w:sz w:val="18"/>
                <w:szCs w:val="18"/>
              </w:rPr>
              <w:t>1</w:t>
            </w:r>
          </w:p>
        </w:tc>
        <w:tc>
          <w:tcPr>
            <w:tcW w:w="1946" w:type="dxa"/>
            <w:tcBorders>
              <w:top w:val="single" w:color="000000" w:sz="6" w:space="0"/>
              <w:left w:val="nil"/>
              <w:bottom w:val="nil"/>
              <w:right w:val="single" w:color="000000" w:sz="6" w:space="0"/>
            </w:tcBorders>
            <w:vAlign w:val="center"/>
          </w:tcPr>
          <w:p w14:paraId="504FF33A">
            <w:pPr>
              <w:pStyle w:val="125"/>
              <w:adjustRightInd w:val="0"/>
              <w:snapToGrid w:val="0"/>
              <w:rPr>
                <w:rFonts w:ascii="Times New Roman" w:hAnsi="Times New Roman"/>
                <w:sz w:val="18"/>
                <w:szCs w:val="18"/>
              </w:rPr>
            </w:pPr>
            <w:r>
              <w:rPr>
                <w:rFonts w:ascii="Times New Roman" w:hAnsi="Times New Roman"/>
                <w:sz w:val="18"/>
                <w:szCs w:val="18"/>
              </w:rPr>
              <w:t>1</w:t>
            </w:r>
          </w:p>
        </w:tc>
      </w:tr>
      <w:tr w14:paraId="23F0F179">
        <w:tblPrEx>
          <w:tblCellMar>
            <w:top w:w="0" w:type="dxa"/>
            <w:left w:w="108" w:type="dxa"/>
            <w:bottom w:w="0" w:type="dxa"/>
            <w:right w:w="108" w:type="dxa"/>
          </w:tblCellMar>
        </w:tblPrEx>
        <w:trPr>
          <w:jc w:val="center"/>
        </w:trPr>
        <w:tc>
          <w:tcPr>
            <w:tcW w:w="1836" w:type="dxa"/>
            <w:tcBorders>
              <w:top w:val="single" w:color="000000" w:sz="6" w:space="0"/>
              <w:left w:val="single" w:color="000000" w:sz="6" w:space="0"/>
              <w:bottom w:val="nil"/>
              <w:right w:val="single" w:color="000000" w:sz="6" w:space="0"/>
            </w:tcBorders>
            <w:vAlign w:val="center"/>
          </w:tcPr>
          <w:p w14:paraId="6D6D95BA">
            <w:pPr>
              <w:pStyle w:val="125"/>
              <w:adjustRightInd w:val="0"/>
              <w:snapToGrid w:val="0"/>
              <w:rPr>
                <w:rFonts w:ascii="Times New Roman" w:hAnsi="Times New Roman"/>
                <w:sz w:val="18"/>
                <w:szCs w:val="18"/>
              </w:rPr>
            </w:pPr>
            <w:r>
              <w:rPr>
                <w:rFonts w:ascii="Times New Roman" w:hAnsi="Times New Roman"/>
                <w:sz w:val="18"/>
                <w:szCs w:val="18"/>
              </w:rPr>
              <w:t>本网络无线option</w:t>
            </w:r>
          </w:p>
        </w:tc>
        <w:tc>
          <w:tcPr>
            <w:tcW w:w="1391" w:type="dxa"/>
            <w:tcBorders>
              <w:top w:val="single" w:color="000000" w:sz="6" w:space="0"/>
              <w:left w:val="nil"/>
              <w:bottom w:val="single" w:color="000000" w:sz="6" w:space="0"/>
              <w:right w:val="single" w:color="000000" w:sz="6" w:space="0"/>
            </w:tcBorders>
            <w:vAlign w:val="center"/>
          </w:tcPr>
          <w:p w14:paraId="46B71A03">
            <w:pPr>
              <w:pStyle w:val="125"/>
              <w:adjustRightInd w:val="0"/>
              <w:snapToGrid w:val="0"/>
              <w:rPr>
                <w:rFonts w:ascii="Times New Roman" w:hAnsi="Times New Roman"/>
                <w:sz w:val="18"/>
                <w:szCs w:val="18"/>
              </w:rPr>
            </w:pPr>
            <w:r>
              <w:rPr>
                <w:rFonts w:ascii="Times New Roman" w:hAnsi="Times New Roman"/>
                <w:sz w:val="18"/>
                <w:szCs w:val="18"/>
              </w:rPr>
              <w:t>7</w:t>
            </w:r>
          </w:p>
        </w:tc>
        <w:tc>
          <w:tcPr>
            <w:tcW w:w="1489" w:type="dxa"/>
            <w:tcBorders>
              <w:top w:val="single" w:color="000000" w:sz="6" w:space="0"/>
              <w:left w:val="nil"/>
              <w:bottom w:val="single" w:color="000000" w:sz="6" w:space="0"/>
              <w:right w:val="single" w:color="000000" w:sz="6" w:space="0"/>
            </w:tcBorders>
            <w:vAlign w:val="center"/>
          </w:tcPr>
          <w:p w14:paraId="5161195A">
            <w:pPr>
              <w:pStyle w:val="125"/>
              <w:adjustRightInd w:val="0"/>
              <w:snapToGrid w:val="0"/>
              <w:rPr>
                <w:rFonts w:ascii="Times New Roman" w:hAnsi="Times New Roman"/>
                <w:sz w:val="18"/>
                <w:szCs w:val="18"/>
              </w:rPr>
            </w:pPr>
            <w:r>
              <w:rPr>
                <w:rFonts w:ascii="Times New Roman" w:hAnsi="Times New Roman"/>
                <w:sz w:val="18"/>
                <w:szCs w:val="18"/>
              </w:rPr>
              <w:t>2-3</w:t>
            </w:r>
          </w:p>
        </w:tc>
        <w:tc>
          <w:tcPr>
            <w:tcW w:w="1946" w:type="dxa"/>
            <w:tcBorders>
              <w:top w:val="single" w:color="000000" w:sz="6" w:space="0"/>
              <w:left w:val="nil"/>
              <w:bottom w:val="nil"/>
              <w:right w:val="single" w:color="000000" w:sz="6" w:space="0"/>
            </w:tcBorders>
            <w:vAlign w:val="center"/>
          </w:tcPr>
          <w:p w14:paraId="0FA54424">
            <w:pPr>
              <w:pStyle w:val="125"/>
              <w:adjustRightInd w:val="0"/>
              <w:snapToGrid w:val="0"/>
              <w:rPr>
                <w:rFonts w:ascii="Times New Roman" w:hAnsi="Times New Roman"/>
                <w:sz w:val="18"/>
                <w:szCs w:val="18"/>
              </w:rPr>
            </w:pPr>
            <w:r>
              <w:rPr>
                <w:rFonts w:ascii="Times New Roman" w:hAnsi="Times New Roman"/>
                <w:sz w:val="18"/>
                <w:szCs w:val="18"/>
              </w:rPr>
              <w:t>2</w:t>
            </w:r>
          </w:p>
        </w:tc>
      </w:tr>
      <w:tr w14:paraId="5532A32B">
        <w:tblPrEx>
          <w:tblCellMar>
            <w:top w:w="0" w:type="dxa"/>
            <w:left w:w="108" w:type="dxa"/>
            <w:bottom w:w="0" w:type="dxa"/>
            <w:right w:w="108" w:type="dxa"/>
          </w:tblCellMar>
        </w:tblPrEx>
        <w:trPr>
          <w:jc w:val="center"/>
        </w:trPr>
        <w:tc>
          <w:tcPr>
            <w:tcW w:w="1836" w:type="dxa"/>
            <w:tcBorders>
              <w:top w:val="single" w:color="000000" w:sz="6" w:space="0"/>
              <w:left w:val="single" w:color="000000" w:sz="6" w:space="0"/>
              <w:bottom w:val="nil"/>
              <w:right w:val="single" w:color="000000" w:sz="6" w:space="0"/>
            </w:tcBorders>
            <w:vAlign w:val="center"/>
          </w:tcPr>
          <w:p w14:paraId="0AE1ACF8">
            <w:pPr>
              <w:pStyle w:val="125"/>
              <w:adjustRightInd w:val="0"/>
              <w:snapToGrid w:val="0"/>
              <w:rPr>
                <w:rFonts w:ascii="Times New Roman" w:hAnsi="Times New Roman"/>
                <w:sz w:val="18"/>
                <w:szCs w:val="18"/>
              </w:rPr>
            </w:pPr>
            <w:r>
              <w:rPr>
                <w:rFonts w:ascii="Times New Roman" w:hAnsi="Times New Roman"/>
                <w:sz w:val="18"/>
                <w:szCs w:val="18"/>
              </w:rPr>
              <w:t>邻居网络比特图4</w:t>
            </w:r>
          </w:p>
        </w:tc>
        <w:tc>
          <w:tcPr>
            <w:tcW w:w="1391" w:type="dxa"/>
            <w:tcBorders>
              <w:top w:val="single" w:color="000000" w:sz="6" w:space="0"/>
              <w:left w:val="nil"/>
              <w:bottom w:val="single" w:color="000000" w:sz="6" w:space="0"/>
              <w:right w:val="single" w:color="000000" w:sz="6" w:space="0"/>
            </w:tcBorders>
            <w:vAlign w:val="center"/>
          </w:tcPr>
          <w:p w14:paraId="246A5B1F">
            <w:pPr>
              <w:pStyle w:val="125"/>
              <w:adjustRightInd w:val="0"/>
              <w:snapToGrid w:val="0"/>
              <w:rPr>
                <w:rFonts w:ascii="Times New Roman" w:hAnsi="Times New Roman"/>
                <w:sz w:val="18"/>
                <w:szCs w:val="18"/>
              </w:rPr>
            </w:pPr>
            <w:r>
              <w:rPr>
                <w:rFonts w:ascii="Times New Roman" w:hAnsi="Times New Roman"/>
                <w:sz w:val="18"/>
                <w:szCs w:val="18"/>
              </w:rPr>
              <w:t>7</w:t>
            </w:r>
          </w:p>
        </w:tc>
        <w:tc>
          <w:tcPr>
            <w:tcW w:w="1489" w:type="dxa"/>
            <w:tcBorders>
              <w:top w:val="single" w:color="000000" w:sz="6" w:space="0"/>
              <w:left w:val="nil"/>
              <w:bottom w:val="single" w:color="000000" w:sz="6" w:space="0"/>
              <w:right w:val="single" w:color="000000" w:sz="6" w:space="0"/>
            </w:tcBorders>
            <w:vAlign w:val="center"/>
          </w:tcPr>
          <w:p w14:paraId="27FF2EF6">
            <w:pPr>
              <w:pStyle w:val="125"/>
              <w:adjustRightInd w:val="0"/>
              <w:snapToGrid w:val="0"/>
              <w:rPr>
                <w:rFonts w:ascii="Times New Roman" w:hAnsi="Times New Roman"/>
                <w:sz w:val="18"/>
                <w:szCs w:val="18"/>
              </w:rPr>
            </w:pPr>
            <w:r>
              <w:rPr>
                <w:rFonts w:ascii="Times New Roman" w:hAnsi="Times New Roman"/>
                <w:sz w:val="18"/>
                <w:szCs w:val="18"/>
              </w:rPr>
              <w:t>4-7</w:t>
            </w:r>
          </w:p>
        </w:tc>
        <w:tc>
          <w:tcPr>
            <w:tcW w:w="1946" w:type="dxa"/>
            <w:tcBorders>
              <w:top w:val="single" w:color="000000" w:sz="6" w:space="0"/>
              <w:left w:val="nil"/>
              <w:bottom w:val="nil"/>
              <w:right w:val="single" w:color="000000" w:sz="6" w:space="0"/>
            </w:tcBorders>
            <w:vAlign w:val="center"/>
          </w:tcPr>
          <w:p w14:paraId="377E990A">
            <w:pPr>
              <w:pStyle w:val="125"/>
              <w:adjustRightInd w:val="0"/>
              <w:snapToGrid w:val="0"/>
              <w:rPr>
                <w:rFonts w:ascii="Times New Roman" w:hAnsi="Times New Roman"/>
                <w:sz w:val="18"/>
                <w:szCs w:val="18"/>
              </w:rPr>
            </w:pPr>
            <w:r>
              <w:rPr>
                <w:rFonts w:ascii="Times New Roman" w:hAnsi="Times New Roman"/>
                <w:sz w:val="18"/>
                <w:szCs w:val="18"/>
              </w:rPr>
              <w:t>4</w:t>
            </w:r>
          </w:p>
        </w:tc>
      </w:tr>
      <w:tr w14:paraId="756A081C">
        <w:tblPrEx>
          <w:tblCellMar>
            <w:top w:w="0" w:type="dxa"/>
            <w:left w:w="108" w:type="dxa"/>
            <w:bottom w:w="0" w:type="dxa"/>
            <w:right w:w="108" w:type="dxa"/>
          </w:tblCellMar>
        </w:tblPrEx>
        <w:trPr>
          <w:jc w:val="center"/>
        </w:trPr>
        <w:tc>
          <w:tcPr>
            <w:tcW w:w="1836" w:type="dxa"/>
            <w:vMerge w:val="restart"/>
            <w:tcBorders>
              <w:top w:val="single" w:color="000000" w:sz="6" w:space="0"/>
              <w:left w:val="single" w:color="000000" w:sz="6" w:space="0"/>
              <w:bottom w:val="nil"/>
              <w:right w:val="single" w:color="000000" w:sz="6" w:space="0"/>
            </w:tcBorders>
            <w:vAlign w:val="center"/>
          </w:tcPr>
          <w:p w14:paraId="5ACB74E5">
            <w:pPr>
              <w:pStyle w:val="125"/>
              <w:adjustRightInd w:val="0"/>
              <w:snapToGrid w:val="0"/>
              <w:rPr>
                <w:rFonts w:ascii="Times New Roman" w:hAnsi="Times New Roman"/>
                <w:sz w:val="18"/>
                <w:szCs w:val="18"/>
              </w:rPr>
            </w:pPr>
            <w:r>
              <w:rPr>
                <w:rFonts w:ascii="Times New Roman" w:hAnsi="Times New Roman"/>
                <w:sz w:val="18"/>
                <w:szCs w:val="18"/>
              </w:rPr>
              <w:t>带宽结束偏移</w:t>
            </w:r>
          </w:p>
        </w:tc>
        <w:tc>
          <w:tcPr>
            <w:tcW w:w="1391" w:type="dxa"/>
            <w:tcBorders>
              <w:top w:val="single" w:color="000000" w:sz="6" w:space="0"/>
              <w:left w:val="nil"/>
              <w:bottom w:val="single" w:color="000000" w:sz="6" w:space="0"/>
              <w:right w:val="single" w:color="000000" w:sz="6" w:space="0"/>
            </w:tcBorders>
            <w:vAlign w:val="center"/>
          </w:tcPr>
          <w:p w14:paraId="6B9F824F">
            <w:pPr>
              <w:pStyle w:val="125"/>
              <w:adjustRightInd w:val="0"/>
              <w:snapToGrid w:val="0"/>
              <w:rPr>
                <w:rFonts w:ascii="Times New Roman" w:hAnsi="Times New Roman"/>
                <w:sz w:val="18"/>
                <w:szCs w:val="18"/>
              </w:rPr>
            </w:pPr>
            <w:r>
              <w:rPr>
                <w:rFonts w:ascii="Times New Roman" w:hAnsi="Times New Roman"/>
                <w:sz w:val="18"/>
                <w:szCs w:val="18"/>
              </w:rPr>
              <w:t>8</w:t>
            </w:r>
          </w:p>
        </w:tc>
        <w:tc>
          <w:tcPr>
            <w:tcW w:w="1489" w:type="dxa"/>
            <w:tcBorders>
              <w:top w:val="single" w:color="000000" w:sz="6" w:space="0"/>
              <w:left w:val="nil"/>
              <w:bottom w:val="single" w:color="000000" w:sz="6" w:space="0"/>
              <w:right w:val="single" w:color="000000" w:sz="6" w:space="0"/>
            </w:tcBorders>
            <w:vAlign w:val="center"/>
          </w:tcPr>
          <w:p w14:paraId="44CA89C9">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restart"/>
            <w:tcBorders>
              <w:top w:val="single" w:color="000000" w:sz="6" w:space="0"/>
              <w:left w:val="nil"/>
              <w:bottom w:val="nil"/>
              <w:right w:val="single" w:color="000000" w:sz="6" w:space="0"/>
            </w:tcBorders>
            <w:vAlign w:val="center"/>
          </w:tcPr>
          <w:p w14:paraId="1096AA4D">
            <w:pPr>
              <w:pStyle w:val="125"/>
              <w:adjustRightInd w:val="0"/>
              <w:snapToGrid w:val="0"/>
              <w:rPr>
                <w:rFonts w:ascii="Times New Roman" w:hAnsi="Times New Roman"/>
                <w:sz w:val="18"/>
                <w:szCs w:val="18"/>
              </w:rPr>
            </w:pPr>
            <w:r>
              <w:rPr>
                <w:rFonts w:ascii="Times New Roman" w:hAnsi="Times New Roman"/>
                <w:sz w:val="18"/>
                <w:szCs w:val="18"/>
              </w:rPr>
              <w:t>16</w:t>
            </w:r>
          </w:p>
        </w:tc>
      </w:tr>
      <w:tr w14:paraId="2F1773E1">
        <w:tblPrEx>
          <w:tblCellMar>
            <w:top w:w="0" w:type="dxa"/>
            <w:left w:w="108" w:type="dxa"/>
            <w:bottom w:w="0" w:type="dxa"/>
            <w:right w:w="108" w:type="dxa"/>
          </w:tblCellMar>
        </w:tblPrEx>
        <w:trPr>
          <w:jc w:val="center"/>
        </w:trPr>
        <w:tc>
          <w:tcPr>
            <w:tcW w:w="1836" w:type="dxa"/>
            <w:vMerge w:val="continue"/>
            <w:tcBorders>
              <w:top w:val="single" w:color="000000" w:sz="6" w:space="0"/>
              <w:left w:val="single" w:color="000000" w:sz="6" w:space="0"/>
              <w:bottom w:val="nil"/>
              <w:right w:val="single" w:color="000000" w:sz="6" w:space="0"/>
            </w:tcBorders>
            <w:vAlign w:val="center"/>
          </w:tcPr>
          <w:p w14:paraId="5C29B554">
            <w:pPr>
              <w:pStyle w:val="125"/>
              <w:adjustRightInd w:val="0"/>
              <w:snapToGrid w:val="0"/>
              <w:rPr>
                <w:rFonts w:ascii="Times New Roman" w:hAnsi="Times New Roman"/>
                <w:sz w:val="18"/>
                <w:szCs w:val="18"/>
              </w:rPr>
            </w:pPr>
          </w:p>
        </w:tc>
        <w:tc>
          <w:tcPr>
            <w:tcW w:w="1391" w:type="dxa"/>
            <w:tcBorders>
              <w:top w:val="single" w:color="000000" w:sz="6" w:space="0"/>
              <w:left w:val="nil"/>
              <w:bottom w:val="single" w:color="000000" w:sz="6" w:space="0"/>
              <w:right w:val="single" w:color="000000" w:sz="6" w:space="0"/>
            </w:tcBorders>
            <w:vAlign w:val="center"/>
          </w:tcPr>
          <w:p w14:paraId="0E51D046">
            <w:pPr>
              <w:pStyle w:val="125"/>
              <w:adjustRightInd w:val="0"/>
              <w:snapToGrid w:val="0"/>
              <w:rPr>
                <w:rFonts w:ascii="Times New Roman" w:hAnsi="Times New Roman"/>
                <w:sz w:val="18"/>
                <w:szCs w:val="18"/>
              </w:rPr>
            </w:pPr>
            <w:r>
              <w:rPr>
                <w:rFonts w:ascii="Times New Roman" w:hAnsi="Times New Roman"/>
                <w:sz w:val="18"/>
                <w:szCs w:val="18"/>
              </w:rPr>
              <w:t>9</w:t>
            </w:r>
          </w:p>
        </w:tc>
        <w:tc>
          <w:tcPr>
            <w:tcW w:w="1489" w:type="dxa"/>
            <w:tcBorders>
              <w:top w:val="single" w:color="000000" w:sz="6" w:space="0"/>
              <w:left w:val="nil"/>
              <w:bottom w:val="single" w:color="000000" w:sz="6" w:space="0"/>
              <w:right w:val="single" w:color="000000" w:sz="6" w:space="0"/>
            </w:tcBorders>
            <w:vAlign w:val="center"/>
          </w:tcPr>
          <w:p w14:paraId="625D533F">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continue"/>
            <w:tcBorders>
              <w:top w:val="single" w:color="000000" w:sz="6" w:space="0"/>
              <w:left w:val="nil"/>
              <w:bottom w:val="nil"/>
              <w:right w:val="single" w:color="000000" w:sz="6" w:space="0"/>
            </w:tcBorders>
            <w:vAlign w:val="center"/>
          </w:tcPr>
          <w:p w14:paraId="5460CB86">
            <w:pPr>
              <w:pStyle w:val="125"/>
              <w:adjustRightInd w:val="0"/>
              <w:snapToGrid w:val="0"/>
              <w:rPr>
                <w:rFonts w:ascii="Times New Roman" w:hAnsi="Times New Roman"/>
                <w:sz w:val="18"/>
                <w:szCs w:val="18"/>
              </w:rPr>
            </w:pPr>
          </w:p>
        </w:tc>
      </w:tr>
      <w:tr w14:paraId="0DC9556B">
        <w:tblPrEx>
          <w:tblCellMar>
            <w:top w:w="0" w:type="dxa"/>
            <w:left w:w="108" w:type="dxa"/>
            <w:bottom w:w="0" w:type="dxa"/>
            <w:right w:w="108" w:type="dxa"/>
          </w:tblCellMar>
        </w:tblPrEx>
        <w:trPr>
          <w:jc w:val="center"/>
        </w:trPr>
        <w:tc>
          <w:tcPr>
            <w:tcW w:w="1836" w:type="dxa"/>
            <w:vMerge w:val="restart"/>
            <w:tcBorders>
              <w:top w:val="single" w:color="000000" w:sz="6" w:space="0"/>
              <w:left w:val="single" w:color="000000" w:sz="6" w:space="0"/>
              <w:bottom w:val="nil"/>
              <w:right w:val="single" w:color="000000" w:sz="6" w:space="0"/>
            </w:tcBorders>
            <w:vAlign w:val="center"/>
          </w:tcPr>
          <w:p w14:paraId="2B6C07AF">
            <w:pPr>
              <w:pStyle w:val="125"/>
              <w:adjustRightInd w:val="0"/>
              <w:snapToGrid w:val="0"/>
              <w:rPr>
                <w:rFonts w:ascii="Times New Roman" w:hAnsi="Times New Roman"/>
                <w:sz w:val="18"/>
                <w:szCs w:val="18"/>
              </w:rPr>
            </w:pPr>
            <w:r>
              <w:rPr>
                <w:rFonts w:ascii="Times New Roman" w:hAnsi="Times New Roman"/>
                <w:sz w:val="18"/>
                <w:szCs w:val="18"/>
              </w:rPr>
              <w:t>带宽开始偏移</w:t>
            </w:r>
          </w:p>
        </w:tc>
        <w:tc>
          <w:tcPr>
            <w:tcW w:w="1391" w:type="dxa"/>
            <w:tcBorders>
              <w:top w:val="single" w:color="000000" w:sz="6" w:space="0"/>
              <w:left w:val="nil"/>
              <w:bottom w:val="single" w:color="000000" w:sz="6" w:space="0"/>
              <w:right w:val="single" w:color="000000" w:sz="6" w:space="0"/>
            </w:tcBorders>
            <w:vAlign w:val="center"/>
          </w:tcPr>
          <w:p w14:paraId="5024EB58">
            <w:pPr>
              <w:pStyle w:val="125"/>
              <w:adjustRightInd w:val="0"/>
              <w:snapToGrid w:val="0"/>
              <w:rPr>
                <w:rFonts w:ascii="Times New Roman" w:hAnsi="Times New Roman"/>
                <w:sz w:val="18"/>
                <w:szCs w:val="18"/>
              </w:rPr>
            </w:pPr>
            <w:r>
              <w:rPr>
                <w:rFonts w:ascii="Times New Roman" w:hAnsi="Times New Roman"/>
                <w:sz w:val="18"/>
                <w:szCs w:val="18"/>
              </w:rPr>
              <w:t>10</w:t>
            </w:r>
          </w:p>
        </w:tc>
        <w:tc>
          <w:tcPr>
            <w:tcW w:w="1489" w:type="dxa"/>
            <w:tcBorders>
              <w:top w:val="single" w:color="000000" w:sz="6" w:space="0"/>
              <w:left w:val="nil"/>
              <w:bottom w:val="single" w:color="000000" w:sz="6" w:space="0"/>
              <w:right w:val="single" w:color="000000" w:sz="6" w:space="0"/>
            </w:tcBorders>
            <w:vAlign w:val="center"/>
          </w:tcPr>
          <w:p w14:paraId="52F17E00">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restart"/>
            <w:tcBorders>
              <w:top w:val="single" w:color="000000" w:sz="6" w:space="0"/>
              <w:left w:val="nil"/>
              <w:bottom w:val="nil"/>
              <w:right w:val="single" w:color="000000" w:sz="6" w:space="0"/>
            </w:tcBorders>
            <w:vAlign w:val="center"/>
          </w:tcPr>
          <w:p w14:paraId="04525F06">
            <w:pPr>
              <w:pStyle w:val="125"/>
              <w:adjustRightInd w:val="0"/>
              <w:snapToGrid w:val="0"/>
              <w:rPr>
                <w:rFonts w:ascii="Times New Roman" w:hAnsi="Times New Roman"/>
                <w:sz w:val="18"/>
                <w:szCs w:val="18"/>
              </w:rPr>
            </w:pPr>
            <w:r>
              <w:rPr>
                <w:rFonts w:ascii="Times New Roman" w:hAnsi="Times New Roman"/>
                <w:sz w:val="18"/>
                <w:szCs w:val="18"/>
              </w:rPr>
              <w:t>16</w:t>
            </w:r>
          </w:p>
        </w:tc>
      </w:tr>
      <w:tr w14:paraId="406CAB42">
        <w:tblPrEx>
          <w:tblCellMar>
            <w:top w:w="0" w:type="dxa"/>
            <w:left w:w="108" w:type="dxa"/>
            <w:bottom w:w="0" w:type="dxa"/>
            <w:right w:w="108" w:type="dxa"/>
          </w:tblCellMar>
        </w:tblPrEx>
        <w:trPr>
          <w:jc w:val="center"/>
        </w:trPr>
        <w:tc>
          <w:tcPr>
            <w:tcW w:w="1836" w:type="dxa"/>
            <w:vMerge w:val="continue"/>
            <w:tcBorders>
              <w:top w:val="single" w:color="000000" w:sz="6" w:space="0"/>
              <w:left w:val="single" w:color="000000" w:sz="6" w:space="0"/>
              <w:bottom w:val="nil"/>
              <w:right w:val="single" w:color="000000" w:sz="6" w:space="0"/>
            </w:tcBorders>
            <w:vAlign w:val="center"/>
          </w:tcPr>
          <w:p w14:paraId="28C0900B">
            <w:pPr>
              <w:pStyle w:val="125"/>
              <w:adjustRightInd w:val="0"/>
              <w:snapToGrid w:val="0"/>
              <w:rPr>
                <w:rFonts w:ascii="Times New Roman" w:hAnsi="Times New Roman"/>
                <w:sz w:val="18"/>
                <w:szCs w:val="18"/>
              </w:rPr>
            </w:pPr>
          </w:p>
        </w:tc>
        <w:tc>
          <w:tcPr>
            <w:tcW w:w="1391" w:type="dxa"/>
            <w:tcBorders>
              <w:top w:val="single" w:color="000000" w:sz="6" w:space="0"/>
              <w:left w:val="nil"/>
              <w:bottom w:val="single" w:color="000000" w:sz="6" w:space="0"/>
              <w:right w:val="single" w:color="000000" w:sz="6" w:space="0"/>
            </w:tcBorders>
            <w:vAlign w:val="center"/>
          </w:tcPr>
          <w:p w14:paraId="028FA32C">
            <w:pPr>
              <w:pStyle w:val="125"/>
              <w:adjustRightInd w:val="0"/>
              <w:snapToGrid w:val="0"/>
              <w:rPr>
                <w:rFonts w:ascii="Times New Roman" w:hAnsi="Times New Roman"/>
                <w:sz w:val="18"/>
                <w:szCs w:val="18"/>
              </w:rPr>
            </w:pPr>
            <w:r>
              <w:rPr>
                <w:rFonts w:ascii="Times New Roman" w:hAnsi="Times New Roman"/>
                <w:sz w:val="18"/>
                <w:szCs w:val="18"/>
              </w:rPr>
              <w:t>11</w:t>
            </w:r>
          </w:p>
        </w:tc>
        <w:tc>
          <w:tcPr>
            <w:tcW w:w="1489" w:type="dxa"/>
            <w:tcBorders>
              <w:top w:val="single" w:color="000000" w:sz="6" w:space="0"/>
              <w:left w:val="nil"/>
              <w:bottom w:val="single" w:color="000000" w:sz="6" w:space="0"/>
              <w:right w:val="single" w:color="000000" w:sz="6" w:space="0"/>
            </w:tcBorders>
            <w:vAlign w:val="center"/>
          </w:tcPr>
          <w:p w14:paraId="5A7D8985">
            <w:pPr>
              <w:pStyle w:val="125"/>
              <w:adjustRightInd w:val="0"/>
              <w:snapToGrid w:val="0"/>
              <w:rPr>
                <w:rFonts w:ascii="Times New Roman" w:hAnsi="Times New Roman"/>
                <w:sz w:val="18"/>
                <w:szCs w:val="18"/>
              </w:rPr>
            </w:pPr>
            <w:r>
              <w:rPr>
                <w:rFonts w:ascii="Times New Roman" w:hAnsi="Times New Roman"/>
                <w:sz w:val="18"/>
                <w:szCs w:val="18"/>
              </w:rPr>
              <w:t>0-7</w:t>
            </w:r>
          </w:p>
        </w:tc>
        <w:tc>
          <w:tcPr>
            <w:tcW w:w="1946" w:type="dxa"/>
            <w:vMerge w:val="continue"/>
            <w:tcBorders>
              <w:top w:val="single" w:color="000000" w:sz="6" w:space="0"/>
              <w:left w:val="nil"/>
              <w:bottom w:val="nil"/>
              <w:right w:val="single" w:color="000000" w:sz="6" w:space="0"/>
            </w:tcBorders>
            <w:vAlign w:val="center"/>
          </w:tcPr>
          <w:p w14:paraId="5DD978FA">
            <w:pPr>
              <w:pStyle w:val="125"/>
              <w:adjustRightInd w:val="0"/>
              <w:snapToGrid w:val="0"/>
              <w:rPr>
                <w:rFonts w:ascii="Times New Roman" w:hAnsi="Times New Roman"/>
                <w:sz w:val="18"/>
                <w:szCs w:val="18"/>
              </w:rPr>
            </w:pPr>
          </w:p>
        </w:tc>
      </w:tr>
      <w:tr w14:paraId="683C1D05">
        <w:tblPrEx>
          <w:tblCellMar>
            <w:top w:w="0" w:type="dxa"/>
            <w:left w:w="108" w:type="dxa"/>
            <w:bottom w:w="0" w:type="dxa"/>
            <w:right w:w="108" w:type="dxa"/>
          </w:tblCellMar>
        </w:tblPrEx>
        <w:trPr>
          <w:jc w:val="center"/>
        </w:trPr>
        <w:tc>
          <w:tcPr>
            <w:tcW w:w="1836" w:type="dxa"/>
            <w:tcBorders>
              <w:top w:val="single" w:color="000000" w:sz="6" w:space="0"/>
              <w:left w:val="single" w:color="000000" w:sz="6" w:space="0"/>
              <w:bottom w:val="single" w:color="000000" w:sz="6" w:space="0"/>
              <w:right w:val="single" w:color="000000" w:sz="6" w:space="0"/>
            </w:tcBorders>
            <w:vAlign w:val="center"/>
          </w:tcPr>
          <w:p w14:paraId="58C26000">
            <w:pPr>
              <w:pStyle w:val="125"/>
              <w:adjustRightInd w:val="0"/>
              <w:snapToGrid w:val="0"/>
              <w:rPr>
                <w:rFonts w:ascii="Times New Roman" w:hAnsi="Times New Roman"/>
                <w:sz w:val="18"/>
                <w:szCs w:val="18"/>
              </w:rPr>
            </w:pPr>
            <w:r>
              <w:rPr>
                <w:rFonts w:ascii="Times New Roman" w:hAnsi="Times New Roman"/>
                <w:sz w:val="18"/>
                <w:szCs w:val="18"/>
              </w:rPr>
              <w:t>短网络标识高位</w:t>
            </w:r>
          </w:p>
        </w:tc>
        <w:tc>
          <w:tcPr>
            <w:tcW w:w="1391" w:type="dxa"/>
            <w:tcBorders>
              <w:top w:val="single" w:color="000000" w:sz="6" w:space="0"/>
              <w:left w:val="nil"/>
              <w:bottom w:val="single" w:color="000000" w:sz="6" w:space="0"/>
              <w:right w:val="single" w:color="000000" w:sz="6" w:space="0"/>
            </w:tcBorders>
            <w:vAlign w:val="center"/>
          </w:tcPr>
          <w:p w14:paraId="180DAB35">
            <w:pPr>
              <w:pStyle w:val="125"/>
              <w:adjustRightInd w:val="0"/>
              <w:snapToGrid w:val="0"/>
              <w:rPr>
                <w:rFonts w:ascii="Times New Roman" w:hAnsi="Times New Roman"/>
                <w:sz w:val="18"/>
                <w:szCs w:val="18"/>
              </w:rPr>
            </w:pPr>
            <w:r>
              <w:rPr>
                <w:rFonts w:ascii="Times New Roman" w:hAnsi="Times New Roman"/>
                <w:sz w:val="18"/>
                <w:szCs w:val="18"/>
              </w:rPr>
              <w:t>12</w:t>
            </w:r>
          </w:p>
        </w:tc>
        <w:tc>
          <w:tcPr>
            <w:tcW w:w="1489" w:type="dxa"/>
            <w:tcBorders>
              <w:top w:val="single" w:color="000000" w:sz="6" w:space="0"/>
              <w:left w:val="nil"/>
              <w:bottom w:val="single" w:color="000000" w:sz="6" w:space="0"/>
              <w:right w:val="single" w:color="000000" w:sz="6" w:space="0"/>
            </w:tcBorders>
            <w:vAlign w:val="center"/>
          </w:tcPr>
          <w:p w14:paraId="176ADEA7">
            <w:pPr>
              <w:pStyle w:val="125"/>
              <w:adjustRightInd w:val="0"/>
              <w:snapToGrid w:val="0"/>
              <w:rPr>
                <w:rFonts w:ascii="Times New Roman" w:hAnsi="Times New Roman"/>
                <w:sz w:val="18"/>
                <w:szCs w:val="18"/>
              </w:rPr>
            </w:pPr>
            <w:r>
              <w:rPr>
                <w:rFonts w:ascii="Times New Roman" w:hAnsi="Times New Roman"/>
                <w:sz w:val="18"/>
                <w:szCs w:val="18"/>
              </w:rPr>
              <w:t>0</w:t>
            </w:r>
          </w:p>
        </w:tc>
        <w:tc>
          <w:tcPr>
            <w:tcW w:w="1946" w:type="dxa"/>
            <w:tcBorders>
              <w:top w:val="single" w:color="000000" w:sz="6" w:space="0"/>
              <w:left w:val="nil"/>
              <w:bottom w:val="single" w:color="000000" w:sz="6" w:space="0"/>
              <w:right w:val="single" w:color="000000" w:sz="6" w:space="0"/>
            </w:tcBorders>
            <w:vAlign w:val="center"/>
          </w:tcPr>
          <w:p w14:paraId="554254FB">
            <w:pPr>
              <w:pStyle w:val="125"/>
              <w:adjustRightInd w:val="0"/>
              <w:snapToGrid w:val="0"/>
              <w:rPr>
                <w:rFonts w:ascii="Times New Roman" w:hAnsi="Times New Roman"/>
                <w:sz w:val="18"/>
                <w:szCs w:val="18"/>
              </w:rPr>
            </w:pPr>
            <w:r>
              <w:rPr>
                <w:rFonts w:ascii="Times New Roman" w:hAnsi="Times New Roman"/>
                <w:sz w:val="18"/>
                <w:szCs w:val="18"/>
              </w:rPr>
              <w:t>1</w:t>
            </w:r>
          </w:p>
        </w:tc>
      </w:tr>
      <w:tr w14:paraId="6BEF86C1">
        <w:tblPrEx>
          <w:tblCellMar>
            <w:top w:w="0" w:type="dxa"/>
            <w:left w:w="108" w:type="dxa"/>
            <w:bottom w:w="0" w:type="dxa"/>
            <w:right w:w="108" w:type="dxa"/>
          </w:tblCellMar>
        </w:tblPrEx>
        <w:trPr>
          <w:jc w:val="center"/>
        </w:trPr>
        <w:tc>
          <w:tcPr>
            <w:tcW w:w="1836" w:type="dxa"/>
            <w:tcBorders>
              <w:top w:val="single" w:color="000000" w:sz="6" w:space="0"/>
              <w:left w:val="single" w:color="000000" w:sz="6" w:space="0"/>
              <w:bottom w:val="single" w:color="000000" w:sz="6" w:space="0"/>
              <w:right w:val="single" w:color="000000" w:sz="6" w:space="0"/>
            </w:tcBorders>
            <w:vAlign w:val="center"/>
          </w:tcPr>
          <w:p w14:paraId="601F3764">
            <w:pPr>
              <w:pStyle w:val="125"/>
              <w:adjustRightInd w:val="0"/>
              <w:snapToGrid w:val="0"/>
              <w:rPr>
                <w:rFonts w:ascii="Times New Roman" w:hAnsi="Times New Roman"/>
                <w:sz w:val="18"/>
                <w:szCs w:val="18"/>
              </w:rPr>
            </w:pPr>
            <w:r>
              <w:rPr>
                <w:rFonts w:ascii="Times New Roman" w:hAnsi="Times New Roman"/>
                <w:sz w:val="18"/>
                <w:szCs w:val="18"/>
              </w:rPr>
              <w:t>保留</w:t>
            </w:r>
          </w:p>
        </w:tc>
        <w:tc>
          <w:tcPr>
            <w:tcW w:w="1391" w:type="dxa"/>
            <w:tcBorders>
              <w:top w:val="single" w:color="000000" w:sz="6" w:space="0"/>
              <w:left w:val="nil"/>
              <w:bottom w:val="single" w:color="000000" w:sz="6" w:space="0"/>
              <w:right w:val="single" w:color="000000" w:sz="6" w:space="0"/>
            </w:tcBorders>
            <w:vAlign w:val="center"/>
          </w:tcPr>
          <w:p w14:paraId="6FDAD2D8">
            <w:pPr>
              <w:pStyle w:val="125"/>
              <w:adjustRightInd w:val="0"/>
              <w:snapToGrid w:val="0"/>
              <w:rPr>
                <w:rFonts w:ascii="Times New Roman" w:hAnsi="Times New Roman"/>
                <w:sz w:val="18"/>
                <w:szCs w:val="18"/>
              </w:rPr>
            </w:pPr>
            <w:r>
              <w:rPr>
                <w:rFonts w:ascii="Times New Roman" w:hAnsi="Times New Roman"/>
                <w:sz w:val="18"/>
                <w:szCs w:val="18"/>
              </w:rPr>
              <w:t>12</w:t>
            </w:r>
          </w:p>
        </w:tc>
        <w:tc>
          <w:tcPr>
            <w:tcW w:w="1489" w:type="dxa"/>
            <w:tcBorders>
              <w:top w:val="single" w:color="000000" w:sz="6" w:space="0"/>
              <w:left w:val="nil"/>
              <w:bottom w:val="single" w:color="000000" w:sz="6" w:space="0"/>
              <w:right w:val="single" w:color="000000" w:sz="6" w:space="0"/>
            </w:tcBorders>
            <w:vAlign w:val="center"/>
          </w:tcPr>
          <w:p w14:paraId="2E93C583">
            <w:pPr>
              <w:pStyle w:val="125"/>
              <w:adjustRightInd w:val="0"/>
              <w:snapToGrid w:val="0"/>
              <w:rPr>
                <w:rFonts w:ascii="Times New Roman" w:hAnsi="Times New Roman"/>
                <w:sz w:val="18"/>
                <w:szCs w:val="18"/>
              </w:rPr>
            </w:pPr>
            <w:r>
              <w:rPr>
                <w:rFonts w:ascii="Times New Roman" w:hAnsi="Times New Roman"/>
                <w:sz w:val="18"/>
                <w:szCs w:val="18"/>
              </w:rPr>
              <w:t>1-3</w:t>
            </w:r>
          </w:p>
        </w:tc>
        <w:tc>
          <w:tcPr>
            <w:tcW w:w="1946" w:type="dxa"/>
            <w:tcBorders>
              <w:top w:val="single" w:color="000000" w:sz="6" w:space="0"/>
              <w:left w:val="nil"/>
              <w:bottom w:val="single" w:color="000000" w:sz="6" w:space="0"/>
              <w:right w:val="single" w:color="000000" w:sz="6" w:space="0"/>
            </w:tcBorders>
            <w:vAlign w:val="center"/>
          </w:tcPr>
          <w:p w14:paraId="77B9B2FA">
            <w:pPr>
              <w:pStyle w:val="125"/>
              <w:adjustRightInd w:val="0"/>
              <w:snapToGrid w:val="0"/>
              <w:rPr>
                <w:rFonts w:ascii="Times New Roman" w:hAnsi="Times New Roman"/>
                <w:sz w:val="18"/>
                <w:szCs w:val="18"/>
              </w:rPr>
            </w:pPr>
            <w:r>
              <w:rPr>
                <w:rFonts w:ascii="Times New Roman" w:hAnsi="Times New Roman"/>
                <w:sz w:val="18"/>
                <w:szCs w:val="18"/>
              </w:rPr>
              <w:t>3</w:t>
            </w:r>
          </w:p>
        </w:tc>
      </w:tr>
    </w:tbl>
    <w:p w14:paraId="359EAF85">
      <w:pPr>
        <w:pStyle w:val="50"/>
      </w:pPr>
    </w:p>
    <w:p w14:paraId="12EB145C">
      <w:pPr>
        <w:pStyle w:val="132"/>
        <w:ind w:left="420" w:hanging="420"/>
      </w:pPr>
      <w:r>
        <w:rPr>
          <w:rFonts w:hint="eastAsia"/>
        </w:rPr>
        <w:t>邻居网络比特图</w:t>
      </w:r>
    </w:p>
    <w:p w14:paraId="47A32D8A">
      <w:pPr>
        <w:pStyle w:val="50"/>
      </w:pPr>
      <w:r>
        <w:t>邻居网络比特图</w:t>
      </w:r>
      <w:r>
        <w:rPr>
          <w:rFonts w:hint="eastAsia"/>
        </w:rPr>
        <w:t>1~</w:t>
      </w:r>
      <w:r>
        <w:t>4共同构成一个</w:t>
      </w:r>
      <w:r>
        <w:rPr>
          <w:rFonts w:hint="eastAsia"/>
        </w:rPr>
        <w:t>3</w:t>
      </w:r>
      <w:r>
        <w:t>1bit的字段</w:t>
      </w:r>
      <w:r>
        <w:rPr>
          <w:rFonts w:hint="eastAsia"/>
        </w:rPr>
        <w:t>，每一个bit对应1个S</w:t>
      </w:r>
      <w:r>
        <w:t>NID</w:t>
      </w:r>
      <w:r>
        <w:rPr>
          <w:rFonts w:hint="eastAsia"/>
        </w:rPr>
        <w:t>，</w:t>
      </w:r>
      <w:r>
        <w:t>邻居网络比特图</w:t>
      </w:r>
      <w:r>
        <w:rPr>
          <w:rFonts w:hint="eastAsia"/>
        </w:rPr>
        <w:t>1的比特0标识短网络标识为1的宽带载波通信网络，比特1表示短网络标识为2的网络，依次类推，</w:t>
      </w:r>
      <w:r>
        <w:t>邻居网络比特图</w:t>
      </w:r>
      <w:r>
        <w:rPr>
          <w:rFonts w:hint="eastAsia"/>
        </w:rPr>
        <w:t>1的比特1</w:t>
      </w:r>
      <w:r>
        <w:t>5标识短网络标识为</w:t>
      </w:r>
      <w:r>
        <w:rPr>
          <w:rFonts w:hint="eastAsia"/>
        </w:rPr>
        <w:t>1</w:t>
      </w:r>
      <w:r>
        <w:t>6的网络</w:t>
      </w:r>
      <w:r>
        <w:rPr>
          <w:rFonts w:hint="eastAsia"/>
        </w:rPr>
        <w:t>；</w:t>
      </w:r>
      <w:r>
        <w:t>邻居网络比特图</w:t>
      </w:r>
      <w:r>
        <w:rPr>
          <w:rFonts w:hint="eastAsia"/>
        </w:rPr>
        <w:t>2的比特0表示短网络标识为1</w:t>
      </w:r>
      <w:r>
        <w:t>7的网络</w:t>
      </w:r>
      <w:r>
        <w:rPr>
          <w:rFonts w:hint="eastAsia"/>
        </w:rPr>
        <w:t>；</w:t>
      </w:r>
      <w:r>
        <w:t>短网络标识比特图</w:t>
      </w:r>
      <w:r>
        <w:rPr>
          <w:rFonts w:hint="eastAsia"/>
        </w:rPr>
        <w:t>3的比特0表示短网络标识为2</w:t>
      </w:r>
      <w:r>
        <w:t>7的网络</w:t>
      </w:r>
      <w:r>
        <w:rPr>
          <w:rFonts w:hint="eastAsia"/>
        </w:rPr>
        <w:t>；</w:t>
      </w:r>
      <w:r>
        <w:t>邻居网络比特图</w:t>
      </w:r>
      <w:r>
        <w:rPr>
          <w:rFonts w:hint="eastAsia"/>
        </w:rPr>
        <w:t>4的比特0标识短网络标识为</w:t>
      </w:r>
      <w:r>
        <w:t>28的网络</w:t>
      </w:r>
      <w:r>
        <w:rPr>
          <w:rFonts w:hint="eastAsia"/>
        </w:rPr>
        <w:t>。</w:t>
      </w:r>
    </w:p>
    <w:p w14:paraId="235D2471">
      <w:pPr>
        <w:pStyle w:val="88"/>
        <w:numPr>
          <w:ilvl w:val="0"/>
          <w:numId w:val="23"/>
        </w:numPr>
      </w:pPr>
      <w:r>
        <w:rPr>
          <w:rFonts w:hint="eastAsia"/>
        </w:rPr>
        <w:t>本网络无线信道编号</w:t>
      </w:r>
    </w:p>
    <w:p w14:paraId="4C4CD0D0">
      <w:pPr>
        <w:pStyle w:val="50"/>
        <w:rPr>
          <w:color w:val="EE0000"/>
          <w:lang w:val="zh-CN"/>
        </w:rPr>
      </w:pPr>
      <w:r>
        <w:rPr>
          <w:rFonts w:hint="eastAsia"/>
        </w:rPr>
        <w:t>告知邻居本网络使用的无线信道编号</w:t>
      </w:r>
      <w:r>
        <w:rPr>
          <w:rFonts w:hint="eastAsia"/>
          <w:color w:val="FF0000"/>
        </w:rPr>
        <w:t>。</w:t>
      </w:r>
    </w:p>
    <w:p w14:paraId="432CD99B">
      <w:pPr>
        <w:pStyle w:val="88"/>
      </w:pPr>
      <w:r>
        <w:t>持续时间</w:t>
      </w:r>
    </w:p>
    <w:p w14:paraId="61C6CBAA">
      <w:pPr>
        <w:pStyle w:val="50"/>
      </w:pPr>
      <w:r>
        <w:t>持续时间是一个14比特的字段，表示本网络需要申请占用的时隙长度。单位：40ms。</w:t>
      </w:r>
    </w:p>
    <w:p w14:paraId="0F5BFA3A">
      <w:pPr>
        <w:pStyle w:val="88"/>
      </w:pPr>
      <w:r>
        <w:t>带宽结束标志位</w:t>
      </w:r>
    </w:p>
    <w:p w14:paraId="06DA7523">
      <w:pPr>
        <w:pStyle w:val="50"/>
      </w:pPr>
      <w:r>
        <w:t>带宽结束标志位是1比特的字段，表示本网络上个带宽时隙是否已经结束。比特位的值为1，表示上个带宽时隙已经结束；值为0，则表示上个带宽时隙未结束。</w:t>
      </w:r>
    </w:p>
    <w:p w14:paraId="1B7EE2C2">
      <w:pPr>
        <w:pStyle w:val="88"/>
      </w:pPr>
      <w:r>
        <w:t>带宽结束偏移</w:t>
      </w:r>
    </w:p>
    <w:p w14:paraId="445276EA">
      <w:pPr>
        <w:pStyle w:val="50"/>
      </w:pPr>
      <w:r>
        <w:t>上个带宽时隙结束时刻的时间偏移，单位：4ms。</w:t>
      </w:r>
    </w:p>
    <w:p w14:paraId="2BCCA0F2">
      <w:pPr>
        <w:pStyle w:val="50"/>
      </w:pPr>
      <w:r>
        <w:t>当上个带宽时隙已经结束时（带宽结束标志位为1），该偏移时间表示从上个带宽时隙结束时刻，到当前时刻的时间偏移。</w:t>
      </w:r>
    </w:p>
    <w:p w14:paraId="45759DB8">
      <w:pPr>
        <w:pStyle w:val="50"/>
      </w:pPr>
      <w:r>
        <w:t>当上个带宽时隙未结束时（带宽结束标志位为0），该偏移时间表示从当前时刻到当前带宽时隙结束时刻的时间偏移。</w:t>
      </w:r>
    </w:p>
    <w:p w14:paraId="13CE5446">
      <w:pPr>
        <w:pStyle w:val="88"/>
      </w:pPr>
      <w:r>
        <w:t>带宽开始偏移</w:t>
      </w:r>
    </w:p>
    <w:p w14:paraId="7AD20F6E">
      <w:pPr>
        <w:pStyle w:val="50"/>
      </w:pPr>
      <w:r>
        <w:t>下个带宽时隙开始时刻的时间偏移，单位：4ms。</w:t>
      </w:r>
    </w:p>
    <w:p w14:paraId="60989CF6">
      <w:pPr>
        <w:pStyle w:val="50"/>
      </w:pPr>
      <w:r>
        <w:t>当下个带宽时隙未开始时，该偏移时间表示从当前时刻，到下个带宽时隙开始时刻的时间偏移。</w:t>
      </w:r>
    </w:p>
    <w:p w14:paraId="06ED7048">
      <w:pPr>
        <w:pStyle w:val="50"/>
      </w:pPr>
      <w:r>
        <w:t>当下个带宽时隙已经开始时，该偏移时间的值为0。</w:t>
      </w:r>
    </w:p>
    <w:p w14:paraId="61A3D2EE">
      <w:pPr>
        <w:pStyle w:val="88"/>
      </w:pPr>
      <w:r>
        <w:rPr>
          <w:rFonts w:hint="eastAsia"/>
        </w:rPr>
        <w:t>本网络无线</w:t>
      </w:r>
      <w:r>
        <w:t>option</w:t>
      </w:r>
    </w:p>
    <w:p w14:paraId="370AD08E">
      <w:pPr>
        <w:pStyle w:val="50"/>
      </w:pPr>
      <w:r>
        <w:rPr>
          <w:rFonts w:hint="eastAsia"/>
        </w:rPr>
        <w:t>告知邻居本网络使用的无线信道option。</w:t>
      </w:r>
    </w:p>
    <w:p w14:paraId="0797067A">
      <w:pPr>
        <w:pStyle w:val="88"/>
      </w:pPr>
      <w:r>
        <w:rPr>
          <w:rFonts w:hint="eastAsia"/>
        </w:rPr>
        <w:t>短网络标识高位</w:t>
      </w:r>
    </w:p>
    <w:p w14:paraId="22CE6F1E">
      <w:pPr>
        <w:pStyle w:val="50"/>
      </w:pPr>
      <w:r>
        <w:t>短网络标识高位</w:t>
      </w:r>
      <w:r>
        <w:rPr>
          <w:rFonts w:hint="eastAsia"/>
        </w:rPr>
        <w:t>，与M</w:t>
      </w:r>
      <w:r>
        <w:t>PDU帧控制固定字段的短网络标识低位</w:t>
      </w:r>
      <w:r>
        <w:rPr>
          <w:rFonts w:hint="eastAsia"/>
        </w:rPr>
        <w:t>共同构成5bit的短网络标识。</w:t>
      </w:r>
    </w:p>
    <w:p w14:paraId="2EBD6462">
      <w:pPr>
        <w:pStyle w:val="67"/>
      </w:pPr>
      <w:r>
        <w:rPr>
          <w:rFonts w:hint="eastAsia"/>
        </w:rPr>
        <w:t>无线可变域</w:t>
      </w:r>
    </w:p>
    <w:p w14:paraId="4C8C6F83">
      <w:pPr>
        <w:pStyle w:val="50"/>
      </w:pPr>
      <w:r>
        <w:t>可变区域的内容由定界符类型决定。</w:t>
      </w:r>
    </w:p>
    <w:p w14:paraId="1AAF2815">
      <w:pPr>
        <w:pStyle w:val="132"/>
        <w:ind w:left="420" w:hanging="420"/>
      </w:pPr>
      <w:r>
        <w:rPr>
          <w:rFonts w:hint="eastAsia"/>
        </w:rPr>
        <w:t>无线信标帧可变域</w:t>
      </w:r>
    </w:p>
    <w:p w14:paraId="67B99B40">
      <w:pPr>
        <w:pStyle w:val="50"/>
      </w:pPr>
      <w:r>
        <w:t>信标帧用于CCO进行网络管理。信标帧的可变区域的格式如</w:t>
      </w:r>
      <w:r>
        <w:fldChar w:fldCharType="begin"/>
      </w:r>
      <w:r>
        <w:instrText xml:space="preserve"> REF _Ref32278 \h  \* MERGEFORMAT </w:instrText>
      </w:r>
      <w:r>
        <w:fldChar w:fldCharType="separate"/>
      </w:r>
      <w:r>
        <w:t>表 42</w:t>
      </w:r>
      <w:r>
        <w:fldChar w:fldCharType="end"/>
      </w:r>
      <w:r>
        <w:t>所示。</w:t>
      </w:r>
    </w:p>
    <w:p w14:paraId="617A54E2">
      <w:pPr>
        <w:pStyle w:val="10"/>
      </w:pPr>
      <w:bookmarkStart w:id="569" w:name="_Ref32278"/>
      <w:r>
        <w:t xml:space="preserve">表 </w:t>
      </w:r>
      <w:r>
        <w:fldChar w:fldCharType="begin"/>
      </w:r>
      <w:r>
        <w:instrText xml:space="preserve"> SEQ 表 \* ARABIC </w:instrText>
      </w:r>
      <w:r>
        <w:fldChar w:fldCharType="separate"/>
      </w:r>
      <w:r>
        <w:t>42</w:t>
      </w:r>
      <w:r>
        <w:fldChar w:fldCharType="end"/>
      </w:r>
      <w:bookmarkEnd w:id="569"/>
      <w:r>
        <w:rPr>
          <w:rFonts w:hint="eastAsia"/>
        </w:rPr>
        <w:t xml:space="preserve"> 无线信标可变域</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1853"/>
        <w:gridCol w:w="1704"/>
        <w:gridCol w:w="1705"/>
      </w:tblGrid>
      <w:tr w14:paraId="0E35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vAlign w:val="center"/>
          </w:tcPr>
          <w:p w14:paraId="1C846B91">
            <w:pPr>
              <w:pStyle w:val="125"/>
              <w:rPr>
                <w:rFonts w:ascii="Times New Roman" w:hAnsi="Times New Roman"/>
                <w:sz w:val="18"/>
                <w:szCs w:val="18"/>
              </w:rPr>
            </w:pPr>
            <w:r>
              <w:rPr>
                <w:rFonts w:ascii="Times New Roman" w:hAnsi="Times New Roman"/>
                <w:sz w:val="18"/>
                <w:szCs w:val="18"/>
              </w:rPr>
              <w:t>字段</w:t>
            </w:r>
          </w:p>
        </w:tc>
        <w:tc>
          <w:tcPr>
            <w:tcW w:w="1853" w:type="dxa"/>
            <w:tcBorders>
              <w:top w:val="single" w:color="auto" w:sz="4" w:space="0"/>
              <w:left w:val="single" w:color="auto" w:sz="4" w:space="0"/>
              <w:bottom w:val="single" w:color="auto" w:sz="4" w:space="0"/>
              <w:right w:val="single" w:color="auto" w:sz="4" w:space="0"/>
            </w:tcBorders>
            <w:vAlign w:val="center"/>
          </w:tcPr>
          <w:p w14:paraId="2DD2D679">
            <w:pPr>
              <w:pStyle w:val="125"/>
              <w:rPr>
                <w:rFonts w:ascii="Times New Roman" w:hAnsi="Times New Roman"/>
                <w:sz w:val="18"/>
                <w:szCs w:val="18"/>
              </w:rPr>
            </w:pPr>
            <w:r>
              <w:rPr>
                <w:rFonts w:ascii="Times New Roman" w:hAnsi="Times New Roman"/>
                <w:sz w:val="18"/>
                <w:szCs w:val="18"/>
              </w:rPr>
              <w:t>字节号</w:t>
            </w:r>
          </w:p>
        </w:tc>
        <w:tc>
          <w:tcPr>
            <w:tcW w:w="1704" w:type="dxa"/>
            <w:tcBorders>
              <w:top w:val="single" w:color="auto" w:sz="4" w:space="0"/>
              <w:left w:val="single" w:color="auto" w:sz="4" w:space="0"/>
              <w:bottom w:val="single" w:color="auto" w:sz="4" w:space="0"/>
              <w:right w:val="single" w:color="auto" w:sz="4" w:space="0"/>
            </w:tcBorders>
            <w:vAlign w:val="center"/>
          </w:tcPr>
          <w:p w14:paraId="53C4C3DA">
            <w:pPr>
              <w:pStyle w:val="125"/>
              <w:rPr>
                <w:rFonts w:ascii="Times New Roman" w:hAnsi="Times New Roman"/>
                <w:sz w:val="18"/>
                <w:szCs w:val="18"/>
              </w:rPr>
            </w:pPr>
            <w:r>
              <w:rPr>
                <w:rFonts w:ascii="Times New Roman" w:hAnsi="Times New Roman"/>
                <w:sz w:val="18"/>
                <w:szCs w:val="18"/>
              </w:rPr>
              <w:t>比特位</w:t>
            </w:r>
          </w:p>
        </w:tc>
        <w:tc>
          <w:tcPr>
            <w:tcW w:w="1705" w:type="dxa"/>
            <w:tcBorders>
              <w:top w:val="single" w:color="auto" w:sz="4" w:space="0"/>
              <w:left w:val="single" w:color="auto" w:sz="4" w:space="0"/>
              <w:bottom w:val="single" w:color="auto" w:sz="4" w:space="0"/>
              <w:right w:val="single" w:color="auto" w:sz="4" w:space="0"/>
            </w:tcBorders>
            <w:vAlign w:val="center"/>
          </w:tcPr>
          <w:p w14:paraId="57CB862A">
            <w:pPr>
              <w:pStyle w:val="125"/>
              <w:rPr>
                <w:rFonts w:ascii="Times New Roman" w:hAnsi="Times New Roman"/>
                <w:sz w:val="18"/>
                <w:szCs w:val="18"/>
              </w:rPr>
            </w:pPr>
            <w:r>
              <w:rPr>
                <w:rFonts w:ascii="Times New Roman" w:hAnsi="Times New Roman"/>
                <w:sz w:val="18"/>
                <w:szCs w:val="18"/>
              </w:rPr>
              <w:t>字段大小（比特）</w:t>
            </w:r>
          </w:p>
        </w:tc>
      </w:tr>
      <w:tr w14:paraId="20B7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restart"/>
            <w:tcBorders>
              <w:top w:val="single" w:color="auto" w:sz="4" w:space="0"/>
              <w:left w:val="single" w:color="auto" w:sz="4" w:space="0"/>
              <w:right w:val="single" w:color="auto" w:sz="4" w:space="0"/>
            </w:tcBorders>
            <w:vAlign w:val="center"/>
          </w:tcPr>
          <w:p w14:paraId="11F2CD4F">
            <w:pPr>
              <w:pStyle w:val="125"/>
              <w:rPr>
                <w:rFonts w:ascii="Times New Roman" w:hAnsi="Times New Roman"/>
                <w:sz w:val="18"/>
                <w:szCs w:val="18"/>
              </w:rPr>
            </w:pPr>
            <w:r>
              <w:rPr>
                <w:rFonts w:ascii="Times New Roman" w:hAnsi="Times New Roman"/>
                <w:sz w:val="18"/>
                <w:szCs w:val="18"/>
              </w:rPr>
              <w:t>信标时间戳</w:t>
            </w:r>
          </w:p>
        </w:tc>
        <w:tc>
          <w:tcPr>
            <w:tcW w:w="1853" w:type="dxa"/>
            <w:tcBorders>
              <w:top w:val="single" w:color="auto" w:sz="4" w:space="0"/>
              <w:left w:val="single" w:color="auto" w:sz="4" w:space="0"/>
              <w:bottom w:val="single" w:color="auto" w:sz="4" w:space="0"/>
              <w:right w:val="single" w:color="auto" w:sz="4" w:space="0"/>
            </w:tcBorders>
            <w:vAlign w:val="center"/>
          </w:tcPr>
          <w:p w14:paraId="04F84918">
            <w:pPr>
              <w:pStyle w:val="125"/>
              <w:rPr>
                <w:rFonts w:ascii="Times New Roman" w:hAnsi="Times New Roman"/>
                <w:sz w:val="18"/>
                <w:szCs w:val="18"/>
              </w:rPr>
            </w:pPr>
            <w:r>
              <w:rPr>
                <w:rFonts w:ascii="Times New Roman" w:hAnsi="Times New Roman"/>
                <w:sz w:val="18"/>
                <w:szCs w:val="18"/>
              </w:rPr>
              <w:t>1</w:t>
            </w:r>
          </w:p>
        </w:tc>
        <w:tc>
          <w:tcPr>
            <w:tcW w:w="1704" w:type="dxa"/>
            <w:tcBorders>
              <w:top w:val="single" w:color="auto" w:sz="4" w:space="0"/>
              <w:left w:val="single" w:color="auto" w:sz="4" w:space="0"/>
              <w:bottom w:val="single" w:color="auto" w:sz="4" w:space="0"/>
              <w:right w:val="single" w:color="auto" w:sz="4" w:space="0"/>
            </w:tcBorders>
            <w:vAlign w:val="center"/>
          </w:tcPr>
          <w:p w14:paraId="23D393B3">
            <w:pPr>
              <w:pStyle w:val="125"/>
              <w:rPr>
                <w:rFonts w:ascii="Times New Roman" w:hAnsi="Times New Roman"/>
                <w:sz w:val="18"/>
                <w:szCs w:val="18"/>
              </w:rPr>
            </w:pPr>
            <w:r>
              <w:rPr>
                <w:rFonts w:ascii="Times New Roman" w:hAnsi="Times New Roman"/>
                <w:sz w:val="18"/>
                <w:szCs w:val="18"/>
              </w:rPr>
              <w:t>0-7</w:t>
            </w:r>
          </w:p>
        </w:tc>
        <w:tc>
          <w:tcPr>
            <w:tcW w:w="1705" w:type="dxa"/>
            <w:vMerge w:val="restart"/>
            <w:tcBorders>
              <w:top w:val="single" w:color="auto" w:sz="4" w:space="0"/>
              <w:left w:val="single" w:color="auto" w:sz="4" w:space="0"/>
              <w:bottom w:val="single" w:color="auto" w:sz="4" w:space="0"/>
              <w:right w:val="single" w:color="auto" w:sz="4" w:space="0"/>
            </w:tcBorders>
            <w:vAlign w:val="center"/>
          </w:tcPr>
          <w:p w14:paraId="10349ECB">
            <w:pPr>
              <w:pStyle w:val="125"/>
              <w:rPr>
                <w:rFonts w:ascii="Times New Roman" w:hAnsi="Times New Roman"/>
                <w:sz w:val="18"/>
                <w:szCs w:val="18"/>
              </w:rPr>
            </w:pPr>
            <w:r>
              <w:rPr>
                <w:rFonts w:ascii="Times New Roman" w:hAnsi="Times New Roman"/>
                <w:sz w:val="18"/>
                <w:szCs w:val="18"/>
              </w:rPr>
              <w:t>32</w:t>
            </w:r>
          </w:p>
        </w:tc>
      </w:tr>
      <w:tr w14:paraId="22D0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tcBorders>
              <w:left w:val="single" w:color="auto" w:sz="4" w:space="0"/>
              <w:right w:val="single" w:color="auto" w:sz="4" w:space="0"/>
            </w:tcBorders>
            <w:vAlign w:val="center"/>
          </w:tcPr>
          <w:p w14:paraId="60CE97D6">
            <w:pPr>
              <w:pStyle w:val="125"/>
              <w:rPr>
                <w:rFonts w:ascii="Times New Roman" w:hAnsi="Times New Roman"/>
                <w:sz w:val="18"/>
                <w:szCs w:val="18"/>
              </w:rPr>
            </w:pPr>
          </w:p>
        </w:tc>
        <w:tc>
          <w:tcPr>
            <w:tcW w:w="1853" w:type="dxa"/>
            <w:tcBorders>
              <w:top w:val="single" w:color="auto" w:sz="4" w:space="0"/>
              <w:left w:val="single" w:color="auto" w:sz="4" w:space="0"/>
              <w:bottom w:val="single" w:color="auto" w:sz="4" w:space="0"/>
              <w:right w:val="single" w:color="auto" w:sz="4" w:space="0"/>
            </w:tcBorders>
            <w:vAlign w:val="center"/>
          </w:tcPr>
          <w:p w14:paraId="68B4B9FA">
            <w:pPr>
              <w:pStyle w:val="125"/>
              <w:rPr>
                <w:rFonts w:ascii="Times New Roman" w:hAnsi="Times New Roman"/>
                <w:sz w:val="18"/>
                <w:szCs w:val="18"/>
              </w:rPr>
            </w:pPr>
            <w:r>
              <w:rPr>
                <w:rFonts w:ascii="Times New Roman" w:hAnsi="Times New Roman"/>
                <w:sz w:val="18"/>
                <w:szCs w:val="18"/>
              </w:rPr>
              <w:t>2</w:t>
            </w:r>
          </w:p>
        </w:tc>
        <w:tc>
          <w:tcPr>
            <w:tcW w:w="1704" w:type="dxa"/>
            <w:tcBorders>
              <w:top w:val="single" w:color="auto" w:sz="4" w:space="0"/>
              <w:left w:val="single" w:color="auto" w:sz="4" w:space="0"/>
              <w:bottom w:val="single" w:color="auto" w:sz="4" w:space="0"/>
              <w:right w:val="single" w:color="auto" w:sz="4" w:space="0"/>
            </w:tcBorders>
            <w:vAlign w:val="center"/>
          </w:tcPr>
          <w:p w14:paraId="4EAC048D">
            <w:pPr>
              <w:pStyle w:val="125"/>
              <w:rPr>
                <w:rFonts w:ascii="Times New Roman" w:hAnsi="Times New Roman"/>
                <w:sz w:val="18"/>
                <w:szCs w:val="18"/>
              </w:rPr>
            </w:pPr>
            <w:r>
              <w:rPr>
                <w:rFonts w:ascii="Times New Roman" w:hAnsi="Times New Roman"/>
                <w:sz w:val="18"/>
                <w:szCs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2ED666B0">
            <w:pPr>
              <w:pStyle w:val="125"/>
              <w:rPr>
                <w:rFonts w:ascii="Times New Roman" w:hAnsi="Times New Roman"/>
                <w:sz w:val="18"/>
                <w:szCs w:val="18"/>
              </w:rPr>
            </w:pPr>
          </w:p>
        </w:tc>
      </w:tr>
      <w:tr w14:paraId="7302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tcBorders>
              <w:left w:val="single" w:color="auto" w:sz="4" w:space="0"/>
              <w:right w:val="single" w:color="auto" w:sz="4" w:space="0"/>
            </w:tcBorders>
            <w:vAlign w:val="center"/>
          </w:tcPr>
          <w:p w14:paraId="0EFAF935">
            <w:pPr>
              <w:pStyle w:val="125"/>
              <w:rPr>
                <w:rFonts w:ascii="Times New Roman" w:hAnsi="Times New Roman"/>
                <w:sz w:val="18"/>
                <w:szCs w:val="18"/>
              </w:rPr>
            </w:pPr>
          </w:p>
        </w:tc>
        <w:tc>
          <w:tcPr>
            <w:tcW w:w="1853" w:type="dxa"/>
            <w:tcBorders>
              <w:top w:val="single" w:color="auto" w:sz="4" w:space="0"/>
              <w:left w:val="single" w:color="auto" w:sz="4" w:space="0"/>
              <w:bottom w:val="single" w:color="auto" w:sz="4" w:space="0"/>
              <w:right w:val="single" w:color="auto" w:sz="4" w:space="0"/>
            </w:tcBorders>
            <w:vAlign w:val="center"/>
          </w:tcPr>
          <w:p w14:paraId="0760C21D">
            <w:pPr>
              <w:pStyle w:val="125"/>
              <w:rPr>
                <w:rFonts w:ascii="Times New Roman" w:hAnsi="Times New Roman"/>
                <w:sz w:val="18"/>
                <w:szCs w:val="18"/>
              </w:rPr>
            </w:pPr>
            <w:r>
              <w:rPr>
                <w:rFonts w:ascii="Times New Roman" w:hAnsi="Times New Roman"/>
                <w:sz w:val="18"/>
                <w:szCs w:val="18"/>
              </w:rPr>
              <w:t>3</w:t>
            </w:r>
          </w:p>
        </w:tc>
        <w:tc>
          <w:tcPr>
            <w:tcW w:w="1704" w:type="dxa"/>
            <w:tcBorders>
              <w:top w:val="single" w:color="auto" w:sz="4" w:space="0"/>
              <w:left w:val="single" w:color="auto" w:sz="4" w:space="0"/>
              <w:bottom w:val="single" w:color="auto" w:sz="4" w:space="0"/>
              <w:right w:val="single" w:color="auto" w:sz="4" w:space="0"/>
            </w:tcBorders>
            <w:vAlign w:val="center"/>
          </w:tcPr>
          <w:p w14:paraId="05A359A2">
            <w:pPr>
              <w:pStyle w:val="125"/>
              <w:rPr>
                <w:rFonts w:ascii="Times New Roman" w:hAnsi="Times New Roman"/>
                <w:sz w:val="18"/>
                <w:szCs w:val="18"/>
              </w:rPr>
            </w:pPr>
            <w:r>
              <w:rPr>
                <w:rFonts w:ascii="Times New Roman" w:hAnsi="Times New Roman"/>
                <w:sz w:val="18"/>
                <w:szCs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0ACA5A9B">
            <w:pPr>
              <w:pStyle w:val="125"/>
              <w:rPr>
                <w:rFonts w:ascii="Times New Roman" w:hAnsi="Times New Roman"/>
                <w:sz w:val="18"/>
                <w:szCs w:val="18"/>
              </w:rPr>
            </w:pPr>
          </w:p>
        </w:tc>
      </w:tr>
      <w:tr w14:paraId="3B41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tcBorders>
              <w:left w:val="single" w:color="auto" w:sz="4" w:space="0"/>
              <w:bottom w:val="single" w:color="auto" w:sz="4" w:space="0"/>
              <w:right w:val="single" w:color="auto" w:sz="4" w:space="0"/>
            </w:tcBorders>
            <w:vAlign w:val="center"/>
          </w:tcPr>
          <w:p w14:paraId="63E2589A">
            <w:pPr>
              <w:pStyle w:val="125"/>
              <w:rPr>
                <w:rFonts w:ascii="Times New Roman" w:hAnsi="Times New Roman"/>
                <w:sz w:val="18"/>
                <w:szCs w:val="18"/>
              </w:rPr>
            </w:pPr>
          </w:p>
        </w:tc>
        <w:tc>
          <w:tcPr>
            <w:tcW w:w="1853" w:type="dxa"/>
            <w:tcBorders>
              <w:top w:val="single" w:color="auto" w:sz="4" w:space="0"/>
              <w:left w:val="single" w:color="auto" w:sz="4" w:space="0"/>
              <w:bottom w:val="single" w:color="auto" w:sz="4" w:space="0"/>
              <w:right w:val="single" w:color="auto" w:sz="4" w:space="0"/>
            </w:tcBorders>
            <w:vAlign w:val="center"/>
          </w:tcPr>
          <w:p w14:paraId="6885E20D">
            <w:pPr>
              <w:pStyle w:val="125"/>
              <w:rPr>
                <w:rFonts w:ascii="Times New Roman" w:hAnsi="Times New Roman"/>
                <w:sz w:val="18"/>
                <w:szCs w:val="18"/>
              </w:rPr>
            </w:pPr>
            <w:r>
              <w:rPr>
                <w:rFonts w:ascii="Times New Roman" w:hAnsi="Times New Roman"/>
                <w:sz w:val="18"/>
                <w:szCs w:val="18"/>
              </w:rPr>
              <w:t>4</w:t>
            </w:r>
          </w:p>
        </w:tc>
        <w:tc>
          <w:tcPr>
            <w:tcW w:w="1704" w:type="dxa"/>
            <w:tcBorders>
              <w:top w:val="single" w:color="auto" w:sz="4" w:space="0"/>
              <w:left w:val="single" w:color="auto" w:sz="4" w:space="0"/>
              <w:bottom w:val="single" w:color="auto" w:sz="4" w:space="0"/>
              <w:right w:val="single" w:color="auto" w:sz="4" w:space="0"/>
            </w:tcBorders>
            <w:vAlign w:val="center"/>
          </w:tcPr>
          <w:p w14:paraId="13EAC60C">
            <w:pPr>
              <w:pStyle w:val="125"/>
              <w:rPr>
                <w:rFonts w:ascii="Times New Roman" w:hAnsi="Times New Roman"/>
                <w:sz w:val="18"/>
                <w:szCs w:val="18"/>
              </w:rPr>
            </w:pPr>
            <w:r>
              <w:rPr>
                <w:rFonts w:ascii="Times New Roman" w:hAnsi="Times New Roman"/>
                <w:sz w:val="18"/>
                <w:szCs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6D8E9F9E">
            <w:pPr>
              <w:pStyle w:val="125"/>
              <w:rPr>
                <w:rFonts w:ascii="Times New Roman" w:hAnsi="Times New Roman"/>
                <w:sz w:val="18"/>
                <w:szCs w:val="18"/>
              </w:rPr>
            </w:pPr>
          </w:p>
        </w:tc>
      </w:tr>
      <w:tr w14:paraId="2D69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restart"/>
            <w:tcBorders>
              <w:top w:val="single" w:color="auto" w:sz="4" w:space="0"/>
              <w:left w:val="single" w:color="auto" w:sz="4" w:space="0"/>
              <w:right w:val="single" w:color="auto" w:sz="4" w:space="0"/>
            </w:tcBorders>
            <w:vAlign w:val="center"/>
          </w:tcPr>
          <w:p w14:paraId="4FD776C0">
            <w:pPr>
              <w:pStyle w:val="125"/>
              <w:rPr>
                <w:rFonts w:ascii="Times New Roman" w:hAnsi="Times New Roman"/>
                <w:sz w:val="18"/>
                <w:szCs w:val="18"/>
              </w:rPr>
            </w:pPr>
            <w:r>
              <w:rPr>
                <w:rFonts w:ascii="Times New Roman" w:hAnsi="Times New Roman"/>
                <w:sz w:val="18"/>
                <w:szCs w:val="18"/>
              </w:rPr>
              <w:t>信标周期计数</w:t>
            </w:r>
          </w:p>
        </w:tc>
        <w:tc>
          <w:tcPr>
            <w:tcW w:w="1853" w:type="dxa"/>
            <w:tcBorders>
              <w:top w:val="single" w:color="auto" w:sz="4" w:space="0"/>
              <w:left w:val="single" w:color="auto" w:sz="4" w:space="0"/>
              <w:bottom w:val="single" w:color="auto" w:sz="4" w:space="0"/>
              <w:right w:val="single" w:color="auto" w:sz="4" w:space="0"/>
            </w:tcBorders>
            <w:vAlign w:val="center"/>
          </w:tcPr>
          <w:p w14:paraId="32105435">
            <w:pPr>
              <w:pStyle w:val="125"/>
              <w:rPr>
                <w:rFonts w:ascii="Times New Roman" w:hAnsi="Times New Roman"/>
                <w:sz w:val="18"/>
                <w:szCs w:val="18"/>
              </w:rPr>
            </w:pPr>
            <w:r>
              <w:rPr>
                <w:rFonts w:ascii="Times New Roman" w:hAnsi="Times New Roman"/>
                <w:sz w:val="18"/>
                <w:szCs w:val="18"/>
              </w:rPr>
              <w:t>5</w:t>
            </w:r>
          </w:p>
        </w:tc>
        <w:tc>
          <w:tcPr>
            <w:tcW w:w="1704" w:type="dxa"/>
            <w:tcBorders>
              <w:top w:val="single" w:color="auto" w:sz="4" w:space="0"/>
              <w:left w:val="single" w:color="auto" w:sz="4" w:space="0"/>
              <w:bottom w:val="single" w:color="auto" w:sz="4" w:space="0"/>
              <w:right w:val="single" w:color="auto" w:sz="4" w:space="0"/>
            </w:tcBorders>
            <w:vAlign w:val="center"/>
          </w:tcPr>
          <w:p w14:paraId="6EEC676F">
            <w:pPr>
              <w:pStyle w:val="125"/>
              <w:rPr>
                <w:rFonts w:ascii="Times New Roman" w:hAnsi="Times New Roman"/>
                <w:sz w:val="18"/>
                <w:szCs w:val="18"/>
              </w:rPr>
            </w:pPr>
            <w:r>
              <w:rPr>
                <w:rFonts w:ascii="Times New Roman" w:hAnsi="Times New Roman"/>
                <w:sz w:val="18"/>
                <w:szCs w:val="18"/>
              </w:rPr>
              <w:t>0-7</w:t>
            </w:r>
          </w:p>
        </w:tc>
        <w:tc>
          <w:tcPr>
            <w:tcW w:w="1705" w:type="dxa"/>
            <w:vMerge w:val="restart"/>
            <w:tcBorders>
              <w:top w:val="single" w:color="auto" w:sz="4" w:space="0"/>
              <w:left w:val="single" w:color="auto" w:sz="4" w:space="0"/>
              <w:bottom w:val="single" w:color="auto" w:sz="4" w:space="0"/>
              <w:right w:val="single" w:color="auto" w:sz="4" w:space="0"/>
            </w:tcBorders>
            <w:vAlign w:val="center"/>
          </w:tcPr>
          <w:p w14:paraId="568610ED">
            <w:pPr>
              <w:pStyle w:val="125"/>
              <w:rPr>
                <w:rFonts w:ascii="Times New Roman" w:hAnsi="Times New Roman"/>
                <w:sz w:val="18"/>
                <w:szCs w:val="18"/>
              </w:rPr>
            </w:pPr>
            <w:r>
              <w:rPr>
                <w:rFonts w:ascii="Times New Roman" w:hAnsi="Times New Roman"/>
                <w:sz w:val="18"/>
                <w:szCs w:val="18"/>
              </w:rPr>
              <w:t>32</w:t>
            </w:r>
          </w:p>
        </w:tc>
      </w:tr>
      <w:tr w14:paraId="18F6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tcBorders>
              <w:left w:val="single" w:color="auto" w:sz="4" w:space="0"/>
              <w:right w:val="single" w:color="auto" w:sz="4" w:space="0"/>
            </w:tcBorders>
            <w:vAlign w:val="center"/>
          </w:tcPr>
          <w:p w14:paraId="0B12ABEB">
            <w:pPr>
              <w:pStyle w:val="125"/>
              <w:rPr>
                <w:rFonts w:ascii="Times New Roman" w:hAnsi="Times New Roman"/>
                <w:sz w:val="18"/>
                <w:szCs w:val="18"/>
              </w:rPr>
            </w:pPr>
          </w:p>
        </w:tc>
        <w:tc>
          <w:tcPr>
            <w:tcW w:w="1853" w:type="dxa"/>
            <w:tcBorders>
              <w:top w:val="single" w:color="auto" w:sz="4" w:space="0"/>
              <w:left w:val="single" w:color="auto" w:sz="4" w:space="0"/>
              <w:bottom w:val="single" w:color="auto" w:sz="4" w:space="0"/>
              <w:right w:val="single" w:color="auto" w:sz="4" w:space="0"/>
            </w:tcBorders>
            <w:vAlign w:val="center"/>
          </w:tcPr>
          <w:p w14:paraId="65683297">
            <w:pPr>
              <w:pStyle w:val="125"/>
              <w:rPr>
                <w:rFonts w:ascii="Times New Roman" w:hAnsi="Times New Roman"/>
                <w:sz w:val="18"/>
                <w:szCs w:val="18"/>
              </w:rPr>
            </w:pPr>
            <w:r>
              <w:rPr>
                <w:rFonts w:ascii="Times New Roman" w:hAnsi="Times New Roman"/>
                <w:sz w:val="18"/>
                <w:szCs w:val="18"/>
              </w:rPr>
              <w:t>6</w:t>
            </w:r>
          </w:p>
        </w:tc>
        <w:tc>
          <w:tcPr>
            <w:tcW w:w="1704" w:type="dxa"/>
            <w:tcBorders>
              <w:top w:val="single" w:color="auto" w:sz="4" w:space="0"/>
              <w:left w:val="single" w:color="auto" w:sz="4" w:space="0"/>
              <w:bottom w:val="single" w:color="auto" w:sz="4" w:space="0"/>
              <w:right w:val="single" w:color="auto" w:sz="4" w:space="0"/>
            </w:tcBorders>
            <w:vAlign w:val="center"/>
          </w:tcPr>
          <w:p w14:paraId="3AF70538">
            <w:pPr>
              <w:pStyle w:val="125"/>
              <w:rPr>
                <w:rFonts w:ascii="Times New Roman" w:hAnsi="Times New Roman"/>
                <w:sz w:val="18"/>
                <w:szCs w:val="18"/>
              </w:rPr>
            </w:pPr>
            <w:r>
              <w:rPr>
                <w:rFonts w:ascii="Times New Roman" w:hAnsi="Times New Roman"/>
                <w:sz w:val="18"/>
                <w:szCs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0E9268C7">
            <w:pPr>
              <w:pStyle w:val="125"/>
              <w:rPr>
                <w:rFonts w:ascii="Times New Roman" w:hAnsi="Times New Roman"/>
                <w:sz w:val="18"/>
                <w:szCs w:val="18"/>
              </w:rPr>
            </w:pPr>
          </w:p>
        </w:tc>
      </w:tr>
      <w:tr w14:paraId="5DA2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tcBorders>
              <w:left w:val="single" w:color="auto" w:sz="4" w:space="0"/>
              <w:right w:val="single" w:color="auto" w:sz="4" w:space="0"/>
            </w:tcBorders>
            <w:vAlign w:val="center"/>
          </w:tcPr>
          <w:p w14:paraId="5176410C">
            <w:pPr>
              <w:pStyle w:val="125"/>
              <w:rPr>
                <w:rFonts w:ascii="Times New Roman" w:hAnsi="Times New Roman"/>
                <w:sz w:val="18"/>
                <w:szCs w:val="18"/>
              </w:rPr>
            </w:pPr>
          </w:p>
        </w:tc>
        <w:tc>
          <w:tcPr>
            <w:tcW w:w="1853" w:type="dxa"/>
            <w:tcBorders>
              <w:top w:val="single" w:color="auto" w:sz="4" w:space="0"/>
              <w:left w:val="single" w:color="auto" w:sz="4" w:space="0"/>
              <w:bottom w:val="single" w:color="auto" w:sz="4" w:space="0"/>
              <w:right w:val="single" w:color="auto" w:sz="4" w:space="0"/>
            </w:tcBorders>
            <w:vAlign w:val="center"/>
          </w:tcPr>
          <w:p w14:paraId="77D8E6C8">
            <w:pPr>
              <w:pStyle w:val="125"/>
              <w:rPr>
                <w:rFonts w:ascii="Times New Roman" w:hAnsi="Times New Roman"/>
                <w:sz w:val="18"/>
                <w:szCs w:val="18"/>
              </w:rPr>
            </w:pPr>
            <w:r>
              <w:rPr>
                <w:rFonts w:ascii="Times New Roman" w:hAnsi="Times New Roman"/>
                <w:sz w:val="18"/>
                <w:szCs w:val="18"/>
              </w:rPr>
              <w:t>7</w:t>
            </w:r>
          </w:p>
        </w:tc>
        <w:tc>
          <w:tcPr>
            <w:tcW w:w="1704" w:type="dxa"/>
            <w:tcBorders>
              <w:top w:val="single" w:color="auto" w:sz="4" w:space="0"/>
              <w:left w:val="single" w:color="auto" w:sz="4" w:space="0"/>
              <w:bottom w:val="single" w:color="auto" w:sz="4" w:space="0"/>
              <w:right w:val="single" w:color="auto" w:sz="4" w:space="0"/>
            </w:tcBorders>
            <w:vAlign w:val="center"/>
          </w:tcPr>
          <w:p w14:paraId="73F3BB8E">
            <w:pPr>
              <w:pStyle w:val="125"/>
              <w:rPr>
                <w:rFonts w:ascii="Times New Roman" w:hAnsi="Times New Roman"/>
                <w:sz w:val="18"/>
                <w:szCs w:val="18"/>
              </w:rPr>
            </w:pPr>
            <w:r>
              <w:rPr>
                <w:rFonts w:ascii="Times New Roman" w:hAnsi="Times New Roman"/>
                <w:sz w:val="18"/>
                <w:szCs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60ADC407">
            <w:pPr>
              <w:pStyle w:val="125"/>
              <w:rPr>
                <w:rFonts w:ascii="Times New Roman" w:hAnsi="Times New Roman"/>
                <w:sz w:val="18"/>
                <w:szCs w:val="18"/>
              </w:rPr>
            </w:pPr>
          </w:p>
        </w:tc>
      </w:tr>
      <w:tr w14:paraId="1BB0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tcBorders>
              <w:left w:val="single" w:color="auto" w:sz="4" w:space="0"/>
              <w:bottom w:val="single" w:color="auto" w:sz="4" w:space="0"/>
              <w:right w:val="single" w:color="auto" w:sz="4" w:space="0"/>
            </w:tcBorders>
            <w:vAlign w:val="center"/>
          </w:tcPr>
          <w:p w14:paraId="42457049">
            <w:pPr>
              <w:pStyle w:val="125"/>
              <w:rPr>
                <w:rFonts w:ascii="Times New Roman" w:hAnsi="Times New Roman"/>
                <w:sz w:val="18"/>
                <w:szCs w:val="18"/>
              </w:rPr>
            </w:pPr>
          </w:p>
        </w:tc>
        <w:tc>
          <w:tcPr>
            <w:tcW w:w="1853" w:type="dxa"/>
            <w:tcBorders>
              <w:top w:val="single" w:color="auto" w:sz="4" w:space="0"/>
              <w:left w:val="single" w:color="auto" w:sz="4" w:space="0"/>
              <w:bottom w:val="single" w:color="auto" w:sz="4" w:space="0"/>
              <w:right w:val="single" w:color="auto" w:sz="4" w:space="0"/>
            </w:tcBorders>
            <w:vAlign w:val="center"/>
          </w:tcPr>
          <w:p w14:paraId="571E6003">
            <w:pPr>
              <w:pStyle w:val="125"/>
              <w:rPr>
                <w:rFonts w:ascii="Times New Roman" w:hAnsi="Times New Roman"/>
                <w:sz w:val="18"/>
                <w:szCs w:val="18"/>
              </w:rPr>
            </w:pPr>
            <w:r>
              <w:rPr>
                <w:rFonts w:ascii="Times New Roman" w:hAnsi="Times New Roman"/>
                <w:sz w:val="18"/>
                <w:szCs w:val="18"/>
              </w:rPr>
              <w:t>8</w:t>
            </w:r>
          </w:p>
        </w:tc>
        <w:tc>
          <w:tcPr>
            <w:tcW w:w="1704" w:type="dxa"/>
            <w:tcBorders>
              <w:top w:val="single" w:color="auto" w:sz="4" w:space="0"/>
              <w:left w:val="single" w:color="auto" w:sz="4" w:space="0"/>
              <w:bottom w:val="single" w:color="auto" w:sz="4" w:space="0"/>
              <w:right w:val="single" w:color="auto" w:sz="4" w:space="0"/>
            </w:tcBorders>
            <w:vAlign w:val="center"/>
          </w:tcPr>
          <w:p w14:paraId="4598C127">
            <w:pPr>
              <w:pStyle w:val="125"/>
              <w:rPr>
                <w:rFonts w:ascii="Times New Roman" w:hAnsi="Times New Roman"/>
                <w:sz w:val="18"/>
                <w:szCs w:val="18"/>
              </w:rPr>
            </w:pPr>
            <w:r>
              <w:rPr>
                <w:rFonts w:ascii="Times New Roman" w:hAnsi="Times New Roman"/>
                <w:sz w:val="18"/>
                <w:szCs w:val="18"/>
              </w:rPr>
              <w:t>0-7</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564CD32D">
            <w:pPr>
              <w:pStyle w:val="125"/>
              <w:rPr>
                <w:rFonts w:ascii="Times New Roman" w:hAnsi="Times New Roman"/>
                <w:sz w:val="18"/>
                <w:szCs w:val="18"/>
              </w:rPr>
            </w:pPr>
          </w:p>
        </w:tc>
      </w:tr>
      <w:tr w14:paraId="71D23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restart"/>
            <w:tcBorders>
              <w:top w:val="single" w:color="auto" w:sz="4" w:space="0"/>
              <w:left w:val="single" w:color="auto" w:sz="4" w:space="0"/>
              <w:right w:val="single" w:color="auto" w:sz="4" w:space="0"/>
            </w:tcBorders>
            <w:vAlign w:val="center"/>
          </w:tcPr>
          <w:p w14:paraId="7B0BD83C">
            <w:pPr>
              <w:pStyle w:val="125"/>
              <w:rPr>
                <w:rFonts w:ascii="Times New Roman" w:hAnsi="Times New Roman"/>
                <w:sz w:val="18"/>
                <w:szCs w:val="18"/>
              </w:rPr>
            </w:pPr>
            <w:r>
              <w:rPr>
                <w:rFonts w:ascii="Times New Roman" w:hAnsi="Times New Roman"/>
                <w:sz w:val="18"/>
                <w:szCs w:val="18"/>
              </w:rPr>
              <w:t>源TEI</w:t>
            </w:r>
          </w:p>
        </w:tc>
        <w:tc>
          <w:tcPr>
            <w:tcW w:w="1853" w:type="dxa"/>
            <w:tcBorders>
              <w:top w:val="single" w:color="auto" w:sz="4" w:space="0"/>
              <w:left w:val="single" w:color="auto" w:sz="4" w:space="0"/>
              <w:bottom w:val="single" w:color="auto" w:sz="4" w:space="0"/>
              <w:right w:val="single" w:color="auto" w:sz="4" w:space="0"/>
            </w:tcBorders>
            <w:vAlign w:val="center"/>
          </w:tcPr>
          <w:p w14:paraId="0E8E2F5B">
            <w:pPr>
              <w:pStyle w:val="125"/>
              <w:rPr>
                <w:rFonts w:ascii="Times New Roman" w:hAnsi="Times New Roman"/>
                <w:sz w:val="18"/>
                <w:szCs w:val="18"/>
              </w:rPr>
            </w:pPr>
            <w:r>
              <w:rPr>
                <w:rFonts w:ascii="Times New Roman" w:hAnsi="Times New Roman"/>
                <w:sz w:val="18"/>
                <w:szCs w:val="18"/>
              </w:rPr>
              <w:t>9</w:t>
            </w:r>
          </w:p>
        </w:tc>
        <w:tc>
          <w:tcPr>
            <w:tcW w:w="1704" w:type="dxa"/>
            <w:tcBorders>
              <w:top w:val="single" w:color="auto" w:sz="4" w:space="0"/>
              <w:left w:val="single" w:color="auto" w:sz="4" w:space="0"/>
              <w:bottom w:val="single" w:color="auto" w:sz="4" w:space="0"/>
              <w:right w:val="single" w:color="auto" w:sz="4" w:space="0"/>
            </w:tcBorders>
            <w:vAlign w:val="center"/>
          </w:tcPr>
          <w:p w14:paraId="553884DD">
            <w:pPr>
              <w:pStyle w:val="125"/>
              <w:rPr>
                <w:rFonts w:ascii="Times New Roman" w:hAnsi="Times New Roman"/>
                <w:sz w:val="18"/>
                <w:szCs w:val="18"/>
              </w:rPr>
            </w:pPr>
            <w:r>
              <w:rPr>
                <w:rFonts w:ascii="Times New Roman" w:hAnsi="Times New Roman"/>
                <w:sz w:val="18"/>
                <w:szCs w:val="18"/>
              </w:rPr>
              <w:t>0-7</w:t>
            </w:r>
          </w:p>
        </w:tc>
        <w:tc>
          <w:tcPr>
            <w:tcW w:w="1705" w:type="dxa"/>
            <w:vMerge w:val="restart"/>
            <w:tcBorders>
              <w:top w:val="single" w:color="auto" w:sz="4" w:space="0"/>
              <w:left w:val="single" w:color="auto" w:sz="4" w:space="0"/>
              <w:bottom w:val="single" w:color="auto" w:sz="4" w:space="0"/>
              <w:right w:val="single" w:color="auto" w:sz="4" w:space="0"/>
            </w:tcBorders>
            <w:vAlign w:val="center"/>
          </w:tcPr>
          <w:p w14:paraId="24E62399">
            <w:pPr>
              <w:pStyle w:val="125"/>
              <w:rPr>
                <w:rFonts w:ascii="Times New Roman" w:hAnsi="Times New Roman"/>
                <w:sz w:val="18"/>
                <w:szCs w:val="18"/>
              </w:rPr>
            </w:pPr>
            <w:r>
              <w:rPr>
                <w:rFonts w:ascii="Times New Roman" w:hAnsi="Times New Roman"/>
                <w:sz w:val="18"/>
                <w:szCs w:val="18"/>
              </w:rPr>
              <w:t>12</w:t>
            </w:r>
          </w:p>
        </w:tc>
      </w:tr>
      <w:tr w14:paraId="44B4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tcBorders>
              <w:left w:val="single" w:color="auto" w:sz="4" w:space="0"/>
              <w:bottom w:val="single" w:color="auto" w:sz="4" w:space="0"/>
              <w:right w:val="single" w:color="auto" w:sz="4" w:space="0"/>
            </w:tcBorders>
            <w:vAlign w:val="center"/>
          </w:tcPr>
          <w:p w14:paraId="7789773C">
            <w:pPr>
              <w:pStyle w:val="125"/>
              <w:rPr>
                <w:rFonts w:ascii="Times New Roman" w:hAnsi="Times New Roman"/>
                <w:sz w:val="18"/>
                <w:szCs w:val="18"/>
              </w:rPr>
            </w:pPr>
          </w:p>
        </w:tc>
        <w:tc>
          <w:tcPr>
            <w:tcW w:w="1853" w:type="dxa"/>
            <w:vMerge w:val="restart"/>
            <w:tcBorders>
              <w:top w:val="single" w:color="auto" w:sz="4" w:space="0"/>
              <w:left w:val="single" w:color="auto" w:sz="4" w:space="0"/>
              <w:right w:val="single" w:color="auto" w:sz="4" w:space="0"/>
            </w:tcBorders>
            <w:vAlign w:val="center"/>
          </w:tcPr>
          <w:p w14:paraId="52525A1E">
            <w:pPr>
              <w:pStyle w:val="125"/>
              <w:rPr>
                <w:rFonts w:ascii="Times New Roman" w:hAnsi="Times New Roman"/>
                <w:sz w:val="18"/>
                <w:szCs w:val="18"/>
              </w:rPr>
            </w:pPr>
            <w:r>
              <w:rPr>
                <w:rFonts w:ascii="Times New Roman" w:hAnsi="Times New Roman"/>
                <w:sz w:val="18"/>
                <w:szCs w:val="18"/>
              </w:rPr>
              <w:t>10</w:t>
            </w:r>
          </w:p>
        </w:tc>
        <w:tc>
          <w:tcPr>
            <w:tcW w:w="1704" w:type="dxa"/>
            <w:tcBorders>
              <w:top w:val="single" w:color="auto" w:sz="4" w:space="0"/>
              <w:left w:val="single" w:color="auto" w:sz="4" w:space="0"/>
              <w:bottom w:val="single" w:color="auto" w:sz="4" w:space="0"/>
              <w:right w:val="single" w:color="auto" w:sz="4" w:space="0"/>
            </w:tcBorders>
            <w:vAlign w:val="center"/>
          </w:tcPr>
          <w:p w14:paraId="1F65F3CE">
            <w:pPr>
              <w:pStyle w:val="125"/>
              <w:rPr>
                <w:rFonts w:ascii="Times New Roman" w:hAnsi="Times New Roman"/>
                <w:sz w:val="18"/>
                <w:szCs w:val="18"/>
              </w:rPr>
            </w:pPr>
            <w:r>
              <w:rPr>
                <w:rFonts w:ascii="Times New Roman" w:hAnsi="Times New Roman"/>
                <w:sz w:val="18"/>
                <w:szCs w:val="18"/>
              </w:rPr>
              <w:t>0-3</w:t>
            </w:r>
          </w:p>
        </w:tc>
        <w:tc>
          <w:tcPr>
            <w:tcW w:w="1705" w:type="dxa"/>
            <w:vMerge w:val="continue"/>
            <w:tcBorders>
              <w:top w:val="single" w:color="auto" w:sz="4" w:space="0"/>
              <w:left w:val="single" w:color="auto" w:sz="4" w:space="0"/>
              <w:bottom w:val="single" w:color="auto" w:sz="4" w:space="0"/>
              <w:right w:val="single" w:color="auto" w:sz="4" w:space="0"/>
            </w:tcBorders>
            <w:vAlign w:val="center"/>
          </w:tcPr>
          <w:p w14:paraId="7ADD2A12">
            <w:pPr>
              <w:pStyle w:val="125"/>
              <w:rPr>
                <w:rFonts w:ascii="Times New Roman" w:hAnsi="Times New Roman"/>
                <w:sz w:val="18"/>
                <w:szCs w:val="18"/>
              </w:rPr>
            </w:pPr>
          </w:p>
        </w:tc>
      </w:tr>
      <w:tr w14:paraId="72FC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top w:val="single" w:color="auto" w:sz="4" w:space="0"/>
              <w:left w:val="single" w:color="auto" w:sz="4" w:space="0"/>
              <w:bottom w:val="single" w:color="auto" w:sz="4" w:space="0"/>
              <w:right w:val="single" w:color="auto" w:sz="4" w:space="0"/>
            </w:tcBorders>
            <w:vAlign w:val="center"/>
          </w:tcPr>
          <w:p w14:paraId="0FA4F979">
            <w:pPr>
              <w:pStyle w:val="125"/>
              <w:rPr>
                <w:rFonts w:ascii="Times New Roman" w:hAnsi="Times New Roman"/>
                <w:sz w:val="18"/>
                <w:szCs w:val="18"/>
              </w:rPr>
            </w:pPr>
            <w:r>
              <w:rPr>
                <w:rFonts w:ascii="Times New Roman" w:hAnsi="Times New Roman"/>
                <w:sz w:val="18"/>
                <w:szCs w:val="18"/>
              </w:rPr>
              <w:t>MCS</w:t>
            </w:r>
          </w:p>
        </w:tc>
        <w:tc>
          <w:tcPr>
            <w:tcW w:w="1853" w:type="dxa"/>
            <w:vMerge w:val="continue"/>
            <w:tcBorders>
              <w:left w:val="single" w:color="auto" w:sz="4" w:space="0"/>
              <w:bottom w:val="single" w:color="auto" w:sz="4" w:space="0"/>
              <w:right w:val="single" w:color="auto" w:sz="4" w:space="0"/>
            </w:tcBorders>
            <w:vAlign w:val="center"/>
          </w:tcPr>
          <w:p w14:paraId="0CED3220">
            <w:pPr>
              <w:pStyle w:val="125"/>
              <w:rPr>
                <w:rFonts w:ascii="Times New Roman" w:hAnsi="Times New Roman"/>
                <w:sz w:val="18"/>
                <w:szCs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1FC7933A">
            <w:pPr>
              <w:pStyle w:val="125"/>
              <w:rPr>
                <w:rFonts w:ascii="Times New Roman" w:hAnsi="Times New Roman"/>
                <w:sz w:val="18"/>
                <w:szCs w:val="18"/>
              </w:rPr>
            </w:pPr>
            <w:r>
              <w:rPr>
                <w:rFonts w:ascii="Times New Roman" w:hAnsi="Times New Roman"/>
                <w:sz w:val="18"/>
                <w:szCs w:val="18"/>
              </w:rPr>
              <w:t>4-7</w:t>
            </w:r>
          </w:p>
        </w:tc>
        <w:tc>
          <w:tcPr>
            <w:tcW w:w="1705" w:type="dxa"/>
            <w:tcBorders>
              <w:top w:val="single" w:color="auto" w:sz="4" w:space="0"/>
              <w:left w:val="single" w:color="auto" w:sz="4" w:space="0"/>
              <w:bottom w:val="single" w:color="auto" w:sz="4" w:space="0"/>
              <w:right w:val="single" w:color="auto" w:sz="4" w:space="0"/>
            </w:tcBorders>
            <w:vAlign w:val="center"/>
          </w:tcPr>
          <w:p w14:paraId="411D560E">
            <w:pPr>
              <w:pStyle w:val="125"/>
              <w:rPr>
                <w:rFonts w:ascii="Times New Roman" w:hAnsi="Times New Roman"/>
                <w:sz w:val="18"/>
                <w:szCs w:val="18"/>
              </w:rPr>
            </w:pPr>
            <w:r>
              <w:rPr>
                <w:rFonts w:ascii="Times New Roman" w:hAnsi="Times New Roman"/>
                <w:sz w:val="18"/>
                <w:szCs w:val="18"/>
              </w:rPr>
              <w:t>4</w:t>
            </w:r>
          </w:p>
        </w:tc>
      </w:tr>
      <w:tr w14:paraId="58B3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top w:val="single" w:color="auto" w:sz="4" w:space="0"/>
              <w:left w:val="single" w:color="auto" w:sz="4" w:space="0"/>
              <w:right w:val="single" w:color="auto" w:sz="4" w:space="0"/>
            </w:tcBorders>
            <w:vAlign w:val="center"/>
          </w:tcPr>
          <w:p w14:paraId="0A9CD389">
            <w:pPr>
              <w:pStyle w:val="125"/>
              <w:rPr>
                <w:rFonts w:ascii="Times New Roman" w:hAnsi="Times New Roman"/>
                <w:sz w:val="18"/>
                <w:szCs w:val="18"/>
              </w:rPr>
            </w:pPr>
            <w:r>
              <w:rPr>
                <w:rFonts w:hint="eastAsia" w:ascii="Times New Roman" w:hAnsi="Times New Roman"/>
                <w:sz w:val="18"/>
                <w:szCs w:val="18"/>
              </w:rPr>
              <w:t>载荷PB大小</w:t>
            </w:r>
          </w:p>
        </w:tc>
        <w:tc>
          <w:tcPr>
            <w:tcW w:w="1853" w:type="dxa"/>
            <w:vMerge w:val="restart"/>
            <w:tcBorders>
              <w:left w:val="single" w:color="auto" w:sz="4" w:space="0"/>
              <w:right w:val="single" w:color="auto" w:sz="4" w:space="0"/>
            </w:tcBorders>
            <w:vAlign w:val="center"/>
          </w:tcPr>
          <w:p w14:paraId="21084C76">
            <w:pPr>
              <w:pStyle w:val="125"/>
              <w:rPr>
                <w:rFonts w:ascii="Times New Roman" w:hAnsi="Times New Roman"/>
                <w:sz w:val="18"/>
                <w:szCs w:val="18"/>
              </w:rPr>
            </w:pPr>
            <w:r>
              <w:rPr>
                <w:rFonts w:ascii="Times New Roman" w:hAnsi="Times New Roman"/>
                <w:sz w:val="18"/>
                <w:szCs w:val="18"/>
              </w:rPr>
              <w:t>11</w:t>
            </w:r>
          </w:p>
        </w:tc>
        <w:tc>
          <w:tcPr>
            <w:tcW w:w="1704" w:type="dxa"/>
            <w:tcBorders>
              <w:top w:val="single" w:color="auto" w:sz="4" w:space="0"/>
              <w:left w:val="single" w:color="auto" w:sz="4" w:space="0"/>
              <w:bottom w:val="single" w:color="auto" w:sz="4" w:space="0"/>
              <w:right w:val="single" w:color="auto" w:sz="4" w:space="0"/>
            </w:tcBorders>
            <w:vAlign w:val="center"/>
          </w:tcPr>
          <w:p w14:paraId="10C57CEA">
            <w:pPr>
              <w:pStyle w:val="125"/>
              <w:rPr>
                <w:rFonts w:ascii="Times New Roman" w:hAnsi="Times New Roman"/>
                <w:sz w:val="18"/>
                <w:szCs w:val="18"/>
              </w:rPr>
            </w:pPr>
            <w:r>
              <w:rPr>
                <w:rFonts w:ascii="Times New Roman" w:hAnsi="Times New Roman"/>
                <w:sz w:val="18"/>
                <w:szCs w:val="18"/>
              </w:rPr>
              <w:t>0-</w:t>
            </w:r>
            <w:r>
              <w:rPr>
                <w:rFonts w:hint="eastAsia" w:ascii="Times New Roman" w:hAnsi="Times New Roman"/>
                <w:sz w:val="18"/>
                <w:szCs w:val="18"/>
              </w:rPr>
              <w:t>3</w:t>
            </w:r>
          </w:p>
        </w:tc>
        <w:tc>
          <w:tcPr>
            <w:tcW w:w="1705" w:type="dxa"/>
            <w:tcBorders>
              <w:top w:val="single" w:color="auto" w:sz="4" w:space="0"/>
              <w:left w:val="single" w:color="auto" w:sz="4" w:space="0"/>
              <w:right w:val="single" w:color="auto" w:sz="4" w:space="0"/>
            </w:tcBorders>
            <w:vAlign w:val="center"/>
          </w:tcPr>
          <w:p w14:paraId="5578ABEF">
            <w:pPr>
              <w:pStyle w:val="125"/>
              <w:rPr>
                <w:rFonts w:ascii="Times New Roman" w:hAnsi="Times New Roman"/>
                <w:sz w:val="18"/>
                <w:szCs w:val="18"/>
              </w:rPr>
            </w:pPr>
            <w:r>
              <w:rPr>
                <w:rFonts w:hint="eastAsia" w:ascii="Times New Roman" w:hAnsi="Times New Roman"/>
                <w:sz w:val="18"/>
                <w:szCs w:val="18"/>
              </w:rPr>
              <w:t>4</w:t>
            </w:r>
          </w:p>
        </w:tc>
      </w:tr>
      <w:tr w14:paraId="288D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left w:val="single" w:color="auto" w:sz="4" w:space="0"/>
              <w:right w:val="single" w:color="auto" w:sz="4" w:space="0"/>
            </w:tcBorders>
            <w:vAlign w:val="center"/>
          </w:tcPr>
          <w:p w14:paraId="209BD0A0">
            <w:pPr>
              <w:pStyle w:val="125"/>
              <w:rPr>
                <w:rFonts w:ascii="Times New Roman" w:hAnsi="Times New Roman"/>
                <w:sz w:val="18"/>
                <w:szCs w:val="18"/>
              </w:rPr>
            </w:pPr>
            <w:r>
              <w:rPr>
                <w:rFonts w:ascii="Times New Roman" w:hAnsi="Times New Roman"/>
                <w:sz w:val="18"/>
                <w:szCs w:val="18"/>
              </w:rPr>
              <w:t>保留</w:t>
            </w:r>
          </w:p>
        </w:tc>
        <w:tc>
          <w:tcPr>
            <w:tcW w:w="1853" w:type="dxa"/>
            <w:vMerge w:val="continue"/>
            <w:tcBorders>
              <w:left w:val="single" w:color="auto" w:sz="4" w:space="0"/>
              <w:right w:val="single" w:color="auto" w:sz="4" w:space="0"/>
            </w:tcBorders>
            <w:vAlign w:val="center"/>
          </w:tcPr>
          <w:p w14:paraId="1D5C07B8">
            <w:pPr>
              <w:pStyle w:val="125"/>
              <w:rPr>
                <w:rFonts w:ascii="Times New Roman" w:hAnsi="Times New Roman"/>
                <w:sz w:val="18"/>
                <w:szCs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0520A3E4">
            <w:pPr>
              <w:pStyle w:val="125"/>
              <w:rPr>
                <w:rFonts w:ascii="Times New Roman" w:hAnsi="Times New Roman"/>
                <w:sz w:val="18"/>
                <w:szCs w:val="18"/>
              </w:rPr>
            </w:pPr>
            <w:r>
              <w:rPr>
                <w:rFonts w:hint="eastAsia" w:ascii="Times New Roman" w:hAnsi="Times New Roman"/>
                <w:sz w:val="18"/>
                <w:szCs w:val="18"/>
              </w:rPr>
              <w:t>4-7</w:t>
            </w:r>
          </w:p>
        </w:tc>
        <w:tc>
          <w:tcPr>
            <w:tcW w:w="1705" w:type="dxa"/>
            <w:tcBorders>
              <w:left w:val="single" w:color="auto" w:sz="4" w:space="0"/>
              <w:right w:val="single" w:color="auto" w:sz="4" w:space="0"/>
            </w:tcBorders>
            <w:vAlign w:val="center"/>
          </w:tcPr>
          <w:p w14:paraId="0BF2899B">
            <w:pPr>
              <w:pStyle w:val="125"/>
              <w:rPr>
                <w:rFonts w:ascii="Times New Roman" w:hAnsi="Times New Roman"/>
                <w:sz w:val="18"/>
                <w:szCs w:val="18"/>
              </w:rPr>
            </w:pPr>
            <w:r>
              <w:rPr>
                <w:rFonts w:hint="eastAsia" w:ascii="Times New Roman" w:hAnsi="Times New Roman"/>
                <w:sz w:val="18"/>
                <w:szCs w:val="18"/>
              </w:rPr>
              <w:t>4</w:t>
            </w:r>
          </w:p>
        </w:tc>
      </w:tr>
      <w:tr w14:paraId="48D5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left w:val="single" w:color="auto" w:sz="4" w:space="0"/>
              <w:bottom w:val="single" w:color="auto" w:sz="4" w:space="0"/>
              <w:right w:val="single" w:color="auto" w:sz="4" w:space="0"/>
            </w:tcBorders>
            <w:vAlign w:val="center"/>
          </w:tcPr>
          <w:p w14:paraId="68313C74">
            <w:pPr>
              <w:pStyle w:val="125"/>
              <w:rPr>
                <w:rFonts w:ascii="Times New Roman" w:hAnsi="Times New Roman"/>
                <w:sz w:val="18"/>
                <w:szCs w:val="18"/>
              </w:rPr>
            </w:pPr>
            <w:r>
              <w:rPr>
                <w:rFonts w:hint="eastAsia" w:ascii="Times New Roman" w:hAnsi="Times New Roman"/>
                <w:sz w:val="18"/>
                <w:szCs w:val="18"/>
              </w:rPr>
              <w:t>短网络标识高位</w:t>
            </w:r>
          </w:p>
        </w:tc>
        <w:tc>
          <w:tcPr>
            <w:tcW w:w="1853" w:type="dxa"/>
            <w:vMerge w:val="restart"/>
            <w:tcBorders>
              <w:left w:val="single" w:color="auto" w:sz="4" w:space="0"/>
              <w:right w:val="single" w:color="auto" w:sz="4" w:space="0"/>
            </w:tcBorders>
            <w:vAlign w:val="center"/>
          </w:tcPr>
          <w:p w14:paraId="24D33265">
            <w:pPr>
              <w:pStyle w:val="125"/>
              <w:rPr>
                <w:rFonts w:ascii="Times New Roman" w:hAnsi="Times New Roman"/>
                <w:sz w:val="18"/>
                <w:szCs w:val="18"/>
              </w:rPr>
            </w:pPr>
            <w:r>
              <w:rPr>
                <w:rFonts w:hint="eastAsia" w:ascii="Times New Roman" w:hAnsi="Times New Roman"/>
                <w:sz w:val="18"/>
                <w:szCs w:val="18"/>
              </w:rPr>
              <w:t>12</w:t>
            </w:r>
          </w:p>
        </w:tc>
        <w:tc>
          <w:tcPr>
            <w:tcW w:w="1704" w:type="dxa"/>
            <w:tcBorders>
              <w:top w:val="single" w:color="auto" w:sz="4" w:space="0"/>
              <w:left w:val="single" w:color="auto" w:sz="4" w:space="0"/>
              <w:bottom w:val="single" w:color="auto" w:sz="4" w:space="0"/>
              <w:right w:val="single" w:color="auto" w:sz="4" w:space="0"/>
            </w:tcBorders>
            <w:vAlign w:val="center"/>
          </w:tcPr>
          <w:p w14:paraId="3586F571">
            <w:pPr>
              <w:pStyle w:val="125"/>
              <w:rPr>
                <w:rFonts w:ascii="Times New Roman" w:hAnsi="Times New Roman"/>
                <w:sz w:val="18"/>
                <w:szCs w:val="18"/>
              </w:rPr>
            </w:pPr>
            <w:r>
              <w:rPr>
                <w:rFonts w:hint="eastAsia" w:ascii="Times New Roman" w:hAnsi="Times New Roman"/>
                <w:sz w:val="18"/>
                <w:szCs w:val="18"/>
              </w:rPr>
              <w:t>0</w:t>
            </w:r>
          </w:p>
        </w:tc>
        <w:tc>
          <w:tcPr>
            <w:tcW w:w="1705" w:type="dxa"/>
            <w:tcBorders>
              <w:left w:val="single" w:color="auto" w:sz="4" w:space="0"/>
              <w:bottom w:val="single" w:color="auto" w:sz="4" w:space="0"/>
              <w:right w:val="single" w:color="auto" w:sz="4" w:space="0"/>
            </w:tcBorders>
            <w:vAlign w:val="center"/>
          </w:tcPr>
          <w:p w14:paraId="2EB762CA">
            <w:pPr>
              <w:pStyle w:val="125"/>
              <w:rPr>
                <w:rFonts w:ascii="Times New Roman" w:hAnsi="Times New Roman"/>
                <w:sz w:val="18"/>
                <w:szCs w:val="18"/>
              </w:rPr>
            </w:pPr>
            <w:r>
              <w:rPr>
                <w:rFonts w:hint="eastAsia" w:ascii="Times New Roman" w:hAnsi="Times New Roman"/>
                <w:sz w:val="18"/>
                <w:szCs w:val="18"/>
              </w:rPr>
              <w:t>1</w:t>
            </w:r>
          </w:p>
        </w:tc>
      </w:tr>
      <w:tr w14:paraId="2FF5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left w:val="single" w:color="auto" w:sz="4" w:space="0"/>
              <w:bottom w:val="single" w:color="auto" w:sz="4" w:space="0"/>
              <w:right w:val="single" w:color="auto" w:sz="4" w:space="0"/>
            </w:tcBorders>
            <w:vAlign w:val="center"/>
          </w:tcPr>
          <w:p w14:paraId="7059AF07">
            <w:pPr>
              <w:pStyle w:val="125"/>
              <w:rPr>
                <w:rFonts w:ascii="Times New Roman" w:hAnsi="Times New Roman"/>
                <w:sz w:val="18"/>
                <w:szCs w:val="18"/>
              </w:rPr>
            </w:pPr>
            <w:r>
              <w:rPr>
                <w:rFonts w:hint="eastAsia" w:ascii="Times New Roman" w:hAnsi="Times New Roman"/>
                <w:sz w:val="18"/>
                <w:szCs w:val="18"/>
              </w:rPr>
              <w:t>保留</w:t>
            </w:r>
          </w:p>
        </w:tc>
        <w:tc>
          <w:tcPr>
            <w:tcW w:w="1853" w:type="dxa"/>
            <w:vMerge w:val="continue"/>
            <w:tcBorders>
              <w:left w:val="single" w:color="auto" w:sz="4" w:space="0"/>
              <w:right w:val="single" w:color="auto" w:sz="4" w:space="0"/>
            </w:tcBorders>
            <w:vAlign w:val="center"/>
          </w:tcPr>
          <w:p w14:paraId="5A19D574">
            <w:pPr>
              <w:pStyle w:val="125"/>
              <w:rPr>
                <w:rFonts w:ascii="Times New Roman" w:hAnsi="Times New Roman"/>
                <w:sz w:val="18"/>
                <w:szCs w:val="18"/>
              </w:rPr>
            </w:pPr>
          </w:p>
        </w:tc>
        <w:tc>
          <w:tcPr>
            <w:tcW w:w="1704" w:type="dxa"/>
            <w:tcBorders>
              <w:top w:val="single" w:color="auto" w:sz="4" w:space="0"/>
              <w:left w:val="single" w:color="auto" w:sz="4" w:space="0"/>
              <w:bottom w:val="single" w:color="auto" w:sz="4" w:space="0"/>
              <w:right w:val="single" w:color="auto" w:sz="4" w:space="0"/>
            </w:tcBorders>
            <w:vAlign w:val="center"/>
          </w:tcPr>
          <w:p w14:paraId="3CBD7202">
            <w:pPr>
              <w:pStyle w:val="125"/>
              <w:rPr>
                <w:rFonts w:ascii="Times New Roman" w:hAnsi="Times New Roman"/>
                <w:sz w:val="18"/>
                <w:szCs w:val="18"/>
              </w:rPr>
            </w:pPr>
            <w:r>
              <w:rPr>
                <w:rFonts w:hint="eastAsia" w:ascii="Times New Roman" w:hAnsi="Times New Roman"/>
                <w:sz w:val="18"/>
                <w:szCs w:val="18"/>
              </w:rPr>
              <w:t>1-3</w:t>
            </w:r>
          </w:p>
        </w:tc>
        <w:tc>
          <w:tcPr>
            <w:tcW w:w="1705" w:type="dxa"/>
            <w:tcBorders>
              <w:left w:val="single" w:color="auto" w:sz="4" w:space="0"/>
              <w:bottom w:val="single" w:color="auto" w:sz="4" w:space="0"/>
              <w:right w:val="single" w:color="auto" w:sz="4" w:space="0"/>
            </w:tcBorders>
            <w:vAlign w:val="center"/>
          </w:tcPr>
          <w:p w14:paraId="73E21D46">
            <w:pPr>
              <w:pStyle w:val="125"/>
              <w:rPr>
                <w:rFonts w:ascii="Times New Roman" w:hAnsi="Times New Roman"/>
                <w:sz w:val="18"/>
                <w:szCs w:val="18"/>
              </w:rPr>
            </w:pPr>
            <w:r>
              <w:rPr>
                <w:rFonts w:hint="eastAsia" w:ascii="Times New Roman" w:hAnsi="Times New Roman"/>
                <w:sz w:val="18"/>
                <w:szCs w:val="18"/>
              </w:rPr>
              <w:t>3</w:t>
            </w:r>
          </w:p>
        </w:tc>
      </w:tr>
    </w:tbl>
    <w:p w14:paraId="142B23AA">
      <w:pPr>
        <w:pStyle w:val="88"/>
        <w:numPr>
          <w:ilvl w:val="0"/>
          <w:numId w:val="24"/>
        </w:numPr>
      </w:pPr>
      <w:r>
        <w:t>信标时间戳</w:t>
      </w:r>
      <w:r>
        <w:rPr>
          <w:rFonts w:hint="eastAsia"/>
        </w:rPr>
        <w:t>、信标计数周期、源TEI、短网络标识高位</w:t>
      </w:r>
    </w:p>
    <w:p w14:paraId="4756B11F">
      <w:pPr>
        <w:pStyle w:val="50"/>
      </w:pPr>
      <w:r>
        <w:rPr>
          <w:rFonts w:hint="eastAsia"/>
        </w:rPr>
        <w:t>相关含义同载波定义。</w:t>
      </w:r>
    </w:p>
    <w:p w14:paraId="224B5FF9">
      <w:pPr>
        <w:pStyle w:val="88"/>
      </w:pPr>
      <w:r>
        <w:rPr>
          <w:rFonts w:hint="eastAsia"/>
        </w:rPr>
        <w:t>MCS</w:t>
      </w:r>
    </w:p>
    <w:p w14:paraId="6A3700C3">
      <w:pPr>
        <w:pStyle w:val="50"/>
      </w:pPr>
      <w:r>
        <w:t>M</w:t>
      </w:r>
      <w:r>
        <w:rPr>
          <w:rFonts w:hint="eastAsia"/>
        </w:rPr>
        <w:t>CS表示载荷采用的调制、编码以及拷贝方式，</w:t>
      </w:r>
      <w:r>
        <w:t>M</w:t>
      </w:r>
      <w:r>
        <w:rPr>
          <w:rFonts w:hint="eastAsia"/>
        </w:rPr>
        <w:t>CS取值和所代表的含义如</w:t>
      </w:r>
      <w:r>
        <w:fldChar w:fldCharType="begin"/>
      </w:r>
      <w:r>
        <w:instrText xml:space="preserve"> REF _Ref1185 \h  \* MERGEFORMAT </w:instrText>
      </w:r>
      <w:r>
        <w:fldChar w:fldCharType="separate"/>
      </w:r>
      <w:r>
        <w:t>表 43</w:t>
      </w:r>
      <w:r>
        <w:fldChar w:fldCharType="end"/>
      </w:r>
      <w:r>
        <w:rPr>
          <w:rFonts w:hint="eastAsia"/>
        </w:rPr>
        <w:t>所示。</w:t>
      </w:r>
    </w:p>
    <w:p w14:paraId="5C365AEB">
      <w:pPr>
        <w:pStyle w:val="88"/>
      </w:pPr>
      <w:r>
        <w:rPr>
          <w:rFonts w:hint="eastAsia"/>
        </w:rPr>
        <w:t>载荷PB大小</w:t>
      </w:r>
    </w:p>
    <w:p w14:paraId="0FC52AB6">
      <w:pPr>
        <w:pStyle w:val="50"/>
      </w:pPr>
      <w:r>
        <w:rPr>
          <w:rFonts w:hint="eastAsia"/>
        </w:rPr>
        <w:t>载荷P</w:t>
      </w:r>
      <w:r>
        <w:t>B块大小表示载荷</w:t>
      </w:r>
      <w:r>
        <w:rPr>
          <w:rFonts w:hint="eastAsia"/>
        </w:rPr>
        <w:t>P</w:t>
      </w:r>
      <w:r>
        <w:t>B的长度。取值和所代表的含义如</w:t>
      </w:r>
      <w:r>
        <w:fldChar w:fldCharType="begin"/>
      </w:r>
      <w:r>
        <w:instrText xml:space="preserve"> REF _Ref10110 \h  \* MERGEFORMAT </w:instrText>
      </w:r>
      <w:r>
        <w:fldChar w:fldCharType="separate"/>
      </w:r>
      <w:r>
        <w:t>表 44</w:t>
      </w:r>
      <w:r>
        <w:fldChar w:fldCharType="end"/>
      </w:r>
      <w:r>
        <w:t>所示。</w:t>
      </w:r>
    </w:p>
    <w:p w14:paraId="100F51CB">
      <w:pPr>
        <w:pStyle w:val="10"/>
      </w:pPr>
      <w:bookmarkStart w:id="570" w:name="_Ref1185"/>
      <w:r>
        <w:t xml:space="preserve">表 </w:t>
      </w:r>
      <w:r>
        <w:fldChar w:fldCharType="begin"/>
      </w:r>
      <w:r>
        <w:instrText xml:space="preserve"> SEQ 表 \* ARABIC </w:instrText>
      </w:r>
      <w:r>
        <w:fldChar w:fldCharType="separate"/>
      </w:r>
      <w:r>
        <w:t>43</w:t>
      </w:r>
      <w:r>
        <w:fldChar w:fldCharType="end"/>
      </w:r>
      <w:bookmarkEnd w:id="570"/>
      <w:r>
        <w:rPr>
          <w:rFonts w:hint="eastAsia"/>
        </w:rPr>
        <w:t xml:space="preserve"> </w:t>
      </w:r>
      <w:r>
        <w:t>MCS</w:t>
      </w:r>
      <w:r>
        <w:rPr>
          <w:rFonts w:hint="eastAsia"/>
        </w:rPr>
        <w:t>取值</w:t>
      </w:r>
    </w:p>
    <w:tbl>
      <w:tblPr>
        <w:tblStyle w:val="147"/>
        <w:tblW w:w="5365" w:type="dxa"/>
        <w:tblInd w:w="2100" w:type="dxa"/>
        <w:tblLayout w:type="fixed"/>
        <w:tblCellMar>
          <w:top w:w="47" w:type="dxa"/>
          <w:left w:w="146" w:type="dxa"/>
          <w:bottom w:w="0" w:type="dxa"/>
          <w:right w:w="96" w:type="dxa"/>
        </w:tblCellMar>
      </w:tblPr>
      <w:tblGrid>
        <w:gridCol w:w="1112"/>
        <w:gridCol w:w="1135"/>
        <w:gridCol w:w="1275"/>
        <w:gridCol w:w="1843"/>
      </w:tblGrid>
      <w:tr w14:paraId="7D3F2E50">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78CB3B59">
            <w:pPr>
              <w:pStyle w:val="125"/>
              <w:rPr>
                <w:rFonts w:ascii="Times New Roman" w:hAnsi="Times New Roman" w:eastAsia="等线"/>
                <w:kern w:val="0"/>
                <w:sz w:val="18"/>
                <w:szCs w:val="18"/>
              </w:rPr>
            </w:pPr>
            <w:r>
              <w:rPr>
                <w:rFonts w:hint="eastAsia" w:ascii="Times New Roman" w:hAnsi="Times New Roman" w:eastAsia="等线"/>
                <w:kern w:val="0"/>
                <w:sz w:val="18"/>
                <w:szCs w:val="18"/>
              </w:rPr>
              <w:t>MCS</w:t>
            </w:r>
            <w:r>
              <w:rPr>
                <w:rFonts w:ascii="Times New Roman" w:hAnsi="Times New Roman" w:eastAsia="等线"/>
                <w:kern w:val="0"/>
                <w:sz w:val="18"/>
                <w:szCs w:val="18"/>
              </w:rPr>
              <w:t>值</w:t>
            </w:r>
          </w:p>
        </w:tc>
        <w:tc>
          <w:tcPr>
            <w:tcW w:w="1135" w:type="dxa"/>
            <w:tcBorders>
              <w:top w:val="single" w:color="000000" w:sz="4" w:space="0"/>
              <w:left w:val="single" w:color="000000" w:sz="4" w:space="0"/>
              <w:bottom w:val="single" w:color="000000" w:sz="4" w:space="0"/>
              <w:right w:val="single" w:color="000000" w:sz="4" w:space="0"/>
            </w:tcBorders>
          </w:tcPr>
          <w:p w14:paraId="1D66FA3A">
            <w:pPr>
              <w:pStyle w:val="125"/>
              <w:rPr>
                <w:rFonts w:ascii="Times New Roman" w:hAnsi="Times New Roman" w:eastAsia="等线"/>
                <w:kern w:val="0"/>
                <w:sz w:val="18"/>
                <w:szCs w:val="18"/>
              </w:rPr>
            </w:pPr>
            <w:r>
              <w:rPr>
                <w:rFonts w:ascii="Times New Roman" w:hAnsi="Times New Roman" w:eastAsia="等线"/>
                <w:kern w:val="0"/>
                <w:sz w:val="18"/>
                <w:szCs w:val="18"/>
              </w:rPr>
              <w:t>分集次数</w:t>
            </w:r>
          </w:p>
        </w:tc>
        <w:tc>
          <w:tcPr>
            <w:tcW w:w="1275" w:type="dxa"/>
            <w:tcBorders>
              <w:top w:val="single" w:color="000000" w:sz="4" w:space="0"/>
              <w:left w:val="single" w:color="000000" w:sz="4" w:space="0"/>
              <w:bottom w:val="single" w:color="000000" w:sz="4" w:space="0"/>
              <w:right w:val="single" w:color="000000" w:sz="4" w:space="0"/>
            </w:tcBorders>
          </w:tcPr>
          <w:p w14:paraId="65EBABA5">
            <w:pPr>
              <w:pStyle w:val="125"/>
              <w:rPr>
                <w:rFonts w:ascii="Times New Roman" w:hAnsi="Times New Roman" w:eastAsia="等线"/>
                <w:kern w:val="0"/>
                <w:sz w:val="18"/>
                <w:szCs w:val="18"/>
              </w:rPr>
            </w:pPr>
            <w:r>
              <w:rPr>
                <w:rFonts w:ascii="Times New Roman" w:hAnsi="Times New Roman" w:eastAsia="等线"/>
                <w:kern w:val="0"/>
                <w:sz w:val="18"/>
                <w:szCs w:val="18"/>
              </w:rPr>
              <w:t>调制方式</w:t>
            </w:r>
          </w:p>
        </w:tc>
        <w:tc>
          <w:tcPr>
            <w:tcW w:w="1843" w:type="dxa"/>
            <w:tcBorders>
              <w:top w:val="single" w:color="000000" w:sz="4" w:space="0"/>
              <w:left w:val="single" w:color="000000" w:sz="4" w:space="0"/>
              <w:bottom w:val="single" w:color="000000" w:sz="4" w:space="0"/>
              <w:right w:val="single" w:color="000000" w:sz="4" w:space="0"/>
            </w:tcBorders>
          </w:tcPr>
          <w:p w14:paraId="31B9D478">
            <w:pPr>
              <w:pStyle w:val="125"/>
              <w:rPr>
                <w:rFonts w:ascii="Times New Roman" w:hAnsi="Times New Roman" w:eastAsia="等线"/>
                <w:kern w:val="0"/>
                <w:sz w:val="18"/>
                <w:szCs w:val="18"/>
              </w:rPr>
            </w:pPr>
            <w:r>
              <w:rPr>
                <w:rFonts w:ascii="Times New Roman" w:hAnsi="Times New Roman" w:eastAsia="等线"/>
                <w:kern w:val="0"/>
                <w:sz w:val="18"/>
                <w:szCs w:val="18"/>
              </w:rPr>
              <w:t>码率</w:t>
            </w:r>
          </w:p>
        </w:tc>
      </w:tr>
      <w:tr w14:paraId="38B1332A">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53FC579C">
            <w:pPr>
              <w:pStyle w:val="125"/>
              <w:rPr>
                <w:rFonts w:ascii="Times New Roman" w:hAnsi="Times New Roman" w:eastAsia="等线"/>
                <w:kern w:val="0"/>
                <w:sz w:val="18"/>
                <w:szCs w:val="18"/>
              </w:rPr>
            </w:pPr>
            <w:r>
              <w:rPr>
                <w:rFonts w:hint="eastAsia" w:ascii="Times New Roman" w:hAnsi="Times New Roman" w:eastAsia="等线"/>
                <w:kern w:val="0"/>
                <w:sz w:val="18"/>
                <w:szCs w:val="18"/>
              </w:rPr>
              <w:t>0</w:t>
            </w:r>
          </w:p>
        </w:tc>
        <w:tc>
          <w:tcPr>
            <w:tcW w:w="1135" w:type="dxa"/>
            <w:tcBorders>
              <w:top w:val="single" w:color="000000" w:sz="4" w:space="0"/>
              <w:left w:val="single" w:color="000000" w:sz="4" w:space="0"/>
              <w:bottom w:val="single" w:color="000000" w:sz="4" w:space="0"/>
              <w:right w:val="single" w:color="000000" w:sz="4" w:space="0"/>
            </w:tcBorders>
          </w:tcPr>
          <w:p w14:paraId="375E5141">
            <w:pPr>
              <w:pStyle w:val="125"/>
              <w:rPr>
                <w:rFonts w:ascii="Times New Roman" w:hAnsi="Times New Roman" w:eastAsia="等线"/>
                <w:kern w:val="0"/>
                <w:sz w:val="18"/>
                <w:szCs w:val="18"/>
              </w:rPr>
            </w:pPr>
            <w:r>
              <w:rPr>
                <w:rFonts w:hint="eastAsia" w:ascii="Times New Roman" w:hAnsi="Times New Roman" w:eastAsia="等线"/>
                <w:kern w:val="0"/>
                <w:sz w:val="18"/>
                <w:szCs w:val="18"/>
              </w:rPr>
              <w:t>4</w:t>
            </w:r>
          </w:p>
        </w:tc>
        <w:tc>
          <w:tcPr>
            <w:tcW w:w="1275" w:type="dxa"/>
            <w:tcBorders>
              <w:top w:val="single" w:color="000000" w:sz="4" w:space="0"/>
              <w:left w:val="single" w:color="000000" w:sz="4" w:space="0"/>
              <w:bottom w:val="single" w:color="000000" w:sz="4" w:space="0"/>
              <w:right w:val="single" w:color="000000" w:sz="4" w:space="0"/>
            </w:tcBorders>
          </w:tcPr>
          <w:p w14:paraId="3A20E772">
            <w:pPr>
              <w:pStyle w:val="125"/>
              <w:rPr>
                <w:rFonts w:ascii="Times New Roman" w:hAnsi="Times New Roman" w:eastAsia="等线"/>
                <w:kern w:val="0"/>
                <w:sz w:val="18"/>
                <w:szCs w:val="18"/>
              </w:rPr>
            </w:pPr>
            <w:r>
              <w:rPr>
                <w:rFonts w:hint="eastAsia" w:ascii="Times New Roman" w:hAnsi="Times New Roman" w:eastAsia="等线"/>
                <w:kern w:val="0"/>
                <w:sz w:val="18"/>
                <w:szCs w:val="18"/>
              </w:rPr>
              <w:t>BPSK</w:t>
            </w:r>
          </w:p>
        </w:tc>
        <w:tc>
          <w:tcPr>
            <w:tcW w:w="1843" w:type="dxa"/>
            <w:tcBorders>
              <w:top w:val="single" w:color="000000" w:sz="4" w:space="0"/>
              <w:left w:val="single" w:color="000000" w:sz="4" w:space="0"/>
              <w:bottom w:val="single" w:color="000000" w:sz="4" w:space="0"/>
              <w:right w:val="single" w:color="000000" w:sz="4" w:space="0"/>
            </w:tcBorders>
          </w:tcPr>
          <w:p w14:paraId="248867B3">
            <w:pPr>
              <w:pStyle w:val="125"/>
              <w:rPr>
                <w:rFonts w:ascii="Times New Roman" w:hAnsi="Times New Roman" w:eastAsia="等线"/>
                <w:kern w:val="0"/>
                <w:sz w:val="18"/>
                <w:szCs w:val="18"/>
              </w:rPr>
            </w:pPr>
            <w:r>
              <w:rPr>
                <w:rFonts w:hint="eastAsia" w:ascii="Times New Roman" w:hAnsi="Times New Roman" w:eastAsia="等线"/>
                <w:kern w:val="0"/>
                <w:sz w:val="18"/>
                <w:szCs w:val="18"/>
              </w:rPr>
              <w:t>1/2</w:t>
            </w:r>
          </w:p>
        </w:tc>
      </w:tr>
      <w:tr w14:paraId="6420362F">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75EE040A">
            <w:pPr>
              <w:pStyle w:val="125"/>
              <w:rPr>
                <w:rFonts w:ascii="Times New Roman" w:hAnsi="Times New Roman" w:eastAsia="等线"/>
                <w:kern w:val="0"/>
                <w:sz w:val="18"/>
                <w:szCs w:val="18"/>
              </w:rPr>
            </w:pPr>
            <w:r>
              <w:rPr>
                <w:rFonts w:hint="eastAsia" w:ascii="Times New Roman" w:hAnsi="Times New Roman" w:eastAsia="等线"/>
                <w:kern w:val="0"/>
                <w:sz w:val="18"/>
                <w:szCs w:val="18"/>
              </w:rPr>
              <w:t>1</w:t>
            </w:r>
          </w:p>
        </w:tc>
        <w:tc>
          <w:tcPr>
            <w:tcW w:w="1135" w:type="dxa"/>
            <w:tcBorders>
              <w:top w:val="single" w:color="000000" w:sz="4" w:space="0"/>
              <w:left w:val="single" w:color="000000" w:sz="4" w:space="0"/>
              <w:bottom w:val="single" w:color="000000" w:sz="4" w:space="0"/>
              <w:right w:val="single" w:color="000000" w:sz="4" w:space="0"/>
            </w:tcBorders>
          </w:tcPr>
          <w:p w14:paraId="28A3F867">
            <w:pPr>
              <w:pStyle w:val="125"/>
              <w:rPr>
                <w:rFonts w:ascii="Times New Roman" w:hAnsi="Times New Roman" w:eastAsia="等线"/>
                <w:kern w:val="0"/>
                <w:sz w:val="18"/>
                <w:szCs w:val="18"/>
              </w:rPr>
            </w:pPr>
            <w:r>
              <w:rPr>
                <w:rFonts w:hint="eastAsia" w:ascii="Times New Roman" w:hAnsi="Times New Roman" w:eastAsia="等线"/>
                <w:kern w:val="0"/>
                <w:sz w:val="18"/>
                <w:szCs w:val="18"/>
              </w:rPr>
              <w:t>2</w:t>
            </w:r>
          </w:p>
        </w:tc>
        <w:tc>
          <w:tcPr>
            <w:tcW w:w="1275" w:type="dxa"/>
            <w:tcBorders>
              <w:top w:val="single" w:color="000000" w:sz="4" w:space="0"/>
              <w:left w:val="single" w:color="000000" w:sz="4" w:space="0"/>
              <w:bottom w:val="single" w:color="000000" w:sz="4" w:space="0"/>
              <w:right w:val="single" w:color="000000" w:sz="4" w:space="0"/>
            </w:tcBorders>
          </w:tcPr>
          <w:p w14:paraId="6E13D988">
            <w:pPr>
              <w:pStyle w:val="125"/>
              <w:rPr>
                <w:rFonts w:ascii="Times New Roman" w:hAnsi="Times New Roman" w:eastAsia="等线"/>
                <w:kern w:val="0"/>
                <w:sz w:val="18"/>
                <w:szCs w:val="18"/>
              </w:rPr>
            </w:pPr>
            <w:r>
              <w:rPr>
                <w:rFonts w:hint="eastAsia" w:ascii="Times New Roman" w:hAnsi="Times New Roman" w:eastAsia="等线"/>
                <w:kern w:val="0"/>
                <w:sz w:val="18"/>
                <w:szCs w:val="18"/>
              </w:rPr>
              <w:t>BPSK</w:t>
            </w:r>
          </w:p>
        </w:tc>
        <w:tc>
          <w:tcPr>
            <w:tcW w:w="1843" w:type="dxa"/>
            <w:tcBorders>
              <w:top w:val="single" w:color="000000" w:sz="4" w:space="0"/>
              <w:left w:val="single" w:color="000000" w:sz="4" w:space="0"/>
              <w:bottom w:val="single" w:color="000000" w:sz="4" w:space="0"/>
              <w:right w:val="single" w:color="000000" w:sz="4" w:space="0"/>
            </w:tcBorders>
          </w:tcPr>
          <w:p w14:paraId="34747D8A">
            <w:pPr>
              <w:pStyle w:val="125"/>
              <w:rPr>
                <w:rFonts w:ascii="Times New Roman" w:hAnsi="Times New Roman" w:eastAsia="等线"/>
                <w:kern w:val="0"/>
                <w:sz w:val="18"/>
                <w:szCs w:val="18"/>
              </w:rPr>
            </w:pPr>
            <w:r>
              <w:rPr>
                <w:rFonts w:hint="eastAsia" w:ascii="Times New Roman" w:hAnsi="Times New Roman" w:eastAsia="等线"/>
                <w:kern w:val="0"/>
                <w:sz w:val="18"/>
                <w:szCs w:val="18"/>
              </w:rPr>
              <w:t>1/2</w:t>
            </w:r>
          </w:p>
        </w:tc>
      </w:tr>
      <w:tr w14:paraId="0E4EDBB3">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1C352B8B">
            <w:pPr>
              <w:pStyle w:val="125"/>
              <w:rPr>
                <w:rFonts w:ascii="Times New Roman" w:hAnsi="Times New Roman" w:eastAsia="等线"/>
                <w:kern w:val="0"/>
                <w:sz w:val="18"/>
                <w:szCs w:val="18"/>
              </w:rPr>
            </w:pPr>
            <w:r>
              <w:rPr>
                <w:rFonts w:hint="eastAsia" w:ascii="Times New Roman" w:hAnsi="Times New Roman" w:eastAsia="等线"/>
                <w:kern w:val="0"/>
                <w:sz w:val="18"/>
                <w:szCs w:val="18"/>
              </w:rPr>
              <w:t>2</w:t>
            </w:r>
          </w:p>
        </w:tc>
        <w:tc>
          <w:tcPr>
            <w:tcW w:w="1135" w:type="dxa"/>
            <w:tcBorders>
              <w:top w:val="single" w:color="000000" w:sz="4" w:space="0"/>
              <w:left w:val="single" w:color="000000" w:sz="4" w:space="0"/>
              <w:bottom w:val="single" w:color="000000" w:sz="4" w:space="0"/>
              <w:right w:val="single" w:color="000000" w:sz="4" w:space="0"/>
            </w:tcBorders>
          </w:tcPr>
          <w:p w14:paraId="38DBB798">
            <w:pPr>
              <w:pStyle w:val="125"/>
              <w:rPr>
                <w:rFonts w:ascii="Times New Roman" w:hAnsi="Times New Roman" w:eastAsia="等线"/>
                <w:kern w:val="0"/>
                <w:sz w:val="18"/>
                <w:szCs w:val="18"/>
              </w:rPr>
            </w:pPr>
            <w:r>
              <w:rPr>
                <w:rFonts w:hint="eastAsia" w:ascii="Times New Roman" w:hAnsi="Times New Roman" w:eastAsia="等线"/>
                <w:kern w:val="0"/>
                <w:sz w:val="18"/>
                <w:szCs w:val="18"/>
              </w:rPr>
              <w:t>2</w:t>
            </w:r>
          </w:p>
        </w:tc>
        <w:tc>
          <w:tcPr>
            <w:tcW w:w="1275" w:type="dxa"/>
            <w:tcBorders>
              <w:top w:val="single" w:color="000000" w:sz="4" w:space="0"/>
              <w:left w:val="single" w:color="000000" w:sz="4" w:space="0"/>
              <w:bottom w:val="single" w:color="000000" w:sz="4" w:space="0"/>
              <w:right w:val="single" w:color="000000" w:sz="4" w:space="0"/>
            </w:tcBorders>
          </w:tcPr>
          <w:p w14:paraId="491D02BC">
            <w:pPr>
              <w:pStyle w:val="125"/>
              <w:rPr>
                <w:rFonts w:ascii="Times New Roman" w:hAnsi="Times New Roman" w:eastAsia="等线"/>
                <w:kern w:val="0"/>
                <w:sz w:val="18"/>
                <w:szCs w:val="18"/>
              </w:rPr>
            </w:pPr>
            <w:r>
              <w:rPr>
                <w:rFonts w:hint="eastAsia" w:ascii="Times New Roman" w:hAnsi="Times New Roman" w:eastAsia="等线"/>
                <w:kern w:val="0"/>
                <w:sz w:val="18"/>
                <w:szCs w:val="18"/>
              </w:rPr>
              <w:t>QPSK</w:t>
            </w:r>
          </w:p>
        </w:tc>
        <w:tc>
          <w:tcPr>
            <w:tcW w:w="1843" w:type="dxa"/>
            <w:tcBorders>
              <w:top w:val="single" w:color="000000" w:sz="4" w:space="0"/>
              <w:left w:val="single" w:color="000000" w:sz="4" w:space="0"/>
              <w:bottom w:val="single" w:color="000000" w:sz="4" w:space="0"/>
              <w:right w:val="single" w:color="000000" w:sz="4" w:space="0"/>
            </w:tcBorders>
          </w:tcPr>
          <w:p w14:paraId="36B3E72D">
            <w:pPr>
              <w:pStyle w:val="125"/>
              <w:rPr>
                <w:rFonts w:ascii="Times New Roman" w:hAnsi="Times New Roman" w:eastAsia="等线"/>
                <w:kern w:val="0"/>
                <w:sz w:val="18"/>
                <w:szCs w:val="18"/>
              </w:rPr>
            </w:pPr>
            <w:r>
              <w:rPr>
                <w:rFonts w:hint="eastAsia" w:ascii="Times New Roman" w:hAnsi="Times New Roman" w:eastAsia="等线"/>
                <w:kern w:val="0"/>
                <w:sz w:val="18"/>
                <w:szCs w:val="18"/>
              </w:rPr>
              <w:t>1/2</w:t>
            </w:r>
          </w:p>
        </w:tc>
      </w:tr>
      <w:tr w14:paraId="0EEC6CEA">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43A51A0C">
            <w:pPr>
              <w:pStyle w:val="125"/>
              <w:rPr>
                <w:rFonts w:ascii="Times New Roman" w:hAnsi="Times New Roman" w:eastAsia="等线"/>
                <w:kern w:val="0"/>
                <w:sz w:val="18"/>
                <w:szCs w:val="18"/>
              </w:rPr>
            </w:pPr>
            <w:r>
              <w:rPr>
                <w:rFonts w:hint="eastAsia" w:ascii="Times New Roman" w:hAnsi="Times New Roman" w:eastAsia="等线"/>
                <w:kern w:val="0"/>
                <w:sz w:val="18"/>
                <w:szCs w:val="18"/>
              </w:rPr>
              <w:t>3</w:t>
            </w:r>
          </w:p>
        </w:tc>
        <w:tc>
          <w:tcPr>
            <w:tcW w:w="1135" w:type="dxa"/>
            <w:tcBorders>
              <w:top w:val="single" w:color="000000" w:sz="4" w:space="0"/>
              <w:left w:val="single" w:color="000000" w:sz="4" w:space="0"/>
              <w:bottom w:val="single" w:color="000000" w:sz="4" w:space="0"/>
              <w:right w:val="single" w:color="000000" w:sz="4" w:space="0"/>
            </w:tcBorders>
          </w:tcPr>
          <w:p w14:paraId="39F2DA77">
            <w:pPr>
              <w:pStyle w:val="125"/>
              <w:rPr>
                <w:rFonts w:ascii="Times New Roman" w:hAnsi="Times New Roman" w:eastAsia="等线"/>
                <w:kern w:val="0"/>
                <w:sz w:val="18"/>
                <w:szCs w:val="18"/>
              </w:rPr>
            </w:pPr>
            <w:r>
              <w:rPr>
                <w:rFonts w:hint="eastAsia" w:ascii="Times New Roman" w:hAnsi="Times New Roman" w:eastAsia="等线"/>
                <w:kern w:val="0"/>
                <w:sz w:val="18"/>
                <w:szCs w:val="18"/>
              </w:rPr>
              <w:t>1</w:t>
            </w:r>
          </w:p>
        </w:tc>
        <w:tc>
          <w:tcPr>
            <w:tcW w:w="1275" w:type="dxa"/>
            <w:tcBorders>
              <w:top w:val="single" w:color="000000" w:sz="4" w:space="0"/>
              <w:left w:val="single" w:color="000000" w:sz="4" w:space="0"/>
              <w:bottom w:val="single" w:color="000000" w:sz="4" w:space="0"/>
              <w:right w:val="single" w:color="000000" w:sz="4" w:space="0"/>
            </w:tcBorders>
          </w:tcPr>
          <w:p w14:paraId="633F3F48">
            <w:pPr>
              <w:pStyle w:val="125"/>
              <w:rPr>
                <w:rFonts w:ascii="Times New Roman" w:hAnsi="Times New Roman" w:eastAsia="等线"/>
                <w:kern w:val="0"/>
                <w:sz w:val="18"/>
                <w:szCs w:val="18"/>
              </w:rPr>
            </w:pPr>
            <w:r>
              <w:rPr>
                <w:rFonts w:hint="eastAsia" w:ascii="Times New Roman" w:hAnsi="Times New Roman" w:eastAsia="等线"/>
                <w:kern w:val="0"/>
                <w:sz w:val="18"/>
                <w:szCs w:val="18"/>
              </w:rPr>
              <w:t>QPSK</w:t>
            </w:r>
          </w:p>
        </w:tc>
        <w:tc>
          <w:tcPr>
            <w:tcW w:w="1843" w:type="dxa"/>
            <w:tcBorders>
              <w:top w:val="single" w:color="000000" w:sz="4" w:space="0"/>
              <w:left w:val="single" w:color="000000" w:sz="4" w:space="0"/>
              <w:bottom w:val="single" w:color="000000" w:sz="4" w:space="0"/>
              <w:right w:val="single" w:color="000000" w:sz="4" w:space="0"/>
            </w:tcBorders>
          </w:tcPr>
          <w:p w14:paraId="1FE11A43">
            <w:pPr>
              <w:pStyle w:val="125"/>
              <w:rPr>
                <w:rFonts w:ascii="Times New Roman" w:hAnsi="Times New Roman" w:eastAsia="等线"/>
                <w:kern w:val="0"/>
                <w:sz w:val="18"/>
                <w:szCs w:val="18"/>
              </w:rPr>
            </w:pPr>
            <w:r>
              <w:rPr>
                <w:rFonts w:hint="eastAsia" w:ascii="Times New Roman" w:hAnsi="Times New Roman" w:eastAsia="等线"/>
                <w:kern w:val="0"/>
                <w:sz w:val="18"/>
                <w:szCs w:val="18"/>
              </w:rPr>
              <w:t>1/2</w:t>
            </w:r>
          </w:p>
        </w:tc>
      </w:tr>
      <w:tr w14:paraId="330AD8F4">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199E0A44">
            <w:pPr>
              <w:pStyle w:val="125"/>
              <w:rPr>
                <w:rFonts w:ascii="Times New Roman" w:hAnsi="Times New Roman" w:eastAsia="等线"/>
                <w:kern w:val="0"/>
                <w:sz w:val="18"/>
                <w:szCs w:val="18"/>
              </w:rPr>
            </w:pPr>
            <w:r>
              <w:rPr>
                <w:rFonts w:hint="eastAsia" w:ascii="Times New Roman" w:hAnsi="Times New Roman" w:eastAsia="等线"/>
                <w:kern w:val="0"/>
                <w:sz w:val="18"/>
                <w:szCs w:val="18"/>
              </w:rPr>
              <w:t>4</w:t>
            </w:r>
          </w:p>
        </w:tc>
        <w:tc>
          <w:tcPr>
            <w:tcW w:w="1135" w:type="dxa"/>
            <w:tcBorders>
              <w:top w:val="single" w:color="000000" w:sz="4" w:space="0"/>
              <w:left w:val="single" w:color="000000" w:sz="4" w:space="0"/>
              <w:bottom w:val="single" w:color="000000" w:sz="4" w:space="0"/>
              <w:right w:val="single" w:color="000000" w:sz="4" w:space="0"/>
            </w:tcBorders>
          </w:tcPr>
          <w:p w14:paraId="6F737581">
            <w:pPr>
              <w:pStyle w:val="125"/>
              <w:rPr>
                <w:rFonts w:ascii="Times New Roman" w:hAnsi="Times New Roman" w:eastAsia="等线"/>
                <w:kern w:val="0"/>
                <w:sz w:val="18"/>
                <w:szCs w:val="18"/>
              </w:rPr>
            </w:pPr>
            <w:r>
              <w:rPr>
                <w:rFonts w:hint="eastAsia" w:ascii="Times New Roman" w:hAnsi="Times New Roman" w:eastAsia="等线"/>
                <w:kern w:val="0"/>
                <w:sz w:val="18"/>
                <w:szCs w:val="18"/>
              </w:rPr>
              <w:t>1</w:t>
            </w:r>
          </w:p>
        </w:tc>
        <w:tc>
          <w:tcPr>
            <w:tcW w:w="1275" w:type="dxa"/>
            <w:tcBorders>
              <w:top w:val="single" w:color="000000" w:sz="4" w:space="0"/>
              <w:left w:val="single" w:color="000000" w:sz="4" w:space="0"/>
              <w:bottom w:val="single" w:color="000000" w:sz="4" w:space="0"/>
              <w:right w:val="single" w:color="000000" w:sz="4" w:space="0"/>
            </w:tcBorders>
          </w:tcPr>
          <w:p w14:paraId="38B613F9">
            <w:pPr>
              <w:pStyle w:val="125"/>
              <w:rPr>
                <w:rFonts w:ascii="Times New Roman" w:hAnsi="Times New Roman" w:eastAsia="等线"/>
                <w:kern w:val="0"/>
                <w:sz w:val="18"/>
                <w:szCs w:val="18"/>
              </w:rPr>
            </w:pPr>
            <w:r>
              <w:rPr>
                <w:rFonts w:hint="eastAsia" w:ascii="Times New Roman" w:hAnsi="Times New Roman" w:eastAsia="等线"/>
                <w:kern w:val="0"/>
                <w:sz w:val="18"/>
                <w:szCs w:val="18"/>
              </w:rPr>
              <w:t>QPSK</w:t>
            </w:r>
          </w:p>
        </w:tc>
        <w:tc>
          <w:tcPr>
            <w:tcW w:w="1843" w:type="dxa"/>
            <w:tcBorders>
              <w:top w:val="single" w:color="000000" w:sz="4" w:space="0"/>
              <w:left w:val="single" w:color="000000" w:sz="4" w:space="0"/>
              <w:bottom w:val="single" w:color="000000" w:sz="4" w:space="0"/>
              <w:right w:val="single" w:color="000000" w:sz="4" w:space="0"/>
            </w:tcBorders>
          </w:tcPr>
          <w:p w14:paraId="003176F7">
            <w:pPr>
              <w:pStyle w:val="125"/>
              <w:rPr>
                <w:rFonts w:ascii="Times New Roman" w:hAnsi="Times New Roman" w:eastAsia="等线"/>
                <w:kern w:val="0"/>
                <w:sz w:val="18"/>
                <w:szCs w:val="18"/>
              </w:rPr>
            </w:pPr>
            <w:r>
              <w:rPr>
                <w:rFonts w:hint="eastAsia" w:ascii="Times New Roman" w:hAnsi="Times New Roman" w:eastAsia="等线"/>
                <w:kern w:val="0"/>
                <w:sz w:val="18"/>
                <w:szCs w:val="18"/>
              </w:rPr>
              <w:t>4/5</w:t>
            </w:r>
          </w:p>
        </w:tc>
      </w:tr>
      <w:tr w14:paraId="69860D36">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3A28D314">
            <w:pPr>
              <w:pStyle w:val="125"/>
              <w:rPr>
                <w:rFonts w:ascii="Times New Roman" w:hAnsi="Times New Roman" w:eastAsia="等线"/>
                <w:kern w:val="0"/>
                <w:sz w:val="18"/>
                <w:szCs w:val="18"/>
              </w:rPr>
            </w:pPr>
            <w:r>
              <w:rPr>
                <w:rFonts w:hint="eastAsia" w:ascii="Times New Roman" w:hAnsi="Times New Roman" w:eastAsia="等线"/>
                <w:kern w:val="0"/>
                <w:sz w:val="18"/>
                <w:szCs w:val="18"/>
              </w:rPr>
              <w:t>5</w:t>
            </w:r>
          </w:p>
        </w:tc>
        <w:tc>
          <w:tcPr>
            <w:tcW w:w="1135" w:type="dxa"/>
            <w:tcBorders>
              <w:top w:val="single" w:color="000000" w:sz="4" w:space="0"/>
              <w:left w:val="single" w:color="000000" w:sz="4" w:space="0"/>
              <w:bottom w:val="single" w:color="000000" w:sz="4" w:space="0"/>
              <w:right w:val="single" w:color="000000" w:sz="4" w:space="0"/>
            </w:tcBorders>
          </w:tcPr>
          <w:p w14:paraId="483D186B">
            <w:pPr>
              <w:pStyle w:val="125"/>
              <w:rPr>
                <w:rFonts w:ascii="Times New Roman" w:hAnsi="Times New Roman" w:eastAsia="等线"/>
                <w:kern w:val="0"/>
                <w:sz w:val="18"/>
                <w:szCs w:val="18"/>
              </w:rPr>
            </w:pPr>
            <w:r>
              <w:rPr>
                <w:rFonts w:hint="eastAsia" w:ascii="Times New Roman" w:hAnsi="Times New Roman" w:eastAsia="等线"/>
                <w:kern w:val="0"/>
                <w:sz w:val="18"/>
                <w:szCs w:val="18"/>
              </w:rPr>
              <w:t>1</w:t>
            </w:r>
          </w:p>
        </w:tc>
        <w:tc>
          <w:tcPr>
            <w:tcW w:w="1275" w:type="dxa"/>
            <w:tcBorders>
              <w:top w:val="single" w:color="000000" w:sz="4" w:space="0"/>
              <w:left w:val="single" w:color="000000" w:sz="4" w:space="0"/>
              <w:bottom w:val="single" w:color="000000" w:sz="4" w:space="0"/>
              <w:right w:val="single" w:color="000000" w:sz="4" w:space="0"/>
            </w:tcBorders>
          </w:tcPr>
          <w:p w14:paraId="3E33DF9F">
            <w:pPr>
              <w:pStyle w:val="125"/>
              <w:rPr>
                <w:rFonts w:ascii="Times New Roman" w:hAnsi="Times New Roman" w:eastAsia="等线"/>
                <w:kern w:val="0"/>
                <w:sz w:val="18"/>
                <w:szCs w:val="18"/>
              </w:rPr>
            </w:pPr>
            <w:r>
              <w:rPr>
                <w:rFonts w:hint="eastAsia" w:ascii="Times New Roman" w:hAnsi="Times New Roman" w:eastAsia="等线"/>
                <w:kern w:val="0"/>
                <w:sz w:val="18"/>
                <w:szCs w:val="18"/>
              </w:rPr>
              <w:t>16QAM</w:t>
            </w:r>
          </w:p>
        </w:tc>
        <w:tc>
          <w:tcPr>
            <w:tcW w:w="1843" w:type="dxa"/>
            <w:tcBorders>
              <w:top w:val="single" w:color="000000" w:sz="4" w:space="0"/>
              <w:left w:val="single" w:color="000000" w:sz="4" w:space="0"/>
              <w:bottom w:val="single" w:color="000000" w:sz="4" w:space="0"/>
              <w:right w:val="single" w:color="000000" w:sz="4" w:space="0"/>
            </w:tcBorders>
          </w:tcPr>
          <w:p w14:paraId="361CF488">
            <w:pPr>
              <w:pStyle w:val="125"/>
              <w:rPr>
                <w:rFonts w:ascii="Times New Roman" w:hAnsi="Times New Roman" w:eastAsia="等线"/>
                <w:kern w:val="0"/>
                <w:sz w:val="18"/>
                <w:szCs w:val="18"/>
              </w:rPr>
            </w:pPr>
            <w:r>
              <w:rPr>
                <w:rFonts w:hint="eastAsia" w:ascii="Times New Roman" w:hAnsi="Times New Roman" w:eastAsia="等线"/>
                <w:kern w:val="0"/>
                <w:sz w:val="18"/>
                <w:szCs w:val="18"/>
              </w:rPr>
              <w:t>1/2</w:t>
            </w:r>
          </w:p>
        </w:tc>
      </w:tr>
      <w:tr w14:paraId="5CD6CB5C">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0D5CCC23">
            <w:pPr>
              <w:pStyle w:val="125"/>
              <w:rPr>
                <w:rFonts w:ascii="Times New Roman" w:hAnsi="Times New Roman" w:eastAsia="等线"/>
                <w:kern w:val="0"/>
                <w:sz w:val="18"/>
                <w:szCs w:val="18"/>
              </w:rPr>
            </w:pPr>
            <w:r>
              <w:rPr>
                <w:rFonts w:hint="eastAsia" w:ascii="Times New Roman" w:hAnsi="Times New Roman" w:eastAsia="等线"/>
                <w:kern w:val="0"/>
                <w:sz w:val="18"/>
                <w:szCs w:val="18"/>
              </w:rPr>
              <w:t>6</w:t>
            </w:r>
          </w:p>
        </w:tc>
        <w:tc>
          <w:tcPr>
            <w:tcW w:w="1135" w:type="dxa"/>
            <w:tcBorders>
              <w:top w:val="single" w:color="000000" w:sz="4" w:space="0"/>
              <w:left w:val="single" w:color="000000" w:sz="4" w:space="0"/>
              <w:bottom w:val="single" w:color="000000" w:sz="4" w:space="0"/>
              <w:right w:val="single" w:color="000000" w:sz="4" w:space="0"/>
            </w:tcBorders>
          </w:tcPr>
          <w:p w14:paraId="198C6E8F">
            <w:pPr>
              <w:pStyle w:val="125"/>
              <w:rPr>
                <w:rFonts w:ascii="Times New Roman" w:hAnsi="Times New Roman" w:eastAsia="等线"/>
                <w:kern w:val="0"/>
                <w:sz w:val="18"/>
                <w:szCs w:val="18"/>
              </w:rPr>
            </w:pPr>
            <w:r>
              <w:rPr>
                <w:rFonts w:hint="eastAsia" w:ascii="Times New Roman" w:hAnsi="Times New Roman" w:eastAsia="等线"/>
                <w:kern w:val="0"/>
                <w:sz w:val="18"/>
                <w:szCs w:val="18"/>
              </w:rPr>
              <w:t>1</w:t>
            </w:r>
          </w:p>
        </w:tc>
        <w:tc>
          <w:tcPr>
            <w:tcW w:w="1275" w:type="dxa"/>
            <w:tcBorders>
              <w:top w:val="single" w:color="000000" w:sz="4" w:space="0"/>
              <w:left w:val="single" w:color="000000" w:sz="4" w:space="0"/>
              <w:bottom w:val="single" w:color="000000" w:sz="4" w:space="0"/>
              <w:right w:val="single" w:color="000000" w:sz="4" w:space="0"/>
            </w:tcBorders>
          </w:tcPr>
          <w:p w14:paraId="4875F36F">
            <w:pPr>
              <w:pStyle w:val="125"/>
              <w:rPr>
                <w:rFonts w:ascii="Times New Roman" w:hAnsi="Times New Roman" w:eastAsia="等线"/>
                <w:kern w:val="0"/>
                <w:sz w:val="18"/>
                <w:szCs w:val="18"/>
              </w:rPr>
            </w:pPr>
            <w:r>
              <w:rPr>
                <w:rFonts w:hint="eastAsia" w:ascii="Times New Roman" w:hAnsi="Times New Roman" w:eastAsia="等线"/>
                <w:kern w:val="0"/>
                <w:sz w:val="18"/>
                <w:szCs w:val="18"/>
              </w:rPr>
              <w:t>16QAM</w:t>
            </w:r>
          </w:p>
        </w:tc>
        <w:tc>
          <w:tcPr>
            <w:tcW w:w="1843" w:type="dxa"/>
            <w:tcBorders>
              <w:top w:val="single" w:color="000000" w:sz="4" w:space="0"/>
              <w:left w:val="single" w:color="000000" w:sz="4" w:space="0"/>
              <w:bottom w:val="single" w:color="000000" w:sz="4" w:space="0"/>
              <w:right w:val="single" w:color="000000" w:sz="4" w:space="0"/>
            </w:tcBorders>
          </w:tcPr>
          <w:p w14:paraId="30996162">
            <w:pPr>
              <w:pStyle w:val="125"/>
              <w:rPr>
                <w:rFonts w:ascii="Times New Roman" w:hAnsi="Times New Roman" w:eastAsia="等线"/>
                <w:kern w:val="0"/>
                <w:sz w:val="18"/>
                <w:szCs w:val="18"/>
              </w:rPr>
            </w:pPr>
            <w:r>
              <w:rPr>
                <w:rFonts w:hint="eastAsia" w:ascii="Times New Roman" w:hAnsi="Times New Roman" w:eastAsia="等线"/>
                <w:kern w:val="0"/>
                <w:sz w:val="18"/>
                <w:szCs w:val="18"/>
              </w:rPr>
              <w:t>4/5</w:t>
            </w:r>
          </w:p>
        </w:tc>
      </w:tr>
      <w:tr w14:paraId="514359B5">
        <w:tblPrEx>
          <w:tblCellMar>
            <w:top w:w="47" w:type="dxa"/>
            <w:left w:w="146" w:type="dxa"/>
            <w:bottom w:w="0" w:type="dxa"/>
            <w:right w:w="96" w:type="dxa"/>
          </w:tblCellMar>
        </w:tblPrEx>
        <w:trPr>
          <w:trHeight w:val="90" w:hRule="atLeast"/>
        </w:trPr>
        <w:tc>
          <w:tcPr>
            <w:tcW w:w="1112" w:type="dxa"/>
            <w:tcBorders>
              <w:top w:val="single" w:color="000000" w:sz="4" w:space="0"/>
              <w:left w:val="single" w:color="000000" w:sz="4" w:space="0"/>
              <w:bottom w:val="single" w:color="000000" w:sz="4" w:space="0"/>
              <w:right w:val="single" w:color="000000" w:sz="4" w:space="0"/>
            </w:tcBorders>
          </w:tcPr>
          <w:p w14:paraId="27776CA4">
            <w:pPr>
              <w:pStyle w:val="125"/>
              <w:rPr>
                <w:rFonts w:ascii="Times New Roman" w:hAnsi="Times New Roman" w:eastAsia="等线"/>
                <w:kern w:val="0"/>
                <w:sz w:val="18"/>
                <w:szCs w:val="18"/>
              </w:rPr>
            </w:pPr>
            <w:r>
              <w:rPr>
                <w:rFonts w:ascii="Times New Roman" w:hAnsi="Times New Roman" w:eastAsia="等线"/>
                <w:kern w:val="0"/>
                <w:sz w:val="18"/>
                <w:szCs w:val="18"/>
              </w:rPr>
              <w:t>其他</w:t>
            </w:r>
          </w:p>
        </w:tc>
        <w:tc>
          <w:tcPr>
            <w:tcW w:w="1135" w:type="dxa"/>
            <w:tcBorders>
              <w:top w:val="single" w:color="000000" w:sz="4" w:space="0"/>
              <w:left w:val="single" w:color="000000" w:sz="4" w:space="0"/>
              <w:bottom w:val="single" w:color="000000" w:sz="4" w:space="0"/>
              <w:right w:val="single" w:color="000000" w:sz="4" w:space="0"/>
            </w:tcBorders>
          </w:tcPr>
          <w:p w14:paraId="7E87027C">
            <w:pPr>
              <w:pStyle w:val="125"/>
              <w:rPr>
                <w:rFonts w:ascii="Times New Roman" w:hAnsi="Times New Roman" w:eastAsia="等线"/>
                <w:kern w:val="0"/>
                <w:sz w:val="18"/>
                <w:szCs w:val="18"/>
              </w:rPr>
            </w:pPr>
            <w:r>
              <w:rPr>
                <w:rFonts w:ascii="Times New Roman" w:hAnsi="Times New Roman" w:eastAsia="等线"/>
                <w:kern w:val="0"/>
                <w:sz w:val="18"/>
                <w:szCs w:val="18"/>
              </w:rPr>
              <w:t>保留</w:t>
            </w:r>
          </w:p>
        </w:tc>
        <w:tc>
          <w:tcPr>
            <w:tcW w:w="1275" w:type="dxa"/>
            <w:tcBorders>
              <w:top w:val="single" w:color="000000" w:sz="4" w:space="0"/>
              <w:left w:val="single" w:color="000000" w:sz="4" w:space="0"/>
              <w:bottom w:val="single" w:color="000000" w:sz="4" w:space="0"/>
              <w:right w:val="single" w:color="000000" w:sz="4" w:space="0"/>
            </w:tcBorders>
          </w:tcPr>
          <w:p w14:paraId="319530A7">
            <w:pPr>
              <w:pStyle w:val="125"/>
              <w:rPr>
                <w:rFonts w:ascii="Times New Roman" w:hAnsi="Times New Roman" w:eastAsia="等线"/>
                <w:kern w:val="0"/>
                <w:sz w:val="18"/>
                <w:szCs w:val="18"/>
              </w:rPr>
            </w:pPr>
            <w:r>
              <w:rPr>
                <w:rFonts w:ascii="Times New Roman" w:hAnsi="Times New Roman" w:eastAsia="等线"/>
                <w:kern w:val="0"/>
                <w:sz w:val="18"/>
                <w:szCs w:val="18"/>
              </w:rPr>
              <w:t>保留</w:t>
            </w:r>
          </w:p>
        </w:tc>
        <w:tc>
          <w:tcPr>
            <w:tcW w:w="1843" w:type="dxa"/>
            <w:tcBorders>
              <w:top w:val="single" w:color="000000" w:sz="4" w:space="0"/>
              <w:left w:val="single" w:color="000000" w:sz="4" w:space="0"/>
              <w:bottom w:val="single" w:color="000000" w:sz="4" w:space="0"/>
              <w:right w:val="single" w:color="000000" w:sz="4" w:space="0"/>
            </w:tcBorders>
          </w:tcPr>
          <w:p w14:paraId="0EBC6A76">
            <w:pPr>
              <w:pStyle w:val="125"/>
              <w:rPr>
                <w:rFonts w:ascii="Times New Roman" w:hAnsi="Times New Roman" w:eastAsia="等线"/>
                <w:kern w:val="0"/>
                <w:sz w:val="18"/>
                <w:szCs w:val="18"/>
              </w:rPr>
            </w:pPr>
            <w:r>
              <w:rPr>
                <w:rFonts w:ascii="Times New Roman" w:hAnsi="Times New Roman" w:eastAsia="等线"/>
                <w:kern w:val="0"/>
                <w:sz w:val="18"/>
                <w:szCs w:val="18"/>
              </w:rPr>
              <w:t>保留</w:t>
            </w:r>
          </w:p>
        </w:tc>
      </w:tr>
    </w:tbl>
    <w:p w14:paraId="60E805C3">
      <w:pPr>
        <w:pStyle w:val="10"/>
      </w:pPr>
      <w:bookmarkStart w:id="571" w:name="_Ref10110"/>
      <w:r>
        <w:t xml:space="preserve">表 </w:t>
      </w:r>
      <w:r>
        <w:fldChar w:fldCharType="begin"/>
      </w:r>
      <w:r>
        <w:instrText xml:space="preserve"> SEQ 表 \* ARABIC </w:instrText>
      </w:r>
      <w:r>
        <w:fldChar w:fldCharType="separate"/>
      </w:r>
      <w:r>
        <w:t>44</w:t>
      </w:r>
      <w:r>
        <w:fldChar w:fldCharType="end"/>
      </w:r>
      <w:bookmarkEnd w:id="571"/>
      <w:r>
        <w:rPr>
          <w:rFonts w:hint="eastAsia"/>
        </w:rPr>
        <w:t xml:space="preserve"> 载荷</w:t>
      </w:r>
      <w:r>
        <w:t>PB</w:t>
      </w:r>
      <w:r>
        <w:rPr>
          <w:rFonts w:hint="eastAsia"/>
        </w:rPr>
        <w:t>大小</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95"/>
        <w:gridCol w:w="1791"/>
      </w:tblGrid>
      <w:tr w14:paraId="194F9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7B1BFEF5">
            <w:pPr>
              <w:pStyle w:val="125"/>
              <w:rPr>
                <w:rFonts w:ascii="Times New Roman" w:hAnsi="Times New Roman"/>
                <w:sz w:val="18"/>
                <w:szCs w:val="18"/>
              </w:rPr>
            </w:pPr>
            <w:r>
              <w:rPr>
                <w:rFonts w:hint="eastAsia" w:ascii="Times New Roman" w:hAnsi="Times New Roman"/>
                <w:sz w:val="18"/>
                <w:szCs w:val="18"/>
              </w:rPr>
              <w:t>值</w:t>
            </w:r>
          </w:p>
        </w:tc>
        <w:tc>
          <w:tcPr>
            <w:tcW w:w="1791" w:type="dxa"/>
          </w:tcPr>
          <w:p w14:paraId="4EFB0C20">
            <w:pPr>
              <w:pStyle w:val="125"/>
              <w:rPr>
                <w:rFonts w:ascii="Times New Roman" w:hAnsi="Times New Roman"/>
                <w:sz w:val="18"/>
                <w:szCs w:val="18"/>
              </w:rPr>
            </w:pPr>
            <w:r>
              <w:rPr>
                <w:rFonts w:hint="eastAsia" w:ascii="Times New Roman" w:hAnsi="Times New Roman"/>
                <w:sz w:val="18"/>
                <w:szCs w:val="18"/>
              </w:rPr>
              <w:t>P</w:t>
            </w:r>
            <w:r>
              <w:rPr>
                <w:rFonts w:ascii="Times New Roman" w:hAnsi="Times New Roman"/>
                <w:sz w:val="18"/>
                <w:szCs w:val="18"/>
              </w:rPr>
              <w:t>B大小</w:t>
            </w:r>
          </w:p>
        </w:tc>
      </w:tr>
      <w:tr w14:paraId="3EE2D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3223E5A6">
            <w:pPr>
              <w:pStyle w:val="125"/>
              <w:rPr>
                <w:rFonts w:ascii="Times New Roman" w:hAnsi="Times New Roman"/>
                <w:sz w:val="18"/>
                <w:szCs w:val="18"/>
              </w:rPr>
            </w:pPr>
            <w:r>
              <w:rPr>
                <w:rFonts w:hint="eastAsia" w:ascii="Times New Roman" w:hAnsi="Times New Roman"/>
                <w:sz w:val="18"/>
                <w:szCs w:val="18"/>
              </w:rPr>
              <w:t>0</w:t>
            </w:r>
          </w:p>
        </w:tc>
        <w:tc>
          <w:tcPr>
            <w:tcW w:w="1791" w:type="dxa"/>
          </w:tcPr>
          <w:p w14:paraId="5BC472C0">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6</w:t>
            </w:r>
          </w:p>
        </w:tc>
      </w:tr>
      <w:tr w14:paraId="75CAA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5EAC06FD">
            <w:pPr>
              <w:pStyle w:val="125"/>
              <w:rPr>
                <w:rFonts w:ascii="Times New Roman" w:hAnsi="Times New Roman"/>
                <w:sz w:val="18"/>
                <w:szCs w:val="18"/>
              </w:rPr>
            </w:pPr>
            <w:r>
              <w:rPr>
                <w:rFonts w:hint="eastAsia" w:ascii="Times New Roman" w:hAnsi="Times New Roman"/>
                <w:sz w:val="18"/>
                <w:szCs w:val="18"/>
              </w:rPr>
              <w:t>1</w:t>
            </w:r>
          </w:p>
        </w:tc>
        <w:tc>
          <w:tcPr>
            <w:tcW w:w="1791" w:type="dxa"/>
          </w:tcPr>
          <w:p w14:paraId="10C6249B">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0</w:t>
            </w:r>
          </w:p>
        </w:tc>
      </w:tr>
      <w:tr w14:paraId="48F61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0DF6F9EB">
            <w:pPr>
              <w:pStyle w:val="125"/>
              <w:rPr>
                <w:rFonts w:ascii="Times New Roman" w:hAnsi="Times New Roman"/>
                <w:sz w:val="18"/>
                <w:szCs w:val="18"/>
              </w:rPr>
            </w:pPr>
            <w:r>
              <w:rPr>
                <w:rFonts w:hint="eastAsia" w:ascii="Times New Roman" w:hAnsi="Times New Roman"/>
                <w:sz w:val="18"/>
                <w:szCs w:val="18"/>
              </w:rPr>
              <w:t>2</w:t>
            </w:r>
          </w:p>
        </w:tc>
        <w:tc>
          <w:tcPr>
            <w:tcW w:w="1791" w:type="dxa"/>
          </w:tcPr>
          <w:p w14:paraId="31044F5E">
            <w:pPr>
              <w:pStyle w:val="125"/>
              <w:rPr>
                <w:rFonts w:ascii="Times New Roman" w:hAnsi="Times New Roman"/>
                <w:sz w:val="18"/>
                <w:szCs w:val="18"/>
              </w:rPr>
            </w:pPr>
            <w:r>
              <w:rPr>
                <w:rFonts w:hint="eastAsia" w:ascii="Times New Roman" w:hAnsi="Times New Roman"/>
                <w:sz w:val="18"/>
                <w:szCs w:val="18"/>
              </w:rPr>
              <w:t>7</w:t>
            </w:r>
            <w:r>
              <w:rPr>
                <w:rFonts w:ascii="Times New Roman" w:hAnsi="Times New Roman"/>
                <w:sz w:val="18"/>
                <w:szCs w:val="18"/>
              </w:rPr>
              <w:t>2</w:t>
            </w:r>
          </w:p>
        </w:tc>
      </w:tr>
      <w:tr w14:paraId="5F7AE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40CCEAA5">
            <w:pPr>
              <w:pStyle w:val="125"/>
              <w:rPr>
                <w:rFonts w:ascii="Times New Roman" w:hAnsi="Times New Roman"/>
                <w:sz w:val="18"/>
                <w:szCs w:val="18"/>
              </w:rPr>
            </w:pPr>
            <w:r>
              <w:rPr>
                <w:rFonts w:hint="eastAsia" w:ascii="Times New Roman" w:hAnsi="Times New Roman"/>
                <w:sz w:val="18"/>
                <w:szCs w:val="18"/>
              </w:rPr>
              <w:t>3</w:t>
            </w:r>
          </w:p>
        </w:tc>
        <w:tc>
          <w:tcPr>
            <w:tcW w:w="1791" w:type="dxa"/>
          </w:tcPr>
          <w:p w14:paraId="04F4AB04">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36</w:t>
            </w:r>
          </w:p>
        </w:tc>
      </w:tr>
      <w:tr w14:paraId="0EE11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0C56AA30">
            <w:pPr>
              <w:pStyle w:val="125"/>
              <w:rPr>
                <w:rFonts w:ascii="Times New Roman" w:hAnsi="Times New Roman"/>
                <w:sz w:val="18"/>
                <w:szCs w:val="18"/>
              </w:rPr>
            </w:pPr>
            <w:r>
              <w:rPr>
                <w:rFonts w:hint="eastAsia" w:ascii="Times New Roman" w:hAnsi="Times New Roman"/>
                <w:sz w:val="18"/>
                <w:szCs w:val="18"/>
              </w:rPr>
              <w:t>4</w:t>
            </w:r>
          </w:p>
        </w:tc>
        <w:tc>
          <w:tcPr>
            <w:tcW w:w="1791" w:type="dxa"/>
          </w:tcPr>
          <w:p w14:paraId="7BCE9F2A">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64</w:t>
            </w:r>
          </w:p>
        </w:tc>
      </w:tr>
      <w:tr w14:paraId="7ADE1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26493492">
            <w:pPr>
              <w:pStyle w:val="125"/>
              <w:rPr>
                <w:rFonts w:ascii="Times New Roman" w:hAnsi="Times New Roman"/>
                <w:sz w:val="18"/>
                <w:szCs w:val="18"/>
              </w:rPr>
            </w:pPr>
            <w:r>
              <w:rPr>
                <w:rFonts w:hint="eastAsia" w:ascii="Times New Roman" w:hAnsi="Times New Roman"/>
                <w:sz w:val="18"/>
                <w:szCs w:val="18"/>
              </w:rPr>
              <w:t>5</w:t>
            </w:r>
          </w:p>
        </w:tc>
        <w:tc>
          <w:tcPr>
            <w:tcW w:w="1791" w:type="dxa"/>
          </w:tcPr>
          <w:p w14:paraId="00871873">
            <w:pPr>
              <w:pStyle w:val="125"/>
              <w:rPr>
                <w:rFonts w:ascii="Times New Roman" w:hAnsi="Times New Roman"/>
                <w:sz w:val="18"/>
                <w:szCs w:val="18"/>
              </w:rPr>
            </w:pPr>
            <w:r>
              <w:rPr>
                <w:rFonts w:hint="eastAsia" w:ascii="Times New Roman" w:hAnsi="Times New Roman"/>
                <w:sz w:val="18"/>
                <w:szCs w:val="18"/>
              </w:rPr>
              <w:t>5</w:t>
            </w:r>
            <w:r>
              <w:rPr>
                <w:rFonts w:ascii="Times New Roman" w:hAnsi="Times New Roman"/>
                <w:sz w:val="18"/>
                <w:szCs w:val="18"/>
              </w:rPr>
              <w:t>20</w:t>
            </w:r>
          </w:p>
        </w:tc>
      </w:tr>
      <w:tr w14:paraId="12C9AC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95" w:type="dxa"/>
          </w:tcPr>
          <w:p w14:paraId="2355CDC1">
            <w:pPr>
              <w:pStyle w:val="125"/>
              <w:rPr>
                <w:rFonts w:ascii="Times New Roman" w:hAnsi="Times New Roman"/>
                <w:sz w:val="18"/>
                <w:szCs w:val="18"/>
              </w:rPr>
            </w:pPr>
            <w:r>
              <w:rPr>
                <w:rFonts w:hint="eastAsia" w:ascii="Times New Roman" w:hAnsi="Times New Roman"/>
                <w:sz w:val="18"/>
                <w:szCs w:val="18"/>
              </w:rPr>
              <w:t>其他</w:t>
            </w:r>
          </w:p>
        </w:tc>
        <w:tc>
          <w:tcPr>
            <w:tcW w:w="1791" w:type="dxa"/>
          </w:tcPr>
          <w:p w14:paraId="341487E1">
            <w:pPr>
              <w:pStyle w:val="125"/>
              <w:rPr>
                <w:rFonts w:ascii="Times New Roman" w:hAnsi="Times New Roman"/>
                <w:sz w:val="18"/>
                <w:szCs w:val="18"/>
              </w:rPr>
            </w:pPr>
            <w:r>
              <w:rPr>
                <w:rFonts w:hint="eastAsia" w:ascii="Times New Roman" w:hAnsi="Times New Roman"/>
                <w:sz w:val="18"/>
                <w:szCs w:val="18"/>
              </w:rPr>
              <w:t>保留</w:t>
            </w:r>
          </w:p>
        </w:tc>
      </w:tr>
    </w:tbl>
    <w:p w14:paraId="4B395B07">
      <w:pPr>
        <w:pStyle w:val="132"/>
        <w:ind w:left="420" w:hanging="420"/>
      </w:pPr>
      <w:r>
        <w:rPr>
          <w:rFonts w:hint="eastAsia"/>
        </w:rPr>
        <w:t>无线SOF帧可变域</w:t>
      </w:r>
    </w:p>
    <w:p w14:paraId="00FD8D48">
      <w:pPr>
        <w:pStyle w:val="50"/>
      </w:pPr>
      <w:r>
        <w:t>SOF帧主要用于设备之间传输数据。SOF帧的可变区域内容如</w:t>
      </w:r>
      <w:r>
        <w:fldChar w:fldCharType="begin"/>
      </w:r>
      <w:r>
        <w:instrText xml:space="preserve"> REF _Ref8603 \h  \* MERGEFORMAT </w:instrText>
      </w:r>
      <w:r>
        <w:fldChar w:fldCharType="separate"/>
      </w:r>
      <w:r>
        <w:t>表 45</w:t>
      </w:r>
      <w:r>
        <w:fldChar w:fldCharType="end"/>
      </w:r>
      <w:r>
        <w:t>所示。</w:t>
      </w:r>
    </w:p>
    <w:p w14:paraId="5DC68879">
      <w:pPr>
        <w:pStyle w:val="10"/>
      </w:pPr>
      <w:bookmarkStart w:id="572" w:name="_Ref8603"/>
      <w:r>
        <w:t xml:space="preserve">表 </w:t>
      </w:r>
      <w:r>
        <w:fldChar w:fldCharType="begin"/>
      </w:r>
      <w:r>
        <w:instrText xml:space="preserve"> SEQ 表 \* ARABIC </w:instrText>
      </w:r>
      <w:r>
        <w:fldChar w:fldCharType="separate"/>
      </w:r>
      <w:r>
        <w:t>45</w:t>
      </w:r>
      <w:r>
        <w:fldChar w:fldCharType="end"/>
      </w:r>
      <w:bookmarkEnd w:id="572"/>
      <w:r>
        <w:rPr>
          <w:rFonts w:hint="eastAsia"/>
        </w:rPr>
        <w:t xml:space="preserve"> 无线S</w:t>
      </w:r>
      <w:r>
        <w:t>OF</w:t>
      </w:r>
      <w:r>
        <w:rPr>
          <w:rFonts w:hint="eastAsia"/>
        </w:rPr>
        <w:t>帧可变域</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8"/>
        <w:gridCol w:w="821"/>
        <w:gridCol w:w="842"/>
        <w:gridCol w:w="1298"/>
      </w:tblGrid>
      <w:tr w14:paraId="2F86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tcBorders>
              <w:top w:val="single" w:color="auto" w:sz="4" w:space="0"/>
              <w:left w:val="single" w:color="auto" w:sz="4" w:space="0"/>
              <w:bottom w:val="single" w:color="auto" w:sz="4" w:space="0"/>
              <w:right w:val="single" w:color="auto" w:sz="4" w:space="0"/>
            </w:tcBorders>
            <w:vAlign w:val="center"/>
          </w:tcPr>
          <w:p w14:paraId="044AD649">
            <w:pPr>
              <w:pStyle w:val="125"/>
              <w:adjustRightInd w:val="0"/>
              <w:snapToGrid w:val="0"/>
              <w:rPr>
                <w:rFonts w:ascii="Times New Roman" w:hAnsi="Times New Roman"/>
                <w:sz w:val="18"/>
              </w:rPr>
            </w:pPr>
            <w:r>
              <w:rPr>
                <w:rFonts w:hint="eastAsia" w:ascii="Times New Roman" w:hAnsi="Times New Roman"/>
                <w:sz w:val="18"/>
              </w:rPr>
              <w:t>字段</w:t>
            </w:r>
          </w:p>
        </w:tc>
        <w:tc>
          <w:tcPr>
            <w:tcW w:w="821" w:type="dxa"/>
            <w:tcBorders>
              <w:top w:val="single" w:color="auto" w:sz="4" w:space="0"/>
              <w:left w:val="single" w:color="auto" w:sz="4" w:space="0"/>
              <w:bottom w:val="single" w:color="auto" w:sz="4" w:space="0"/>
              <w:right w:val="single" w:color="auto" w:sz="4" w:space="0"/>
            </w:tcBorders>
            <w:vAlign w:val="center"/>
          </w:tcPr>
          <w:p w14:paraId="2557480C">
            <w:pPr>
              <w:pStyle w:val="125"/>
              <w:adjustRightInd w:val="0"/>
              <w:snapToGrid w:val="0"/>
              <w:rPr>
                <w:rFonts w:ascii="Times New Roman" w:hAnsi="Times New Roman"/>
                <w:sz w:val="18"/>
              </w:rPr>
            </w:pPr>
            <w:r>
              <w:rPr>
                <w:rFonts w:hint="eastAsia" w:ascii="Times New Roman" w:hAnsi="Times New Roman"/>
                <w:sz w:val="18"/>
              </w:rPr>
              <w:t>字节号</w:t>
            </w:r>
          </w:p>
        </w:tc>
        <w:tc>
          <w:tcPr>
            <w:tcW w:w="842" w:type="dxa"/>
            <w:tcBorders>
              <w:top w:val="single" w:color="auto" w:sz="4" w:space="0"/>
              <w:left w:val="single" w:color="auto" w:sz="4" w:space="0"/>
              <w:bottom w:val="single" w:color="auto" w:sz="4" w:space="0"/>
              <w:right w:val="single" w:color="auto" w:sz="4" w:space="0"/>
            </w:tcBorders>
            <w:vAlign w:val="center"/>
          </w:tcPr>
          <w:p w14:paraId="4AA931E8">
            <w:pPr>
              <w:pStyle w:val="125"/>
              <w:adjustRightInd w:val="0"/>
              <w:snapToGrid w:val="0"/>
              <w:rPr>
                <w:rFonts w:ascii="Times New Roman" w:hAnsi="Times New Roman"/>
                <w:sz w:val="18"/>
              </w:rPr>
            </w:pPr>
            <w:r>
              <w:rPr>
                <w:rFonts w:hint="eastAsia" w:ascii="Times New Roman" w:hAnsi="Times New Roman"/>
                <w:sz w:val="18"/>
              </w:rPr>
              <w:t>比特位</w:t>
            </w:r>
          </w:p>
        </w:tc>
        <w:tc>
          <w:tcPr>
            <w:tcW w:w="1298" w:type="dxa"/>
            <w:tcBorders>
              <w:top w:val="single" w:color="auto" w:sz="4" w:space="0"/>
              <w:left w:val="single" w:color="auto" w:sz="4" w:space="0"/>
              <w:bottom w:val="single" w:color="auto" w:sz="4" w:space="0"/>
              <w:right w:val="single" w:color="auto" w:sz="4" w:space="0"/>
            </w:tcBorders>
            <w:vAlign w:val="center"/>
          </w:tcPr>
          <w:p w14:paraId="5D1F6E04">
            <w:pPr>
              <w:pStyle w:val="125"/>
              <w:adjustRightInd w:val="0"/>
              <w:snapToGrid w:val="0"/>
              <w:rPr>
                <w:rFonts w:ascii="Times New Roman" w:hAnsi="Times New Roman"/>
                <w:sz w:val="18"/>
              </w:rPr>
            </w:pPr>
            <w:r>
              <w:rPr>
                <w:rFonts w:hint="eastAsia" w:ascii="Times New Roman" w:hAnsi="Times New Roman"/>
                <w:sz w:val="18"/>
              </w:rPr>
              <w:t>字段大小（比特）</w:t>
            </w:r>
          </w:p>
        </w:tc>
      </w:tr>
      <w:tr w14:paraId="2116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vMerge w:val="restart"/>
            <w:tcBorders>
              <w:top w:val="single" w:color="auto" w:sz="4" w:space="0"/>
              <w:left w:val="single" w:color="auto" w:sz="4" w:space="0"/>
              <w:right w:val="single" w:color="auto" w:sz="4" w:space="0"/>
            </w:tcBorders>
            <w:vAlign w:val="center"/>
          </w:tcPr>
          <w:p w14:paraId="358ADE24">
            <w:pPr>
              <w:pStyle w:val="125"/>
              <w:adjustRightInd w:val="0"/>
              <w:snapToGrid w:val="0"/>
              <w:rPr>
                <w:rFonts w:ascii="Times New Roman" w:hAnsi="Times New Roman"/>
                <w:sz w:val="18"/>
              </w:rPr>
            </w:pPr>
            <w:r>
              <w:rPr>
                <w:rFonts w:hint="eastAsia" w:ascii="Times New Roman" w:hAnsi="Times New Roman"/>
                <w:sz w:val="18"/>
              </w:rPr>
              <w:t>源TEI</w:t>
            </w:r>
          </w:p>
        </w:tc>
        <w:tc>
          <w:tcPr>
            <w:tcW w:w="821" w:type="dxa"/>
            <w:tcBorders>
              <w:top w:val="single" w:color="auto" w:sz="4" w:space="0"/>
              <w:left w:val="single" w:color="auto" w:sz="4" w:space="0"/>
              <w:bottom w:val="single" w:color="auto" w:sz="4" w:space="0"/>
              <w:right w:val="single" w:color="auto" w:sz="4" w:space="0"/>
            </w:tcBorders>
            <w:vAlign w:val="center"/>
          </w:tcPr>
          <w:p w14:paraId="7DDC8B64">
            <w:pPr>
              <w:pStyle w:val="125"/>
              <w:adjustRightInd w:val="0"/>
              <w:snapToGrid w:val="0"/>
              <w:rPr>
                <w:rFonts w:ascii="Times New Roman" w:hAnsi="Times New Roman"/>
                <w:sz w:val="18"/>
              </w:rPr>
            </w:pPr>
            <w:r>
              <w:rPr>
                <w:rFonts w:hint="eastAsia" w:ascii="Times New Roman" w:hAnsi="Times New Roman"/>
                <w:sz w:val="18"/>
              </w:rPr>
              <w:t>1</w:t>
            </w:r>
          </w:p>
        </w:tc>
        <w:tc>
          <w:tcPr>
            <w:tcW w:w="842" w:type="dxa"/>
            <w:tcBorders>
              <w:top w:val="single" w:color="auto" w:sz="4" w:space="0"/>
              <w:left w:val="single" w:color="auto" w:sz="4" w:space="0"/>
              <w:bottom w:val="single" w:color="auto" w:sz="4" w:space="0"/>
              <w:right w:val="single" w:color="auto" w:sz="4" w:space="0"/>
            </w:tcBorders>
            <w:vAlign w:val="center"/>
          </w:tcPr>
          <w:p w14:paraId="36526D00">
            <w:pPr>
              <w:pStyle w:val="125"/>
              <w:adjustRightInd w:val="0"/>
              <w:snapToGrid w:val="0"/>
              <w:rPr>
                <w:rFonts w:ascii="Times New Roman" w:hAnsi="Times New Roman"/>
                <w:sz w:val="18"/>
              </w:rPr>
            </w:pPr>
            <w:r>
              <w:rPr>
                <w:rFonts w:hint="eastAsia" w:ascii="Times New Roman" w:hAnsi="Times New Roman"/>
                <w:sz w:val="18"/>
              </w:rPr>
              <w:t>0-7</w:t>
            </w:r>
          </w:p>
        </w:tc>
        <w:tc>
          <w:tcPr>
            <w:tcW w:w="1298" w:type="dxa"/>
            <w:vMerge w:val="restart"/>
            <w:tcBorders>
              <w:top w:val="single" w:color="auto" w:sz="4" w:space="0"/>
              <w:left w:val="single" w:color="auto" w:sz="4" w:space="0"/>
              <w:right w:val="single" w:color="auto" w:sz="4" w:space="0"/>
            </w:tcBorders>
            <w:vAlign w:val="center"/>
          </w:tcPr>
          <w:p w14:paraId="2D2F8AE9">
            <w:pPr>
              <w:pStyle w:val="125"/>
              <w:adjustRightInd w:val="0"/>
              <w:snapToGrid w:val="0"/>
              <w:rPr>
                <w:rFonts w:ascii="Times New Roman" w:hAnsi="Times New Roman"/>
                <w:sz w:val="18"/>
              </w:rPr>
            </w:pPr>
            <w:r>
              <w:rPr>
                <w:rFonts w:hint="eastAsia" w:ascii="Times New Roman" w:hAnsi="Times New Roman"/>
                <w:sz w:val="18"/>
              </w:rPr>
              <w:t>12</w:t>
            </w:r>
          </w:p>
        </w:tc>
      </w:tr>
      <w:tr w14:paraId="464F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vMerge w:val="continue"/>
            <w:tcBorders>
              <w:left w:val="single" w:color="auto" w:sz="4" w:space="0"/>
              <w:bottom w:val="single" w:color="auto" w:sz="4" w:space="0"/>
              <w:right w:val="single" w:color="auto" w:sz="4" w:space="0"/>
            </w:tcBorders>
            <w:vAlign w:val="center"/>
          </w:tcPr>
          <w:p w14:paraId="5E7B4123">
            <w:pPr>
              <w:pStyle w:val="125"/>
              <w:adjustRightInd w:val="0"/>
              <w:snapToGrid w:val="0"/>
              <w:rPr>
                <w:rFonts w:ascii="Times New Roman" w:hAnsi="Times New Roman"/>
                <w:sz w:val="18"/>
              </w:rPr>
            </w:pPr>
          </w:p>
        </w:tc>
        <w:tc>
          <w:tcPr>
            <w:tcW w:w="821" w:type="dxa"/>
            <w:vMerge w:val="restart"/>
            <w:tcBorders>
              <w:top w:val="single" w:color="auto" w:sz="4" w:space="0"/>
              <w:left w:val="single" w:color="auto" w:sz="4" w:space="0"/>
              <w:right w:val="single" w:color="auto" w:sz="4" w:space="0"/>
            </w:tcBorders>
            <w:vAlign w:val="center"/>
          </w:tcPr>
          <w:p w14:paraId="77585952">
            <w:pPr>
              <w:pStyle w:val="125"/>
              <w:adjustRightInd w:val="0"/>
              <w:snapToGrid w:val="0"/>
              <w:rPr>
                <w:rFonts w:ascii="Times New Roman" w:hAnsi="Times New Roman"/>
                <w:sz w:val="18"/>
              </w:rPr>
            </w:pPr>
            <w:r>
              <w:rPr>
                <w:rFonts w:hint="eastAsia" w:ascii="Times New Roman" w:hAnsi="Times New Roman"/>
                <w:sz w:val="18"/>
              </w:rPr>
              <w:t>2</w:t>
            </w:r>
          </w:p>
        </w:tc>
        <w:tc>
          <w:tcPr>
            <w:tcW w:w="842" w:type="dxa"/>
            <w:tcBorders>
              <w:top w:val="single" w:color="auto" w:sz="4" w:space="0"/>
              <w:left w:val="single" w:color="auto" w:sz="4" w:space="0"/>
              <w:bottom w:val="single" w:color="auto" w:sz="4" w:space="0"/>
              <w:right w:val="single" w:color="auto" w:sz="4" w:space="0"/>
            </w:tcBorders>
            <w:vAlign w:val="center"/>
          </w:tcPr>
          <w:p w14:paraId="21BC9BB3">
            <w:pPr>
              <w:pStyle w:val="125"/>
              <w:adjustRightInd w:val="0"/>
              <w:snapToGrid w:val="0"/>
              <w:rPr>
                <w:rFonts w:ascii="Times New Roman" w:hAnsi="Times New Roman"/>
                <w:sz w:val="18"/>
              </w:rPr>
            </w:pPr>
            <w:r>
              <w:rPr>
                <w:rFonts w:hint="eastAsia" w:ascii="Times New Roman" w:hAnsi="Times New Roman"/>
                <w:sz w:val="18"/>
              </w:rPr>
              <w:t>0-3</w:t>
            </w:r>
          </w:p>
        </w:tc>
        <w:tc>
          <w:tcPr>
            <w:tcW w:w="1298" w:type="dxa"/>
            <w:vMerge w:val="continue"/>
            <w:tcBorders>
              <w:left w:val="single" w:color="auto" w:sz="4" w:space="0"/>
              <w:bottom w:val="single" w:color="auto" w:sz="4" w:space="0"/>
              <w:right w:val="single" w:color="auto" w:sz="4" w:space="0"/>
            </w:tcBorders>
            <w:vAlign w:val="center"/>
          </w:tcPr>
          <w:p w14:paraId="31B56F71">
            <w:pPr>
              <w:pStyle w:val="125"/>
              <w:adjustRightInd w:val="0"/>
              <w:snapToGrid w:val="0"/>
              <w:rPr>
                <w:rFonts w:ascii="Times New Roman" w:hAnsi="Times New Roman"/>
                <w:sz w:val="18"/>
              </w:rPr>
            </w:pPr>
          </w:p>
        </w:tc>
      </w:tr>
      <w:tr w14:paraId="28DE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vMerge w:val="restart"/>
            <w:tcBorders>
              <w:top w:val="single" w:color="auto" w:sz="4" w:space="0"/>
              <w:left w:val="single" w:color="auto" w:sz="4" w:space="0"/>
              <w:right w:val="single" w:color="auto" w:sz="4" w:space="0"/>
            </w:tcBorders>
            <w:vAlign w:val="center"/>
          </w:tcPr>
          <w:p w14:paraId="5066751C">
            <w:pPr>
              <w:pStyle w:val="125"/>
              <w:adjustRightInd w:val="0"/>
              <w:snapToGrid w:val="0"/>
              <w:rPr>
                <w:rFonts w:ascii="Times New Roman" w:hAnsi="Times New Roman"/>
                <w:sz w:val="18"/>
              </w:rPr>
            </w:pPr>
            <w:r>
              <w:rPr>
                <w:rFonts w:hint="eastAsia" w:ascii="Times New Roman" w:hAnsi="Times New Roman"/>
                <w:sz w:val="18"/>
              </w:rPr>
              <w:t>目的TEI</w:t>
            </w:r>
          </w:p>
        </w:tc>
        <w:tc>
          <w:tcPr>
            <w:tcW w:w="821" w:type="dxa"/>
            <w:vMerge w:val="continue"/>
            <w:tcBorders>
              <w:left w:val="single" w:color="auto" w:sz="4" w:space="0"/>
              <w:bottom w:val="single" w:color="auto" w:sz="4" w:space="0"/>
              <w:right w:val="single" w:color="auto" w:sz="4" w:space="0"/>
            </w:tcBorders>
            <w:vAlign w:val="center"/>
          </w:tcPr>
          <w:p w14:paraId="4FA0C630">
            <w:pPr>
              <w:pStyle w:val="125"/>
              <w:adjustRightInd w:val="0"/>
              <w:snapToGrid w:val="0"/>
              <w:rPr>
                <w:rFonts w:ascii="Times New Roman" w:hAnsi="Times New Roman"/>
                <w:sz w:val="18"/>
              </w:rPr>
            </w:pPr>
          </w:p>
        </w:tc>
        <w:tc>
          <w:tcPr>
            <w:tcW w:w="842" w:type="dxa"/>
            <w:tcBorders>
              <w:top w:val="single" w:color="auto" w:sz="4" w:space="0"/>
              <w:left w:val="single" w:color="auto" w:sz="4" w:space="0"/>
              <w:bottom w:val="single" w:color="auto" w:sz="4" w:space="0"/>
              <w:right w:val="single" w:color="auto" w:sz="4" w:space="0"/>
            </w:tcBorders>
            <w:vAlign w:val="center"/>
          </w:tcPr>
          <w:p w14:paraId="67E2FD2A">
            <w:pPr>
              <w:pStyle w:val="125"/>
              <w:adjustRightInd w:val="0"/>
              <w:snapToGrid w:val="0"/>
              <w:rPr>
                <w:rFonts w:ascii="Times New Roman" w:hAnsi="Times New Roman"/>
                <w:sz w:val="18"/>
              </w:rPr>
            </w:pPr>
            <w:r>
              <w:rPr>
                <w:rFonts w:hint="eastAsia" w:ascii="Times New Roman" w:hAnsi="Times New Roman"/>
                <w:sz w:val="18"/>
              </w:rPr>
              <w:t>4-7</w:t>
            </w:r>
          </w:p>
        </w:tc>
        <w:tc>
          <w:tcPr>
            <w:tcW w:w="1298" w:type="dxa"/>
            <w:vMerge w:val="restart"/>
            <w:tcBorders>
              <w:top w:val="single" w:color="auto" w:sz="4" w:space="0"/>
              <w:left w:val="single" w:color="auto" w:sz="4" w:space="0"/>
              <w:right w:val="single" w:color="auto" w:sz="4" w:space="0"/>
            </w:tcBorders>
            <w:vAlign w:val="center"/>
          </w:tcPr>
          <w:p w14:paraId="60F990AD">
            <w:pPr>
              <w:pStyle w:val="125"/>
              <w:adjustRightInd w:val="0"/>
              <w:snapToGrid w:val="0"/>
              <w:rPr>
                <w:rFonts w:ascii="Times New Roman" w:hAnsi="Times New Roman"/>
                <w:sz w:val="18"/>
              </w:rPr>
            </w:pPr>
            <w:r>
              <w:rPr>
                <w:rFonts w:hint="eastAsia" w:ascii="Times New Roman" w:hAnsi="Times New Roman"/>
                <w:sz w:val="18"/>
              </w:rPr>
              <w:t>12</w:t>
            </w:r>
          </w:p>
        </w:tc>
      </w:tr>
      <w:tr w14:paraId="48E9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vMerge w:val="continue"/>
            <w:tcBorders>
              <w:left w:val="single" w:color="auto" w:sz="4" w:space="0"/>
              <w:bottom w:val="single" w:color="auto" w:sz="4" w:space="0"/>
              <w:right w:val="single" w:color="auto" w:sz="4" w:space="0"/>
            </w:tcBorders>
            <w:vAlign w:val="center"/>
          </w:tcPr>
          <w:p w14:paraId="49363BC7">
            <w:pPr>
              <w:pStyle w:val="125"/>
              <w:adjustRightInd w:val="0"/>
              <w:snapToGrid w:val="0"/>
              <w:rPr>
                <w:rFonts w:ascii="Times New Roman" w:hAnsi="Times New Roman"/>
                <w:sz w:val="18"/>
              </w:rPr>
            </w:pPr>
          </w:p>
        </w:tc>
        <w:tc>
          <w:tcPr>
            <w:tcW w:w="821" w:type="dxa"/>
            <w:tcBorders>
              <w:top w:val="single" w:color="auto" w:sz="4" w:space="0"/>
              <w:left w:val="single" w:color="auto" w:sz="4" w:space="0"/>
              <w:bottom w:val="single" w:color="auto" w:sz="4" w:space="0"/>
              <w:right w:val="single" w:color="auto" w:sz="4" w:space="0"/>
            </w:tcBorders>
            <w:vAlign w:val="center"/>
          </w:tcPr>
          <w:p w14:paraId="40F50098">
            <w:pPr>
              <w:pStyle w:val="125"/>
              <w:adjustRightInd w:val="0"/>
              <w:snapToGrid w:val="0"/>
              <w:rPr>
                <w:rFonts w:ascii="Times New Roman" w:hAnsi="Times New Roman"/>
                <w:sz w:val="18"/>
              </w:rPr>
            </w:pPr>
            <w:r>
              <w:rPr>
                <w:rFonts w:hint="eastAsia" w:ascii="Times New Roman" w:hAnsi="Times New Roman"/>
                <w:sz w:val="18"/>
              </w:rPr>
              <w:t>3</w:t>
            </w:r>
          </w:p>
        </w:tc>
        <w:tc>
          <w:tcPr>
            <w:tcW w:w="842" w:type="dxa"/>
            <w:tcBorders>
              <w:top w:val="single" w:color="auto" w:sz="4" w:space="0"/>
              <w:left w:val="single" w:color="auto" w:sz="4" w:space="0"/>
              <w:bottom w:val="single" w:color="auto" w:sz="4" w:space="0"/>
              <w:right w:val="single" w:color="auto" w:sz="4" w:space="0"/>
            </w:tcBorders>
            <w:vAlign w:val="center"/>
          </w:tcPr>
          <w:p w14:paraId="20D2BD45">
            <w:pPr>
              <w:pStyle w:val="125"/>
              <w:adjustRightInd w:val="0"/>
              <w:snapToGrid w:val="0"/>
              <w:rPr>
                <w:rFonts w:ascii="Times New Roman" w:hAnsi="Times New Roman"/>
                <w:sz w:val="18"/>
              </w:rPr>
            </w:pPr>
            <w:r>
              <w:rPr>
                <w:rFonts w:hint="eastAsia" w:ascii="Times New Roman" w:hAnsi="Times New Roman"/>
                <w:sz w:val="18"/>
              </w:rPr>
              <w:t>0-7</w:t>
            </w:r>
          </w:p>
        </w:tc>
        <w:tc>
          <w:tcPr>
            <w:tcW w:w="1298" w:type="dxa"/>
            <w:vMerge w:val="continue"/>
            <w:tcBorders>
              <w:left w:val="single" w:color="auto" w:sz="4" w:space="0"/>
              <w:bottom w:val="single" w:color="auto" w:sz="4" w:space="0"/>
              <w:right w:val="single" w:color="auto" w:sz="4" w:space="0"/>
            </w:tcBorders>
            <w:vAlign w:val="center"/>
          </w:tcPr>
          <w:p w14:paraId="233D80B3">
            <w:pPr>
              <w:pStyle w:val="125"/>
              <w:adjustRightInd w:val="0"/>
              <w:snapToGrid w:val="0"/>
              <w:rPr>
                <w:rFonts w:ascii="Times New Roman" w:hAnsi="Times New Roman"/>
                <w:sz w:val="18"/>
              </w:rPr>
            </w:pPr>
          </w:p>
        </w:tc>
      </w:tr>
      <w:tr w14:paraId="753A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top w:val="single" w:color="auto" w:sz="4" w:space="0"/>
              <w:left w:val="single" w:color="auto" w:sz="4" w:space="0"/>
              <w:bottom w:val="single" w:color="auto" w:sz="4" w:space="0"/>
              <w:right w:val="single" w:color="auto" w:sz="4" w:space="0"/>
            </w:tcBorders>
            <w:vAlign w:val="center"/>
          </w:tcPr>
          <w:p w14:paraId="78E625CE">
            <w:pPr>
              <w:pStyle w:val="125"/>
              <w:adjustRightInd w:val="0"/>
              <w:snapToGrid w:val="0"/>
              <w:rPr>
                <w:rFonts w:ascii="Times New Roman" w:hAnsi="Times New Roman"/>
                <w:sz w:val="18"/>
              </w:rPr>
            </w:pPr>
            <w:r>
              <w:rPr>
                <w:rFonts w:hint="eastAsia" w:ascii="Times New Roman" w:hAnsi="Times New Roman"/>
                <w:sz w:val="18"/>
              </w:rPr>
              <w:t>链路标识符</w:t>
            </w:r>
          </w:p>
        </w:tc>
        <w:tc>
          <w:tcPr>
            <w:tcW w:w="821" w:type="dxa"/>
            <w:tcBorders>
              <w:top w:val="single" w:color="auto" w:sz="4" w:space="0"/>
              <w:left w:val="single" w:color="auto" w:sz="4" w:space="0"/>
              <w:bottom w:val="single" w:color="auto" w:sz="4" w:space="0"/>
              <w:right w:val="single" w:color="auto" w:sz="4" w:space="0"/>
            </w:tcBorders>
            <w:vAlign w:val="center"/>
          </w:tcPr>
          <w:p w14:paraId="1C90BF69">
            <w:pPr>
              <w:pStyle w:val="125"/>
              <w:adjustRightInd w:val="0"/>
              <w:snapToGrid w:val="0"/>
              <w:rPr>
                <w:rFonts w:ascii="Times New Roman" w:hAnsi="Times New Roman"/>
                <w:sz w:val="18"/>
              </w:rPr>
            </w:pPr>
            <w:r>
              <w:rPr>
                <w:rFonts w:hint="eastAsia" w:ascii="Times New Roman" w:hAnsi="Times New Roman"/>
                <w:sz w:val="18"/>
              </w:rPr>
              <w:t>4</w:t>
            </w:r>
          </w:p>
        </w:tc>
        <w:tc>
          <w:tcPr>
            <w:tcW w:w="842" w:type="dxa"/>
            <w:tcBorders>
              <w:top w:val="single" w:color="auto" w:sz="4" w:space="0"/>
              <w:left w:val="single" w:color="auto" w:sz="4" w:space="0"/>
              <w:bottom w:val="single" w:color="auto" w:sz="4" w:space="0"/>
              <w:right w:val="single" w:color="auto" w:sz="4" w:space="0"/>
            </w:tcBorders>
            <w:vAlign w:val="center"/>
          </w:tcPr>
          <w:p w14:paraId="0FFC0E0B">
            <w:pPr>
              <w:pStyle w:val="125"/>
              <w:adjustRightInd w:val="0"/>
              <w:snapToGrid w:val="0"/>
              <w:rPr>
                <w:rFonts w:ascii="Times New Roman" w:hAnsi="Times New Roman"/>
                <w:sz w:val="18"/>
              </w:rPr>
            </w:pPr>
            <w:r>
              <w:rPr>
                <w:rFonts w:hint="eastAsia" w:ascii="Times New Roman" w:hAnsi="Times New Roman"/>
                <w:sz w:val="18"/>
              </w:rPr>
              <w:t>0-7</w:t>
            </w:r>
          </w:p>
        </w:tc>
        <w:tc>
          <w:tcPr>
            <w:tcW w:w="1298" w:type="dxa"/>
            <w:tcBorders>
              <w:top w:val="single" w:color="auto" w:sz="4" w:space="0"/>
              <w:left w:val="single" w:color="auto" w:sz="4" w:space="0"/>
              <w:bottom w:val="single" w:color="auto" w:sz="4" w:space="0"/>
              <w:right w:val="single" w:color="auto" w:sz="4" w:space="0"/>
            </w:tcBorders>
            <w:vAlign w:val="center"/>
          </w:tcPr>
          <w:p w14:paraId="26216F11">
            <w:pPr>
              <w:pStyle w:val="125"/>
              <w:adjustRightInd w:val="0"/>
              <w:snapToGrid w:val="0"/>
              <w:rPr>
                <w:rFonts w:ascii="Times New Roman" w:hAnsi="Times New Roman"/>
                <w:sz w:val="18"/>
              </w:rPr>
            </w:pPr>
            <w:r>
              <w:rPr>
                <w:rFonts w:hint="eastAsia" w:ascii="Times New Roman" w:hAnsi="Times New Roman"/>
                <w:sz w:val="18"/>
              </w:rPr>
              <w:t>8</w:t>
            </w:r>
          </w:p>
        </w:tc>
      </w:tr>
      <w:tr w14:paraId="7656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vMerge w:val="restart"/>
            <w:tcBorders>
              <w:top w:val="single" w:color="auto" w:sz="4" w:space="0"/>
              <w:left w:val="single" w:color="auto" w:sz="4" w:space="0"/>
              <w:right w:val="single" w:color="auto" w:sz="4" w:space="0"/>
            </w:tcBorders>
            <w:vAlign w:val="center"/>
          </w:tcPr>
          <w:p w14:paraId="712C27E9">
            <w:pPr>
              <w:pStyle w:val="125"/>
              <w:adjustRightInd w:val="0"/>
              <w:snapToGrid w:val="0"/>
              <w:rPr>
                <w:rFonts w:ascii="Times New Roman" w:hAnsi="Times New Roman"/>
                <w:sz w:val="18"/>
              </w:rPr>
            </w:pPr>
            <w:r>
              <w:rPr>
                <w:rFonts w:hint="eastAsia" w:ascii="Times New Roman" w:hAnsi="Times New Roman"/>
                <w:sz w:val="18"/>
              </w:rPr>
              <w:t>帧长</w:t>
            </w:r>
          </w:p>
        </w:tc>
        <w:tc>
          <w:tcPr>
            <w:tcW w:w="821" w:type="dxa"/>
            <w:tcBorders>
              <w:top w:val="single" w:color="auto" w:sz="4" w:space="0"/>
              <w:left w:val="single" w:color="auto" w:sz="4" w:space="0"/>
              <w:right w:val="single" w:color="auto" w:sz="4" w:space="0"/>
            </w:tcBorders>
            <w:vAlign w:val="center"/>
          </w:tcPr>
          <w:p w14:paraId="5DF54F76">
            <w:pPr>
              <w:pStyle w:val="125"/>
              <w:adjustRightInd w:val="0"/>
              <w:snapToGrid w:val="0"/>
              <w:rPr>
                <w:rFonts w:ascii="Times New Roman" w:hAnsi="Times New Roman"/>
                <w:sz w:val="18"/>
              </w:rPr>
            </w:pPr>
            <w:r>
              <w:rPr>
                <w:rFonts w:hint="eastAsia" w:ascii="Times New Roman" w:hAnsi="Times New Roman"/>
                <w:sz w:val="18"/>
              </w:rPr>
              <w:t>5</w:t>
            </w:r>
          </w:p>
        </w:tc>
        <w:tc>
          <w:tcPr>
            <w:tcW w:w="842" w:type="dxa"/>
            <w:tcBorders>
              <w:top w:val="single" w:color="auto" w:sz="4" w:space="0"/>
              <w:left w:val="single" w:color="auto" w:sz="4" w:space="0"/>
              <w:right w:val="single" w:color="auto" w:sz="4" w:space="0"/>
            </w:tcBorders>
            <w:vAlign w:val="center"/>
          </w:tcPr>
          <w:p w14:paraId="17D7C2D8">
            <w:pPr>
              <w:pStyle w:val="125"/>
              <w:adjustRightInd w:val="0"/>
              <w:snapToGrid w:val="0"/>
              <w:rPr>
                <w:rFonts w:ascii="Times New Roman" w:hAnsi="Times New Roman"/>
                <w:sz w:val="18"/>
              </w:rPr>
            </w:pPr>
            <w:r>
              <w:rPr>
                <w:rFonts w:hint="eastAsia" w:ascii="Times New Roman" w:hAnsi="Times New Roman"/>
                <w:sz w:val="18"/>
              </w:rPr>
              <w:t>0-7</w:t>
            </w:r>
          </w:p>
        </w:tc>
        <w:tc>
          <w:tcPr>
            <w:tcW w:w="1298" w:type="dxa"/>
            <w:vMerge w:val="restart"/>
            <w:tcBorders>
              <w:top w:val="single" w:color="auto" w:sz="4" w:space="0"/>
              <w:left w:val="single" w:color="auto" w:sz="4" w:space="0"/>
              <w:right w:val="single" w:color="auto" w:sz="4" w:space="0"/>
            </w:tcBorders>
            <w:vAlign w:val="center"/>
          </w:tcPr>
          <w:p w14:paraId="228A8C96">
            <w:pPr>
              <w:pStyle w:val="125"/>
              <w:adjustRightInd w:val="0"/>
              <w:snapToGrid w:val="0"/>
              <w:rPr>
                <w:rFonts w:ascii="Times New Roman" w:hAnsi="Times New Roman"/>
                <w:sz w:val="18"/>
              </w:rPr>
            </w:pPr>
            <w:r>
              <w:rPr>
                <w:rFonts w:hint="eastAsia" w:ascii="Times New Roman" w:hAnsi="Times New Roman"/>
                <w:sz w:val="18"/>
              </w:rPr>
              <w:t>12</w:t>
            </w:r>
          </w:p>
        </w:tc>
      </w:tr>
      <w:tr w14:paraId="2ED3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vMerge w:val="continue"/>
            <w:tcBorders>
              <w:left w:val="single" w:color="auto" w:sz="4" w:space="0"/>
              <w:right w:val="single" w:color="auto" w:sz="4" w:space="0"/>
            </w:tcBorders>
            <w:vAlign w:val="center"/>
          </w:tcPr>
          <w:p w14:paraId="4AF3B221">
            <w:pPr>
              <w:pStyle w:val="125"/>
              <w:adjustRightInd w:val="0"/>
              <w:snapToGrid w:val="0"/>
              <w:rPr>
                <w:rFonts w:ascii="Times New Roman" w:hAnsi="Times New Roman"/>
                <w:sz w:val="18"/>
              </w:rPr>
            </w:pPr>
          </w:p>
        </w:tc>
        <w:tc>
          <w:tcPr>
            <w:tcW w:w="821" w:type="dxa"/>
            <w:vMerge w:val="restart"/>
            <w:tcBorders>
              <w:top w:val="single" w:color="auto" w:sz="4" w:space="0"/>
              <w:left w:val="single" w:color="auto" w:sz="4" w:space="0"/>
              <w:right w:val="single" w:color="auto" w:sz="4" w:space="0"/>
            </w:tcBorders>
            <w:vAlign w:val="center"/>
          </w:tcPr>
          <w:p w14:paraId="21198387">
            <w:pPr>
              <w:pStyle w:val="125"/>
              <w:adjustRightInd w:val="0"/>
              <w:snapToGrid w:val="0"/>
              <w:rPr>
                <w:rFonts w:ascii="Times New Roman" w:hAnsi="Times New Roman"/>
                <w:sz w:val="18"/>
              </w:rPr>
            </w:pPr>
            <w:r>
              <w:rPr>
                <w:rFonts w:hint="eastAsia" w:ascii="Times New Roman" w:hAnsi="Times New Roman"/>
                <w:sz w:val="18"/>
              </w:rPr>
              <w:t>6</w:t>
            </w:r>
          </w:p>
        </w:tc>
        <w:tc>
          <w:tcPr>
            <w:tcW w:w="842" w:type="dxa"/>
            <w:tcBorders>
              <w:left w:val="single" w:color="auto" w:sz="4" w:space="0"/>
              <w:bottom w:val="single" w:color="auto" w:sz="4" w:space="0"/>
              <w:right w:val="single" w:color="auto" w:sz="4" w:space="0"/>
            </w:tcBorders>
            <w:vAlign w:val="center"/>
          </w:tcPr>
          <w:p w14:paraId="57C71217">
            <w:pPr>
              <w:pStyle w:val="125"/>
              <w:adjustRightInd w:val="0"/>
              <w:snapToGrid w:val="0"/>
              <w:rPr>
                <w:rFonts w:ascii="Times New Roman" w:hAnsi="Times New Roman"/>
                <w:sz w:val="18"/>
              </w:rPr>
            </w:pPr>
            <w:r>
              <w:rPr>
                <w:rFonts w:hint="eastAsia" w:ascii="Times New Roman" w:hAnsi="Times New Roman"/>
                <w:sz w:val="18"/>
              </w:rPr>
              <w:t>0-3</w:t>
            </w:r>
          </w:p>
        </w:tc>
        <w:tc>
          <w:tcPr>
            <w:tcW w:w="1298" w:type="dxa"/>
            <w:vMerge w:val="continue"/>
            <w:tcBorders>
              <w:left w:val="single" w:color="auto" w:sz="4" w:space="0"/>
              <w:right w:val="single" w:color="auto" w:sz="4" w:space="0"/>
            </w:tcBorders>
            <w:vAlign w:val="center"/>
          </w:tcPr>
          <w:p w14:paraId="0E85536F">
            <w:pPr>
              <w:pStyle w:val="125"/>
              <w:adjustRightInd w:val="0"/>
              <w:snapToGrid w:val="0"/>
              <w:rPr>
                <w:rFonts w:ascii="Times New Roman" w:hAnsi="Times New Roman"/>
                <w:sz w:val="18"/>
              </w:rPr>
            </w:pPr>
          </w:p>
        </w:tc>
      </w:tr>
      <w:tr w14:paraId="3EA6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bottom w:val="single" w:color="auto" w:sz="4" w:space="0"/>
              <w:right w:val="single" w:color="auto" w:sz="4" w:space="0"/>
            </w:tcBorders>
            <w:vAlign w:val="center"/>
          </w:tcPr>
          <w:p w14:paraId="2B813266">
            <w:pPr>
              <w:pStyle w:val="125"/>
              <w:adjustRightInd w:val="0"/>
              <w:snapToGrid w:val="0"/>
              <w:rPr>
                <w:rFonts w:ascii="Times New Roman" w:hAnsi="Times New Roman"/>
                <w:sz w:val="18"/>
              </w:rPr>
            </w:pPr>
            <w:r>
              <w:rPr>
                <w:rFonts w:hint="eastAsia" w:ascii="Times New Roman" w:hAnsi="Times New Roman"/>
                <w:sz w:val="18"/>
              </w:rPr>
              <w:t>载荷</w:t>
            </w:r>
            <w:r>
              <w:rPr>
                <w:rFonts w:ascii="Times New Roman" w:hAnsi="Times New Roman"/>
                <w:sz w:val="18"/>
              </w:rPr>
              <w:t>PB大小</w:t>
            </w:r>
          </w:p>
        </w:tc>
        <w:tc>
          <w:tcPr>
            <w:tcW w:w="821" w:type="dxa"/>
            <w:vMerge w:val="continue"/>
            <w:tcBorders>
              <w:left w:val="single" w:color="auto" w:sz="4" w:space="0"/>
              <w:right w:val="single" w:color="auto" w:sz="4" w:space="0"/>
            </w:tcBorders>
            <w:vAlign w:val="center"/>
          </w:tcPr>
          <w:p w14:paraId="6645771B">
            <w:pPr>
              <w:pStyle w:val="125"/>
              <w:adjustRightInd w:val="0"/>
              <w:snapToGrid w:val="0"/>
              <w:rPr>
                <w:rFonts w:ascii="Times New Roman" w:hAnsi="Times New Roman"/>
                <w:sz w:val="18"/>
              </w:rPr>
            </w:pPr>
          </w:p>
        </w:tc>
        <w:tc>
          <w:tcPr>
            <w:tcW w:w="842" w:type="dxa"/>
            <w:tcBorders>
              <w:top w:val="single" w:color="auto" w:sz="4" w:space="0"/>
              <w:left w:val="single" w:color="auto" w:sz="4" w:space="0"/>
              <w:bottom w:val="single" w:color="auto" w:sz="4" w:space="0"/>
              <w:right w:val="single" w:color="auto" w:sz="4" w:space="0"/>
            </w:tcBorders>
            <w:vAlign w:val="center"/>
          </w:tcPr>
          <w:p w14:paraId="3331BF07">
            <w:pPr>
              <w:pStyle w:val="125"/>
              <w:adjustRightInd w:val="0"/>
              <w:snapToGrid w:val="0"/>
              <w:rPr>
                <w:rFonts w:ascii="Times New Roman" w:hAnsi="Times New Roman"/>
                <w:sz w:val="18"/>
              </w:rPr>
            </w:pPr>
            <w:r>
              <w:rPr>
                <w:rFonts w:hint="eastAsia" w:ascii="Times New Roman" w:hAnsi="Times New Roman"/>
                <w:sz w:val="18"/>
              </w:rPr>
              <w:t>4-7</w:t>
            </w:r>
          </w:p>
        </w:tc>
        <w:tc>
          <w:tcPr>
            <w:tcW w:w="1298" w:type="dxa"/>
            <w:tcBorders>
              <w:left w:val="single" w:color="auto" w:sz="4" w:space="0"/>
              <w:bottom w:val="single" w:color="auto" w:sz="4" w:space="0"/>
              <w:right w:val="single" w:color="auto" w:sz="4" w:space="0"/>
            </w:tcBorders>
            <w:vAlign w:val="center"/>
          </w:tcPr>
          <w:p w14:paraId="6D786B9D">
            <w:pPr>
              <w:pStyle w:val="125"/>
              <w:adjustRightInd w:val="0"/>
              <w:snapToGrid w:val="0"/>
              <w:rPr>
                <w:rFonts w:ascii="Times New Roman" w:hAnsi="Times New Roman"/>
                <w:sz w:val="18"/>
              </w:rPr>
            </w:pPr>
            <w:r>
              <w:rPr>
                <w:rFonts w:hint="eastAsia" w:ascii="Times New Roman" w:hAnsi="Times New Roman"/>
                <w:sz w:val="18"/>
              </w:rPr>
              <w:t>4</w:t>
            </w:r>
          </w:p>
        </w:tc>
      </w:tr>
      <w:tr w14:paraId="642B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bottom w:val="single" w:color="auto" w:sz="4" w:space="0"/>
              <w:right w:val="single" w:color="auto" w:sz="4" w:space="0"/>
            </w:tcBorders>
            <w:vAlign w:val="center"/>
          </w:tcPr>
          <w:p w14:paraId="7327A29F">
            <w:pPr>
              <w:pStyle w:val="125"/>
              <w:adjustRightInd w:val="0"/>
              <w:snapToGrid w:val="0"/>
              <w:rPr>
                <w:rFonts w:ascii="Times New Roman" w:hAnsi="Times New Roman"/>
                <w:sz w:val="18"/>
              </w:rPr>
            </w:pPr>
            <w:r>
              <w:rPr>
                <w:rFonts w:ascii="Times New Roman" w:hAnsi="Times New Roman"/>
                <w:sz w:val="18"/>
              </w:rPr>
              <w:t>MCS</w:t>
            </w:r>
          </w:p>
        </w:tc>
        <w:tc>
          <w:tcPr>
            <w:tcW w:w="821" w:type="dxa"/>
            <w:vMerge w:val="restart"/>
            <w:tcBorders>
              <w:left w:val="single" w:color="auto" w:sz="4" w:space="0"/>
              <w:right w:val="single" w:color="auto" w:sz="4" w:space="0"/>
            </w:tcBorders>
            <w:vAlign w:val="center"/>
          </w:tcPr>
          <w:p w14:paraId="2B47C57C">
            <w:pPr>
              <w:pStyle w:val="125"/>
              <w:adjustRightInd w:val="0"/>
              <w:snapToGrid w:val="0"/>
              <w:rPr>
                <w:rFonts w:ascii="Times New Roman" w:hAnsi="Times New Roman"/>
                <w:sz w:val="18"/>
              </w:rPr>
            </w:pPr>
            <w:r>
              <w:rPr>
                <w:rFonts w:hint="eastAsia" w:ascii="Times New Roman" w:hAnsi="Times New Roman"/>
                <w:sz w:val="18"/>
              </w:rPr>
              <w:t>7</w:t>
            </w:r>
          </w:p>
        </w:tc>
        <w:tc>
          <w:tcPr>
            <w:tcW w:w="842" w:type="dxa"/>
            <w:tcBorders>
              <w:top w:val="single" w:color="auto" w:sz="4" w:space="0"/>
              <w:left w:val="single" w:color="auto" w:sz="4" w:space="0"/>
              <w:bottom w:val="single" w:color="auto" w:sz="4" w:space="0"/>
              <w:right w:val="single" w:color="auto" w:sz="4" w:space="0"/>
            </w:tcBorders>
            <w:vAlign w:val="center"/>
          </w:tcPr>
          <w:p w14:paraId="6136D8B6">
            <w:pPr>
              <w:pStyle w:val="125"/>
              <w:adjustRightInd w:val="0"/>
              <w:snapToGrid w:val="0"/>
              <w:rPr>
                <w:rFonts w:ascii="Times New Roman" w:hAnsi="Times New Roman"/>
                <w:sz w:val="18"/>
              </w:rPr>
            </w:pPr>
            <w:r>
              <w:rPr>
                <w:rFonts w:hint="eastAsia" w:ascii="Times New Roman" w:hAnsi="Times New Roman"/>
                <w:sz w:val="18"/>
              </w:rPr>
              <w:t>0-3</w:t>
            </w:r>
          </w:p>
        </w:tc>
        <w:tc>
          <w:tcPr>
            <w:tcW w:w="1298" w:type="dxa"/>
            <w:tcBorders>
              <w:left w:val="single" w:color="auto" w:sz="4" w:space="0"/>
              <w:bottom w:val="single" w:color="auto" w:sz="4" w:space="0"/>
              <w:right w:val="single" w:color="auto" w:sz="4" w:space="0"/>
            </w:tcBorders>
            <w:vAlign w:val="center"/>
          </w:tcPr>
          <w:p w14:paraId="44C0A41A">
            <w:pPr>
              <w:pStyle w:val="125"/>
              <w:adjustRightInd w:val="0"/>
              <w:snapToGrid w:val="0"/>
              <w:rPr>
                <w:rFonts w:ascii="Times New Roman" w:hAnsi="Times New Roman"/>
                <w:sz w:val="18"/>
              </w:rPr>
            </w:pPr>
            <w:r>
              <w:rPr>
                <w:rFonts w:hint="eastAsia" w:ascii="Times New Roman" w:hAnsi="Times New Roman"/>
                <w:sz w:val="18"/>
              </w:rPr>
              <w:t>4</w:t>
            </w:r>
          </w:p>
        </w:tc>
      </w:tr>
      <w:tr w14:paraId="352B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bottom w:val="single" w:color="auto" w:sz="4" w:space="0"/>
              <w:right w:val="single" w:color="auto" w:sz="4" w:space="0"/>
            </w:tcBorders>
            <w:vAlign w:val="center"/>
          </w:tcPr>
          <w:p w14:paraId="545317BC">
            <w:pPr>
              <w:pStyle w:val="125"/>
              <w:adjustRightInd w:val="0"/>
              <w:snapToGrid w:val="0"/>
              <w:rPr>
                <w:rFonts w:ascii="Times New Roman" w:hAnsi="Times New Roman"/>
                <w:sz w:val="18"/>
              </w:rPr>
            </w:pPr>
            <w:r>
              <w:rPr>
                <w:rFonts w:hint="eastAsia" w:ascii="Times New Roman" w:hAnsi="Times New Roman"/>
                <w:sz w:val="18"/>
              </w:rPr>
              <w:t>TEI过滤标志位</w:t>
            </w:r>
          </w:p>
        </w:tc>
        <w:tc>
          <w:tcPr>
            <w:tcW w:w="821" w:type="dxa"/>
            <w:vMerge w:val="continue"/>
            <w:tcBorders>
              <w:left w:val="single" w:color="auto" w:sz="4" w:space="0"/>
              <w:right w:val="single" w:color="auto" w:sz="4" w:space="0"/>
            </w:tcBorders>
            <w:vAlign w:val="center"/>
          </w:tcPr>
          <w:p w14:paraId="0B9605D5">
            <w:pPr>
              <w:pStyle w:val="125"/>
              <w:adjustRightInd w:val="0"/>
              <w:snapToGrid w:val="0"/>
              <w:rPr>
                <w:rFonts w:ascii="Times New Roman" w:hAnsi="Times New Roman"/>
                <w:sz w:val="18"/>
              </w:rPr>
            </w:pPr>
          </w:p>
        </w:tc>
        <w:tc>
          <w:tcPr>
            <w:tcW w:w="842" w:type="dxa"/>
            <w:tcBorders>
              <w:top w:val="single" w:color="auto" w:sz="4" w:space="0"/>
              <w:left w:val="single" w:color="auto" w:sz="4" w:space="0"/>
              <w:bottom w:val="single" w:color="auto" w:sz="4" w:space="0"/>
              <w:right w:val="single" w:color="auto" w:sz="4" w:space="0"/>
            </w:tcBorders>
            <w:vAlign w:val="center"/>
          </w:tcPr>
          <w:p w14:paraId="5A5E087C">
            <w:pPr>
              <w:pStyle w:val="125"/>
              <w:adjustRightInd w:val="0"/>
              <w:snapToGrid w:val="0"/>
              <w:rPr>
                <w:rFonts w:ascii="Times New Roman" w:hAnsi="Times New Roman"/>
                <w:sz w:val="18"/>
              </w:rPr>
            </w:pPr>
            <w:r>
              <w:rPr>
                <w:rFonts w:hint="eastAsia" w:ascii="Times New Roman" w:hAnsi="Times New Roman"/>
                <w:sz w:val="18"/>
              </w:rPr>
              <w:t>4</w:t>
            </w:r>
          </w:p>
        </w:tc>
        <w:tc>
          <w:tcPr>
            <w:tcW w:w="1298" w:type="dxa"/>
            <w:tcBorders>
              <w:left w:val="single" w:color="auto" w:sz="4" w:space="0"/>
              <w:bottom w:val="single" w:color="auto" w:sz="4" w:space="0"/>
              <w:right w:val="single" w:color="auto" w:sz="4" w:space="0"/>
            </w:tcBorders>
            <w:vAlign w:val="center"/>
          </w:tcPr>
          <w:p w14:paraId="72EC2783">
            <w:pPr>
              <w:pStyle w:val="125"/>
              <w:adjustRightInd w:val="0"/>
              <w:snapToGrid w:val="0"/>
              <w:rPr>
                <w:rFonts w:ascii="Times New Roman" w:hAnsi="Times New Roman"/>
                <w:sz w:val="18"/>
              </w:rPr>
            </w:pPr>
            <w:r>
              <w:rPr>
                <w:rFonts w:hint="eastAsia" w:ascii="Times New Roman" w:hAnsi="Times New Roman"/>
                <w:sz w:val="18"/>
              </w:rPr>
              <w:t>1</w:t>
            </w:r>
          </w:p>
        </w:tc>
      </w:tr>
      <w:tr w14:paraId="2D84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bottom w:val="single" w:color="auto" w:sz="4" w:space="0"/>
              <w:right w:val="single" w:color="auto" w:sz="4" w:space="0"/>
            </w:tcBorders>
            <w:vAlign w:val="center"/>
          </w:tcPr>
          <w:p w14:paraId="7943690D">
            <w:pPr>
              <w:pStyle w:val="125"/>
              <w:adjustRightInd w:val="0"/>
              <w:snapToGrid w:val="0"/>
              <w:rPr>
                <w:rFonts w:ascii="Times New Roman" w:hAnsi="Times New Roman"/>
                <w:sz w:val="18"/>
              </w:rPr>
            </w:pPr>
            <w:r>
              <w:rPr>
                <w:rFonts w:hint="eastAsia" w:ascii="Times New Roman" w:hAnsi="Times New Roman"/>
                <w:sz w:val="18"/>
              </w:rPr>
              <w:t>重传标志位</w:t>
            </w:r>
          </w:p>
        </w:tc>
        <w:tc>
          <w:tcPr>
            <w:tcW w:w="821" w:type="dxa"/>
            <w:vMerge w:val="continue"/>
            <w:tcBorders>
              <w:left w:val="single" w:color="auto" w:sz="4" w:space="0"/>
              <w:right w:val="single" w:color="auto" w:sz="4" w:space="0"/>
            </w:tcBorders>
            <w:vAlign w:val="center"/>
          </w:tcPr>
          <w:p w14:paraId="55878935">
            <w:pPr>
              <w:pStyle w:val="125"/>
              <w:adjustRightInd w:val="0"/>
              <w:snapToGrid w:val="0"/>
              <w:rPr>
                <w:rFonts w:ascii="Times New Roman" w:hAnsi="Times New Roman"/>
                <w:sz w:val="18"/>
              </w:rPr>
            </w:pPr>
          </w:p>
        </w:tc>
        <w:tc>
          <w:tcPr>
            <w:tcW w:w="842" w:type="dxa"/>
            <w:tcBorders>
              <w:top w:val="single" w:color="auto" w:sz="4" w:space="0"/>
              <w:left w:val="single" w:color="auto" w:sz="4" w:space="0"/>
              <w:bottom w:val="single" w:color="auto" w:sz="4" w:space="0"/>
              <w:right w:val="single" w:color="auto" w:sz="4" w:space="0"/>
            </w:tcBorders>
            <w:vAlign w:val="center"/>
          </w:tcPr>
          <w:p w14:paraId="29C132A4">
            <w:pPr>
              <w:pStyle w:val="125"/>
              <w:adjustRightInd w:val="0"/>
              <w:snapToGrid w:val="0"/>
              <w:rPr>
                <w:rFonts w:ascii="Times New Roman" w:hAnsi="Times New Roman"/>
                <w:sz w:val="18"/>
              </w:rPr>
            </w:pPr>
            <w:r>
              <w:rPr>
                <w:rFonts w:hint="eastAsia" w:ascii="Times New Roman" w:hAnsi="Times New Roman"/>
                <w:sz w:val="18"/>
              </w:rPr>
              <w:t>5</w:t>
            </w:r>
          </w:p>
        </w:tc>
        <w:tc>
          <w:tcPr>
            <w:tcW w:w="1298" w:type="dxa"/>
            <w:tcBorders>
              <w:left w:val="single" w:color="auto" w:sz="4" w:space="0"/>
              <w:bottom w:val="single" w:color="auto" w:sz="4" w:space="0"/>
              <w:right w:val="single" w:color="auto" w:sz="4" w:space="0"/>
            </w:tcBorders>
            <w:vAlign w:val="center"/>
          </w:tcPr>
          <w:p w14:paraId="13F5E893">
            <w:pPr>
              <w:pStyle w:val="125"/>
              <w:adjustRightInd w:val="0"/>
              <w:snapToGrid w:val="0"/>
              <w:rPr>
                <w:rFonts w:ascii="Times New Roman" w:hAnsi="Times New Roman"/>
                <w:sz w:val="18"/>
              </w:rPr>
            </w:pPr>
            <w:r>
              <w:rPr>
                <w:rFonts w:hint="eastAsia" w:ascii="Times New Roman" w:hAnsi="Times New Roman"/>
                <w:sz w:val="18"/>
              </w:rPr>
              <w:t>1</w:t>
            </w:r>
          </w:p>
        </w:tc>
      </w:tr>
      <w:tr w14:paraId="623A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right w:val="single" w:color="auto" w:sz="4" w:space="0"/>
            </w:tcBorders>
            <w:vAlign w:val="center"/>
          </w:tcPr>
          <w:p w14:paraId="48D847DE">
            <w:pPr>
              <w:pStyle w:val="125"/>
              <w:adjustRightInd w:val="0"/>
              <w:snapToGrid w:val="0"/>
              <w:rPr>
                <w:rFonts w:ascii="Times New Roman" w:hAnsi="Times New Roman"/>
                <w:sz w:val="18"/>
              </w:rPr>
            </w:pPr>
            <w:r>
              <w:rPr>
                <w:rFonts w:hint="eastAsia" w:ascii="Times New Roman" w:hAnsi="Times New Roman"/>
                <w:sz w:val="18"/>
              </w:rPr>
              <w:t>保留</w:t>
            </w:r>
          </w:p>
        </w:tc>
        <w:tc>
          <w:tcPr>
            <w:tcW w:w="821" w:type="dxa"/>
            <w:vMerge w:val="continue"/>
            <w:tcBorders>
              <w:left w:val="single" w:color="auto" w:sz="4" w:space="0"/>
              <w:right w:val="single" w:color="auto" w:sz="4" w:space="0"/>
            </w:tcBorders>
            <w:vAlign w:val="center"/>
          </w:tcPr>
          <w:p w14:paraId="4CBFADFD">
            <w:pPr>
              <w:pStyle w:val="125"/>
              <w:adjustRightInd w:val="0"/>
              <w:snapToGrid w:val="0"/>
              <w:rPr>
                <w:rFonts w:ascii="Times New Roman" w:hAnsi="Times New Roman"/>
                <w:sz w:val="18"/>
              </w:rPr>
            </w:pPr>
          </w:p>
        </w:tc>
        <w:tc>
          <w:tcPr>
            <w:tcW w:w="842" w:type="dxa"/>
            <w:tcBorders>
              <w:top w:val="single" w:color="auto" w:sz="4" w:space="0"/>
              <w:left w:val="single" w:color="auto" w:sz="4" w:space="0"/>
              <w:bottom w:val="single" w:color="auto" w:sz="4" w:space="0"/>
              <w:right w:val="single" w:color="auto" w:sz="4" w:space="0"/>
            </w:tcBorders>
            <w:vAlign w:val="center"/>
          </w:tcPr>
          <w:p w14:paraId="5CEACE9A">
            <w:pPr>
              <w:pStyle w:val="125"/>
              <w:adjustRightInd w:val="0"/>
              <w:snapToGrid w:val="0"/>
              <w:rPr>
                <w:rFonts w:ascii="Times New Roman" w:hAnsi="Times New Roman"/>
                <w:sz w:val="18"/>
              </w:rPr>
            </w:pPr>
            <w:r>
              <w:rPr>
                <w:rFonts w:hint="eastAsia" w:ascii="Times New Roman" w:hAnsi="Times New Roman"/>
                <w:sz w:val="18"/>
              </w:rPr>
              <w:t>6-7</w:t>
            </w:r>
          </w:p>
        </w:tc>
        <w:tc>
          <w:tcPr>
            <w:tcW w:w="1298" w:type="dxa"/>
            <w:tcBorders>
              <w:left w:val="single" w:color="auto" w:sz="4" w:space="0"/>
              <w:right w:val="single" w:color="auto" w:sz="4" w:space="0"/>
            </w:tcBorders>
            <w:vAlign w:val="center"/>
          </w:tcPr>
          <w:p w14:paraId="23C6D489">
            <w:pPr>
              <w:pStyle w:val="125"/>
              <w:adjustRightInd w:val="0"/>
              <w:snapToGrid w:val="0"/>
              <w:rPr>
                <w:rFonts w:ascii="Times New Roman" w:hAnsi="Times New Roman"/>
                <w:sz w:val="18"/>
              </w:rPr>
            </w:pPr>
            <w:r>
              <w:rPr>
                <w:rFonts w:hint="eastAsia" w:ascii="Times New Roman" w:hAnsi="Times New Roman"/>
                <w:sz w:val="18"/>
              </w:rPr>
              <w:t>2</w:t>
            </w:r>
          </w:p>
        </w:tc>
      </w:tr>
      <w:tr w14:paraId="2451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right w:val="single" w:color="auto" w:sz="4" w:space="0"/>
            </w:tcBorders>
            <w:vAlign w:val="center"/>
          </w:tcPr>
          <w:p w14:paraId="04001DB8">
            <w:pPr>
              <w:pStyle w:val="125"/>
              <w:adjustRightInd w:val="0"/>
              <w:snapToGrid w:val="0"/>
              <w:rPr>
                <w:rFonts w:ascii="Times New Roman" w:hAnsi="Times New Roman"/>
                <w:sz w:val="18"/>
              </w:rPr>
            </w:pPr>
            <w:r>
              <w:rPr>
                <w:rFonts w:hint="eastAsia" w:ascii="Times New Roman" w:hAnsi="Times New Roman"/>
                <w:sz w:val="18"/>
              </w:rPr>
              <w:t>保留</w:t>
            </w:r>
          </w:p>
        </w:tc>
        <w:tc>
          <w:tcPr>
            <w:tcW w:w="821" w:type="dxa"/>
            <w:tcBorders>
              <w:left w:val="single" w:color="auto" w:sz="4" w:space="0"/>
              <w:right w:val="single" w:color="auto" w:sz="4" w:space="0"/>
            </w:tcBorders>
            <w:vAlign w:val="center"/>
          </w:tcPr>
          <w:p w14:paraId="03BBB97B">
            <w:pPr>
              <w:pStyle w:val="125"/>
              <w:adjustRightInd w:val="0"/>
              <w:snapToGrid w:val="0"/>
              <w:rPr>
                <w:rFonts w:ascii="Times New Roman" w:hAnsi="Times New Roman"/>
                <w:sz w:val="18"/>
              </w:rPr>
            </w:pPr>
            <w:r>
              <w:rPr>
                <w:rFonts w:hint="eastAsia" w:ascii="Times New Roman" w:hAnsi="Times New Roman"/>
                <w:sz w:val="18"/>
              </w:rPr>
              <w:t>8-11</w:t>
            </w:r>
          </w:p>
        </w:tc>
        <w:tc>
          <w:tcPr>
            <w:tcW w:w="842" w:type="dxa"/>
            <w:tcBorders>
              <w:top w:val="single" w:color="auto" w:sz="4" w:space="0"/>
              <w:left w:val="single" w:color="auto" w:sz="4" w:space="0"/>
              <w:bottom w:val="single" w:color="auto" w:sz="4" w:space="0"/>
              <w:right w:val="single" w:color="auto" w:sz="4" w:space="0"/>
            </w:tcBorders>
            <w:vAlign w:val="center"/>
          </w:tcPr>
          <w:p w14:paraId="0352615C">
            <w:pPr>
              <w:pStyle w:val="125"/>
              <w:adjustRightInd w:val="0"/>
              <w:snapToGrid w:val="0"/>
              <w:rPr>
                <w:rFonts w:ascii="Times New Roman" w:hAnsi="Times New Roman"/>
                <w:sz w:val="18"/>
              </w:rPr>
            </w:pPr>
            <w:r>
              <w:rPr>
                <w:rFonts w:hint="eastAsia" w:ascii="Times New Roman" w:hAnsi="Times New Roman"/>
                <w:sz w:val="18"/>
              </w:rPr>
              <w:t>0-7</w:t>
            </w:r>
          </w:p>
        </w:tc>
        <w:tc>
          <w:tcPr>
            <w:tcW w:w="1298" w:type="dxa"/>
            <w:tcBorders>
              <w:left w:val="single" w:color="auto" w:sz="4" w:space="0"/>
              <w:right w:val="single" w:color="auto" w:sz="4" w:space="0"/>
            </w:tcBorders>
            <w:vAlign w:val="center"/>
          </w:tcPr>
          <w:p w14:paraId="0CDC324C">
            <w:pPr>
              <w:pStyle w:val="125"/>
              <w:adjustRightInd w:val="0"/>
              <w:snapToGrid w:val="0"/>
              <w:rPr>
                <w:rFonts w:ascii="Times New Roman" w:hAnsi="Times New Roman"/>
                <w:sz w:val="18"/>
              </w:rPr>
            </w:pPr>
            <w:r>
              <w:rPr>
                <w:rFonts w:hint="eastAsia" w:ascii="Times New Roman" w:hAnsi="Times New Roman"/>
                <w:sz w:val="18"/>
              </w:rPr>
              <w:t>32</w:t>
            </w:r>
          </w:p>
        </w:tc>
      </w:tr>
      <w:tr w14:paraId="6FA81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bottom w:val="single" w:color="auto" w:sz="4" w:space="0"/>
              <w:right w:val="single" w:color="auto" w:sz="4" w:space="0"/>
            </w:tcBorders>
            <w:vAlign w:val="center"/>
          </w:tcPr>
          <w:p w14:paraId="112AB7D0">
            <w:pPr>
              <w:pStyle w:val="125"/>
              <w:adjustRightInd w:val="0"/>
              <w:snapToGrid w:val="0"/>
              <w:rPr>
                <w:rFonts w:ascii="Times New Roman" w:hAnsi="Times New Roman"/>
                <w:sz w:val="18"/>
              </w:rPr>
            </w:pPr>
            <w:r>
              <w:rPr>
                <w:rFonts w:hint="eastAsia" w:ascii="Times New Roman" w:hAnsi="Times New Roman"/>
                <w:sz w:val="18"/>
              </w:rPr>
              <w:t>短网络标识高位</w:t>
            </w:r>
          </w:p>
        </w:tc>
        <w:tc>
          <w:tcPr>
            <w:tcW w:w="821" w:type="dxa"/>
            <w:vMerge w:val="restart"/>
            <w:tcBorders>
              <w:left w:val="single" w:color="auto" w:sz="4" w:space="0"/>
              <w:right w:val="single" w:color="auto" w:sz="4" w:space="0"/>
            </w:tcBorders>
            <w:vAlign w:val="center"/>
          </w:tcPr>
          <w:p w14:paraId="131DBAEC">
            <w:pPr>
              <w:pStyle w:val="125"/>
              <w:adjustRightInd w:val="0"/>
              <w:snapToGrid w:val="0"/>
              <w:rPr>
                <w:rFonts w:ascii="Times New Roman" w:hAnsi="Times New Roman"/>
                <w:sz w:val="18"/>
              </w:rPr>
            </w:pPr>
            <w:r>
              <w:rPr>
                <w:rFonts w:hint="eastAsia" w:ascii="Times New Roman" w:hAnsi="Times New Roman"/>
                <w:sz w:val="18"/>
              </w:rPr>
              <w:t>12</w:t>
            </w:r>
          </w:p>
        </w:tc>
        <w:tc>
          <w:tcPr>
            <w:tcW w:w="842" w:type="dxa"/>
            <w:tcBorders>
              <w:top w:val="single" w:color="auto" w:sz="4" w:space="0"/>
              <w:left w:val="single" w:color="auto" w:sz="4" w:space="0"/>
              <w:bottom w:val="single" w:color="auto" w:sz="4" w:space="0"/>
              <w:right w:val="single" w:color="auto" w:sz="4" w:space="0"/>
            </w:tcBorders>
            <w:vAlign w:val="center"/>
          </w:tcPr>
          <w:p w14:paraId="0572F084">
            <w:pPr>
              <w:pStyle w:val="125"/>
              <w:adjustRightInd w:val="0"/>
              <w:snapToGrid w:val="0"/>
              <w:rPr>
                <w:rFonts w:ascii="Times New Roman" w:hAnsi="Times New Roman"/>
                <w:sz w:val="18"/>
              </w:rPr>
            </w:pPr>
            <w:r>
              <w:rPr>
                <w:rFonts w:hint="eastAsia" w:ascii="Times New Roman" w:hAnsi="Times New Roman"/>
                <w:sz w:val="18"/>
              </w:rPr>
              <w:t>0</w:t>
            </w:r>
          </w:p>
        </w:tc>
        <w:tc>
          <w:tcPr>
            <w:tcW w:w="1298" w:type="dxa"/>
            <w:tcBorders>
              <w:left w:val="single" w:color="auto" w:sz="4" w:space="0"/>
              <w:bottom w:val="single" w:color="auto" w:sz="4" w:space="0"/>
              <w:right w:val="single" w:color="auto" w:sz="4" w:space="0"/>
            </w:tcBorders>
            <w:vAlign w:val="center"/>
          </w:tcPr>
          <w:p w14:paraId="69E4A8C3">
            <w:pPr>
              <w:pStyle w:val="125"/>
              <w:adjustRightInd w:val="0"/>
              <w:snapToGrid w:val="0"/>
              <w:rPr>
                <w:rFonts w:ascii="Times New Roman" w:hAnsi="Times New Roman"/>
                <w:sz w:val="18"/>
              </w:rPr>
            </w:pPr>
            <w:r>
              <w:rPr>
                <w:rFonts w:hint="eastAsia" w:ascii="Times New Roman" w:hAnsi="Times New Roman"/>
                <w:sz w:val="18"/>
              </w:rPr>
              <w:t>1</w:t>
            </w:r>
          </w:p>
        </w:tc>
      </w:tr>
      <w:tr w14:paraId="2C5D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28" w:type="dxa"/>
            <w:tcBorders>
              <w:left w:val="single" w:color="auto" w:sz="4" w:space="0"/>
              <w:bottom w:val="single" w:color="auto" w:sz="4" w:space="0"/>
              <w:right w:val="single" w:color="auto" w:sz="4" w:space="0"/>
            </w:tcBorders>
            <w:vAlign w:val="center"/>
          </w:tcPr>
          <w:p w14:paraId="21D83169">
            <w:pPr>
              <w:pStyle w:val="125"/>
              <w:adjustRightInd w:val="0"/>
              <w:snapToGrid w:val="0"/>
              <w:rPr>
                <w:rFonts w:ascii="Times New Roman" w:hAnsi="Times New Roman"/>
                <w:sz w:val="18"/>
              </w:rPr>
            </w:pPr>
            <w:r>
              <w:rPr>
                <w:rFonts w:hint="eastAsia" w:ascii="Times New Roman" w:hAnsi="Times New Roman"/>
                <w:sz w:val="18"/>
              </w:rPr>
              <w:t>保留</w:t>
            </w:r>
          </w:p>
        </w:tc>
        <w:tc>
          <w:tcPr>
            <w:tcW w:w="821" w:type="dxa"/>
            <w:vMerge w:val="continue"/>
            <w:tcBorders>
              <w:left w:val="single" w:color="auto" w:sz="4" w:space="0"/>
              <w:right w:val="single" w:color="auto" w:sz="4" w:space="0"/>
            </w:tcBorders>
            <w:vAlign w:val="center"/>
          </w:tcPr>
          <w:p w14:paraId="1313C9EF">
            <w:pPr>
              <w:pStyle w:val="125"/>
              <w:adjustRightInd w:val="0"/>
              <w:snapToGrid w:val="0"/>
              <w:rPr>
                <w:rFonts w:ascii="Times New Roman" w:hAnsi="Times New Roman"/>
                <w:sz w:val="18"/>
              </w:rPr>
            </w:pPr>
          </w:p>
        </w:tc>
        <w:tc>
          <w:tcPr>
            <w:tcW w:w="842" w:type="dxa"/>
            <w:tcBorders>
              <w:top w:val="single" w:color="auto" w:sz="4" w:space="0"/>
              <w:left w:val="single" w:color="auto" w:sz="4" w:space="0"/>
              <w:bottom w:val="single" w:color="auto" w:sz="4" w:space="0"/>
              <w:right w:val="single" w:color="auto" w:sz="4" w:space="0"/>
            </w:tcBorders>
            <w:vAlign w:val="center"/>
          </w:tcPr>
          <w:p w14:paraId="6B82EC8D">
            <w:pPr>
              <w:pStyle w:val="125"/>
              <w:adjustRightInd w:val="0"/>
              <w:snapToGrid w:val="0"/>
              <w:rPr>
                <w:rFonts w:ascii="Times New Roman" w:hAnsi="Times New Roman"/>
                <w:sz w:val="18"/>
              </w:rPr>
            </w:pPr>
            <w:r>
              <w:rPr>
                <w:rFonts w:hint="eastAsia" w:ascii="Times New Roman" w:hAnsi="Times New Roman"/>
                <w:sz w:val="18"/>
              </w:rPr>
              <w:t>1-3</w:t>
            </w:r>
          </w:p>
        </w:tc>
        <w:tc>
          <w:tcPr>
            <w:tcW w:w="1298" w:type="dxa"/>
            <w:tcBorders>
              <w:left w:val="single" w:color="auto" w:sz="4" w:space="0"/>
              <w:bottom w:val="single" w:color="auto" w:sz="4" w:space="0"/>
              <w:right w:val="single" w:color="auto" w:sz="4" w:space="0"/>
            </w:tcBorders>
            <w:vAlign w:val="center"/>
          </w:tcPr>
          <w:p w14:paraId="1BC33F33">
            <w:pPr>
              <w:pStyle w:val="125"/>
              <w:adjustRightInd w:val="0"/>
              <w:snapToGrid w:val="0"/>
              <w:rPr>
                <w:rFonts w:ascii="Times New Roman" w:hAnsi="Times New Roman"/>
                <w:sz w:val="18"/>
              </w:rPr>
            </w:pPr>
            <w:r>
              <w:rPr>
                <w:rFonts w:hint="eastAsia" w:ascii="Times New Roman" w:hAnsi="Times New Roman"/>
                <w:sz w:val="18"/>
              </w:rPr>
              <w:t>3</w:t>
            </w:r>
          </w:p>
        </w:tc>
      </w:tr>
    </w:tbl>
    <w:p w14:paraId="31E13C61">
      <w:pPr>
        <w:pStyle w:val="88"/>
        <w:numPr>
          <w:ilvl w:val="0"/>
          <w:numId w:val="25"/>
        </w:numPr>
      </w:pPr>
      <w:r>
        <w:t>源TEI</w:t>
      </w:r>
      <w:r>
        <w:rPr>
          <w:rFonts w:hint="eastAsia"/>
        </w:rPr>
        <w:t>、目的TEI、链路标识符、TEI过滤标志位、重传标志位、短网络标识高位</w:t>
      </w:r>
    </w:p>
    <w:p w14:paraId="40AD93C9">
      <w:pPr>
        <w:pStyle w:val="50"/>
      </w:pPr>
      <w:r>
        <w:t>相关含义同载波定义。</w:t>
      </w:r>
    </w:p>
    <w:p w14:paraId="6670F658">
      <w:pPr>
        <w:pStyle w:val="88"/>
      </w:pPr>
      <w:r>
        <w:rPr>
          <w:rFonts w:hint="eastAsia"/>
        </w:rPr>
        <w:t>帧长</w:t>
      </w:r>
    </w:p>
    <w:p w14:paraId="538B6281">
      <w:pPr>
        <w:pStyle w:val="50"/>
      </w:pPr>
      <w:r>
        <w:t>相关含义同载波定义</w:t>
      </w:r>
      <w:r>
        <w:rPr>
          <w:rFonts w:hint="eastAsia"/>
        </w:rPr>
        <w:t>，但单位为100微秒。</w:t>
      </w:r>
    </w:p>
    <w:p w14:paraId="3A3A5BF6">
      <w:pPr>
        <w:pStyle w:val="88"/>
      </w:pPr>
      <w:r>
        <w:rPr>
          <w:rFonts w:hint="eastAsia"/>
        </w:rPr>
        <w:t>MCS</w:t>
      </w:r>
    </w:p>
    <w:p w14:paraId="4771949C">
      <w:pPr>
        <w:pStyle w:val="50"/>
      </w:pPr>
      <w:r>
        <w:t>MCS表示载荷采用的调制、编码以及拷贝方式，MCS取值和所代表的含义如</w:t>
      </w:r>
      <w:r>
        <w:fldChar w:fldCharType="begin"/>
      </w:r>
      <w:r>
        <w:instrText xml:space="preserve"> REF _Ref1185 \h  \* MERGEFORMAT </w:instrText>
      </w:r>
      <w:r>
        <w:fldChar w:fldCharType="separate"/>
      </w:r>
      <w:r>
        <w:t>表 43</w:t>
      </w:r>
      <w:r>
        <w:fldChar w:fldCharType="end"/>
      </w:r>
      <w:r>
        <w:t>所示。</w:t>
      </w:r>
    </w:p>
    <w:p w14:paraId="154E8FFA">
      <w:pPr>
        <w:pStyle w:val="88"/>
      </w:pPr>
      <w:r>
        <w:rPr>
          <w:rFonts w:hint="eastAsia"/>
        </w:rPr>
        <w:t>载荷PB大小</w:t>
      </w:r>
    </w:p>
    <w:p w14:paraId="27B180B2">
      <w:pPr>
        <w:pStyle w:val="50"/>
      </w:pPr>
      <w:r>
        <w:rPr>
          <w:rFonts w:hint="eastAsia"/>
        </w:rPr>
        <w:t>载荷P</w:t>
      </w:r>
      <w:r>
        <w:t>B块大小表示载荷</w:t>
      </w:r>
      <w:r>
        <w:rPr>
          <w:rFonts w:hint="eastAsia"/>
        </w:rPr>
        <w:t>P</w:t>
      </w:r>
      <w:r>
        <w:t>B的长度。取值和所代表的含义如</w:t>
      </w:r>
      <w:r>
        <w:fldChar w:fldCharType="begin"/>
      </w:r>
      <w:r>
        <w:instrText xml:space="preserve"> REF _Ref10110 \h  \* MERGEFORMAT </w:instrText>
      </w:r>
      <w:r>
        <w:fldChar w:fldCharType="separate"/>
      </w:r>
      <w:r>
        <w:t>表 44</w:t>
      </w:r>
      <w:r>
        <w:fldChar w:fldCharType="end"/>
      </w:r>
      <w:r>
        <w:t>所示。</w:t>
      </w:r>
    </w:p>
    <w:p w14:paraId="683052D2">
      <w:pPr>
        <w:pStyle w:val="132"/>
        <w:ind w:left="420" w:hanging="420"/>
      </w:pPr>
      <w:r>
        <w:rPr>
          <w:rFonts w:hint="eastAsia"/>
        </w:rPr>
        <w:t>无线选择确认帧可变域</w:t>
      </w:r>
    </w:p>
    <w:p w14:paraId="6C324B07">
      <w:pPr>
        <w:pStyle w:val="50"/>
      </w:pPr>
      <w:r>
        <w:t>选择确认帧是接收设备用来向发送设备反馈SOF帧的接收情况。接收SOF帧的设备，如果判断需要回复选择确认帧时，则发送选择确认帧。选择确认帧的可变区域内容</w:t>
      </w:r>
      <w:r>
        <w:fldChar w:fldCharType="begin"/>
      </w:r>
      <w:r>
        <w:instrText xml:space="preserve"> REF _Ref32471 \h  \* MERGEFORMAT </w:instrText>
      </w:r>
      <w:r>
        <w:fldChar w:fldCharType="separate"/>
      </w:r>
      <w:r>
        <w:t>表 46</w:t>
      </w:r>
      <w:r>
        <w:fldChar w:fldCharType="end"/>
      </w:r>
      <w:r>
        <w:t>所示</w:t>
      </w:r>
      <w:r>
        <w:rPr>
          <w:rFonts w:hint="eastAsia"/>
        </w:rPr>
        <w:t>。</w:t>
      </w:r>
    </w:p>
    <w:p w14:paraId="72737B75">
      <w:pPr>
        <w:pStyle w:val="10"/>
      </w:pPr>
      <w:bookmarkStart w:id="573" w:name="_Ref32471"/>
      <w:r>
        <w:t xml:space="preserve">表 </w:t>
      </w:r>
      <w:r>
        <w:fldChar w:fldCharType="begin"/>
      </w:r>
      <w:r>
        <w:instrText xml:space="preserve"> SEQ 表 \* ARABIC </w:instrText>
      </w:r>
      <w:r>
        <w:fldChar w:fldCharType="separate"/>
      </w:r>
      <w:r>
        <w:t>46</w:t>
      </w:r>
      <w:r>
        <w:fldChar w:fldCharType="end"/>
      </w:r>
      <w:bookmarkEnd w:id="573"/>
      <w:r>
        <w:rPr>
          <w:rFonts w:hint="eastAsia"/>
        </w:rPr>
        <w:t xml:space="preserve"> 无线选择确认帧可变域</w:t>
      </w:r>
    </w:p>
    <w:tbl>
      <w:tblPr>
        <w:tblStyle w:val="31"/>
        <w:tblW w:w="0" w:type="auto"/>
        <w:tblInd w:w="6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17"/>
        <w:gridCol w:w="1544"/>
        <w:gridCol w:w="2551"/>
        <w:gridCol w:w="2126"/>
      </w:tblGrid>
      <w:tr w14:paraId="608A0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Align w:val="center"/>
          </w:tcPr>
          <w:p w14:paraId="062A3B45">
            <w:r>
              <w:t>字段</w:t>
            </w:r>
          </w:p>
        </w:tc>
        <w:tc>
          <w:tcPr>
            <w:tcW w:w="1544" w:type="dxa"/>
            <w:vAlign w:val="center"/>
          </w:tcPr>
          <w:p w14:paraId="6B97B20E">
            <w:r>
              <w:t>字节号</w:t>
            </w:r>
          </w:p>
        </w:tc>
        <w:tc>
          <w:tcPr>
            <w:tcW w:w="2551" w:type="dxa"/>
            <w:vAlign w:val="center"/>
          </w:tcPr>
          <w:p w14:paraId="6ABE8054">
            <w:r>
              <w:t>比特位</w:t>
            </w:r>
          </w:p>
        </w:tc>
        <w:tc>
          <w:tcPr>
            <w:tcW w:w="2126" w:type="dxa"/>
            <w:vAlign w:val="center"/>
          </w:tcPr>
          <w:p w14:paraId="6775D118">
            <w:r>
              <w:t>字段大小（比特）</w:t>
            </w:r>
          </w:p>
        </w:tc>
      </w:tr>
      <w:tr w14:paraId="3EC04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Align w:val="center"/>
          </w:tcPr>
          <w:p w14:paraId="297032FA">
            <w:pPr>
              <w:pStyle w:val="125"/>
              <w:rPr>
                <w:rFonts w:ascii="Times New Roman" w:hAnsi="Times New Roman"/>
                <w:sz w:val="18"/>
                <w:szCs w:val="18"/>
              </w:rPr>
            </w:pPr>
            <w:r>
              <w:rPr>
                <w:rFonts w:ascii="Times New Roman" w:hAnsi="Times New Roman"/>
                <w:sz w:val="18"/>
                <w:szCs w:val="18"/>
              </w:rPr>
              <w:t>接收结果</w:t>
            </w:r>
          </w:p>
        </w:tc>
        <w:tc>
          <w:tcPr>
            <w:tcW w:w="1544" w:type="dxa"/>
            <w:vMerge w:val="restart"/>
            <w:vAlign w:val="center"/>
          </w:tcPr>
          <w:p w14:paraId="11AA5A6F">
            <w:r>
              <w:t>1</w:t>
            </w:r>
          </w:p>
        </w:tc>
        <w:tc>
          <w:tcPr>
            <w:tcW w:w="2551" w:type="dxa"/>
            <w:vAlign w:val="center"/>
          </w:tcPr>
          <w:p w14:paraId="7BBC401D">
            <w:pPr>
              <w:pStyle w:val="125"/>
              <w:rPr>
                <w:rFonts w:ascii="Times New Roman" w:hAnsi="Times New Roman"/>
                <w:sz w:val="18"/>
                <w:szCs w:val="18"/>
              </w:rPr>
            </w:pPr>
            <w:r>
              <w:rPr>
                <w:rFonts w:ascii="Times New Roman" w:hAnsi="Times New Roman"/>
                <w:sz w:val="18"/>
                <w:szCs w:val="18"/>
              </w:rPr>
              <w:t>0-3</w:t>
            </w:r>
          </w:p>
        </w:tc>
        <w:tc>
          <w:tcPr>
            <w:tcW w:w="2126" w:type="dxa"/>
            <w:vAlign w:val="center"/>
          </w:tcPr>
          <w:p w14:paraId="017FC484">
            <w:r>
              <w:t>4</w:t>
            </w:r>
          </w:p>
        </w:tc>
      </w:tr>
      <w:tr w14:paraId="492B4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Align w:val="center"/>
          </w:tcPr>
          <w:p w14:paraId="55D9127C">
            <w:pPr>
              <w:pStyle w:val="125"/>
              <w:rPr>
                <w:rFonts w:ascii="Times New Roman" w:hAnsi="Times New Roman"/>
                <w:sz w:val="18"/>
                <w:szCs w:val="18"/>
              </w:rPr>
            </w:pPr>
            <w:r>
              <w:rPr>
                <w:rFonts w:hint="eastAsia" w:ascii="Times New Roman" w:hAnsi="Times New Roman"/>
                <w:sz w:val="18"/>
                <w:szCs w:val="18"/>
              </w:rPr>
              <w:t>短网络标识高位</w:t>
            </w:r>
          </w:p>
        </w:tc>
        <w:tc>
          <w:tcPr>
            <w:tcW w:w="1544" w:type="dxa"/>
            <w:vMerge w:val="continue"/>
            <w:vAlign w:val="center"/>
          </w:tcPr>
          <w:p w14:paraId="4D545F58"/>
        </w:tc>
        <w:tc>
          <w:tcPr>
            <w:tcW w:w="2551" w:type="dxa"/>
            <w:vAlign w:val="center"/>
          </w:tcPr>
          <w:p w14:paraId="72DDCCBA">
            <w:pPr>
              <w:pStyle w:val="125"/>
              <w:rPr>
                <w:rFonts w:ascii="Times New Roman" w:hAnsi="Times New Roman"/>
                <w:sz w:val="18"/>
                <w:szCs w:val="18"/>
              </w:rPr>
            </w:pPr>
            <w:r>
              <w:rPr>
                <w:rFonts w:hint="eastAsia" w:ascii="Times New Roman" w:hAnsi="Times New Roman"/>
                <w:sz w:val="18"/>
                <w:szCs w:val="18"/>
              </w:rPr>
              <w:t>4</w:t>
            </w:r>
          </w:p>
        </w:tc>
        <w:tc>
          <w:tcPr>
            <w:tcW w:w="2126" w:type="dxa"/>
            <w:vAlign w:val="center"/>
          </w:tcPr>
          <w:p w14:paraId="74C5DD81">
            <w:r>
              <w:rPr>
                <w:rFonts w:hint="eastAsia"/>
              </w:rPr>
              <w:t>1</w:t>
            </w:r>
          </w:p>
        </w:tc>
      </w:tr>
      <w:tr w14:paraId="61B90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Align w:val="center"/>
          </w:tcPr>
          <w:p w14:paraId="59492689">
            <w:pPr>
              <w:pStyle w:val="125"/>
              <w:rPr>
                <w:rFonts w:ascii="Times New Roman" w:hAnsi="Times New Roman"/>
                <w:sz w:val="18"/>
                <w:szCs w:val="18"/>
              </w:rPr>
            </w:pPr>
            <w:r>
              <w:rPr>
                <w:rFonts w:hint="eastAsia" w:ascii="Times New Roman" w:hAnsi="Times New Roman"/>
                <w:sz w:val="18"/>
                <w:szCs w:val="18"/>
              </w:rPr>
              <w:t>保留</w:t>
            </w:r>
          </w:p>
        </w:tc>
        <w:tc>
          <w:tcPr>
            <w:tcW w:w="1544" w:type="dxa"/>
            <w:vMerge w:val="continue"/>
            <w:vAlign w:val="center"/>
          </w:tcPr>
          <w:p w14:paraId="0F90B08D"/>
        </w:tc>
        <w:tc>
          <w:tcPr>
            <w:tcW w:w="2551" w:type="dxa"/>
            <w:vAlign w:val="center"/>
          </w:tcPr>
          <w:p w14:paraId="4109991F">
            <w:pPr>
              <w:pStyle w:val="125"/>
              <w:rPr>
                <w:rFonts w:ascii="Times New Roman" w:hAnsi="Times New Roman"/>
                <w:sz w:val="18"/>
                <w:szCs w:val="18"/>
              </w:rPr>
            </w:pPr>
            <w:r>
              <w:rPr>
                <w:rFonts w:hint="eastAsia" w:ascii="Times New Roman" w:hAnsi="Times New Roman"/>
                <w:sz w:val="18"/>
                <w:szCs w:val="18"/>
              </w:rPr>
              <w:t>5</w:t>
            </w:r>
            <w:r>
              <w:rPr>
                <w:rFonts w:ascii="Times New Roman" w:hAnsi="Times New Roman"/>
                <w:sz w:val="18"/>
                <w:szCs w:val="18"/>
              </w:rPr>
              <w:t>-7</w:t>
            </w:r>
          </w:p>
        </w:tc>
        <w:tc>
          <w:tcPr>
            <w:tcW w:w="2126" w:type="dxa"/>
            <w:vAlign w:val="center"/>
          </w:tcPr>
          <w:p w14:paraId="69354B92">
            <w:r>
              <w:rPr>
                <w:rFonts w:hint="eastAsia"/>
              </w:rPr>
              <w:t>3</w:t>
            </w:r>
          </w:p>
        </w:tc>
      </w:tr>
      <w:tr w14:paraId="4B160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Merge w:val="restart"/>
            <w:vAlign w:val="center"/>
          </w:tcPr>
          <w:p w14:paraId="63DD8728">
            <w:pPr>
              <w:pStyle w:val="125"/>
              <w:rPr>
                <w:rFonts w:ascii="Times New Roman" w:hAnsi="Times New Roman"/>
                <w:sz w:val="18"/>
                <w:szCs w:val="18"/>
              </w:rPr>
            </w:pPr>
            <w:r>
              <w:rPr>
                <w:rFonts w:ascii="Times New Roman" w:hAnsi="Times New Roman"/>
                <w:sz w:val="18"/>
                <w:szCs w:val="18"/>
              </w:rPr>
              <w:t>目的TEI</w:t>
            </w:r>
          </w:p>
        </w:tc>
        <w:tc>
          <w:tcPr>
            <w:tcW w:w="1544" w:type="dxa"/>
            <w:vAlign w:val="center"/>
          </w:tcPr>
          <w:p w14:paraId="2D1446CE">
            <w:r>
              <w:t>2</w:t>
            </w:r>
          </w:p>
        </w:tc>
        <w:tc>
          <w:tcPr>
            <w:tcW w:w="2551" w:type="dxa"/>
            <w:vAlign w:val="center"/>
          </w:tcPr>
          <w:p w14:paraId="1C5F09D3">
            <w:pPr>
              <w:pStyle w:val="125"/>
              <w:rPr>
                <w:rFonts w:ascii="Times New Roman" w:hAnsi="Times New Roman"/>
                <w:sz w:val="18"/>
                <w:szCs w:val="18"/>
              </w:rPr>
            </w:pPr>
            <w:r>
              <w:rPr>
                <w:rFonts w:ascii="Times New Roman" w:hAnsi="Times New Roman"/>
                <w:sz w:val="18"/>
                <w:szCs w:val="18"/>
              </w:rPr>
              <w:t>0-7</w:t>
            </w:r>
          </w:p>
        </w:tc>
        <w:tc>
          <w:tcPr>
            <w:tcW w:w="2126" w:type="dxa"/>
            <w:vMerge w:val="restart"/>
            <w:vAlign w:val="center"/>
          </w:tcPr>
          <w:p w14:paraId="514BFB58">
            <w:r>
              <w:t>12</w:t>
            </w:r>
          </w:p>
        </w:tc>
      </w:tr>
      <w:tr w14:paraId="59920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Merge w:val="continue"/>
            <w:vAlign w:val="center"/>
          </w:tcPr>
          <w:p w14:paraId="1030209D">
            <w:pPr>
              <w:pStyle w:val="125"/>
              <w:rPr>
                <w:rFonts w:ascii="Times New Roman" w:hAnsi="Times New Roman"/>
                <w:sz w:val="18"/>
                <w:szCs w:val="18"/>
              </w:rPr>
            </w:pPr>
          </w:p>
        </w:tc>
        <w:tc>
          <w:tcPr>
            <w:tcW w:w="1544" w:type="dxa"/>
            <w:vMerge w:val="restart"/>
            <w:vAlign w:val="center"/>
          </w:tcPr>
          <w:p w14:paraId="6D802A91">
            <w:r>
              <w:t>3</w:t>
            </w:r>
          </w:p>
        </w:tc>
        <w:tc>
          <w:tcPr>
            <w:tcW w:w="2551" w:type="dxa"/>
            <w:vAlign w:val="center"/>
          </w:tcPr>
          <w:p w14:paraId="53889DB6">
            <w:pPr>
              <w:pStyle w:val="125"/>
              <w:rPr>
                <w:rFonts w:ascii="Times New Roman" w:hAnsi="Times New Roman"/>
                <w:sz w:val="18"/>
                <w:szCs w:val="18"/>
              </w:rPr>
            </w:pPr>
            <w:r>
              <w:rPr>
                <w:rFonts w:ascii="Times New Roman" w:hAnsi="Times New Roman"/>
                <w:sz w:val="18"/>
                <w:szCs w:val="18"/>
              </w:rPr>
              <w:t>0-3</w:t>
            </w:r>
          </w:p>
        </w:tc>
        <w:tc>
          <w:tcPr>
            <w:tcW w:w="2126" w:type="dxa"/>
            <w:vMerge w:val="continue"/>
            <w:vAlign w:val="center"/>
          </w:tcPr>
          <w:p w14:paraId="0FBFDA68"/>
        </w:tc>
      </w:tr>
      <w:tr w14:paraId="3D3B0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Align w:val="center"/>
          </w:tcPr>
          <w:p w14:paraId="349EBAC0">
            <w:pPr>
              <w:pStyle w:val="125"/>
              <w:rPr>
                <w:rFonts w:ascii="Times New Roman" w:hAnsi="Times New Roman"/>
                <w:sz w:val="18"/>
                <w:szCs w:val="18"/>
              </w:rPr>
            </w:pPr>
            <w:r>
              <w:rPr>
                <w:rFonts w:hint="eastAsia" w:ascii="Times New Roman" w:hAnsi="Times New Roman"/>
                <w:sz w:val="18"/>
                <w:szCs w:val="18"/>
              </w:rPr>
              <w:t>保留</w:t>
            </w:r>
          </w:p>
        </w:tc>
        <w:tc>
          <w:tcPr>
            <w:tcW w:w="1544" w:type="dxa"/>
            <w:vMerge w:val="continue"/>
            <w:vAlign w:val="center"/>
          </w:tcPr>
          <w:p w14:paraId="72D4E12C"/>
        </w:tc>
        <w:tc>
          <w:tcPr>
            <w:tcW w:w="2551" w:type="dxa"/>
            <w:vAlign w:val="center"/>
          </w:tcPr>
          <w:p w14:paraId="4DB55E05">
            <w:pPr>
              <w:pStyle w:val="125"/>
              <w:rPr>
                <w:rFonts w:ascii="Times New Roman" w:hAnsi="Times New Roman"/>
                <w:sz w:val="18"/>
                <w:szCs w:val="18"/>
              </w:rPr>
            </w:pPr>
            <w:r>
              <w:rPr>
                <w:rFonts w:ascii="Times New Roman" w:hAnsi="Times New Roman"/>
                <w:sz w:val="18"/>
                <w:szCs w:val="18"/>
              </w:rPr>
              <w:t>4-7</w:t>
            </w:r>
          </w:p>
        </w:tc>
        <w:tc>
          <w:tcPr>
            <w:tcW w:w="2126" w:type="dxa"/>
            <w:vAlign w:val="center"/>
          </w:tcPr>
          <w:p w14:paraId="5768E486">
            <w:r>
              <w:t>4</w:t>
            </w:r>
          </w:p>
        </w:tc>
      </w:tr>
      <w:tr w14:paraId="79BEC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Align w:val="center"/>
          </w:tcPr>
          <w:p w14:paraId="679427B2">
            <w:pPr>
              <w:pStyle w:val="125"/>
              <w:rPr>
                <w:rFonts w:ascii="Times New Roman" w:hAnsi="Times New Roman"/>
                <w:sz w:val="18"/>
                <w:szCs w:val="18"/>
              </w:rPr>
            </w:pPr>
            <w:r>
              <w:rPr>
                <w:rFonts w:ascii="Times New Roman" w:hAnsi="Times New Roman"/>
                <w:sz w:val="18"/>
                <w:szCs w:val="18"/>
              </w:rPr>
              <w:t>保留</w:t>
            </w:r>
          </w:p>
        </w:tc>
        <w:tc>
          <w:tcPr>
            <w:tcW w:w="1544" w:type="dxa"/>
            <w:vAlign w:val="center"/>
          </w:tcPr>
          <w:p w14:paraId="72B47156">
            <w:r>
              <w:t>4-11</w:t>
            </w:r>
          </w:p>
        </w:tc>
        <w:tc>
          <w:tcPr>
            <w:tcW w:w="2551" w:type="dxa"/>
            <w:vAlign w:val="center"/>
          </w:tcPr>
          <w:p w14:paraId="2E28F572">
            <w:pPr>
              <w:pStyle w:val="125"/>
              <w:rPr>
                <w:rFonts w:ascii="Times New Roman" w:hAnsi="Times New Roman"/>
                <w:sz w:val="18"/>
                <w:szCs w:val="18"/>
              </w:rPr>
            </w:pPr>
            <w:r>
              <w:rPr>
                <w:rFonts w:ascii="Times New Roman" w:hAnsi="Times New Roman"/>
                <w:sz w:val="18"/>
                <w:szCs w:val="18"/>
              </w:rPr>
              <w:t>0-7</w:t>
            </w:r>
          </w:p>
        </w:tc>
        <w:tc>
          <w:tcPr>
            <w:tcW w:w="2126" w:type="dxa"/>
            <w:vAlign w:val="center"/>
          </w:tcPr>
          <w:p w14:paraId="4C0A1D6A">
            <w:r>
              <w:t>64</w:t>
            </w:r>
          </w:p>
        </w:tc>
      </w:tr>
      <w:tr w14:paraId="1ECD3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717" w:type="dxa"/>
            <w:vAlign w:val="center"/>
          </w:tcPr>
          <w:p w14:paraId="30DA5385">
            <w:pPr>
              <w:pStyle w:val="125"/>
              <w:rPr>
                <w:rFonts w:ascii="Times New Roman" w:hAnsi="Times New Roman"/>
                <w:sz w:val="18"/>
                <w:szCs w:val="18"/>
              </w:rPr>
            </w:pPr>
            <w:r>
              <w:rPr>
                <w:rFonts w:ascii="Times New Roman" w:hAnsi="Times New Roman"/>
                <w:sz w:val="18"/>
                <w:szCs w:val="18"/>
              </w:rPr>
              <w:t>扩展帧类型</w:t>
            </w:r>
          </w:p>
        </w:tc>
        <w:tc>
          <w:tcPr>
            <w:tcW w:w="1544" w:type="dxa"/>
            <w:vAlign w:val="center"/>
          </w:tcPr>
          <w:p w14:paraId="13A65612">
            <w:r>
              <w:t>12</w:t>
            </w:r>
          </w:p>
        </w:tc>
        <w:tc>
          <w:tcPr>
            <w:tcW w:w="2551" w:type="dxa"/>
            <w:vAlign w:val="center"/>
          </w:tcPr>
          <w:p w14:paraId="1138D38B">
            <w:pPr>
              <w:pStyle w:val="125"/>
              <w:rPr>
                <w:rFonts w:ascii="Times New Roman" w:hAnsi="Times New Roman"/>
                <w:sz w:val="18"/>
                <w:szCs w:val="18"/>
              </w:rPr>
            </w:pPr>
            <w:r>
              <w:rPr>
                <w:rFonts w:ascii="Times New Roman" w:hAnsi="Times New Roman"/>
                <w:sz w:val="18"/>
                <w:szCs w:val="18"/>
              </w:rPr>
              <w:t>0-3</w:t>
            </w:r>
          </w:p>
        </w:tc>
        <w:tc>
          <w:tcPr>
            <w:tcW w:w="2126" w:type="dxa"/>
            <w:vAlign w:val="center"/>
          </w:tcPr>
          <w:p w14:paraId="16857047">
            <w:r>
              <w:t>4</w:t>
            </w:r>
          </w:p>
        </w:tc>
      </w:tr>
    </w:tbl>
    <w:p w14:paraId="4D2FEAF7">
      <w:pPr>
        <w:pStyle w:val="88"/>
        <w:numPr>
          <w:ilvl w:val="0"/>
          <w:numId w:val="26"/>
        </w:numPr>
      </w:pPr>
      <w:r>
        <w:t>接收结果</w:t>
      </w:r>
      <w:r>
        <w:rPr>
          <w:rFonts w:hint="eastAsia"/>
        </w:rPr>
        <w:t>、目的TEI、扩展帧类型、短网络标识高位</w:t>
      </w:r>
    </w:p>
    <w:p w14:paraId="2A6AF62A">
      <w:pPr>
        <w:pStyle w:val="50"/>
      </w:pPr>
      <w:r>
        <w:t>相关含义同载波定义。</w:t>
      </w:r>
    </w:p>
    <w:p w14:paraId="57CB6BF2">
      <w:pPr>
        <w:pStyle w:val="57"/>
        <w:ind w:left="420" w:hanging="420"/>
      </w:pPr>
      <w:bookmarkStart w:id="574" w:name="_Toc402982930"/>
      <w:bookmarkStart w:id="575" w:name="_Toc408859801"/>
      <w:bookmarkStart w:id="576" w:name="_Toc399228884"/>
      <w:bookmarkStart w:id="577" w:name="_Toc403585333"/>
      <w:bookmarkStart w:id="578" w:name="_Toc399757312"/>
      <w:bookmarkStart w:id="579" w:name="_Toc10804"/>
      <w:bookmarkStart w:id="580" w:name="_Toc405476675"/>
      <w:bookmarkStart w:id="581" w:name="_Toc402983396"/>
      <w:bookmarkStart w:id="582" w:name="_Toc439785762"/>
      <w:bookmarkStart w:id="583" w:name="_Toc27444"/>
      <w:bookmarkStart w:id="584" w:name="_Toc400798940"/>
      <w:bookmarkStart w:id="585" w:name="_Toc403570178"/>
      <w:bookmarkStart w:id="586" w:name="_Toc402983862"/>
      <w:bookmarkStart w:id="587" w:name="_Toc12400"/>
      <w:bookmarkStart w:id="588" w:name="_Toc399259270"/>
      <w:r>
        <w:t>SOF帧MPDU帧载荷格式</w:t>
      </w:r>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r>
        <w:t xml:space="preserve"> </w:t>
      </w:r>
    </w:p>
    <w:p w14:paraId="09F3CD4F">
      <w:pPr>
        <w:pStyle w:val="67"/>
      </w:pPr>
      <w:bookmarkStart w:id="589" w:name="_Toc408859802"/>
      <w:bookmarkStart w:id="590" w:name="_Toc403570179"/>
      <w:bookmarkStart w:id="591" w:name="_Toc5039"/>
      <w:bookmarkStart w:id="592" w:name="_Toc10894"/>
      <w:bookmarkStart w:id="593" w:name="_Toc15537"/>
      <w:bookmarkStart w:id="594" w:name="_Toc399228885"/>
      <w:r>
        <w:t>物理块格式</w:t>
      </w:r>
      <w:bookmarkEnd w:id="589"/>
      <w:bookmarkEnd w:id="590"/>
      <w:bookmarkEnd w:id="591"/>
      <w:bookmarkEnd w:id="592"/>
      <w:bookmarkEnd w:id="593"/>
      <w:bookmarkEnd w:id="594"/>
    </w:p>
    <w:p w14:paraId="0C9F8C0A">
      <w:pPr>
        <w:pStyle w:val="50"/>
      </w:pPr>
      <w:r>
        <w:rPr>
          <w:rFonts w:hint="eastAsia"/>
        </w:rPr>
        <w:t>当标准版本号为B</w:t>
      </w:r>
      <w:r>
        <w:t>PLC</w:t>
      </w:r>
      <w:r>
        <w:rPr>
          <w:rFonts w:hint="eastAsia"/>
        </w:rPr>
        <w:t>版本时，载荷的物理块格式有两种，136字节大小的物理块和520字节大小的物理块。当标准版本号为</w:t>
      </w:r>
      <w:r>
        <w:t>ISAC-PLC</w:t>
      </w:r>
      <w:r>
        <w:rPr>
          <w:rFonts w:hint="eastAsia"/>
        </w:rPr>
        <w:t>版本时，载荷的物理块格式有五种，16字节、72字节、136字节、264字节和520字节的物理块。</w:t>
      </w:r>
    </w:p>
    <w:p w14:paraId="15208B07">
      <w:pPr>
        <w:pStyle w:val="50"/>
      </w:pPr>
      <w:r>
        <w:rPr>
          <w:rFonts w:hint="eastAsia"/>
        </w:rPr>
        <w:t>每个物理块适配到单个物理层前向纠错编码块。每个物理块包含一个物理块头、物理块体，保留字节和物理块检查序列。物理块头为4个字节，物理块检查序列为3个字节。当物理块是520 字节长度时，物理块体长度是 512字节；当物理块是264字节时，物理块体是256字节；当物理块是136字节时，物理块体是128字节；当物理块是72字节时，物理块体是</w:t>
      </w:r>
      <w:r>
        <w:t>64</w:t>
      </w:r>
      <w:r>
        <w:rPr>
          <w:rFonts w:hint="eastAsia"/>
        </w:rPr>
        <w:t>字节；当物理块是16字节时，物理块体是8字节。</w:t>
      </w:r>
      <w:r>
        <w:t>物理块的格式如</w:t>
      </w:r>
      <w:r>
        <w:fldChar w:fldCharType="begin"/>
      </w:r>
      <w:r>
        <w:instrText xml:space="preserve"> REF _Ref56763402 \h  \* MERGEFORMAT </w:instrText>
      </w:r>
      <w:r>
        <w:fldChar w:fldCharType="separate"/>
      </w:r>
      <w:r>
        <w:t>图 9</w:t>
      </w:r>
      <w:r>
        <w:fldChar w:fldCharType="end"/>
      </w:r>
      <w:r>
        <w:t>所示。</w:t>
      </w:r>
    </w:p>
    <w:p w14:paraId="6E976AD3">
      <w:pPr>
        <w:pStyle w:val="50"/>
      </w:pPr>
    </w:p>
    <w:p w14:paraId="22A68AB0">
      <w:pPr>
        <w:pStyle w:val="129"/>
      </w:pPr>
      <w:r>
        <w:object>
          <v:shape id="_x0000_i1033" o:spt="75" type="#_x0000_t75" style="height:74.25pt;width:310.5pt;" o:ole="t" filled="f" o:preferrelative="t" stroked="f" coordsize="21600,21600">
            <v:path/>
            <v:fill on="f" focussize="0,0"/>
            <v:stroke on="f" joinstyle="miter"/>
            <v:imagedata r:id="rId26" o:title=""/>
            <o:lock v:ext="edit" aspectratio="t"/>
            <w10:wrap type="none"/>
            <w10:anchorlock/>
          </v:shape>
          <o:OLEObject Type="Embed" ProgID="EdrawMax.EdrawDocument.1" ShapeID="_x0000_i1033" DrawAspect="Content" ObjectID="_1468075727" r:id="rId25">
            <o:LockedField>false</o:LockedField>
          </o:OLEObject>
        </w:object>
      </w:r>
    </w:p>
    <w:p w14:paraId="306E8B98">
      <w:pPr>
        <w:pStyle w:val="10"/>
      </w:pPr>
      <w:bookmarkStart w:id="595" w:name="_Ref56763402"/>
      <w:bookmarkStart w:id="596" w:name="_Toc399757497"/>
      <w:bookmarkStart w:id="597" w:name="_Toc402983549"/>
      <w:bookmarkStart w:id="598" w:name="_Toc399259463"/>
      <w:bookmarkStart w:id="599" w:name="_Toc402984015"/>
      <w:bookmarkStart w:id="600" w:name="_Toc400799099"/>
      <w:bookmarkStart w:id="601" w:name="_Ref398997370"/>
      <w:bookmarkStart w:id="602" w:name="_Toc403570527"/>
      <w:bookmarkStart w:id="603" w:name="_Toc402983083"/>
      <w:bookmarkStart w:id="604" w:name="_Toc399229252"/>
      <w:bookmarkStart w:id="605" w:name="_Toc408860113"/>
      <w:bookmarkStart w:id="606" w:name="_Toc403585486"/>
      <w:bookmarkStart w:id="607" w:name="_Toc405476839"/>
      <w:r>
        <w:t xml:space="preserve">图 </w:t>
      </w:r>
      <w:r>
        <w:fldChar w:fldCharType="begin"/>
      </w:r>
      <w:r>
        <w:instrText xml:space="preserve"> SEQ 图 \* ARABIC </w:instrText>
      </w:r>
      <w:r>
        <w:fldChar w:fldCharType="separate"/>
      </w:r>
      <w:r>
        <w:t>9</w:t>
      </w:r>
      <w:r>
        <w:fldChar w:fldCharType="end"/>
      </w:r>
      <w:bookmarkEnd w:id="595"/>
      <w:r>
        <w:t xml:space="preserve"> SOF帧物理块格式</w:t>
      </w:r>
      <w:bookmarkEnd w:id="596"/>
      <w:bookmarkEnd w:id="597"/>
      <w:bookmarkEnd w:id="598"/>
      <w:bookmarkEnd w:id="599"/>
      <w:bookmarkEnd w:id="600"/>
      <w:bookmarkEnd w:id="601"/>
      <w:bookmarkEnd w:id="602"/>
      <w:bookmarkEnd w:id="603"/>
      <w:bookmarkEnd w:id="604"/>
      <w:bookmarkEnd w:id="605"/>
      <w:bookmarkEnd w:id="606"/>
      <w:bookmarkEnd w:id="607"/>
    </w:p>
    <w:p w14:paraId="3809C3BC">
      <w:pPr>
        <w:pStyle w:val="50"/>
      </w:pPr>
      <w:r>
        <w:rPr>
          <w:rFonts w:hint="eastAsia"/>
        </w:rPr>
        <w:t>物理块体中的信息可以由多个M</w:t>
      </w:r>
      <w:r>
        <w:t>AC帧聚合得到</w:t>
      </w:r>
      <w:r>
        <w:rPr>
          <w:rFonts w:hint="eastAsia"/>
        </w:rPr>
        <w:t>，</w:t>
      </w:r>
      <w:r>
        <w:t>若物理块体使用聚合帧方式</w:t>
      </w:r>
      <w:r>
        <w:rPr>
          <w:rFonts w:hint="eastAsia"/>
        </w:rPr>
        <w:t>，单</w:t>
      </w:r>
      <w:r>
        <w:t>物理块</w:t>
      </w:r>
      <w:r>
        <w:rPr>
          <w:rFonts w:hint="eastAsia"/>
        </w:rPr>
        <w:t>聚合</w:t>
      </w:r>
      <w:r>
        <w:t>格式如</w:t>
      </w:r>
      <w:r>
        <w:fldChar w:fldCharType="begin"/>
      </w:r>
      <w:r>
        <w:instrText xml:space="preserve"> REF _Ref219054047 \h  \* MERGEFORMAT </w:instrText>
      </w:r>
      <w:r>
        <w:fldChar w:fldCharType="separate"/>
      </w:r>
      <w:r>
        <w:t>图 10</w:t>
      </w:r>
      <w:r>
        <w:fldChar w:fldCharType="end"/>
      </w:r>
      <w:r>
        <w:rPr>
          <w:rFonts w:hint="eastAsia"/>
        </w:rPr>
        <w:t>所</w:t>
      </w:r>
      <w:r>
        <w:t>示</w:t>
      </w:r>
      <w:r>
        <w:rPr>
          <w:rFonts w:hint="eastAsia"/>
        </w:rPr>
        <w:t>。</w:t>
      </w:r>
    </w:p>
    <w:p w14:paraId="26223372">
      <w:pPr>
        <w:pStyle w:val="129"/>
      </w:pPr>
      <w:r>
        <w:rPr>
          <w:rFonts w:ascii="Calibri" w:hAnsi="Calibri"/>
        </w:rPr>
        <w:object>
          <v:shape id="_x0000_i1034" o:spt="75" type="#_x0000_t75" style="height:82.5pt;width:390.75pt;" o:ole="t" filled="f" o:preferrelative="t" stroked="f" coordsize="21600,21600">
            <v:path/>
            <v:fill on="f" focussize="0,0"/>
            <v:stroke on="f" joinstyle="miter"/>
            <v:imagedata r:id="rId28" o:title=""/>
            <o:lock v:ext="edit" aspectratio="t"/>
            <w10:wrap type="none"/>
            <w10:anchorlock/>
          </v:shape>
          <o:OLEObject Type="Embed" ProgID="EdrawMax.EdrawDocument.1" ShapeID="_x0000_i1034" DrawAspect="Content" ObjectID="_1468075728" r:id="rId27">
            <o:LockedField>false</o:LockedField>
          </o:OLEObject>
        </w:object>
      </w:r>
    </w:p>
    <w:p w14:paraId="40F8220A">
      <w:pPr>
        <w:pStyle w:val="10"/>
      </w:pPr>
      <w:bookmarkStart w:id="608" w:name="_Ref219054047"/>
      <w:r>
        <w:t xml:space="preserve">图 </w:t>
      </w:r>
      <w:r>
        <w:fldChar w:fldCharType="begin"/>
      </w:r>
      <w:r>
        <w:instrText xml:space="preserve"> SEQ 图 \* ARABIC </w:instrText>
      </w:r>
      <w:r>
        <w:fldChar w:fldCharType="separate"/>
      </w:r>
      <w:r>
        <w:t>10</w:t>
      </w:r>
      <w:r>
        <w:fldChar w:fldCharType="end"/>
      </w:r>
      <w:bookmarkEnd w:id="608"/>
      <w:r>
        <w:rPr>
          <w:rFonts w:hint="eastAsia"/>
        </w:rPr>
        <w:t xml:space="preserve"> 单物理块</w:t>
      </w:r>
      <w:r>
        <w:t>聚合示意图</w:t>
      </w:r>
    </w:p>
    <w:p w14:paraId="108DF0FE">
      <w:pPr>
        <w:pStyle w:val="50"/>
      </w:pPr>
      <w:r>
        <w:rPr>
          <w:rFonts w:hint="eastAsia"/>
        </w:rPr>
        <w:t>多</w:t>
      </w:r>
      <w:r>
        <w:t>物理块</w:t>
      </w:r>
      <w:r>
        <w:rPr>
          <w:rFonts w:hint="eastAsia"/>
        </w:rPr>
        <w:t>聚合</w:t>
      </w:r>
      <w:r>
        <w:t>格式如</w:t>
      </w:r>
      <w:r>
        <w:fldChar w:fldCharType="begin"/>
      </w:r>
      <w:r>
        <w:instrText xml:space="preserve"> REF _Ref219054070 \h  \* MERGEFORMAT </w:instrText>
      </w:r>
      <w:r>
        <w:fldChar w:fldCharType="separate"/>
      </w:r>
      <w:r>
        <w:t>图 11</w:t>
      </w:r>
      <w:r>
        <w:fldChar w:fldCharType="end"/>
      </w:r>
      <w:r>
        <w:rPr>
          <w:rFonts w:hint="eastAsia"/>
        </w:rPr>
        <w:t>所</w:t>
      </w:r>
      <w:r>
        <w:t>示</w:t>
      </w:r>
      <w:r>
        <w:rPr>
          <w:rFonts w:hint="eastAsia"/>
        </w:rPr>
        <w:t>。</w:t>
      </w:r>
    </w:p>
    <w:p w14:paraId="1D91657F">
      <w:pPr>
        <w:pStyle w:val="50"/>
      </w:pPr>
    </w:p>
    <w:p w14:paraId="1008EBC6">
      <w:pPr>
        <w:pStyle w:val="50"/>
      </w:pPr>
    </w:p>
    <w:p w14:paraId="17EB62D8">
      <w:pPr>
        <w:pStyle w:val="50"/>
      </w:pPr>
    </w:p>
    <w:p w14:paraId="516B1575">
      <w:pPr>
        <w:pStyle w:val="50"/>
      </w:pPr>
    </w:p>
    <w:p w14:paraId="2B631E09">
      <w:pPr>
        <w:pStyle w:val="129"/>
      </w:pPr>
      <w:r>
        <w:rPr>
          <w:rFonts w:ascii="Calibri" w:hAnsi="Calibri"/>
        </w:rPr>
        <w:object>
          <v:shape id="_x0000_i1035" o:spt="75" type="#_x0000_t75" style="height:54pt;width:441pt;" o:ole="t" filled="f" o:preferrelative="t" stroked="f" coordsize="21600,21600">
            <v:path/>
            <v:fill on="f" focussize="0,0"/>
            <v:stroke on="f" joinstyle="miter"/>
            <v:imagedata r:id="rId30" o:title=""/>
            <o:lock v:ext="edit" aspectratio="t"/>
            <w10:wrap type="none"/>
            <w10:anchorlock/>
          </v:shape>
          <o:OLEObject Type="Embed" ProgID="EdrawMax.EdrawDocument.1" ShapeID="_x0000_i1035" DrawAspect="Content" ObjectID="_1468075729" r:id="rId29">
            <o:LockedField>false</o:LockedField>
          </o:OLEObject>
        </w:object>
      </w:r>
    </w:p>
    <w:p w14:paraId="7C8E3819">
      <w:pPr>
        <w:pStyle w:val="10"/>
      </w:pPr>
      <w:bookmarkStart w:id="609" w:name="_Ref219054070"/>
      <w:r>
        <w:t xml:space="preserve">图 </w:t>
      </w:r>
      <w:r>
        <w:fldChar w:fldCharType="begin"/>
      </w:r>
      <w:r>
        <w:instrText xml:space="preserve"> SEQ 图 \* ARABIC </w:instrText>
      </w:r>
      <w:r>
        <w:fldChar w:fldCharType="separate"/>
      </w:r>
      <w:r>
        <w:t>11</w:t>
      </w:r>
      <w:r>
        <w:fldChar w:fldCharType="end"/>
      </w:r>
      <w:bookmarkEnd w:id="609"/>
      <w:r>
        <w:rPr>
          <w:rFonts w:hint="eastAsia"/>
        </w:rPr>
        <w:t xml:space="preserve"> 多物理块</w:t>
      </w:r>
      <w:r>
        <w:t>聚合示意图</w:t>
      </w:r>
    </w:p>
    <w:p w14:paraId="2C4D0410">
      <w:pPr>
        <w:pStyle w:val="50"/>
      </w:pPr>
      <w:r>
        <w:rPr>
          <w:rFonts w:hint="eastAsia"/>
        </w:rPr>
        <w:t>无线</w:t>
      </w:r>
      <w:r>
        <w:t>载荷的物理块格式有6种，物理块的大小可选为</w:t>
      </w:r>
      <w:r>
        <w:rPr>
          <w:rFonts w:hint="eastAsia"/>
        </w:rPr>
        <w:t>1</w:t>
      </w:r>
      <w:r>
        <w:t>6/40/</w:t>
      </w:r>
      <w:r>
        <w:rPr>
          <w:rFonts w:hint="eastAsia"/>
        </w:rPr>
        <w:t>72/136/264/520字节</w:t>
      </w:r>
      <w:r>
        <w:t>。</w:t>
      </w:r>
    </w:p>
    <w:p w14:paraId="1D83D3B0">
      <w:pPr>
        <w:pStyle w:val="50"/>
      </w:pPr>
      <w:r>
        <w:t>每个物理块适配到单个物理层前向纠错编码块。每个物理块包含一个物理块头、物理块体，保留字节和物理块检查序列。物理块头为4个字节，物理块检查序列为3个字节。当物理块是520字节长度时，物理块体长度是512字节；当物理块是</w:t>
      </w:r>
      <w:r>
        <w:rPr>
          <w:rFonts w:hint="eastAsia"/>
        </w:rPr>
        <w:t>264</w:t>
      </w:r>
      <w:r>
        <w:t>字节长度时，物理块体长度是</w:t>
      </w:r>
      <w:r>
        <w:rPr>
          <w:rFonts w:hint="eastAsia"/>
        </w:rPr>
        <w:t>256</w:t>
      </w:r>
      <w:r>
        <w:t>字节；当物理块是136字节时，物理块体是128字节</w:t>
      </w:r>
      <w:r>
        <w:rPr>
          <w:rFonts w:hint="eastAsia"/>
        </w:rPr>
        <w:t>；</w:t>
      </w:r>
      <w:r>
        <w:t>当物理块是</w:t>
      </w:r>
      <w:r>
        <w:rPr>
          <w:rFonts w:hint="eastAsia"/>
        </w:rPr>
        <w:t>72</w:t>
      </w:r>
      <w:r>
        <w:t>字节长度时，物理块体长度是</w:t>
      </w:r>
      <w:r>
        <w:rPr>
          <w:rFonts w:hint="eastAsia"/>
        </w:rPr>
        <w:t>64</w:t>
      </w:r>
      <w:r>
        <w:t>字节；当物理块是</w:t>
      </w:r>
      <w:r>
        <w:rPr>
          <w:rFonts w:hint="eastAsia"/>
        </w:rPr>
        <w:t>40</w:t>
      </w:r>
      <w:r>
        <w:t>字节长度时，物理块体长度是</w:t>
      </w:r>
      <w:r>
        <w:rPr>
          <w:rFonts w:hint="eastAsia"/>
        </w:rPr>
        <w:t>32</w:t>
      </w:r>
      <w:r>
        <w:t>字节；当物理块是</w:t>
      </w:r>
      <w:r>
        <w:rPr>
          <w:rFonts w:hint="eastAsia"/>
        </w:rPr>
        <w:t>16</w:t>
      </w:r>
      <w:r>
        <w:t>字节长度时，物理块体长度是</w:t>
      </w:r>
      <w:r>
        <w:rPr>
          <w:rFonts w:hint="eastAsia"/>
        </w:rPr>
        <w:t>8</w:t>
      </w:r>
      <w:r>
        <w:t>字节。</w:t>
      </w:r>
    </w:p>
    <w:p w14:paraId="0EBF2346">
      <w:pPr>
        <w:pStyle w:val="50"/>
      </w:pPr>
      <w:r>
        <w:rPr>
          <w:rFonts w:hint="eastAsia"/>
        </w:rPr>
        <w:t>无线物理块的格式如</w:t>
      </w:r>
      <w:r>
        <w:rPr>
          <w:rFonts w:hint="eastAsia"/>
        </w:rPr>
        <w:fldChar w:fldCharType="begin"/>
      </w:r>
      <w:r>
        <w:rPr>
          <w:rFonts w:hint="eastAsia"/>
        </w:rPr>
        <w:instrText xml:space="preserve"> REF _Ref15425 \h </w:instrText>
      </w:r>
      <w:r>
        <w:instrText xml:space="preserve"> \* MERGEFORMAT </w:instrText>
      </w:r>
      <w:r>
        <w:rPr>
          <w:rFonts w:hint="eastAsia"/>
        </w:rPr>
        <w:fldChar w:fldCharType="separate"/>
      </w:r>
    </w:p>
    <w:p w14:paraId="66898F12">
      <w:pPr>
        <w:pStyle w:val="50"/>
      </w:pPr>
      <w:r>
        <w:t>图 12</w:t>
      </w:r>
      <w:r>
        <w:rPr>
          <w:rFonts w:hint="eastAsia"/>
        </w:rPr>
        <w:fldChar w:fldCharType="end"/>
      </w:r>
      <w:r>
        <w:rPr>
          <w:rFonts w:hint="eastAsia"/>
        </w:rPr>
        <w:t>所示。</w:t>
      </w:r>
    </w:p>
    <w:p w14:paraId="263E0212">
      <w:pPr>
        <w:pStyle w:val="129"/>
      </w:pPr>
      <w:r>
        <w:object>
          <v:shape id="_x0000_i1036" o:spt="75" type="#_x0000_t75" style="height:380.25pt;width:261pt;" o:ole="t" filled="f" o:preferrelative="t" stroked="f" coordsize="21600,21600">
            <v:path/>
            <v:fill on="f" focussize="0,0"/>
            <v:stroke on="f" joinstyle="miter"/>
            <v:imagedata r:id="rId32" o:title=""/>
            <o:lock v:ext="edit" aspectratio="t"/>
            <w10:wrap type="none"/>
            <w10:anchorlock/>
          </v:shape>
          <o:OLEObject Type="Embed" ProgID="Visio.Drawing.15" ShapeID="_x0000_i1036" DrawAspect="Content" ObjectID="_1468075730" r:id="rId31">
            <o:LockedField>false</o:LockedField>
          </o:OLEObject>
        </w:object>
      </w:r>
      <w:bookmarkStart w:id="610" w:name="_Ref15425"/>
    </w:p>
    <w:p w14:paraId="06D5BE34">
      <w:pPr>
        <w:pStyle w:val="10"/>
      </w:pPr>
      <w:r>
        <w:t xml:space="preserve">图 </w:t>
      </w:r>
      <w:r>
        <w:fldChar w:fldCharType="begin"/>
      </w:r>
      <w:r>
        <w:instrText xml:space="preserve"> SEQ 图 \* ARABIC </w:instrText>
      </w:r>
      <w:r>
        <w:fldChar w:fldCharType="separate"/>
      </w:r>
      <w:r>
        <w:t>12</w:t>
      </w:r>
      <w:r>
        <w:fldChar w:fldCharType="end"/>
      </w:r>
      <w:bookmarkEnd w:id="610"/>
      <w:r>
        <w:rPr>
          <w:rFonts w:hint="eastAsia"/>
        </w:rPr>
        <w:t xml:space="preserve"> 无线</w:t>
      </w:r>
      <w:r>
        <w:t>SOF帧物理块格式</w:t>
      </w:r>
    </w:p>
    <w:p w14:paraId="35561DA6">
      <w:pPr>
        <w:pStyle w:val="132"/>
        <w:ind w:left="420" w:hanging="420"/>
      </w:pPr>
      <w:bookmarkStart w:id="611" w:name="_Toc403570180"/>
      <w:bookmarkStart w:id="612" w:name="_Toc399228886"/>
      <w:r>
        <w:t>物理块头</w:t>
      </w:r>
      <w:bookmarkEnd w:id="611"/>
      <w:bookmarkEnd w:id="612"/>
    </w:p>
    <w:p w14:paraId="4B12CD54">
      <w:pPr>
        <w:pStyle w:val="50"/>
      </w:pPr>
      <w:r>
        <w:t>物理块头包含物理块体的属性信息。物理块头的格式如</w:t>
      </w:r>
      <w:r>
        <w:fldChar w:fldCharType="begin"/>
      </w:r>
      <w:r>
        <w:instrText xml:space="preserve"> REF _Ref56763433 \h  \* MERGEFORMAT </w:instrText>
      </w:r>
      <w:r>
        <w:fldChar w:fldCharType="separate"/>
      </w:r>
      <w:r>
        <w:t>表 47</w:t>
      </w:r>
      <w:r>
        <w:fldChar w:fldCharType="end"/>
      </w:r>
      <w:r>
        <w:t>所示。</w:t>
      </w:r>
    </w:p>
    <w:p w14:paraId="329DDA57">
      <w:pPr>
        <w:pStyle w:val="10"/>
      </w:pPr>
      <w:bookmarkStart w:id="613" w:name="_Ref56763433"/>
      <w:bookmarkStart w:id="614" w:name="_Toc405022502"/>
      <w:bookmarkStart w:id="615" w:name="_Toc402540088"/>
      <w:bookmarkStart w:id="616" w:name="_Toc402983173"/>
      <w:bookmarkStart w:id="617" w:name="_Toc402984105"/>
      <w:bookmarkStart w:id="618" w:name="_Toc402983639"/>
      <w:bookmarkStart w:id="619" w:name="_Toc403570615"/>
      <w:bookmarkStart w:id="620" w:name="_Toc405476924"/>
      <w:bookmarkStart w:id="621" w:name="_Toc399229379"/>
      <w:bookmarkStart w:id="622" w:name="_Toc408860199"/>
      <w:bookmarkStart w:id="623" w:name="_Ref398997386"/>
      <w:bookmarkStart w:id="624" w:name="_Toc399259575"/>
      <w:bookmarkStart w:id="625" w:name="_Toc399757605"/>
      <w:r>
        <w:t xml:space="preserve">表 </w:t>
      </w:r>
      <w:r>
        <w:fldChar w:fldCharType="begin"/>
      </w:r>
      <w:r>
        <w:instrText xml:space="preserve"> SEQ 表 \* ARABIC </w:instrText>
      </w:r>
      <w:r>
        <w:fldChar w:fldCharType="separate"/>
      </w:r>
      <w:r>
        <w:t>47</w:t>
      </w:r>
      <w:r>
        <w:fldChar w:fldCharType="end"/>
      </w:r>
      <w:bookmarkEnd w:id="613"/>
      <w:r>
        <w:t xml:space="preserve"> 物理块头的格式</w:t>
      </w:r>
      <w:bookmarkEnd w:id="614"/>
      <w:bookmarkEnd w:id="615"/>
      <w:bookmarkEnd w:id="616"/>
      <w:bookmarkEnd w:id="617"/>
      <w:bookmarkEnd w:id="618"/>
      <w:bookmarkEnd w:id="619"/>
      <w:bookmarkEnd w:id="620"/>
      <w:bookmarkEnd w:id="621"/>
      <w:bookmarkEnd w:id="622"/>
      <w:bookmarkEnd w:id="623"/>
      <w:bookmarkEnd w:id="624"/>
      <w:bookmarkEnd w:id="625"/>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1297"/>
        <w:gridCol w:w="1152"/>
        <w:gridCol w:w="2039"/>
      </w:tblGrid>
      <w:tr w14:paraId="5ADC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Align w:val="center"/>
          </w:tcPr>
          <w:p w14:paraId="40ACDD70">
            <w:pPr>
              <w:pStyle w:val="125"/>
              <w:adjustRightInd w:val="0"/>
              <w:snapToGrid w:val="0"/>
              <w:rPr>
                <w:rFonts w:ascii="Times New Roman" w:hAnsi="Times New Roman"/>
                <w:sz w:val="18"/>
              </w:rPr>
            </w:pPr>
            <w:r>
              <w:rPr>
                <w:rFonts w:ascii="Times New Roman" w:hAnsi="Times New Roman"/>
                <w:sz w:val="18"/>
              </w:rPr>
              <w:t>字段</w:t>
            </w:r>
          </w:p>
        </w:tc>
        <w:tc>
          <w:tcPr>
            <w:tcW w:w="1297" w:type="dxa"/>
            <w:vAlign w:val="center"/>
          </w:tcPr>
          <w:p w14:paraId="2266C92E">
            <w:pPr>
              <w:pStyle w:val="125"/>
              <w:adjustRightInd w:val="0"/>
              <w:snapToGrid w:val="0"/>
              <w:rPr>
                <w:rFonts w:ascii="Times New Roman" w:hAnsi="Times New Roman"/>
                <w:sz w:val="18"/>
              </w:rPr>
            </w:pPr>
            <w:r>
              <w:rPr>
                <w:rFonts w:ascii="Times New Roman" w:hAnsi="Times New Roman"/>
                <w:sz w:val="18"/>
              </w:rPr>
              <w:t>字节号</w:t>
            </w:r>
          </w:p>
        </w:tc>
        <w:tc>
          <w:tcPr>
            <w:tcW w:w="1152" w:type="dxa"/>
            <w:vAlign w:val="center"/>
          </w:tcPr>
          <w:p w14:paraId="6B348F7A">
            <w:pPr>
              <w:pStyle w:val="125"/>
              <w:adjustRightInd w:val="0"/>
              <w:snapToGrid w:val="0"/>
              <w:rPr>
                <w:rFonts w:ascii="Times New Roman" w:hAnsi="Times New Roman"/>
                <w:sz w:val="18"/>
              </w:rPr>
            </w:pPr>
            <w:r>
              <w:rPr>
                <w:rFonts w:ascii="Times New Roman" w:hAnsi="Times New Roman"/>
                <w:sz w:val="18"/>
              </w:rPr>
              <w:t>比特位</w:t>
            </w:r>
          </w:p>
        </w:tc>
        <w:tc>
          <w:tcPr>
            <w:tcW w:w="2039" w:type="dxa"/>
            <w:vAlign w:val="center"/>
          </w:tcPr>
          <w:p w14:paraId="776D63CA">
            <w:pPr>
              <w:pStyle w:val="125"/>
              <w:adjustRightInd w:val="0"/>
              <w:snapToGrid w:val="0"/>
              <w:rPr>
                <w:rFonts w:ascii="Times New Roman" w:hAnsi="Times New Roman"/>
                <w:sz w:val="18"/>
              </w:rPr>
            </w:pPr>
            <w:r>
              <w:rPr>
                <w:rFonts w:ascii="Times New Roman" w:hAnsi="Times New Roman"/>
                <w:sz w:val="18"/>
              </w:rPr>
              <w:t>字段大小(比特数)</w:t>
            </w:r>
          </w:p>
        </w:tc>
      </w:tr>
      <w:tr w14:paraId="34C3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restart"/>
            <w:vAlign w:val="center"/>
          </w:tcPr>
          <w:p w14:paraId="26224516">
            <w:pPr>
              <w:pStyle w:val="125"/>
              <w:adjustRightInd w:val="0"/>
              <w:snapToGrid w:val="0"/>
              <w:rPr>
                <w:rFonts w:ascii="Times New Roman" w:hAnsi="Times New Roman"/>
                <w:sz w:val="18"/>
              </w:rPr>
            </w:pPr>
            <w:r>
              <w:rPr>
                <w:rFonts w:ascii="Times New Roman" w:hAnsi="Times New Roman"/>
                <w:sz w:val="18"/>
              </w:rPr>
              <w:t>序列号</w:t>
            </w:r>
          </w:p>
        </w:tc>
        <w:tc>
          <w:tcPr>
            <w:tcW w:w="1297" w:type="dxa"/>
            <w:vAlign w:val="center"/>
          </w:tcPr>
          <w:p w14:paraId="60E1D2A2">
            <w:pPr>
              <w:pStyle w:val="125"/>
              <w:adjustRightInd w:val="0"/>
              <w:snapToGrid w:val="0"/>
              <w:rPr>
                <w:rFonts w:ascii="Times New Roman" w:hAnsi="Times New Roman"/>
                <w:sz w:val="18"/>
              </w:rPr>
            </w:pPr>
            <w:r>
              <w:rPr>
                <w:rFonts w:ascii="Times New Roman" w:hAnsi="Times New Roman"/>
                <w:sz w:val="18"/>
              </w:rPr>
              <w:t>0</w:t>
            </w:r>
          </w:p>
        </w:tc>
        <w:tc>
          <w:tcPr>
            <w:tcW w:w="1152" w:type="dxa"/>
            <w:vAlign w:val="center"/>
          </w:tcPr>
          <w:p w14:paraId="655A3698">
            <w:pPr>
              <w:pStyle w:val="125"/>
              <w:adjustRightInd w:val="0"/>
              <w:snapToGrid w:val="0"/>
              <w:rPr>
                <w:rFonts w:ascii="Times New Roman" w:hAnsi="Times New Roman"/>
                <w:sz w:val="18"/>
              </w:rPr>
            </w:pPr>
            <w:r>
              <w:rPr>
                <w:rFonts w:ascii="Times New Roman" w:hAnsi="Times New Roman"/>
                <w:sz w:val="18"/>
              </w:rPr>
              <w:t>0-7</w:t>
            </w:r>
          </w:p>
        </w:tc>
        <w:tc>
          <w:tcPr>
            <w:tcW w:w="2039" w:type="dxa"/>
            <w:vMerge w:val="restart"/>
            <w:vAlign w:val="center"/>
          </w:tcPr>
          <w:p w14:paraId="3381522A">
            <w:pPr>
              <w:pStyle w:val="125"/>
              <w:adjustRightInd w:val="0"/>
              <w:snapToGrid w:val="0"/>
              <w:rPr>
                <w:rFonts w:ascii="Times New Roman" w:hAnsi="Times New Roman"/>
                <w:sz w:val="18"/>
              </w:rPr>
            </w:pPr>
            <w:r>
              <w:rPr>
                <w:rFonts w:ascii="Times New Roman" w:hAnsi="Times New Roman"/>
                <w:sz w:val="18"/>
              </w:rPr>
              <w:t>16</w:t>
            </w:r>
          </w:p>
        </w:tc>
      </w:tr>
      <w:tr w14:paraId="091B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continue"/>
            <w:vAlign w:val="center"/>
          </w:tcPr>
          <w:p w14:paraId="64029E92">
            <w:pPr>
              <w:pStyle w:val="125"/>
              <w:adjustRightInd w:val="0"/>
              <w:snapToGrid w:val="0"/>
              <w:rPr>
                <w:rFonts w:ascii="Times New Roman" w:hAnsi="Times New Roman"/>
                <w:sz w:val="18"/>
              </w:rPr>
            </w:pPr>
          </w:p>
        </w:tc>
        <w:tc>
          <w:tcPr>
            <w:tcW w:w="1297" w:type="dxa"/>
            <w:vAlign w:val="center"/>
          </w:tcPr>
          <w:p w14:paraId="201EE39B">
            <w:pPr>
              <w:pStyle w:val="125"/>
              <w:adjustRightInd w:val="0"/>
              <w:snapToGrid w:val="0"/>
              <w:rPr>
                <w:rFonts w:ascii="Times New Roman" w:hAnsi="Times New Roman"/>
                <w:sz w:val="18"/>
              </w:rPr>
            </w:pPr>
            <w:r>
              <w:rPr>
                <w:rFonts w:ascii="Times New Roman" w:hAnsi="Times New Roman"/>
                <w:sz w:val="18"/>
              </w:rPr>
              <w:t>1</w:t>
            </w:r>
          </w:p>
        </w:tc>
        <w:tc>
          <w:tcPr>
            <w:tcW w:w="1152" w:type="dxa"/>
            <w:vAlign w:val="center"/>
          </w:tcPr>
          <w:p w14:paraId="37D23844">
            <w:pPr>
              <w:pStyle w:val="125"/>
              <w:adjustRightInd w:val="0"/>
              <w:snapToGrid w:val="0"/>
              <w:rPr>
                <w:rFonts w:ascii="Times New Roman" w:hAnsi="Times New Roman"/>
                <w:sz w:val="18"/>
              </w:rPr>
            </w:pPr>
            <w:r>
              <w:rPr>
                <w:rFonts w:ascii="Times New Roman" w:hAnsi="Times New Roman"/>
                <w:sz w:val="18"/>
              </w:rPr>
              <w:t>0-7</w:t>
            </w:r>
          </w:p>
        </w:tc>
        <w:tc>
          <w:tcPr>
            <w:tcW w:w="2039" w:type="dxa"/>
            <w:vMerge w:val="continue"/>
            <w:vAlign w:val="center"/>
          </w:tcPr>
          <w:p w14:paraId="754C53A6">
            <w:pPr>
              <w:pStyle w:val="125"/>
              <w:adjustRightInd w:val="0"/>
              <w:snapToGrid w:val="0"/>
              <w:rPr>
                <w:rFonts w:ascii="Times New Roman" w:hAnsi="Times New Roman"/>
                <w:sz w:val="18"/>
              </w:rPr>
            </w:pPr>
          </w:p>
        </w:tc>
      </w:tr>
      <w:tr w14:paraId="143E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Align w:val="center"/>
          </w:tcPr>
          <w:p w14:paraId="64A9ECA7">
            <w:pPr>
              <w:pStyle w:val="125"/>
              <w:adjustRightInd w:val="0"/>
              <w:snapToGrid w:val="0"/>
              <w:rPr>
                <w:rFonts w:ascii="Times New Roman" w:hAnsi="Times New Roman"/>
                <w:sz w:val="18"/>
              </w:rPr>
            </w:pPr>
            <w:r>
              <w:rPr>
                <w:rFonts w:hint="eastAsia" w:ascii="Times New Roman" w:hAnsi="Times New Roman"/>
                <w:sz w:val="18"/>
              </w:rPr>
              <w:t>聚合标志</w:t>
            </w:r>
          </w:p>
        </w:tc>
        <w:tc>
          <w:tcPr>
            <w:tcW w:w="1297" w:type="dxa"/>
            <w:vAlign w:val="center"/>
          </w:tcPr>
          <w:p w14:paraId="02BE8349">
            <w:pPr>
              <w:pStyle w:val="125"/>
              <w:adjustRightInd w:val="0"/>
              <w:snapToGrid w:val="0"/>
              <w:rPr>
                <w:rFonts w:ascii="Times New Roman" w:hAnsi="Times New Roman"/>
                <w:sz w:val="18"/>
              </w:rPr>
            </w:pPr>
            <w:r>
              <w:rPr>
                <w:rFonts w:ascii="Times New Roman" w:hAnsi="Times New Roman"/>
                <w:sz w:val="18"/>
              </w:rPr>
              <w:t>2</w:t>
            </w:r>
          </w:p>
        </w:tc>
        <w:tc>
          <w:tcPr>
            <w:tcW w:w="1152" w:type="dxa"/>
            <w:vAlign w:val="center"/>
          </w:tcPr>
          <w:p w14:paraId="52E3A0B9">
            <w:pPr>
              <w:pStyle w:val="125"/>
              <w:adjustRightInd w:val="0"/>
              <w:snapToGrid w:val="0"/>
              <w:rPr>
                <w:rFonts w:ascii="Times New Roman" w:hAnsi="Times New Roman"/>
                <w:sz w:val="18"/>
              </w:rPr>
            </w:pPr>
            <w:r>
              <w:rPr>
                <w:rFonts w:ascii="Times New Roman" w:hAnsi="Times New Roman"/>
                <w:sz w:val="18"/>
              </w:rPr>
              <w:t>0</w:t>
            </w:r>
          </w:p>
        </w:tc>
        <w:tc>
          <w:tcPr>
            <w:tcW w:w="2039" w:type="dxa"/>
            <w:vAlign w:val="center"/>
          </w:tcPr>
          <w:p w14:paraId="46C33296">
            <w:pPr>
              <w:pStyle w:val="125"/>
              <w:adjustRightInd w:val="0"/>
              <w:snapToGrid w:val="0"/>
              <w:rPr>
                <w:rFonts w:ascii="Times New Roman" w:hAnsi="Times New Roman"/>
                <w:sz w:val="18"/>
              </w:rPr>
            </w:pPr>
            <w:r>
              <w:rPr>
                <w:rFonts w:ascii="Times New Roman" w:hAnsi="Times New Roman"/>
                <w:sz w:val="18"/>
              </w:rPr>
              <w:t>1</w:t>
            </w:r>
          </w:p>
        </w:tc>
      </w:tr>
      <w:tr w14:paraId="3ED4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restart"/>
            <w:vAlign w:val="center"/>
          </w:tcPr>
          <w:p w14:paraId="50F933E2">
            <w:pPr>
              <w:pStyle w:val="125"/>
              <w:adjustRightInd w:val="0"/>
              <w:snapToGrid w:val="0"/>
              <w:rPr>
                <w:rFonts w:ascii="Times New Roman" w:hAnsi="Times New Roman"/>
                <w:sz w:val="18"/>
              </w:rPr>
            </w:pPr>
            <w:r>
              <w:rPr>
                <w:rFonts w:ascii="Times New Roman" w:hAnsi="Times New Roman"/>
                <w:sz w:val="18"/>
              </w:rPr>
              <w:t>保留</w:t>
            </w:r>
          </w:p>
        </w:tc>
        <w:tc>
          <w:tcPr>
            <w:tcW w:w="1297" w:type="dxa"/>
            <w:vAlign w:val="center"/>
          </w:tcPr>
          <w:p w14:paraId="7B2F7E02">
            <w:pPr>
              <w:pStyle w:val="125"/>
              <w:adjustRightInd w:val="0"/>
              <w:snapToGrid w:val="0"/>
              <w:rPr>
                <w:rFonts w:ascii="Times New Roman" w:hAnsi="Times New Roman"/>
                <w:sz w:val="18"/>
              </w:rPr>
            </w:pPr>
            <w:r>
              <w:rPr>
                <w:rFonts w:hint="eastAsia" w:ascii="Times New Roman" w:hAnsi="Times New Roman"/>
                <w:sz w:val="18"/>
              </w:rPr>
              <w:t>2</w:t>
            </w:r>
          </w:p>
        </w:tc>
        <w:tc>
          <w:tcPr>
            <w:tcW w:w="1152" w:type="dxa"/>
            <w:vAlign w:val="center"/>
          </w:tcPr>
          <w:p w14:paraId="1345D18D">
            <w:pPr>
              <w:pStyle w:val="125"/>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-7</w:t>
            </w:r>
          </w:p>
        </w:tc>
        <w:tc>
          <w:tcPr>
            <w:tcW w:w="2039" w:type="dxa"/>
            <w:vMerge w:val="restart"/>
            <w:vAlign w:val="center"/>
          </w:tcPr>
          <w:p w14:paraId="5B13A9B6">
            <w:pPr>
              <w:pStyle w:val="125"/>
              <w:adjustRightInd w:val="0"/>
              <w:snapToGrid w:val="0"/>
              <w:rPr>
                <w:rFonts w:ascii="Times New Roman" w:hAnsi="Times New Roman"/>
                <w:sz w:val="18"/>
              </w:rPr>
            </w:pPr>
            <w:r>
              <w:rPr>
                <w:rFonts w:ascii="Times New Roman" w:hAnsi="Times New Roman"/>
                <w:sz w:val="18"/>
              </w:rPr>
              <w:t>15</w:t>
            </w:r>
          </w:p>
        </w:tc>
      </w:tr>
      <w:tr w14:paraId="36EB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continue"/>
            <w:vAlign w:val="center"/>
          </w:tcPr>
          <w:p w14:paraId="2508A664">
            <w:pPr>
              <w:pStyle w:val="125"/>
              <w:adjustRightInd w:val="0"/>
              <w:snapToGrid w:val="0"/>
              <w:rPr>
                <w:rFonts w:ascii="Times New Roman" w:hAnsi="Times New Roman"/>
                <w:sz w:val="18"/>
              </w:rPr>
            </w:pPr>
          </w:p>
        </w:tc>
        <w:tc>
          <w:tcPr>
            <w:tcW w:w="1297" w:type="dxa"/>
            <w:vAlign w:val="center"/>
          </w:tcPr>
          <w:p w14:paraId="36E0F997">
            <w:pPr>
              <w:pStyle w:val="125"/>
              <w:adjustRightInd w:val="0"/>
              <w:snapToGrid w:val="0"/>
              <w:rPr>
                <w:rFonts w:ascii="Times New Roman" w:hAnsi="Times New Roman"/>
                <w:sz w:val="18"/>
              </w:rPr>
            </w:pPr>
            <w:r>
              <w:rPr>
                <w:rFonts w:ascii="Times New Roman" w:hAnsi="Times New Roman"/>
                <w:sz w:val="18"/>
              </w:rPr>
              <w:t>3</w:t>
            </w:r>
          </w:p>
        </w:tc>
        <w:tc>
          <w:tcPr>
            <w:tcW w:w="1152" w:type="dxa"/>
            <w:vAlign w:val="center"/>
          </w:tcPr>
          <w:p w14:paraId="65E10F46">
            <w:pPr>
              <w:pStyle w:val="125"/>
              <w:adjustRightInd w:val="0"/>
              <w:snapToGrid w:val="0"/>
              <w:rPr>
                <w:rFonts w:ascii="Times New Roman" w:hAnsi="Times New Roman"/>
                <w:sz w:val="18"/>
              </w:rPr>
            </w:pPr>
            <w:r>
              <w:rPr>
                <w:rFonts w:ascii="Times New Roman" w:hAnsi="Times New Roman"/>
                <w:sz w:val="18"/>
              </w:rPr>
              <w:t>0-7</w:t>
            </w:r>
          </w:p>
        </w:tc>
        <w:tc>
          <w:tcPr>
            <w:tcW w:w="2039" w:type="dxa"/>
            <w:vMerge w:val="continue"/>
            <w:vAlign w:val="center"/>
          </w:tcPr>
          <w:p w14:paraId="21E5722F">
            <w:pPr>
              <w:pStyle w:val="125"/>
              <w:adjustRightInd w:val="0"/>
              <w:snapToGrid w:val="0"/>
              <w:rPr>
                <w:rFonts w:ascii="Times New Roman" w:hAnsi="Times New Roman"/>
                <w:sz w:val="18"/>
              </w:rPr>
            </w:pPr>
          </w:p>
        </w:tc>
      </w:tr>
    </w:tbl>
    <w:p w14:paraId="008DB6BB">
      <w:pPr>
        <w:pStyle w:val="105"/>
        <w:numPr>
          <w:ilvl w:val="0"/>
          <w:numId w:val="0"/>
        </w:numPr>
        <w:ind w:left="425"/>
        <w:rPr>
          <w:rFonts w:ascii="Times New Roman"/>
        </w:rPr>
      </w:pPr>
    </w:p>
    <w:p w14:paraId="201AD846">
      <w:pPr>
        <w:pStyle w:val="88"/>
        <w:numPr>
          <w:ilvl w:val="0"/>
          <w:numId w:val="27"/>
        </w:numPr>
      </w:pPr>
      <w:r>
        <w:t>序列号</w:t>
      </w:r>
    </w:p>
    <w:p w14:paraId="19F19E51">
      <w:pPr>
        <w:pStyle w:val="50"/>
      </w:pPr>
      <w:r>
        <w:t>序列号是一个16比特的字段，初始值为 0，表示MPDU的载荷中物理块的序号。</w:t>
      </w:r>
    </w:p>
    <w:p w14:paraId="16E0377F">
      <w:pPr>
        <w:pStyle w:val="50"/>
      </w:pPr>
      <w:r>
        <w:t>例如，一个MPDU中，携带了3个物理块，则第一个物理块的物理块头中，序列号的值是0；第二个物理块的物理块头中，序列号的值是1；第三个物理块的物理块头中，序列号的值是2。</w:t>
      </w:r>
    </w:p>
    <w:p w14:paraId="3DA42DF2">
      <w:pPr>
        <w:pStyle w:val="88"/>
      </w:pPr>
      <w:r>
        <w:rPr>
          <w:rFonts w:hint="eastAsia"/>
        </w:rPr>
        <w:t>聚合标志</w:t>
      </w:r>
    </w:p>
    <w:p w14:paraId="73503BA3">
      <w:pPr>
        <w:pStyle w:val="50"/>
      </w:pPr>
      <w:r>
        <w:rPr>
          <w:rFonts w:hint="eastAsia"/>
        </w:rPr>
        <w:t>在物理块头中增加“聚合标志”字段，用于指示物理块载荷是否为聚合帧载荷格式。</w:t>
      </w:r>
    </w:p>
    <w:p w14:paraId="4822243A">
      <w:pPr>
        <w:pStyle w:val="50"/>
      </w:pPr>
      <w:r>
        <w:t>0</w:t>
      </w:r>
      <w:r>
        <w:rPr>
          <w:rFonts w:hint="eastAsia"/>
        </w:rPr>
        <w:t>表示物理块中只有一个</w:t>
      </w:r>
      <w:r>
        <w:t>MAC</w:t>
      </w:r>
      <w:r>
        <w:rPr>
          <w:rFonts w:hint="eastAsia"/>
        </w:rPr>
        <w:t>帧，物理块体中没有“级联头”。</w:t>
      </w:r>
    </w:p>
    <w:p w14:paraId="48FDB651">
      <w:pPr>
        <w:pStyle w:val="50"/>
      </w:pPr>
      <w:r>
        <w:t>1</w:t>
      </w:r>
      <w:r>
        <w:rPr>
          <w:rFonts w:hint="eastAsia"/>
        </w:rPr>
        <w:t>表示物理块中有多个</w:t>
      </w:r>
      <w:r>
        <w:t>MAC</w:t>
      </w:r>
      <w:r>
        <w:rPr>
          <w:rFonts w:hint="eastAsia"/>
        </w:rPr>
        <w:t>帧，物理块体中有“级联头”。</w:t>
      </w:r>
    </w:p>
    <w:p w14:paraId="287E22CD">
      <w:pPr>
        <w:pStyle w:val="132"/>
        <w:ind w:left="420" w:hanging="420"/>
      </w:pPr>
      <w:r>
        <w:rPr>
          <w:rFonts w:hint="eastAsia"/>
        </w:rPr>
        <w:t>级联头</w:t>
      </w:r>
    </w:p>
    <w:p w14:paraId="4E8AB395">
      <w:pPr>
        <w:pStyle w:val="50"/>
      </w:pPr>
      <w:r>
        <w:rPr>
          <w:rFonts w:hint="eastAsia"/>
        </w:rPr>
        <w:t>级联头包含聚合报文中一个M</w:t>
      </w:r>
      <w:r>
        <w:t>AC</w:t>
      </w:r>
      <w:r>
        <w:rPr>
          <w:rFonts w:hint="eastAsia"/>
        </w:rPr>
        <w:t>帧的属性信息。级联头的格式如</w:t>
      </w:r>
      <w:r>
        <w:rPr>
          <w:rFonts w:hint="eastAsia"/>
        </w:rPr>
        <w:fldChar w:fldCharType="begin"/>
      </w:r>
      <w:r>
        <w:rPr>
          <w:rFonts w:hint="eastAsia"/>
        </w:rPr>
        <w:instrText xml:space="preserve"> REF _Ref13631 \h </w:instrText>
      </w:r>
      <w:r>
        <w:rPr>
          <w:rFonts w:hint="eastAsia"/>
        </w:rPr>
        <w:fldChar w:fldCharType="separate"/>
      </w:r>
      <w:r>
        <w:t>表 48</w:t>
      </w:r>
      <w:r>
        <w:rPr>
          <w:rFonts w:hint="eastAsia"/>
        </w:rPr>
        <w:fldChar w:fldCharType="end"/>
      </w:r>
      <w:r>
        <w:rPr>
          <w:rFonts w:hint="eastAsia"/>
        </w:rPr>
        <w:t>所示。</w:t>
      </w:r>
    </w:p>
    <w:p w14:paraId="4371A343">
      <w:pPr>
        <w:pStyle w:val="10"/>
      </w:pPr>
      <w:bookmarkStart w:id="626" w:name="_Ref219054459"/>
      <w:bookmarkEnd w:id="626"/>
      <w:bookmarkStart w:id="627" w:name="_Ref13631"/>
      <w:r>
        <w:t xml:space="preserve">表 </w:t>
      </w:r>
      <w:r>
        <w:fldChar w:fldCharType="begin"/>
      </w:r>
      <w:r>
        <w:instrText xml:space="preserve"> SEQ 表 \* ARABIC </w:instrText>
      </w:r>
      <w:r>
        <w:fldChar w:fldCharType="separate"/>
      </w:r>
      <w:r>
        <w:t>48</w:t>
      </w:r>
      <w:r>
        <w:fldChar w:fldCharType="end"/>
      </w:r>
      <w:bookmarkEnd w:id="627"/>
      <w:r>
        <w:rPr>
          <w:rFonts w:hint="eastAsia"/>
        </w:rPr>
        <w:t>级联头的格式</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1297"/>
        <w:gridCol w:w="1152"/>
        <w:gridCol w:w="2039"/>
      </w:tblGrid>
      <w:tr w14:paraId="5899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5CDDDDC3">
            <w:pPr>
              <w:pStyle w:val="125"/>
              <w:adjustRightInd w:val="0"/>
              <w:snapToGrid w:val="0"/>
              <w:rPr>
                <w:rFonts w:ascii="Times New Roman" w:hAnsi="Times New Roman"/>
                <w:sz w:val="18"/>
              </w:rPr>
            </w:pPr>
            <w:r>
              <w:rPr>
                <w:rFonts w:hint="eastAsia" w:ascii="Times New Roman" w:hAnsi="Times New Roman"/>
                <w:sz w:val="18"/>
              </w:rPr>
              <w:t>字段</w:t>
            </w:r>
          </w:p>
        </w:tc>
        <w:tc>
          <w:tcPr>
            <w:tcW w:w="1297" w:type="dxa"/>
            <w:tcBorders>
              <w:top w:val="single" w:color="auto" w:sz="4" w:space="0"/>
              <w:left w:val="nil"/>
              <w:bottom w:val="single" w:color="auto" w:sz="4" w:space="0"/>
              <w:right w:val="single" w:color="auto" w:sz="4" w:space="0"/>
            </w:tcBorders>
            <w:vAlign w:val="center"/>
          </w:tcPr>
          <w:p w14:paraId="45017AEF">
            <w:pPr>
              <w:pStyle w:val="125"/>
              <w:adjustRightInd w:val="0"/>
              <w:snapToGrid w:val="0"/>
              <w:rPr>
                <w:rFonts w:ascii="Times New Roman" w:hAnsi="Times New Roman"/>
                <w:sz w:val="18"/>
              </w:rPr>
            </w:pPr>
            <w:r>
              <w:rPr>
                <w:rFonts w:hint="eastAsia" w:ascii="Times New Roman" w:hAnsi="Times New Roman"/>
                <w:sz w:val="18"/>
              </w:rPr>
              <w:t>字节号</w:t>
            </w:r>
          </w:p>
        </w:tc>
        <w:tc>
          <w:tcPr>
            <w:tcW w:w="1152" w:type="dxa"/>
            <w:tcBorders>
              <w:top w:val="single" w:color="auto" w:sz="4" w:space="0"/>
              <w:left w:val="nil"/>
              <w:bottom w:val="single" w:color="auto" w:sz="4" w:space="0"/>
              <w:right w:val="single" w:color="auto" w:sz="4" w:space="0"/>
            </w:tcBorders>
            <w:vAlign w:val="center"/>
          </w:tcPr>
          <w:p w14:paraId="4BC0D74C">
            <w:pPr>
              <w:pStyle w:val="125"/>
              <w:adjustRightInd w:val="0"/>
              <w:snapToGrid w:val="0"/>
              <w:rPr>
                <w:rFonts w:ascii="Times New Roman" w:hAnsi="Times New Roman"/>
                <w:sz w:val="18"/>
              </w:rPr>
            </w:pPr>
            <w:r>
              <w:rPr>
                <w:rFonts w:hint="eastAsia" w:ascii="Times New Roman" w:hAnsi="Times New Roman"/>
                <w:sz w:val="18"/>
              </w:rPr>
              <w:t>比特位</w:t>
            </w:r>
          </w:p>
        </w:tc>
        <w:tc>
          <w:tcPr>
            <w:tcW w:w="2039" w:type="dxa"/>
            <w:tcBorders>
              <w:top w:val="single" w:color="auto" w:sz="4" w:space="0"/>
              <w:left w:val="nil"/>
              <w:bottom w:val="single" w:color="auto" w:sz="4" w:space="0"/>
              <w:right w:val="single" w:color="auto" w:sz="4" w:space="0"/>
            </w:tcBorders>
            <w:vAlign w:val="center"/>
          </w:tcPr>
          <w:p w14:paraId="0778BB4C">
            <w:pPr>
              <w:pStyle w:val="125"/>
              <w:adjustRightInd w:val="0"/>
              <w:snapToGrid w:val="0"/>
              <w:rPr>
                <w:rFonts w:ascii="Times New Roman" w:hAnsi="Times New Roman"/>
                <w:sz w:val="18"/>
              </w:rPr>
            </w:pPr>
            <w:r>
              <w:rPr>
                <w:rFonts w:hint="eastAsia" w:ascii="Times New Roman" w:hAnsi="Times New Roman"/>
                <w:sz w:val="18"/>
              </w:rPr>
              <w:t>字段大小</w:t>
            </w:r>
            <w:r>
              <w:rPr>
                <w:rFonts w:ascii="Times New Roman" w:hAnsi="Times New Roman"/>
                <w:sz w:val="18"/>
              </w:rPr>
              <w:t>(</w:t>
            </w:r>
            <w:r>
              <w:rPr>
                <w:rFonts w:hint="eastAsia" w:ascii="Times New Roman" w:hAnsi="Times New Roman"/>
                <w:sz w:val="18"/>
              </w:rPr>
              <w:t>比特数</w:t>
            </w:r>
            <w:r>
              <w:rPr>
                <w:rFonts w:ascii="Times New Roman" w:hAnsi="Times New Roman"/>
                <w:sz w:val="18"/>
              </w:rPr>
              <w:t>)</w:t>
            </w:r>
          </w:p>
        </w:tc>
      </w:tr>
      <w:tr w14:paraId="0437B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restart"/>
            <w:tcBorders>
              <w:top w:val="nil"/>
              <w:left w:val="single" w:color="auto" w:sz="4" w:space="0"/>
              <w:bottom w:val="single" w:color="auto" w:sz="4" w:space="0"/>
              <w:right w:val="single" w:color="auto" w:sz="4" w:space="0"/>
            </w:tcBorders>
            <w:vAlign w:val="center"/>
          </w:tcPr>
          <w:p w14:paraId="350C913F">
            <w:pPr>
              <w:pStyle w:val="125"/>
              <w:adjustRightInd w:val="0"/>
              <w:snapToGrid w:val="0"/>
              <w:rPr>
                <w:rFonts w:ascii="Times New Roman" w:hAnsi="Times New Roman"/>
                <w:sz w:val="18"/>
              </w:rPr>
            </w:pPr>
            <w:r>
              <w:rPr>
                <w:rFonts w:hint="eastAsia" w:ascii="Times New Roman" w:hAnsi="Times New Roman"/>
                <w:sz w:val="18"/>
              </w:rPr>
              <w:t>级联数据块长度</w:t>
            </w:r>
          </w:p>
        </w:tc>
        <w:tc>
          <w:tcPr>
            <w:tcW w:w="1297" w:type="dxa"/>
            <w:tcBorders>
              <w:top w:val="single" w:color="auto" w:sz="4" w:space="0"/>
              <w:left w:val="nil"/>
              <w:bottom w:val="single" w:color="auto" w:sz="4" w:space="0"/>
              <w:right w:val="single" w:color="auto" w:sz="4" w:space="0"/>
            </w:tcBorders>
            <w:vAlign w:val="center"/>
          </w:tcPr>
          <w:p w14:paraId="46593C71">
            <w:pPr>
              <w:pStyle w:val="125"/>
              <w:adjustRightInd w:val="0"/>
              <w:snapToGrid w:val="0"/>
              <w:rPr>
                <w:rFonts w:ascii="Times New Roman" w:hAnsi="Times New Roman"/>
                <w:sz w:val="18"/>
              </w:rPr>
            </w:pPr>
            <w:r>
              <w:rPr>
                <w:rFonts w:ascii="Times New Roman" w:hAnsi="Times New Roman"/>
                <w:sz w:val="18"/>
              </w:rPr>
              <w:t>0</w:t>
            </w:r>
          </w:p>
        </w:tc>
        <w:tc>
          <w:tcPr>
            <w:tcW w:w="1152" w:type="dxa"/>
            <w:tcBorders>
              <w:top w:val="single" w:color="auto" w:sz="4" w:space="0"/>
              <w:left w:val="nil"/>
              <w:bottom w:val="single" w:color="auto" w:sz="4" w:space="0"/>
              <w:right w:val="single" w:color="auto" w:sz="4" w:space="0"/>
            </w:tcBorders>
            <w:vAlign w:val="center"/>
          </w:tcPr>
          <w:p w14:paraId="09CA7482">
            <w:pPr>
              <w:pStyle w:val="125"/>
              <w:adjustRightInd w:val="0"/>
              <w:snapToGrid w:val="0"/>
              <w:rPr>
                <w:rFonts w:ascii="Times New Roman" w:hAnsi="Times New Roman"/>
                <w:sz w:val="18"/>
              </w:rPr>
            </w:pPr>
            <w:r>
              <w:rPr>
                <w:rFonts w:ascii="Times New Roman" w:hAnsi="Times New Roman"/>
                <w:sz w:val="18"/>
              </w:rPr>
              <w:t>0-7</w:t>
            </w:r>
          </w:p>
        </w:tc>
        <w:tc>
          <w:tcPr>
            <w:tcW w:w="2039" w:type="dxa"/>
            <w:vMerge w:val="restart"/>
            <w:tcBorders>
              <w:top w:val="nil"/>
              <w:left w:val="nil"/>
              <w:bottom w:val="single" w:color="auto" w:sz="4" w:space="0"/>
              <w:right w:val="single" w:color="auto" w:sz="4" w:space="0"/>
            </w:tcBorders>
            <w:vAlign w:val="center"/>
          </w:tcPr>
          <w:p w14:paraId="1E049CA9">
            <w:pPr>
              <w:pStyle w:val="125"/>
              <w:adjustRightInd w:val="0"/>
              <w:snapToGrid w:val="0"/>
              <w:rPr>
                <w:rFonts w:ascii="Times New Roman" w:hAnsi="Times New Roman"/>
                <w:sz w:val="18"/>
              </w:rPr>
            </w:pPr>
            <w:r>
              <w:rPr>
                <w:rFonts w:ascii="Times New Roman" w:hAnsi="Times New Roman"/>
                <w:sz w:val="18"/>
              </w:rPr>
              <w:t>12</w:t>
            </w:r>
          </w:p>
        </w:tc>
      </w:tr>
      <w:tr w14:paraId="3318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continue"/>
            <w:tcBorders>
              <w:top w:val="nil"/>
              <w:left w:val="single" w:color="auto" w:sz="4" w:space="0"/>
              <w:bottom w:val="single" w:color="auto" w:sz="4" w:space="0"/>
              <w:right w:val="single" w:color="auto" w:sz="4" w:space="0"/>
            </w:tcBorders>
            <w:vAlign w:val="center"/>
          </w:tcPr>
          <w:p w14:paraId="3A65532D">
            <w:pPr>
              <w:pStyle w:val="125"/>
              <w:adjustRightInd w:val="0"/>
              <w:snapToGrid w:val="0"/>
              <w:rPr>
                <w:rFonts w:ascii="Times New Roman" w:hAnsi="Times New Roman"/>
                <w:sz w:val="18"/>
              </w:rPr>
            </w:pPr>
          </w:p>
        </w:tc>
        <w:tc>
          <w:tcPr>
            <w:tcW w:w="1297" w:type="dxa"/>
            <w:tcBorders>
              <w:top w:val="single" w:color="auto" w:sz="4" w:space="0"/>
              <w:left w:val="nil"/>
              <w:bottom w:val="single" w:color="auto" w:sz="4" w:space="0"/>
              <w:right w:val="single" w:color="auto" w:sz="4" w:space="0"/>
            </w:tcBorders>
            <w:vAlign w:val="center"/>
          </w:tcPr>
          <w:p w14:paraId="367BD68F">
            <w:pPr>
              <w:pStyle w:val="125"/>
              <w:adjustRightInd w:val="0"/>
              <w:snapToGrid w:val="0"/>
              <w:rPr>
                <w:rFonts w:ascii="Times New Roman" w:hAnsi="Times New Roman"/>
                <w:sz w:val="18"/>
              </w:rPr>
            </w:pPr>
            <w:r>
              <w:rPr>
                <w:rFonts w:ascii="Times New Roman" w:hAnsi="Times New Roman"/>
                <w:sz w:val="18"/>
              </w:rPr>
              <w:t>1</w:t>
            </w:r>
          </w:p>
        </w:tc>
        <w:tc>
          <w:tcPr>
            <w:tcW w:w="1152" w:type="dxa"/>
            <w:tcBorders>
              <w:top w:val="single" w:color="auto" w:sz="4" w:space="0"/>
              <w:left w:val="nil"/>
              <w:bottom w:val="single" w:color="auto" w:sz="4" w:space="0"/>
              <w:right w:val="single" w:color="auto" w:sz="4" w:space="0"/>
            </w:tcBorders>
            <w:vAlign w:val="center"/>
          </w:tcPr>
          <w:p w14:paraId="0A8202FF">
            <w:pPr>
              <w:pStyle w:val="125"/>
              <w:adjustRightInd w:val="0"/>
              <w:snapToGrid w:val="0"/>
              <w:rPr>
                <w:rFonts w:ascii="Times New Roman" w:hAnsi="Times New Roman"/>
                <w:sz w:val="18"/>
              </w:rPr>
            </w:pPr>
            <w:r>
              <w:rPr>
                <w:rFonts w:ascii="Times New Roman" w:hAnsi="Times New Roman"/>
                <w:sz w:val="18"/>
              </w:rPr>
              <w:t>0-3</w:t>
            </w:r>
          </w:p>
        </w:tc>
        <w:tc>
          <w:tcPr>
            <w:tcW w:w="2039" w:type="dxa"/>
            <w:vMerge w:val="continue"/>
            <w:tcBorders>
              <w:top w:val="nil"/>
              <w:left w:val="nil"/>
              <w:bottom w:val="single" w:color="auto" w:sz="4" w:space="0"/>
              <w:right w:val="single" w:color="auto" w:sz="4" w:space="0"/>
            </w:tcBorders>
            <w:vAlign w:val="center"/>
          </w:tcPr>
          <w:p w14:paraId="32BFEC65">
            <w:pPr>
              <w:pStyle w:val="125"/>
              <w:adjustRightInd w:val="0"/>
              <w:snapToGrid w:val="0"/>
              <w:rPr>
                <w:rFonts w:ascii="Times New Roman" w:hAnsi="Times New Roman"/>
                <w:sz w:val="18"/>
              </w:rPr>
            </w:pPr>
          </w:p>
        </w:tc>
      </w:tr>
      <w:tr w14:paraId="7DFC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4DB3628A">
            <w:pPr>
              <w:pStyle w:val="125"/>
              <w:adjustRightInd w:val="0"/>
              <w:snapToGrid w:val="0"/>
              <w:rPr>
                <w:rFonts w:ascii="Times New Roman" w:hAnsi="Times New Roman"/>
                <w:sz w:val="18"/>
              </w:rPr>
            </w:pPr>
            <w:r>
              <w:rPr>
                <w:rFonts w:hint="eastAsia" w:ascii="Times New Roman" w:hAnsi="Times New Roman"/>
                <w:sz w:val="18"/>
              </w:rPr>
              <w:t>级联块起始标识</w:t>
            </w:r>
          </w:p>
        </w:tc>
        <w:tc>
          <w:tcPr>
            <w:tcW w:w="1297" w:type="dxa"/>
            <w:tcBorders>
              <w:top w:val="single" w:color="auto" w:sz="4" w:space="0"/>
              <w:left w:val="nil"/>
              <w:bottom w:val="single" w:color="auto" w:sz="4" w:space="0"/>
              <w:right w:val="single" w:color="auto" w:sz="4" w:space="0"/>
            </w:tcBorders>
            <w:vAlign w:val="center"/>
          </w:tcPr>
          <w:p w14:paraId="2F000EF7">
            <w:pPr>
              <w:pStyle w:val="125"/>
              <w:adjustRightInd w:val="0"/>
              <w:snapToGrid w:val="0"/>
              <w:rPr>
                <w:rFonts w:ascii="Times New Roman" w:hAnsi="Times New Roman"/>
                <w:sz w:val="18"/>
              </w:rPr>
            </w:pPr>
            <w:r>
              <w:rPr>
                <w:rFonts w:ascii="Times New Roman" w:hAnsi="Times New Roman"/>
                <w:sz w:val="18"/>
              </w:rPr>
              <w:t>1</w:t>
            </w:r>
          </w:p>
        </w:tc>
        <w:tc>
          <w:tcPr>
            <w:tcW w:w="1152" w:type="dxa"/>
            <w:tcBorders>
              <w:top w:val="single" w:color="auto" w:sz="4" w:space="0"/>
              <w:left w:val="nil"/>
              <w:bottom w:val="single" w:color="auto" w:sz="4" w:space="0"/>
              <w:right w:val="single" w:color="auto" w:sz="4" w:space="0"/>
            </w:tcBorders>
            <w:vAlign w:val="center"/>
          </w:tcPr>
          <w:p w14:paraId="776DDD63">
            <w:pPr>
              <w:pStyle w:val="125"/>
              <w:adjustRightInd w:val="0"/>
              <w:snapToGrid w:val="0"/>
              <w:rPr>
                <w:rFonts w:ascii="Times New Roman" w:hAnsi="Times New Roman"/>
                <w:sz w:val="18"/>
              </w:rPr>
            </w:pPr>
            <w:r>
              <w:rPr>
                <w:rFonts w:ascii="Times New Roman" w:hAnsi="Times New Roman"/>
                <w:sz w:val="18"/>
              </w:rPr>
              <w:t>4</w:t>
            </w:r>
          </w:p>
        </w:tc>
        <w:tc>
          <w:tcPr>
            <w:tcW w:w="2039" w:type="dxa"/>
            <w:tcBorders>
              <w:top w:val="single" w:color="auto" w:sz="4" w:space="0"/>
              <w:left w:val="nil"/>
              <w:bottom w:val="single" w:color="auto" w:sz="4" w:space="0"/>
              <w:right w:val="single" w:color="auto" w:sz="4" w:space="0"/>
            </w:tcBorders>
            <w:vAlign w:val="center"/>
          </w:tcPr>
          <w:p w14:paraId="1B0176D6">
            <w:pPr>
              <w:pStyle w:val="125"/>
              <w:adjustRightInd w:val="0"/>
              <w:snapToGrid w:val="0"/>
              <w:rPr>
                <w:rFonts w:ascii="Times New Roman" w:hAnsi="Times New Roman"/>
                <w:sz w:val="18"/>
              </w:rPr>
            </w:pPr>
            <w:r>
              <w:rPr>
                <w:rFonts w:hint="eastAsia" w:ascii="Times New Roman" w:hAnsi="Times New Roman"/>
                <w:sz w:val="18"/>
              </w:rPr>
              <w:t>1</w:t>
            </w:r>
          </w:p>
        </w:tc>
      </w:tr>
      <w:tr w14:paraId="3BB2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4009DC0C">
            <w:pPr>
              <w:pStyle w:val="125"/>
              <w:adjustRightInd w:val="0"/>
              <w:snapToGrid w:val="0"/>
              <w:rPr>
                <w:rFonts w:ascii="Times New Roman" w:hAnsi="Times New Roman"/>
                <w:sz w:val="18"/>
              </w:rPr>
            </w:pPr>
            <w:r>
              <w:rPr>
                <w:rFonts w:hint="eastAsia" w:ascii="Times New Roman" w:hAnsi="Times New Roman"/>
                <w:sz w:val="18"/>
              </w:rPr>
              <w:t>级联块结束标识</w:t>
            </w:r>
          </w:p>
        </w:tc>
        <w:tc>
          <w:tcPr>
            <w:tcW w:w="1297" w:type="dxa"/>
            <w:tcBorders>
              <w:top w:val="single" w:color="auto" w:sz="4" w:space="0"/>
              <w:left w:val="nil"/>
              <w:bottom w:val="single" w:color="auto" w:sz="4" w:space="0"/>
              <w:right w:val="single" w:color="auto" w:sz="4" w:space="0"/>
            </w:tcBorders>
            <w:vAlign w:val="center"/>
          </w:tcPr>
          <w:p w14:paraId="5A11B14E">
            <w:pPr>
              <w:pStyle w:val="125"/>
              <w:adjustRightInd w:val="0"/>
              <w:snapToGrid w:val="0"/>
              <w:rPr>
                <w:rFonts w:ascii="Times New Roman" w:hAnsi="Times New Roman"/>
                <w:sz w:val="18"/>
              </w:rPr>
            </w:pPr>
            <w:r>
              <w:rPr>
                <w:rFonts w:ascii="Times New Roman" w:hAnsi="Times New Roman"/>
                <w:sz w:val="18"/>
              </w:rPr>
              <w:t>1</w:t>
            </w:r>
          </w:p>
        </w:tc>
        <w:tc>
          <w:tcPr>
            <w:tcW w:w="1152" w:type="dxa"/>
            <w:tcBorders>
              <w:top w:val="single" w:color="auto" w:sz="4" w:space="0"/>
              <w:left w:val="nil"/>
              <w:bottom w:val="single" w:color="auto" w:sz="4" w:space="0"/>
              <w:right w:val="single" w:color="auto" w:sz="4" w:space="0"/>
            </w:tcBorders>
            <w:vAlign w:val="center"/>
          </w:tcPr>
          <w:p w14:paraId="243C034A">
            <w:pPr>
              <w:pStyle w:val="125"/>
              <w:adjustRightInd w:val="0"/>
              <w:snapToGrid w:val="0"/>
              <w:rPr>
                <w:rFonts w:ascii="Times New Roman" w:hAnsi="Times New Roman"/>
                <w:sz w:val="18"/>
              </w:rPr>
            </w:pPr>
            <w:r>
              <w:rPr>
                <w:rFonts w:ascii="Times New Roman" w:hAnsi="Times New Roman"/>
                <w:sz w:val="18"/>
              </w:rPr>
              <w:t>5</w:t>
            </w:r>
          </w:p>
        </w:tc>
        <w:tc>
          <w:tcPr>
            <w:tcW w:w="2039" w:type="dxa"/>
            <w:tcBorders>
              <w:top w:val="single" w:color="auto" w:sz="4" w:space="0"/>
              <w:left w:val="nil"/>
              <w:bottom w:val="single" w:color="auto" w:sz="4" w:space="0"/>
              <w:right w:val="single" w:color="auto" w:sz="4" w:space="0"/>
            </w:tcBorders>
            <w:vAlign w:val="center"/>
          </w:tcPr>
          <w:p w14:paraId="723449EF">
            <w:pPr>
              <w:pStyle w:val="125"/>
              <w:adjustRightInd w:val="0"/>
              <w:snapToGrid w:val="0"/>
              <w:rPr>
                <w:rFonts w:ascii="Times New Roman" w:hAnsi="Times New Roman"/>
                <w:sz w:val="18"/>
              </w:rPr>
            </w:pPr>
            <w:r>
              <w:rPr>
                <w:rFonts w:hint="eastAsia" w:ascii="Times New Roman" w:hAnsi="Times New Roman"/>
                <w:sz w:val="18"/>
              </w:rPr>
              <w:t>1</w:t>
            </w:r>
          </w:p>
        </w:tc>
      </w:tr>
      <w:tr w14:paraId="559D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77C8FF3F">
            <w:pPr>
              <w:pStyle w:val="125"/>
              <w:adjustRightInd w:val="0"/>
              <w:snapToGrid w:val="0"/>
              <w:rPr>
                <w:rFonts w:ascii="Times New Roman" w:hAnsi="Times New Roman"/>
                <w:sz w:val="18"/>
              </w:rPr>
            </w:pPr>
            <w:r>
              <w:rPr>
                <w:rFonts w:hint="eastAsia" w:ascii="Times New Roman" w:hAnsi="Times New Roman"/>
                <w:sz w:val="18"/>
              </w:rPr>
              <w:t>保留</w:t>
            </w:r>
          </w:p>
        </w:tc>
        <w:tc>
          <w:tcPr>
            <w:tcW w:w="1297" w:type="dxa"/>
            <w:tcBorders>
              <w:top w:val="single" w:color="auto" w:sz="4" w:space="0"/>
              <w:left w:val="nil"/>
              <w:bottom w:val="single" w:color="auto" w:sz="4" w:space="0"/>
              <w:right w:val="single" w:color="auto" w:sz="4" w:space="0"/>
            </w:tcBorders>
            <w:vAlign w:val="center"/>
          </w:tcPr>
          <w:p w14:paraId="5675AEE9">
            <w:pPr>
              <w:pStyle w:val="125"/>
              <w:adjustRightInd w:val="0"/>
              <w:snapToGrid w:val="0"/>
              <w:rPr>
                <w:rFonts w:ascii="Times New Roman" w:hAnsi="Times New Roman"/>
                <w:sz w:val="18"/>
              </w:rPr>
            </w:pPr>
            <w:r>
              <w:rPr>
                <w:rFonts w:ascii="Times New Roman" w:hAnsi="Times New Roman"/>
                <w:sz w:val="18"/>
              </w:rPr>
              <w:t>1</w:t>
            </w:r>
          </w:p>
        </w:tc>
        <w:tc>
          <w:tcPr>
            <w:tcW w:w="1152" w:type="dxa"/>
            <w:tcBorders>
              <w:top w:val="single" w:color="auto" w:sz="4" w:space="0"/>
              <w:left w:val="nil"/>
              <w:bottom w:val="single" w:color="auto" w:sz="4" w:space="0"/>
              <w:right w:val="single" w:color="auto" w:sz="4" w:space="0"/>
            </w:tcBorders>
            <w:vAlign w:val="center"/>
          </w:tcPr>
          <w:p w14:paraId="5A7E1B46">
            <w:pPr>
              <w:pStyle w:val="125"/>
              <w:adjustRightInd w:val="0"/>
              <w:snapToGrid w:val="0"/>
              <w:rPr>
                <w:rFonts w:ascii="Times New Roman" w:hAnsi="Times New Roman"/>
                <w:sz w:val="18"/>
              </w:rPr>
            </w:pPr>
            <w:r>
              <w:rPr>
                <w:rFonts w:ascii="Times New Roman" w:hAnsi="Times New Roman"/>
                <w:sz w:val="18"/>
              </w:rPr>
              <w:t>6-7</w:t>
            </w:r>
          </w:p>
        </w:tc>
        <w:tc>
          <w:tcPr>
            <w:tcW w:w="2039" w:type="dxa"/>
            <w:tcBorders>
              <w:top w:val="single" w:color="auto" w:sz="4" w:space="0"/>
              <w:left w:val="nil"/>
              <w:bottom w:val="single" w:color="auto" w:sz="4" w:space="0"/>
              <w:right w:val="single" w:color="auto" w:sz="4" w:space="0"/>
            </w:tcBorders>
            <w:vAlign w:val="center"/>
          </w:tcPr>
          <w:p w14:paraId="73214512">
            <w:pPr>
              <w:pStyle w:val="125"/>
              <w:adjustRightInd w:val="0"/>
              <w:snapToGrid w:val="0"/>
              <w:rPr>
                <w:rFonts w:ascii="Times New Roman" w:hAnsi="Times New Roman"/>
                <w:sz w:val="18"/>
              </w:rPr>
            </w:pPr>
            <w:r>
              <w:rPr>
                <w:rFonts w:ascii="Times New Roman" w:hAnsi="Times New Roman"/>
                <w:sz w:val="18"/>
              </w:rPr>
              <w:t>2</w:t>
            </w:r>
          </w:p>
        </w:tc>
      </w:tr>
    </w:tbl>
    <w:p w14:paraId="63BC9C35">
      <w:pPr>
        <w:pStyle w:val="88"/>
        <w:numPr>
          <w:ilvl w:val="0"/>
          <w:numId w:val="28"/>
        </w:numPr>
      </w:pPr>
      <w:r>
        <w:rPr>
          <w:rFonts w:hint="eastAsia"/>
        </w:rPr>
        <w:t>级联数据块长度</w:t>
      </w:r>
    </w:p>
    <w:p w14:paraId="752237AA">
      <w:pPr>
        <w:pStyle w:val="50"/>
      </w:pPr>
      <w:r>
        <w:rPr>
          <w:rFonts w:hint="eastAsia"/>
        </w:rPr>
        <w:t>用于表示级联头后的一个M</w:t>
      </w:r>
      <w:r>
        <w:t>AC</w:t>
      </w:r>
      <w:r>
        <w:rPr>
          <w:rFonts w:hint="eastAsia"/>
        </w:rPr>
        <w:t>帧的总长度，单位：字节。</w:t>
      </w:r>
    </w:p>
    <w:p w14:paraId="1E156C5B">
      <w:pPr>
        <w:pStyle w:val="88"/>
      </w:pPr>
      <w:r>
        <w:rPr>
          <w:rFonts w:hint="eastAsia"/>
        </w:rPr>
        <w:t>级联块起始标识</w:t>
      </w:r>
    </w:p>
    <w:p w14:paraId="4942B875">
      <w:pPr>
        <w:pStyle w:val="50"/>
      </w:pPr>
      <w:r>
        <w:rPr>
          <w:rFonts w:hint="eastAsia"/>
        </w:rPr>
        <w:t>聚合报文中的第一个级联数据块，需设置本字段的值为1；否则，需设置本字段的值为0。</w:t>
      </w:r>
    </w:p>
    <w:p w14:paraId="5B1C5F6E">
      <w:pPr>
        <w:pStyle w:val="88"/>
      </w:pPr>
      <w:r>
        <w:rPr>
          <w:rFonts w:hint="eastAsia"/>
        </w:rPr>
        <w:t>级联块结束标识</w:t>
      </w:r>
    </w:p>
    <w:p w14:paraId="30BAB080">
      <w:pPr>
        <w:pStyle w:val="50"/>
      </w:pPr>
      <w:r>
        <w:rPr>
          <w:rFonts w:hint="eastAsia"/>
        </w:rPr>
        <w:t>聚合报文中的最后一个级联数据块，需设置本字段的值为1；否则，需设置本地址段的值为0。</w:t>
      </w:r>
    </w:p>
    <w:p w14:paraId="24836901">
      <w:pPr>
        <w:pStyle w:val="132"/>
        <w:ind w:left="420" w:hanging="420"/>
      </w:pPr>
      <w:bookmarkStart w:id="628" w:name="_Toc403570181"/>
      <w:bookmarkStart w:id="629" w:name="_Toc399228887"/>
      <w:r>
        <w:t>物理块体</w:t>
      </w:r>
      <w:bookmarkEnd w:id="628"/>
      <w:bookmarkEnd w:id="629"/>
    </w:p>
    <w:p w14:paraId="3DC5BA03">
      <w:pPr>
        <w:pStyle w:val="50"/>
      </w:pPr>
      <w:r>
        <w:t>物理块体中携带由MSDU所组成的MAC帧的分段，大小为128字节或者512字节。</w:t>
      </w:r>
    </w:p>
    <w:p w14:paraId="5E43B8CC">
      <w:pPr>
        <w:pStyle w:val="50"/>
      </w:pPr>
      <w:r>
        <w:t>物理块体中携带由MSDU所组成的MAC帧的分段，</w:t>
      </w:r>
      <w:r>
        <w:rPr>
          <w:rFonts w:hint="eastAsia"/>
        </w:rPr>
        <w:t>当标准版本号为B</w:t>
      </w:r>
      <w:r>
        <w:t>PLC</w:t>
      </w:r>
      <w:r>
        <w:rPr>
          <w:rFonts w:hint="eastAsia"/>
        </w:rPr>
        <w:t>时，物理块体</w:t>
      </w:r>
      <w:r>
        <w:t>大小为128字节或者512字节</w:t>
      </w:r>
      <w:r>
        <w:rPr>
          <w:rFonts w:hint="eastAsia"/>
        </w:rPr>
        <w:t>；当标准版本号为ISAC-</w:t>
      </w:r>
      <w:r>
        <w:t>PLC</w:t>
      </w:r>
      <w:r>
        <w:rPr>
          <w:rFonts w:hint="eastAsia"/>
        </w:rPr>
        <w:t>时，物理块体</w:t>
      </w:r>
      <w:r>
        <w:t>大小为</w:t>
      </w:r>
      <w:r>
        <w:rPr>
          <w:rFonts w:hint="eastAsia"/>
        </w:rPr>
        <w:t>8字节、64字节、</w:t>
      </w:r>
      <w:r>
        <w:t>128字节</w:t>
      </w:r>
      <w:r>
        <w:rPr>
          <w:rFonts w:hint="eastAsia"/>
        </w:rPr>
        <w:t>、256字节</w:t>
      </w:r>
      <w:r>
        <w:t>或者512字节</w:t>
      </w:r>
      <w:r>
        <w:rPr>
          <w:rFonts w:hint="eastAsia"/>
        </w:rPr>
        <w:t>，其中16字节物理块定义如</w:t>
      </w:r>
      <w:r>
        <w:rPr>
          <w:rFonts w:hint="eastAsia"/>
        </w:rPr>
        <w:fldChar w:fldCharType="begin"/>
      </w:r>
      <w:r>
        <w:rPr>
          <w:rFonts w:hint="eastAsia"/>
        </w:rPr>
        <w:instrText xml:space="preserve"> REF _Ref20962 \h </w:instrText>
      </w:r>
      <w:r>
        <w:rPr>
          <w:rFonts w:hint="eastAsia"/>
        </w:rPr>
        <w:fldChar w:fldCharType="separate"/>
      </w:r>
      <w:r>
        <w:t>表 49</w:t>
      </w:r>
      <w:r>
        <w:rPr>
          <w:rFonts w:hint="eastAsia"/>
        </w:rPr>
        <w:fldChar w:fldCharType="end"/>
      </w:r>
      <w:r>
        <w:rPr>
          <w:rFonts w:hint="eastAsia"/>
        </w:rPr>
        <w:t>所示。</w:t>
      </w:r>
    </w:p>
    <w:p w14:paraId="2BF03719">
      <w:pPr>
        <w:pStyle w:val="10"/>
      </w:pPr>
      <w:bookmarkStart w:id="630" w:name="_Ref219054669"/>
      <w:bookmarkEnd w:id="630"/>
      <w:bookmarkStart w:id="631" w:name="_Ref20962"/>
      <w:r>
        <w:t xml:space="preserve">表 </w:t>
      </w:r>
      <w:r>
        <w:fldChar w:fldCharType="begin"/>
      </w:r>
      <w:r>
        <w:instrText xml:space="preserve"> SEQ 表 \* ARABIC </w:instrText>
      </w:r>
      <w:r>
        <w:fldChar w:fldCharType="separate"/>
      </w:r>
      <w:r>
        <w:t>49</w:t>
      </w:r>
      <w:r>
        <w:fldChar w:fldCharType="end"/>
      </w:r>
      <w:bookmarkEnd w:id="631"/>
      <w:r>
        <w:t xml:space="preserve"> </w:t>
      </w:r>
      <w:r>
        <w:rPr>
          <w:rFonts w:hint="eastAsia"/>
        </w:rPr>
        <w:t>16字节物理块的格式</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1297"/>
        <w:gridCol w:w="1152"/>
        <w:gridCol w:w="2039"/>
        <w:gridCol w:w="2039"/>
      </w:tblGrid>
      <w:tr w14:paraId="4139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6B5E4C28">
            <w:pPr>
              <w:pStyle w:val="125"/>
              <w:adjustRightInd w:val="0"/>
              <w:snapToGrid w:val="0"/>
              <w:rPr>
                <w:rFonts w:ascii="Times New Roman" w:hAnsi="Times New Roman"/>
                <w:sz w:val="18"/>
              </w:rPr>
            </w:pPr>
            <w:r>
              <w:rPr>
                <w:rFonts w:hint="eastAsia" w:ascii="Times New Roman" w:hAnsi="Times New Roman"/>
                <w:sz w:val="18"/>
              </w:rPr>
              <w:t>字段</w:t>
            </w:r>
          </w:p>
        </w:tc>
        <w:tc>
          <w:tcPr>
            <w:tcW w:w="1297" w:type="dxa"/>
            <w:tcBorders>
              <w:top w:val="single" w:color="auto" w:sz="4" w:space="0"/>
              <w:left w:val="nil"/>
              <w:bottom w:val="single" w:color="auto" w:sz="4" w:space="0"/>
              <w:right w:val="single" w:color="auto" w:sz="4" w:space="0"/>
            </w:tcBorders>
            <w:vAlign w:val="center"/>
          </w:tcPr>
          <w:p w14:paraId="336900F1">
            <w:pPr>
              <w:pStyle w:val="125"/>
              <w:adjustRightInd w:val="0"/>
              <w:snapToGrid w:val="0"/>
              <w:rPr>
                <w:rFonts w:ascii="Times New Roman" w:hAnsi="Times New Roman"/>
                <w:sz w:val="18"/>
              </w:rPr>
            </w:pPr>
            <w:r>
              <w:rPr>
                <w:rFonts w:hint="eastAsia" w:ascii="Times New Roman" w:hAnsi="Times New Roman"/>
                <w:sz w:val="18"/>
              </w:rPr>
              <w:t>字节号</w:t>
            </w:r>
          </w:p>
        </w:tc>
        <w:tc>
          <w:tcPr>
            <w:tcW w:w="1152" w:type="dxa"/>
            <w:tcBorders>
              <w:top w:val="single" w:color="auto" w:sz="4" w:space="0"/>
              <w:left w:val="nil"/>
              <w:bottom w:val="single" w:color="auto" w:sz="4" w:space="0"/>
              <w:right w:val="single" w:color="auto" w:sz="4" w:space="0"/>
            </w:tcBorders>
            <w:vAlign w:val="center"/>
          </w:tcPr>
          <w:p w14:paraId="392FA04F">
            <w:pPr>
              <w:pStyle w:val="125"/>
              <w:adjustRightInd w:val="0"/>
              <w:snapToGrid w:val="0"/>
              <w:rPr>
                <w:rFonts w:ascii="Times New Roman" w:hAnsi="Times New Roman"/>
                <w:sz w:val="18"/>
              </w:rPr>
            </w:pPr>
            <w:r>
              <w:rPr>
                <w:rFonts w:hint="eastAsia" w:ascii="Times New Roman" w:hAnsi="Times New Roman"/>
                <w:sz w:val="18"/>
              </w:rPr>
              <w:t>比特位</w:t>
            </w:r>
          </w:p>
        </w:tc>
        <w:tc>
          <w:tcPr>
            <w:tcW w:w="2039" w:type="dxa"/>
            <w:tcBorders>
              <w:top w:val="single" w:color="auto" w:sz="4" w:space="0"/>
              <w:left w:val="nil"/>
              <w:bottom w:val="single" w:color="auto" w:sz="4" w:space="0"/>
              <w:right w:val="single" w:color="auto" w:sz="4" w:space="0"/>
            </w:tcBorders>
            <w:vAlign w:val="center"/>
          </w:tcPr>
          <w:p w14:paraId="25497264">
            <w:pPr>
              <w:pStyle w:val="125"/>
              <w:adjustRightInd w:val="0"/>
              <w:snapToGrid w:val="0"/>
              <w:rPr>
                <w:rFonts w:ascii="Times New Roman" w:hAnsi="Times New Roman"/>
                <w:sz w:val="18"/>
              </w:rPr>
            </w:pPr>
            <w:r>
              <w:rPr>
                <w:rFonts w:hint="eastAsia" w:ascii="Times New Roman" w:hAnsi="Times New Roman"/>
                <w:sz w:val="18"/>
              </w:rPr>
              <w:t>字段大小</w:t>
            </w:r>
            <w:r>
              <w:rPr>
                <w:rFonts w:ascii="Times New Roman" w:hAnsi="Times New Roman"/>
                <w:sz w:val="18"/>
              </w:rPr>
              <w:t>(</w:t>
            </w:r>
            <w:r>
              <w:rPr>
                <w:rFonts w:hint="eastAsia" w:ascii="Times New Roman" w:hAnsi="Times New Roman"/>
                <w:sz w:val="18"/>
              </w:rPr>
              <w:t>比特数</w:t>
            </w:r>
            <w:r>
              <w:rPr>
                <w:rFonts w:ascii="Times New Roman" w:hAnsi="Times New Roman"/>
                <w:sz w:val="18"/>
              </w:rPr>
              <w:t>)</w:t>
            </w:r>
          </w:p>
        </w:tc>
        <w:tc>
          <w:tcPr>
            <w:tcW w:w="2039" w:type="dxa"/>
            <w:tcBorders>
              <w:top w:val="single" w:color="auto" w:sz="4" w:space="0"/>
              <w:left w:val="nil"/>
              <w:bottom w:val="single" w:color="auto" w:sz="4" w:space="0"/>
              <w:right w:val="single" w:color="auto" w:sz="4" w:space="0"/>
            </w:tcBorders>
            <w:vAlign w:val="center"/>
          </w:tcPr>
          <w:p w14:paraId="58C1AFC0">
            <w:pPr>
              <w:pStyle w:val="125"/>
              <w:adjustRightInd w:val="0"/>
              <w:snapToGrid w:val="0"/>
              <w:rPr>
                <w:rFonts w:ascii="Times New Roman" w:hAnsi="Times New Roman"/>
                <w:sz w:val="18"/>
              </w:rPr>
            </w:pPr>
            <w:r>
              <w:rPr>
                <w:rFonts w:hint="eastAsia" w:ascii="Times New Roman" w:hAnsi="Times New Roman"/>
                <w:sz w:val="18"/>
              </w:rPr>
              <w:t>说明</w:t>
            </w:r>
          </w:p>
        </w:tc>
      </w:tr>
      <w:tr w14:paraId="4C7D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restart"/>
            <w:tcBorders>
              <w:top w:val="nil"/>
              <w:left w:val="single" w:color="auto" w:sz="4" w:space="0"/>
              <w:bottom w:val="single" w:color="auto" w:sz="4" w:space="0"/>
              <w:right w:val="single" w:color="auto" w:sz="4" w:space="0"/>
            </w:tcBorders>
            <w:vAlign w:val="center"/>
          </w:tcPr>
          <w:p w14:paraId="7224EB0E">
            <w:pPr>
              <w:pStyle w:val="125"/>
              <w:adjustRightInd w:val="0"/>
              <w:snapToGrid w:val="0"/>
              <w:rPr>
                <w:rFonts w:ascii="Times New Roman" w:hAnsi="Times New Roman"/>
                <w:sz w:val="18"/>
              </w:rPr>
            </w:pPr>
            <w:r>
              <w:rPr>
                <w:rFonts w:hint="eastAsia" w:ascii="Times New Roman" w:hAnsi="Times New Roman"/>
                <w:sz w:val="18"/>
              </w:rPr>
              <w:t>序列号</w:t>
            </w:r>
          </w:p>
        </w:tc>
        <w:tc>
          <w:tcPr>
            <w:tcW w:w="1297" w:type="dxa"/>
            <w:tcBorders>
              <w:top w:val="single" w:color="auto" w:sz="4" w:space="0"/>
              <w:left w:val="nil"/>
              <w:bottom w:val="single" w:color="auto" w:sz="4" w:space="0"/>
              <w:right w:val="single" w:color="auto" w:sz="4" w:space="0"/>
            </w:tcBorders>
            <w:vAlign w:val="center"/>
          </w:tcPr>
          <w:p w14:paraId="625EF7FD">
            <w:pPr>
              <w:pStyle w:val="125"/>
              <w:adjustRightInd w:val="0"/>
              <w:snapToGrid w:val="0"/>
              <w:rPr>
                <w:rFonts w:ascii="Times New Roman" w:hAnsi="Times New Roman"/>
                <w:sz w:val="18"/>
              </w:rPr>
            </w:pPr>
            <w:r>
              <w:rPr>
                <w:rFonts w:ascii="Times New Roman" w:hAnsi="Times New Roman"/>
                <w:sz w:val="18"/>
              </w:rPr>
              <w:t>0</w:t>
            </w:r>
          </w:p>
        </w:tc>
        <w:tc>
          <w:tcPr>
            <w:tcW w:w="1152" w:type="dxa"/>
            <w:tcBorders>
              <w:top w:val="single" w:color="auto" w:sz="4" w:space="0"/>
              <w:left w:val="nil"/>
              <w:bottom w:val="single" w:color="auto" w:sz="4" w:space="0"/>
              <w:right w:val="single" w:color="auto" w:sz="4" w:space="0"/>
            </w:tcBorders>
            <w:vAlign w:val="center"/>
          </w:tcPr>
          <w:p w14:paraId="1167D02E">
            <w:pPr>
              <w:pStyle w:val="125"/>
              <w:adjustRightInd w:val="0"/>
              <w:snapToGrid w:val="0"/>
              <w:rPr>
                <w:rFonts w:ascii="Times New Roman" w:hAnsi="Times New Roman"/>
                <w:sz w:val="18"/>
              </w:rPr>
            </w:pPr>
            <w:r>
              <w:rPr>
                <w:rFonts w:ascii="Times New Roman" w:hAnsi="Times New Roman"/>
                <w:sz w:val="18"/>
              </w:rPr>
              <w:t>0-7</w:t>
            </w:r>
          </w:p>
        </w:tc>
        <w:tc>
          <w:tcPr>
            <w:tcW w:w="2039" w:type="dxa"/>
            <w:vMerge w:val="restart"/>
            <w:tcBorders>
              <w:top w:val="nil"/>
              <w:left w:val="nil"/>
              <w:bottom w:val="single" w:color="auto" w:sz="4" w:space="0"/>
              <w:right w:val="single" w:color="auto" w:sz="4" w:space="0"/>
            </w:tcBorders>
            <w:vAlign w:val="center"/>
          </w:tcPr>
          <w:p w14:paraId="355E46B0">
            <w:pPr>
              <w:pStyle w:val="125"/>
              <w:adjustRightInd w:val="0"/>
              <w:snapToGrid w:val="0"/>
              <w:rPr>
                <w:rFonts w:ascii="Times New Roman" w:hAnsi="Times New Roman"/>
                <w:sz w:val="18"/>
              </w:rPr>
            </w:pPr>
            <w:r>
              <w:rPr>
                <w:rFonts w:ascii="Times New Roman" w:hAnsi="Times New Roman"/>
                <w:sz w:val="18"/>
              </w:rPr>
              <w:t>16</w:t>
            </w:r>
          </w:p>
        </w:tc>
        <w:tc>
          <w:tcPr>
            <w:tcW w:w="2039" w:type="dxa"/>
            <w:vMerge w:val="restart"/>
            <w:tcBorders>
              <w:top w:val="nil"/>
              <w:left w:val="nil"/>
              <w:bottom w:val="single" w:color="auto" w:sz="4" w:space="0"/>
              <w:right w:val="single" w:color="auto" w:sz="4" w:space="0"/>
            </w:tcBorders>
            <w:vAlign w:val="center"/>
          </w:tcPr>
          <w:p w14:paraId="7E07562B">
            <w:pPr>
              <w:pStyle w:val="125"/>
              <w:adjustRightInd w:val="0"/>
              <w:snapToGrid w:val="0"/>
              <w:rPr>
                <w:rFonts w:ascii="Times New Roman" w:hAnsi="Times New Roman"/>
                <w:sz w:val="18"/>
              </w:rPr>
            </w:pPr>
            <w:r>
              <w:rPr>
                <w:rFonts w:ascii="Times New Roman" w:hAnsi="Times New Roman"/>
                <w:sz w:val="18"/>
              </w:rPr>
              <w:t>-</w:t>
            </w:r>
          </w:p>
        </w:tc>
      </w:tr>
      <w:tr w14:paraId="21F4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continue"/>
            <w:tcBorders>
              <w:top w:val="nil"/>
              <w:left w:val="single" w:color="auto" w:sz="4" w:space="0"/>
              <w:bottom w:val="single" w:color="auto" w:sz="4" w:space="0"/>
              <w:right w:val="single" w:color="auto" w:sz="4" w:space="0"/>
            </w:tcBorders>
            <w:vAlign w:val="center"/>
          </w:tcPr>
          <w:p w14:paraId="1B532265">
            <w:pPr>
              <w:pStyle w:val="125"/>
              <w:adjustRightInd w:val="0"/>
              <w:snapToGrid w:val="0"/>
              <w:rPr>
                <w:rFonts w:ascii="Times New Roman" w:hAnsi="Times New Roman"/>
                <w:sz w:val="18"/>
              </w:rPr>
            </w:pPr>
          </w:p>
        </w:tc>
        <w:tc>
          <w:tcPr>
            <w:tcW w:w="1297" w:type="dxa"/>
            <w:tcBorders>
              <w:top w:val="single" w:color="auto" w:sz="4" w:space="0"/>
              <w:left w:val="nil"/>
              <w:bottom w:val="single" w:color="auto" w:sz="4" w:space="0"/>
              <w:right w:val="single" w:color="auto" w:sz="4" w:space="0"/>
            </w:tcBorders>
            <w:vAlign w:val="center"/>
          </w:tcPr>
          <w:p w14:paraId="2C7B3B11">
            <w:pPr>
              <w:pStyle w:val="125"/>
              <w:adjustRightInd w:val="0"/>
              <w:snapToGrid w:val="0"/>
              <w:rPr>
                <w:rFonts w:ascii="Times New Roman" w:hAnsi="Times New Roman"/>
                <w:sz w:val="18"/>
              </w:rPr>
            </w:pPr>
            <w:r>
              <w:rPr>
                <w:rFonts w:ascii="Times New Roman" w:hAnsi="Times New Roman"/>
                <w:sz w:val="18"/>
              </w:rPr>
              <w:t>1</w:t>
            </w:r>
          </w:p>
        </w:tc>
        <w:tc>
          <w:tcPr>
            <w:tcW w:w="1152" w:type="dxa"/>
            <w:tcBorders>
              <w:top w:val="single" w:color="auto" w:sz="4" w:space="0"/>
              <w:left w:val="nil"/>
              <w:bottom w:val="single" w:color="auto" w:sz="4" w:space="0"/>
              <w:right w:val="single" w:color="auto" w:sz="4" w:space="0"/>
            </w:tcBorders>
            <w:vAlign w:val="center"/>
          </w:tcPr>
          <w:p w14:paraId="67829607">
            <w:pPr>
              <w:pStyle w:val="125"/>
              <w:adjustRightInd w:val="0"/>
              <w:snapToGrid w:val="0"/>
              <w:rPr>
                <w:rFonts w:ascii="Times New Roman" w:hAnsi="Times New Roman"/>
                <w:sz w:val="18"/>
              </w:rPr>
            </w:pPr>
            <w:r>
              <w:rPr>
                <w:rFonts w:ascii="Times New Roman" w:hAnsi="Times New Roman"/>
                <w:sz w:val="18"/>
              </w:rPr>
              <w:t>0-7</w:t>
            </w:r>
          </w:p>
        </w:tc>
        <w:tc>
          <w:tcPr>
            <w:tcW w:w="2039" w:type="dxa"/>
            <w:vMerge w:val="continue"/>
            <w:tcBorders>
              <w:top w:val="nil"/>
              <w:left w:val="nil"/>
              <w:bottom w:val="single" w:color="auto" w:sz="4" w:space="0"/>
              <w:right w:val="single" w:color="auto" w:sz="4" w:space="0"/>
            </w:tcBorders>
            <w:vAlign w:val="center"/>
          </w:tcPr>
          <w:p w14:paraId="606B78BF">
            <w:pPr>
              <w:pStyle w:val="125"/>
              <w:adjustRightInd w:val="0"/>
              <w:snapToGrid w:val="0"/>
              <w:rPr>
                <w:rFonts w:ascii="Times New Roman" w:hAnsi="Times New Roman"/>
                <w:sz w:val="18"/>
              </w:rPr>
            </w:pPr>
          </w:p>
        </w:tc>
        <w:tc>
          <w:tcPr>
            <w:tcW w:w="2039" w:type="dxa"/>
            <w:vMerge w:val="continue"/>
            <w:tcBorders>
              <w:top w:val="nil"/>
              <w:left w:val="nil"/>
              <w:bottom w:val="single" w:color="auto" w:sz="4" w:space="0"/>
              <w:right w:val="single" w:color="auto" w:sz="4" w:space="0"/>
            </w:tcBorders>
            <w:vAlign w:val="center"/>
          </w:tcPr>
          <w:p w14:paraId="58764B50">
            <w:pPr>
              <w:pStyle w:val="125"/>
              <w:adjustRightInd w:val="0"/>
              <w:snapToGrid w:val="0"/>
              <w:rPr>
                <w:rFonts w:ascii="Times New Roman" w:hAnsi="Times New Roman"/>
                <w:sz w:val="18"/>
              </w:rPr>
            </w:pPr>
          </w:p>
        </w:tc>
      </w:tr>
      <w:tr w14:paraId="3F90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restart"/>
            <w:tcBorders>
              <w:top w:val="nil"/>
              <w:left w:val="single" w:color="auto" w:sz="4" w:space="0"/>
              <w:bottom w:val="single" w:color="auto" w:sz="4" w:space="0"/>
              <w:right w:val="single" w:color="auto" w:sz="4" w:space="0"/>
            </w:tcBorders>
            <w:vAlign w:val="center"/>
          </w:tcPr>
          <w:p w14:paraId="051B5487">
            <w:pPr>
              <w:pStyle w:val="125"/>
              <w:adjustRightInd w:val="0"/>
              <w:snapToGrid w:val="0"/>
              <w:rPr>
                <w:rFonts w:ascii="Times New Roman" w:hAnsi="Times New Roman"/>
                <w:sz w:val="18"/>
              </w:rPr>
            </w:pPr>
            <w:r>
              <w:rPr>
                <w:rFonts w:hint="eastAsia" w:ascii="Times New Roman" w:hAnsi="Times New Roman"/>
                <w:sz w:val="18"/>
              </w:rPr>
              <w:t>保留</w:t>
            </w:r>
          </w:p>
        </w:tc>
        <w:tc>
          <w:tcPr>
            <w:tcW w:w="1297" w:type="dxa"/>
            <w:tcBorders>
              <w:top w:val="single" w:color="auto" w:sz="4" w:space="0"/>
              <w:left w:val="nil"/>
              <w:bottom w:val="single" w:color="auto" w:sz="4" w:space="0"/>
              <w:right w:val="single" w:color="auto" w:sz="4" w:space="0"/>
            </w:tcBorders>
            <w:vAlign w:val="center"/>
          </w:tcPr>
          <w:p w14:paraId="2907D923">
            <w:pPr>
              <w:pStyle w:val="125"/>
              <w:adjustRightInd w:val="0"/>
              <w:snapToGrid w:val="0"/>
              <w:rPr>
                <w:rFonts w:ascii="Times New Roman" w:hAnsi="Times New Roman"/>
                <w:sz w:val="18"/>
              </w:rPr>
            </w:pPr>
            <w:r>
              <w:rPr>
                <w:rFonts w:ascii="Times New Roman" w:hAnsi="Times New Roman"/>
                <w:sz w:val="18"/>
              </w:rPr>
              <w:t>2</w:t>
            </w:r>
          </w:p>
        </w:tc>
        <w:tc>
          <w:tcPr>
            <w:tcW w:w="1152" w:type="dxa"/>
            <w:tcBorders>
              <w:top w:val="single" w:color="auto" w:sz="4" w:space="0"/>
              <w:left w:val="nil"/>
              <w:bottom w:val="single" w:color="auto" w:sz="4" w:space="0"/>
              <w:right w:val="single" w:color="auto" w:sz="4" w:space="0"/>
            </w:tcBorders>
            <w:vAlign w:val="center"/>
          </w:tcPr>
          <w:p w14:paraId="383DA46E">
            <w:pPr>
              <w:pStyle w:val="125"/>
              <w:adjustRightInd w:val="0"/>
              <w:snapToGrid w:val="0"/>
              <w:rPr>
                <w:rFonts w:ascii="Times New Roman" w:hAnsi="Times New Roman"/>
                <w:sz w:val="18"/>
              </w:rPr>
            </w:pPr>
            <w:r>
              <w:rPr>
                <w:rFonts w:ascii="Times New Roman" w:hAnsi="Times New Roman"/>
                <w:sz w:val="18"/>
              </w:rPr>
              <w:t>0-7</w:t>
            </w:r>
          </w:p>
        </w:tc>
        <w:tc>
          <w:tcPr>
            <w:tcW w:w="2039" w:type="dxa"/>
            <w:vMerge w:val="restart"/>
            <w:tcBorders>
              <w:top w:val="nil"/>
              <w:left w:val="nil"/>
              <w:bottom w:val="single" w:color="auto" w:sz="4" w:space="0"/>
              <w:right w:val="single" w:color="auto" w:sz="4" w:space="0"/>
            </w:tcBorders>
            <w:vAlign w:val="center"/>
          </w:tcPr>
          <w:p w14:paraId="3305315F">
            <w:pPr>
              <w:pStyle w:val="125"/>
              <w:adjustRightInd w:val="0"/>
              <w:snapToGrid w:val="0"/>
              <w:rPr>
                <w:rFonts w:ascii="Times New Roman" w:hAnsi="Times New Roman"/>
                <w:sz w:val="18"/>
              </w:rPr>
            </w:pPr>
            <w:r>
              <w:rPr>
                <w:rFonts w:ascii="Times New Roman" w:hAnsi="Times New Roman"/>
                <w:sz w:val="18"/>
              </w:rPr>
              <w:t>16</w:t>
            </w:r>
          </w:p>
        </w:tc>
        <w:tc>
          <w:tcPr>
            <w:tcW w:w="2039" w:type="dxa"/>
            <w:vMerge w:val="restart"/>
            <w:tcBorders>
              <w:top w:val="nil"/>
              <w:left w:val="nil"/>
              <w:bottom w:val="single" w:color="auto" w:sz="4" w:space="0"/>
              <w:right w:val="single" w:color="auto" w:sz="4" w:space="0"/>
            </w:tcBorders>
            <w:vAlign w:val="center"/>
          </w:tcPr>
          <w:p w14:paraId="06F4F21C">
            <w:pPr>
              <w:pStyle w:val="125"/>
              <w:adjustRightInd w:val="0"/>
              <w:snapToGrid w:val="0"/>
              <w:rPr>
                <w:rFonts w:ascii="Times New Roman" w:hAnsi="Times New Roman"/>
                <w:sz w:val="18"/>
              </w:rPr>
            </w:pPr>
            <w:r>
              <w:rPr>
                <w:rFonts w:hint="eastAsia" w:ascii="Times New Roman" w:hAnsi="Times New Roman"/>
                <w:sz w:val="18"/>
              </w:rPr>
              <w:t>-</w:t>
            </w:r>
          </w:p>
        </w:tc>
      </w:tr>
      <w:tr w14:paraId="14B2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continue"/>
            <w:tcBorders>
              <w:top w:val="nil"/>
              <w:left w:val="single" w:color="auto" w:sz="4" w:space="0"/>
              <w:bottom w:val="single" w:color="auto" w:sz="4" w:space="0"/>
              <w:right w:val="single" w:color="auto" w:sz="4" w:space="0"/>
            </w:tcBorders>
            <w:vAlign w:val="center"/>
          </w:tcPr>
          <w:p w14:paraId="2890B1A1">
            <w:pPr>
              <w:pStyle w:val="125"/>
              <w:adjustRightInd w:val="0"/>
              <w:snapToGrid w:val="0"/>
              <w:rPr>
                <w:rFonts w:ascii="Times New Roman" w:hAnsi="Times New Roman"/>
                <w:sz w:val="18"/>
              </w:rPr>
            </w:pPr>
          </w:p>
        </w:tc>
        <w:tc>
          <w:tcPr>
            <w:tcW w:w="1297" w:type="dxa"/>
            <w:tcBorders>
              <w:top w:val="single" w:color="auto" w:sz="4" w:space="0"/>
              <w:left w:val="nil"/>
              <w:bottom w:val="single" w:color="auto" w:sz="4" w:space="0"/>
              <w:right w:val="single" w:color="auto" w:sz="4" w:space="0"/>
            </w:tcBorders>
            <w:vAlign w:val="center"/>
          </w:tcPr>
          <w:p w14:paraId="72DA2733">
            <w:pPr>
              <w:pStyle w:val="125"/>
              <w:adjustRightInd w:val="0"/>
              <w:snapToGrid w:val="0"/>
              <w:rPr>
                <w:rFonts w:ascii="Times New Roman" w:hAnsi="Times New Roman"/>
                <w:sz w:val="18"/>
              </w:rPr>
            </w:pPr>
            <w:r>
              <w:rPr>
                <w:rFonts w:ascii="Times New Roman" w:hAnsi="Times New Roman"/>
                <w:sz w:val="18"/>
              </w:rPr>
              <w:t>3</w:t>
            </w:r>
          </w:p>
        </w:tc>
        <w:tc>
          <w:tcPr>
            <w:tcW w:w="1152" w:type="dxa"/>
            <w:tcBorders>
              <w:top w:val="single" w:color="auto" w:sz="4" w:space="0"/>
              <w:left w:val="nil"/>
              <w:bottom w:val="single" w:color="auto" w:sz="4" w:space="0"/>
              <w:right w:val="single" w:color="auto" w:sz="4" w:space="0"/>
            </w:tcBorders>
            <w:vAlign w:val="center"/>
          </w:tcPr>
          <w:p w14:paraId="43E376ED">
            <w:pPr>
              <w:pStyle w:val="125"/>
              <w:adjustRightInd w:val="0"/>
              <w:snapToGrid w:val="0"/>
              <w:rPr>
                <w:rFonts w:ascii="Times New Roman" w:hAnsi="Times New Roman"/>
                <w:sz w:val="18"/>
              </w:rPr>
            </w:pPr>
            <w:r>
              <w:rPr>
                <w:rFonts w:ascii="Times New Roman" w:hAnsi="Times New Roman"/>
                <w:sz w:val="18"/>
              </w:rPr>
              <w:t>0-7</w:t>
            </w:r>
          </w:p>
        </w:tc>
        <w:tc>
          <w:tcPr>
            <w:tcW w:w="2039" w:type="dxa"/>
            <w:vMerge w:val="continue"/>
            <w:tcBorders>
              <w:top w:val="nil"/>
              <w:left w:val="nil"/>
              <w:bottom w:val="single" w:color="auto" w:sz="4" w:space="0"/>
              <w:right w:val="single" w:color="auto" w:sz="4" w:space="0"/>
            </w:tcBorders>
            <w:vAlign w:val="center"/>
          </w:tcPr>
          <w:p w14:paraId="6749CC13">
            <w:pPr>
              <w:pStyle w:val="125"/>
              <w:adjustRightInd w:val="0"/>
              <w:snapToGrid w:val="0"/>
              <w:rPr>
                <w:rFonts w:ascii="Times New Roman" w:hAnsi="Times New Roman"/>
                <w:sz w:val="18"/>
              </w:rPr>
            </w:pPr>
          </w:p>
        </w:tc>
        <w:tc>
          <w:tcPr>
            <w:tcW w:w="2039" w:type="dxa"/>
            <w:vMerge w:val="continue"/>
            <w:tcBorders>
              <w:top w:val="nil"/>
              <w:left w:val="nil"/>
              <w:bottom w:val="single" w:color="auto" w:sz="4" w:space="0"/>
              <w:right w:val="single" w:color="auto" w:sz="4" w:space="0"/>
            </w:tcBorders>
            <w:vAlign w:val="center"/>
          </w:tcPr>
          <w:p w14:paraId="7B7FD90A">
            <w:pPr>
              <w:pStyle w:val="125"/>
              <w:adjustRightInd w:val="0"/>
              <w:snapToGrid w:val="0"/>
              <w:rPr>
                <w:rFonts w:ascii="Times New Roman" w:hAnsi="Times New Roman"/>
                <w:sz w:val="18"/>
              </w:rPr>
            </w:pPr>
          </w:p>
        </w:tc>
      </w:tr>
      <w:tr w14:paraId="4A2EA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18692E24">
            <w:pPr>
              <w:pStyle w:val="125"/>
              <w:adjustRightInd w:val="0"/>
              <w:snapToGrid w:val="0"/>
              <w:rPr>
                <w:rFonts w:ascii="Times New Roman" w:hAnsi="Times New Roman"/>
                <w:sz w:val="18"/>
              </w:rPr>
            </w:pPr>
            <w:r>
              <w:rPr>
                <w:rFonts w:hint="eastAsia" w:ascii="Times New Roman" w:hAnsi="Times New Roman"/>
                <w:sz w:val="18"/>
              </w:rPr>
              <w:t>报文I</w:t>
            </w:r>
            <w:r>
              <w:rPr>
                <w:rFonts w:ascii="Times New Roman" w:hAnsi="Times New Roman"/>
                <w:sz w:val="18"/>
              </w:rPr>
              <w:t>D</w:t>
            </w:r>
          </w:p>
        </w:tc>
        <w:tc>
          <w:tcPr>
            <w:tcW w:w="1297" w:type="dxa"/>
            <w:tcBorders>
              <w:top w:val="single" w:color="auto" w:sz="4" w:space="0"/>
              <w:left w:val="nil"/>
              <w:bottom w:val="single" w:color="auto" w:sz="4" w:space="0"/>
              <w:right w:val="single" w:color="auto" w:sz="4" w:space="0"/>
            </w:tcBorders>
            <w:vAlign w:val="center"/>
          </w:tcPr>
          <w:p w14:paraId="0247EEA3">
            <w:pPr>
              <w:pStyle w:val="125"/>
              <w:adjustRightInd w:val="0"/>
              <w:snapToGrid w:val="0"/>
              <w:rPr>
                <w:rFonts w:ascii="Times New Roman" w:hAnsi="Times New Roman"/>
                <w:sz w:val="18"/>
              </w:rPr>
            </w:pPr>
            <w:r>
              <w:rPr>
                <w:rFonts w:hint="eastAsia" w:ascii="Times New Roman" w:hAnsi="Times New Roman"/>
                <w:sz w:val="18"/>
              </w:rPr>
              <w:t>4</w:t>
            </w:r>
          </w:p>
        </w:tc>
        <w:tc>
          <w:tcPr>
            <w:tcW w:w="1152" w:type="dxa"/>
            <w:tcBorders>
              <w:top w:val="single" w:color="auto" w:sz="4" w:space="0"/>
              <w:left w:val="nil"/>
              <w:bottom w:val="single" w:color="auto" w:sz="4" w:space="0"/>
              <w:right w:val="single" w:color="auto" w:sz="4" w:space="0"/>
            </w:tcBorders>
            <w:vAlign w:val="center"/>
          </w:tcPr>
          <w:p w14:paraId="014FA595">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2039" w:type="dxa"/>
            <w:tcBorders>
              <w:top w:val="single" w:color="auto" w:sz="4" w:space="0"/>
              <w:left w:val="nil"/>
              <w:bottom w:val="single" w:color="auto" w:sz="4" w:space="0"/>
              <w:right w:val="single" w:color="auto" w:sz="4" w:space="0"/>
            </w:tcBorders>
            <w:vAlign w:val="center"/>
          </w:tcPr>
          <w:p w14:paraId="0603E271">
            <w:pPr>
              <w:pStyle w:val="125"/>
              <w:adjustRightInd w:val="0"/>
              <w:snapToGrid w:val="0"/>
              <w:rPr>
                <w:rFonts w:ascii="Times New Roman" w:hAnsi="Times New Roman"/>
                <w:sz w:val="18"/>
              </w:rPr>
            </w:pPr>
            <w:r>
              <w:rPr>
                <w:rFonts w:hint="eastAsia" w:ascii="Times New Roman" w:hAnsi="Times New Roman"/>
                <w:sz w:val="18"/>
              </w:rPr>
              <w:t>4</w:t>
            </w:r>
          </w:p>
        </w:tc>
        <w:tc>
          <w:tcPr>
            <w:tcW w:w="2039" w:type="dxa"/>
            <w:tcBorders>
              <w:top w:val="single" w:color="auto" w:sz="4" w:space="0"/>
              <w:left w:val="nil"/>
              <w:bottom w:val="single" w:color="auto" w:sz="4" w:space="0"/>
              <w:right w:val="single" w:color="auto" w:sz="4" w:space="0"/>
            </w:tcBorders>
            <w:vAlign w:val="center"/>
          </w:tcPr>
          <w:p w14:paraId="67390649">
            <w:pPr>
              <w:pStyle w:val="125"/>
              <w:adjustRightInd w:val="0"/>
              <w:snapToGrid w:val="0"/>
              <w:rPr>
                <w:rFonts w:ascii="Times New Roman" w:hAnsi="Times New Roman"/>
                <w:sz w:val="18"/>
              </w:rPr>
            </w:pPr>
            <w:r>
              <w:rPr>
                <w:rFonts w:hint="eastAsia" w:ascii="Times New Roman" w:hAnsi="Times New Roman"/>
                <w:sz w:val="18"/>
              </w:rPr>
              <w:t>用于指示物理块体承载的业务数据类型</w:t>
            </w:r>
          </w:p>
          <w:p w14:paraId="221B1881">
            <w:pPr>
              <w:pStyle w:val="125"/>
              <w:adjustRightInd w:val="0"/>
              <w:snapToGrid w:val="0"/>
              <w:rPr>
                <w:rFonts w:ascii="Times New Roman" w:hAnsi="Times New Roman"/>
                <w:sz w:val="18"/>
              </w:rPr>
            </w:pPr>
            <w:r>
              <w:rPr>
                <w:rFonts w:hint="eastAsia" w:ascii="Times New Roman" w:hAnsi="Times New Roman"/>
                <w:sz w:val="18"/>
              </w:rPr>
              <w:t>0：D</w:t>
            </w:r>
            <w:r>
              <w:rPr>
                <w:rFonts w:ascii="Times New Roman" w:hAnsi="Times New Roman"/>
                <w:sz w:val="18"/>
              </w:rPr>
              <w:t>L</w:t>
            </w:r>
            <w:r>
              <w:rPr>
                <w:rFonts w:hint="eastAsia" w:ascii="Times New Roman" w:hAnsi="Times New Roman"/>
                <w:sz w:val="18"/>
              </w:rPr>
              <w:t>-</w:t>
            </w:r>
            <w:r>
              <w:rPr>
                <w:rFonts w:ascii="Times New Roman" w:hAnsi="Times New Roman"/>
                <w:sz w:val="18"/>
              </w:rPr>
              <w:t>OFDMA</w:t>
            </w:r>
            <w:r>
              <w:rPr>
                <w:rFonts w:hint="eastAsia" w:ascii="Times New Roman" w:hAnsi="Times New Roman"/>
                <w:sz w:val="18"/>
              </w:rPr>
              <w:t>数据帧的</w:t>
            </w:r>
            <w:r>
              <w:rPr>
                <w:rFonts w:ascii="Times New Roman" w:hAnsi="Times New Roman"/>
                <w:sz w:val="18"/>
              </w:rPr>
              <w:t>SACK</w:t>
            </w:r>
            <w:r>
              <w:rPr>
                <w:rFonts w:hint="eastAsia" w:ascii="Times New Roman" w:hAnsi="Times New Roman"/>
                <w:sz w:val="18"/>
              </w:rPr>
              <w:t>帧</w:t>
            </w:r>
          </w:p>
          <w:p w14:paraId="63E245FE">
            <w:pPr>
              <w:pStyle w:val="125"/>
              <w:adjustRightInd w:val="0"/>
              <w:snapToGrid w:val="0"/>
              <w:rPr>
                <w:rFonts w:ascii="Times New Roman" w:hAnsi="Times New Roman"/>
                <w:sz w:val="18"/>
              </w:rPr>
            </w:pPr>
            <w:r>
              <w:rPr>
                <w:rFonts w:hint="eastAsia" w:ascii="Times New Roman" w:hAnsi="Times New Roman"/>
                <w:sz w:val="18"/>
              </w:rPr>
              <w:t>其他：保留</w:t>
            </w:r>
          </w:p>
        </w:tc>
      </w:tr>
      <w:tr w14:paraId="0071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restart"/>
            <w:tcBorders>
              <w:top w:val="nil"/>
              <w:left w:val="single" w:color="auto" w:sz="4" w:space="0"/>
              <w:bottom w:val="single" w:color="auto" w:sz="4" w:space="0"/>
              <w:right w:val="single" w:color="auto" w:sz="4" w:space="0"/>
            </w:tcBorders>
            <w:vAlign w:val="center"/>
          </w:tcPr>
          <w:p w14:paraId="0AC250A8">
            <w:pPr>
              <w:pStyle w:val="125"/>
              <w:adjustRightInd w:val="0"/>
              <w:snapToGrid w:val="0"/>
              <w:rPr>
                <w:rFonts w:ascii="Times New Roman" w:hAnsi="Times New Roman"/>
                <w:sz w:val="18"/>
              </w:rPr>
            </w:pPr>
            <w:r>
              <w:rPr>
                <w:rFonts w:hint="eastAsia" w:ascii="Times New Roman" w:hAnsi="Times New Roman"/>
                <w:sz w:val="18"/>
              </w:rPr>
              <w:t>报文内容</w:t>
            </w:r>
          </w:p>
        </w:tc>
        <w:tc>
          <w:tcPr>
            <w:tcW w:w="1297" w:type="dxa"/>
            <w:tcBorders>
              <w:top w:val="single" w:color="auto" w:sz="4" w:space="0"/>
              <w:left w:val="nil"/>
              <w:bottom w:val="single" w:color="auto" w:sz="4" w:space="0"/>
              <w:right w:val="single" w:color="auto" w:sz="4" w:space="0"/>
            </w:tcBorders>
            <w:vAlign w:val="center"/>
          </w:tcPr>
          <w:p w14:paraId="3B4542B0">
            <w:pPr>
              <w:pStyle w:val="125"/>
              <w:adjustRightInd w:val="0"/>
              <w:snapToGrid w:val="0"/>
              <w:rPr>
                <w:rFonts w:ascii="Times New Roman" w:hAnsi="Times New Roman"/>
                <w:sz w:val="18"/>
              </w:rPr>
            </w:pPr>
            <w:r>
              <w:rPr>
                <w:rFonts w:hint="eastAsia" w:ascii="Times New Roman" w:hAnsi="Times New Roman"/>
                <w:sz w:val="18"/>
              </w:rPr>
              <w:t>4</w:t>
            </w:r>
          </w:p>
        </w:tc>
        <w:tc>
          <w:tcPr>
            <w:tcW w:w="1152" w:type="dxa"/>
            <w:tcBorders>
              <w:top w:val="single" w:color="auto" w:sz="4" w:space="0"/>
              <w:left w:val="nil"/>
              <w:bottom w:val="single" w:color="auto" w:sz="4" w:space="0"/>
              <w:right w:val="single" w:color="auto" w:sz="4" w:space="0"/>
            </w:tcBorders>
            <w:vAlign w:val="center"/>
          </w:tcPr>
          <w:p w14:paraId="65CDC789">
            <w:pPr>
              <w:pStyle w:val="125"/>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2039" w:type="dxa"/>
            <w:vMerge w:val="restart"/>
            <w:tcBorders>
              <w:top w:val="nil"/>
              <w:left w:val="nil"/>
              <w:bottom w:val="single" w:color="auto" w:sz="4" w:space="0"/>
              <w:right w:val="single" w:color="auto" w:sz="4" w:space="0"/>
            </w:tcBorders>
            <w:vAlign w:val="center"/>
          </w:tcPr>
          <w:p w14:paraId="44BB5754">
            <w:pPr>
              <w:pStyle w:val="125"/>
              <w:adjustRightInd w:val="0"/>
              <w:snapToGrid w:val="0"/>
              <w:rPr>
                <w:rFonts w:ascii="Times New Roman" w:hAnsi="Times New Roman"/>
                <w:sz w:val="18"/>
              </w:rPr>
            </w:pPr>
            <w:r>
              <w:rPr>
                <w:rFonts w:ascii="Times New Roman" w:hAnsi="Times New Roman"/>
                <w:sz w:val="18"/>
              </w:rPr>
              <w:t>60</w:t>
            </w:r>
          </w:p>
        </w:tc>
        <w:tc>
          <w:tcPr>
            <w:tcW w:w="2039" w:type="dxa"/>
            <w:tcBorders>
              <w:top w:val="single" w:color="auto" w:sz="4" w:space="0"/>
              <w:left w:val="nil"/>
              <w:bottom w:val="single" w:color="auto" w:sz="4" w:space="0"/>
              <w:right w:val="single" w:color="auto" w:sz="4" w:space="0"/>
            </w:tcBorders>
            <w:vAlign w:val="center"/>
          </w:tcPr>
          <w:p w14:paraId="611AC195">
            <w:pPr>
              <w:pStyle w:val="125"/>
              <w:adjustRightInd w:val="0"/>
              <w:snapToGrid w:val="0"/>
              <w:rPr>
                <w:rFonts w:ascii="Times New Roman" w:hAnsi="Times New Roman"/>
                <w:sz w:val="18"/>
              </w:rPr>
            </w:pPr>
          </w:p>
        </w:tc>
      </w:tr>
      <w:tr w14:paraId="2371F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continue"/>
            <w:tcBorders>
              <w:top w:val="nil"/>
              <w:left w:val="single" w:color="auto" w:sz="4" w:space="0"/>
              <w:bottom w:val="single" w:color="auto" w:sz="4" w:space="0"/>
              <w:right w:val="single" w:color="auto" w:sz="4" w:space="0"/>
            </w:tcBorders>
            <w:vAlign w:val="center"/>
          </w:tcPr>
          <w:p w14:paraId="4248B62F">
            <w:pPr>
              <w:pStyle w:val="125"/>
              <w:adjustRightInd w:val="0"/>
              <w:snapToGrid w:val="0"/>
              <w:rPr>
                <w:rFonts w:ascii="Times New Roman" w:hAnsi="Times New Roman"/>
                <w:sz w:val="18"/>
              </w:rPr>
            </w:pPr>
          </w:p>
        </w:tc>
        <w:tc>
          <w:tcPr>
            <w:tcW w:w="1297" w:type="dxa"/>
            <w:tcBorders>
              <w:top w:val="single" w:color="auto" w:sz="4" w:space="0"/>
              <w:left w:val="nil"/>
              <w:bottom w:val="single" w:color="auto" w:sz="4" w:space="0"/>
              <w:right w:val="single" w:color="auto" w:sz="4" w:space="0"/>
            </w:tcBorders>
            <w:vAlign w:val="center"/>
          </w:tcPr>
          <w:p w14:paraId="22251A5A">
            <w:pPr>
              <w:pStyle w:val="125"/>
              <w:adjustRightInd w:val="0"/>
              <w:snapToGrid w:val="0"/>
              <w:rPr>
                <w:rFonts w:ascii="Times New Roman" w:hAnsi="Times New Roman"/>
                <w:sz w:val="18"/>
              </w:rPr>
            </w:pPr>
            <w:r>
              <w:rPr>
                <w:rFonts w:hint="eastAsia" w:ascii="Times New Roman" w:hAnsi="Times New Roman"/>
                <w:sz w:val="18"/>
              </w:rPr>
              <w:t>5</w:t>
            </w:r>
            <w:r>
              <w:rPr>
                <w:rFonts w:ascii="Times New Roman" w:hAnsi="Times New Roman"/>
                <w:sz w:val="18"/>
              </w:rPr>
              <w:t>-11</w:t>
            </w:r>
          </w:p>
        </w:tc>
        <w:tc>
          <w:tcPr>
            <w:tcW w:w="1152" w:type="dxa"/>
            <w:tcBorders>
              <w:top w:val="single" w:color="auto" w:sz="4" w:space="0"/>
              <w:left w:val="nil"/>
              <w:bottom w:val="single" w:color="auto" w:sz="4" w:space="0"/>
              <w:right w:val="single" w:color="auto" w:sz="4" w:space="0"/>
            </w:tcBorders>
            <w:vAlign w:val="center"/>
          </w:tcPr>
          <w:p w14:paraId="79D27514">
            <w:pPr>
              <w:pStyle w:val="125"/>
              <w:adjustRightInd w:val="0"/>
              <w:snapToGrid w:val="0"/>
              <w:rPr>
                <w:rFonts w:ascii="Times New Roman" w:hAnsi="Times New Roman"/>
                <w:sz w:val="18"/>
              </w:rPr>
            </w:pPr>
            <w:r>
              <w:rPr>
                <w:rFonts w:ascii="Times New Roman" w:hAnsi="Times New Roman"/>
                <w:sz w:val="18"/>
              </w:rPr>
              <w:t>0-7</w:t>
            </w:r>
          </w:p>
        </w:tc>
        <w:tc>
          <w:tcPr>
            <w:tcW w:w="2039" w:type="dxa"/>
            <w:vMerge w:val="continue"/>
            <w:tcBorders>
              <w:top w:val="nil"/>
              <w:left w:val="nil"/>
              <w:bottom w:val="single" w:color="auto" w:sz="4" w:space="0"/>
              <w:right w:val="single" w:color="auto" w:sz="4" w:space="0"/>
            </w:tcBorders>
            <w:vAlign w:val="center"/>
          </w:tcPr>
          <w:p w14:paraId="1EC4F484">
            <w:pPr>
              <w:pStyle w:val="125"/>
              <w:adjustRightInd w:val="0"/>
              <w:snapToGrid w:val="0"/>
              <w:rPr>
                <w:rFonts w:ascii="Times New Roman" w:hAnsi="Times New Roman"/>
                <w:sz w:val="18"/>
              </w:rPr>
            </w:pPr>
          </w:p>
        </w:tc>
        <w:tc>
          <w:tcPr>
            <w:tcW w:w="2039" w:type="dxa"/>
            <w:tcBorders>
              <w:top w:val="single" w:color="auto" w:sz="4" w:space="0"/>
              <w:left w:val="nil"/>
              <w:bottom w:val="single" w:color="auto" w:sz="4" w:space="0"/>
              <w:right w:val="single" w:color="auto" w:sz="4" w:space="0"/>
            </w:tcBorders>
            <w:vAlign w:val="center"/>
          </w:tcPr>
          <w:p w14:paraId="688EFC76">
            <w:pPr>
              <w:pStyle w:val="125"/>
              <w:adjustRightInd w:val="0"/>
              <w:snapToGrid w:val="0"/>
              <w:rPr>
                <w:rFonts w:ascii="Times New Roman" w:hAnsi="Times New Roman"/>
                <w:sz w:val="18"/>
              </w:rPr>
            </w:pPr>
            <w:r>
              <w:rPr>
                <w:rFonts w:hint="eastAsia" w:ascii="Times New Roman" w:hAnsi="Times New Roman"/>
                <w:sz w:val="18"/>
              </w:rPr>
              <w:t>-</w:t>
            </w:r>
          </w:p>
        </w:tc>
      </w:tr>
      <w:tr w14:paraId="747D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34261819">
            <w:pPr>
              <w:pStyle w:val="125"/>
              <w:adjustRightInd w:val="0"/>
              <w:snapToGrid w:val="0"/>
              <w:rPr>
                <w:rFonts w:ascii="Times New Roman" w:hAnsi="Times New Roman"/>
                <w:sz w:val="18"/>
              </w:rPr>
            </w:pPr>
            <w:r>
              <w:rPr>
                <w:rFonts w:hint="eastAsia" w:ascii="Times New Roman" w:hAnsi="Times New Roman"/>
                <w:sz w:val="18"/>
              </w:rPr>
              <w:t>保留</w:t>
            </w:r>
          </w:p>
        </w:tc>
        <w:tc>
          <w:tcPr>
            <w:tcW w:w="1297" w:type="dxa"/>
            <w:tcBorders>
              <w:top w:val="single" w:color="auto" w:sz="4" w:space="0"/>
              <w:left w:val="nil"/>
              <w:bottom w:val="single" w:color="auto" w:sz="4" w:space="0"/>
              <w:right w:val="single" w:color="auto" w:sz="4" w:space="0"/>
            </w:tcBorders>
            <w:vAlign w:val="center"/>
          </w:tcPr>
          <w:p w14:paraId="1ED94479">
            <w:pPr>
              <w:pStyle w:val="125"/>
              <w:adjustRightInd w:val="0"/>
              <w:snapToGrid w:val="0"/>
              <w:rPr>
                <w:rFonts w:ascii="Times New Roman" w:hAnsi="Times New Roman"/>
                <w:sz w:val="18"/>
              </w:rPr>
            </w:pPr>
            <w:r>
              <w:rPr>
                <w:rFonts w:ascii="Times New Roman" w:hAnsi="Times New Roman"/>
                <w:sz w:val="18"/>
              </w:rPr>
              <w:t>12</w:t>
            </w:r>
          </w:p>
        </w:tc>
        <w:tc>
          <w:tcPr>
            <w:tcW w:w="1152" w:type="dxa"/>
            <w:tcBorders>
              <w:top w:val="single" w:color="auto" w:sz="4" w:space="0"/>
              <w:left w:val="nil"/>
              <w:bottom w:val="single" w:color="auto" w:sz="4" w:space="0"/>
              <w:right w:val="single" w:color="auto" w:sz="4" w:space="0"/>
            </w:tcBorders>
            <w:vAlign w:val="center"/>
          </w:tcPr>
          <w:p w14:paraId="60A942E0">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039" w:type="dxa"/>
            <w:tcBorders>
              <w:top w:val="single" w:color="auto" w:sz="4" w:space="0"/>
              <w:left w:val="nil"/>
              <w:bottom w:val="single" w:color="auto" w:sz="4" w:space="0"/>
              <w:right w:val="single" w:color="auto" w:sz="4" w:space="0"/>
            </w:tcBorders>
            <w:vAlign w:val="center"/>
          </w:tcPr>
          <w:p w14:paraId="0C994F32">
            <w:pPr>
              <w:pStyle w:val="125"/>
              <w:adjustRightInd w:val="0"/>
              <w:snapToGrid w:val="0"/>
              <w:rPr>
                <w:rFonts w:ascii="Times New Roman" w:hAnsi="Times New Roman"/>
                <w:sz w:val="18"/>
              </w:rPr>
            </w:pPr>
            <w:r>
              <w:rPr>
                <w:rFonts w:ascii="Times New Roman" w:hAnsi="Times New Roman"/>
                <w:sz w:val="18"/>
              </w:rPr>
              <w:t>8</w:t>
            </w:r>
          </w:p>
        </w:tc>
        <w:tc>
          <w:tcPr>
            <w:tcW w:w="2039" w:type="dxa"/>
            <w:tcBorders>
              <w:top w:val="single" w:color="auto" w:sz="4" w:space="0"/>
              <w:left w:val="nil"/>
              <w:bottom w:val="single" w:color="auto" w:sz="4" w:space="0"/>
              <w:right w:val="single" w:color="auto" w:sz="4" w:space="0"/>
            </w:tcBorders>
            <w:vAlign w:val="center"/>
          </w:tcPr>
          <w:p w14:paraId="0C9C8AFC">
            <w:pPr>
              <w:pStyle w:val="125"/>
              <w:adjustRightInd w:val="0"/>
              <w:snapToGrid w:val="0"/>
              <w:rPr>
                <w:rFonts w:ascii="Times New Roman" w:hAnsi="Times New Roman"/>
                <w:sz w:val="18"/>
              </w:rPr>
            </w:pPr>
            <w:r>
              <w:rPr>
                <w:rFonts w:hint="eastAsia" w:ascii="Times New Roman" w:hAnsi="Times New Roman"/>
                <w:sz w:val="18"/>
              </w:rPr>
              <w:t>-</w:t>
            </w:r>
          </w:p>
        </w:tc>
      </w:tr>
      <w:tr w14:paraId="716A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4A33DB79">
            <w:pPr>
              <w:pStyle w:val="125"/>
              <w:adjustRightInd w:val="0"/>
              <w:snapToGrid w:val="0"/>
              <w:rPr>
                <w:rFonts w:ascii="Times New Roman" w:hAnsi="Times New Roman"/>
                <w:sz w:val="18"/>
              </w:rPr>
            </w:pPr>
            <w:r>
              <w:rPr>
                <w:rFonts w:hint="eastAsia" w:ascii="Times New Roman" w:hAnsi="Times New Roman"/>
                <w:sz w:val="18"/>
              </w:rPr>
              <w:t>物理块检查序列</w:t>
            </w:r>
          </w:p>
        </w:tc>
        <w:tc>
          <w:tcPr>
            <w:tcW w:w="1297" w:type="dxa"/>
            <w:tcBorders>
              <w:top w:val="single" w:color="auto" w:sz="4" w:space="0"/>
              <w:left w:val="nil"/>
              <w:bottom w:val="single" w:color="auto" w:sz="4" w:space="0"/>
              <w:right w:val="single" w:color="auto" w:sz="4" w:space="0"/>
            </w:tcBorders>
            <w:vAlign w:val="center"/>
          </w:tcPr>
          <w:p w14:paraId="00CEAC13">
            <w:pPr>
              <w:pStyle w:val="125"/>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3-15</w:t>
            </w:r>
          </w:p>
        </w:tc>
        <w:tc>
          <w:tcPr>
            <w:tcW w:w="1152" w:type="dxa"/>
            <w:tcBorders>
              <w:top w:val="single" w:color="auto" w:sz="4" w:space="0"/>
              <w:left w:val="nil"/>
              <w:bottom w:val="single" w:color="auto" w:sz="4" w:space="0"/>
              <w:right w:val="single" w:color="auto" w:sz="4" w:space="0"/>
            </w:tcBorders>
            <w:vAlign w:val="center"/>
          </w:tcPr>
          <w:p w14:paraId="0A6EF41D">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039" w:type="dxa"/>
            <w:tcBorders>
              <w:top w:val="single" w:color="auto" w:sz="4" w:space="0"/>
              <w:left w:val="nil"/>
              <w:bottom w:val="single" w:color="auto" w:sz="4" w:space="0"/>
              <w:right w:val="single" w:color="auto" w:sz="4" w:space="0"/>
            </w:tcBorders>
            <w:vAlign w:val="center"/>
          </w:tcPr>
          <w:p w14:paraId="413AE407">
            <w:pPr>
              <w:pStyle w:val="125"/>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4</w:t>
            </w:r>
          </w:p>
        </w:tc>
        <w:tc>
          <w:tcPr>
            <w:tcW w:w="2039" w:type="dxa"/>
            <w:tcBorders>
              <w:top w:val="single" w:color="auto" w:sz="4" w:space="0"/>
              <w:left w:val="nil"/>
              <w:bottom w:val="single" w:color="auto" w:sz="4" w:space="0"/>
              <w:right w:val="single" w:color="auto" w:sz="4" w:space="0"/>
            </w:tcBorders>
            <w:vAlign w:val="center"/>
          </w:tcPr>
          <w:p w14:paraId="616CAB25">
            <w:pPr>
              <w:pStyle w:val="125"/>
              <w:adjustRightInd w:val="0"/>
              <w:snapToGrid w:val="0"/>
              <w:rPr>
                <w:rFonts w:ascii="Times New Roman" w:hAnsi="Times New Roman"/>
                <w:sz w:val="18"/>
              </w:rPr>
            </w:pPr>
            <w:r>
              <w:rPr>
                <w:rFonts w:hint="eastAsia" w:ascii="Times New Roman" w:hAnsi="Times New Roman"/>
                <w:sz w:val="18"/>
              </w:rPr>
              <w:t>物理块检查序列是一个24比特的字段。校验时，以物理块头和物理块体以及保留字节三部分为目标，使用24比特的循环冗余校验算法，进行校验，校验值填充在物理块检查序列的位置。</w:t>
            </w:r>
          </w:p>
        </w:tc>
      </w:tr>
    </w:tbl>
    <w:p w14:paraId="189D3F6C">
      <w:pPr>
        <w:pStyle w:val="50"/>
      </w:pPr>
      <w:r>
        <w:rPr>
          <w:rFonts w:hint="eastAsia"/>
        </w:rPr>
        <w:t>当</w:t>
      </w:r>
      <w:r>
        <w:t>报文</w:t>
      </w:r>
      <w:r>
        <w:rPr>
          <w:rFonts w:hint="eastAsia"/>
        </w:rPr>
        <w:t>I</w:t>
      </w:r>
      <w:r>
        <w:t>D</w:t>
      </w:r>
      <w:r>
        <w:rPr>
          <w:rFonts w:hint="eastAsia"/>
        </w:rPr>
        <w:t>为0时，表示D</w:t>
      </w:r>
      <w:r>
        <w:t>L</w:t>
      </w:r>
      <w:r>
        <w:rPr>
          <w:rFonts w:hint="eastAsia"/>
        </w:rPr>
        <w:t>-</w:t>
      </w:r>
      <w:r>
        <w:t>OFDMA数据帧的SACK帧</w:t>
      </w:r>
      <w:r>
        <w:rPr>
          <w:rFonts w:hint="eastAsia"/>
        </w:rPr>
        <w:t>，那么其报文内容格式如</w:t>
      </w:r>
      <w:r>
        <w:rPr>
          <w:rFonts w:hint="eastAsia"/>
        </w:rPr>
        <w:fldChar w:fldCharType="begin"/>
      </w:r>
      <w:r>
        <w:rPr>
          <w:rFonts w:hint="eastAsia"/>
        </w:rPr>
        <w:instrText xml:space="preserve"> REF _Ref21037 \h </w:instrText>
      </w:r>
      <w:r>
        <w:rPr>
          <w:rFonts w:hint="eastAsia"/>
        </w:rPr>
        <w:fldChar w:fldCharType="separate"/>
      </w:r>
      <w:r>
        <w:t>表 50</w:t>
      </w:r>
      <w:r>
        <w:rPr>
          <w:rFonts w:hint="eastAsia"/>
        </w:rPr>
        <w:fldChar w:fldCharType="end"/>
      </w:r>
      <w:r>
        <w:rPr>
          <w:rFonts w:hint="eastAsia"/>
        </w:rPr>
        <w:t>所示。</w:t>
      </w:r>
    </w:p>
    <w:p w14:paraId="65EF6006">
      <w:pPr>
        <w:pStyle w:val="10"/>
      </w:pPr>
      <w:bookmarkStart w:id="632" w:name="_Ref219054811"/>
      <w:bookmarkEnd w:id="632"/>
      <w:bookmarkStart w:id="633" w:name="_Ref21037"/>
      <w:r>
        <w:t xml:space="preserve">表 </w:t>
      </w:r>
      <w:r>
        <w:fldChar w:fldCharType="begin"/>
      </w:r>
      <w:r>
        <w:instrText xml:space="preserve"> SEQ 表 \* ARABIC </w:instrText>
      </w:r>
      <w:r>
        <w:fldChar w:fldCharType="separate"/>
      </w:r>
      <w:r>
        <w:t>50</w:t>
      </w:r>
      <w:r>
        <w:fldChar w:fldCharType="end"/>
      </w:r>
      <w:bookmarkEnd w:id="633"/>
      <w:r>
        <w:t xml:space="preserve"> </w:t>
      </w:r>
      <w:r>
        <w:rPr>
          <w:rFonts w:hint="eastAsia"/>
        </w:rPr>
        <w:t>DL_OFDMA数据帧的SACK帧的报文内容格式</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1297"/>
        <w:gridCol w:w="1152"/>
        <w:gridCol w:w="2039"/>
        <w:gridCol w:w="2039"/>
      </w:tblGrid>
      <w:tr w14:paraId="503C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080B472E">
            <w:pPr>
              <w:pStyle w:val="125"/>
              <w:adjustRightInd w:val="0"/>
              <w:snapToGrid w:val="0"/>
              <w:rPr>
                <w:rFonts w:ascii="Times New Roman" w:hAnsi="Times New Roman"/>
                <w:sz w:val="18"/>
              </w:rPr>
            </w:pPr>
            <w:r>
              <w:rPr>
                <w:rFonts w:hint="eastAsia" w:ascii="Times New Roman" w:hAnsi="Times New Roman"/>
                <w:sz w:val="18"/>
              </w:rPr>
              <w:t>字段</w:t>
            </w:r>
          </w:p>
        </w:tc>
        <w:tc>
          <w:tcPr>
            <w:tcW w:w="1297" w:type="dxa"/>
            <w:tcBorders>
              <w:top w:val="single" w:color="auto" w:sz="4" w:space="0"/>
              <w:left w:val="nil"/>
              <w:bottom w:val="single" w:color="auto" w:sz="4" w:space="0"/>
              <w:right w:val="single" w:color="auto" w:sz="4" w:space="0"/>
            </w:tcBorders>
            <w:vAlign w:val="center"/>
          </w:tcPr>
          <w:p w14:paraId="7D8EB1B6">
            <w:pPr>
              <w:pStyle w:val="125"/>
              <w:adjustRightInd w:val="0"/>
              <w:snapToGrid w:val="0"/>
              <w:rPr>
                <w:rFonts w:ascii="Times New Roman" w:hAnsi="Times New Roman"/>
                <w:sz w:val="18"/>
              </w:rPr>
            </w:pPr>
            <w:r>
              <w:rPr>
                <w:rFonts w:hint="eastAsia" w:ascii="Times New Roman" w:hAnsi="Times New Roman"/>
                <w:sz w:val="18"/>
              </w:rPr>
              <w:t>字节号</w:t>
            </w:r>
          </w:p>
        </w:tc>
        <w:tc>
          <w:tcPr>
            <w:tcW w:w="1152" w:type="dxa"/>
            <w:tcBorders>
              <w:top w:val="single" w:color="auto" w:sz="4" w:space="0"/>
              <w:left w:val="nil"/>
              <w:bottom w:val="single" w:color="auto" w:sz="4" w:space="0"/>
              <w:right w:val="single" w:color="auto" w:sz="4" w:space="0"/>
            </w:tcBorders>
            <w:vAlign w:val="center"/>
          </w:tcPr>
          <w:p w14:paraId="4BE6E4A9">
            <w:pPr>
              <w:pStyle w:val="125"/>
              <w:adjustRightInd w:val="0"/>
              <w:snapToGrid w:val="0"/>
              <w:rPr>
                <w:rFonts w:ascii="Times New Roman" w:hAnsi="Times New Roman"/>
                <w:sz w:val="18"/>
              </w:rPr>
            </w:pPr>
            <w:r>
              <w:rPr>
                <w:rFonts w:hint="eastAsia" w:ascii="Times New Roman" w:hAnsi="Times New Roman"/>
                <w:sz w:val="18"/>
              </w:rPr>
              <w:t>比特位</w:t>
            </w:r>
          </w:p>
        </w:tc>
        <w:tc>
          <w:tcPr>
            <w:tcW w:w="2039" w:type="dxa"/>
            <w:tcBorders>
              <w:top w:val="single" w:color="auto" w:sz="4" w:space="0"/>
              <w:left w:val="nil"/>
              <w:bottom w:val="single" w:color="auto" w:sz="4" w:space="0"/>
              <w:right w:val="single" w:color="auto" w:sz="4" w:space="0"/>
            </w:tcBorders>
            <w:vAlign w:val="center"/>
          </w:tcPr>
          <w:p w14:paraId="6A75D104">
            <w:pPr>
              <w:pStyle w:val="125"/>
              <w:adjustRightInd w:val="0"/>
              <w:snapToGrid w:val="0"/>
              <w:rPr>
                <w:rFonts w:ascii="Times New Roman" w:hAnsi="Times New Roman"/>
                <w:sz w:val="18"/>
              </w:rPr>
            </w:pPr>
            <w:r>
              <w:rPr>
                <w:rFonts w:hint="eastAsia" w:ascii="Times New Roman" w:hAnsi="Times New Roman"/>
                <w:sz w:val="18"/>
              </w:rPr>
              <w:t>字段大小</w:t>
            </w:r>
            <w:r>
              <w:rPr>
                <w:rFonts w:ascii="Times New Roman" w:hAnsi="Times New Roman"/>
                <w:sz w:val="18"/>
              </w:rPr>
              <w:t>(</w:t>
            </w:r>
            <w:r>
              <w:rPr>
                <w:rFonts w:hint="eastAsia" w:ascii="Times New Roman" w:hAnsi="Times New Roman"/>
                <w:sz w:val="18"/>
              </w:rPr>
              <w:t>比特数</w:t>
            </w:r>
            <w:r>
              <w:rPr>
                <w:rFonts w:ascii="Times New Roman" w:hAnsi="Times New Roman"/>
                <w:sz w:val="18"/>
              </w:rPr>
              <w:t>)</w:t>
            </w:r>
          </w:p>
        </w:tc>
        <w:tc>
          <w:tcPr>
            <w:tcW w:w="2039" w:type="dxa"/>
            <w:tcBorders>
              <w:top w:val="single" w:color="auto" w:sz="4" w:space="0"/>
              <w:left w:val="nil"/>
              <w:bottom w:val="single" w:color="auto" w:sz="4" w:space="0"/>
              <w:right w:val="single" w:color="auto" w:sz="4" w:space="0"/>
            </w:tcBorders>
            <w:vAlign w:val="center"/>
          </w:tcPr>
          <w:p w14:paraId="691324FB">
            <w:pPr>
              <w:pStyle w:val="125"/>
              <w:adjustRightInd w:val="0"/>
              <w:snapToGrid w:val="0"/>
              <w:rPr>
                <w:rFonts w:ascii="Times New Roman" w:hAnsi="Times New Roman"/>
                <w:sz w:val="18"/>
              </w:rPr>
            </w:pPr>
            <w:r>
              <w:rPr>
                <w:rFonts w:hint="eastAsia" w:ascii="Times New Roman" w:hAnsi="Times New Roman"/>
                <w:sz w:val="18"/>
              </w:rPr>
              <w:t>说明</w:t>
            </w:r>
          </w:p>
        </w:tc>
      </w:tr>
      <w:tr w14:paraId="4547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restart"/>
            <w:tcBorders>
              <w:top w:val="nil"/>
              <w:left w:val="single" w:color="auto" w:sz="4" w:space="0"/>
              <w:bottom w:val="single" w:color="auto" w:sz="4" w:space="0"/>
              <w:right w:val="single" w:color="auto" w:sz="4" w:space="0"/>
            </w:tcBorders>
            <w:vAlign w:val="center"/>
          </w:tcPr>
          <w:p w14:paraId="23BB622C">
            <w:pPr>
              <w:pStyle w:val="125"/>
              <w:adjustRightInd w:val="0"/>
              <w:snapToGrid w:val="0"/>
              <w:rPr>
                <w:rFonts w:ascii="Times New Roman" w:hAnsi="Times New Roman"/>
                <w:sz w:val="18"/>
              </w:rPr>
            </w:pPr>
            <w:r>
              <w:rPr>
                <w:rFonts w:hint="eastAsia" w:ascii="Times New Roman" w:hAnsi="Times New Roman"/>
                <w:sz w:val="18"/>
              </w:rPr>
              <w:t>源T</w:t>
            </w:r>
            <w:r>
              <w:rPr>
                <w:rFonts w:ascii="Times New Roman" w:hAnsi="Times New Roman"/>
                <w:sz w:val="18"/>
              </w:rPr>
              <w:t>EI</w:t>
            </w:r>
          </w:p>
        </w:tc>
        <w:tc>
          <w:tcPr>
            <w:tcW w:w="1297" w:type="dxa"/>
            <w:tcBorders>
              <w:top w:val="single" w:color="auto" w:sz="4" w:space="0"/>
              <w:left w:val="nil"/>
              <w:bottom w:val="single" w:color="auto" w:sz="4" w:space="0"/>
              <w:right w:val="single" w:color="auto" w:sz="4" w:space="0"/>
            </w:tcBorders>
            <w:vAlign w:val="center"/>
          </w:tcPr>
          <w:p w14:paraId="1F7E73A6">
            <w:pPr>
              <w:pStyle w:val="125"/>
              <w:adjustRightInd w:val="0"/>
              <w:snapToGrid w:val="0"/>
              <w:rPr>
                <w:rFonts w:ascii="Times New Roman" w:hAnsi="Times New Roman"/>
                <w:sz w:val="18"/>
              </w:rPr>
            </w:pPr>
            <w:r>
              <w:rPr>
                <w:rFonts w:hint="eastAsia" w:ascii="Times New Roman" w:hAnsi="Times New Roman"/>
                <w:sz w:val="18"/>
              </w:rPr>
              <w:t>4</w:t>
            </w:r>
          </w:p>
        </w:tc>
        <w:tc>
          <w:tcPr>
            <w:tcW w:w="1152" w:type="dxa"/>
            <w:tcBorders>
              <w:top w:val="single" w:color="auto" w:sz="4" w:space="0"/>
              <w:left w:val="nil"/>
              <w:bottom w:val="single" w:color="auto" w:sz="4" w:space="0"/>
              <w:right w:val="single" w:color="auto" w:sz="4" w:space="0"/>
            </w:tcBorders>
            <w:vAlign w:val="center"/>
          </w:tcPr>
          <w:p w14:paraId="7ABF395E">
            <w:pPr>
              <w:pStyle w:val="125"/>
              <w:adjustRightInd w:val="0"/>
              <w:snapToGrid w:val="0"/>
              <w:rPr>
                <w:rFonts w:ascii="Times New Roman" w:hAnsi="Times New Roman"/>
                <w:sz w:val="18"/>
              </w:rPr>
            </w:pPr>
            <w:r>
              <w:rPr>
                <w:rFonts w:ascii="Times New Roman" w:hAnsi="Times New Roman"/>
                <w:sz w:val="18"/>
              </w:rPr>
              <w:t>4-7</w:t>
            </w:r>
          </w:p>
        </w:tc>
        <w:tc>
          <w:tcPr>
            <w:tcW w:w="2039" w:type="dxa"/>
            <w:vMerge w:val="restart"/>
            <w:tcBorders>
              <w:top w:val="nil"/>
              <w:left w:val="nil"/>
              <w:bottom w:val="single" w:color="auto" w:sz="4" w:space="0"/>
              <w:right w:val="single" w:color="auto" w:sz="4" w:space="0"/>
            </w:tcBorders>
            <w:vAlign w:val="center"/>
          </w:tcPr>
          <w:p w14:paraId="6722CE71">
            <w:pPr>
              <w:pStyle w:val="125"/>
              <w:adjustRightInd w:val="0"/>
              <w:snapToGrid w:val="0"/>
              <w:rPr>
                <w:rFonts w:ascii="Times New Roman" w:hAnsi="Times New Roman"/>
                <w:sz w:val="18"/>
              </w:rPr>
            </w:pPr>
            <w:r>
              <w:rPr>
                <w:rFonts w:hint="eastAsia" w:ascii="Times New Roman" w:hAnsi="Times New Roman"/>
                <w:sz w:val="18"/>
              </w:rPr>
              <w:t>12</w:t>
            </w:r>
          </w:p>
        </w:tc>
        <w:tc>
          <w:tcPr>
            <w:tcW w:w="2039" w:type="dxa"/>
            <w:vMerge w:val="restart"/>
            <w:tcBorders>
              <w:top w:val="nil"/>
              <w:left w:val="nil"/>
              <w:bottom w:val="single" w:color="auto" w:sz="4" w:space="0"/>
              <w:right w:val="single" w:color="auto" w:sz="4" w:space="0"/>
            </w:tcBorders>
            <w:vAlign w:val="center"/>
          </w:tcPr>
          <w:p w14:paraId="43A65699">
            <w:pPr>
              <w:pStyle w:val="125"/>
              <w:adjustRightInd w:val="0"/>
              <w:snapToGrid w:val="0"/>
              <w:rPr>
                <w:rFonts w:ascii="Times New Roman" w:hAnsi="Times New Roman"/>
                <w:sz w:val="18"/>
              </w:rPr>
            </w:pPr>
            <w:r>
              <w:rPr>
                <w:rFonts w:hint="eastAsia" w:ascii="Times New Roman" w:hAnsi="Times New Roman"/>
                <w:sz w:val="18"/>
              </w:rPr>
              <w:t>发送</w:t>
            </w:r>
            <w:r>
              <w:rPr>
                <w:rFonts w:ascii="Times New Roman" w:hAnsi="Times New Roman"/>
                <w:sz w:val="18"/>
              </w:rPr>
              <w:t>SACK</w:t>
            </w:r>
            <w:r>
              <w:rPr>
                <w:rFonts w:hint="eastAsia" w:ascii="Times New Roman" w:hAnsi="Times New Roman"/>
                <w:sz w:val="18"/>
              </w:rPr>
              <w:t>帧的源站点</w:t>
            </w:r>
            <w:r>
              <w:rPr>
                <w:rFonts w:ascii="Times New Roman" w:hAnsi="Times New Roman"/>
                <w:sz w:val="18"/>
              </w:rPr>
              <w:t>TEI</w:t>
            </w:r>
          </w:p>
        </w:tc>
      </w:tr>
      <w:tr w14:paraId="0835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vMerge w:val="continue"/>
            <w:tcBorders>
              <w:top w:val="nil"/>
              <w:left w:val="single" w:color="auto" w:sz="4" w:space="0"/>
              <w:bottom w:val="single" w:color="auto" w:sz="4" w:space="0"/>
              <w:right w:val="single" w:color="auto" w:sz="4" w:space="0"/>
            </w:tcBorders>
            <w:vAlign w:val="center"/>
          </w:tcPr>
          <w:p w14:paraId="3D6A0758">
            <w:pPr>
              <w:pStyle w:val="125"/>
              <w:adjustRightInd w:val="0"/>
              <w:snapToGrid w:val="0"/>
              <w:rPr>
                <w:rFonts w:ascii="Times New Roman" w:hAnsi="Times New Roman"/>
                <w:sz w:val="18"/>
              </w:rPr>
            </w:pPr>
          </w:p>
        </w:tc>
        <w:tc>
          <w:tcPr>
            <w:tcW w:w="1297" w:type="dxa"/>
            <w:tcBorders>
              <w:top w:val="single" w:color="auto" w:sz="4" w:space="0"/>
              <w:left w:val="nil"/>
              <w:bottom w:val="single" w:color="auto" w:sz="4" w:space="0"/>
              <w:right w:val="single" w:color="auto" w:sz="4" w:space="0"/>
            </w:tcBorders>
            <w:vAlign w:val="center"/>
          </w:tcPr>
          <w:p w14:paraId="21326B17">
            <w:pPr>
              <w:pStyle w:val="125"/>
              <w:adjustRightInd w:val="0"/>
              <w:snapToGrid w:val="0"/>
              <w:rPr>
                <w:rFonts w:ascii="Times New Roman" w:hAnsi="Times New Roman"/>
                <w:sz w:val="18"/>
              </w:rPr>
            </w:pPr>
            <w:r>
              <w:rPr>
                <w:rFonts w:hint="eastAsia" w:ascii="Times New Roman" w:hAnsi="Times New Roman"/>
                <w:sz w:val="18"/>
              </w:rPr>
              <w:t>5</w:t>
            </w:r>
          </w:p>
        </w:tc>
        <w:tc>
          <w:tcPr>
            <w:tcW w:w="1152" w:type="dxa"/>
            <w:tcBorders>
              <w:top w:val="single" w:color="auto" w:sz="4" w:space="0"/>
              <w:left w:val="nil"/>
              <w:bottom w:val="single" w:color="auto" w:sz="4" w:space="0"/>
              <w:right w:val="single" w:color="auto" w:sz="4" w:space="0"/>
            </w:tcBorders>
            <w:vAlign w:val="center"/>
          </w:tcPr>
          <w:p w14:paraId="10AD92D6">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039" w:type="dxa"/>
            <w:vMerge w:val="continue"/>
            <w:tcBorders>
              <w:top w:val="nil"/>
              <w:left w:val="nil"/>
              <w:bottom w:val="single" w:color="auto" w:sz="4" w:space="0"/>
              <w:right w:val="single" w:color="auto" w:sz="4" w:space="0"/>
            </w:tcBorders>
            <w:vAlign w:val="center"/>
          </w:tcPr>
          <w:p w14:paraId="77E2F18C">
            <w:pPr>
              <w:pStyle w:val="125"/>
              <w:adjustRightInd w:val="0"/>
              <w:snapToGrid w:val="0"/>
              <w:rPr>
                <w:rFonts w:ascii="Times New Roman" w:hAnsi="Times New Roman"/>
                <w:sz w:val="18"/>
              </w:rPr>
            </w:pPr>
          </w:p>
        </w:tc>
        <w:tc>
          <w:tcPr>
            <w:tcW w:w="2039" w:type="dxa"/>
            <w:vMerge w:val="continue"/>
            <w:tcBorders>
              <w:top w:val="nil"/>
              <w:left w:val="nil"/>
              <w:bottom w:val="single" w:color="auto" w:sz="4" w:space="0"/>
              <w:right w:val="single" w:color="auto" w:sz="4" w:space="0"/>
            </w:tcBorders>
            <w:vAlign w:val="center"/>
          </w:tcPr>
          <w:p w14:paraId="43638243">
            <w:pPr>
              <w:pStyle w:val="125"/>
              <w:adjustRightInd w:val="0"/>
              <w:snapToGrid w:val="0"/>
              <w:rPr>
                <w:rFonts w:ascii="Times New Roman" w:hAnsi="Times New Roman"/>
                <w:sz w:val="18"/>
              </w:rPr>
            </w:pPr>
          </w:p>
        </w:tc>
      </w:tr>
      <w:tr w14:paraId="587B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3496DF57">
            <w:pPr>
              <w:pStyle w:val="125"/>
              <w:adjustRightInd w:val="0"/>
              <w:snapToGrid w:val="0"/>
              <w:rPr>
                <w:rFonts w:ascii="Times New Roman" w:hAnsi="Times New Roman"/>
                <w:sz w:val="18"/>
              </w:rPr>
            </w:pPr>
            <w:r>
              <w:rPr>
                <w:rFonts w:hint="eastAsia" w:ascii="Times New Roman" w:hAnsi="Times New Roman"/>
                <w:sz w:val="18"/>
              </w:rPr>
              <w:t>接收状态</w:t>
            </w:r>
          </w:p>
        </w:tc>
        <w:tc>
          <w:tcPr>
            <w:tcW w:w="1297" w:type="dxa"/>
            <w:tcBorders>
              <w:top w:val="single" w:color="auto" w:sz="4" w:space="0"/>
              <w:left w:val="nil"/>
              <w:bottom w:val="single" w:color="auto" w:sz="4" w:space="0"/>
              <w:right w:val="single" w:color="auto" w:sz="4" w:space="0"/>
            </w:tcBorders>
            <w:vAlign w:val="center"/>
          </w:tcPr>
          <w:p w14:paraId="3EE98762">
            <w:pPr>
              <w:pStyle w:val="125"/>
              <w:adjustRightInd w:val="0"/>
              <w:snapToGrid w:val="0"/>
              <w:rPr>
                <w:rFonts w:ascii="Times New Roman" w:hAnsi="Times New Roman"/>
                <w:sz w:val="18"/>
              </w:rPr>
            </w:pPr>
            <w:r>
              <w:rPr>
                <w:rFonts w:ascii="Times New Roman" w:hAnsi="Times New Roman"/>
                <w:sz w:val="18"/>
              </w:rPr>
              <w:t>6</w:t>
            </w:r>
          </w:p>
        </w:tc>
        <w:tc>
          <w:tcPr>
            <w:tcW w:w="1152" w:type="dxa"/>
            <w:tcBorders>
              <w:top w:val="single" w:color="auto" w:sz="4" w:space="0"/>
              <w:left w:val="nil"/>
              <w:bottom w:val="single" w:color="auto" w:sz="4" w:space="0"/>
              <w:right w:val="single" w:color="auto" w:sz="4" w:space="0"/>
            </w:tcBorders>
            <w:vAlign w:val="center"/>
          </w:tcPr>
          <w:p w14:paraId="545044F0">
            <w:pPr>
              <w:pStyle w:val="125"/>
              <w:adjustRightInd w:val="0"/>
              <w:snapToGrid w:val="0"/>
              <w:rPr>
                <w:rFonts w:ascii="Times New Roman" w:hAnsi="Times New Roman"/>
                <w:sz w:val="18"/>
              </w:rPr>
            </w:pPr>
            <w:r>
              <w:rPr>
                <w:rFonts w:ascii="Times New Roman" w:hAnsi="Times New Roman"/>
                <w:sz w:val="18"/>
              </w:rPr>
              <w:t>0-1</w:t>
            </w:r>
          </w:p>
        </w:tc>
        <w:tc>
          <w:tcPr>
            <w:tcW w:w="2039" w:type="dxa"/>
            <w:tcBorders>
              <w:top w:val="single" w:color="auto" w:sz="4" w:space="0"/>
              <w:left w:val="nil"/>
              <w:bottom w:val="single" w:color="auto" w:sz="4" w:space="0"/>
              <w:right w:val="single" w:color="auto" w:sz="4" w:space="0"/>
            </w:tcBorders>
            <w:vAlign w:val="center"/>
          </w:tcPr>
          <w:p w14:paraId="6075C6DE">
            <w:pPr>
              <w:pStyle w:val="125"/>
              <w:adjustRightInd w:val="0"/>
              <w:snapToGrid w:val="0"/>
              <w:rPr>
                <w:rFonts w:ascii="Times New Roman" w:hAnsi="Times New Roman"/>
                <w:sz w:val="18"/>
              </w:rPr>
            </w:pPr>
            <w:r>
              <w:rPr>
                <w:rFonts w:hint="eastAsia" w:ascii="Times New Roman" w:hAnsi="Times New Roman"/>
                <w:sz w:val="18"/>
              </w:rPr>
              <w:t>2</w:t>
            </w:r>
          </w:p>
        </w:tc>
        <w:tc>
          <w:tcPr>
            <w:tcW w:w="2039" w:type="dxa"/>
            <w:tcBorders>
              <w:top w:val="single" w:color="auto" w:sz="4" w:space="0"/>
              <w:left w:val="nil"/>
              <w:bottom w:val="single" w:color="auto" w:sz="4" w:space="0"/>
              <w:right w:val="single" w:color="auto" w:sz="4" w:space="0"/>
            </w:tcBorders>
            <w:vAlign w:val="center"/>
          </w:tcPr>
          <w:p w14:paraId="4D648DCA">
            <w:pPr>
              <w:pStyle w:val="125"/>
              <w:adjustRightInd w:val="0"/>
              <w:snapToGrid w:val="0"/>
              <w:rPr>
                <w:rFonts w:ascii="Times New Roman" w:hAnsi="Times New Roman"/>
                <w:sz w:val="18"/>
              </w:rPr>
            </w:pPr>
            <w:r>
              <w:rPr>
                <w:rFonts w:hint="eastAsia" w:ascii="Times New Roman" w:hAnsi="Times New Roman"/>
                <w:sz w:val="18"/>
              </w:rPr>
              <w:t>接收状态是一个</w:t>
            </w:r>
            <w:r>
              <w:rPr>
                <w:rFonts w:ascii="Times New Roman" w:hAnsi="Times New Roman"/>
                <w:sz w:val="18"/>
              </w:rPr>
              <w:t>2</w:t>
            </w:r>
            <w:r>
              <w:rPr>
                <w:rFonts w:hint="eastAsia" w:ascii="Times New Roman" w:hAnsi="Times New Roman"/>
                <w:sz w:val="18"/>
              </w:rPr>
              <w:t>比特的字段，用来表示D</w:t>
            </w:r>
            <w:r>
              <w:rPr>
                <w:rFonts w:ascii="Times New Roman" w:hAnsi="Times New Roman"/>
                <w:sz w:val="18"/>
              </w:rPr>
              <w:t>L_OFDMA</w:t>
            </w:r>
            <w:r>
              <w:rPr>
                <w:rFonts w:hint="eastAsia" w:ascii="Times New Roman" w:hAnsi="Times New Roman"/>
                <w:sz w:val="18"/>
              </w:rPr>
              <w:t>数据帧的物理块的校验结果。比特0表示第一个PB块的接收状态，比特1表示第二个PB块的接收状态，其中接收状态的含义：0表示物理块校验失败，1表示物理块校验成功。</w:t>
            </w:r>
          </w:p>
        </w:tc>
      </w:tr>
      <w:tr w14:paraId="5B71A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1532DD86">
            <w:pPr>
              <w:pStyle w:val="125"/>
              <w:adjustRightInd w:val="0"/>
              <w:snapToGrid w:val="0"/>
              <w:rPr>
                <w:rFonts w:ascii="Times New Roman" w:hAnsi="Times New Roman"/>
                <w:sz w:val="18"/>
              </w:rPr>
            </w:pPr>
            <w:r>
              <w:rPr>
                <w:rFonts w:hint="eastAsia" w:ascii="Times New Roman" w:hAnsi="Times New Roman"/>
                <w:sz w:val="18"/>
              </w:rPr>
              <w:t>保留</w:t>
            </w:r>
          </w:p>
        </w:tc>
        <w:tc>
          <w:tcPr>
            <w:tcW w:w="1297" w:type="dxa"/>
            <w:tcBorders>
              <w:top w:val="single" w:color="auto" w:sz="4" w:space="0"/>
              <w:left w:val="nil"/>
              <w:bottom w:val="single" w:color="auto" w:sz="4" w:space="0"/>
              <w:right w:val="single" w:color="auto" w:sz="4" w:space="0"/>
            </w:tcBorders>
            <w:vAlign w:val="center"/>
          </w:tcPr>
          <w:p w14:paraId="4D5005F0">
            <w:pPr>
              <w:pStyle w:val="125"/>
              <w:adjustRightInd w:val="0"/>
              <w:snapToGrid w:val="0"/>
              <w:rPr>
                <w:rFonts w:ascii="Times New Roman" w:hAnsi="Times New Roman"/>
                <w:sz w:val="18"/>
              </w:rPr>
            </w:pPr>
            <w:r>
              <w:rPr>
                <w:rFonts w:ascii="Times New Roman" w:hAnsi="Times New Roman"/>
                <w:sz w:val="18"/>
              </w:rPr>
              <w:t>6</w:t>
            </w:r>
          </w:p>
        </w:tc>
        <w:tc>
          <w:tcPr>
            <w:tcW w:w="1152" w:type="dxa"/>
            <w:tcBorders>
              <w:top w:val="single" w:color="auto" w:sz="4" w:space="0"/>
              <w:left w:val="nil"/>
              <w:bottom w:val="single" w:color="auto" w:sz="4" w:space="0"/>
              <w:right w:val="single" w:color="auto" w:sz="4" w:space="0"/>
            </w:tcBorders>
            <w:vAlign w:val="center"/>
          </w:tcPr>
          <w:p w14:paraId="49B22678">
            <w:pPr>
              <w:pStyle w:val="125"/>
              <w:adjustRightInd w:val="0"/>
              <w:snapToGrid w:val="0"/>
              <w:rPr>
                <w:rFonts w:ascii="Times New Roman" w:hAnsi="Times New Roman"/>
                <w:sz w:val="18"/>
              </w:rPr>
            </w:pPr>
            <w:r>
              <w:rPr>
                <w:rFonts w:ascii="Times New Roman" w:hAnsi="Times New Roman"/>
                <w:sz w:val="18"/>
              </w:rPr>
              <w:t>2-7</w:t>
            </w:r>
          </w:p>
        </w:tc>
        <w:tc>
          <w:tcPr>
            <w:tcW w:w="2039" w:type="dxa"/>
            <w:vMerge w:val="restart"/>
            <w:tcBorders>
              <w:top w:val="nil"/>
              <w:left w:val="nil"/>
              <w:bottom w:val="single" w:color="auto" w:sz="4" w:space="0"/>
              <w:right w:val="single" w:color="auto" w:sz="4" w:space="0"/>
            </w:tcBorders>
            <w:vAlign w:val="center"/>
          </w:tcPr>
          <w:p w14:paraId="3980DD80">
            <w:pPr>
              <w:pStyle w:val="125"/>
              <w:adjustRightInd w:val="0"/>
              <w:snapToGrid w:val="0"/>
              <w:rPr>
                <w:rFonts w:ascii="Times New Roman" w:hAnsi="Times New Roman"/>
                <w:sz w:val="18"/>
              </w:rPr>
            </w:pPr>
            <w:r>
              <w:rPr>
                <w:rFonts w:ascii="Times New Roman" w:hAnsi="Times New Roman"/>
                <w:sz w:val="18"/>
              </w:rPr>
              <w:t>46</w:t>
            </w:r>
          </w:p>
        </w:tc>
        <w:tc>
          <w:tcPr>
            <w:tcW w:w="2039" w:type="dxa"/>
            <w:tcBorders>
              <w:top w:val="single" w:color="auto" w:sz="4" w:space="0"/>
              <w:left w:val="nil"/>
              <w:bottom w:val="single" w:color="auto" w:sz="4" w:space="0"/>
              <w:right w:val="single" w:color="auto" w:sz="4" w:space="0"/>
            </w:tcBorders>
            <w:vAlign w:val="center"/>
          </w:tcPr>
          <w:p w14:paraId="76E61847">
            <w:pPr>
              <w:pStyle w:val="125"/>
              <w:adjustRightInd w:val="0"/>
              <w:snapToGrid w:val="0"/>
              <w:rPr>
                <w:rFonts w:ascii="Times New Roman" w:hAnsi="Times New Roman"/>
                <w:sz w:val="18"/>
              </w:rPr>
            </w:pPr>
            <w:r>
              <w:rPr>
                <w:rFonts w:hint="eastAsia" w:ascii="Times New Roman" w:hAnsi="Times New Roman"/>
                <w:sz w:val="18"/>
              </w:rPr>
              <w:t>-</w:t>
            </w:r>
          </w:p>
        </w:tc>
      </w:tr>
      <w:tr w14:paraId="52DB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tcBorders>
              <w:top w:val="single" w:color="auto" w:sz="4" w:space="0"/>
              <w:left w:val="single" w:color="auto" w:sz="4" w:space="0"/>
              <w:bottom w:val="single" w:color="auto" w:sz="4" w:space="0"/>
              <w:right w:val="single" w:color="auto" w:sz="4" w:space="0"/>
            </w:tcBorders>
            <w:vAlign w:val="center"/>
          </w:tcPr>
          <w:p w14:paraId="10166E59">
            <w:pPr>
              <w:pStyle w:val="125"/>
              <w:adjustRightInd w:val="0"/>
              <w:snapToGrid w:val="0"/>
              <w:rPr>
                <w:rFonts w:ascii="Times New Roman" w:hAnsi="Times New Roman"/>
                <w:sz w:val="18"/>
              </w:rPr>
            </w:pPr>
            <w:r>
              <w:rPr>
                <w:rFonts w:hint="eastAsia" w:ascii="Times New Roman" w:hAnsi="Times New Roman"/>
                <w:sz w:val="18"/>
              </w:rPr>
              <w:t>保留</w:t>
            </w:r>
          </w:p>
        </w:tc>
        <w:tc>
          <w:tcPr>
            <w:tcW w:w="1297" w:type="dxa"/>
            <w:tcBorders>
              <w:top w:val="single" w:color="auto" w:sz="4" w:space="0"/>
              <w:left w:val="nil"/>
              <w:bottom w:val="single" w:color="auto" w:sz="4" w:space="0"/>
              <w:right w:val="single" w:color="auto" w:sz="4" w:space="0"/>
            </w:tcBorders>
            <w:vAlign w:val="center"/>
          </w:tcPr>
          <w:p w14:paraId="367E0823">
            <w:pPr>
              <w:pStyle w:val="125"/>
              <w:adjustRightInd w:val="0"/>
              <w:snapToGrid w:val="0"/>
              <w:rPr>
                <w:rFonts w:ascii="Times New Roman" w:hAnsi="Times New Roman"/>
                <w:sz w:val="18"/>
              </w:rPr>
            </w:pPr>
            <w:r>
              <w:rPr>
                <w:rFonts w:ascii="Times New Roman" w:hAnsi="Times New Roman"/>
                <w:sz w:val="18"/>
              </w:rPr>
              <w:t>7-11</w:t>
            </w:r>
          </w:p>
        </w:tc>
        <w:tc>
          <w:tcPr>
            <w:tcW w:w="1152" w:type="dxa"/>
            <w:tcBorders>
              <w:top w:val="single" w:color="auto" w:sz="4" w:space="0"/>
              <w:left w:val="nil"/>
              <w:bottom w:val="single" w:color="auto" w:sz="4" w:space="0"/>
              <w:right w:val="single" w:color="auto" w:sz="4" w:space="0"/>
            </w:tcBorders>
            <w:vAlign w:val="center"/>
          </w:tcPr>
          <w:p w14:paraId="4B68AD71">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2039" w:type="dxa"/>
            <w:vMerge w:val="continue"/>
            <w:tcBorders>
              <w:top w:val="nil"/>
              <w:left w:val="nil"/>
              <w:bottom w:val="single" w:color="auto" w:sz="4" w:space="0"/>
              <w:right w:val="single" w:color="auto" w:sz="4" w:space="0"/>
            </w:tcBorders>
            <w:vAlign w:val="center"/>
          </w:tcPr>
          <w:p w14:paraId="7B498D15">
            <w:pPr>
              <w:pStyle w:val="125"/>
              <w:adjustRightInd w:val="0"/>
              <w:snapToGrid w:val="0"/>
              <w:rPr>
                <w:rFonts w:ascii="Times New Roman" w:hAnsi="Times New Roman"/>
                <w:sz w:val="18"/>
              </w:rPr>
            </w:pPr>
          </w:p>
        </w:tc>
        <w:tc>
          <w:tcPr>
            <w:tcW w:w="2039" w:type="dxa"/>
            <w:tcBorders>
              <w:top w:val="single" w:color="auto" w:sz="4" w:space="0"/>
              <w:left w:val="nil"/>
              <w:bottom w:val="single" w:color="auto" w:sz="4" w:space="0"/>
              <w:right w:val="single" w:color="auto" w:sz="4" w:space="0"/>
            </w:tcBorders>
            <w:vAlign w:val="center"/>
          </w:tcPr>
          <w:p w14:paraId="5A356471">
            <w:pPr>
              <w:pStyle w:val="125"/>
              <w:adjustRightInd w:val="0"/>
              <w:snapToGrid w:val="0"/>
              <w:rPr>
                <w:rFonts w:ascii="Times New Roman" w:hAnsi="Times New Roman"/>
                <w:sz w:val="18"/>
              </w:rPr>
            </w:pPr>
            <w:r>
              <w:rPr>
                <w:rFonts w:hint="eastAsia" w:ascii="Times New Roman" w:hAnsi="Times New Roman"/>
                <w:sz w:val="18"/>
              </w:rPr>
              <w:t>-</w:t>
            </w:r>
          </w:p>
        </w:tc>
      </w:tr>
    </w:tbl>
    <w:p w14:paraId="2B2826E8">
      <w:pPr>
        <w:pStyle w:val="125"/>
        <w:adjustRightInd w:val="0"/>
        <w:snapToGrid w:val="0"/>
        <w:rPr>
          <w:rFonts w:ascii="Times New Roman" w:hAnsi="Times New Roman"/>
          <w:sz w:val="18"/>
        </w:rPr>
      </w:pPr>
      <w:r>
        <w:rPr>
          <w:rFonts w:hint="eastAsia" w:ascii="Times New Roman" w:hAnsi="Times New Roman"/>
          <w:sz w:val="18"/>
        </w:rPr>
        <w:t xml:space="preserve"> </w:t>
      </w:r>
    </w:p>
    <w:p w14:paraId="6844BDF4">
      <w:pPr>
        <w:pStyle w:val="50"/>
      </w:pPr>
    </w:p>
    <w:p w14:paraId="02ADF1A0">
      <w:pPr>
        <w:pStyle w:val="132"/>
        <w:ind w:left="420" w:hanging="420"/>
      </w:pPr>
      <w:bookmarkStart w:id="634" w:name="_Toc403570182"/>
      <w:bookmarkStart w:id="635" w:name="_Toc399228888"/>
      <w:r>
        <w:t>物理块检查序列</w:t>
      </w:r>
      <w:bookmarkEnd w:id="634"/>
      <w:bookmarkEnd w:id="635"/>
    </w:p>
    <w:p w14:paraId="44D3C6B6">
      <w:pPr>
        <w:pStyle w:val="50"/>
      </w:pPr>
      <w:r>
        <w:t>物理块检查序列是一个24比特的字段。校验时，以物理块头和物理块体以及保留字节三部分为目标，使用24比特的循环冗余校验算法，进行校验，校验值填充在物理块检查序列的位置。</w:t>
      </w:r>
    </w:p>
    <w:p w14:paraId="6454566F">
      <w:pPr>
        <w:pStyle w:val="50"/>
      </w:pPr>
      <w:r>
        <w:t>MPDU被接收后，使用每个物理块的物理块检查序列来作校验，校验成功的物理块说明物理传输成功，否则说明物理传输失败。</w:t>
      </w:r>
    </w:p>
    <w:p w14:paraId="0E47AA42">
      <w:pPr>
        <w:pStyle w:val="57"/>
        <w:ind w:left="420" w:hanging="420"/>
      </w:pPr>
      <w:bookmarkStart w:id="636" w:name="_Toc402982931"/>
      <w:bookmarkStart w:id="637" w:name="_Toc402983863"/>
      <w:bookmarkStart w:id="638" w:name="_Toc5019"/>
      <w:bookmarkStart w:id="639" w:name="_Toc403570183"/>
      <w:bookmarkStart w:id="640" w:name="_Ref57283536"/>
      <w:bookmarkStart w:id="641" w:name="_Toc402983397"/>
      <w:bookmarkStart w:id="642" w:name="_Toc399259271"/>
      <w:bookmarkStart w:id="643" w:name="_Ref56780751"/>
      <w:bookmarkStart w:id="644" w:name="_Toc28376"/>
      <w:bookmarkStart w:id="645" w:name="_Toc403585334"/>
      <w:bookmarkStart w:id="646" w:name="_Ref403572413"/>
      <w:bookmarkStart w:id="647" w:name="_Toc405476676"/>
      <w:bookmarkStart w:id="648" w:name="_Toc400798941"/>
      <w:bookmarkStart w:id="649" w:name="_Toc408859803"/>
      <w:bookmarkStart w:id="650" w:name="_Toc399757313"/>
      <w:bookmarkStart w:id="651" w:name="_Toc17340"/>
      <w:bookmarkStart w:id="652" w:name="_Toc399228889"/>
      <w:bookmarkStart w:id="653" w:name="_Toc439785763"/>
      <w:bookmarkStart w:id="654" w:name="_Ref19480"/>
      <w:r>
        <w:t>信标 MPDU 帧载荷格式</w:t>
      </w:r>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r>
        <w:t xml:space="preserve"> </w:t>
      </w:r>
      <w:bookmarkEnd w:id="654"/>
    </w:p>
    <w:p w14:paraId="65671CD9">
      <w:pPr>
        <w:pStyle w:val="67"/>
      </w:pPr>
      <w:bookmarkStart w:id="655" w:name="_Toc408859804"/>
      <w:bookmarkStart w:id="656" w:name="_Toc32336"/>
      <w:bookmarkStart w:id="657" w:name="_Toc5169"/>
      <w:bookmarkStart w:id="658" w:name="_Toc399228890"/>
      <w:bookmarkStart w:id="659" w:name="_Toc403570184"/>
      <w:bookmarkStart w:id="660" w:name="_Toc21488"/>
      <w:r>
        <w:t>物理块格式</w:t>
      </w:r>
      <w:bookmarkEnd w:id="655"/>
      <w:bookmarkEnd w:id="656"/>
      <w:bookmarkEnd w:id="657"/>
      <w:bookmarkEnd w:id="658"/>
      <w:bookmarkEnd w:id="659"/>
      <w:bookmarkEnd w:id="660"/>
    </w:p>
    <w:p w14:paraId="273AFC78">
      <w:pPr>
        <w:pStyle w:val="50"/>
      </w:pPr>
      <w:r>
        <w:t>信标帧的载荷支持一个136字节或者一个520字节长度的物理块。</w:t>
      </w:r>
    </w:p>
    <w:p w14:paraId="222009A9">
      <w:pPr>
        <w:pStyle w:val="50"/>
      </w:pPr>
      <w:r>
        <w:t>物理块格式如</w:t>
      </w:r>
      <w:r>
        <w:fldChar w:fldCharType="begin"/>
      </w:r>
      <w:r>
        <w:instrText xml:space="preserve"> REF _Ref56763511 \h  \* MERGEFORMAT </w:instrText>
      </w:r>
      <w:r>
        <w:fldChar w:fldCharType="separate"/>
      </w:r>
      <w:r>
        <w:t>图 13</w:t>
      </w:r>
      <w:r>
        <w:fldChar w:fldCharType="end"/>
      </w:r>
      <w:r>
        <w:t>所示。</w:t>
      </w:r>
    </w:p>
    <w:p w14:paraId="25D3F01F">
      <w:pPr>
        <w:pStyle w:val="50"/>
      </w:pPr>
    </w:p>
    <w:p w14:paraId="75F66FA8">
      <w:pPr>
        <w:pStyle w:val="129"/>
      </w:pPr>
      <w:r>
        <w:pict>
          <v:shape id="_x0000_i1037" o:spt="75" type="#_x0000_t75" style="height:226.5pt;width:382.5pt;" filled="f" o:preferrelative="t" stroked="f" coordsize="21600,21600">
            <v:path/>
            <v:fill on="f" focussize="0,0"/>
            <v:stroke on="f" joinstyle="miter"/>
            <v:imagedata r:id="rId33" o:title=""/>
            <o:lock v:ext="edit" aspectratio="t"/>
            <w10:wrap type="none"/>
            <w10:anchorlock/>
          </v:shape>
        </w:pict>
      </w:r>
    </w:p>
    <w:p w14:paraId="4D07337C">
      <w:pPr>
        <w:pStyle w:val="10"/>
      </w:pPr>
      <w:bookmarkStart w:id="661" w:name="_Ref56763511"/>
      <w:bookmarkStart w:id="662" w:name="_Toc402983084"/>
      <w:bookmarkStart w:id="663" w:name="_Toc399229253"/>
      <w:bookmarkStart w:id="664" w:name="_Ref398997414"/>
      <w:bookmarkStart w:id="665" w:name="_Toc403585487"/>
      <w:bookmarkStart w:id="666" w:name="_Toc399259464"/>
      <w:bookmarkStart w:id="667" w:name="_Toc403570528"/>
      <w:bookmarkStart w:id="668" w:name="_Toc402984016"/>
      <w:bookmarkStart w:id="669" w:name="_Toc399757498"/>
      <w:bookmarkStart w:id="670" w:name="_Toc405476840"/>
      <w:bookmarkStart w:id="671" w:name="_Toc408860114"/>
      <w:bookmarkStart w:id="672" w:name="_Toc400799100"/>
      <w:bookmarkStart w:id="673" w:name="_Toc402983550"/>
      <w:r>
        <w:t xml:space="preserve">图 </w:t>
      </w:r>
      <w:r>
        <w:fldChar w:fldCharType="begin"/>
      </w:r>
      <w:r>
        <w:instrText xml:space="preserve"> SEQ 图 \* ARABIC </w:instrText>
      </w:r>
      <w:r>
        <w:fldChar w:fldCharType="separate"/>
      </w:r>
      <w:r>
        <w:t>13</w:t>
      </w:r>
      <w:r>
        <w:fldChar w:fldCharType="end"/>
      </w:r>
      <w:bookmarkEnd w:id="661"/>
      <w:r>
        <w:t xml:space="preserve"> 物理块格式</w:t>
      </w:r>
      <w:bookmarkEnd w:id="662"/>
      <w:bookmarkEnd w:id="663"/>
      <w:bookmarkEnd w:id="664"/>
      <w:bookmarkEnd w:id="665"/>
      <w:bookmarkEnd w:id="666"/>
      <w:bookmarkEnd w:id="667"/>
      <w:bookmarkEnd w:id="668"/>
      <w:bookmarkEnd w:id="669"/>
      <w:bookmarkEnd w:id="670"/>
      <w:bookmarkEnd w:id="671"/>
      <w:bookmarkEnd w:id="672"/>
      <w:bookmarkEnd w:id="673"/>
    </w:p>
    <w:p w14:paraId="47616C20">
      <w:pPr>
        <w:pStyle w:val="50"/>
      </w:pPr>
      <w:r>
        <w:t>其中，帧载荷校验序列是信标帧载荷内容的校验值，校验的范围是信标物理块的前128字节或者前512字节的内容。帧载荷校验序列使用的是32比特的循环冗余校验算法。</w:t>
      </w:r>
    </w:p>
    <w:p w14:paraId="2FCB487E">
      <w:pPr>
        <w:pStyle w:val="50"/>
      </w:pPr>
      <w:r>
        <w:t>物理块检查序列是一个24比特的字段。校验时，以帧载荷和帧载荷校验序列以及保留字节三部分为目标，使用24比特的循环冗余校验算法，进行校验，校验值填充在物理块检查序列的位置。</w:t>
      </w:r>
    </w:p>
    <w:p w14:paraId="2BC65BE0">
      <w:pPr>
        <w:pStyle w:val="50"/>
      </w:pPr>
      <w:r>
        <w:rPr>
          <w:rFonts w:hint="eastAsia"/>
        </w:rPr>
        <w:t>无线</w:t>
      </w:r>
      <w:r>
        <w:t>信标帧的载荷支持</w:t>
      </w:r>
      <w:r>
        <w:rPr>
          <w:rFonts w:hint="eastAsia"/>
        </w:rPr>
        <w:t>一个40字节或者</w:t>
      </w:r>
      <w:r>
        <w:t>一个136字节或者一个520字节长度的物理块。</w:t>
      </w:r>
    </w:p>
    <w:p w14:paraId="5A1D3429">
      <w:pPr>
        <w:pStyle w:val="50"/>
      </w:pPr>
      <w:r>
        <w:t>物理块格式如</w:t>
      </w:r>
      <w:r>
        <w:fldChar w:fldCharType="begin"/>
      </w:r>
      <w:r>
        <w:instrText xml:space="preserve"> REF _Ref25305 \h  \* MERGEFORMAT </w:instrText>
      </w:r>
      <w:r>
        <w:fldChar w:fldCharType="separate"/>
      </w:r>
      <w:r>
        <w:t>图 14</w:t>
      </w:r>
      <w:r>
        <w:fldChar w:fldCharType="end"/>
      </w:r>
      <w:r>
        <w:t>所示。</w:t>
      </w:r>
    </w:p>
    <w:p w14:paraId="1F1002DD">
      <w:pPr>
        <w:pStyle w:val="50"/>
      </w:pPr>
    </w:p>
    <w:p w14:paraId="21B502EB">
      <w:pPr>
        <w:pStyle w:val="129"/>
      </w:pPr>
      <w:r>
        <w:object>
          <v:shape id="_x0000_i1038" o:spt="75" type="#_x0000_t75" style="height:312pt;width:412.5pt;" o:ole="t" filled="f" o:preferrelative="t" stroked="f" coordsize="21600,21600">
            <v:path/>
            <v:fill on="f" focussize="0,0"/>
            <v:stroke on="f" joinstyle="miter"/>
            <v:imagedata r:id="rId35" o:title=""/>
            <o:lock v:ext="edit" aspectratio="t"/>
            <w10:wrap type="none"/>
            <w10:anchorlock/>
          </v:shape>
          <o:OLEObject Type="Embed" ProgID="Visio.Drawing.15" ShapeID="_x0000_i1038" DrawAspect="Content" ObjectID="_1468075731" r:id="rId34">
            <o:LockedField>false</o:LockedField>
          </o:OLEObject>
        </w:object>
      </w:r>
    </w:p>
    <w:p w14:paraId="3394C501">
      <w:pPr>
        <w:pStyle w:val="10"/>
      </w:pPr>
      <w:bookmarkStart w:id="674" w:name="_Ref25305"/>
      <w:r>
        <w:t xml:space="preserve">图 </w:t>
      </w:r>
      <w:r>
        <w:fldChar w:fldCharType="begin"/>
      </w:r>
      <w:r>
        <w:instrText xml:space="preserve"> SEQ 图 \* ARABIC </w:instrText>
      </w:r>
      <w:r>
        <w:fldChar w:fldCharType="separate"/>
      </w:r>
      <w:r>
        <w:t>14</w:t>
      </w:r>
      <w:r>
        <w:fldChar w:fldCharType="end"/>
      </w:r>
      <w:bookmarkEnd w:id="674"/>
      <w:r>
        <w:rPr>
          <w:rFonts w:hint="eastAsia"/>
        </w:rPr>
        <w:t xml:space="preserve"> 无线</w:t>
      </w:r>
      <w:r>
        <w:t>物理块格式</w:t>
      </w:r>
    </w:p>
    <w:p w14:paraId="421707FB">
      <w:pPr>
        <w:pStyle w:val="50"/>
      </w:pPr>
      <w:r>
        <w:t>其中，帧载荷校验序列是信标帧载荷内容的校验值，校验的范围是信标物理块的</w:t>
      </w:r>
      <w:r>
        <w:rPr>
          <w:rFonts w:hint="eastAsia"/>
        </w:rPr>
        <w:t>前32字节或者</w:t>
      </w:r>
      <w:r>
        <w:t>前128字节或者前512字节的内容。帧载荷校验序列使用的是32比特的循环冗余校验算法。</w:t>
      </w:r>
    </w:p>
    <w:p w14:paraId="2AACB14C">
      <w:pPr>
        <w:pStyle w:val="50"/>
      </w:pPr>
      <w:r>
        <w:t>物理块检查序列是一个24比特的字段。校验时，以帧载荷和帧载荷校验序列以及保留字节三部分为目标，使用24比特的循环冗余校验算法，进行校验，校验值填充在物理块检查序列的位置。</w:t>
      </w:r>
    </w:p>
    <w:p w14:paraId="3E9F26E0">
      <w:pPr>
        <w:pStyle w:val="67"/>
      </w:pPr>
      <w:bookmarkStart w:id="675" w:name="_Toc403570185"/>
      <w:bookmarkStart w:id="676" w:name="_Toc408859805"/>
      <w:bookmarkStart w:id="677" w:name="_Toc7691"/>
      <w:bookmarkStart w:id="678" w:name="_Toc399228891"/>
      <w:bookmarkStart w:id="679" w:name="_Toc20165"/>
      <w:bookmarkStart w:id="680" w:name="_Toc3607"/>
      <w:r>
        <w:t>帧载荷格式</w:t>
      </w:r>
      <w:bookmarkEnd w:id="675"/>
      <w:bookmarkEnd w:id="676"/>
      <w:bookmarkEnd w:id="677"/>
      <w:bookmarkEnd w:id="678"/>
      <w:bookmarkEnd w:id="679"/>
      <w:bookmarkEnd w:id="680"/>
    </w:p>
    <w:p w14:paraId="076051E1">
      <w:pPr>
        <w:pStyle w:val="50"/>
      </w:pPr>
      <w:r>
        <w:t>不同大小的信标帧载荷，采用的调制方式载波映</w:t>
      </w:r>
      <w:r>
        <w:rPr>
          <w:rStyle w:val="51"/>
        </w:rPr>
        <w:t>射索引不同。信标帧载荷的发送持续时间依赖于信标帧载荷的OFDM符号数量。信标帧载荷字段的格式如</w:t>
      </w:r>
      <w:r>
        <w:rPr>
          <w:rStyle w:val="51"/>
        </w:rPr>
        <w:fldChar w:fldCharType="begin"/>
      </w:r>
      <w:r>
        <w:rPr>
          <w:rStyle w:val="51"/>
        </w:rPr>
        <w:instrText xml:space="preserve"> REF _Ref56763539 \h  \* MERGEFORMAT </w:instrText>
      </w:r>
      <w:r>
        <w:rPr>
          <w:rStyle w:val="51"/>
        </w:rPr>
        <w:fldChar w:fldCharType="separate"/>
      </w:r>
      <w:r>
        <w:rPr>
          <w:rStyle w:val="51"/>
        </w:rPr>
        <w:t>表 51</w:t>
      </w:r>
      <w:r>
        <w:rPr>
          <w:rStyle w:val="51"/>
        </w:rPr>
        <w:fldChar w:fldCharType="end"/>
      </w:r>
      <w:r>
        <w:rPr>
          <w:rStyle w:val="51"/>
        </w:rPr>
        <w:t>所示。</w:t>
      </w:r>
    </w:p>
    <w:p w14:paraId="740E080F">
      <w:pPr>
        <w:pStyle w:val="10"/>
      </w:pPr>
      <w:bookmarkStart w:id="681" w:name="_Ref56763539"/>
      <w:bookmarkStart w:id="682" w:name="_Ref398997435"/>
      <w:bookmarkStart w:id="683" w:name="_Toc402983174"/>
      <w:bookmarkStart w:id="684" w:name="_Toc399229380"/>
      <w:bookmarkStart w:id="685" w:name="_Toc402984106"/>
      <w:bookmarkStart w:id="686" w:name="_Toc399259576"/>
      <w:bookmarkStart w:id="687" w:name="_Toc402540089"/>
      <w:bookmarkStart w:id="688" w:name="_Toc402983640"/>
      <w:bookmarkStart w:id="689" w:name="_Toc399757606"/>
      <w:bookmarkStart w:id="690" w:name="_Toc403570616"/>
      <w:bookmarkStart w:id="691" w:name="_Toc405022503"/>
      <w:bookmarkStart w:id="692" w:name="_Toc405476925"/>
      <w:bookmarkStart w:id="693" w:name="_Toc408860200"/>
      <w:r>
        <w:t xml:space="preserve">表 </w:t>
      </w:r>
      <w:r>
        <w:fldChar w:fldCharType="begin"/>
      </w:r>
      <w:r>
        <w:instrText xml:space="preserve"> SEQ 表 \* ARABIC </w:instrText>
      </w:r>
      <w:r>
        <w:fldChar w:fldCharType="separate"/>
      </w:r>
      <w:r>
        <w:t>51</w:t>
      </w:r>
      <w:r>
        <w:fldChar w:fldCharType="end"/>
      </w:r>
      <w:bookmarkEnd w:id="681"/>
      <w:r>
        <w:t xml:space="preserve"> 信标帧载荷</w:t>
      </w:r>
      <w:bookmarkEnd w:id="682"/>
      <w:bookmarkEnd w:id="683"/>
      <w:bookmarkEnd w:id="684"/>
      <w:bookmarkEnd w:id="685"/>
      <w:bookmarkEnd w:id="686"/>
      <w:bookmarkEnd w:id="687"/>
      <w:bookmarkEnd w:id="688"/>
      <w:bookmarkEnd w:id="689"/>
      <w:r>
        <w:t>字段</w:t>
      </w:r>
      <w:bookmarkEnd w:id="690"/>
      <w:bookmarkEnd w:id="691"/>
      <w:bookmarkEnd w:id="692"/>
      <w:bookmarkEnd w:id="693"/>
    </w:p>
    <w:tbl>
      <w:tblPr>
        <w:tblStyle w:val="31"/>
        <w:tblW w:w="363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830"/>
        <w:gridCol w:w="989"/>
        <w:gridCol w:w="1713"/>
        <w:gridCol w:w="1741"/>
      </w:tblGrid>
      <w:tr w14:paraId="1B6B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74854773">
            <w:pPr>
              <w:pStyle w:val="125"/>
              <w:adjustRightInd w:val="0"/>
              <w:snapToGrid w:val="0"/>
              <w:rPr>
                <w:rFonts w:ascii="Times New Roman" w:hAnsi="Times New Roman"/>
                <w:sz w:val="18"/>
              </w:rPr>
            </w:pPr>
            <w:r>
              <w:rPr>
                <w:rFonts w:hint="eastAsia" w:ascii="Times New Roman" w:hAnsi="Times New Roman"/>
                <w:sz w:val="18"/>
              </w:rPr>
              <w:t>字段</w:t>
            </w:r>
          </w:p>
        </w:tc>
        <w:tc>
          <w:tcPr>
            <w:tcW w:w="596" w:type="pct"/>
            <w:tcBorders>
              <w:top w:val="single" w:color="auto" w:sz="4" w:space="0"/>
              <w:left w:val="nil"/>
              <w:bottom w:val="single" w:color="auto" w:sz="4" w:space="0"/>
              <w:right w:val="single" w:color="auto" w:sz="4" w:space="0"/>
            </w:tcBorders>
            <w:vAlign w:val="center"/>
          </w:tcPr>
          <w:p w14:paraId="33AA2528">
            <w:pPr>
              <w:pStyle w:val="125"/>
              <w:adjustRightInd w:val="0"/>
              <w:snapToGrid w:val="0"/>
              <w:rPr>
                <w:rFonts w:ascii="Times New Roman" w:hAnsi="Times New Roman"/>
                <w:sz w:val="18"/>
              </w:rPr>
            </w:pPr>
            <w:r>
              <w:rPr>
                <w:rFonts w:hint="eastAsia" w:ascii="Times New Roman" w:hAnsi="Times New Roman"/>
                <w:sz w:val="18"/>
              </w:rPr>
              <w:t>字节号</w:t>
            </w:r>
          </w:p>
        </w:tc>
        <w:tc>
          <w:tcPr>
            <w:tcW w:w="710" w:type="pct"/>
            <w:tcBorders>
              <w:top w:val="single" w:color="auto" w:sz="4" w:space="0"/>
              <w:left w:val="nil"/>
              <w:bottom w:val="single" w:color="auto" w:sz="4" w:space="0"/>
              <w:right w:val="single" w:color="auto" w:sz="4" w:space="0"/>
            </w:tcBorders>
            <w:vAlign w:val="center"/>
          </w:tcPr>
          <w:p w14:paraId="5A807BA6">
            <w:pPr>
              <w:pStyle w:val="125"/>
              <w:adjustRightInd w:val="0"/>
              <w:snapToGrid w:val="0"/>
              <w:rPr>
                <w:rFonts w:ascii="Times New Roman" w:hAnsi="Times New Roman"/>
                <w:sz w:val="18"/>
              </w:rPr>
            </w:pPr>
            <w:r>
              <w:rPr>
                <w:rFonts w:hint="eastAsia" w:ascii="Times New Roman" w:hAnsi="Times New Roman"/>
                <w:sz w:val="18"/>
              </w:rPr>
              <w:t>比特位</w:t>
            </w:r>
          </w:p>
        </w:tc>
        <w:tc>
          <w:tcPr>
            <w:tcW w:w="1230" w:type="pct"/>
            <w:tcBorders>
              <w:top w:val="single" w:color="auto" w:sz="4" w:space="0"/>
              <w:left w:val="nil"/>
              <w:bottom w:val="single" w:color="auto" w:sz="4" w:space="0"/>
              <w:right w:val="single" w:color="auto" w:sz="4" w:space="0"/>
            </w:tcBorders>
            <w:vAlign w:val="center"/>
          </w:tcPr>
          <w:p w14:paraId="4868E4B0">
            <w:pPr>
              <w:pStyle w:val="125"/>
              <w:adjustRightInd w:val="0"/>
              <w:snapToGrid w:val="0"/>
              <w:rPr>
                <w:rFonts w:ascii="Times New Roman" w:hAnsi="Times New Roman"/>
                <w:sz w:val="18"/>
              </w:rPr>
            </w:pPr>
            <w:r>
              <w:rPr>
                <w:rFonts w:hint="eastAsia" w:ascii="Times New Roman" w:hAnsi="Times New Roman"/>
                <w:sz w:val="18"/>
              </w:rPr>
              <w:t>字段大小（比特）</w:t>
            </w:r>
          </w:p>
        </w:tc>
        <w:tc>
          <w:tcPr>
            <w:tcW w:w="1250" w:type="pct"/>
            <w:tcBorders>
              <w:top w:val="single" w:color="auto" w:sz="4" w:space="0"/>
              <w:left w:val="nil"/>
              <w:bottom w:val="single" w:color="auto" w:sz="4" w:space="0"/>
              <w:right w:val="single" w:color="auto" w:sz="4" w:space="0"/>
            </w:tcBorders>
            <w:vAlign w:val="center"/>
          </w:tcPr>
          <w:p w14:paraId="3CF36F74">
            <w:pPr>
              <w:pStyle w:val="125"/>
              <w:adjustRightInd w:val="0"/>
              <w:snapToGrid w:val="0"/>
              <w:rPr>
                <w:rFonts w:ascii="Times New Roman" w:hAnsi="Times New Roman"/>
                <w:sz w:val="18"/>
              </w:rPr>
            </w:pPr>
            <w:r>
              <w:rPr>
                <w:rFonts w:hint="eastAsia" w:ascii="Times New Roman" w:hAnsi="Times New Roman"/>
                <w:sz w:val="18"/>
              </w:rPr>
              <w:t>说明</w:t>
            </w:r>
          </w:p>
        </w:tc>
      </w:tr>
      <w:tr w14:paraId="5462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46B8BC6D">
            <w:pPr>
              <w:pStyle w:val="125"/>
              <w:adjustRightInd w:val="0"/>
              <w:snapToGrid w:val="0"/>
              <w:rPr>
                <w:rFonts w:ascii="Times New Roman" w:hAnsi="Times New Roman"/>
                <w:sz w:val="18"/>
              </w:rPr>
            </w:pPr>
            <w:r>
              <w:rPr>
                <w:rFonts w:hint="eastAsia" w:ascii="Times New Roman" w:hAnsi="Times New Roman"/>
                <w:sz w:val="18"/>
              </w:rPr>
              <w:t>信标类型</w:t>
            </w:r>
          </w:p>
        </w:tc>
        <w:tc>
          <w:tcPr>
            <w:tcW w:w="596" w:type="pct"/>
            <w:tcBorders>
              <w:top w:val="single" w:color="auto" w:sz="4" w:space="0"/>
              <w:left w:val="nil"/>
              <w:bottom w:val="single" w:color="auto" w:sz="4" w:space="0"/>
              <w:right w:val="single" w:color="auto" w:sz="4" w:space="0"/>
            </w:tcBorders>
            <w:vAlign w:val="center"/>
          </w:tcPr>
          <w:p w14:paraId="43379F99">
            <w:pPr>
              <w:pStyle w:val="125"/>
              <w:adjustRightInd w:val="0"/>
              <w:snapToGrid w:val="0"/>
              <w:rPr>
                <w:rFonts w:ascii="Times New Roman" w:hAnsi="Times New Roman"/>
                <w:sz w:val="18"/>
              </w:rPr>
            </w:pPr>
            <w:r>
              <w:rPr>
                <w:rFonts w:ascii="Times New Roman" w:hAnsi="Times New Roman"/>
                <w:sz w:val="18"/>
              </w:rPr>
              <w:t>0</w:t>
            </w:r>
          </w:p>
        </w:tc>
        <w:tc>
          <w:tcPr>
            <w:tcW w:w="710" w:type="pct"/>
            <w:tcBorders>
              <w:top w:val="single" w:color="auto" w:sz="4" w:space="0"/>
              <w:left w:val="nil"/>
              <w:bottom w:val="single" w:color="auto" w:sz="4" w:space="0"/>
              <w:right w:val="single" w:color="auto" w:sz="4" w:space="0"/>
            </w:tcBorders>
            <w:vAlign w:val="center"/>
          </w:tcPr>
          <w:p w14:paraId="3354CAF4">
            <w:pPr>
              <w:pStyle w:val="125"/>
              <w:adjustRightInd w:val="0"/>
              <w:snapToGrid w:val="0"/>
              <w:rPr>
                <w:rFonts w:ascii="Times New Roman" w:hAnsi="Times New Roman"/>
                <w:sz w:val="18"/>
              </w:rPr>
            </w:pPr>
            <w:r>
              <w:rPr>
                <w:rFonts w:ascii="Times New Roman" w:hAnsi="Times New Roman"/>
                <w:sz w:val="18"/>
              </w:rPr>
              <w:t>0-2</w:t>
            </w:r>
          </w:p>
        </w:tc>
        <w:tc>
          <w:tcPr>
            <w:tcW w:w="1230" w:type="pct"/>
            <w:tcBorders>
              <w:top w:val="single" w:color="auto" w:sz="4" w:space="0"/>
              <w:left w:val="nil"/>
              <w:bottom w:val="single" w:color="auto" w:sz="4" w:space="0"/>
              <w:right w:val="single" w:color="auto" w:sz="4" w:space="0"/>
            </w:tcBorders>
            <w:vAlign w:val="center"/>
          </w:tcPr>
          <w:p w14:paraId="4D3A837F">
            <w:pPr>
              <w:pStyle w:val="125"/>
              <w:adjustRightInd w:val="0"/>
              <w:snapToGrid w:val="0"/>
              <w:rPr>
                <w:rFonts w:ascii="Times New Roman" w:hAnsi="Times New Roman"/>
                <w:sz w:val="18"/>
              </w:rPr>
            </w:pPr>
            <w:r>
              <w:rPr>
                <w:rFonts w:ascii="Times New Roman" w:hAnsi="Times New Roman"/>
                <w:sz w:val="18"/>
              </w:rPr>
              <w:t>3</w:t>
            </w:r>
          </w:p>
        </w:tc>
        <w:tc>
          <w:tcPr>
            <w:tcW w:w="1250" w:type="pct"/>
            <w:tcBorders>
              <w:top w:val="single" w:color="auto" w:sz="4" w:space="0"/>
              <w:left w:val="nil"/>
              <w:bottom w:val="single" w:color="auto" w:sz="4" w:space="0"/>
              <w:right w:val="single" w:color="auto" w:sz="4" w:space="0"/>
            </w:tcBorders>
            <w:vAlign w:val="center"/>
          </w:tcPr>
          <w:p w14:paraId="36965B4D">
            <w:pPr>
              <w:pStyle w:val="125"/>
              <w:adjustRightInd w:val="0"/>
              <w:snapToGrid w:val="0"/>
              <w:jc w:val="both"/>
              <w:rPr>
                <w:rFonts w:ascii="Times New Roman" w:hAnsi="Times New Roman"/>
                <w:sz w:val="18"/>
              </w:rPr>
            </w:pPr>
            <w:r>
              <w:rPr>
                <w:rFonts w:ascii="Times New Roman" w:hAnsi="Times New Roman"/>
                <w:sz w:val="18"/>
              </w:rPr>
              <w:t>0</w:t>
            </w:r>
            <w:r>
              <w:rPr>
                <w:rFonts w:hint="eastAsia" w:ascii="Times New Roman" w:hAnsi="Times New Roman"/>
                <w:sz w:val="18"/>
              </w:rPr>
              <w:t>：发现信标</w:t>
            </w:r>
          </w:p>
          <w:p w14:paraId="4DEFB6BF">
            <w:pPr>
              <w:pStyle w:val="125"/>
              <w:adjustRightInd w:val="0"/>
              <w:snapToGrid w:val="0"/>
              <w:jc w:val="both"/>
              <w:rPr>
                <w:rFonts w:ascii="Times New Roman" w:hAnsi="Times New Roman"/>
                <w:sz w:val="18"/>
              </w:rPr>
            </w:pPr>
            <w:r>
              <w:rPr>
                <w:rFonts w:hint="eastAsia" w:ascii="Times New Roman" w:hAnsi="Times New Roman"/>
                <w:sz w:val="18"/>
              </w:rPr>
              <w:t>1：代理信标</w:t>
            </w:r>
          </w:p>
          <w:p w14:paraId="67267C71">
            <w:pPr>
              <w:pStyle w:val="125"/>
              <w:adjustRightInd w:val="0"/>
              <w:snapToGrid w:val="0"/>
              <w:jc w:val="both"/>
              <w:rPr>
                <w:rFonts w:ascii="Times New Roman" w:hAnsi="Times New Roman"/>
                <w:sz w:val="18"/>
              </w:rPr>
            </w:pPr>
            <w:r>
              <w:rPr>
                <w:rFonts w:hint="eastAsia" w:ascii="Times New Roman" w:hAnsi="Times New Roman"/>
                <w:sz w:val="18"/>
              </w:rPr>
              <w:t>2：中央信标</w:t>
            </w:r>
          </w:p>
          <w:p w14:paraId="1CD23114">
            <w:pPr>
              <w:pStyle w:val="125"/>
              <w:adjustRightInd w:val="0"/>
              <w:snapToGrid w:val="0"/>
              <w:jc w:val="both"/>
              <w:rPr>
                <w:rFonts w:ascii="Times New Roman" w:hAnsi="Times New Roman"/>
                <w:sz w:val="18"/>
              </w:rPr>
            </w:pPr>
            <w:r>
              <w:rPr>
                <w:rFonts w:hint="eastAsia" w:ascii="Times New Roman" w:hAnsi="Times New Roman"/>
                <w:sz w:val="18"/>
              </w:rPr>
              <w:t>其他：保留</w:t>
            </w:r>
          </w:p>
        </w:tc>
      </w:tr>
      <w:tr w14:paraId="1EDF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58B41A98">
            <w:pPr>
              <w:pStyle w:val="125"/>
              <w:adjustRightInd w:val="0"/>
              <w:snapToGrid w:val="0"/>
              <w:rPr>
                <w:rFonts w:ascii="Times New Roman" w:hAnsi="Times New Roman"/>
                <w:sz w:val="18"/>
              </w:rPr>
            </w:pPr>
            <w:r>
              <w:rPr>
                <w:rFonts w:hint="eastAsia" w:ascii="Times New Roman" w:hAnsi="Times New Roman"/>
                <w:sz w:val="18"/>
              </w:rPr>
              <w:t>组网标志位</w:t>
            </w:r>
          </w:p>
        </w:tc>
        <w:tc>
          <w:tcPr>
            <w:tcW w:w="596" w:type="pct"/>
            <w:tcBorders>
              <w:top w:val="single" w:color="auto" w:sz="4" w:space="0"/>
              <w:left w:val="nil"/>
              <w:bottom w:val="single" w:color="auto" w:sz="4" w:space="0"/>
              <w:right w:val="single" w:color="auto" w:sz="4" w:space="0"/>
            </w:tcBorders>
            <w:vAlign w:val="center"/>
          </w:tcPr>
          <w:p w14:paraId="6531BCEA">
            <w:pPr>
              <w:pStyle w:val="125"/>
              <w:adjustRightInd w:val="0"/>
              <w:snapToGrid w:val="0"/>
              <w:rPr>
                <w:rFonts w:ascii="Times New Roman" w:hAnsi="Times New Roman"/>
                <w:sz w:val="18"/>
              </w:rPr>
            </w:pPr>
            <w:r>
              <w:rPr>
                <w:rFonts w:ascii="Times New Roman" w:hAnsi="Times New Roman"/>
                <w:sz w:val="18"/>
              </w:rPr>
              <w:t>0</w:t>
            </w:r>
          </w:p>
        </w:tc>
        <w:tc>
          <w:tcPr>
            <w:tcW w:w="710" w:type="pct"/>
            <w:tcBorders>
              <w:top w:val="single" w:color="auto" w:sz="4" w:space="0"/>
              <w:left w:val="nil"/>
              <w:bottom w:val="single" w:color="auto" w:sz="4" w:space="0"/>
              <w:right w:val="single" w:color="auto" w:sz="4" w:space="0"/>
            </w:tcBorders>
            <w:vAlign w:val="center"/>
          </w:tcPr>
          <w:p w14:paraId="224E1EDB">
            <w:pPr>
              <w:pStyle w:val="125"/>
              <w:adjustRightInd w:val="0"/>
              <w:snapToGrid w:val="0"/>
              <w:rPr>
                <w:rFonts w:ascii="Times New Roman" w:hAnsi="Times New Roman"/>
                <w:sz w:val="18"/>
              </w:rPr>
            </w:pPr>
            <w:r>
              <w:rPr>
                <w:rFonts w:ascii="Times New Roman" w:hAnsi="Times New Roman"/>
                <w:sz w:val="18"/>
              </w:rPr>
              <w:t>3</w:t>
            </w:r>
          </w:p>
        </w:tc>
        <w:tc>
          <w:tcPr>
            <w:tcW w:w="1230" w:type="pct"/>
            <w:tcBorders>
              <w:top w:val="single" w:color="auto" w:sz="4" w:space="0"/>
              <w:left w:val="nil"/>
              <w:bottom w:val="single" w:color="auto" w:sz="4" w:space="0"/>
              <w:right w:val="single" w:color="auto" w:sz="4" w:space="0"/>
            </w:tcBorders>
            <w:vAlign w:val="center"/>
          </w:tcPr>
          <w:p w14:paraId="05BE474C">
            <w:pPr>
              <w:pStyle w:val="125"/>
              <w:adjustRightInd w:val="0"/>
              <w:snapToGrid w:val="0"/>
              <w:rPr>
                <w:rFonts w:ascii="Times New Roman" w:hAnsi="Times New Roman"/>
                <w:sz w:val="18"/>
              </w:rPr>
            </w:pPr>
            <w:r>
              <w:rPr>
                <w:rFonts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4BA72FD6">
            <w:pPr>
              <w:pStyle w:val="125"/>
              <w:adjustRightInd w:val="0"/>
              <w:snapToGrid w:val="0"/>
              <w:jc w:val="both"/>
              <w:rPr>
                <w:rFonts w:ascii="Times New Roman" w:hAnsi="Times New Roman"/>
                <w:sz w:val="18"/>
              </w:rPr>
            </w:pPr>
            <w:r>
              <w:rPr>
                <w:rFonts w:ascii="Times New Roman" w:hAnsi="Times New Roman"/>
                <w:sz w:val="18"/>
              </w:rPr>
              <w:t>0</w:t>
            </w:r>
            <w:r>
              <w:rPr>
                <w:rFonts w:hint="eastAsia" w:ascii="Times New Roman" w:hAnsi="Times New Roman"/>
                <w:sz w:val="18"/>
              </w:rPr>
              <w:t>：组网未完成</w:t>
            </w:r>
          </w:p>
          <w:p w14:paraId="1E2FF607">
            <w:pPr>
              <w:pStyle w:val="125"/>
              <w:adjustRightInd w:val="0"/>
              <w:snapToGrid w:val="0"/>
              <w:jc w:val="both"/>
              <w:rPr>
                <w:rFonts w:ascii="Times New Roman" w:hAnsi="Times New Roman"/>
                <w:sz w:val="18"/>
              </w:rPr>
            </w:pPr>
            <w:r>
              <w:rPr>
                <w:rFonts w:hint="eastAsia" w:ascii="Times New Roman" w:hAnsi="Times New Roman"/>
                <w:sz w:val="18"/>
              </w:rPr>
              <w:t>1：组网完成</w:t>
            </w:r>
          </w:p>
        </w:tc>
      </w:tr>
      <w:tr w14:paraId="2175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34DD4C02">
            <w:pPr>
              <w:pStyle w:val="125"/>
              <w:adjustRightInd w:val="0"/>
              <w:snapToGrid w:val="0"/>
              <w:rPr>
                <w:rFonts w:ascii="Times New Roman" w:hAnsi="Times New Roman"/>
                <w:sz w:val="18"/>
              </w:rPr>
            </w:pPr>
            <w:r>
              <w:rPr>
                <w:rFonts w:hint="eastAsia" w:ascii="Times New Roman" w:hAnsi="Times New Roman"/>
                <w:sz w:val="18"/>
              </w:rPr>
              <w:t>精简信标标志</w:t>
            </w:r>
          </w:p>
        </w:tc>
        <w:tc>
          <w:tcPr>
            <w:tcW w:w="596" w:type="pct"/>
            <w:tcBorders>
              <w:top w:val="single" w:color="auto" w:sz="4" w:space="0"/>
              <w:left w:val="nil"/>
              <w:bottom w:val="single" w:color="auto" w:sz="4" w:space="0"/>
              <w:right w:val="single" w:color="auto" w:sz="4" w:space="0"/>
            </w:tcBorders>
            <w:vAlign w:val="center"/>
          </w:tcPr>
          <w:p w14:paraId="04E5B5BB">
            <w:pPr>
              <w:pStyle w:val="125"/>
              <w:adjustRightInd w:val="0"/>
              <w:snapToGrid w:val="0"/>
              <w:rPr>
                <w:rFonts w:ascii="Times New Roman" w:hAnsi="Times New Roman"/>
                <w:sz w:val="18"/>
              </w:rPr>
            </w:pPr>
            <w:r>
              <w:rPr>
                <w:rFonts w:ascii="Times New Roman" w:hAnsi="Times New Roman"/>
                <w:sz w:val="18"/>
              </w:rPr>
              <w:t>0</w:t>
            </w:r>
          </w:p>
        </w:tc>
        <w:tc>
          <w:tcPr>
            <w:tcW w:w="710" w:type="pct"/>
            <w:tcBorders>
              <w:top w:val="single" w:color="auto" w:sz="4" w:space="0"/>
              <w:left w:val="nil"/>
              <w:bottom w:val="single" w:color="auto" w:sz="4" w:space="0"/>
              <w:right w:val="single" w:color="auto" w:sz="4" w:space="0"/>
            </w:tcBorders>
            <w:vAlign w:val="center"/>
          </w:tcPr>
          <w:p w14:paraId="4D2BFF85">
            <w:pPr>
              <w:pStyle w:val="125"/>
              <w:adjustRightInd w:val="0"/>
              <w:snapToGrid w:val="0"/>
              <w:rPr>
                <w:rFonts w:ascii="Times New Roman" w:hAnsi="Times New Roman"/>
                <w:sz w:val="18"/>
              </w:rPr>
            </w:pPr>
            <w:r>
              <w:rPr>
                <w:rFonts w:ascii="Times New Roman" w:hAnsi="Times New Roman"/>
                <w:sz w:val="18"/>
              </w:rPr>
              <w:t>4</w:t>
            </w:r>
          </w:p>
        </w:tc>
        <w:tc>
          <w:tcPr>
            <w:tcW w:w="1230" w:type="pct"/>
            <w:tcBorders>
              <w:top w:val="single" w:color="auto" w:sz="4" w:space="0"/>
              <w:left w:val="nil"/>
              <w:bottom w:val="single" w:color="auto" w:sz="4" w:space="0"/>
              <w:right w:val="single" w:color="auto" w:sz="4" w:space="0"/>
            </w:tcBorders>
            <w:vAlign w:val="center"/>
          </w:tcPr>
          <w:p w14:paraId="50C2F45E">
            <w:pPr>
              <w:pStyle w:val="125"/>
              <w:adjustRightInd w:val="0"/>
              <w:snapToGrid w:val="0"/>
              <w:rPr>
                <w:rFonts w:ascii="Times New Roman" w:hAnsi="Times New Roman"/>
                <w:sz w:val="18"/>
              </w:rPr>
            </w:pPr>
            <w:r>
              <w:rPr>
                <w:rFonts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5185A08B">
            <w:pPr>
              <w:pStyle w:val="125"/>
              <w:adjustRightInd w:val="0"/>
              <w:snapToGrid w:val="0"/>
              <w:jc w:val="both"/>
              <w:rPr>
                <w:rFonts w:ascii="Times New Roman" w:hAnsi="Times New Roman"/>
                <w:sz w:val="18"/>
              </w:rPr>
            </w:pPr>
            <w:r>
              <w:rPr>
                <w:rFonts w:ascii="Times New Roman" w:hAnsi="Times New Roman"/>
                <w:sz w:val="18"/>
              </w:rPr>
              <w:t>0</w:t>
            </w:r>
            <w:r>
              <w:rPr>
                <w:rFonts w:hint="eastAsia" w:ascii="Times New Roman" w:hAnsi="Times New Roman"/>
                <w:sz w:val="18"/>
              </w:rPr>
              <w:t>：标准信标帧</w:t>
            </w:r>
          </w:p>
          <w:p w14:paraId="3FF8E715">
            <w:pPr>
              <w:pStyle w:val="125"/>
              <w:adjustRightInd w:val="0"/>
              <w:snapToGrid w:val="0"/>
              <w:jc w:val="both"/>
              <w:rPr>
                <w:rFonts w:ascii="Times New Roman" w:hAnsi="Times New Roman"/>
                <w:sz w:val="18"/>
              </w:rPr>
            </w:pPr>
            <w:r>
              <w:rPr>
                <w:rFonts w:hint="eastAsia" w:ascii="Times New Roman" w:hAnsi="Times New Roman"/>
                <w:sz w:val="18"/>
              </w:rPr>
              <w:t>1：精简信标帧</w:t>
            </w:r>
          </w:p>
        </w:tc>
      </w:tr>
      <w:tr w14:paraId="7DC2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508378D5">
            <w:pPr>
              <w:pStyle w:val="125"/>
              <w:adjustRightInd w:val="0"/>
              <w:snapToGrid w:val="0"/>
              <w:rPr>
                <w:rFonts w:ascii="Times New Roman" w:hAnsi="Times New Roman"/>
                <w:sz w:val="18"/>
              </w:rPr>
            </w:pPr>
            <w:r>
              <w:rPr>
                <w:rFonts w:hint="eastAsia" w:ascii="Times New Roman" w:hAnsi="Times New Roman"/>
                <w:sz w:val="18"/>
              </w:rPr>
              <w:t>多网络优选功能开关</w:t>
            </w:r>
          </w:p>
        </w:tc>
        <w:tc>
          <w:tcPr>
            <w:tcW w:w="596" w:type="pct"/>
            <w:tcBorders>
              <w:top w:val="single" w:color="auto" w:sz="4" w:space="0"/>
              <w:left w:val="nil"/>
              <w:bottom w:val="single" w:color="auto" w:sz="4" w:space="0"/>
              <w:right w:val="single" w:color="auto" w:sz="4" w:space="0"/>
            </w:tcBorders>
            <w:vAlign w:val="center"/>
          </w:tcPr>
          <w:p w14:paraId="6D225372">
            <w:pPr>
              <w:pStyle w:val="125"/>
              <w:adjustRightInd w:val="0"/>
              <w:snapToGrid w:val="0"/>
              <w:rPr>
                <w:rFonts w:ascii="Times New Roman" w:hAnsi="Times New Roman"/>
                <w:sz w:val="18"/>
              </w:rPr>
            </w:pPr>
            <w:r>
              <w:rPr>
                <w:rFonts w:ascii="Times New Roman" w:hAnsi="Times New Roman"/>
                <w:sz w:val="18"/>
              </w:rPr>
              <w:t>0</w:t>
            </w:r>
          </w:p>
        </w:tc>
        <w:tc>
          <w:tcPr>
            <w:tcW w:w="710" w:type="pct"/>
            <w:tcBorders>
              <w:top w:val="single" w:color="auto" w:sz="4" w:space="0"/>
              <w:left w:val="nil"/>
              <w:bottom w:val="single" w:color="auto" w:sz="4" w:space="0"/>
              <w:right w:val="single" w:color="auto" w:sz="4" w:space="0"/>
            </w:tcBorders>
            <w:vAlign w:val="center"/>
          </w:tcPr>
          <w:p w14:paraId="0E496292">
            <w:pPr>
              <w:pStyle w:val="125"/>
              <w:adjustRightInd w:val="0"/>
              <w:snapToGrid w:val="0"/>
              <w:rPr>
                <w:rFonts w:ascii="Times New Roman" w:hAnsi="Times New Roman"/>
                <w:sz w:val="18"/>
              </w:rPr>
            </w:pPr>
            <w:r>
              <w:rPr>
                <w:rFonts w:ascii="Times New Roman" w:hAnsi="Times New Roman"/>
                <w:sz w:val="18"/>
              </w:rPr>
              <w:t>5</w:t>
            </w:r>
          </w:p>
        </w:tc>
        <w:tc>
          <w:tcPr>
            <w:tcW w:w="1230" w:type="pct"/>
            <w:tcBorders>
              <w:top w:val="single" w:color="auto" w:sz="4" w:space="0"/>
              <w:left w:val="nil"/>
              <w:bottom w:val="single" w:color="auto" w:sz="4" w:space="0"/>
              <w:right w:val="single" w:color="auto" w:sz="4" w:space="0"/>
            </w:tcBorders>
            <w:vAlign w:val="center"/>
          </w:tcPr>
          <w:p w14:paraId="590DD043">
            <w:pPr>
              <w:pStyle w:val="125"/>
              <w:adjustRightInd w:val="0"/>
              <w:snapToGrid w:val="0"/>
              <w:rPr>
                <w:rFonts w:ascii="Times New Roman" w:hAnsi="Times New Roman"/>
                <w:sz w:val="18"/>
              </w:rPr>
            </w:pPr>
            <w:r>
              <w:rPr>
                <w:rFonts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510B47B3">
            <w:pPr>
              <w:pStyle w:val="125"/>
              <w:adjustRightInd w:val="0"/>
              <w:snapToGrid w:val="0"/>
              <w:jc w:val="both"/>
              <w:rPr>
                <w:rFonts w:ascii="Times New Roman" w:hAnsi="Times New Roman"/>
                <w:sz w:val="18"/>
              </w:rPr>
            </w:pPr>
            <w:r>
              <w:rPr>
                <w:rFonts w:ascii="Times New Roman" w:hAnsi="Times New Roman"/>
                <w:sz w:val="18"/>
              </w:rPr>
              <w:t>0</w:t>
            </w:r>
            <w:r>
              <w:rPr>
                <w:rFonts w:hint="eastAsia" w:ascii="Times New Roman" w:hAnsi="Times New Roman"/>
                <w:sz w:val="18"/>
              </w:rPr>
              <w:t>：未使能网络评估</w:t>
            </w:r>
          </w:p>
          <w:p w14:paraId="71CC64CC">
            <w:pPr>
              <w:pStyle w:val="125"/>
              <w:adjustRightInd w:val="0"/>
              <w:snapToGrid w:val="0"/>
              <w:jc w:val="both"/>
              <w:rPr>
                <w:rFonts w:ascii="Times New Roman" w:hAnsi="Times New Roman"/>
                <w:sz w:val="18"/>
              </w:rPr>
            </w:pPr>
            <w:r>
              <w:rPr>
                <w:rFonts w:hint="eastAsia" w:ascii="Times New Roman" w:hAnsi="Times New Roman"/>
                <w:sz w:val="18"/>
              </w:rPr>
              <w:t>1：使能网络评估</w:t>
            </w:r>
          </w:p>
        </w:tc>
      </w:tr>
      <w:tr w14:paraId="520A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0E7668B8">
            <w:pPr>
              <w:pStyle w:val="125"/>
              <w:adjustRightInd w:val="0"/>
              <w:snapToGrid w:val="0"/>
              <w:rPr>
                <w:rFonts w:ascii="Times New Roman" w:hAnsi="Times New Roman"/>
                <w:sz w:val="18"/>
              </w:rPr>
            </w:pPr>
            <w:r>
              <w:rPr>
                <w:rFonts w:hint="eastAsia" w:ascii="Times New Roman" w:hAnsi="Times New Roman"/>
                <w:sz w:val="18"/>
              </w:rPr>
              <w:t>开始关联标志位</w:t>
            </w:r>
          </w:p>
        </w:tc>
        <w:tc>
          <w:tcPr>
            <w:tcW w:w="596" w:type="pct"/>
            <w:tcBorders>
              <w:top w:val="single" w:color="auto" w:sz="4" w:space="0"/>
              <w:left w:val="nil"/>
              <w:bottom w:val="single" w:color="auto" w:sz="4" w:space="0"/>
              <w:right w:val="single" w:color="auto" w:sz="4" w:space="0"/>
            </w:tcBorders>
            <w:vAlign w:val="center"/>
          </w:tcPr>
          <w:p w14:paraId="28B8246E">
            <w:pPr>
              <w:pStyle w:val="125"/>
              <w:adjustRightInd w:val="0"/>
              <w:snapToGrid w:val="0"/>
              <w:rPr>
                <w:rFonts w:ascii="Times New Roman" w:hAnsi="Times New Roman"/>
                <w:sz w:val="18"/>
              </w:rPr>
            </w:pPr>
            <w:r>
              <w:rPr>
                <w:rFonts w:ascii="Times New Roman" w:hAnsi="Times New Roman"/>
                <w:sz w:val="18"/>
              </w:rPr>
              <w:t>0</w:t>
            </w:r>
          </w:p>
        </w:tc>
        <w:tc>
          <w:tcPr>
            <w:tcW w:w="710" w:type="pct"/>
            <w:tcBorders>
              <w:top w:val="single" w:color="auto" w:sz="4" w:space="0"/>
              <w:left w:val="nil"/>
              <w:bottom w:val="single" w:color="auto" w:sz="4" w:space="0"/>
              <w:right w:val="single" w:color="auto" w:sz="4" w:space="0"/>
            </w:tcBorders>
            <w:vAlign w:val="center"/>
          </w:tcPr>
          <w:p w14:paraId="6204AED9">
            <w:pPr>
              <w:pStyle w:val="125"/>
              <w:adjustRightInd w:val="0"/>
              <w:snapToGrid w:val="0"/>
              <w:rPr>
                <w:rFonts w:ascii="Times New Roman" w:hAnsi="Times New Roman"/>
                <w:sz w:val="18"/>
              </w:rPr>
            </w:pPr>
            <w:r>
              <w:rPr>
                <w:rFonts w:ascii="Times New Roman" w:hAnsi="Times New Roman"/>
                <w:sz w:val="18"/>
              </w:rPr>
              <w:t>6</w:t>
            </w:r>
          </w:p>
        </w:tc>
        <w:tc>
          <w:tcPr>
            <w:tcW w:w="1230" w:type="pct"/>
            <w:tcBorders>
              <w:top w:val="single" w:color="auto" w:sz="4" w:space="0"/>
              <w:left w:val="nil"/>
              <w:bottom w:val="single" w:color="auto" w:sz="4" w:space="0"/>
              <w:right w:val="single" w:color="auto" w:sz="4" w:space="0"/>
            </w:tcBorders>
            <w:vAlign w:val="center"/>
          </w:tcPr>
          <w:p w14:paraId="0AAD684F">
            <w:pPr>
              <w:pStyle w:val="125"/>
              <w:adjustRightInd w:val="0"/>
              <w:snapToGrid w:val="0"/>
              <w:rPr>
                <w:rFonts w:ascii="Times New Roman" w:hAnsi="Times New Roman"/>
                <w:sz w:val="18"/>
              </w:rPr>
            </w:pPr>
            <w:r>
              <w:rPr>
                <w:rFonts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18415D40">
            <w:pPr>
              <w:pStyle w:val="125"/>
              <w:adjustRightInd w:val="0"/>
              <w:snapToGrid w:val="0"/>
              <w:jc w:val="both"/>
              <w:rPr>
                <w:rFonts w:ascii="Times New Roman" w:hAnsi="Times New Roman"/>
                <w:sz w:val="18"/>
              </w:rPr>
            </w:pPr>
            <w:r>
              <w:rPr>
                <w:rFonts w:ascii="Times New Roman" w:hAnsi="Times New Roman"/>
                <w:sz w:val="18"/>
              </w:rPr>
              <w:t>0</w:t>
            </w:r>
            <w:r>
              <w:rPr>
                <w:rFonts w:hint="eastAsia" w:ascii="Times New Roman" w:hAnsi="Times New Roman"/>
                <w:sz w:val="18"/>
              </w:rPr>
              <w:t>：不允许站点发起关联请求</w:t>
            </w:r>
          </w:p>
          <w:p w14:paraId="2C31BB80">
            <w:pPr>
              <w:pStyle w:val="125"/>
              <w:adjustRightInd w:val="0"/>
              <w:snapToGrid w:val="0"/>
              <w:jc w:val="both"/>
              <w:rPr>
                <w:rFonts w:ascii="Times New Roman" w:hAnsi="Times New Roman"/>
                <w:sz w:val="18"/>
              </w:rPr>
            </w:pPr>
            <w:r>
              <w:rPr>
                <w:rFonts w:ascii="Times New Roman" w:hAnsi="Times New Roman"/>
                <w:sz w:val="18"/>
              </w:rPr>
              <w:t>1</w:t>
            </w:r>
            <w:r>
              <w:rPr>
                <w:rFonts w:hint="eastAsia" w:ascii="Times New Roman" w:hAnsi="Times New Roman"/>
                <w:sz w:val="18"/>
              </w:rPr>
              <w:t>：允许站点发起关联请求</w:t>
            </w:r>
          </w:p>
        </w:tc>
      </w:tr>
      <w:tr w14:paraId="4A102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08BAE68A">
            <w:pPr>
              <w:pStyle w:val="125"/>
              <w:adjustRightInd w:val="0"/>
              <w:snapToGrid w:val="0"/>
              <w:rPr>
                <w:rFonts w:ascii="Times New Roman" w:hAnsi="Times New Roman"/>
                <w:sz w:val="18"/>
              </w:rPr>
            </w:pPr>
            <w:r>
              <w:rPr>
                <w:rFonts w:hint="eastAsia" w:ascii="Times New Roman" w:hAnsi="Times New Roman"/>
                <w:sz w:val="18"/>
              </w:rPr>
              <w:t>短网络标识高位</w:t>
            </w:r>
          </w:p>
        </w:tc>
        <w:tc>
          <w:tcPr>
            <w:tcW w:w="596" w:type="pct"/>
            <w:tcBorders>
              <w:top w:val="single" w:color="auto" w:sz="4" w:space="0"/>
              <w:left w:val="nil"/>
              <w:bottom w:val="single" w:color="auto" w:sz="4" w:space="0"/>
              <w:right w:val="single" w:color="auto" w:sz="4" w:space="0"/>
            </w:tcBorders>
            <w:vAlign w:val="center"/>
          </w:tcPr>
          <w:p w14:paraId="0D8D17F9">
            <w:pPr>
              <w:pStyle w:val="125"/>
              <w:adjustRightInd w:val="0"/>
              <w:snapToGrid w:val="0"/>
              <w:rPr>
                <w:rFonts w:ascii="Times New Roman" w:hAnsi="Times New Roman"/>
                <w:sz w:val="18"/>
              </w:rPr>
            </w:pPr>
            <w:r>
              <w:rPr>
                <w:rFonts w:ascii="Times New Roman" w:hAnsi="Times New Roman"/>
                <w:sz w:val="18"/>
              </w:rPr>
              <w:t>0</w:t>
            </w:r>
          </w:p>
        </w:tc>
        <w:tc>
          <w:tcPr>
            <w:tcW w:w="710" w:type="pct"/>
            <w:tcBorders>
              <w:top w:val="single" w:color="auto" w:sz="4" w:space="0"/>
              <w:left w:val="nil"/>
              <w:bottom w:val="single" w:color="auto" w:sz="4" w:space="0"/>
              <w:right w:val="single" w:color="auto" w:sz="4" w:space="0"/>
            </w:tcBorders>
            <w:vAlign w:val="center"/>
          </w:tcPr>
          <w:p w14:paraId="12E7B73A">
            <w:pPr>
              <w:pStyle w:val="125"/>
              <w:adjustRightInd w:val="0"/>
              <w:snapToGrid w:val="0"/>
              <w:rPr>
                <w:rFonts w:ascii="Times New Roman" w:hAnsi="Times New Roman"/>
                <w:sz w:val="18"/>
              </w:rPr>
            </w:pPr>
            <w:r>
              <w:rPr>
                <w:rFonts w:ascii="Times New Roman" w:hAnsi="Times New Roman"/>
                <w:sz w:val="18"/>
              </w:rPr>
              <w:t>7</w:t>
            </w:r>
          </w:p>
        </w:tc>
        <w:tc>
          <w:tcPr>
            <w:tcW w:w="1230" w:type="pct"/>
            <w:tcBorders>
              <w:top w:val="single" w:color="auto" w:sz="4" w:space="0"/>
              <w:left w:val="nil"/>
              <w:bottom w:val="single" w:color="auto" w:sz="4" w:space="0"/>
              <w:right w:val="single" w:color="auto" w:sz="4" w:space="0"/>
            </w:tcBorders>
            <w:vAlign w:val="center"/>
          </w:tcPr>
          <w:p w14:paraId="4B7CD257">
            <w:pPr>
              <w:pStyle w:val="125"/>
              <w:adjustRightInd w:val="0"/>
              <w:snapToGrid w:val="0"/>
              <w:rPr>
                <w:rFonts w:ascii="Times New Roman" w:hAnsi="Times New Roman"/>
                <w:sz w:val="18"/>
              </w:rPr>
            </w:pPr>
            <w:r>
              <w:rPr>
                <w:rFonts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2D9E4D55">
            <w:pPr>
              <w:pStyle w:val="125"/>
              <w:adjustRightInd w:val="0"/>
              <w:snapToGrid w:val="0"/>
              <w:jc w:val="both"/>
              <w:rPr>
                <w:rFonts w:ascii="Times New Roman" w:hAnsi="Times New Roman"/>
                <w:sz w:val="18"/>
              </w:rPr>
            </w:pPr>
            <w:r>
              <w:rPr>
                <w:rFonts w:hint="eastAsia" w:ascii="Times New Roman" w:hAnsi="Times New Roman"/>
                <w:sz w:val="18"/>
              </w:rPr>
              <w:t>短网络标识的高1bit</w:t>
            </w:r>
          </w:p>
        </w:tc>
      </w:tr>
      <w:tr w14:paraId="0011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101DA5FD">
            <w:pPr>
              <w:pStyle w:val="125"/>
              <w:adjustRightInd w:val="0"/>
              <w:snapToGrid w:val="0"/>
              <w:rPr>
                <w:rFonts w:ascii="Times New Roman" w:hAnsi="Times New Roman"/>
                <w:sz w:val="18"/>
              </w:rPr>
            </w:pPr>
            <w:r>
              <w:rPr>
                <w:rFonts w:hint="eastAsia" w:ascii="Times New Roman" w:hAnsi="Times New Roman"/>
                <w:sz w:val="18"/>
              </w:rPr>
              <w:t>组网序列号</w:t>
            </w:r>
          </w:p>
        </w:tc>
        <w:tc>
          <w:tcPr>
            <w:tcW w:w="596" w:type="pct"/>
            <w:tcBorders>
              <w:top w:val="single" w:color="auto" w:sz="4" w:space="0"/>
              <w:left w:val="nil"/>
              <w:bottom w:val="single" w:color="auto" w:sz="4" w:space="0"/>
              <w:right w:val="single" w:color="auto" w:sz="4" w:space="0"/>
            </w:tcBorders>
            <w:vAlign w:val="center"/>
          </w:tcPr>
          <w:p w14:paraId="6289F300">
            <w:pPr>
              <w:pStyle w:val="125"/>
              <w:adjustRightInd w:val="0"/>
              <w:snapToGrid w:val="0"/>
              <w:rPr>
                <w:rFonts w:ascii="Times New Roman" w:hAnsi="Times New Roman"/>
                <w:sz w:val="18"/>
              </w:rPr>
            </w:pPr>
            <w:r>
              <w:rPr>
                <w:rFonts w:ascii="Times New Roman" w:hAnsi="Times New Roman"/>
                <w:sz w:val="18"/>
              </w:rPr>
              <w:t>1</w:t>
            </w:r>
          </w:p>
        </w:tc>
        <w:tc>
          <w:tcPr>
            <w:tcW w:w="710" w:type="pct"/>
            <w:tcBorders>
              <w:top w:val="single" w:color="auto" w:sz="4" w:space="0"/>
              <w:left w:val="nil"/>
              <w:bottom w:val="single" w:color="auto" w:sz="4" w:space="0"/>
              <w:right w:val="single" w:color="auto" w:sz="4" w:space="0"/>
            </w:tcBorders>
            <w:vAlign w:val="center"/>
          </w:tcPr>
          <w:p w14:paraId="67B4607B">
            <w:pPr>
              <w:pStyle w:val="125"/>
              <w:adjustRightInd w:val="0"/>
              <w:snapToGrid w:val="0"/>
              <w:rPr>
                <w:rFonts w:ascii="Times New Roman" w:hAnsi="Times New Roman"/>
                <w:sz w:val="18"/>
              </w:rPr>
            </w:pPr>
            <w:r>
              <w:rPr>
                <w:rFonts w:ascii="Times New Roman" w:hAnsi="Times New Roman"/>
                <w:sz w:val="18"/>
              </w:rPr>
              <w:t>0-7</w:t>
            </w:r>
          </w:p>
        </w:tc>
        <w:tc>
          <w:tcPr>
            <w:tcW w:w="1230" w:type="pct"/>
            <w:tcBorders>
              <w:top w:val="single" w:color="auto" w:sz="4" w:space="0"/>
              <w:left w:val="nil"/>
              <w:bottom w:val="single" w:color="auto" w:sz="4" w:space="0"/>
              <w:right w:val="single" w:color="auto" w:sz="4" w:space="0"/>
            </w:tcBorders>
            <w:vAlign w:val="center"/>
          </w:tcPr>
          <w:p w14:paraId="7C0AFFDE">
            <w:pPr>
              <w:pStyle w:val="125"/>
              <w:adjustRightInd w:val="0"/>
              <w:snapToGrid w:val="0"/>
              <w:rPr>
                <w:rFonts w:ascii="Times New Roman" w:hAnsi="Times New Roman"/>
                <w:sz w:val="18"/>
              </w:rPr>
            </w:pPr>
            <w:r>
              <w:rPr>
                <w:rFonts w:ascii="Times New Roman" w:hAnsi="Times New Roman"/>
                <w:sz w:val="18"/>
              </w:rPr>
              <w:t>8</w:t>
            </w:r>
          </w:p>
        </w:tc>
        <w:tc>
          <w:tcPr>
            <w:tcW w:w="1250" w:type="pct"/>
            <w:tcBorders>
              <w:top w:val="single" w:color="auto" w:sz="4" w:space="0"/>
              <w:left w:val="nil"/>
              <w:bottom w:val="single" w:color="auto" w:sz="4" w:space="0"/>
              <w:right w:val="single" w:color="auto" w:sz="4" w:space="0"/>
            </w:tcBorders>
            <w:vAlign w:val="center"/>
          </w:tcPr>
          <w:p w14:paraId="042B31AA">
            <w:pPr>
              <w:pStyle w:val="125"/>
              <w:adjustRightInd w:val="0"/>
              <w:snapToGrid w:val="0"/>
              <w:jc w:val="both"/>
              <w:rPr>
                <w:rFonts w:ascii="Times New Roman" w:hAnsi="Times New Roman"/>
                <w:sz w:val="18"/>
              </w:rPr>
            </w:pPr>
            <w:r>
              <w:rPr>
                <w:rFonts w:hint="eastAsia" w:ascii="Times New Roman" w:hAnsi="Times New Roman"/>
                <w:sz w:val="18"/>
              </w:rPr>
              <w:t>-</w:t>
            </w:r>
          </w:p>
        </w:tc>
      </w:tr>
      <w:tr w14:paraId="1DDD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09366A37">
            <w:pPr>
              <w:pStyle w:val="125"/>
              <w:adjustRightInd w:val="0"/>
              <w:snapToGrid w:val="0"/>
              <w:rPr>
                <w:rFonts w:ascii="Times New Roman" w:hAnsi="Times New Roman"/>
                <w:sz w:val="18"/>
              </w:rPr>
            </w:pPr>
            <w:r>
              <w:rPr>
                <w:rFonts w:hint="eastAsia" w:ascii="Times New Roman" w:hAnsi="Times New Roman"/>
                <w:sz w:val="18"/>
              </w:rPr>
              <w:t>短网络标识低位</w:t>
            </w:r>
          </w:p>
        </w:tc>
        <w:tc>
          <w:tcPr>
            <w:tcW w:w="596" w:type="pct"/>
            <w:tcBorders>
              <w:top w:val="single" w:color="auto" w:sz="4" w:space="0"/>
              <w:left w:val="nil"/>
              <w:bottom w:val="single" w:color="auto" w:sz="4" w:space="0"/>
              <w:right w:val="single" w:color="auto" w:sz="4" w:space="0"/>
            </w:tcBorders>
            <w:vAlign w:val="center"/>
          </w:tcPr>
          <w:p w14:paraId="4568183B">
            <w:pPr>
              <w:pStyle w:val="125"/>
              <w:adjustRightInd w:val="0"/>
              <w:snapToGrid w:val="0"/>
              <w:rPr>
                <w:rFonts w:ascii="Times New Roman" w:hAnsi="Times New Roman"/>
                <w:sz w:val="18"/>
              </w:rPr>
            </w:pPr>
            <w:r>
              <w:rPr>
                <w:rFonts w:ascii="Times New Roman" w:hAnsi="Times New Roman"/>
                <w:sz w:val="18"/>
              </w:rPr>
              <w:t>2</w:t>
            </w:r>
          </w:p>
        </w:tc>
        <w:tc>
          <w:tcPr>
            <w:tcW w:w="710" w:type="pct"/>
            <w:tcBorders>
              <w:top w:val="single" w:color="auto" w:sz="4" w:space="0"/>
              <w:left w:val="nil"/>
              <w:bottom w:val="single" w:color="auto" w:sz="4" w:space="0"/>
              <w:right w:val="single" w:color="auto" w:sz="4" w:space="0"/>
            </w:tcBorders>
            <w:vAlign w:val="center"/>
          </w:tcPr>
          <w:p w14:paraId="35BCB33B">
            <w:pPr>
              <w:pStyle w:val="125"/>
              <w:adjustRightInd w:val="0"/>
              <w:snapToGrid w:val="0"/>
              <w:rPr>
                <w:rFonts w:ascii="Times New Roman" w:hAnsi="Times New Roman"/>
                <w:sz w:val="18"/>
              </w:rPr>
            </w:pPr>
            <w:r>
              <w:rPr>
                <w:rFonts w:ascii="Times New Roman" w:hAnsi="Times New Roman"/>
                <w:sz w:val="18"/>
              </w:rPr>
              <w:t>0-3</w:t>
            </w:r>
          </w:p>
        </w:tc>
        <w:tc>
          <w:tcPr>
            <w:tcW w:w="1230" w:type="pct"/>
            <w:tcBorders>
              <w:top w:val="single" w:color="auto" w:sz="4" w:space="0"/>
              <w:left w:val="nil"/>
              <w:bottom w:val="single" w:color="auto" w:sz="4" w:space="0"/>
              <w:right w:val="single" w:color="auto" w:sz="4" w:space="0"/>
            </w:tcBorders>
            <w:vAlign w:val="center"/>
          </w:tcPr>
          <w:p w14:paraId="0587F1E0">
            <w:pPr>
              <w:pStyle w:val="125"/>
              <w:adjustRightInd w:val="0"/>
              <w:snapToGrid w:val="0"/>
              <w:rPr>
                <w:rFonts w:ascii="Times New Roman" w:hAnsi="Times New Roman"/>
                <w:sz w:val="18"/>
              </w:rPr>
            </w:pPr>
            <w:r>
              <w:rPr>
                <w:rFonts w:ascii="Times New Roman" w:hAnsi="Times New Roman"/>
                <w:sz w:val="18"/>
              </w:rPr>
              <w:t>4</w:t>
            </w:r>
          </w:p>
        </w:tc>
        <w:tc>
          <w:tcPr>
            <w:tcW w:w="1250" w:type="pct"/>
            <w:tcBorders>
              <w:top w:val="single" w:color="auto" w:sz="4" w:space="0"/>
              <w:left w:val="nil"/>
              <w:bottom w:val="single" w:color="auto" w:sz="4" w:space="0"/>
              <w:right w:val="single" w:color="auto" w:sz="4" w:space="0"/>
            </w:tcBorders>
            <w:vAlign w:val="center"/>
          </w:tcPr>
          <w:p w14:paraId="40CD9795">
            <w:pPr>
              <w:pStyle w:val="125"/>
              <w:adjustRightInd w:val="0"/>
              <w:snapToGrid w:val="0"/>
              <w:jc w:val="both"/>
              <w:rPr>
                <w:rFonts w:ascii="Times New Roman" w:hAnsi="Times New Roman"/>
                <w:sz w:val="18"/>
              </w:rPr>
            </w:pPr>
            <w:r>
              <w:rPr>
                <w:rFonts w:hint="eastAsia" w:ascii="Times New Roman" w:hAnsi="Times New Roman"/>
                <w:sz w:val="18"/>
              </w:rPr>
              <w:t>短网络标识的低4bit</w:t>
            </w:r>
          </w:p>
        </w:tc>
      </w:tr>
      <w:tr w14:paraId="2EA3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7F947433">
            <w:pPr>
              <w:pStyle w:val="125"/>
              <w:adjustRightInd w:val="0"/>
              <w:snapToGrid w:val="0"/>
              <w:rPr>
                <w:rFonts w:ascii="Times New Roman" w:hAnsi="Times New Roman"/>
                <w:sz w:val="18"/>
              </w:rPr>
            </w:pPr>
            <w:r>
              <w:rPr>
                <w:rFonts w:hint="eastAsia" w:ascii="Times New Roman" w:hAnsi="Times New Roman"/>
                <w:sz w:val="18"/>
              </w:rPr>
              <w:t>本网络无线option</w:t>
            </w:r>
          </w:p>
        </w:tc>
        <w:tc>
          <w:tcPr>
            <w:tcW w:w="596" w:type="pct"/>
            <w:tcBorders>
              <w:top w:val="single" w:color="auto" w:sz="4" w:space="0"/>
              <w:left w:val="nil"/>
              <w:bottom w:val="single" w:color="auto" w:sz="4" w:space="0"/>
              <w:right w:val="single" w:color="auto" w:sz="4" w:space="0"/>
            </w:tcBorders>
            <w:vAlign w:val="center"/>
          </w:tcPr>
          <w:p w14:paraId="52D30EE7">
            <w:pPr>
              <w:pStyle w:val="125"/>
              <w:adjustRightInd w:val="0"/>
              <w:snapToGrid w:val="0"/>
              <w:rPr>
                <w:rFonts w:ascii="Times New Roman" w:hAnsi="Times New Roman"/>
                <w:sz w:val="18"/>
              </w:rPr>
            </w:pPr>
            <w:r>
              <w:rPr>
                <w:rFonts w:hint="eastAsia" w:ascii="Times New Roman" w:hAnsi="Times New Roman"/>
                <w:sz w:val="18"/>
              </w:rPr>
              <w:t>2</w:t>
            </w:r>
          </w:p>
        </w:tc>
        <w:tc>
          <w:tcPr>
            <w:tcW w:w="710" w:type="pct"/>
            <w:tcBorders>
              <w:top w:val="single" w:color="auto" w:sz="4" w:space="0"/>
              <w:left w:val="nil"/>
              <w:bottom w:val="single" w:color="auto" w:sz="4" w:space="0"/>
              <w:right w:val="single" w:color="auto" w:sz="4" w:space="0"/>
            </w:tcBorders>
            <w:vAlign w:val="center"/>
          </w:tcPr>
          <w:p w14:paraId="5D733FE6">
            <w:pPr>
              <w:pStyle w:val="125"/>
              <w:adjustRightInd w:val="0"/>
              <w:snapToGrid w:val="0"/>
              <w:rPr>
                <w:rFonts w:ascii="Times New Roman" w:hAnsi="Times New Roman"/>
                <w:sz w:val="18"/>
              </w:rPr>
            </w:pPr>
            <w:r>
              <w:rPr>
                <w:rFonts w:hint="eastAsia" w:ascii="Times New Roman" w:hAnsi="Times New Roman"/>
                <w:sz w:val="18"/>
              </w:rPr>
              <w:t>4</w:t>
            </w:r>
            <w:r>
              <w:rPr>
                <w:rFonts w:ascii="Times New Roman" w:hAnsi="Times New Roman"/>
                <w:sz w:val="18"/>
              </w:rPr>
              <w:t>-5</w:t>
            </w:r>
          </w:p>
        </w:tc>
        <w:tc>
          <w:tcPr>
            <w:tcW w:w="1230" w:type="pct"/>
            <w:tcBorders>
              <w:top w:val="single" w:color="auto" w:sz="4" w:space="0"/>
              <w:left w:val="nil"/>
              <w:bottom w:val="single" w:color="auto" w:sz="4" w:space="0"/>
              <w:right w:val="single" w:color="auto" w:sz="4" w:space="0"/>
            </w:tcBorders>
            <w:vAlign w:val="center"/>
          </w:tcPr>
          <w:p w14:paraId="26A5A064">
            <w:pPr>
              <w:pStyle w:val="125"/>
              <w:adjustRightInd w:val="0"/>
              <w:snapToGrid w:val="0"/>
              <w:rPr>
                <w:rFonts w:ascii="Times New Roman" w:hAnsi="Times New Roman"/>
                <w:sz w:val="18"/>
              </w:rPr>
            </w:pPr>
            <w:r>
              <w:rPr>
                <w:rFonts w:hint="eastAsia" w:ascii="Times New Roman" w:hAnsi="Times New Roman"/>
                <w:sz w:val="18"/>
              </w:rPr>
              <w:t>2</w:t>
            </w:r>
          </w:p>
        </w:tc>
        <w:tc>
          <w:tcPr>
            <w:tcW w:w="1250" w:type="pct"/>
            <w:tcBorders>
              <w:top w:val="single" w:color="auto" w:sz="4" w:space="0"/>
              <w:left w:val="nil"/>
              <w:bottom w:val="single" w:color="auto" w:sz="4" w:space="0"/>
              <w:right w:val="single" w:color="auto" w:sz="4" w:space="0"/>
            </w:tcBorders>
            <w:vAlign w:val="center"/>
          </w:tcPr>
          <w:p w14:paraId="643F6221">
            <w:pPr>
              <w:pStyle w:val="125"/>
              <w:adjustRightInd w:val="0"/>
              <w:snapToGrid w:val="0"/>
              <w:jc w:val="both"/>
              <w:rPr>
                <w:rFonts w:ascii="Times New Roman" w:hAnsi="Times New Roman"/>
                <w:sz w:val="18"/>
              </w:rPr>
            </w:pPr>
            <w:r>
              <w:rPr>
                <w:rFonts w:hint="eastAsia" w:ascii="Times New Roman" w:hAnsi="Times New Roman"/>
                <w:sz w:val="18"/>
              </w:rPr>
              <w:t>-</w:t>
            </w:r>
          </w:p>
        </w:tc>
      </w:tr>
      <w:tr w14:paraId="3F96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61D20486">
            <w:pPr>
              <w:pStyle w:val="125"/>
              <w:adjustRightInd w:val="0"/>
              <w:snapToGrid w:val="0"/>
              <w:rPr>
                <w:rFonts w:ascii="Times New Roman" w:hAnsi="Times New Roman"/>
                <w:sz w:val="18"/>
              </w:rPr>
            </w:pPr>
            <w:r>
              <w:rPr>
                <w:rFonts w:hint="eastAsia" w:ascii="Times New Roman" w:hAnsi="Times New Roman"/>
                <w:sz w:val="18"/>
              </w:rPr>
              <w:t>P</w:t>
            </w:r>
            <w:r>
              <w:rPr>
                <w:rFonts w:ascii="Times New Roman" w:hAnsi="Times New Roman"/>
                <w:sz w:val="18"/>
              </w:rPr>
              <w:t>LC</w:t>
            </w:r>
            <w:r>
              <w:rPr>
                <w:rFonts w:hint="eastAsia" w:ascii="Times New Roman" w:hAnsi="Times New Roman"/>
                <w:sz w:val="18"/>
              </w:rPr>
              <w:t>能力指示</w:t>
            </w:r>
          </w:p>
        </w:tc>
        <w:tc>
          <w:tcPr>
            <w:tcW w:w="596" w:type="pct"/>
            <w:tcBorders>
              <w:top w:val="single" w:color="auto" w:sz="4" w:space="0"/>
              <w:left w:val="nil"/>
              <w:bottom w:val="single" w:color="auto" w:sz="4" w:space="0"/>
              <w:right w:val="single" w:color="auto" w:sz="4" w:space="0"/>
            </w:tcBorders>
            <w:vAlign w:val="center"/>
          </w:tcPr>
          <w:p w14:paraId="65DE3AB4">
            <w:pPr>
              <w:pStyle w:val="125"/>
              <w:adjustRightInd w:val="0"/>
              <w:snapToGrid w:val="0"/>
              <w:rPr>
                <w:rFonts w:ascii="Times New Roman" w:hAnsi="Times New Roman"/>
                <w:sz w:val="18"/>
              </w:rPr>
            </w:pPr>
            <w:r>
              <w:rPr>
                <w:rFonts w:hint="eastAsia" w:ascii="Times New Roman" w:hAnsi="Times New Roman"/>
                <w:sz w:val="18"/>
              </w:rPr>
              <w:t>2</w:t>
            </w:r>
          </w:p>
        </w:tc>
        <w:tc>
          <w:tcPr>
            <w:tcW w:w="710" w:type="pct"/>
            <w:tcBorders>
              <w:top w:val="single" w:color="auto" w:sz="4" w:space="0"/>
              <w:left w:val="nil"/>
              <w:bottom w:val="single" w:color="auto" w:sz="4" w:space="0"/>
              <w:right w:val="single" w:color="auto" w:sz="4" w:space="0"/>
            </w:tcBorders>
            <w:vAlign w:val="center"/>
          </w:tcPr>
          <w:p w14:paraId="72C60488">
            <w:pPr>
              <w:pStyle w:val="125"/>
              <w:adjustRightInd w:val="0"/>
              <w:snapToGrid w:val="0"/>
              <w:rPr>
                <w:rFonts w:ascii="Times New Roman" w:hAnsi="Times New Roman"/>
                <w:sz w:val="18"/>
              </w:rPr>
            </w:pPr>
            <w:r>
              <w:rPr>
                <w:rFonts w:hint="eastAsia" w:ascii="Times New Roman" w:hAnsi="Times New Roman"/>
                <w:sz w:val="18"/>
              </w:rPr>
              <w:t>6~</w:t>
            </w:r>
            <w:r>
              <w:rPr>
                <w:rFonts w:ascii="Times New Roman" w:hAnsi="Times New Roman"/>
                <w:sz w:val="18"/>
              </w:rPr>
              <w:t>7</w:t>
            </w:r>
          </w:p>
        </w:tc>
        <w:tc>
          <w:tcPr>
            <w:tcW w:w="1230" w:type="pct"/>
            <w:tcBorders>
              <w:top w:val="single" w:color="auto" w:sz="4" w:space="0"/>
              <w:left w:val="nil"/>
              <w:bottom w:val="single" w:color="auto" w:sz="4" w:space="0"/>
              <w:right w:val="single" w:color="auto" w:sz="4" w:space="0"/>
            </w:tcBorders>
            <w:vAlign w:val="center"/>
          </w:tcPr>
          <w:p w14:paraId="04D30D23">
            <w:pPr>
              <w:pStyle w:val="125"/>
              <w:adjustRightInd w:val="0"/>
              <w:snapToGrid w:val="0"/>
              <w:rPr>
                <w:rFonts w:ascii="Times New Roman" w:hAnsi="Times New Roman"/>
                <w:sz w:val="18"/>
              </w:rPr>
            </w:pPr>
            <w:r>
              <w:rPr>
                <w:rFonts w:ascii="Times New Roman" w:hAnsi="Times New Roman"/>
                <w:sz w:val="18"/>
              </w:rPr>
              <w:t>2</w:t>
            </w:r>
          </w:p>
        </w:tc>
        <w:tc>
          <w:tcPr>
            <w:tcW w:w="1250" w:type="pct"/>
            <w:tcBorders>
              <w:top w:val="single" w:color="auto" w:sz="4" w:space="0"/>
              <w:left w:val="nil"/>
              <w:bottom w:val="single" w:color="auto" w:sz="4" w:space="0"/>
              <w:right w:val="single" w:color="auto" w:sz="4" w:space="0"/>
            </w:tcBorders>
            <w:vAlign w:val="center"/>
          </w:tcPr>
          <w:p w14:paraId="03E1E147">
            <w:pPr>
              <w:pStyle w:val="125"/>
              <w:adjustRightInd w:val="0"/>
              <w:snapToGrid w:val="0"/>
              <w:jc w:val="both"/>
              <w:rPr>
                <w:rFonts w:ascii="Times New Roman" w:hAnsi="Times New Roman"/>
                <w:sz w:val="18"/>
              </w:rPr>
            </w:pPr>
            <w:r>
              <w:rPr>
                <w:rFonts w:hint="eastAsia" w:ascii="Times New Roman" w:hAnsi="Times New Roman"/>
                <w:sz w:val="18"/>
              </w:rPr>
              <w:t>0：本站点支持BPLC；</w:t>
            </w:r>
          </w:p>
          <w:p w14:paraId="1F26E3FC">
            <w:pPr>
              <w:pStyle w:val="125"/>
              <w:adjustRightInd w:val="0"/>
              <w:snapToGrid w:val="0"/>
              <w:jc w:val="both"/>
              <w:rPr>
                <w:rFonts w:ascii="Times New Roman" w:hAnsi="Times New Roman"/>
                <w:sz w:val="18"/>
              </w:rPr>
            </w:pPr>
            <w:r>
              <w:rPr>
                <w:rFonts w:ascii="Times New Roman" w:hAnsi="Times New Roman"/>
                <w:sz w:val="18"/>
              </w:rPr>
              <w:t>1</w:t>
            </w:r>
            <w:r>
              <w:rPr>
                <w:rFonts w:hint="eastAsia" w:ascii="Times New Roman" w:hAnsi="Times New Roman"/>
                <w:sz w:val="18"/>
              </w:rPr>
              <w:t>：本站点支持BP</w:t>
            </w:r>
            <w:r>
              <w:rPr>
                <w:rFonts w:ascii="Times New Roman" w:hAnsi="Times New Roman"/>
                <w:sz w:val="18"/>
              </w:rPr>
              <w:t>LC</w:t>
            </w:r>
            <w:r>
              <w:rPr>
                <w:rFonts w:hint="eastAsia" w:ascii="Times New Roman" w:hAnsi="Times New Roman"/>
                <w:sz w:val="18"/>
              </w:rPr>
              <w:t>和ISAC-P</w:t>
            </w:r>
            <w:r>
              <w:rPr>
                <w:rFonts w:ascii="Times New Roman" w:hAnsi="Times New Roman"/>
                <w:sz w:val="18"/>
              </w:rPr>
              <w:t>LC；</w:t>
            </w:r>
          </w:p>
          <w:p w14:paraId="160375B5">
            <w:pPr>
              <w:pStyle w:val="125"/>
              <w:adjustRightInd w:val="0"/>
              <w:snapToGrid w:val="0"/>
              <w:jc w:val="both"/>
              <w:rPr>
                <w:rFonts w:ascii="Times New Roman" w:hAnsi="Times New Roman"/>
                <w:sz w:val="18"/>
              </w:rPr>
            </w:pPr>
            <w:r>
              <w:rPr>
                <w:rFonts w:hint="eastAsia" w:ascii="Times New Roman" w:hAnsi="Times New Roman"/>
                <w:sz w:val="18"/>
              </w:rPr>
              <w:t>其他：保留</w:t>
            </w:r>
          </w:p>
        </w:tc>
      </w:tr>
      <w:tr w14:paraId="0B15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57472D52">
            <w:pPr>
              <w:pStyle w:val="125"/>
              <w:adjustRightInd w:val="0"/>
              <w:snapToGrid w:val="0"/>
              <w:rPr>
                <w:rFonts w:ascii="Times New Roman" w:hAnsi="Times New Roman"/>
                <w:sz w:val="18"/>
              </w:rPr>
            </w:pPr>
            <w:r>
              <w:rPr>
                <w:rFonts w:hint="eastAsia" w:ascii="Times New Roman" w:hAnsi="Times New Roman"/>
                <w:sz w:val="18"/>
              </w:rPr>
              <w:t>本网络无线信道编号</w:t>
            </w:r>
          </w:p>
        </w:tc>
        <w:tc>
          <w:tcPr>
            <w:tcW w:w="596" w:type="pct"/>
            <w:tcBorders>
              <w:top w:val="single" w:color="auto" w:sz="4" w:space="0"/>
              <w:left w:val="nil"/>
              <w:bottom w:val="single" w:color="auto" w:sz="4" w:space="0"/>
              <w:right w:val="single" w:color="auto" w:sz="4" w:space="0"/>
            </w:tcBorders>
            <w:vAlign w:val="center"/>
          </w:tcPr>
          <w:p w14:paraId="1D7905A5">
            <w:pPr>
              <w:pStyle w:val="125"/>
              <w:adjustRightInd w:val="0"/>
              <w:snapToGrid w:val="0"/>
              <w:rPr>
                <w:rFonts w:ascii="Times New Roman" w:hAnsi="Times New Roman"/>
                <w:sz w:val="18"/>
              </w:rPr>
            </w:pPr>
            <w:r>
              <w:rPr>
                <w:rFonts w:hint="eastAsia" w:ascii="Times New Roman" w:hAnsi="Times New Roman"/>
                <w:sz w:val="18"/>
              </w:rPr>
              <w:t>3</w:t>
            </w:r>
          </w:p>
        </w:tc>
        <w:tc>
          <w:tcPr>
            <w:tcW w:w="710" w:type="pct"/>
            <w:tcBorders>
              <w:top w:val="single" w:color="auto" w:sz="4" w:space="0"/>
              <w:left w:val="nil"/>
              <w:bottom w:val="single" w:color="auto" w:sz="4" w:space="0"/>
              <w:right w:val="single" w:color="auto" w:sz="4" w:space="0"/>
            </w:tcBorders>
            <w:vAlign w:val="center"/>
          </w:tcPr>
          <w:p w14:paraId="3CB3C110">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230" w:type="pct"/>
            <w:tcBorders>
              <w:top w:val="single" w:color="auto" w:sz="4" w:space="0"/>
              <w:left w:val="nil"/>
              <w:bottom w:val="single" w:color="auto" w:sz="4" w:space="0"/>
              <w:right w:val="single" w:color="auto" w:sz="4" w:space="0"/>
            </w:tcBorders>
            <w:vAlign w:val="center"/>
          </w:tcPr>
          <w:p w14:paraId="751D94C1">
            <w:pPr>
              <w:pStyle w:val="125"/>
              <w:adjustRightInd w:val="0"/>
              <w:snapToGrid w:val="0"/>
              <w:rPr>
                <w:rFonts w:ascii="Times New Roman" w:hAnsi="Times New Roman"/>
                <w:sz w:val="18"/>
              </w:rPr>
            </w:pPr>
            <w:r>
              <w:rPr>
                <w:rFonts w:hint="eastAsia" w:ascii="Times New Roman" w:hAnsi="Times New Roman"/>
                <w:sz w:val="18"/>
              </w:rPr>
              <w:t>8</w:t>
            </w:r>
          </w:p>
        </w:tc>
        <w:tc>
          <w:tcPr>
            <w:tcW w:w="1250" w:type="pct"/>
            <w:tcBorders>
              <w:top w:val="single" w:color="auto" w:sz="4" w:space="0"/>
              <w:left w:val="nil"/>
              <w:bottom w:val="single" w:color="auto" w:sz="4" w:space="0"/>
              <w:right w:val="single" w:color="auto" w:sz="4" w:space="0"/>
            </w:tcBorders>
            <w:vAlign w:val="center"/>
          </w:tcPr>
          <w:p w14:paraId="43929AA4">
            <w:pPr>
              <w:pStyle w:val="125"/>
              <w:adjustRightInd w:val="0"/>
              <w:snapToGrid w:val="0"/>
              <w:jc w:val="both"/>
              <w:rPr>
                <w:rFonts w:ascii="Times New Roman" w:hAnsi="Times New Roman"/>
                <w:sz w:val="18"/>
              </w:rPr>
            </w:pPr>
            <w:r>
              <w:rPr>
                <w:rFonts w:hint="eastAsia" w:ascii="Times New Roman" w:hAnsi="Times New Roman"/>
                <w:sz w:val="18"/>
              </w:rPr>
              <w:t>-</w:t>
            </w:r>
          </w:p>
        </w:tc>
      </w:tr>
      <w:tr w14:paraId="025C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502334DD">
            <w:pPr>
              <w:pStyle w:val="125"/>
              <w:adjustRightInd w:val="0"/>
              <w:snapToGrid w:val="0"/>
              <w:rPr>
                <w:rFonts w:ascii="Times New Roman" w:hAnsi="Times New Roman"/>
                <w:sz w:val="18"/>
              </w:rPr>
            </w:pPr>
            <w:r>
              <w:rPr>
                <w:rFonts w:hint="eastAsia" w:ascii="Times New Roman" w:hAnsi="Times New Roman"/>
                <w:sz w:val="18"/>
              </w:rPr>
              <w:t>通道数</w:t>
            </w:r>
          </w:p>
        </w:tc>
        <w:tc>
          <w:tcPr>
            <w:tcW w:w="596" w:type="pct"/>
            <w:tcBorders>
              <w:top w:val="single" w:color="auto" w:sz="4" w:space="0"/>
              <w:left w:val="nil"/>
              <w:bottom w:val="single" w:color="auto" w:sz="4" w:space="0"/>
              <w:right w:val="single" w:color="auto" w:sz="4" w:space="0"/>
            </w:tcBorders>
            <w:vAlign w:val="center"/>
          </w:tcPr>
          <w:p w14:paraId="5E9056CE">
            <w:pPr>
              <w:pStyle w:val="125"/>
              <w:adjustRightInd w:val="0"/>
              <w:snapToGrid w:val="0"/>
              <w:rPr>
                <w:rFonts w:ascii="Times New Roman" w:hAnsi="Times New Roman"/>
                <w:sz w:val="18"/>
              </w:rPr>
            </w:pPr>
            <w:r>
              <w:rPr>
                <w:rFonts w:hint="eastAsia" w:ascii="Times New Roman" w:hAnsi="Times New Roman"/>
                <w:sz w:val="18"/>
              </w:rPr>
              <w:t>4</w:t>
            </w:r>
          </w:p>
        </w:tc>
        <w:tc>
          <w:tcPr>
            <w:tcW w:w="710" w:type="pct"/>
            <w:tcBorders>
              <w:top w:val="single" w:color="auto" w:sz="4" w:space="0"/>
              <w:left w:val="nil"/>
              <w:bottom w:val="single" w:color="auto" w:sz="4" w:space="0"/>
              <w:right w:val="single" w:color="auto" w:sz="4" w:space="0"/>
            </w:tcBorders>
            <w:vAlign w:val="center"/>
          </w:tcPr>
          <w:p w14:paraId="7EB58455">
            <w:pPr>
              <w:pStyle w:val="125"/>
              <w:adjustRightInd w:val="0"/>
              <w:snapToGrid w:val="0"/>
              <w:rPr>
                <w:rFonts w:ascii="Times New Roman" w:hAnsi="Times New Roman"/>
                <w:sz w:val="18"/>
              </w:rPr>
            </w:pPr>
            <w:r>
              <w:rPr>
                <w:rFonts w:hint="eastAsia" w:ascii="Times New Roman" w:hAnsi="Times New Roman"/>
                <w:sz w:val="18"/>
              </w:rPr>
              <w:t>0</w:t>
            </w:r>
          </w:p>
        </w:tc>
        <w:tc>
          <w:tcPr>
            <w:tcW w:w="1230" w:type="pct"/>
            <w:tcBorders>
              <w:top w:val="single" w:color="auto" w:sz="4" w:space="0"/>
              <w:left w:val="nil"/>
              <w:bottom w:val="single" w:color="auto" w:sz="4" w:space="0"/>
              <w:right w:val="single" w:color="auto" w:sz="4" w:space="0"/>
            </w:tcBorders>
            <w:vAlign w:val="center"/>
          </w:tcPr>
          <w:p w14:paraId="62A712E4">
            <w:pPr>
              <w:pStyle w:val="125"/>
              <w:adjustRightInd w:val="0"/>
              <w:snapToGrid w:val="0"/>
              <w:rPr>
                <w:rFonts w:ascii="Times New Roman" w:hAnsi="Times New Roman"/>
                <w:sz w:val="18"/>
              </w:rPr>
            </w:pPr>
            <w:r>
              <w:rPr>
                <w:rFonts w:hint="eastAsia"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0C3A1449">
            <w:pPr>
              <w:pStyle w:val="125"/>
              <w:adjustRightInd w:val="0"/>
              <w:snapToGrid w:val="0"/>
              <w:jc w:val="both"/>
              <w:rPr>
                <w:rFonts w:ascii="Times New Roman" w:hAnsi="Times New Roman"/>
                <w:sz w:val="18"/>
              </w:rPr>
            </w:pPr>
            <w:r>
              <w:rPr>
                <w:rFonts w:hint="eastAsia" w:ascii="Times New Roman" w:hAnsi="Times New Roman"/>
                <w:sz w:val="18"/>
              </w:rPr>
              <w:t>0：本站点为单通道模块；</w:t>
            </w:r>
          </w:p>
          <w:p w14:paraId="37B273D4">
            <w:pPr>
              <w:pStyle w:val="125"/>
              <w:adjustRightInd w:val="0"/>
              <w:snapToGrid w:val="0"/>
              <w:jc w:val="both"/>
              <w:rPr>
                <w:rFonts w:ascii="Times New Roman" w:hAnsi="Times New Roman"/>
                <w:sz w:val="18"/>
              </w:rPr>
            </w:pPr>
            <w:r>
              <w:rPr>
                <w:rFonts w:hint="eastAsia" w:ascii="Times New Roman" w:hAnsi="Times New Roman"/>
                <w:sz w:val="18"/>
              </w:rPr>
              <w:t>1：本站点为多通道通信模块；</w:t>
            </w:r>
          </w:p>
        </w:tc>
      </w:tr>
      <w:tr w14:paraId="1F74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4090BA20">
            <w:pPr>
              <w:pStyle w:val="125"/>
              <w:adjustRightInd w:val="0"/>
              <w:snapToGrid w:val="0"/>
              <w:rPr>
                <w:rFonts w:ascii="Times New Roman" w:hAnsi="Times New Roman"/>
                <w:sz w:val="18"/>
              </w:rPr>
            </w:pPr>
            <w:r>
              <w:rPr>
                <w:rFonts w:hint="eastAsia" w:ascii="Times New Roman" w:hAnsi="Times New Roman"/>
                <w:sz w:val="18"/>
              </w:rPr>
              <w:t>网络版本号</w:t>
            </w:r>
          </w:p>
        </w:tc>
        <w:tc>
          <w:tcPr>
            <w:tcW w:w="596" w:type="pct"/>
            <w:tcBorders>
              <w:top w:val="single" w:color="auto" w:sz="4" w:space="0"/>
              <w:left w:val="nil"/>
              <w:bottom w:val="single" w:color="auto" w:sz="4" w:space="0"/>
              <w:right w:val="single" w:color="auto" w:sz="4" w:space="0"/>
            </w:tcBorders>
            <w:vAlign w:val="center"/>
          </w:tcPr>
          <w:p w14:paraId="1FD4560F">
            <w:pPr>
              <w:pStyle w:val="125"/>
              <w:adjustRightInd w:val="0"/>
              <w:snapToGrid w:val="0"/>
              <w:rPr>
                <w:rFonts w:ascii="Times New Roman" w:hAnsi="Times New Roman"/>
                <w:sz w:val="18"/>
              </w:rPr>
            </w:pPr>
            <w:r>
              <w:rPr>
                <w:rFonts w:hint="eastAsia" w:ascii="Times New Roman" w:hAnsi="Times New Roman"/>
                <w:sz w:val="18"/>
              </w:rPr>
              <w:t>4</w:t>
            </w:r>
          </w:p>
        </w:tc>
        <w:tc>
          <w:tcPr>
            <w:tcW w:w="710" w:type="pct"/>
            <w:tcBorders>
              <w:top w:val="single" w:color="auto" w:sz="4" w:space="0"/>
              <w:left w:val="nil"/>
              <w:bottom w:val="single" w:color="auto" w:sz="4" w:space="0"/>
              <w:right w:val="single" w:color="auto" w:sz="4" w:space="0"/>
            </w:tcBorders>
            <w:vAlign w:val="center"/>
          </w:tcPr>
          <w:p w14:paraId="604A1663">
            <w:pPr>
              <w:pStyle w:val="125"/>
              <w:adjustRightInd w:val="0"/>
              <w:snapToGrid w:val="0"/>
              <w:rPr>
                <w:rFonts w:ascii="Times New Roman" w:hAnsi="Times New Roman"/>
                <w:sz w:val="18"/>
              </w:rPr>
            </w:pPr>
            <w:r>
              <w:rPr>
                <w:rFonts w:hint="eastAsia" w:ascii="Times New Roman" w:hAnsi="Times New Roman"/>
                <w:sz w:val="18"/>
              </w:rPr>
              <w:t>1-3</w:t>
            </w:r>
          </w:p>
        </w:tc>
        <w:tc>
          <w:tcPr>
            <w:tcW w:w="1230" w:type="pct"/>
            <w:tcBorders>
              <w:top w:val="single" w:color="auto" w:sz="4" w:space="0"/>
              <w:left w:val="nil"/>
              <w:bottom w:val="single" w:color="auto" w:sz="4" w:space="0"/>
              <w:right w:val="single" w:color="auto" w:sz="4" w:space="0"/>
            </w:tcBorders>
            <w:vAlign w:val="center"/>
          </w:tcPr>
          <w:p w14:paraId="64CB9149">
            <w:pPr>
              <w:pStyle w:val="125"/>
              <w:adjustRightInd w:val="0"/>
              <w:snapToGrid w:val="0"/>
              <w:rPr>
                <w:rFonts w:ascii="Times New Roman" w:hAnsi="Times New Roman"/>
                <w:sz w:val="18"/>
              </w:rPr>
            </w:pPr>
            <w:r>
              <w:rPr>
                <w:rFonts w:hint="eastAsia" w:ascii="Times New Roman" w:hAnsi="Times New Roman"/>
                <w:sz w:val="18"/>
              </w:rPr>
              <w:t>3</w:t>
            </w:r>
          </w:p>
        </w:tc>
        <w:tc>
          <w:tcPr>
            <w:tcW w:w="1250" w:type="pct"/>
            <w:tcBorders>
              <w:top w:val="single" w:color="auto" w:sz="4" w:space="0"/>
              <w:left w:val="nil"/>
              <w:bottom w:val="single" w:color="auto" w:sz="4" w:space="0"/>
              <w:right w:val="single" w:color="auto" w:sz="4" w:space="0"/>
            </w:tcBorders>
            <w:vAlign w:val="center"/>
          </w:tcPr>
          <w:p w14:paraId="2A96B1A9">
            <w:pPr>
              <w:pStyle w:val="125"/>
              <w:adjustRightInd w:val="0"/>
              <w:snapToGrid w:val="0"/>
              <w:jc w:val="both"/>
              <w:rPr>
                <w:rFonts w:ascii="Times New Roman" w:hAnsi="Times New Roman"/>
                <w:sz w:val="18"/>
              </w:rPr>
            </w:pPr>
            <w:r>
              <w:rPr>
                <w:rFonts w:hint="eastAsia" w:ascii="Times New Roman" w:hAnsi="Times New Roman"/>
                <w:sz w:val="18"/>
              </w:rPr>
              <w:t>0：本网络运行BP</w:t>
            </w:r>
            <w:r>
              <w:rPr>
                <w:rFonts w:ascii="Times New Roman" w:hAnsi="Times New Roman"/>
                <w:sz w:val="18"/>
              </w:rPr>
              <w:t>LC</w:t>
            </w:r>
            <w:r>
              <w:rPr>
                <w:rFonts w:hint="eastAsia" w:ascii="Times New Roman" w:hAnsi="Times New Roman"/>
                <w:sz w:val="18"/>
              </w:rPr>
              <w:t>版本协议</w:t>
            </w:r>
            <w:r>
              <w:rPr>
                <w:rFonts w:ascii="Times New Roman" w:hAnsi="Times New Roman"/>
                <w:sz w:val="18"/>
              </w:rPr>
              <w:t>;</w:t>
            </w:r>
          </w:p>
          <w:p w14:paraId="1840E5DB">
            <w:pPr>
              <w:pStyle w:val="125"/>
              <w:adjustRightInd w:val="0"/>
              <w:snapToGrid w:val="0"/>
              <w:jc w:val="both"/>
              <w:rPr>
                <w:rFonts w:ascii="Times New Roman" w:hAnsi="Times New Roman"/>
                <w:sz w:val="18"/>
              </w:rPr>
            </w:pPr>
            <w:r>
              <w:rPr>
                <w:rFonts w:ascii="Times New Roman" w:hAnsi="Times New Roman"/>
                <w:sz w:val="18"/>
              </w:rPr>
              <w:t>1</w:t>
            </w:r>
            <w:r>
              <w:rPr>
                <w:rFonts w:hint="eastAsia" w:ascii="Times New Roman" w:hAnsi="Times New Roman"/>
                <w:sz w:val="18"/>
              </w:rPr>
              <w:t>：本网络运行ISAC-P</w:t>
            </w:r>
            <w:r>
              <w:rPr>
                <w:rFonts w:ascii="Times New Roman" w:hAnsi="Times New Roman"/>
                <w:sz w:val="18"/>
              </w:rPr>
              <w:t>LC</w:t>
            </w:r>
            <w:r>
              <w:rPr>
                <w:rFonts w:hint="eastAsia" w:ascii="Times New Roman" w:hAnsi="Times New Roman"/>
                <w:sz w:val="18"/>
              </w:rPr>
              <w:t>版本协议；</w:t>
            </w:r>
          </w:p>
          <w:p w14:paraId="4CC08EE8">
            <w:pPr>
              <w:pStyle w:val="125"/>
              <w:adjustRightInd w:val="0"/>
              <w:snapToGrid w:val="0"/>
              <w:jc w:val="both"/>
              <w:rPr>
                <w:rFonts w:ascii="Times New Roman" w:hAnsi="Times New Roman"/>
                <w:sz w:val="18"/>
              </w:rPr>
            </w:pPr>
            <w:r>
              <w:rPr>
                <w:rFonts w:hint="eastAsia" w:ascii="Times New Roman" w:hAnsi="Times New Roman"/>
                <w:sz w:val="18"/>
              </w:rPr>
              <w:t>其他：保留</w:t>
            </w:r>
          </w:p>
        </w:tc>
      </w:tr>
      <w:tr w14:paraId="639D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2A4144A8">
            <w:pPr>
              <w:pStyle w:val="125"/>
              <w:adjustRightInd w:val="0"/>
              <w:snapToGrid w:val="0"/>
              <w:rPr>
                <w:rFonts w:ascii="Times New Roman" w:hAnsi="Times New Roman"/>
                <w:sz w:val="18"/>
              </w:rPr>
            </w:pPr>
            <w:r>
              <w:rPr>
                <w:rFonts w:hint="eastAsia" w:ascii="Times New Roman" w:hAnsi="Times New Roman"/>
                <w:sz w:val="18"/>
              </w:rPr>
              <w:t>信标机制状态</w:t>
            </w:r>
          </w:p>
        </w:tc>
        <w:tc>
          <w:tcPr>
            <w:tcW w:w="596" w:type="pct"/>
            <w:tcBorders>
              <w:top w:val="single" w:color="auto" w:sz="4" w:space="0"/>
              <w:left w:val="nil"/>
              <w:bottom w:val="single" w:color="auto" w:sz="4" w:space="0"/>
              <w:right w:val="single" w:color="auto" w:sz="4" w:space="0"/>
            </w:tcBorders>
            <w:vAlign w:val="center"/>
          </w:tcPr>
          <w:p w14:paraId="47F0B087">
            <w:pPr>
              <w:pStyle w:val="125"/>
              <w:adjustRightInd w:val="0"/>
              <w:snapToGrid w:val="0"/>
              <w:rPr>
                <w:rFonts w:ascii="Times New Roman" w:hAnsi="Times New Roman"/>
                <w:sz w:val="18"/>
              </w:rPr>
            </w:pPr>
            <w:r>
              <w:rPr>
                <w:rFonts w:hint="eastAsia" w:ascii="Times New Roman" w:hAnsi="Times New Roman"/>
                <w:sz w:val="18"/>
              </w:rPr>
              <w:t>4</w:t>
            </w:r>
          </w:p>
        </w:tc>
        <w:tc>
          <w:tcPr>
            <w:tcW w:w="710" w:type="pct"/>
            <w:tcBorders>
              <w:top w:val="single" w:color="auto" w:sz="4" w:space="0"/>
              <w:left w:val="nil"/>
              <w:bottom w:val="single" w:color="auto" w:sz="4" w:space="0"/>
              <w:right w:val="single" w:color="auto" w:sz="4" w:space="0"/>
            </w:tcBorders>
            <w:vAlign w:val="center"/>
          </w:tcPr>
          <w:p w14:paraId="29F07E0B">
            <w:pPr>
              <w:pStyle w:val="125"/>
              <w:adjustRightInd w:val="0"/>
              <w:snapToGrid w:val="0"/>
              <w:rPr>
                <w:rFonts w:ascii="Times New Roman" w:hAnsi="Times New Roman"/>
                <w:sz w:val="18"/>
              </w:rPr>
            </w:pPr>
            <w:r>
              <w:rPr>
                <w:rFonts w:hint="eastAsia" w:ascii="Times New Roman" w:hAnsi="Times New Roman"/>
                <w:sz w:val="18"/>
              </w:rPr>
              <w:t>4</w:t>
            </w:r>
          </w:p>
        </w:tc>
        <w:tc>
          <w:tcPr>
            <w:tcW w:w="1230" w:type="pct"/>
            <w:tcBorders>
              <w:top w:val="single" w:color="auto" w:sz="4" w:space="0"/>
              <w:left w:val="nil"/>
              <w:bottom w:val="single" w:color="auto" w:sz="4" w:space="0"/>
              <w:right w:val="single" w:color="auto" w:sz="4" w:space="0"/>
            </w:tcBorders>
            <w:vAlign w:val="center"/>
          </w:tcPr>
          <w:p w14:paraId="4FE920D2">
            <w:pPr>
              <w:pStyle w:val="125"/>
              <w:adjustRightInd w:val="0"/>
              <w:snapToGrid w:val="0"/>
              <w:rPr>
                <w:rFonts w:ascii="Times New Roman" w:hAnsi="Times New Roman"/>
                <w:sz w:val="18"/>
              </w:rPr>
            </w:pPr>
            <w:r>
              <w:rPr>
                <w:rFonts w:hint="eastAsia"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6398AF0D">
            <w:pPr>
              <w:pStyle w:val="125"/>
              <w:adjustRightInd w:val="0"/>
              <w:snapToGrid w:val="0"/>
              <w:jc w:val="both"/>
              <w:rPr>
                <w:rFonts w:ascii="Times New Roman" w:hAnsi="Times New Roman"/>
                <w:sz w:val="18"/>
              </w:rPr>
            </w:pPr>
            <w:r>
              <w:rPr>
                <w:rFonts w:ascii="Times New Roman" w:hAnsi="Times New Roman"/>
                <w:sz w:val="18"/>
              </w:rPr>
              <w:t>0</w:t>
            </w:r>
            <w:r>
              <w:rPr>
                <w:rFonts w:hint="eastAsia" w:ascii="Times New Roman" w:hAnsi="Times New Roman"/>
                <w:sz w:val="18"/>
              </w:rPr>
              <w:t>：集中信标机制</w:t>
            </w:r>
          </w:p>
          <w:p w14:paraId="6CEC8FDE">
            <w:pPr>
              <w:pStyle w:val="125"/>
              <w:adjustRightInd w:val="0"/>
              <w:snapToGrid w:val="0"/>
              <w:jc w:val="both"/>
              <w:rPr>
                <w:rFonts w:ascii="Times New Roman" w:hAnsi="Times New Roman"/>
                <w:sz w:val="18"/>
              </w:rPr>
            </w:pPr>
            <w:r>
              <w:rPr>
                <w:rFonts w:ascii="Times New Roman" w:hAnsi="Times New Roman"/>
                <w:sz w:val="18"/>
              </w:rPr>
              <w:t>1</w:t>
            </w:r>
            <w:r>
              <w:rPr>
                <w:rFonts w:hint="eastAsia" w:ascii="Times New Roman" w:hAnsi="Times New Roman"/>
                <w:sz w:val="18"/>
              </w:rPr>
              <w:t>：分散信标机制</w:t>
            </w:r>
          </w:p>
        </w:tc>
      </w:tr>
      <w:tr w14:paraId="448C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13C8909B">
            <w:pPr>
              <w:pStyle w:val="125"/>
              <w:adjustRightInd w:val="0"/>
              <w:snapToGrid w:val="0"/>
              <w:rPr>
                <w:rFonts w:ascii="Times New Roman" w:hAnsi="Times New Roman"/>
                <w:sz w:val="18"/>
              </w:rPr>
            </w:pPr>
            <w:r>
              <w:rPr>
                <w:rFonts w:hint="eastAsia" w:ascii="Times New Roman" w:hAnsi="Times New Roman"/>
                <w:sz w:val="18"/>
              </w:rPr>
              <w:t>发现信标发送使能标志</w:t>
            </w:r>
          </w:p>
        </w:tc>
        <w:tc>
          <w:tcPr>
            <w:tcW w:w="596" w:type="pct"/>
            <w:tcBorders>
              <w:top w:val="single" w:color="auto" w:sz="4" w:space="0"/>
              <w:left w:val="nil"/>
              <w:bottom w:val="single" w:color="auto" w:sz="4" w:space="0"/>
              <w:right w:val="single" w:color="auto" w:sz="4" w:space="0"/>
            </w:tcBorders>
            <w:vAlign w:val="center"/>
          </w:tcPr>
          <w:p w14:paraId="1014F2A4">
            <w:pPr>
              <w:pStyle w:val="125"/>
              <w:adjustRightInd w:val="0"/>
              <w:snapToGrid w:val="0"/>
              <w:rPr>
                <w:rFonts w:ascii="Times New Roman" w:hAnsi="Times New Roman"/>
                <w:sz w:val="18"/>
              </w:rPr>
            </w:pPr>
            <w:r>
              <w:rPr>
                <w:rFonts w:hint="eastAsia" w:ascii="Times New Roman" w:hAnsi="Times New Roman"/>
                <w:sz w:val="18"/>
              </w:rPr>
              <w:t>4</w:t>
            </w:r>
          </w:p>
        </w:tc>
        <w:tc>
          <w:tcPr>
            <w:tcW w:w="710" w:type="pct"/>
            <w:tcBorders>
              <w:top w:val="single" w:color="auto" w:sz="4" w:space="0"/>
              <w:left w:val="nil"/>
              <w:bottom w:val="single" w:color="auto" w:sz="4" w:space="0"/>
              <w:right w:val="single" w:color="auto" w:sz="4" w:space="0"/>
            </w:tcBorders>
            <w:vAlign w:val="center"/>
          </w:tcPr>
          <w:p w14:paraId="3A6BD1E4">
            <w:pPr>
              <w:pStyle w:val="125"/>
              <w:adjustRightInd w:val="0"/>
              <w:snapToGrid w:val="0"/>
              <w:rPr>
                <w:rFonts w:ascii="Times New Roman" w:hAnsi="Times New Roman"/>
                <w:sz w:val="18"/>
              </w:rPr>
            </w:pPr>
            <w:r>
              <w:rPr>
                <w:rFonts w:hint="eastAsia" w:ascii="Times New Roman" w:hAnsi="Times New Roman"/>
                <w:sz w:val="18"/>
              </w:rPr>
              <w:t>5</w:t>
            </w:r>
          </w:p>
        </w:tc>
        <w:tc>
          <w:tcPr>
            <w:tcW w:w="1230" w:type="pct"/>
            <w:tcBorders>
              <w:top w:val="single" w:color="auto" w:sz="4" w:space="0"/>
              <w:left w:val="nil"/>
              <w:bottom w:val="single" w:color="auto" w:sz="4" w:space="0"/>
              <w:right w:val="single" w:color="auto" w:sz="4" w:space="0"/>
            </w:tcBorders>
            <w:vAlign w:val="center"/>
          </w:tcPr>
          <w:p w14:paraId="65F849AD">
            <w:pPr>
              <w:pStyle w:val="125"/>
              <w:adjustRightInd w:val="0"/>
              <w:snapToGrid w:val="0"/>
              <w:rPr>
                <w:rFonts w:ascii="Times New Roman" w:hAnsi="Times New Roman"/>
                <w:sz w:val="18"/>
              </w:rPr>
            </w:pPr>
            <w:r>
              <w:rPr>
                <w:rFonts w:hint="eastAsia" w:ascii="Times New Roman" w:hAnsi="Times New Roman"/>
                <w:sz w:val="18"/>
              </w:rPr>
              <w:t>1</w:t>
            </w:r>
          </w:p>
        </w:tc>
        <w:tc>
          <w:tcPr>
            <w:tcW w:w="1250" w:type="pct"/>
            <w:tcBorders>
              <w:top w:val="single" w:color="auto" w:sz="4" w:space="0"/>
              <w:left w:val="nil"/>
              <w:bottom w:val="single" w:color="auto" w:sz="4" w:space="0"/>
              <w:right w:val="single" w:color="auto" w:sz="4" w:space="0"/>
            </w:tcBorders>
            <w:vAlign w:val="center"/>
          </w:tcPr>
          <w:p w14:paraId="0EAC567C">
            <w:pPr>
              <w:pStyle w:val="125"/>
              <w:adjustRightInd w:val="0"/>
              <w:snapToGrid w:val="0"/>
              <w:jc w:val="both"/>
              <w:rPr>
                <w:rFonts w:ascii="Times New Roman" w:hAnsi="Times New Roman"/>
                <w:sz w:val="18"/>
              </w:rPr>
            </w:pPr>
            <w:r>
              <w:rPr>
                <w:rFonts w:hint="eastAsia" w:ascii="Times New Roman" w:hAnsi="Times New Roman"/>
                <w:sz w:val="18"/>
              </w:rPr>
              <w:t>0：分散信标机制下不允许发送发现信标</w:t>
            </w:r>
          </w:p>
          <w:p w14:paraId="209F6E94">
            <w:pPr>
              <w:pStyle w:val="125"/>
              <w:adjustRightInd w:val="0"/>
              <w:snapToGrid w:val="0"/>
              <w:jc w:val="both"/>
              <w:rPr>
                <w:rFonts w:ascii="Times New Roman" w:hAnsi="Times New Roman"/>
                <w:sz w:val="18"/>
              </w:rPr>
            </w:pPr>
            <w:r>
              <w:rPr>
                <w:rFonts w:hint="eastAsia" w:ascii="Times New Roman" w:hAnsi="Times New Roman"/>
                <w:sz w:val="18"/>
              </w:rPr>
              <w:t>1：分散信标机制下允许发送发现信标</w:t>
            </w:r>
          </w:p>
        </w:tc>
      </w:tr>
      <w:tr w14:paraId="3AE0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vMerge w:val="restart"/>
            <w:tcBorders>
              <w:top w:val="nil"/>
              <w:left w:val="single" w:color="auto" w:sz="4" w:space="0"/>
              <w:bottom w:val="single" w:color="auto" w:sz="4" w:space="0"/>
              <w:right w:val="single" w:color="auto" w:sz="4" w:space="0"/>
            </w:tcBorders>
            <w:vAlign w:val="center"/>
          </w:tcPr>
          <w:p w14:paraId="2C99F80F">
            <w:pPr>
              <w:pStyle w:val="125"/>
              <w:adjustRightInd w:val="0"/>
              <w:snapToGrid w:val="0"/>
              <w:rPr>
                <w:rFonts w:ascii="Times New Roman" w:hAnsi="Times New Roman"/>
                <w:sz w:val="18"/>
              </w:rPr>
            </w:pPr>
            <w:r>
              <w:rPr>
                <w:rFonts w:hint="eastAsia" w:ascii="Times New Roman" w:hAnsi="Times New Roman"/>
                <w:sz w:val="18"/>
              </w:rPr>
              <w:t>保留</w:t>
            </w:r>
          </w:p>
        </w:tc>
        <w:tc>
          <w:tcPr>
            <w:tcW w:w="596" w:type="pct"/>
            <w:tcBorders>
              <w:top w:val="single" w:color="auto" w:sz="4" w:space="0"/>
              <w:left w:val="nil"/>
              <w:bottom w:val="single" w:color="auto" w:sz="4" w:space="0"/>
              <w:right w:val="single" w:color="auto" w:sz="4" w:space="0"/>
            </w:tcBorders>
            <w:vAlign w:val="center"/>
          </w:tcPr>
          <w:p w14:paraId="54218595">
            <w:pPr>
              <w:pStyle w:val="125"/>
              <w:adjustRightInd w:val="0"/>
              <w:snapToGrid w:val="0"/>
              <w:rPr>
                <w:rFonts w:ascii="Times New Roman" w:hAnsi="Times New Roman"/>
                <w:sz w:val="18"/>
              </w:rPr>
            </w:pPr>
            <w:r>
              <w:rPr>
                <w:rFonts w:ascii="Times New Roman" w:hAnsi="Times New Roman"/>
                <w:sz w:val="18"/>
              </w:rPr>
              <w:t>4</w:t>
            </w:r>
          </w:p>
        </w:tc>
        <w:tc>
          <w:tcPr>
            <w:tcW w:w="710" w:type="pct"/>
            <w:tcBorders>
              <w:top w:val="single" w:color="auto" w:sz="4" w:space="0"/>
              <w:left w:val="nil"/>
              <w:bottom w:val="single" w:color="auto" w:sz="4" w:space="0"/>
              <w:right w:val="single" w:color="auto" w:sz="4" w:space="0"/>
            </w:tcBorders>
            <w:vAlign w:val="center"/>
          </w:tcPr>
          <w:p w14:paraId="33397691">
            <w:pPr>
              <w:pStyle w:val="125"/>
              <w:adjustRightInd w:val="0"/>
              <w:snapToGrid w:val="0"/>
              <w:rPr>
                <w:rFonts w:ascii="Times New Roman" w:hAnsi="Times New Roman"/>
                <w:sz w:val="18"/>
              </w:rPr>
            </w:pPr>
            <w:r>
              <w:rPr>
                <w:rFonts w:ascii="Times New Roman" w:hAnsi="Times New Roman"/>
                <w:sz w:val="18"/>
              </w:rPr>
              <w:t>6-7</w:t>
            </w:r>
          </w:p>
        </w:tc>
        <w:tc>
          <w:tcPr>
            <w:tcW w:w="1230" w:type="pct"/>
            <w:vMerge w:val="restart"/>
            <w:tcBorders>
              <w:top w:val="nil"/>
              <w:left w:val="nil"/>
              <w:bottom w:val="single" w:color="auto" w:sz="4" w:space="0"/>
              <w:right w:val="single" w:color="auto" w:sz="4" w:space="0"/>
            </w:tcBorders>
            <w:vAlign w:val="center"/>
          </w:tcPr>
          <w:p w14:paraId="00147CC1">
            <w:pPr>
              <w:pStyle w:val="125"/>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0</w:t>
            </w:r>
          </w:p>
        </w:tc>
        <w:tc>
          <w:tcPr>
            <w:tcW w:w="1250" w:type="pct"/>
            <w:tcBorders>
              <w:top w:val="single" w:color="auto" w:sz="4" w:space="0"/>
              <w:left w:val="nil"/>
              <w:bottom w:val="single" w:color="auto" w:sz="4" w:space="0"/>
              <w:right w:val="single" w:color="auto" w:sz="4" w:space="0"/>
            </w:tcBorders>
            <w:vAlign w:val="center"/>
          </w:tcPr>
          <w:p w14:paraId="4FAC3F86">
            <w:pPr>
              <w:pStyle w:val="125"/>
              <w:adjustRightInd w:val="0"/>
              <w:snapToGrid w:val="0"/>
              <w:jc w:val="both"/>
              <w:rPr>
                <w:rFonts w:ascii="Times New Roman" w:hAnsi="Times New Roman"/>
                <w:sz w:val="18"/>
              </w:rPr>
            </w:pPr>
            <w:r>
              <w:rPr>
                <w:rFonts w:hint="eastAsia" w:ascii="Times New Roman" w:hAnsi="Times New Roman"/>
                <w:sz w:val="18"/>
              </w:rPr>
              <w:t>-</w:t>
            </w:r>
          </w:p>
        </w:tc>
      </w:tr>
      <w:tr w14:paraId="1DD1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2251D19D">
            <w:pPr>
              <w:pStyle w:val="125"/>
              <w:adjustRightInd w:val="0"/>
              <w:snapToGrid w:val="0"/>
              <w:rPr>
                <w:rFonts w:ascii="Times New Roman" w:hAnsi="Times New Roman"/>
                <w:sz w:val="18"/>
              </w:rPr>
            </w:pPr>
          </w:p>
        </w:tc>
        <w:tc>
          <w:tcPr>
            <w:tcW w:w="596" w:type="pct"/>
            <w:tcBorders>
              <w:top w:val="single" w:color="auto" w:sz="4" w:space="0"/>
              <w:left w:val="nil"/>
              <w:bottom w:val="single" w:color="auto" w:sz="4" w:space="0"/>
              <w:right w:val="single" w:color="auto" w:sz="4" w:space="0"/>
            </w:tcBorders>
            <w:vAlign w:val="center"/>
          </w:tcPr>
          <w:p w14:paraId="54732656">
            <w:pPr>
              <w:pStyle w:val="125"/>
              <w:adjustRightInd w:val="0"/>
              <w:snapToGrid w:val="0"/>
              <w:rPr>
                <w:rFonts w:ascii="Times New Roman" w:hAnsi="Times New Roman"/>
                <w:sz w:val="18"/>
              </w:rPr>
            </w:pPr>
            <w:r>
              <w:rPr>
                <w:rFonts w:ascii="Times New Roman" w:hAnsi="Times New Roman"/>
                <w:sz w:val="18"/>
              </w:rPr>
              <w:t>5</w:t>
            </w:r>
          </w:p>
        </w:tc>
        <w:tc>
          <w:tcPr>
            <w:tcW w:w="710" w:type="pct"/>
            <w:tcBorders>
              <w:top w:val="single" w:color="auto" w:sz="4" w:space="0"/>
              <w:left w:val="nil"/>
              <w:bottom w:val="single" w:color="auto" w:sz="4" w:space="0"/>
              <w:right w:val="single" w:color="auto" w:sz="4" w:space="0"/>
            </w:tcBorders>
            <w:vAlign w:val="center"/>
          </w:tcPr>
          <w:p w14:paraId="3918608A">
            <w:pPr>
              <w:pStyle w:val="125"/>
              <w:adjustRightInd w:val="0"/>
              <w:snapToGrid w:val="0"/>
              <w:rPr>
                <w:rFonts w:ascii="Times New Roman" w:hAnsi="Times New Roman"/>
                <w:sz w:val="18"/>
              </w:rPr>
            </w:pPr>
            <w:r>
              <w:rPr>
                <w:rFonts w:ascii="Times New Roman" w:hAnsi="Times New Roman"/>
                <w:sz w:val="18"/>
              </w:rPr>
              <w:t>0-7</w:t>
            </w:r>
          </w:p>
        </w:tc>
        <w:tc>
          <w:tcPr>
            <w:tcW w:w="1230" w:type="pct"/>
            <w:vMerge w:val="continue"/>
            <w:tcBorders>
              <w:top w:val="nil"/>
              <w:left w:val="nil"/>
              <w:bottom w:val="single" w:color="auto" w:sz="4" w:space="0"/>
              <w:right w:val="single" w:color="auto" w:sz="4" w:space="0"/>
            </w:tcBorders>
            <w:vAlign w:val="center"/>
          </w:tcPr>
          <w:p w14:paraId="6E065DBD">
            <w:pPr>
              <w:pStyle w:val="125"/>
              <w:adjustRightInd w:val="0"/>
              <w:snapToGrid w:val="0"/>
              <w:rPr>
                <w:rFonts w:ascii="Times New Roman" w:hAnsi="Times New Roman"/>
                <w:sz w:val="18"/>
              </w:rPr>
            </w:pPr>
          </w:p>
        </w:tc>
        <w:tc>
          <w:tcPr>
            <w:tcW w:w="1250" w:type="pct"/>
            <w:tcBorders>
              <w:top w:val="single" w:color="auto" w:sz="4" w:space="0"/>
              <w:left w:val="nil"/>
              <w:bottom w:val="single" w:color="auto" w:sz="4" w:space="0"/>
              <w:right w:val="single" w:color="auto" w:sz="4" w:space="0"/>
            </w:tcBorders>
            <w:vAlign w:val="center"/>
          </w:tcPr>
          <w:p w14:paraId="00645163">
            <w:pPr>
              <w:pStyle w:val="125"/>
              <w:adjustRightInd w:val="0"/>
              <w:snapToGrid w:val="0"/>
              <w:jc w:val="both"/>
              <w:rPr>
                <w:rFonts w:ascii="Times New Roman" w:hAnsi="Times New Roman"/>
                <w:sz w:val="18"/>
              </w:rPr>
            </w:pPr>
            <w:r>
              <w:rPr>
                <w:rFonts w:hint="eastAsia" w:ascii="Times New Roman" w:hAnsi="Times New Roman"/>
                <w:sz w:val="18"/>
              </w:rPr>
              <w:t>-</w:t>
            </w:r>
          </w:p>
        </w:tc>
      </w:tr>
      <w:tr w14:paraId="7F1F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214" w:type="pct"/>
            <w:tcBorders>
              <w:top w:val="single" w:color="auto" w:sz="4" w:space="0"/>
              <w:left w:val="single" w:color="auto" w:sz="4" w:space="0"/>
              <w:bottom w:val="single" w:color="auto" w:sz="4" w:space="0"/>
              <w:right w:val="single" w:color="auto" w:sz="4" w:space="0"/>
            </w:tcBorders>
            <w:vAlign w:val="center"/>
          </w:tcPr>
          <w:p w14:paraId="192D8CE0">
            <w:pPr>
              <w:pStyle w:val="125"/>
              <w:adjustRightInd w:val="0"/>
              <w:snapToGrid w:val="0"/>
              <w:rPr>
                <w:rFonts w:ascii="Times New Roman" w:hAnsi="Times New Roman"/>
                <w:sz w:val="18"/>
              </w:rPr>
            </w:pPr>
            <w:r>
              <w:rPr>
                <w:rFonts w:hint="eastAsia" w:ascii="Times New Roman" w:hAnsi="Times New Roman"/>
                <w:sz w:val="18"/>
              </w:rPr>
              <w:t>信标管理信息</w:t>
            </w:r>
          </w:p>
        </w:tc>
        <w:tc>
          <w:tcPr>
            <w:tcW w:w="596" w:type="pct"/>
            <w:tcBorders>
              <w:top w:val="single" w:color="auto" w:sz="4" w:space="0"/>
              <w:left w:val="nil"/>
              <w:bottom w:val="single" w:color="auto" w:sz="4" w:space="0"/>
              <w:right w:val="single" w:color="auto" w:sz="4" w:space="0"/>
            </w:tcBorders>
            <w:vAlign w:val="center"/>
          </w:tcPr>
          <w:p w14:paraId="353BE1CD">
            <w:pPr>
              <w:pStyle w:val="125"/>
              <w:adjustRightInd w:val="0"/>
              <w:snapToGrid w:val="0"/>
              <w:rPr>
                <w:rFonts w:ascii="Times New Roman" w:hAnsi="Times New Roman"/>
                <w:sz w:val="18"/>
              </w:rPr>
            </w:pPr>
            <w:r>
              <w:rPr>
                <w:rFonts w:ascii="Times New Roman" w:hAnsi="Times New Roman"/>
                <w:sz w:val="18"/>
              </w:rPr>
              <w:t>6-127</w:t>
            </w:r>
            <w:r>
              <w:rPr>
                <w:rFonts w:hint="eastAsia" w:ascii="Times New Roman" w:hAnsi="Times New Roman"/>
                <w:sz w:val="18"/>
              </w:rPr>
              <w:t>或</w:t>
            </w:r>
            <w:r>
              <w:rPr>
                <w:rFonts w:ascii="Times New Roman" w:hAnsi="Times New Roman"/>
                <w:sz w:val="18"/>
              </w:rPr>
              <w:t>6-511</w:t>
            </w:r>
          </w:p>
        </w:tc>
        <w:tc>
          <w:tcPr>
            <w:tcW w:w="710" w:type="pct"/>
            <w:tcBorders>
              <w:top w:val="single" w:color="auto" w:sz="4" w:space="0"/>
              <w:left w:val="nil"/>
              <w:bottom w:val="single" w:color="auto" w:sz="4" w:space="0"/>
              <w:right w:val="single" w:color="auto" w:sz="4" w:space="0"/>
            </w:tcBorders>
            <w:vAlign w:val="center"/>
          </w:tcPr>
          <w:p w14:paraId="772BA1D5">
            <w:pPr>
              <w:pStyle w:val="125"/>
              <w:adjustRightInd w:val="0"/>
              <w:snapToGrid w:val="0"/>
              <w:rPr>
                <w:rFonts w:ascii="Times New Roman" w:hAnsi="Times New Roman"/>
                <w:sz w:val="18"/>
              </w:rPr>
            </w:pPr>
            <w:r>
              <w:rPr>
                <w:rFonts w:ascii="Times New Roman" w:hAnsi="Times New Roman"/>
                <w:sz w:val="18"/>
              </w:rPr>
              <w:t>0-7</w:t>
            </w:r>
          </w:p>
        </w:tc>
        <w:tc>
          <w:tcPr>
            <w:tcW w:w="1230" w:type="pct"/>
            <w:tcBorders>
              <w:top w:val="single" w:color="auto" w:sz="4" w:space="0"/>
              <w:left w:val="nil"/>
              <w:bottom w:val="single" w:color="auto" w:sz="4" w:space="0"/>
              <w:right w:val="single" w:color="auto" w:sz="4" w:space="0"/>
            </w:tcBorders>
            <w:vAlign w:val="center"/>
          </w:tcPr>
          <w:p w14:paraId="7C3B0FC6">
            <w:pPr>
              <w:pStyle w:val="125"/>
              <w:adjustRightInd w:val="0"/>
              <w:snapToGrid w:val="0"/>
              <w:rPr>
                <w:rFonts w:ascii="Times New Roman" w:hAnsi="Times New Roman"/>
                <w:sz w:val="18"/>
              </w:rPr>
            </w:pPr>
            <w:r>
              <w:rPr>
                <w:rFonts w:hint="eastAsia" w:ascii="Times New Roman" w:hAnsi="Times New Roman"/>
                <w:sz w:val="18"/>
              </w:rPr>
              <w:t>可变长</w:t>
            </w:r>
          </w:p>
        </w:tc>
        <w:tc>
          <w:tcPr>
            <w:tcW w:w="1250" w:type="pct"/>
            <w:tcBorders>
              <w:top w:val="single" w:color="auto" w:sz="4" w:space="0"/>
              <w:left w:val="nil"/>
              <w:bottom w:val="single" w:color="auto" w:sz="4" w:space="0"/>
              <w:right w:val="single" w:color="auto" w:sz="4" w:space="0"/>
            </w:tcBorders>
            <w:vAlign w:val="center"/>
          </w:tcPr>
          <w:p w14:paraId="62DF12E3">
            <w:pPr>
              <w:pStyle w:val="125"/>
              <w:adjustRightInd w:val="0"/>
              <w:snapToGrid w:val="0"/>
              <w:jc w:val="both"/>
              <w:rPr>
                <w:rFonts w:ascii="Times New Roman" w:hAnsi="Times New Roman"/>
                <w:sz w:val="18"/>
              </w:rPr>
            </w:pPr>
            <w:r>
              <w:rPr>
                <w:rFonts w:hint="eastAsia" w:ascii="Times New Roman" w:hAnsi="Times New Roman"/>
                <w:sz w:val="18"/>
              </w:rPr>
              <w:t>与《计量自动化系统双模通信技术规范</w:t>
            </w:r>
          </w:p>
          <w:p w14:paraId="14C121FC">
            <w:pPr>
              <w:pStyle w:val="125"/>
              <w:adjustRightInd w:val="0"/>
              <w:snapToGrid w:val="0"/>
              <w:jc w:val="both"/>
              <w:rPr>
                <w:rFonts w:ascii="Times New Roman" w:hAnsi="Times New Roman"/>
                <w:sz w:val="18"/>
              </w:rPr>
            </w:pPr>
            <w:r>
              <w:rPr>
                <w:rFonts w:hint="eastAsia" w:ascii="Times New Roman" w:hAnsi="Times New Roman"/>
                <w:sz w:val="18"/>
              </w:rPr>
              <w:t>第2部分：无线通信接入协议》一致</w:t>
            </w:r>
          </w:p>
        </w:tc>
      </w:tr>
      <w:tr w14:paraId="0A11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pct"/>
            <w:tcBorders>
              <w:top w:val="single" w:color="auto" w:sz="4" w:space="0"/>
              <w:left w:val="single" w:color="auto" w:sz="4" w:space="0"/>
              <w:bottom w:val="single" w:color="auto" w:sz="4" w:space="0"/>
              <w:right w:val="single" w:color="auto" w:sz="4" w:space="0"/>
            </w:tcBorders>
            <w:vAlign w:val="center"/>
          </w:tcPr>
          <w:p w14:paraId="2F210132">
            <w:pPr>
              <w:pStyle w:val="125"/>
              <w:adjustRightInd w:val="0"/>
              <w:snapToGrid w:val="0"/>
              <w:rPr>
                <w:rFonts w:ascii="Times New Roman" w:hAnsi="Times New Roman"/>
                <w:sz w:val="18"/>
              </w:rPr>
            </w:pPr>
            <w:r>
              <w:rPr>
                <w:rFonts w:hint="eastAsia" w:ascii="Times New Roman" w:hAnsi="Times New Roman"/>
                <w:sz w:val="18"/>
              </w:rPr>
              <w:t>帧载荷校验序列</w:t>
            </w:r>
          </w:p>
        </w:tc>
        <w:tc>
          <w:tcPr>
            <w:tcW w:w="596" w:type="pct"/>
            <w:tcBorders>
              <w:top w:val="single" w:color="auto" w:sz="4" w:space="0"/>
              <w:left w:val="nil"/>
              <w:bottom w:val="single" w:color="auto" w:sz="4" w:space="0"/>
              <w:right w:val="single" w:color="auto" w:sz="4" w:space="0"/>
            </w:tcBorders>
            <w:vAlign w:val="center"/>
          </w:tcPr>
          <w:p w14:paraId="60ACFAFB">
            <w:pPr>
              <w:pStyle w:val="125"/>
              <w:adjustRightInd w:val="0"/>
              <w:snapToGrid w:val="0"/>
              <w:rPr>
                <w:rFonts w:ascii="Times New Roman" w:hAnsi="Times New Roman"/>
                <w:sz w:val="18"/>
              </w:rPr>
            </w:pPr>
            <w:r>
              <w:rPr>
                <w:rFonts w:ascii="Times New Roman" w:hAnsi="Times New Roman"/>
                <w:sz w:val="18"/>
              </w:rPr>
              <w:t>128-13</w:t>
            </w:r>
            <w:r>
              <w:rPr>
                <w:rFonts w:hint="eastAsia" w:ascii="Times New Roman" w:hAnsi="Times New Roman"/>
                <w:sz w:val="18"/>
              </w:rPr>
              <w:t>或</w:t>
            </w:r>
            <w:r>
              <w:rPr>
                <w:rFonts w:ascii="Times New Roman" w:hAnsi="Times New Roman"/>
                <w:sz w:val="18"/>
              </w:rPr>
              <w:t>512-515</w:t>
            </w:r>
          </w:p>
        </w:tc>
        <w:tc>
          <w:tcPr>
            <w:tcW w:w="710" w:type="pct"/>
            <w:tcBorders>
              <w:top w:val="single" w:color="auto" w:sz="4" w:space="0"/>
              <w:left w:val="nil"/>
              <w:bottom w:val="single" w:color="auto" w:sz="4" w:space="0"/>
              <w:right w:val="single" w:color="auto" w:sz="4" w:space="0"/>
            </w:tcBorders>
            <w:vAlign w:val="center"/>
          </w:tcPr>
          <w:p w14:paraId="4AAD4BA1">
            <w:pPr>
              <w:pStyle w:val="125"/>
              <w:adjustRightInd w:val="0"/>
              <w:snapToGrid w:val="0"/>
              <w:rPr>
                <w:rFonts w:ascii="Times New Roman" w:hAnsi="Times New Roman"/>
                <w:sz w:val="18"/>
              </w:rPr>
            </w:pPr>
            <w:r>
              <w:rPr>
                <w:rFonts w:ascii="Times New Roman" w:hAnsi="Times New Roman"/>
                <w:sz w:val="18"/>
              </w:rPr>
              <w:t>0-7</w:t>
            </w:r>
          </w:p>
        </w:tc>
        <w:tc>
          <w:tcPr>
            <w:tcW w:w="1230" w:type="pct"/>
            <w:tcBorders>
              <w:top w:val="single" w:color="auto" w:sz="4" w:space="0"/>
              <w:left w:val="nil"/>
              <w:bottom w:val="single" w:color="auto" w:sz="4" w:space="0"/>
              <w:right w:val="single" w:color="auto" w:sz="4" w:space="0"/>
            </w:tcBorders>
            <w:vAlign w:val="center"/>
          </w:tcPr>
          <w:p w14:paraId="08446C1A">
            <w:pPr>
              <w:pStyle w:val="125"/>
              <w:adjustRightInd w:val="0"/>
              <w:snapToGrid w:val="0"/>
              <w:rPr>
                <w:rFonts w:ascii="Times New Roman" w:hAnsi="Times New Roman"/>
                <w:sz w:val="18"/>
              </w:rPr>
            </w:pPr>
            <w:r>
              <w:rPr>
                <w:rFonts w:ascii="Times New Roman" w:hAnsi="Times New Roman"/>
                <w:sz w:val="18"/>
              </w:rPr>
              <w:t>32</w:t>
            </w:r>
          </w:p>
        </w:tc>
        <w:tc>
          <w:tcPr>
            <w:tcW w:w="1250" w:type="pct"/>
            <w:tcBorders>
              <w:top w:val="single" w:color="auto" w:sz="4" w:space="0"/>
              <w:left w:val="nil"/>
              <w:bottom w:val="single" w:color="auto" w:sz="4" w:space="0"/>
              <w:right w:val="single" w:color="auto" w:sz="4" w:space="0"/>
            </w:tcBorders>
            <w:vAlign w:val="center"/>
          </w:tcPr>
          <w:p w14:paraId="23570907">
            <w:pPr>
              <w:pStyle w:val="125"/>
              <w:adjustRightInd w:val="0"/>
              <w:snapToGrid w:val="0"/>
              <w:jc w:val="both"/>
              <w:rPr>
                <w:rFonts w:ascii="Times New Roman" w:hAnsi="Times New Roman"/>
                <w:sz w:val="18"/>
              </w:rPr>
            </w:pPr>
            <w:r>
              <w:rPr>
                <w:rFonts w:hint="eastAsia" w:ascii="Times New Roman" w:hAnsi="Times New Roman"/>
                <w:sz w:val="18"/>
              </w:rPr>
              <w:t>信标帧载荷的32位循环冗余计算结果，循环冗余计算不包括信标帧载荷校验序列</w:t>
            </w:r>
          </w:p>
        </w:tc>
      </w:tr>
    </w:tbl>
    <w:p w14:paraId="31069E0A">
      <w:pPr>
        <w:pStyle w:val="132"/>
        <w:ind w:left="420" w:hanging="420"/>
      </w:pPr>
      <w:bookmarkStart w:id="694" w:name="_Toc403570186"/>
      <w:bookmarkStart w:id="695" w:name="_Toc399228892"/>
      <w:r>
        <w:t>信标类型</w:t>
      </w:r>
      <w:bookmarkEnd w:id="694"/>
      <w:bookmarkEnd w:id="695"/>
    </w:p>
    <w:p w14:paraId="68A31418">
      <w:r>
        <w:t>信标类型是一个3比特的字段，标识信标的类型。信标类型的取值和含义如</w:t>
      </w:r>
      <w:r>
        <w:fldChar w:fldCharType="begin"/>
      </w:r>
      <w:r>
        <w:instrText xml:space="preserve"> REF _Ref56763598 \h  \* MERGEFORMAT </w:instrText>
      </w:r>
      <w:r>
        <w:fldChar w:fldCharType="separate"/>
      </w:r>
      <w:r>
        <w:t>表 52</w:t>
      </w:r>
      <w:r>
        <w:fldChar w:fldCharType="end"/>
      </w:r>
      <w:r>
        <w:t>所示。</w:t>
      </w:r>
    </w:p>
    <w:p w14:paraId="7B336738">
      <w:pPr>
        <w:pStyle w:val="10"/>
      </w:pPr>
      <w:bookmarkStart w:id="696" w:name="_Ref56763598"/>
      <w:bookmarkStart w:id="697" w:name="_Toc405022504"/>
      <w:bookmarkStart w:id="698" w:name="_Toc399757607"/>
      <w:bookmarkStart w:id="699" w:name="_Toc399259577"/>
      <w:bookmarkStart w:id="700" w:name="_Toc402540090"/>
      <w:bookmarkStart w:id="701" w:name="_Toc408860201"/>
      <w:bookmarkStart w:id="702" w:name="_Toc402984107"/>
      <w:bookmarkStart w:id="703" w:name="_Toc402983641"/>
      <w:bookmarkStart w:id="704" w:name="_Toc399229381"/>
      <w:bookmarkStart w:id="705" w:name="_Toc403570617"/>
      <w:bookmarkStart w:id="706" w:name="_Ref398997457"/>
      <w:bookmarkStart w:id="707" w:name="_Toc402983175"/>
      <w:bookmarkStart w:id="708" w:name="_Toc405476926"/>
      <w:r>
        <w:t xml:space="preserve">表 </w:t>
      </w:r>
      <w:r>
        <w:fldChar w:fldCharType="begin"/>
      </w:r>
      <w:r>
        <w:instrText xml:space="preserve"> SEQ 表 \* ARABIC </w:instrText>
      </w:r>
      <w:r>
        <w:fldChar w:fldCharType="separate"/>
      </w:r>
      <w:r>
        <w:t>52</w:t>
      </w:r>
      <w:r>
        <w:fldChar w:fldCharType="end"/>
      </w:r>
      <w:bookmarkEnd w:id="696"/>
      <w:r>
        <w:t xml:space="preserve"> 信标类型</w:t>
      </w:r>
      <w:bookmarkEnd w:id="697"/>
      <w:bookmarkEnd w:id="698"/>
      <w:bookmarkEnd w:id="699"/>
      <w:bookmarkEnd w:id="700"/>
      <w:bookmarkEnd w:id="701"/>
      <w:bookmarkEnd w:id="702"/>
      <w:bookmarkEnd w:id="703"/>
      <w:bookmarkEnd w:id="704"/>
      <w:bookmarkEnd w:id="705"/>
      <w:bookmarkEnd w:id="706"/>
      <w:bookmarkEnd w:id="707"/>
      <w:bookmarkEnd w:id="70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3F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4F301698">
            <w:pPr>
              <w:pStyle w:val="125"/>
              <w:adjustRightInd w:val="0"/>
              <w:snapToGrid w:val="0"/>
              <w:rPr>
                <w:rFonts w:ascii="Times New Roman" w:hAnsi="Times New Roman"/>
                <w:sz w:val="18"/>
              </w:rPr>
            </w:pPr>
            <w:r>
              <w:rPr>
                <w:rFonts w:ascii="Times New Roman" w:hAnsi="Times New Roman"/>
                <w:sz w:val="18"/>
              </w:rPr>
              <w:t>信标类型取值</w:t>
            </w:r>
          </w:p>
        </w:tc>
        <w:tc>
          <w:tcPr>
            <w:tcW w:w="4261" w:type="dxa"/>
            <w:vAlign w:val="center"/>
          </w:tcPr>
          <w:p w14:paraId="0C65D0EB">
            <w:pPr>
              <w:pStyle w:val="125"/>
              <w:adjustRightInd w:val="0"/>
              <w:snapToGrid w:val="0"/>
              <w:rPr>
                <w:rFonts w:ascii="Times New Roman" w:hAnsi="Times New Roman"/>
                <w:sz w:val="18"/>
              </w:rPr>
            </w:pPr>
            <w:r>
              <w:rPr>
                <w:rFonts w:ascii="Times New Roman" w:hAnsi="Times New Roman"/>
                <w:sz w:val="18"/>
              </w:rPr>
              <w:t>定义说明</w:t>
            </w:r>
          </w:p>
        </w:tc>
      </w:tr>
      <w:tr w14:paraId="52870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7830746B">
            <w:pPr>
              <w:pStyle w:val="125"/>
              <w:adjustRightInd w:val="0"/>
              <w:snapToGrid w:val="0"/>
              <w:rPr>
                <w:rFonts w:ascii="Times New Roman" w:hAnsi="Times New Roman"/>
                <w:sz w:val="18"/>
              </w:rPr>
            </w:pPr>
            <w:r>
              <w:rPr>
                <w:rFonts w:ascii="Times New Roman" w:hAnsi="Times New Roman"/>
                <w:sz w:val="18"/>
              </w:rPr>
              <w:t>0</w:t>
            </w:r>
            <w:r>
              <w:rPr>
                <w:rFonts w:hint="eastAsia" w:ascii="Times New Roman" w:hAnsi="Times New Roman"/>
                <w:sz w:val="18"/>
              </w:rPr>
              <w:t>b</w:t>
            </w:r>
            <w:r>
              <w:rPr>
                <w:rFonts w:ascii="Times New Roman" w:hAnsi="Times New Roman"/>
                <w:sz w:val="18"/>
              </w:rPr>
              <w:t>000</w:t>
            </w:r>
          </w:p>
        </w:tc>
        <w:tc>
          <w:tcPr>
            <w:tcW w:w="4261" w:type="dxa"/>
            <w:vAlign w:val="center"/>
          </w:tcPr>
          <w:p w14:paraId="1D99CBA1">
            <w:pPr>
              <w:pStyle w:val="125"/>
              <w:adjustRightInd w:val="0"/>
              <w:snapToGrid w:val="0"/>
              <w:rPr>
                <w:rFonts w:ascii="Times New Roman" w:hAnsi="Times New Roman"/>
                <w:sz w:val="18"/>
              </w:rPr>
            </w:pPr>
            <w:r>
              <w:rPr>
                <w:rFonts w:ascii="Times New Roman" w:hAnsi="Times New Roman"/>
                <w:sz w:val="18"/>
              </w:rPr>
              <w:t>发现信标</w:t>
            </w:r>
          </w:p>
        </w:tc>
      </w:tr>
      <w:tr w14:paraId="095A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058D1150">
            <w:pPr>
              <w:pStyle w:val="125"/>
              <w:adjustRightInd w:val="0"/>
              <w:snapToGrid w:val="0"/>
              <w:rPr>
                <w:rFonts w:ascii="Times New Roman" w:hAnsi="Times New Roman"/>
                <w:sz w:val="18"/>
              </w:rPr>
            </w:pPr>
            <w:r>
              <w:rPr>
                <w:rFonts w:ascii="Times New Roman" w:hAnsi="Times New Roman"/>
                <w:sz w:val="18"/>
              </w:rPr>
              <w:t>0b001</w:t>
            </w:r>
          </w:p>
        </w:tc>
        <w:tc>
          <w:tcPr>
            <w:tcW w:w="4261" w:type="dxa"/>
            <w:vAlign w:val="center"/>
          </w:tcPr>
          <w:p w14:paraId="5CCB9D9B">
            <w:pPr>
              <w:pStyle w:val="125"/>
              <w:adjustRightInd w:val="0"/>
              <w:snapToGrid w:val="0"/>
              <w:rPr>
                <w:rFonts w:ascii="Times New Roman" w:hAnsi="Times New Roman"/>
                <w:sz w:val="18"/>
              </w:rPr>
            </w:pPr>
            <w:r>
              <w:rPr>
                <w:rFonts w:ascii="Times New Roman" w:hAnsi="Times New Roman"/>
                <w:sz w:val="18"/>
              </w:rPr>
              <w:t>代理信标</w:t>
            </w:r>
          </w:p>
        </w:tc>
      </w:tr>
      <w:tr w14:paraId="45DA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454B10ED">
            <w:pPr>
              <w:pStyle w:val="125"/>
              <w:adjustRightInd w:val="0"/>
              <w:snapToGrid w:val="0"/>
              <w:rPr>
                <w:rFonts w:ascii="Times New Roman" w:hAnsi="Times New Roman"/>
                <w:sz w:val="18"/>
              </w:rPr>
            </w:pPr>
            <w:r>
              <w:rPr>
                <w:rFonts w:ascii="Times New Roman" w:hAnsi="Times New Roman"/>
                <w:sz w:val="18"/>
              </w:rPr>
              <w:t>0b010</w:t>
            </w:r>
          </w:p>
        </w:tc>
        <w:tc>
          <w:tcPr>
            <w:tcW w:w="4261" w:type="dxa"/>
            <w:vAlign w:val="center"/>
          </w:tcPr>
          <w:p w14:paraId="7BC20834">
            <w:pPr>
              <w:pStyle w:val="125"/>
              <w:adjustRightInd w:val="0"/>
              <w:snapToGrid w:val="0"/>
              <w:rPr>
                <w:rFonts w:ascii="Times New Roman" w:hAnsi="Times New Roman"/>
                <w:sz w:val="18"/>
              </w:rPr>
            </w:pPr>
            <w:r>
              <w:rPr>
                <w:rFonts w:ascii="Times New Roman" w:hAnsi="Times New Roman"/>
                <w:sz w:val="18"/>
              </w:rPr>
              <w:t>中央信标</w:t>
            </w:r>
          </w:p>
        </w:tc>
      </w:tr>
      <w:tr w14:paraId="0E7C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1709B2A6">
            <w:pPr>
              <w:pStyle w:val="125"/>
              <w:adjustRightInd w:val="0"/>
              <w:snapToGrid w:val="0"/>
              <w:rPr>
                <w:rFonts w:ascii="Times New Roman" w:hAnsi="Times New Roman"/>
                <w:sz w:val="18"/>
              </w:rPr>
            </w:pPr>
            <w:r>
              <w:rPr>
                <w:rFonts w:ascii="Times New Roman" w:hAnsi="Times New Roman"/>
                <w:sz w:val="18"/>
              </w:rPr>
              <w:t>0b011-0b111</w:t>
            </w:r>
          </w:p>
        </w:tc>
        <w:tc>
          <w:tcPr>
            <w:tcW w:w="4261" w:type="dxa"/>
            <w:vAlign w:val="center"/>
          </w:tcPr>
          <w:p w14:paraId="7F9FF4DE">
            <w:pPr>
              <w:pStyle w:val="125"/>
              <w:adjustRightInd w:val="0"/>
              <w:snapToGrid w:val="0"/>
              <w:rPr>
                <w:rFonts w:ascii="Times New Roman" w:hAnsi="Times New Roman"/>
                <w:sz w:val="18"/>
              </w:rPr>
            </w:pPr>
            <w:r>
              <w:rPr>
                <w:rFonts w:ascii="Times New Roman" w:hAnsi="Times New Roman"/>
                <w:sz w:val="18"/>
              </w:rPr>
              <w:t>保留</w:t>
            </w:r>
          </w:p>
        </w:tc>
      </w:tr>
    </w:tbl>
    <w:p w14:paraId="640CE937">
      <w:pPr>
        <w:pStyle w:val="50"/>
      </w:pPr>
      <w:bookmarkStart w:id="709" w:name="_Toc403570187"/>
      <w:bookmarkStart w:id="710" w:name="_Toc399228893"/>
    </w:p>
    <w:p w14:paraId="64470927">
      <w:pPr>
        <w:pStyle w:val="132"/>
        <w:ind w:left="420" w:hanging="420"/>
      </w:pPr>
      <w:r>
        <w:t>组网标志位</w:t>
      </w:r>
      <w:bookmarkEnd w:id="709"/>
      <w:bookmarkEnd w:id="710"/>
    </w:p>
    <w:p w14:paraId="2C8A1A56">
      <w:pPr>
        <w:pStyle w:val="50"/>
      </w:pPr>
      <w:r>
        <w:t>组网标志位是一个1比特字段，标识自组网是否完成。</w:t>
      </w:r>
      <w:r>
        <w:rPr>
          <w:rFonts w:hint="eastAsia"/>
        </w:rPr>
        <w:t>CCO中有STA站点加入网络后，将信标中的组网完成标志设置为未完成。直到没有新的STA站点加入，CCO等待4～</w:t>
      </w:r>
      <w:r>
        <w:t>6个</w:t>
      </w:r>
      <w:r>
        <w:rPr>
          <w:rFonts w:hint="eastAsia"/>
        </w:rPr>
        <w:t>信标周期后，将该标志位设置为组网完成。</w:t>
      </w:r>
      <w:r>
        <w:t>组网标志位的取值和含义如</w:t>
      </w:r>
      <w:r>
        <w:fldChar w:fldCharType="begin"/>
      </w:r>
      <w:r>
        <w:instrText xml:space="preserve"> REF _Ref56763611 \h  \* MERGEFORMAT </w:instrText>
      </w:r>
      <w:r>
        <w:fldChar w:fldCharType="separate"/>
      </w:r>
      <w:r>
        <w:t>表 53</w:t>
      </w:r>
      <w:r>
        <w:fldChar w:fldCharType="end"/>
      </w:r>
      <w:r>
        <w:t>所示。</w:t>
      </w:r>
    </w:p>
    <w:p w14:paraId="1D63E9D7">
      <w:pPr>
        <w:pStyle w:val="10"/>
      </w:pPr>
      <w:bookmarkStart w:id="711" w:name="_Ref56763611"/>
      <w:bookmarkStart w:id="712" w:name="_Toc399757608"/>
      <w:bookmarkStart w:id="713" w:name="_Toc402983642"/>
      <w:bookmarkStart w:id="714" w:name="_Toc399259578"/>
      <w:bookmarkStart w:id="715" w:name="_Toc403570618"/>
      <w:bookmarkStart w:id="716" w:name="_Toc399229382"/>
      <w:bookmarkStart w:id="717" w:name="_Toc405022505"/>
      <w:bookmarkStart w:id="718" w:name="_Toc405476927"/>
      <w:bookmarkStart w:id="719" w:name="_Ref398997469"/>
      <w:bookmarkStart w:id="720" w:name="_Toc408860202"/>
      <w:bookmarkStart w:id="721" w:name="_Toc402984108"/>
      <w:bookmarkStart w:id="722" w:name="_Toc402983176"/>
      <w:bookmarkStart w:id="723" w:name="_Toc402540091"/>
      <w:r>
        <w:t xml:space="preserve">表 </w:t>
      </w:r>
      <w:r>
        <w:fldChar w:fldCharType="begin"/>
      </w:r>
      <w:r>
        <w:instrText xml:space="preserve"> SEQ 表 \* ARABIC </w:instrText>
      </w:r>
      <w:r>
        <w:fldChar w:fldCharType="separate"/>
      </w:r>
      <w:r>
        <w:t>53</w:t>
      </w:r>
      <w:r>
        <w:fldChar w:fldCharType="end"/>
      </w:r>
      <w:bookmarkEnd w:id="711"/>
      <w:r>
        <w:t xml:space="preserve"> 组网标志位</w:t>
      </w:r>
      <w:bookmarkEnd w:id="712"/>
      <w:bookmarkEnd w:id="713"/>
      <w:bookmarkEnd w:id="714"/>
      <w:bookmarkEnd w:id="715"/>
      <w:bookmarkEnd w:id="716"/>
      <w:bookmarkEnd w:id="717"/>
      <w:bookmarkEnd w:id="718"/>
      <w:bookmarkEnd w:id="719"/>
      <w:bookmarkEnd w:id="720"/>
      <w:bookmarkEnd w:id="721"/>
      <w:bookmarkEnd w:id="722"/>
      <w:bookmarkEnd w:id="723"/>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926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61" w:type="dxa"/>
            <w:vAlign w:val="center"/>
          </w:tcPr>
          <w:p w14:paraId="100F7065">
            <w:pPr>
              <w:pStyle w:val="125"/>
              <w:adjustRightInd w:val="0"/>
              <w:snapToGrid w:val="0"/>
              <w:rPr>
                <w:rFonts w:ascii="Times New Roman" w:hAnsi="Times New Roman"/>
                <w:sz w:val="18"/>
              </w:rPr>
            </w:pPr>
            <w:r>
              <w:rPr>
                <w:rFonts w:ascii="Times New Roman" w:hAnsi="Times New Roman"/>
                <w:sz w:val="18"/>
              </w:rPr>
              <w:t>组网标志位取值</w:t>
            </w:r>
          </w:p>
        </w:tc>
        <w:tc>
          <w:tcPr>
            <w:tcW w:w="4261" w:type="dxa"/>
            <w:vAlign w:val="center"/>
          </w:tcPr>
          <w:p w14:paraId="36233CA2">
            <w:pPr>
              <w:pStyle w:val="125"/>
              <w:adjustRightInd w:val="0"/>
              <w:snapToGrid w:val="0"/>
              <w:rPr>
                <w:rFonts w:ascii="Times New Roman" w:hAnsi="Times New Roman"/>
                <w:sz w:val="18"/>
              </w:rPr>
            </w:pPr>
            <w:r>
              <w:rPr>
                <w:rFonts w:ascii="Times New Roman" w:hAnsi="Times New Roman"/>
                <w:sz w:val="18"/>
              </w:rPr>
              <w:t>定义说明</w:t>
            </w:r>
          </w:p>
        </w:tc>
      </w:tr>
      <w:tr w14:paraId="2550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68F53E0B">
            <w:pPr>
              <w:pStyle w:val="125"/>
              <w:adjustRightInd w:val="0"/>
              <w:snapToGrid w:val="0"/>
              <w:rPr>
                <w:rFonts w:ascii="Times New Roman" w:hAnsi="Times New Roman"/>
                <w:sz w:val="18"/>
              </w:rPr>
            </w:pPr>
            <w:r>
              <w:rPr>
                <w:rFonts w:ascii="Times New Roman" w:hAnsi="Times New Roman"/>
                <w:sz w:val="18"/>
              </w:rPr>
              <w:t>0b0</w:t>
            </w:r>
          </w:p>
        </w:tc>
        <w:tc>
          <w:tcPr>
            <w:tcW w:w="4261" w:type="dxa"/>
            <w:vAlign w:val="center"/>
          </w:tcPr>
          <w:p w14:paraId="1323285D">
            <w:pPr>
              <w:pStyle w:val="125"/>
              <w:adjustRightInd w:val="0"/>
              <w:snapToGrid w:val="0"/>
              <w:rPr>
                <w:rFonts w:ascii="Times New Roman" w:hAnsi="Times New Roman"/>
                <w:sz w:val="18"/>
              </w:rPr>
            </w:pPr>
            <w:r>
              <w:rPr>
                <w:rFonts w:ascii="Times New Roman" w:hAnsi="Times New Roman"/>
                <w:sz w:val="18"/>
              </w:rPr>
              <w:t>组网未完成</w:t>
            </w:r>
          </w:p>
        </w:tc>
      </w:tr>
      <w:tr w14:paraId="55D6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0D6CD2AF">
            <w:pPr>
              <w:pStyle w:val="125"/>
              <w:adjustRightInd w:val="0"/>
              <w:snapToGrid w:val="0"/>
              <w:rPr>
                <w:rFonts w:ascii="Times New Roman" w:hAnsi="Times New Roman"/>
                <w:sz w:val="18"/>
              </w:rPr>
            </w:pPr>
            <w:r>
              <w:rPr>
                <w:rFonts w:ascii="Times New Roman" w:hAnsi="Times New Roman"/>
                <w:sz w:val="18"/>
              </w:rPr>
              <w:t>0b1</w:t>
            </w:r>
          </w:p>
        </w:tc>
        <w:tc>
          <w:tcPr>
            <w:tcW w:w="4261" w:type="dxa"/>
            <w:vAlign w:val="center"/>
          </w:tcPr>
          <w:p w14:paraId="1876F686">
            <w:pPr>
              <w:pStyle w:val="125"/>
              <w:adjustRightInd w:val="0"/>
              <w:snapToGrid w:val="0"/>
              <w:rPr>
                <w:rFonts w:ascii="Times New Roman" w:hAnsi="Times New Roman"/>
                <w:sz w:val="18"/>
              </w:rPr>
            </w:pPr>
            <w:r>
              <w:rPr>
                <w:rFonts w:ascii="Times New Roman" w:hAnsi="Times New Roman"/>
                <w:sz w:val="18"/>
              </w:rPr>
              <w:t>组网完成</w:t>
            </w:r>
          </w:p>
        </w:tc>
      </w:tr>
    </w:tbl>
    <w:p w14:paraId="358B39A8">
      <w:pPr>
        <w:pStyle w:val="132"/>
        <w:ind w:left="420" w:hanging="420"/>
      </w:pPr>
      <w:bookmarkStart w:id="724" w:name="_Toc399228895"/>
      <w:bookmarkStart w:id="725" w:name="_Toc403570189"/>
      <w:r>
        <w:rPr>
          <w:rFonts w:hint="eastAsia"/>
        </w:rPr>
        <w:t>精简信标标志</w:t>
      </w:r>
    </w:p>
    <w:p w14:paraId="05CD3DF5">
      <w:pPr>
        <w:pStyle w:val="50"/>
      </w:pPr>
      <w:r>
        <w:t>精简信标标志是一个</w:t>
      </w:r>
      <w:r>
        <w:rPr>
          <w:rFonts w:hint="eastAsia"/>
        </w:rPr>
        <w:t>1比特字段，标识信标帧的是否为精简信标帧，精简信标标志的取值和含义如</w:t>
      </w:r>
      <w:r>
        <w:rPr>
          <w:rFonts w:hint="eastAsia"/>
        </w:rPr>
        <w:fldChar w:fldCharType="begin"/>
      </w:r>
      <w:r>
        <w:rPr>
          <w:rFonts w:hint="eastAsia"/>
        </w:rPr>
        <w:instrText xml:space="preserve"> REF _Ref16352 \h </w:instrText>
      </w:r>
      <w:r>
        <w:instrText xml:space="preserve"> \* MERGEFORMAT </w:instrText>
      </w:r>
      <w:r>
        <w:rPr>
          <w:rFonts w:hint="eastAsia"/>
        </w:rPr>
        <w:fldChar w:fldCharType="separate"/>
      </w:r>
      <w:r>
        <w:t>表 54</w:t>
      </w:r>
      <w:r>
        <w:rPr>
          <w:rFonts w:hint="eastAsia"/>
        </w:rPr>
        <w:fldChar w:fldCharType="end"/>
      </w:r>
      <w:r>
        <w:rPr>
          <w:rFonts w:hint="eastAsia"/>
        </w:rPr>
        <w:t>所示。</w:t>
      </w:r>
    </w:p>
    <w:p w14:paraId="5E645DB4">
      <w:pPr>
        <w:pStyle w:val="10"/>
      </w:pPr>
      <w:bookmarkStart w:id="726" w:name="_Ref16352"/>
      <w:r>
        <w:t xml:space="preserve">表 </w:t>
      </w:r>
      <w:r>
        <w:fldChar w:fldCharType="begin"/>
      </w:r>
      <w:r>
        <w:instrText xml:space="preserve"> SEQ 表 \* ARABIC </w:instrText>
      </w:r>
      <w:r>
        <w:fldChar w:fldCharType="separate"/>
      </w:r>
      <w:r>
        <w:t>54</w:t>
      </w:r>
      <w:r>
        <w:fldChar w:fldCharType="end"/>
      </w:r>
      <w:bookmarkEnd w:id="726"/>
      <w:r>
        <w:rPr>
          <w:rFonts w:hint="eastAsia"/>
        </w:rPr>
        <w:t>精简信标标志</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97E9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240C4C9">
            <w:pPr>
              <w:pStyle w:val="125"/>
              <w:rPr>
                <w:rFonts w:cs="宋体"/>
                <w:sz w:val="18"/>
                <w:szCs w:val="18"/>
              </w:rPr>
            </w:pPr>
            <w:r>
              <w:rPr>
                <w:rFonts w:hint="eastAsia" w:cs="宋体"/>
                <w:sz w:val="18"/>
                <w:szCs w:val="18"/>
              </w:rPr>
              <w:t>值</w:t>
            </w:r>
          </w:p>
        </w:tc>
        <w:tc>
          <w:tcPr>
            <w:tcW w:w="4261" w:type="dxa"/>
          </w:tcPr>
          <w:p w14:paraId="5B7DA6F8">
            <w:pPr>
              <w:pStyle w:val="125"/>
              <w:rPr>
                <w:rFonts w:cs="宋体"/>
                <w:sz w:val="18"/>
                <w:szCs w:val="18"/>
              </w:rPr>
            </w:pPr>
            <w:r>
              <w:rPr>
                <w:rFonts w:hint="eastAsia" w:cs="宋体"/>
                <w:sz w:val="18"/>
                <w:szCs w:val="18"/>
              </w:rPr>
              <w:t>定义</w:t>
            </w:r>
          </w:p>
        </w:tc>
      </w:tr>
      <w:tr w14:paraId="2259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4112CE7">
            <w:pPr>
              <w:pStyle w:val="125"/>
              <w:rPr>
                <w:rFonts w:cs="宋体"/>
                <w:sz w:val="18"/>
                <w:szCs w:val="18"/>
              </w:rPr>
            </w:pPr>
            <w:r>
              <w:rPr>
                <w:rFonts w:cs="宋体"/>
                <w:sz w:val="18"/>
                <w:szCs w:val="18"/>
              </w:rPr>
              <w:t>0</w:t>
            </w:r>
          </w:p>
        </w:tc>
        <w:tc>
          <w:tcPr>
            <w:tcW w:w="4261" w:type="dxa"/>
          </w:tcPr>
          <w:p w14:paraId="22303B8A">
            <w:pPr>
              <w:pStyle w:val="125"/>
              <w:rPr>
                <w:rFonts w:cs="宋体"/>
                <w:sz w:val="18"/>
                <w:szCs w:val="18"/>
              </w:rPr>
            </w:pPr>
            <w:r>
              <w:rPr>
                <w:rFonts w:hint="eastAsia" w:cs="宋体"/>
                <w:sz w:val="18"/>
                <w:szCs w:val="18"/>
              </w:rPr>
              <w:t>标志信标帧</w:t>
            </w:r>
          </w:p>
        </w:tc>
      </w:tr>
      <w:tr w14:paraId="4F72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B287145">
            <w:pPr>
              <w:pStyle w:val="125"/>
              <w:rPr>
                <w:rFonts w:cs="宋体"/>
                <w:sz w:val="18"/>
                <w:szCs w:val="18"/>
              </w:rPr>
            </w:pPr>
            <w:r>
              <w:rPr>
                <w:rFonts w:cs="宋体"/>
                <w:sz w:val="18"/>
                <w:szCs w:val="18"/>
              </w:rPr>
              <w:t>1</w:t>
            </w:r>
          </w:p>
        </w:tc>
        <w:tc>
          <w:tcPr>
            <w:tcW w:w="4261" w:type="dxa"/>
          </w:tcPr>
          <w:p w14:paraId="4A79004B">
            <w:pPr>
              <w:pStyle w:val="125"/>
              <w:rPr>
                <w:rFonts w:cs="宋体"/>
                <w:sz w:val="18"/>
                <w:szCs w:val="18"/>
              </w:rPr>
            </w:pPr>
            <w:r>
              <w:rPr>
                <w:rFonts w:hint="eastAsia" w:cs="宋体"/>
                <w:sz w:val="18"/>
                <w:szCs w:val="18"/>
              </w:rPr>
              <w:t>精简信标帧</w:t>
            </w:r>
          </w:p>
        </w:tc>
      </w:tr>
    </w:tbl>
    <w:p w14:paraId="3023AD23">
      <w:pPr>
        <w:pStyle w:val="50"/>
      </w:pPr>
    </w:p>
    <w:p w14:paraId="2365C190">
      <w:pPr>
        <w:pStyle w:val="132"/>
        <w:ind w:left="420" w:hanging="420"/>
      </w:pPr>
      <w:r>
        <w:t>多网络优选标志位</w:t>
      </w:r>
      <w:bookmarkEnd w:id="724"/>
      <w:bookmarkEnd w:id="725"/>
    </w:p>
    <w:p w14:paraId="7F222DBB">
      <w:pPr>
        <w:pStyle w:val="50"/>
      </w:pPr>
      <w:r>
        <w:t>多网络优选标志位是一个1比特字段， 表示该宽带载波通信网络中的STA终端在入网时，是否可以进行网络评估，选择信号好的网络加入。</w:t>
      </w:r>
    </w:p>
    <w:p w14:paraId="68FD085D">
      <w:pPr>
        <w:pStyle w:val="50"/>
      </w:pPr>
      <w:r>
        <w:t>未使</w:t>
      </w:r>
      <w:r>
        <w:rPr>
          <w:rFonts w:hint="eastAsia"/>
        </w:rPr>
        <w:t>用</w:t>
      </w:r>
      <w:r>
        <w:t>的时候，不进行网络评估，直接向首先发现的网络发起入网申请。使</w:t>
      </w:r>
      <w:r>
        <w:rPr>
          <w:rFonts w:hint="eastAsia"/>
        </w:rPr>
        <w:t>用</w:t>
      </w:r>
      <w:r>
        <w:t>的时候，STA在入网时可以优先选择此前曾经加入成功过的网络，如果没有，则可选择信号更好的网络加入。多网络优选标志位的取值和含义如</w:t>
      </w:r>
      <w:r>
        <w:fldChar w:fldCharType="begin"/>
      </w:r>
      <w:r>
        <w:instrText xml:space="preserve"> REF _Ref56763637 \h  \* MERGEFORMAT </w:instrText>
      </w:r>
      <w:r>
        <w:fldChar w:fldCharType="separate"/>
      </w:r>
      <w:r>
        <w:t>表 55</w:t>
      </w:r>
      <w:r>
        <w:fldChar w:fldCharType="end"/>
      </w:r>
      <w:r>
        <w:t>所示。</w:t>
      </w:r>
    </w:p>
    <w:p w14:paraId="4C46C90E">
      <w:pPr>
        <w:pStyle w:val="10"/>
      </w:pPr>
      <w:bookmarkStart w:id="727" w:name="_Ref56763637"/>
      <w:bookmarkStart w:id="728" w:name="_Toc403570620"/>
      <w:bookmarkStart w:id="729" w:name="_Toc408860204"/>
      <w:bookmarkStart w:id="730" w:name="_Toc402983178"/>
      <w:bookmarkStart w:id="731" w:name="_Toc402540093"/>
      <w:bookmarkStart w:id="732" w:name="_Toc399259580"/>
      <w:bookmarkStart w:id="733" w:name="_Toc405476929"/>
      <w:bookmarkStart w:id="734" w:name="_Ref398997493"/>
      <w:bookmarkStart w:id="735" w:name="_Toc399229384"/>
      <w:bookmarkStart w:id="736" w:name="_Toc405022507"/>
      <w:bookmarkStart w:id="737" w:name="_Toc399757610"/>
      <w:bookmarkStart w:id="738" w:name="_Toc402984110"/>
      <w:bookmarkStart w:id="739" w:name="_Toc402983644"/>
      <w:r>
        <w:t xml:space="preserve">表 </w:t>
      </w:r>
      <w:r>
        <w:fldChar w:fldCharType="begin"/>
      </w:r>
      <w:r>
        <w:instrText xml:space="preserve"> SEQ 表 \* ARABIC </w:instrText>
      </w:r>
      <w:r>
        <w:fldChar w:fldCharType="separate"/>
      </w:r>
      <w:r>
        <w:t>55</w:t>
      </w:r>
      <w:r>
        <w:fldChar w:fldCharType="end"/>
      </w:r>
      <w:bookmarkEnd w:id="727"/>
      <w:r>
        <w:t xml:space="preserve"> 多网络优选标志位</w:t>
      </w:r>
      <w:bookmarkEnd w:id="728"/>
      <w:bookmarkEnd w:id="729"/>
      <w:bookmarkEnd w:id="730"/>
      <w:bookmarkEnd w:id="731"/>
      <w:bookmarkEnd w:id="732"/>
      <w:bookmarkEnd w:id="733"/>
      <w:bookmarkEnd w:id="734"/>
      <w:bookmarkEnd w:id="735"/>
      <w:bookmarkEnd w:id="736"/>
      <w:bookmarkEnd w:id="737"/>
      <w:bookmarkEnd w:id="738"/>
      <w:bookmarkEnd w:id="739"/>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4F8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343DD3B5">
            <w:pPr>
              <w:pStyle w:val="125"/>
              <w:adjustRightInd w:val="0"/>
              <w:snapToGrid w:val="0"/>
              <w:rPr>
                <w:rFonts w:ascii="Times New Roman" w:hAnsi="Times New Roman"/>
                <w:sz w:val="18"/>
              </w:rPr>
            </w:pPr>
            <w:r>
              <w:rPr>
                <w:rFonts w:ascii="Times New Roman" w:hAnsi="Times New Roman"/>
                <w:sz w:val="18"/>
              </w:rPr>
              <w:t>多网络优选标志位取值</w:t>
            </w:r>
          </w:p>
        </w:tc>
        <w:tc>
          <w:tcPr>
            <w:tcW w:w="4261" w:type="dxa"/>
            <w:vAlign w:val="center"/>
          </w:tcPr>
          <w:p w14:paraId="1DC5EB0D">
            <w:pPr>
              <w:pStyle w:val="125"/>
              <w:adjustRightInd w:val="0"/>
              <w:snapToGrid w:val="0"/>
              <w:rPr>
                <w:rFonts w:ascii="Times New Roman" w:hAnsi="Times New Roman"/>
                <w:sz w:val="18"/>
              </w:rPr>
            </w:pPr>
            <w:r>
              <w:rPr>
                <w:rFonts w:ascii="Times New Roman" w:hAnsi="Times New Roman"/>
                <w:sz w:val="18"/>
              </w:rPr>
              <w:t>说明</w:t>
            </w:r>
          </w:p>
        </w:tc>
      </w:tr>
      <w:tr w14:paraId="30A87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3135844E">
            <w:pPr>
              <w:pStyle w:val="125"/>
              <w:adjustRightInd w:val="0"/>
              <w:snapToGrid w:val="0"/>
              <w:rPr>
                <w:rFonts w:ascii="Times New Roman" w:hAnsi="Times New Roman"/>
                <w:sz w:val="18"/>
              </w:rPr>
            </w:pPr>
            <w:r>
              <w:rPr>
                <w:rFonts w:ascii="Times New Roman" w:hAnsi="Times New Roman"/>
                <w:sz w:val="18"/>
              </w:rPr>
              <w:t>0b0</w:t>
            </w:r>
          </w:p>
        </w:tc>
        <w:tc>
          <w:tcPr>
            <w:tcW w:w="4261" w:type="dxa"/>
            <w:vAlign w:val="center"/>
          </w:tcPr>
          <w:p w14:paraId="6D78A106">
            <w:pPr>
              <w:pStyle w:val="125"/>
              <w:adjustRightInd w:val="0"/>
              <w:snapToGrid w:val="0"/>
              <w:rPr>
                <w:rFonts w:ascii="Times New Roman" w:hAnsi="Times New Roman"/>
                <w:sz w:val="18"/>
              </w:rPr>
            </w:pPr>
            <w:r>
              <w:rPr>
                <w:rFonts w:ascii="Times New Roman" w:hAnsi="Times New Roman"/>
                <w:sz w:val="18"/>
              </w:rPr>
              <w:t>未使能网络评估</w:t>
            </w:r>
          </w:p>
        </w:tc>
      </w:tr>
      <w:tr w14:paraId="701F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4FD08A90">
            <w:pPr>
              <w:pStyle w:val="125"/>
              <w:adjustRightInd w:val="0"/>
              <w:snapToGrid w:val="0"/>
              <w:rPr>
                <w:rFonts w:ascii="Times New Roman" w:hAnsi="Times New Roman"/>
                <w:sz w:val="18"/>
              </w:rPr>
            </w:pPr>
            <w:r>
              <w:rPr>
                <w:rFonts w:ascii="Times New Roman" w:hAnsi="Times New Roman"/>
                <w:sz w:val="18"/>
              </w:rPr>
              <w:t>0b1</w:t>
            </w:r>
          </w:p>
        </w:tc>
        <w:tc>
          <w:tcPr>
            <w:tcW w:w="4261" w:type="dxa"/>
            <w:vAlign w:val="center"/>
          </w:tcPr>
          <w:p w14:paraId="0382A3DE">
            <w:pPr>
              <w:pStyle w:val="125"/>
              <w:adjustRightInd w:val="0"/>
              <w:snapToGrid w:val="0"/>
              <w:rPr>
                <w:rFonts w:ascii="Times New Roman" w:hAnsi="Times New Roman"/>
                <w:sz w:val="18"/>
              </w:rPr>
            </w:pPr>
            <w:r>
              <w:rPr>
                <w:rFonts w:ascii="Times New Roman" w:hAnsi="Times New Roman"/>
                <w:sz w:val="18"/>
              </w:rPr>
              <w:t>使能网络评估</w:t>
            </w:r>
          </w:p>
        </w:tc>
      </w:tr>
    </w:tbl>
    <w:p w14:paraId="2C9C8113">
      <w:pPr>
        <w:pStyle w:val="50"/>
      </w:pPr>
      <w:bookmarkStart w:id="740" w:name="_Toc403570190"/>
      <w:bookmarkStart w:id="741" w:name="_Toc399228896"/>
    </w:p>
    <w:p w14:paraId="460F2476">
      <w:pPr>
        <w:pStyle w:val="132"/>
        <w:ind w:left="420" w:hanging="420"/>
      </w:pPr>
      <w:r>
        <w:t>开始关联标志位</w:t>
      </w:r>
      <w:bookmarkEnd w:id="740"/>
      <w:bookmarkEnd w:id="741"/>
      <w:r>
        <w:t xml:space="preserve"> </w:t>
      </w:r>
    </w:p>
    <w:p w14:paraId="6EF1AB27">
      <w:pPr>
        <w:pStyle w:val="50"/>
      </w:pPr>
      <w:r>
        <w:t>开始关联标志位是一个1比特的字段，表示当前阶段是否允许站点发起关联请求。开始关联标志位的取值和含义如</w:t>
      </w:r>
      <w:r>
        <w:fldChar w:fldCharType="begin"/>
      </w:r>
      <w:r>
        <w:instrText xml:space="preserve"> REF _Ref56763658 \h  \* MERGEFORMAT </w:instrText>
      </w:r>
      <w:r>
        <w:fldChar w:fldCharType="separate"/>
      </w:r>
      <w:r>
        <w:t>表 56</w:t>
      </w:r>
      <w:r>
        <w:fldChar w:fldCharType="end"/>
      </w:r>
      <w:r>
        <w:t>所示。</w:t>
      </w:r>
    </w:p>
    <w:p w14:paraId="7636579F">
      <w:pPr>
        <w:pStyle w:val="10"/>
      </w:pPr>
      <w:bookmarkStart w:id="742" w:name="_Ref56763658"/>
      <w:bookmarkStart w:id="743" w:name="_Toc402984111"/>
      <w:bookmarkStart w:id="744" w:name="_Toc399757611"/>
      <w:bookmarkStart w:id="745" w:name="_Toc408860205"/>
      <w:bookmarkStart w:id="746" w:name="_Toc403570621"/>
      <w:bookmarkStart w:id="747" w:name="_Toc402983645"/>
      <w:bookmarkStart w:id="748" w:name="_Toc399259581"/>
      <w:bookmarkStart w:id="749" w:name="_Ref398997507"/>
      <w:bookmarkStart w:id="750" w:name="_Toc402983179"/>
      <w:bookmarkStart w:id="751" w:name="_Toc402540094"/>
      <w:bookmarkStart w:id="752" w:name="_Toc405476930"/>
      <w:bookmarkStart w:id="753" w:name="_Toc399229385"/>
      <w:bookmarkStart w:id="754" w:name="_Toc405022508"/>
      <w:r>
        <w:t xml:space="preserve">表 </w:t>
      </w:r>
      <w:r>
        <w:fldChar w:fldCharType="begin"/>
      </w:r>
      <w:r>
        <w:instrText xml:space="preserve"> SEQ 表 \* ARABIC </w:instrText>
      </w:r>
      <w:r>
        <w:fldChar w:fldCharType="separate"/>
      </w:r>
      <w:r>
        <w:t>56</w:t>
      </w:r>
      <w:r>
        <w:fldChar w:fldCharType="end"/>
      </w:r>
      <w:bookmarkEnd w:id="742"/>
      <w:r>
        <w:t xml:space="preserve"> 开始关联标志位</w:t>
      </w:r>
      <w:bookmarkEnd w:id="743"/>
      <w:bookmarkEnd w:id="744"/>
      <w:bookmarkEnd w:id="745"/>
      <w:bookmarkEnd w:id="746"/>
      <w:bookmarkEnd w:id="747"/>
      <w:bookmarkEnd w:id="748"/>
      <w:bookmarkEnd w:id="749"/>
      <w:bookmarkEnd w:id="750"/>
      <w:bookmarkEnd w:id="751"/>
      <w:bookmarkEnd w:id="752"/>
      <w:bookmarkEnd w:id="753"/>
      <w:bookmarkEnd w:id="754"/>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7F3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6CD92A99">
            <w:pPr>
              <w:pStyle w:val="125"/>
              <w:adjustRightInd w:val="0"/>
              <w:snapToGrid w:val="0"/>
              <w:rPr>
                <w:rFonts w:ascii="Times New Roman" w:hAnsi="Times New Roman"/>
                <w:sz w:val="18"/>
              </w:rPr>
            </w:pPr>
            <w:r>
              <w:rPr>
                <w:rFonts w:ascii="Times New Roman" w:hAnsi="Times New Roman"/>
                <w:sz w:val="18"/>
              </w:rPr>
              <w:t>开始关联标志位取值</w:t>
            </w:r>
          </w:p>
        </w:tc>
        <w:tc>
          <w:tcPr>
            <w:tcW w:w="4261" w:type="dxa"/>
            <w:vAlign w:val="center"/>
          </w:tcPr>
          <w:p w14:paraId="0A5FE895">
            <w:pPr>
              <w:pStyle w:val="125"/>
              <w:adjustRightInd w:val="0"/>
              <w:snapToGrid w:val="0"/>
              <w:rPr>
                <w:rFonts w:ascii="Times New Roman" w:hAnsi="Times New Roman"/>
                <w:sz w:val="18"/>
              </w:rPr>
            </w:pPr>
            <w:r>
              <w:rPr>
                <w:rFonts w:ascii="Times New Roman" w:hAnsi="Times New Roman"/>
                <w:sz w:val="18"/>
              </w:rPr>
              <w:t>说明</w:t>
            </w:r>
          </w:p>
        </w:tc>
      </w:tr>
      <w:tr w14:paraId="4C42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0730B98A">
            <w:pPr>
              <w:pStyle w:val="125"/>
              <w:adjustRightInd w:val="0"/>
              <w:snapToGrid w:val="0"/>
              <w:rPr>
                <w:rFonts w:ascii="Times New Roman" w:hAnsi="Times New Roman"/>
                <w:sz w:val="18"/>
              </w:rPr>
            </w:pPr>
            <w:r>
              <w:rPr>
                <w:rFonts w:ascii="Times New Roman" w:hAnsi="Times New Roman"/>
                <w:sz w:val="18"/>
              </w:rPr>
              <w:t>0b0</w:t>
            </w:r>
          </w:p>
        </w:tc>
        <w:tc>
          <w:tcPr>
            <w:tcW w:w="4261" w:type="dxa"/>
            <w:vAlign w:val="center"/>
          </w:tcPr>
          <w:p w14:paraId="05E5D165">
            <w:pPr>
              <w:pStyle w:val="125"/>
              <w:adjustRightInd w:val="0"/>
              <w:snapToGrid w:val="0"/>
              <w:rPr>
                <w:rFonts w:ascii="Times New Roman" w:hAnsi="Times New Roman"/>
                <w:sz w:val="18"/>
              </w:rPr>
            </w:pPr>
            <w:r>
              <w:rPr>
                <w:rFonts w:ascii="Times New Roman" w:hAnsi="Times New Roman"/>
                <w:sz w:val="18"/>
              </w:rPr>
              <w:t>不允许站点发起关联请求</w:t>
            </w:r>
          </w:p>
        </w:tc>
      </w:tr>
      <w:tr w14:paraId="226A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vAlign w:val="center"/>
          </w:tcPr>
          <w:p w14:paraId="44E62237">
            <w:pPr>
              <w:pStyle w:val="125"/>
              <w:adjustRightInd w:val="0"/>
              <w:snapToGrid w:val="0"/>
              <w:rPr>
                <w:rFonts w:ascii="Times New Roman" w:hAnsi="Times New Roman"/>
                <w:sz w:val="18"/>
              </w:rPr>
            </w:pPr>
            <w:r>
              <w:rPr>
                <w:rFonts w:ascii="Times New Roman" w:hAnsi="Times New Roman"/>
                <w:sz w:val="18"/>
              </w:rPr>
              <w:t>0b1</w:t>
            </w:r>
          </w:p>
        </w:tc>
        <w:tc>
          <w:tcPr>
            <w:tcW w:w="4261" w:type="dxa"/>
            <w:vAlign w:val="center"/>
          </w:tcPr>
          <w:p w14:paraId="1241A015">
            <w:pPr>
              <w:pStyle w:val="125"/>
              <w:adjustRightInd w:val="0"/>
              <w:snapToGrid w:val="0"/>
              <w:rPr>
                <w:rFonts w:ascii="Times New Roman" w:hAnsi="Times New Roman"/>
                <w:sz w:val="18"/>
              </w:rPr>
            </w:pPr>
            <w:r>
              <w:rPr>
                <w:rFonts w:ascii="Times New Roman" w:hAnsi="Times New Roman"/>
                <w:sz w:val="18"/>
              </w:rPr>
              <w:t>允许站点发起关联请求</w:t>
            </w:r>
          </w:p>
        </w:tc>
      </w:tr>
    </w:tbl>
    <w:p w14:paraId="32A2567B">
      <w:pPr>
        <w:pStyle w:val="83"/>
      </w:pPr>
      <w:r>
        <w:t>本规约的开始关联标志位取值固定为1。</w:t>
      </w:r>
    </w:p>
    <w:p w14:paraId="6C193898">
      <w:pPr>
        <w:pStyle w:val="132"/>
        <w:ind w:left="420" w:hanging="420"/>
      </w:pPr>
      <w:r>
        <w:t>短网络标识</w:t>
      </w:r>
      <w:r>
        <w:rPr>
          <w:rFonts w:hint="eastAsia"/>
        </w:rPr>
        <w:t>高位</w:t>
      </w:r>
    </w:p>
    <w:p w14:paraId="0278613E">
      <w:pPr>
        <w:pStyle w:val="50"/>
        <w:rPr>
          <w:rFonts w:ascii="宋体"/>
        </w:rPr>
      </w:pPr>
      <w:r>
        <w:rPr>
          <w:rFonts w:hint="eastAsia"/>
        </w:rPr>
        <w:t>短网络标识的高1bit部分，与短网络标识低位共同构成5bit的短网络标识。</w:t>
      </w:r>
    </w:p>
    <w:p w14:paraId="06AC83E9">
      <w:pPr>
        <w:pStyle w:val="132"/>
        <w:ind w:left="420" w:hanging="420"/>
      </w:pPr>
      <w:bookmarkStart w:id="755" w:name="_Toc403570191"/>
      <w:bookmarkStart w:id="756" w:name="_Toc399228897"/>
      <w:r>
        <w:t>组网序列号</w:t>
      </w:r>
      <w:bookmarkEnd w:id="755"/>
      <w:bookmarkEnd w:id="756"/>
    </w:p>
    <w:p w14:paraId="0321CD81">
      <w:pPr>
        <w:pStyle w:val="50"/>
        <w:rPr>
          <w:rFonts w:ascii="宋体"/>
        </w:rPr>
      </w:pPr>
      <w:r>
        <w:rPr>
          <w:rFonts w:ascii="宋体"/>
        </w:rPr>
        <w:t>组网序列号是一个8比特的字段，表示当前组网的序列号。该值为顺序递加的值，CCO每次重启后都需要自动加1。</w:t>
      </w:r>
    </w:p>
    <w:p w14:paraId="7E27914C">
      <w:pPr>
        <w:pStyle w:val="132"/>
        <w:ind w:left="420" w:hanging="420"/>
      </w:pPr>
      <w:bookmarkStart w:id="757" w:name="_Toc403570192"/>
      <w:bookmarkStart w:id="758" w:name="_Toc399228898"/>
      <w:r>
        <w:t>短网络标识</w:t>
      </w:r>
      <w:bookmarkEnd w:id="757"/>
      <w:bookmarkEnd w:id="758"/>
      <w:r>
        <w:rPr>
          <w:rFonts w:hint="eastAsia"/>
        </w:rPr>
        <w:t>低位</w:t>
      </w:r>
    </w:p>
    <w:p w14:paraId="259043A4">
      <w:pPr>
        <w:pStyle w:val="50"/>
        <w:rPr>
          <w:rFonts w:ascii="宋体"/>
        </w:rPr>
      </w:pPr>
      <w:r>
        <w:rPr>
          <w:rFonts w:hint="eastAsia" w:ascii="宋体"/>
        </w:rPr>
        <w:t>短网络标识的低4bit部分，短网络标识共5bit，有效取值为1-31，</w:t>
      </w:r>
    </w:p>
    <w:p w14:paraId="389063BA">
      <w:pPr>
        <w:pStyle w:val="50"/>
        <w:rPr>
          <w:rFonts w:ascii="宋体"/>
        </w:rPr>
      </w:pPr>
      <w:r>
        <w:rPr>
          <w:rFonts w:ascii="宋体"/>
        </w:rPr>
        <w:t>指短网络标识，用于区分不同的宽带载波通信网络。</w:t>
      </w:r>
    </w:p>
    <w:p w14:paraId="24894432">
      <w:pPr>
        <w:pStyle w:val="50"/>
        <w:rPr>
          <w:rFonts w:ascii="宋体"/>
        </w:rPr>
      </w:pPr>
      <w:r>
        <w:rPr>
          <w:rFonts w:ascii="宋体"/>
        </w:rPr>
        <w:t>每个宽带载波通信网络都</w:t>
      </w:r>
      <w:del w:id="108" w:author="gddw" w:date="2026-02-09T10:24:13Z">
        <w:r>
          <w:rPr>
            <w:rFonts w:ascii="宋体"/>
          </w:rPr>
          <w:delText>必须</w:delText>
        </w:r>
      </w:del>
      <w:ins w:id="109" w:author="gddw" w:date="2026-02-09T10:24:13Z">
        <w:r>
          <w:rPr>
            <w:rFonts w:hint="eastAsia" w:ascii="宋体"/>
            <w:lang w:eastAsia="zh-CN"/>
          </w:rPr>
          <w:t>应</w:t>
        </w:r>
      </w:ins>
      <w:r>
        <w:rPr>
          <w:rFonts w:ascii="宋体"/>
        </w:rPr>
        <w:t>有一个唯一的SNID。</w:t>
      </w:r>
    </w:p>
    <w:p w14:paraId="49612F3D">
      <w:pPr>
        <w:pStyle w:val="132"/>
        <w:ind w:left="420" w:hanging="420"/>
      </w:pPr>
      <w:r>
        <w:rPr>
          <w:rFonts w:hint="eastAsia"/>
        </w:rPr>
        <w:t>本网络无线</w:t>
      </w:r>
      <w:r>
        <w:t>option</w:t>
      </w:r>
    </w:p>
    <w:p w14:paraId="7CED183A">
      <w:pPr>
        <w:pStyle w:val="50"/>
      </w:pPr>
      <w:r>
        <w:rPr>
          <w:rFonts w:hint="eastAsia"/>
        </w:rPr>
        <w:t>本网络无线信道编号是指网络中采用的无线option，无线信道编号由C</w:t>
      </w:r>
      <w:r>
        <w:t>CO决定</w:t>
      </w:r>
      <w:r>
        <w:rPr>
          <w:rFonts w:hint="eastAsia"/>
        </w:rPr>
        <w:t>。</w:t>
      </w:r>
    </w:p>
    <w:p w14:paraId="7A3D8C43">
      <w:pPr>
        <w:pStyle w:val="132"/>
        <w:ind w:left="420" w:hanging="420"/>
      </w:pPr>
      <w:r>
        <w:rPr>
          <w:rFonts w:hint="eastAsia"/>
        </w:rPr>
        <w:t>本网络无线信道编号</w:t>
      </w:r>
    </w:p>
    <w:p w14:paraId="79B36367">
      <w:pPr>
        <w:pStyle w:val="50"/>
      </w:pPr>
      <w:r>
        <w:rPr>
          <w:rFonts w:hint="eastAsia"/>
        </w:rPr>
        <w:t>本网络无线信道编号是指网络中采用的无线信道编号，无线信道编号由C</w:t>
      </w:r>
      <w:r>
        <w:t>CO决定</w:t>
      </w:r>
      <w:r>
        <w:rPr>
          <w:rFonts w:hint="eastAsia"/>
        </w:rPr>
        <w:t>。</w:t>
      </w:r>
    </w:p>
    <w:p w14:paraId="6F08A3E4">
      <w:pPr>
        <w:pStyle w:val="132"/>
        <w:ind w:left="420" w:hanging="420"/>
      </w:pPr>
      <w:bookmarkStart w:id="759" w:name="_Toc399228899"/>
      <w:bookmarkStart w:id="760" w:name="_Toc403570193"/>
      <w:r>
        <w:t>信标管理信息</w:t>
      </w:r>
      <w:bookmarkEnd w:id="759"/>
      <w:bookmarkEnd w:id="760"/>
    </w:p>
    <w:p w14:paraId="6F6A13C9">
      <w:pPr>
        <w:pStyle w:val="50"/>
      </w:pPr>
      <w:r>
        <w:t>信标管理信息是信标帧的可变长字段。信标管理信息字段的格式如</w:t>
      </w:r>
      <w:r>
        <w:fldChar w:fldCharType="begin"/>
      </w:r>
      <w:r>
        <w:instrText xml:space="preserve"> REF _Ref56763696 \h  \* MERGEFORMAT </w:instrText>
      </w:r>
      <w:r>
        <w:fldChar w:fldCharType="separate"/>
      </w:r>
      <w:r>
        <w:t>表 57</w:t>
      </w:r>
      <w:r>
        <w:fldChar w:fldCharType="end"/>
      </w:r>
      <w:r>
        <w:t>所示。</w:t>
      </w:r>
    </w:p>
    <w:p w14:paraId="082A6345">
      <w:pPr>
        <w:pStyle w:val="10"/>
      </w:pPr>
      <w:bookmarkStart w:id="761" w:name="_Ref56763696"/>
      <w:bookmarkStart w:id="762" w:name="_Toc399757612"/>
      <w:bookmarkStart w:id="763" w:name="_Toc408860206"/>
      <w:bookmarkStart w:id="764" w:name="_Toc402983646"/>
      <w:bookmarkStart w:id="765" w:name="_Toc403570622"/>
      <w:bookmarkStart w:id="766" w:name="_Toc399229386"/>
      <w:bookmarkStart w:id="767" w:name="_Toc402540095"/>
      <w:bookmarkStart w:id="768" w:name="_Toc399259582"/>
      <w:bookmarkStart w:id="769" w:name="_Toc405022509"/>
      <w:bookmarkStart w:id="770" w:name="_Toc402984112"/>
      <w:bookmarkStart w:id="771" w:name="_Ref398997523"/>
      <w:bookmarkStart w:id="772" w:name="_Toc405476931"/>
      <w:bookmarkStart w:id="773" w:name="_Toc402983180"/>
      <w:r>
        <w:t xml:space="preserve">表 </w:t>
      </w:r>
      <w:r>
        <w:fldChar w:fldCharType="begin"/>
      </w:r>
      <w:r>
        <w:instrText xml:space="preserve"> SEQ 表 \* ARABIC </w:instrText>
      </w:r>
      <w:r>
        <w:fldChar w:fldCharType="separate"/>
      </w:r>
      <w:r>
        <w:t>57</w:t>
      </w:r>
      <w:r>
        <w:fldChar w:fldCharType="end"/>
      </w:r>
      <w:bookmarkEnd w:id="761"/>
      <w:r>
        <w:t xml:space="preserve"> 信标管理信息格式</w:t>
      </w:r>
      <w:bookmarkEnd w:id="762"/>
      <w:bookmarkEnd w:id="763"/>
      <w:bookmarkEnd w:id="764"/>
      <w:bookmarkEnd w:id="765"/>
      <w:bookmarkEnd w:id="766"/>
      <w:bookmarkEnd w:id="767"/>
      <w:bookmarkEnd w:id="768"/>
      <w:bookmarkEnd w:id="769"/>
      <w:bookmarkEnd w:id="770"/>
      <w:bookmarkEnd w:id="771"/>
      <w:bookmarkEnd w:id="772"/>
      <w:bookmarkEnd w:id="77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44"/>
        <w:gridCol w:w="1230"/>
        <w:gridCol w:w="2268"/>
        <w:gridCol w:w="2221"/>
      </w:tblGrid>
      <w:tr w14:paraId="13961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7FCCBA1F">
            <w:pPr>
              <w:pStyle w:val="125"/>
              <w:adjustRightInd w:val="0"/>
              <w:snapToGrid w:val="0"/>
              <w:rPr>
                <w:rFonts w:ascii="Times New Roman" w:hAnsi="Times New Roman"/>
                <w:sz w:val="18"/>
              </w:rPr>
            </w:pPr>
            <w:r>
              <w:rPr>
                <w:rFonts w:ascii="Times New Roman" w:hAnsi="Times New Roman"/>
                <w:sz w:val="18"/>
              </w:rPr>
              <w:t>字段</w:t>
            </w:r>
          </w:p>
        </w:tc>
        <w:tc>
          <w:tcPr>
            <w:tcW w:w="1230" w:type="dxa"/>
            <w:vAlign w:val="center"/>
          </w:tcPr>
          <w:p w14:paraId="001A56E1">
            <w:pPr>
              <w:pStyle w:val="125"/>
              <w:adjustRightInd w:val="0"/>
              <w:snapToGrid w:val="0"/>
              <w:rPr>
                <w:rFonts w:ascii="Times New Roman" w:hAnsi="Times New Roman"/>
                <w:sz w:val="18"/>
              </w:rPr>
            </w:pPr>
            <w:r>
              <w:rPr>
                <w:rFonts w:ascii="Times New Roman" w:hAnsi="Times New Roman"/>
                <w:sz w:val="18"/>
              </w:rPr>
              <w:t>字节号</w:t>
            </w:r>
          </w:p>
        </w:tc>
        <w:tc>
          <w:tcPr>
            <w:tcW w:w="2268" w:type="dxa"/>
            <w:vAlign w:val="center"/>
          </w:tcPr>
          <w:p w14:paraId="1AFD9C6F">
            <w:pPr>
              <w:pStyle w:val="125"/>
              <w:adjustRightInd w:val="0"/>
              <w:snapToGrid w:val="0"/>
              <w:rPr>
                <w:rFonts w:ascii="Times New Roman" w:hAnsi="Times New Roman"/>
                <w:sz w:val="18"/>
              </w:rPr>
            </w:pPr>
            <w:r>
              <w:rPr>
                <w:rFonts w:ascii="Times New Roman" w:hAnsi="Times New Roman"/>
                <w:sz w:val="18"/>
              </w:rPr>
              <w:t>字段大小(字节)</w:t>
            </w:r>
          </w:p>
        </w:tc>
        <w:tc>
          <w:tcPr>
            <w:tcW w:w="2221" w:type="dxa"/>
            <w:vAlign w:val="center"/>
          </w:tcPr>
          <w:p w14:paraId="221087E2">
            <w:pPr>
              <w:pStyle w:val="125"/>
              <w:adjustRightInd w:val="0"/>
              <w:snapToGrid w:val="0"/>
              <w:rPr>
                <w:rFonts w:ascii="Times New Roman" w:hAnsi="Times New Roman"/>
                <w:sz w:val="18"/>
              </w:rPr>
            </w:pPr>
            <w:r>
              <w:rPr>
                <w:rFonts w:ascii="Times New Roman" w:hAnsi="Times New Roman"/>
                <w:sz w:val="18"/>
              </w:rPr>
              <w:t>定义</w:t>
            </w:r>
          </w:p>
        </w:tc>
      </w:tr>
      <w:tr w14:paraId="431D9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0D56C38B">
            <w:pPr>
              <w:pStyle w:val="125"/>
              <w:adjustRightInd w:val="0"/>
              <w:snapToGrid w:val="0"/>
              <w:rPr>
                <w:rFonts w:ascii="Times New Roman" w:hAnsi="Times New Roman"/>
                <w:sz w:val="18"/>
              </w:rPr>
            </w:pPr>
            <w:r>
              <w:rPr>
                <w:rFonts w:ascii="Times New Roman" w:hAnsi="Times New Roman"/>
                <w:sz w:val="18"/>
              </w:rPr>
              <w:t>信标条目数</w:t>
            </w:r>
          </w:p>
        </w:tc>
        <w:tc>
          <w:tcPr>
            <w:tcW w:w="1230" w:type="dxa"/>
            <w:vAlign w:val="center"/>
          </w:tcPr>
          <w:p w14:paraId="7BA6661E">
            <w:pPr>
              <w:pStyle w:val="125"/>
              <w:adjustRightInd w:val="0"/>
              <w:snapToGrid w:val="0"/>
              <w:rPr>
                <w:rFonts w:ascii="Times New Roman" w:hAnsi="Times New Roman"/>
                <w:sz w:val="18"/>
              </w:rPr>
            </w:pPr>
            <w:r>
              <w:rPr>
                <w:rFonts w:ascii="Times New Roman" w:hAnsi="Times New Roman"/>
                <w:sz w:val="18"/>
              </w:rPr>
              <w:t>0</w:t>
            </w:r>
          </w:p>
        </w:tc>
        <w:tc>
          <w:tcPr>
            <w:tcW w:w="2268" w:type="dxa"/>
            <w:vAlign w:val="center"/>
          </w:tcPr>
          <w:p w14:paraId="295E4BAE">
            <w:pPr>
              <w:pStyle w:val="125"/>
              <w:adjustRightInd w:val="0"/>
              <w:snapToGrid w:val="0"/>
              <w:rPr>
                <w:rFonts w:ascii="Times New Roman" w:hAnsi="Times New Roman"/>
                <w:sz w:val="18"/>
              </w:rPr>
            </w:pPr>
            <w:r>
              <w:rPr>
                <w:rFonts w:ascii="Times New Roman" w:hAnsi="Times New Roman"/>
                <w:sz w:val="18"/>
              </w:rPr>
              <w:t>1</w:t>
            </w:r>
          </w:p>
        </w:tc>
        <w:tc>
          <w:tcPr>
            <w:tcW w:w="2221" w:type="dxa"/>
            <w:vAlign w:val="center"/>
          </w:tcPr>
          <w:p w14:paraId="7FC6BEAF">
            <w:pPr>
              <w:pStyle w:val="125"/>
              <w:adjustRightInd w:val="0"/>
              <w:snapToGrid w:val="0"/>
              <w:rPr>
                <w:rFonts w:ascii="Times New Roman" w:hAnsi="Times New Roman"/>
                <w:sz w:val="18"/>
              </w:rPr>
            </w:pPr>
            <w:r>
              <w:rPr>
                <w:rFonts w:ascii="Times New Roman" w:hAnsi="Times New Roman"/>
                <w:sz w:val="18"/>
              </w:rPr>
              <w:t>Beacon条目数</w:t>
            </w:r>
          </w:p>
        </w:tc>
      </w:tr>
      <w:tr w14:paraId="6D2F4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57375F38">
            <w:pPr>
              <w:pStyle w:val="125"/>
              <w:adjustRightInd w:val="0"/>
              <w:snapToGrid w:val="0"/>
              <w:rPr>
                <w:rFonts w:ascii="Times New Roman" w:hAnsi="Times New Roman"/>
                <w:sz w:val="18"/>
              </w:rPr>
            </w:pPr>
            <w:r>
              <w:rPr>
                <w:rFonts w:ascii="Times New Roman" w:hAnsi="Times New Roman"/>
                <w:sz w:val="18"/>
              </w:rPr>
              <w:t>信标条目头1</w:t>
            </w:r>
          </w:p>
        </w:tc>
        <w:tc>
          <w:tcPr>
            <w:tcW w:w="1230" w:type="dxa"/>
            <w:vAlign w:val="center"/>
          </w:tcPr>
          <w:p w14:paraId="184AA242">
            <w:pPr>
              <w:pStyle w:val="125"/>
              <w:adjustRightInd w:val="0"/>
              <w:snapToGrid w:val="0"/>
              <w:rPr>
                <w:rFonts w:ascii="Times New Roman" w:hAnsi="Times New Roman"/>
                <w:sz w:val="18"/>
              </w:rPr>
            </w:pPr>
            <w:r>
              <w:rPr>
                <w:rFonts w:ascii="Times New Roman" w:hAnsi="Times New Roman"/>
                <w:sz w:val="18"/>
              </w:rPr>
              <w:t>1</w:t>
            </w:r>
          </w:p>
        </w:tc>
        <w:tc>
          <w:tcPr>
            <w:tcW w:w="2268" w:type="dxa"/>
            <w:vAlign w:val="center"/>
          </w:tcPr>
          <w:p w14:paraId="7C2B7D82">
            <w:pPr>
              <w:pStyle w:val="125"/>
              <w:adjustRightInd w:val="0"/>
              <w:snapToGrid w:val="0"/>
              <w:rPr>
                <w:rFonts w:ascii="Times New Roman" w:hAnsi="Times New Roman"/>
                <w:sz w:val="18"/>
              </w:rPr>
            </w:pPr>
            <w:r>
              <w:rPr>
                <w:rFonts w:ascii="Times New Roman" w:hAnsi="Times New Roman"/>
                <w:sz w:val="18"/>
              </w:rPr>
              <w:t>1</w:t>
            </w:r>
          </w:p>
        </w:tc>
        <w:tc>
          <w:tcPr>
            <w:tcW w:w="2221" w:type="dxa"/>
            <w:vAlign w:val="center"/>
          </w:tcPr>
          <w:p w14:paraId="212B49BE">
            <w:pPr>
              <w:pStyle w:val="125"/>
              <w:adjustRightInd w:val="0"/>
              <w:snapToGrid w:val="0"/>
              <w:rPr>
                <w:rFonts w:ascii="Times New Roman" w:hAnsi="Times New Roman"/>
                <w:sz w:val="18"/>
              </w:rPr>
            </w:pPr>
            <w:r>
              <w:rPr>
                <w:rFonts w:ascii="Times New Roman" w:hAnsi="Times New Roman"/>
                <w:sz w:val="18"/>
              </w:rPr>
              <w:t>第一个Beacon条目头</w:t>
            </w:r>
          </w:p>
        </w:tc>
      </w:tr>
      <w:tr w14:paraId="43944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7069A998">
            <w:pPr>
              <w:pStyle w:val="125"/>
              <w:adjustRightInd w:val="0"/>
              <w:snapToGrid w:val="0"/>
              <w:rPr>
                <w:rFonts w:ascii="Times New Roman" w:hAnsi="Times New Roman"/>
                <w:sz w:val="18"/>
              </w:rPr>
            </w:pPr>
            <w:r>
              <w:rPr>
                <w:rFonts w:ascii="Times New Roman" w:hAnsi="Times New Roman"/>
                <w:sz w:val="18"/>
              </w:rPr>
              <w:t>信标条目长度1</w:t>
            </w:r>
          </w:p>
        </w:tc>
        <w:tc>
          <w:tcPr>
            <w:tcW w:w="1230" w:type="dxa"/>
            <w:vAlign w:val="center"/>
          </w:tcPr>
          <w:p w14:paraId="4A9ACE88">
            <w:pPr>
              <w:pStyle w:val="125"/>
              <w:adjustRightInd w:val="0"/>
              <w:snapToGrid w:val="0"/>
              <w:rPr>
                <w:rFonts w:ascii="Times New Roman" w:hAnsi="Times New Roman"/>
                <w:sz w:val="18"/>
              </w:rPr>
            </w:pPr>
            <w:r>
              <w:rPr>
                <w:rFonts w:ascii="Times New Roman" w:hAnsi="Times New Roman"/>
                <w:sz w:val="18"/>
              </w:rPr>
              <w:t>2</w:t>
            </w:r>
          </w:p>
        </w:tc>
        <w:tc>
          <w:tcPr>
            <w:tcW w:w="2268" w:type="dxa"/>
            <w:vAlign w:val="center"/>
          </w:tcPr>
          <w:p w14:paraId="15BBFE14">
            <w:pPr>
              <w:pStyle w:val="125"/>
              <w:adjustRightInd w:val="0"/>
              <w:snapToGrid w:val="0"/>
              <w:rPr>
                <w:rFonts w:ascii="Times New Roman" w:hAnsi="Times New Roman"/>
                <w:sz w:val="18"/>
              </w:rPr>
            </w:pPr>
            <w:r>
              <w:rPr>
                <w:rFonts w:ascii="Times New Roman" w:hAnsi="Times New Roman"/>
                <w:sz w:val="18"/>
              </w:rPr>
              <w:t>1</w:t>
            </w:r>
          </w:p>
        </w:tc>
        <w:tc>
          <w:tcPr>
            <w:tcW w:w="2221" w:type="dxa"/>
            <w:vAlign w:val="center"/>
          </w:tcPr>
          <w:p w14:paraId="0EEC3F72">
            <w:pPr>
              <w:pStyle w:val="125"/>
              <w:adjustRightInd w:val="0"/>
              <w:snapToGrid w:val="0"/>
              <w:rPr>
                <w:rFonts w:ascii="Times New Roman" w:hAnsi="Times New Roman"/>
                <w:sz w:val="18"/>
              </w:rPr>
            </w:pPr>
            <w:r>
              <w:rPr>
                <w:rFonts w:ascii="Times New Roman" w:hAnsi="Times New Roman"/>
                <w:sz w:val="18"/>
              </w:rPr>
              <w:t>第一个 Beacon 条目长度＝N(1)</w:t>
            </w:r>
          </w:p>
        </w:tc>
      </w:tr>
      <w:tr w14:paraId="2B5FB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3E7FD6B1">
            <w:pPr>
              <w:pStyle w:val="125"/>
              <w:adjustRightInd w:val="0"/>
              <w:snapToGrid w:val="0"/>
              <w:rPr>
                <w:rFonts w:ascii="Times New Roman" w:hAnsi="Times New Roman"/>
                <w:sz w:val="18"/>
              </w:rPr>
            </w:pPr>
            <w:r>
              <w:rPr>
                <w:rFonts w:ascii="Times New Roman" w:hAnsi="Times New Roman"/>
                <w:sz w:val="18"/>
              </w:rPr>
              <w:t>信标条目1</w:t>
            </w:r>
          </w:p>
        </w:tc>
        <w:tc>
          <w:tcPr>
            <w:tcW w:w="1230" w:type="dxa"/>
            <w:vAlign w:val="center"/>
          </w:tcPr>
          <w:p w14:paraId="1B47CCAC">
            <w:pPr>
              <w:pStyle w:val="125"/>
              <w:adjustRightInd w:val="0"/>
              <w:snapToGrid w:val="0"/>
              <w:rPr>
                <w:rFonts w:ascii="Times New Roman" w:hAnsi="Times New Roman"/>
                <w:sz w:val="18"/>
              </w:rPr>
            </w:pPr>
          </w:p>
        </w:tc>
        <w:tc>
          <w:tcPr>
            <w:tcW w:w="2268" w:type="dxa"/>
            <w:vAlign w:val="center"/>
          </w:tcPr>
          <w:p w14:paraId="6239F3BE">
            <w:pPr>
              <w:pStyle w:val="125"/>
              <w:adjustRightInd w:val="0"/>
              <w:snapToGrid w:val="0"/>
              <w:rPr>
                <w:rFonts w:ascii="Times New Roman" w:hAnsi="Times New Roman"/>
                <w:sz w:val="18"/>
              </w:rPr>
            </w:pPr>
            <w:r>
              <w:rPr>
                <w:rFonts w:ascii="Times New Roman" w:hAnsi="Times New Roman"/>
                <w:sz w:val="18"/>
              </w:rPr>
              <w:t>N(1)</w:t>
            </w:r>
          </w:p>
        </w:tc>
        <w:tc>
          <w:tcPr>
            <w:tcW w:w="2221" w:type="dxa"/>
            <w:vAlign w:val="center"/>
          </w:tcPr>
          <w:p w14:paraId="4ABA5CA8">
            <w:pPr>
              <w:pStyle w:val="125"/>
              <w:adjustRightInd w:val="0"/>
              <w:snapToGrid w:val="0"/>
              <w:rPr>
                <w:rFonts w:ascii="Times New Roman" w:hAnsi="Times New Roman"/>
                <w:sz w:val="18"/>
              </w:rPr>
            </w:pPr>
            <w:r>
              <w:rPr>
                <w:rFonts w:ascii="Times New Roman" w:hAnsi="Times New Roman"/>
                <w:sz w:val="18"/>
              </w:rPr>
              <w:t>第一个Beacon条目</w:t>
            </w:r>
          </w:p>
        </w:tc>
      </w:tr>
      <w:tr w14:paraId="6AA57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5EB4DA8E">
            <w:pPr>
              <w:pStyle w:val="125"/>
              <w:adjustRightInd w:val="0"/>
              <w:snapToGrid w:val="0"/>
              <w:rPr>
                <w:rFonts w:ascii="Times New Roman" w:hAnsi="Times New Roman"/>
                <w:sz w:val="18"/>
              </w:rPr>
            </w:pPr>
            <w:r>
              <w:rPr>
                <w:rFonts w:ascii="Times New Roman" w:hAnsi="Times New Roman"/>
                <w:sz w:val="18"/>
              </w:rPr>
              <w:t>信标条目头L</w:t>
            </w:r>
          </w:p>
        </w:tc>
        <w:tc>
          <w:tcPr>
            <w:tcW w:w="1230" w:type="dxa"/>
            <w:vAlign w:val="center"/>
          </w:tcPr>
          <w:p w14:paraId="7652EC22">
            <w:pPr>
              <w:pStyle w:val="125"/>
              <w:adjustRightInd w:val="0"/>
              <w:snapToGrid w:val="0"/>
              <w:rPr>
                <w:rFonts w:ascii="Times New Roman" w:hAnsi="Times New Roman"/>
                <w:sz w:val="18"/>
              </w:rPr>
            </w:pPr>
          </w:p>
        </w:tc>
        <w:tc>
          <w:tcPr>
            <w:tcW w:w="2268" w:type="dxa"/>
            <w:vAlign w:val="center"/>
          </w:tcPr>
          <w:p w14:paraId="656F8AFD">
            <w:pPr>
              <w:pStyle w:val="125"/>
              <w:adjustRightInd w:val="0"/>
              <w:snapToGrid w:val="0"/>
              <w:rPr>
                <w:rFonts w:ascii="Times New Roman" w:hAnsi="Times New Roman"/>
                <w:sz w:val="18"/>
              </w:rPr>
            </w:pPr>
            <w:r>
              <w:rPr>
                <w:rFonts w:ascii="Times New Roman" w:hAnsi="Times New Roman"/>
                <w:sz w:val="18"/>
              </w:rPr>
              <w:t>1</w:t>
            </w:r>
          </w:p>
        </w:tc>
        <w:tc>
          <w:tcPr>
            <w:tcW w:w="2221" w:type="dxa"/>
            <w:vAlign w:val="center"/>
          </w:tcPr>
          <w:p w14:paraId="7A0BC6CA">
            <w:pPr>
              <w:pStyle w:val="125"/>
              <w:adjustRightInd w:val="0"/>
              <w:snapToGrid w:val="0"/>
              <w:rPr>
                <w:rFonts w:ascii="Times New Roman" w:hAnsi="Times New Roman"/>
                <w:sz w:val="18"/>
              </w:rPr>
            </w:pPr>
            <w:r>
              <w:rPr>
                <w:rFonts w:ascii="Times New Roman" w:hAnsi="Times New Roman"/>
                <w:sz w:val="18"/>
              </w:rPr>
              <w:t>第L个Beacon条目头</w:t>
            </w:r>
          </w:p>
        </w:tc>
      </w:tr>
      <w:tr w14:paraId="3CE9A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797AAB5C">
            <w:pPr>
              <w:pStyle w:val="125"/>
              <w:adjustRightInd w:val="0"/>
              <w:snapToGrid w:val="0"/>
              <w:rPr>
                <w:rFonts w:ascii="Times New Roman" w:hAnsi="Times New Roman"/>
                <w:sz w:val="18"/>
              </w:rPr>
            </w:pPr>
            <w:r>
              <w:rPr>
                <w:rFonts w:ascii="Times New Roman" w:hAnsi="Times New Roman"/>
                <w:sz w:val="18"/>
              </w:rPr>
              <w:t>信标条目长度L</w:t>
            </w:r>
          </w:p>
        </w:tc>
        <w:tc>
          <w:tcPr>
            <w:tcW w:w="1230" w:type="dxa"/>
            <w:vAlign w:val="center"/>
          </w:tcPr>
          <w:p w14:paraId="2A1808BB">
            <w:pPr>
              <w:pStyle w:val="125"/>
              <w:adjustRightInd w:val="0"/>
              <w:snapToGrid w:val="0"/>
              <w:rPr>
                <w:rFonts w:ascii="Times New Roman" w:hAnsi="Times New Roman"/>
                <w:sz w:val="18"/>
              </w:rPr>
            </w:pPr>
          </w:p>
        </w:tc>
        <w:tc>
          <w:tcPr>
            <w:tcW w:w="2268" w:type="dxa"/>
            <w:vAlign w:val="center"/>
          </w:tcPr>
          <w:p w14:paraId="7A1B194D">
            <w:pPr>
              <w:pStyle w:val="125"/>
              <w:adjustRightInd w:val="0"/>
              <w:snapToGrid w:val="0"/>
              <w:rPr>
                <w:rFonts w:ascii="Times New Roman" w:hAnsi="Times New Roman"/>
                <w:sz w:val="18"/>
              </w:rPr>
            </w:pPr>
            <w:r>
              <w:rPr>
                <w:rFonts w:ascii="Times New Roman" w:hAnsi="Times New Roman"/>
                <w:sz w:val="18"/>
              </w:rPr>
              <w:t>1</w:t>
            </w:r>
          </w:p>
        </w:tc>
        <w:tc>
          <w:tcPr>
            <w:tcW w:w="2221" w:type="dxa"/>
            <w:vAlign w:val="center"/>
          </w:tcPr>
          <w:p w14:paraId="141FE639">
            <w:pPr>
              <w:pStyle w:val="125"/>
              <w:adjustRightInd w:val="0"/>
              <w:snapToGrid w:val="0"/>
              <w:rPr>
                <w:rFonts w:ascii="Times New Roman" w:hAnsi="Times New Roman"/>
                <w:sz w:val="18"/>
              </w:rPr>
            </w:pPr>
            <w:r>
              <w:rPr>
                <w:rFonts w:ascii="Times New Roman" w:hAnsi="Times New Roman"/>
                <w:sz w:val="18"/>
              </w:rPr>
              <w:t>第L个Beacon条目长度＝N(L)</w:t>
            </w:r>
          </w:p>
        </w:tc>
      </w:tr>
      <w:tr w14:paraId="35D6CF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44" w:type="dxa"/>
            <w:vAlign w:val="center"/>
          </w:tcPr>
          <w:p w14:paraId="6C024526">
            <w:pPr>
              <w:pStyle w:val="125"/>
              <w:adjustRightInd w:val="0"/>
              <w:snapToGrid w:val="0"/>
              <w:rPr>
                <w:rFonts w:ascii="Times New Roman" w:hAnsi="Times New Roman"/>
                <w:sz w:val="18"/>
              </w:rPr>
            </w:pPr>
            <w:r>
              <w:rPr>
                <w:rFonts w:ascii="Times New Roman" w:hAnsi="Times New Roman"/>
                <w:sz w:val="18"/>
              </w:rPr>
              <w:t>信标条目L</w:t>
            </w:r>
          </w:p>
        </w:tc>
        <w:tc>
          <w:tcPr>
            <w:tcW w:w="1230" w:type="dxa"/>
            <w:vAlign w:val="center"/>
          </w:tcPr>
          <w:p w14:paraId="3EB13C0E">
            <w:pPr>
              <w:pStyle w:val="125"/>
              <w:adjustRightInd w:val="0"/>
              <w:snapToGrid w:val="0"/>
              <w:rPr>
                <w:rFonts w:ascii="Times New Roman" w:hAnsi="Times New Roman"/>
                <w:sz w:val="18"/>
              </w:rPr>
            </w:pPr>
          </w:p>
        </w:tc>
        <w:tc>
          <w:tcPr>
            <w:tcW w:w="2268" w:type="dxa"/>
            <w:vAlign w:val="center"/>
          </w:tcPr>
          <w:p w14:paraId="74101D0D">
            <w:pPr>
              <w:pStyle w:val="125"/>
              <w:adjustRightInd w:val="0"/>
              <w:snapToGrid w:val="0"/>
              <w:rPr>
                <w:rFonts w:ascii="Times New Roman" w:hAnsi="Times New Roman"/>
                <w:sz w:val="18"/>
              </w:rPr>
            </w:pPr>
            <w:r>
              <w:rPr>
                <w:rFonts w:ascii="Times New Roman" w:hAnsi="Times New Roman"/>
                <w:sz w:val="18"/>
              </w:rPr>
              <w:t>N(L)</w:t>
            </w:r>
          </w:p>
        </w:tc>
        <w:tc>
          <w:tcPr>
            <w:tcW w:w="2221" w:type="dxa"/>
            <w:vAlign w:val="center"/>
          </w:tcPr>
          <w:p w14:paraId="1495FAB8">
            <w:pPr>
              <w:pStyle w:val="125"/>
              <w:adjustRightInd w:val="0"/>
              <w:snapToGrid w:val="0"/>
              <w:rPr>
                <w:rFonts w:ascii="Times New Roman" w:hAnsi="Times New Roman"/>
                <w:sz w:val="18"/>
              </w:rPr>
            </w:pPr>
            <w:r>
              <w:rPr>
                <w:rFonts w:ascii="Times New Roman" w:hAnsi="Times New Roman"/>
                <w:sz w:val="18"/>
              </w:rPr>
              <w:t>第L个Beacon条目</w:t>
            </w:r>
          </w:p>
        </w:tc>
      </w:tr>
    </w:tbl>
    <w:p w14:paraId="2DF066D8">
      <w:pPr>
        <w:pStyle w:val="88"/>
        <w:numPr>
          <w:ilvl w:val="0"/>
          <w:numId w:val="29"/>
        </w:numPr>
      </w:pPr>
      <w:bookmarkStart w:id="774" w:name="_Toc399228900"/>
      <w:bookmarkStart w:id="775" w:name="_Toc403570194"/>
      <w:r>
        <w:t>信标条目数</w:t>
      </w:r>
      <w:bookmarkEnd w:id="774"/>
      <w:bookmarkEnd w:id="775"/>
      <w:r>
        <w:t xml:space="preserve"> </w:t>
      </w:r>
    </w:p>
    <w:p w14:paraId="64E1CCED">
      <w:pPr>
        <w:pStyle w:val="50"/>
      </w:pPr>
      <w:r>
        <w:t>信标条目数是一个1字节的字段，标识信标帧载荷中存在的总信标条目数。信标条目数的取值和含义如</w:t>
      </w:r>
      <w:r>
        <w:fldChar w:fldCharType="begin"/>
      </w:r>
      <w:r>
        <w:instrText xml:space="preserve"> REF _Ref56763772 \h  \* MERGEFORMAT </w:instrText>
      </w:r>
      <w:r>
        <w:fldChar w:fldCharType="separate"/>
      </w:r>
      <w:r>
        <w:t>表 58</w:t>
      </w:r>
      <w:r>
        <w:fldChar w:fldCharType="end"/>
      </w:r>
      <w:r>
        <w:t>所示。</w:t>
      </w:r>
    </w:p>
    <w:p w14:paraId="51977E44">
      <w:pPr>
        <w:pStyle w:val="10"/>
      </w:pPr>
      <w:bookmarkStart w:id="776" w:name="_Ref56763772"/>
      <w:bookmarkStart w:id="777" w:name="_Toc399757613"/>
      <w:bookmarkStart w:id="778" w:name="_Toc399259583"/>
      <w:bookmarkStart w:id="779" w:name="_Toc402540096"/>
      <w:bookmarkStart w:id="780" w:name="_Toc402983181"/>
      <w:bookmarkStart w:id="781" w:name="_Toc405022510"/>
      <w:bookmarkStart w:id="782" w:name="_Toc405476932"/>
      <w:bookmarkStart w:id="783" w:name="_Ref398997539"/>
      <w:bookmarkStart w:id="784" w:name="_Toc399229387"/>
      <w:bookmarkStart w:id="785" w:name="_Toc408860207"/>
      <w:bookmarkStart w:id="786" w:name="_Toc403570623"/>
      <w:bookmarkStart w:id="787" w:name="_Toc402984113"/>
      <w:bookmarkStart w:id="788" w:name="_Toc402983647"/>
      <w:r>
        <w:t xml:space="preserve">表 </w:t>
      </w:r>
      <w:r>
        <w:fldChar w:fldCharType="begin"/>
      </w:r>
      <w:r>
        <w:instrText xml:space="preserve"> SEQ 表 \* ARABIC </w:instrText>
      </w:r>
      <w:r>
        <w:fldChar w:fldCharType="separate"/>
      </w:r>
      <w:r>
        <w:t>58</w:t>
      </w:r>
      <w:r>
        <w:fldChar w:fldCharType="end"/>
      </w:r>
      <w:bookmarkEnd w:id="776"/>
      <w:r>
        <w:t xml:space="preserve"> 信标条目数</w:t>
      </w:r>
      <w:bookmarkEnd w:id="777"/>
      <w:bookmarkEnd w:id="778"/>
      <w:bookmarkEnd w:id="779"/>
      <w:bookmarkEnd w:id="780"/>
      <w:bookmarkEnd w:id="781"/>
      <w:bookmarkEnd w:id="782"/>
      <w:bookmarkEnd w:id="783"/>
      <w:bookmarkEnd w:id="784"/>
      <w:bookmarkEnd w:id="785"/>
      <w:bookmarkEnd w:id="786"/>
      <w:bookmarkEnd w:id="787"/>
      <w:bookmarkEnd w:id="788"/>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62E1C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5E4F3A6">
            <w:pPr>
              <w:pStyle w:val="125"/>
              <w:adjustRightInd w:val="0"/>
              <w:snapToGrid w:val="0"/>
              <w:rPr>
                <w:rFonts w:ascii="Times New Roman" w:hAnsi="Times New Roman"/>
                <w:sz w:val="18"/>
              </w:rPr>
            </w:pPr>
            <w:r>
              <w:rPr>
                <w:rFonts w:ascii="Times New Roman" w:hAnsi="Times New Roman"/>
                <w:sz w:val="18"/>
              </w:rPr>
              <w:t>信标条目数取值</w:t>
            </w:r>
          </w:p>
        </w:tc>
        <w:tc>
          <w:tcPr>
            <w:tcW w:w="4261" w:type="dxa"/>
            <w:vAlign w:val="center"/>
          </w:tcPr>
          <w:p w14:paraId="13C4C87B">
            <w:pPr>
              <w:pStyle w:val="125"/>
              <w:adjustRightInd w:val="0"/>
              <w:snapToGrid w:val="0"/>
              <w:rPr>
                <w:rFonts w:ascii="Times New Roman" w:hAnsi="Times New Roman"/>
                <w:sz w:val="18"/>
              </w:rPr>
            </w:pPr>
            <w:r>
              <w:rPr>
                <w:rFonts w:ascii="Times New Roman" w:hAnsi="Times New Roman"/>
                <w:sz w:val="18"/>
              </w:rPr>
              <w:t>说明</w:t>
            </w:r>
          </w:p>
        </w:tc>
      </w:tr>
      <w:tr w14:paraId="74C44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12C53C6">
            <w:pPr>
              <w:pStyle w:val="125"/>
              <w:adjustRightInd w:val="0"/>
              <w:snapToGrid w:val="0"/>
              <w:rPr>
                <w:rFonts w:ascii="Times New Roman" w:hAnsi="Times New Roman"/>
                <w:sz w:val="18"/>
              </w:rPr>
            </w:pPr>
            <w:r>
              <w:rPr>
                <w:rFonts w:ascii="Times New Roman" w:hAnsi="Times New Roman"/>
                <w:sz w:val="18"/>
              </w:rPr>
              <w:t>0x00－0x02</w:t>
            </w:r>
          </w:p>
        </w:tc>
        <w:tc>
          <w:tcPr>
            <w:tcW w:w="4261" w:type="dxa"/>
            <w:vAlign w:val="center"/>
          </w:tcPr>
          <w:p w14:paraId="76330CCE">
            <w:pPr>
              <w:pStyle w:val="125"/>
              <w:adjustRightInd w:val="0"/>
              <w:snapToGrid w:val="0"/>
              <w:rPr>
                <w:rFonts w:ascii="Times New Roman" w:hAnsi="Times New Roman"/>
                <w:sz w:val="18"/>
              </w:rPr>
            </w:pPr>
            <w:r>
              <w:rPr>
                <w:rFonts w:ascii="Times New Roman" w:hAnsi="Times New Roman"/>
                <w:sz w:val="18"/>
              </w:rPr>
              <w:t>保留</w:t>
            </w:r>
          </w:p>
        </w:tc>
      </w:tr>
      <w:tr w14:paraId="5C58E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6B7ACE4">
            <w:pPr>
              <w:pStyle w:val="125"/>
              <w:adjustRightInd w:val="0"/>
              <w:snapToGrid w:val="0"/>
              <w:rPr>
                <w:rFonts w:ascii="Times New Roman" w:hAnsi="Times New Roman"/>
                <w:sz w:val="18"/>
              </w:rPr>
            </w:pPr>
            <w:r>
              <w:rPr>
                <w:rFonts w:ascii="Times New Roman" w:hAnsi="Times New Roman"/>
                <w:sz w:val="18"/>
              </w:rPr>
              <w:t>0x03</w:t>
            </w:r>
          </w:p>
        </w:tc>
        <w:tc>
          <w:tcPr>
            <w:tcW w:w="4261" w:type="dxa"/>
            <w:vAlign w:val="center"/>
          </w:tcPr>
          <w:p w14:paraId="00F53B82">
            <w:pPr>
              <w:pStyle w:val="125"/>
              <w:adjustRightInd w:val="0"/>
              <w:snapToGrid w:val="0"/>
              <w:rPr>
                <w:rFonts w:ascii="Times New Roman" w:hAnsi="Times New Roman"/>
                <w:sz w:val="18"/>
              </w:rPr>
            </w:pPr>
            <w:r>
              <w:rPr>
                <w:rFonts w:ascii="Times New Roman" w:hAnsi="Times New Roman"/>
                <w:sz w:val="18"/>
              </w:rPr>
              <w:t>存在3个信标条目，如此类推</w:t>
            </w:r>
          </w:p>
        </w:tc>
      </w:tr>
    </w:tbl>
    <w:p w14:paraId="31A40743">
      <w:pPr>
        <w:pStyle w:val="88"/>
      </w:pPr>
      <w:bookmarkStart w:id="789" w:name="_Toc399228901"/>
      <w:bookmarkStart w:id="790" w:name="_Toc403570195"/>
      <w:r>
        <w:t>信标条目头</w:t>
      </w:r>
      <w:bookmarkEnd w:id="789"/>
      <w:bookmarkEnd w:id="790"/>
      <w:r>
        <w:t xml:space="preserve"> </w:t>
      </w:r>
    </w:p>
    <w:p w14:paraId="5BE60C4D">
      <w:pPr>
        <w:pStyle w:val="50"/>
      </w:pPr>
      <w:r>
        <w:t>信标条目头是一个1字节的字段，指示信标条目的类型。信标条目头的取值和格式如</w:t>
      </w:r>
      <w:r>
        <w:fldChar w:fldCharType="begin"/>
      </w:r>
      <w:r>
        <w:instrText xml:space="preserve"> REF _Ref56763782 \h  \* MERGEFORMAT </w:instrText>
      </w:r>
      <w:r>
        <w:fldChar w:fldCharType="separate"/>
      </w:r>
      <w:r>
        <w:t>表 59</w:t>
      </w:r>
      <w:r>
        <w:fldChar w:fldCharType="end"/>
      </w:r>
      <w:r>
        <w:t>所示。</w:t>
      </w:r>
    </w:p>
    <w:p w14:paraId="081A0F1A">
      <w:pPr>
        <w:pStyle w:val="10"/>
      </w:pPr>
      <w:bookmarkStart w:id="791" w:name="_Ref56763782"/>
      <w:bookmarkStart w:id="792" w:name="_Toc408860208"/>
      <w:bookmarkStart w:id="793" w:name="_Toc402540097"/>
      <w:bookmarkStart w:id="794" w:name="_Toc399757614"/>
      <w:bookmarkStart w:id="795" w:name="_Toc403570624"/>
      <w:bookmarkStart w:id="796" w:name="_Toc402983648"/>
      <w:bookmarkStart w:id="797" w:name="_Toc405022511"/>
      <w:bookmarkStart w:id="798" w:name="_Toc402984114"/>
      <w:bookmarkStart w:id="799" w:name="_Toc405476933"/>
      <w:bookmarkStart w:id="800" w:name="_Toc399229388"/>
      <w:bookmarkStart w:id="801" w:name="_Toc402983182"/>
      <w:bookmarkStart w:id="802" w:name="_Toc399259584"/>
      <w:bookmarkStart w:id="803" w:name="_Ref398997549"/>
      <w:r>
        <w:t xml:space="preserve">表 </w:t>
      </w:r>
      <w:r>
        <w:fldChar w:fldCharType="begin"/>
      </w:r>
      <w:r>
        <w:instrText xml:space="preserve"> SEQ 表 \* ARABIC </w:instrText>
      </w:r>
      <w:r>
        <w:fldChar w:fldCharType="separate"/>
      </w:r>
      <w:r>
        <w:t>59</w:t>
      </w:r>
      <w:r>
        <w:fldChar w:fldCharType="end"/>
      </w:r>
      <w:bookmarkEnd w:id="791"/>
      <w:r>
        <w:t xml:space="preserve"> 信标条目头</w:t>
      </w:r>
      <w:bookmarkEnd w:id="792"/>
      <w:bookmarkEnd w:id="793"/>
      <w:bookmarkEnd w:id="794"/>
      <w:bookmarkEnd w:id="795"/>
      <w:bookmarkEnd w:id="796"/>
      <w:bookmarkEnd w:id="797"/>
      <w:bookmarkEnd w:id="798"/>
      <w:bookmarkEnd w:id="799"/>
      <w:bookmarkEnd w:id="800"/>
      <w:bookmarkEnd w:id="801"/>
      <w:bookmarkEnd w:id="802"/>
      <w:bookmarkEnd w:id="803"/>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2736"/>
        <w:gridCol w:w="2984"/>
      </w:tblGrid>
      <w:tr w14:paraId="2670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6566EE1A">
            <w:pPr>
              <w:pStyle w:val="125"/>
              <w:adjustRightInd w:val="0"/>
              <w:snapToGrid w:val="0"/>
              <w:rPr>
                <w:rFonts w:ascii="Times New Roman" w:hAnsi="Times New Roman"/>
                <w:sz w:val="18"/>
              </w:rPr>
            </w:pPr>
            <w:r>
              <w:rPr>
                <w:rFonts w:ascii="Times New Roman" w:hAnsi="Times New Roman"/>
                <w:sz w:val="18"/>
              </w:rPr>
              <w:t>信标条目头的值</w:t>
            </w:r>
          </w:p>
        </w:tc>
        <w:tc>
          <w:tcPr>
            <w:tcW w:w="2736" w:type="dxa"/>
            <w:vAlign w:val="center"/>
          </w:tcPr>
          <w:p w14:paraId="36E26BBB">
            <w:pPr>
              <w:pStyle w:val="125"/>
              <w:adjustRightInd w:val="0"/>
              <w:snapToGrid w:val="0"/>
              <w:rPr>
                <w:rFonts w:ascii="Times New Roman" w:hAnsi="Times New Roman"/>
                <w:sz w:val="18"/>
              </w:rPr>
            </w:pPr>
            <w:r>
              <w:rPr>
                <w:rFonts w:ascii="Times New Roman" w:hAnsi="Times New Roman"/>
                <w:sz w:val="18"/>
              </w:rPr>
              <w:t>说明</w:t>
            </w:r>
          </w:p>
        </w:tc>
        <w:tc>
          <w:tcPr>
            <w:tcW w:w="2984" w:type="dxa"/>
            <w:vAlign w:val="center"/>
          </w:tcPr>
          <w:p w14:paraId="2DA8031D">
            <w:pPr>
              <w:pStyle w:val="125"/>
              <w:adjustRightInd w:val="0"/>
              <w:snapToGrid w:val="0"/>
              <w:rPr>
                <w:rFonts w:ascii="Times New Roman" w:hAnsi="Times New Roman"/>
                <w:sz w:val="18"/>
              </w:rPr>
            </w:pPr>
            <w:r>
              <w:rPr>
                <w:rFonts w:ascii="Times New Roman" w:hAnsi="Times New Roman"/>
                <w:sz w:val="18"/>
              </w:rPr>
              <w:t>对应信标条目长度字段大小</w:t>
            </w:r>
          </w:p>
        </w:tc>
      </w:tr>
      <w:tr w14:paraId="2B3B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4512FB93">
            <w:pPr>
              <w:pStyle w:val="125"/>
              <w:adjustRightInd w:val="0"/>
              <w:snapToGrid w:val="0"/>
              <w:rPr>
                <w:rFonts w:ascii="Times New Roman" w:hAnsi="Times New Roman"/>
                <w:sz w:val="18"/>
              </w:rPr>
            </w:pPr>
            <w:r>
              <w:rPr>
                <w:rFonts w:ascii="Times New Roman" w:hAnsi="Times New Roman"/>
                <w:sz w:val="18"/>
              </w:rPr>
              <w:t>0x00</w:t>
            </w:r>
          </w:p>
        </w:tc>
        <w:tc>
          <w:tcPr>
            <w:tcW w:w="2736" w:type="dxa"/>
            <w:vAlign w:val="center"/>
          </w:tcPr>
          <w:p w14:paraId="6303A123">
            <w:pPr>
              <w:pStyle w:val="125"/>
              <w:adjustRightInd w:val="0"/>
              <w:snapToGrid w:val="0"/>
              <w:rPr>
                <w:rFonts w:ascii="Times New Roman" w:hAnsi="Times New Roman"/>
                <w:sz w:val="18"/>
              </w:rPr>
            </w:pPr>
            <w:r>
              <w:rPr>
                <w:rFonts w:ascii="Times New Roman" w:hAnsi="Times New Roman"/>
                <w:sz w:val="18"/>
              </w:rPr>
              <w:t>非法值</w:t>
            </w:r>
          </w:p>
        </w:tc>
        <w:tc>
          <w:tcPr>
            <w:tcW w:w="2984" w:type="dxa"/>
            <w:vAlign w:val="center"/>
          </w:tcPr>
          <w:p w14:paraId="11B7FF62">
            <w:pPr>
              <w:pStyle w:val="125"/>
              <w:adjustRightInd w:val="0"/>
              <w:snapToGrid w:val="0"/>
              <w:rPr>
                <w:rFonts w:ascii="Times New Roman" w:hAnsi="Times New Roman"/>
                <w:sz w:val="18"/>
              </w:rPr>
            </w:pPr>
          </w:p>
        </w:tc>
      </w:tr>
      <w:tr w14:paraId="71D09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260323BA">
            <w:pPr>
              <w:pStyle w:val="125"/>
              <w:adjustRightInd w:val="0"/>
              <w:snapToGrid w:val="0"/>
              <w:rPr>
                <w:rFonts w:ascii="Times New Roman" w:hAnsi="Times New Roman"/>
                <w:sz w:val="18"/>
              </w:rPr>
            </w:pPr>
            <w:r>
              <w:rPr>
                <w:rFonts w:ascii="Times New Roman" w:hAnsi="Times New Roman"/>
                <w:sz w:val="18"/>
              </w:rPr>
              <w:t>0x01</w:t>
            </w:r>
          </w:p>
        </w:tc>
        <w:tc>
          <w:tcPr>
            <w:tcW w:w="2736" w:type="dxa"/>
            <w:vAlign w:val="center"/>
          </w:tcPr>
          <w:p w14:paraId="03739F65">
            <w:pPr>
              <w:pStyle w:val="125"/>
              <w:adjustRightInd w:val="0"/>
              <w:snapToGrid w:val="0"/>
              <w:rPr>
                <w:rFonts w:ascii="Times New Roman" w:hAnsi="Times New Roman"/>
                <w:sz w:val="18"/>
              </w:rPr>
            </w:pPr>
            <w:r>
              <w:rPr>
                <w:rFonts w:ascii="Times New Roman" w:hAnsi="Times New Roman"/>
                <w:sz w:val="18"/>
              </w:rPr>
              <w:t>站点能力条目</w:t>
            </w:r>
          </w:p>
        </w:tc>
        <w:tc>
          <w:tcPr>
            <w:tcW w:w="2984" w:type="dxa"/>
            <w:vAlign w:val="center"/>
          </w:tcPr>
          <w:p w14:paraId="3CCEB023">
            <w:pPr>
              <w:pStyle w:val="125"/>
              <w:adjustRightInd w:val="0"/>
              <w:snapToGrid w:val="0"/>
              <w:rPr>
                <w:rFonts w:ascii="Times New Roman" w:hAnsi="Times New Roman"/>
                <w:sz w:val="18"/>
              </w:rPr>
            </w:pPr>
            <w:r>
              <w:rPr>
                <w:rFonts w:ascii="Times New Roman" w:hAnsi="Times New Roman"/>
                <w:sz w:val="18"/>
              </w:rPr>
              <w:t>1</w:t>
            </w:r>
          </w:p>
        </w:tc>
      </w:tr>
      <w:tr w14:paraId="73E4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7BE27D4F">
            <w:pPr>
              <w:pStyle w:val="125"/>
              <w:adjustRightInd w:val="0"/>
              <w:snapToGrid w:val="0"/>
              <w:rPr>
                <w:rFonts w:ascii="Times New Roman" w:hAnsi="Times New Roman"/>
                <w:sz w:val="18"/>
              </w:rPr>
            </w:pPr>
            <w:r>
              <w:rPr>
                <w:rFonts w:ascii="Times New Roman" w:hAnsi="Times New Roman"/>
                <w:sz w:val="18"/>
              </w:rPr>
              <w:t>0x02</w:t>
            </w:r>
          </w:p>
        </w:tc>
        <w:tc>
          <w:tcPr>
            <w:tcW w:w="2736" w:type="dxa"/>
            <w:vAlign w:val="center"/>
          </w:tcPr>
          <w:p w14:paraId="39C1E0D9">
            <w:pPr>
              <w:pStyle w:val="125"/>
              <w:adjustRightInd w:val="0"/>
              <w:snapToGrid w:val="0"/>
              <w:rPr>
                <w:rFonts w:ascii="Times New Roman" w:hAnsi="Times New Roman"/>
                <w:sz w:val="18"/>
              </w:rPr>
            </w:pPr>
            <w:r>
              <w:rPr>
                <w:rFonts w:ascii="Times New Roman" w:hAnsi="Times New Roman"/>
                <w:sz w:val="18"/>
              </w:rPr>
              <w:t>时隙分配条目</w:t>
            </w:r>
          </w:p>
        </w:tc>
        <w:tc>
          <w:tcPr>
            <w:tcW w:w="2984" w:type="dxa"/>
            <w:vAlign w:val="center"/>
          </w:tcPr>
          <w:p w14:paraId="72550D87">
            <w:pPr>
              <w:pStyle w:val="125"/>
              <w:adjustRightInd w:val="0"/>
              <w:snapToGrid w:val="0"/>
              <w:rPr>
                <w:rFonts w:ascii="Times New Roman" w:hAnsi="Times New Roman"/>
                <w:sz w:val="18"/>
              </w:rPr>
            </w:pPr>
            <w:r>
              <w:rPr>
                <w:rFonts w:ascii="Times New Roman" w:hAnsi="Times New Roman"/>
                <w:sz w:val="18"/>
              </w:rPr>
              <w:t>2</w:t>
            </w:r>
          </w:p>
        </w:tc>
      </w:tr>
      <w:tr w14:paraId="7566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468CDC36">
            <w:pPr>
              <w:pStyle w:val="125"/>
              <w:adjustRightInd w:val="0"/>
              <w:snapToGrid w:val="0"/>
              <w:rPr>
                <w:rFonts w:ascii="Times New Roman" w:hAnsi="Times New Roman"/>
                <w:sz w:val="18"/>
              </w:rPr>
            </w:pPr>
            <w:r>
              <w:rPr>
                <w:rFonts w:ascii="Times New Roman" w:hAnsi="Times New Roman"/>
                <w:sz w:val="18"/>
              </w:rPr>
              <w:t>0x03</w:t>
            </w:r>
          </w:p>
        </w:tc>
        <w:tc>
          <w:tcPr>
            <w:tcW w:w="2736" w:type="dxa"/>
          </w:tcPr>
          <w:p w14:paraId="5494BF31">
            <w:pPr>
              <w:pStyle w:val="125"/>
              <w:adjustRightInd w:val="0"/>
              <w:snapToGrid w:val="0"/>
              <w:rPr>
                <w:rFonts w:ascii="Times New Roman" w:hAnsi="Times New Roman"/>
                <w:sz w:val="18"/>
              </w:rPr>
            </w:pPr>
            <w:r>
              <w:rPr>
                <w:rFonts w:ascii="Times New Roman" w:hAnsi="Times New Roman"/>
                <w:sz w:val="18"/>
              </w:rPr>
              <w:t>保留</w:t>
            </w:r>
          </w:p>
        </w:tc>
        <w:tc>
          <w:tcPr>
            <w:tcW w:w="2984" w:type="dxa"/>
          </w:tcPr>
          <w:p w14:paraId="16F8821D">
            <w:pPr>
              <w:pStyle w:val="125"/>
              <w:adjustRightInd w:val="0"/>
              <w:snapToGrid w:val="0"/>
              <w:rPr>
                <w:rFonts w:ascii="Times New Roman" w:hAnsi="Times New Roman"/>
                <w:sz w:val="18"/>
              </w:rPr>
            </w:pPr>
          </w:p>
        </w:tc>
      </w:tr>
      <w:tr w14:paraId="4FD1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403CF794">
            <w:pPr>
              <w:pStyle w:val="125"/>
              <w:adjustRightInd w:val="0"/>
              <w:snapToGrid w:val="0"/>
              <w:rPr>
                <w:rFonts w:ascii="Times New Roman" w:hAnsi="Times New Roman"/>
                <w:sz w:val="18"/>
              </w:rPr>
            </w:pPr>
            <w:r>
              <w:rPr>
                <w:rFonts w:ascii="Times New Roman" w:hAnsi="Times New Roman"/>
                <w:sz w:val="18"/>
              </w:rPr>
              <w:t>0x04</w:t>
            </w:r>
          </w:p>
        </w:tc>
        <w:tc>
          <w:tcPr>
            <w:tcW w:w="2736" w:type="dxa"/>
            <w:vAlign w:val="center"/>
          </w:tcPr>
          <w:p w14:paraId="4CD6BD10">
            <w:pPr>
              <w:pStyle w:val="125"/>
              <w:adjustRightInd w:val="0"/>
              <w:snapToGrid w:val="0"/>
              <w:rPr>
                <w:rFonts w:ascii="Times New Roman" w:hAnsi="Times New Roman"/>
                <w:sz w:val="18"/>
              </w:rPr>
            </w:pPr>
            <w:r>
              <w:rPr>
                <w:rFonts w:ascii="Times New Roman" w:hAnsi="Times New Roman"/>
                <w:sz w:val="18"/>
              </w:rPr>
              <w:t>保留</w:t>
            </w:r>
          </w:p>
        </w:tc>
        <w:tc>
          <w:tcPr>
            <w:tcW w:w="2984" w:type="dxa"/>
            <w:vAlign w:val="center"/>
          </w:tcPr>
          <w:p w14:paraId="0EA89DC5">
            <w:pPr>
              <w:pStyle w:val="125"/>
              <w:adjustRightInd w:val="0"/>
              <w:snapToGrid w:val="0"/>
              <w:rPr>
                <w:rFonts w:ascii="Times New Roman" w:hAnsi="Times New Roman"/>
                <w:sz w:val="18"/>
              </w:rPr>
            </w:pPr>
          </w:p>
        </w:tc>
      </w:tr>
      <w:tr w14:paraId="4176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1EB201A5">
            <w:pPr>
              <w:pStyle w:val="125"/>
              <w:adjustRightInd w:val="0"/>
              <w:snapToGrid w:val="0"/>
              <w:rPr>
                <w:rFonts w:ascii="Times New Roman" w:hAnsi="Times New Roman"/>
                <w:sz w:val="18"/>
              </w:rPr>
            </w:pPr>
            <w:r>
              <w:rPr>
                <w:rFonts w:ascii="Times New Roman" w:hAnsi="Times New Roman"/>
                <w:sz w:val="18"/>
              </w:rPr>
              <w:t>0x05</w:t>
            </w:r>
          </w:p>
        </w:tc>
        <w:tc>
          <w:tcPr>
            <w:tcW w:w="2736" w:type="dxa"/>
            <w:vAlign w:val="center"/>
          </w:tcPr>
          <w:p w14:paraId="01251625">
            <w:pPr>
              <w:pStyle w:val="125"/>
              <w:adjustRightInd w:val="0"/>
              <w:snapToGrid w:val="0"/>
              <w:rPr>
                <w:rFonts w:ascii="Times New Roman" w:hAnsi="Times New Roman"/>
                <w:sz w:val="18"/>
              </w:rPr>
            </w:pPr>
            <w:r>
              <w:rPr>
                <w:rFonts w:ascii="Times New Roman" w:hAnsi="Times New Roman"/>
                <w:sz w:val="18"/>
              </w:rPr>
              <w:t>保留</w:t>
            </w:r>
          </w:p>
        </w:tc>
        <w:tc>
          <w:tcPr>
            <w:tcW w:w="2984" w:type="dxa"/>
            <w:vAlign w:val="center"/>
          </w:tcPr>
          <w:p w14:paraId="5CAC69BF">
            <w:pPr>
              <w:pStyle w:val="125"/>
              <w:adjustRightInd w:val="0"/>
              <w:snapToGrid w:val="0"/>
              <w:rPr>
                <w:rFonts w:ascii="Times New Roman" w:hAnsi="Times New Roman"/>
                <w:sz w:val="18"/>
              </w:rPr>
            </w:pPr>
          </w:p>
        </w:tc>
      </w:tr>
      <w:tr w14:paraId="7338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0354E1BB">
            <w:pPr>
              <w:pStyle w:val="125"/>
              <w:adjustRightInd w:val="0"/>
              <w:snapToGrid w:val="0"/>
              <w:rPr>
                <w:rFonts w:ascii="Times New Roman" w:hAnsi="Times New Roman"/>
                <w:sz w:val="18"/>
              </w:rPr>
            </w:pPr>
            <w:r>
              <w:rPr>
                <w:rFonts w:ascii="Times New Roman" w:hAnsi="Times New Roman"/>
                <w:sz w:val="18"/>
              </w:rPr>
              <w:t>0x06</w:t>
            </w:r>
          </w:p>
        </w:tc>
        <w:tc>
          <w:tcPr>
            <w:tcW w:w="2736" w:type="dxa"/>
            <w:vAlign w:val="center"/>
          </w:tcPr>
          <w:p w14:paraId="4B8280D3">
            <w:pPr>
              <w:pStyle w:val="125"/>
              <w:adjustRightInd w:val="0"/>
              <w:snapToGrid w:val="0"/>
              <w:rPr>
                <w:rFonts w:ascii="Times New Roman" w:hAnsi="Times New Roman"/>
                <w:sz w:val="18"/>
              </w:rPr>
            </w:pPr>
            <w:r>
              <w:rPr>
                <w:rFonts w:ascii="Times New Roman" w:hAnsi="Times New Roman"/>
                <w:sz w:val="18"/>
              </w:rPr>
              <w:t>路由参数条目</w:t>
            </w:r>
          </w:p>
        </w:tc>
        <w:tc>
          <w:tcPr>
            <w:tcW w:w="2984" w:type="dxa"/>
            <w:vAlign w:val="center"/>
          </w:tcPr>
          <w:p w14:paraId="276A64A7">
            <w:pPr>
              <w:pStyle w:val="125"/>
              <w:adjustRightInd w:val="0"/>
              <w:snapToGrid w:val="0"/>
              <w:rPr>
                <w:rFonts w:ascii="Times New Roman" w:hAnsi="Times New Roman"/>
                <w:sz w:val="18"/>
              </w:rPr>
            </w:pPr>
            <w:r>
              <w:rPr>
                <w:rFonts w:ascii="Times New Roman" w:hAnsi="Times New Roman"/>
                <w:sz w:val="18"/>
              </w:rPr>
              <w:t>1</w:t>
            </w:r>
          </w:p>
        </w:tc>
      </w:tr>
      <w:tr w14:paraId="05C1B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7218E5C3">
            <w:pPr>
              <w:pStyle w:val="125"/>
              <w:adjustRightInd w:val="0"/>
              <w:snapToGrid w:val="0"/>
              <w:rPr>
                <w:rFonts w:ascii="Times New Roman" w:hAnsi="Times New Roman"/>
                <w:sz w:val="18"/>
              </w:rPr>
            </w:pPr>
            <w:r>
              <w:rPr>
                <w:rFonts w:ascii="Times New Roman" w:hAnsi="Times New Roman"/>
                <w:sz w:val="18"/>
              </w:rPr>
              <w:t>0x07</w:t>
            </w:r>
          </w:p>
        </w:tc>
        <w:tc>
          <w:tcPr>
            <w:tcW w:w="2736" w:type="dxa"/>
            <w:vAlign w:val="center"/>
          </w:tcPr>
          <w:p w14:paraId="30F22357">
            <w:pPr>
              <w:pStyle w:val="125"/>
              <w:adjustRightInd w:val="0"/>
              <w:snapToGrid w:val="0"/>
              <w:rPr>
                <w:rFonts w:ascii="Times New Roman" w:hAnsi="Times New Roman"/>
                <w:sz w:val="18"/>
              </w:rPr>
            </w:pPr>
            <w:r>
              <w:rPr>
                <w:rFonts w:ascii="Times New Roman" w:hAnsi="Times New Roman"/>
                <w:sz w:val="18"/>
              </w:rPr>
              <w:t>频段变更条目</w:t>
            </w:r>
          </w:p>
        </w:tc>
        <w:tc>
          <w:tcPr>
            <w:tcW w:w="2984" w:type="dxa"/>
            <w:vAlign w:val="center"/>
          </w:tcPr>
          <w:p w14:paraId="23E1818C">
            <w:pPr>
              <w:pStyle w:val="125"/>
              <w:adjustRightInd w:val="0"/>
              <w:snapToGrid w:val="0"/>
              <w:rPr>
                <w:rFonts w:ascii="Times New Roman" w:hAnsi="Times New Roman"/>
                <w:sz w:val="18"/>
              </w:rPr>
            </w:pPr>
            <w:r>
              <w:rPr>
                <w:rFonts w:ascii="Times New Roman" w:hAnsi="Times New Roman"/>
                <w:sz w:val="18"/>
              </w:rPr>
              <w:t>1</w:t>
            </w:r>
          </w:p>
        </w:tc>
      </w:tr>
      <w:tr w14:paraId="7BF8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14939B8F">
            <w:pPr>
              <w:pStyle w:val="125"/>
              <w:adjustRightInd w:val="0"/>
              <w:snapToGrid w:val="0"/>
              <w:rPr>
                <w:rFonts w:ascii="Times New Roman" w:hAnsi="Times New Roman"/>
                <w:sz w:val="18"/>
              </w:rPr>
            </w:pPr>
            <w:r>
              <w:rPr>
                <w:rFonts w:ascii="Times New Roman" w:hAnsi="Times New Roman"/>
                <w:sz w:val="18"/>
              </w:rPr>
              <w:t>0x08</w:t>
            </w:r>
          </w:p>
        </w:tc>
        <w:tc>
          <w:tcPr>
            <w:tcW w:w="2736" w:type="dxa"/>
            <w:vAlign w:val="center"/>
          </w:tcPr>
          <w:p w14:paraId="10BD8881">
            <w:pPr>
              <w:pStyle w:val="125"/>
              <w:adjustRightInd w:val="0"/>
              <w:snapToGrid w:val="0"/>
              <w:rPr>
                <w:rFonts w:ascii="Times New Roman" w:hAnsi="Times New Roman"/>
                <w:sz w:val="18"/>
              </w:rPr>
            </w:pPr>
            <w:r>
              <w:rPr>
                <w:rFonts w:ascii="Times New Roman" w:hAnsi="Times New Roman"/>
                <w:sz w:val="18"/>
              </w:rPr>
              <w:t>保留</w:t>
            </w:r>
          </w:p>
        </w:tc>
        <w:tc>
          <w:tcPr>
            <w:tcW w:w="2984" w:type="dxa"/>
            <w:vAlign w:val="center"/>
          </w:tcPr>
          <w:p w14:paraId="35C97F9A">
            <w:pPr>
              <w:pStyle w:val="125"/>
              <w:adjustRightInd w:val="0"/>
              <w:snapToGrid w:val="0"/>
              <w:rPr>
                <w:rFonts w:ascii="Times New Roman" w:hAnsi="Times New Roman"/>
                <w:sz w:val="18"/>
              </w:rPr>
            </w:pPr>
            <w:r>
              <w:rPr>
                <w:rFonts w:ascii="Times New Roman" w:hAnsi="Times New Roman"/>
                <w:sz w:val="18"/>
              </w:rPr>
              <w:t>2</w:t>
            </w:r>
          </w:p>
        </w:tc>
      </w:tr>
      <w:tr w14:paraId="201DC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7C8F5B91">
            <w:pPr>
              <w:pStyle w:val="125"/>
              <w:adjustRightInd w:val="0"/>
              <w:snapToGrid w:val="0"/>
              <w:rPr>
                <w:rFonts w:ascii="Times New Roman" w:hAnsi="Times New Roman"/>
                <w:sz w:val="18"/>
              </w:rPr>
            </w:pPr>
            <w:r>
              <w:rPr>
                <w:rFonts w:ascii="Times New Roman" w:hAnsi="Times New Roman"/>
                <w:sz w:val="18"/>
              </w:rPr>
              <w:t>0x09</w:t>
            </w:r>
          </w:p>
        </w:tc>
        <w:tc>
          <w:tcPr>
            <w:tcW w:w="2736" w:type="dxa"/>
            <w:vAlign w:val="center"/>
          </w:tcPr>
          <w:p w14:paraId="361742CE">
            <w:pPr>
              <w:pStyle w:val="125"/>
              <w:adjustRightInd w:val="0"/>
              <w:snapToGrid w:val="0"/>
              <w:rPr>
                <w:rFonts w:ascii="Times New Roman" w:hAnsi="Times New Roman"/>
                <w:sz w:val="18"/>
              </w:rPr>
            </w:pPr>
            <w:r>
              <w:rPr>
                <w:rFonts w:hint="eastAsia" w:ascii="Times New Roman" w:hAnsi="Times New Roman"/>
                <w:sz w:val="18"/>
              </w:rPr>
              <w:t>保留</w:t>
            </w:r>
          </w:p>
        </w:tc>
        <w:tc>
          <w:tcPr>
            <w:tcW w:w="2984" w:type="dxa"/>
            <w:vAlign w:val="center"/>
          </w:tcPr>
          <w:p w14:paraId="4E1215F2">
            <w:pPr>
              <w:pStyle w:val="125"/>
              <w:adjustRightInd w:val="0"/>
              <w:snapToGrid w:val="0"/>
              <w:rPr>
                <w:rFonts w:ascii="Times New Roman" w:hAnsi="Times New Roman"/>
                <w:sz w:val="18"/>
              </w:rPr>
            </w:pPr>
            <w:r>
              <w:rPr>
                <w:rFonts w:ascii="Times New Roman" w:hAnsi="Times New Roman"/>
                <w:sz w:val="18"/>
              </w:rPr>
              <w:t>1</w:t>
            </w:r>
          </w:p>
        </w:tc>
      </w:tr>
      <w:tr w14:paraId="21B5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2B6C6CAE">
            <w:pPr>
              <w:pStyle w:val="125"/>
              <w:adjustRightInd w:val="0"/>
              <w:snapToGrid w:val="0"/>
              <w:rPr>
                <w:rFonts w:ascii="Times New Roman" w:hAnsi="Times New Roman"/>
                <w:sz w:val="18"/>
              </w:rPr>
            </w:pPr>
            <w:r>
              <w:rPr>
                <w:rFonts w:hint="eastAsia" w:ascii="Times New Roman" w:hAnsi="Times New Roman"/>
                <w:sz w:val="18"/>
              </w:rPr>
              <w:t>0x</w:t>
            </w:r>
            <w:r>
              <w:rPr>
                <w:rFonts w:ascii="Times New Roman" w:hAnsi="Times New Roman"/>
                <w:sz w:val="18"/>
              </w:rPr>
              <w:t>0</w:t>
            </w:r>
            <w:r>
              <w:rPr>
                <w:rFonts w:hint="eastAsia" w:ascii="Times New Roman" w:hAnsi="Times New Roman"/>
                <w:sz w:val="18"/>
              </w:rPr>
              <w:t>A</w:t>
            </w:r>
          </w:p>
        </w:tc>
        <w:tc>
          <w:tcPr>
            <w:tcW w:w="2736" w:type="dxa"/>
            <w:vAlign w:val="center"/>
          </w:tcPr>
          <w:p w14:paraId="5BAB56A0">
            <w:pPr>
              <w:pStyle w:val="125"/>
              <w:adjustRightInd w:val="0"/>
              <w:snapToGrid w:val="0"/>
              <w:rPr>
                <w:rFonts w:ascii="Times New Roman" w:hAnsi="Times New Roman"/>
                <w:sz w:val="18"/>
              </w:rPr>
            </w:pPr>
            <w:r>
              <w:rPr>
                <w:sz w:val="18"/>
                <w:szCs w:val="16"/>
              </w:rPr>
              <w:t>频段探测条目</w:t>
            </w:r>
          </w:p>
        </w:tc>
        <w:tc>
          <w:tcPr>
            <w:tcW w:w="2984" w:type="dxa"/>
            <w:vAlign w:val="center"/>
          </w:tcPr>
          <w:p w14:paraId="5AA6681F">
            <w:pPr>
              <w:pStyle w:val="125"/>
              <w:adjustRightInd w:val="0"/>
              <w:snapToGrid w:val="0"/>
              <w:rPr>
                <w:rFonts w:ascii="Times New Roman" w:hAnsi="Times New Roman"/>
                <w:sz w:val="18"/>
              </w:rPr>
            </w:pPr>
            <w:r>
              <w:rPr>
                <w:rFonts w:hint="eastAsia" w:ascii="Times New Roman" w:hAnsi="Times New Roman"/>
                <w:sz w:val="18"/>
              </w:rPr>
              <w:t>1</w:t>
            </w:r>
          </w:p>
        </w:tc>
      </w:tr>
      <w:tr w14:paraId="6BF9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3C6EC13B">
            <w:pPr>
              <w:pStyle w:val="125"/>
              <w:adjustRightInd w:val="0"/>
              <w:snapToGrid w:val="0"/>
              <w:rPr>
                <w:rFonts w:ascii="Times New Roman" w:hAnsi="Times New Roman"/>
                <w:sz w:val="18"/>
              </w:rPr>
            </w:pPr>
            <w:r>
              <w:rPr>
                <w:rFonts w:hint="eastAsia" w:ascii="Times New Roman" w:hAnsi="Times New Roman"/>
                <w:sz w:val="18"/>
              </w:rPr>
              <w:t>0x</w:t>
            </w:r>
            <w:r>
              <w:rPr>
                <w:rFonts w:ascii="Times New Roman" w:hAnsi="Times New Roman"/>
                <w:sz w:val="18"/>
              </w:rPr>
              <w:t>0</w:t>
            </w:r>
            <w:r>
              <w:rPr>
                <w:rFonts w:hint="eastAsia" w:ascii="Times New Roman" w:hAnsi="Times New Roman"/>
                <w:sz w:val="18"/>
              </w:rPr>
              <w:t>B</w:t>
            </w:r>
          </w:p>
        </w:tc>
        <w:tc>
          <w:tcPr>
            <w:tcW w:w="2736" w:type="dxa"/>
            <w:vAlign w:val="center"/>
          </w:tcPr>
          <w:p w14:paraId="20D518F7">
            <w:pPr>
              <w:pStyle w:val="125"/>
              <w:adjustRightInd w:val="0"/>
              <w:snapToGrid w:val="0"/>
              <w:rPr>
                <w:rFonts w:ascii="Times New Roman" w:hAnsi="Times New Roman"/>
                <w:sz w:val="18"/>
              </w:rPr>
            </w:pPr>
            <w:r>
              <w:rPr>
                <w:rFonts w:hint="eastAsia" w:ascii="Times New Roman" w:hAnsi="Times New Roman"/>
                <w:sz w:val="18"/>
              </w:rPr>
              <w:t>万年历同步条目</w:t>
            </w:r>
          </w:p>
        </w:tc>
        <w:tc>
          <w:tcPr>
            <w:tcW w:w="2984" w:type="dxa"/>
            <w:vAlign w:val="center"/>
          </w:tcPr>
          <w:p w14:paraId="67683C0E">
            <w:pPr>
              <w:pStyle w:val="125"/>
              <w:adjustRightInd w:val="0"/>
              <w:snapToGrid w:val="0"/>
              <w:rPr>
                <w:rFonts w:ascii="Times New Roman" w:hAnsi="Times New Roman"/>
                <w:sz w:val="18"/>
              </w:rPr>
            </w:pPr>
            <w:r>
              <w:rPr>
                <w:rFonts w:ascii="Times New Roman" w:hAnsi="Times New Roman"/>
                <w:sz w:val="18"/>
              </w:rPr>
              <w:t>1</w:t>
            </w:r>
          </w:p>
        </w:tc>
      </w:tr>
      <w:tr w14:paraId="4A552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42ECC8CE">
            <w:pPr>
              <w:pStyle w:val="125"/>
              <w:adjustRightInd w:val="0"/>
              <w:snapToGrid w:val="0"/>
              <w:rPr>
                <w:rFonts w:ascii="Times New Roman" w:hAnsi="Times New Roman"/>
                <w:sz w:val="18"/>
              </w:rPr>
            </w:pPr>
            <w:r>
              <w:rPr>
                <w:rFonts w:hint="eastAsia" w:ascii="Times New Roman" w:hAnsi="Times New Roman"/>
                <w:sz w:val="18"/>
              </w:rPr>
              <w:t>0x0C</w:t>
            </w:r>
          </w:p>
        </w:tc>
        <w:tc>
          <w:tcPr>
            <w:tcW w:w="2736" w:type="dxa"/>
            <w:vAlign w:val="center"/>
          </w:tcPr>
          <w:p w14:paraId="2D63A535">
            <w:pPr>
              <w:pStyle w:val="125"/>
              <w:rPr>
                <w:rFonts w:ascii="Times New Roman" w:hAnsi="Times New Roman"/>
                <w:sz w:val="18"/>
                <w:szCs w:val="18"/>
              </w:rPr>
            </w:pPr>
            <w:r>
              <w:rPr>
                <w:rFonts w:hint="eastAsia" w:ascii="Times New Roman" w:hAnsi="Times New Roman"/>
                <w:sz w:val="18"/>
                <w:szCs w:val="18"/>
              </w:rPr>
              <w:t>无线路由参数条目</w:t>
            </w:r>
          </w:p>
        </w:tc>
        <w:tc>
          <w:tcPr>
            <w:tcW w:w="2984" w:type="dxa"/>
            <w:vAlign w:val="center"/>
          </w:tcPr>
          <w:p w14:paraId="2E322C33">
            <w:pPr>
              <w:pStyle w:val="125"/>
              <w:adjustRightInd w:val="0"/>
              <w:snapToGrid w:val="0"/>
              <w:rPr>
                <w:rFonts w:ascii="Times New Roman" w:hAnsi="Times New Roman"/>
                <w:sz w:val="18"/>
              </w:rPr>
            </w:pPr>
            <w:r>
              <w:rPr>
                <w:rFonts w:hint="eastAsia" w:ascii="Times New Roman" w:hAnsi="Times New Roman"/>
                <w:sz w:val="18"/>
              </w:rPr>
              <w:t>1</w:t>
            </w:r>
          </w:p>
        </w:tc>
      </w:tr>
      <w:tr w14:paraId="501E0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3266EB3F">
            <w:pPr>
              <w:pStyle w:val="125"/>
              <w:adjustRightInd w:val="0"/>
              <w:snapToGrid w:val="0"/>
              <w:rPr>
                <w:rFonts w:ascii="Times New Roman" w:hAnsi="Times New Roman"/>
                <w:sz w:val="18"/>
              </w:rPr>
            </w:pPr>
            <w:r>
              <w:rPr>
                <w:rFonts w:hint="eastAsia" w:ascii="Times New Roman" w:hAnsi="Times New Roman"/>
                <w:sz w:val="18"/>
              </w:rPr>
              <w:t>0x0D</w:t>
            </w:r>
          </w:p>
        </w:tc>
        <w:tc>
          <w:tcPr>
            <w:tcW w:w="2736" w:type="dxa"/>
            <w:vAlign w:val="center"/>
          </w:tcPr>
          <w:p w14:paraId="2B7535DC">
            <w:pPr>
              <w:pStyle w:val="125"/>
              <w:rPr>
                <w:rFonts w:ascii="Times New Roman" w:hAnsi="Times New Roman"/>
                <w:sz w:val="18"/>
                <w:szCs w:val="18"/>
              </w:rPr>
            </w:pPr>
            <w:r>
              <w:rPr>
                <w:rFonts w:hint="eastAsia" w:ascii="Times New Roman" w:hAnsi="Times New Roman"/>
                <w:sz w:val="18"/>
                <w:szCs w:val="18"/>
              </w:rPr>
              <w:t>无线信道变更条目</w:t>
            </w:r>
          </w:p>
        </w:tc>
        <w:tc>
          <w:tcPr>
            <w:tcW w:w="2984" w:type="dxa"/>
            <w:vAlign w:val="center"/>
          </w:tcPr>
          <w:p w14:paraId="7BA5E6CF">
            <w:pPr>
              <w:pStyle w:val="125"/>
              <w:adjustRightInd w:val="0"/>
              <w:snapToGrid w:val="0"/>
              <w:rPr>
                <w:rFonts w:ascii="Times New Roman" w:hAnsi="Times New Roman"/>
                <w:sz w:val="18"/>
              </w:rPr>
            </w:pPr>
            <w:r>
              <w:rPr>
                <w:rFonts w:hint="eastAsia" w:ascii="Times New Roman" w:hAnsi="Times New Roman"/>
                <w:sz w:val="18"/>
              </w:rPr>
              <w:t>1</w:t>
            </w:r>
          </w:p>
        </w:tc>
      </w:tr>
      <w:tr w14:paraId="599D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0635421E">
            <w:pPr>
              <w:pStyle w:val="125"/>
              <w:adjustRightInd w:val="0"/>
              <w:snapToGrid w:val="0"/>
              <w:rPr>
                <w:rFonts w:ascii="Times New Roman" w:hAnsi="Times New Roman"/>
                <w:sz w:val="18"/>
              </w:rPr>
            </w:pPr>
            <w:r>
              <w:rPr>
                <w:rFonts w:hint="eastAsia" w:ascii="Times New Roman" w:hAnsi="Times New Roman"/>
                <w:sz w:val="18"/>
              </w:rPr>
              <w:t>0x0E</w:t>
            </w:r>
          </w:p>
        </w:tc>
        <w:tc>
          <w:tcPr>
            <w:tcW w:w="2736" w:type="dxa"/>
            <w:vAlign w:val="center"/>
          </w:tcPr>
          <w:p w14:paraId="5515754F">
            <w:pPr>
              <w:pStyle w:val="125"/>
              <w:rPr>
                <w:rFonts w:ascii="Times New Roman" w:hAnsi="Times New Roman"/>
                <w:sz w:val="18"/>
                <w:szCs w:val="18"/>
              </w:rPr>
            </w:pPr>
            <w:r>
              <w:rPr>
                <w:rFonts w:hint="eastAsia" w:ascii="Times New Roman" w:hAnsi="Times New Roman"/>
                <w:sz w:val="18"/>
                <w:szCs w:val="18"/>
              </w:rPr>
              <w:t>精简信标站点信息及时隙条目</w:t>
            </w:r>
          </w:p>
        </w:tc>
        <w:tc>
          <w:tcPr>
            <w:tcW w:w="2984" w:type="dxa"/>
            <w:vAlign w:val="center"/>
          </w:tcPr>
          <w:p w14:paraId="1BEB777F">
            <w:pPr>
              <w:pStyle w:val="125"/>
              <w:adjustRightInd w:val="0"/>
              <w:snapToGrid w:val="0"/>
              <w:rPr>
                <w:rFonts w:ascii="Times New Roman" w:hAnsi="Times New Roman"/>
                <w:sz w:val="18"/>
              </w:rPr>
            </w:pPr>
            <w:r>
              <w:rPr>
                <w:rFonts w:hint="eastAsia" w:ascii="Times New Roman" w:hAnsi="Times New Roman"/>
                <w:sz w:val="18"/>
              </w:rPr>
              <w:t>1</w:t>
            </w:r>
          </w:p>
        </w:tc>
      </w:tr>
      <w:tr w14:paraId="5AF1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39211B78">
            <w:pPr>
              <w:pStyle w:val="125"/>
              <w:adjustRightInd w:val="0"/>
              <w:snapToGrid w:val="0"/>
              <w:rPr>
                <w:rFonts w:ascii="Times New Roman" w:hAnsi="Times New Roman"/>
                <w:sz w:val="18"/>
              </w:rPr>
            </w:pPr>
            <w:r>
              <w:rPr>
                <w:rFonts w:hint="eastAsia" w:ascii="Times New Roman" w:hAnsi="Times New Roman"/>
                <w:sz w:val="18"/>
              </w:rPr>
              <w:t>0x0F</w:t>
            </w:r>
          </w:p>
        </w:tc>
        <w:tc>
          <w:tcPr>
            <w:tcW w:w="2736" w:type="dxa"/>
            <w:vAlign w:val="center"/>
          </w:tcPr>
          <w:p w14:paraId="509FBA49">
            <w:pPr>
              <w:pStyle w:val="125"/>
              <w:adjustRightInd w:val="0"/>
              <w:snapToGrid w:val="0"/>
              <w:rPr>
                <w:rFonts w:ascii="Times New Roman" w:hAnsi="Times New Roman"/>
                <w:sz w:val="18"/>
              </w:rPr>
            </w:pPr>
            <w:r>
              <w:rPr>
                <w:rFonts w:hint="eastAsia" w:ascii="Times New Roman" w:hAnsi="Times New Roman"/>
                <w:sz w:val="18"/>
              </w:rPr>
              <w:t>信标机制切换条目</w:t>
            </w:r>
          </w:p>
        </w:tc>
        <w:tc>
          <w:tcPr>
            <w:tcW w:w="2984" w:type="dxa"/>
            <w:vAlign w:val="center"/>
          </w:tcPr>
          <w:p w14:paraId="6D5378E2">
            <w:pPr>
              <w:pStyle w:val="125"/>
              <w:adjustRightInd w:val="0"/>
              <w:snapToGrid w:val="0"/>
              <w:rPr>
                <w:rFonts w:ascii="Times New Roman" w:hAnsi="Times New Roman"/>
                <w:sz w:val="18"/>
              </w:rPr>
            </w:pPr>
            <w:r>
              <w:rPr>
                <w:rFonts w:hint="eastAsia" w:ascii="Times New Roman" w:hAnsi="Times New Roman"/>
                <w:sz w:val="18"/>
              </w:rPr>
              <w:t>1</w:t>
            </w:r>
          </w:p>
        </w:tc>
      </w:tr>
      <w:tr w14:paraId="5B98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23673987">
            <w:pPr>
              <w:pStyle w:val="125"/>
              <w:adjustRightInd w:val="0"/>
              <w:snapToGrid w:val="0"/>
              <w:rPr>
                <w:rFonts w:ascii="Times New Roman" w:hAnsi="Times New Roman"/>
                <w:sz w:val="18"/>
              </w:rPr>
            </w:pPr>
            <w:r>
              <w:rPr>
                <w:rFonts w:hint="eastAsia" w:ascii="Times New Roman" w:hAnsi="Times New Roman"/>
                <w:sz w:val="18"/>
              </w:rPr>
              <w:t>0x010</w:t>
            </w:r>
          </w:p>
        </w:tc>
        <w:tc>
          <w:tcPr>
            <w:tcW w:w="2736" w:type="dxa"/>
            <w:vAlign w:val="center"/>
          </w:tcPr>
          <w:p w14:paraId="6B070ECE">
            <w:pPr>
              <w:pStyle w:val="125"/>
              <w:adjustRightInd w:val="0"/>
              <w:snapToGrid w:val="0"/>
              <w:rPr>
                <w:rFonts w:ascii="Times New Roman" w:hAnsi="Times New Roman"/>
                <w:sz w:val="18"/>
              </w:rPr>
            </w:pPr>
            <w:r>
              <w:rPr>
                <w:rFonts w:hint="eastAsia" w:ascii="Times New Roman" w:hAnsi="Times New Roman"/>
                <w:sz w:val="18"/>
              </w:rPr>
              <w:t>代理角色条目</w:t>
            </w:r>
          </w:p>
        </w:tc>
        <w:tc>
          <w:tcPr>
            <w:tcW w:w="2984" w:type="dxa"/>
            <w:vAlign w:val="center"/>
          </w:tcPr>
          <w:p w14:paraId="0F2404A4">
            <w:pPr>
              <w:pStyle w:val="125"/>
              <w:adjustRightInd w:val="0"/>
              <w:snapToGrid w:val="0"/>
              <w:rPr>
                <w:rFonts w:ascii="Times New Roman" w:hAnsi="Times New Roman"/>
                <w:sz w:val="18"/>
              </w:rPr>
            </w:pPr>
            <w:r>
              <w:rPr>
                <w:rFonts w:hint="eastAsia" w:ascii="Times New Roman" w:hAnsi="Times New Roman"/>
                <w:sz w:val="18"/>
              </w:rPr>
              <w:t>2</w:t>
            </w:r>
          </w:p>
        </w:tc>
      </w:tr>
      <w:tr w14:paraId="30A1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10A25743">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11</w:t>
            </w:r>
            <w:r>
              <w:rPr>
                <w:rFonts w:ascii="Times New Roman" w:hAnsi="Times New Roman"/>
                <w:sz w:val="18"/>
              </w:rPr>
              <w:t>-0x</w:t>
            </w:r>
            <w:r>
              <w:rPr>
                <w:rFonts w:hint="eastAsia" w:ascii="Times New Roman" w:hAnsi="Times New Roman"/>
                <w:sz w:val="18"/>
              </w:rPr>
              <w:t>7</w:t>
            </w:r>
            <w:r>
              <w:rPr>
                <w:rFonts w:ascii="Times New Roman" w:hAnsi="Times New Roman"/>
                <w:sz w:val="18"/>
              </w:rPr>
              <w:t>F</w:t>
            </w:r>
          </w:p>
        </w:tc>
        <w:tc>
          <w:tcPr>
            <w:tcW w:w="2736" w:type="dxa"/>
            <w:vAlign w:val="center"/>
          </w:tcPr>
          <w:p w14:paraId="7D65F0B8">
            <w:pPr>
              <w:pStyle w:val="125"/>
              <w:adjustRightInd w:val="0"/>
              <w:snapToGrid w:val="0"/>
              <w:rPr>
                <w:rFonts w:ascii="Times New Roman" w:hAnsi="Times New Roman"/>
                <w:sz w:val="18"/>
              </w:rPr>
            </w:pPr>
            <w:r>
              <w:rPr>
                <w:rFonts w:ascii="Times New Roman" w:hAnsi="Times New Roman"/>
                <w:sz w:val="18"/>
              </w:rPr>
              <w:t>保留</w:t>
            </w:r>
          </w:p>
        </w:tc>
        <w:tc>
          <w:tcPr>
            <w:tcW w:w="2984" w:type="dxa"/>
            <w:vAlign w:val="center"/>
          </w:tcPr>
          <w:p w14:paraId="078EBB51">
            <w:pPr>
              <w:pStyle w:val="125"/>
              <w:adjustRightInd w:val="0"/>
              <w:snapToGrid w:val="0"/>
              <w:rPr>
                <w:rFonts w:ascii="Times New Roman" w:hAnsi="Times New Roman"/>
                <w:sz w:val="18"/>
              </w:rPr>
            </w:pPr>
          </w:p>
        </w:tc>
      </w:tr>
      <w:tr w14:paraId="13E9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49403AB5">
            <w:pPr>
              <w:pStyle w:val="125"/>
              <w:adjustRightInd w:val="0"/>
              <w:snapToGrid w:val="0"/>
              <w:rPr>
                <w:rFonts w:ascii="Times New Roman" w:hAnsi="Times New Roman"/>
                <w:sz w:val="18"/>
              </w:rPr>
            </w:pPr>
            <w:r>
              <w:rPr>
                <w:rFonts w:hint="eastAsia" w:ascii="Times New Roman" w:hAnsi="Times New Roman"/>
                <w:sz w:val="18"/>
              </w:rPr>
              <w:t>0x80-0xEF</w:t>
            </w:r>
          </w:p>
        </w:tc>
        <w:tc>
          <w:tcPr>
            <w:tcW w:w="2736" w:type="dxa"/>
            <w:vAlign w:val="center"/>
          </w:tcPr>
          <w:p w14:paraId="29ED5F20">
            <w:pPr>
              <w:pStyle w:val="125"/>
              <w:adjustRightInd w:val="0"/>
              <w:snapToGrid w:val="0"/>
              <w:rPr>
                <w:rFonts w:ascii="Times New Roman" w:hAnsi="Times New Roman"/>
                <w:sz w:val="18"/>
              </w:rPr>
            </w:pPr>
            <w:r>
              <w:rPr>
                <w:rFonts w:hint="eastAsia" w:ascii="Times New Roman" w:hAnsi="Times New Roman"/>
                <w:sz w:val="18"/>
              </w:rPr>
              <w:t>厂家自定义</w:t>
            </w:r>
          </w:p>
        </w:tc>
        <w:tc>
          <w:tcPr>
            <w:tcW w:w="2984" w:type="dxa"/>
            <w:vAlign w:val="center"/>
          </w:tcPr>
          <w:p w14:paraId="4FB1D61B">
            <w:pPr>
              <w:pStyle w:val="125"/>
              <w:adjustRightInd w:val="0"/>
              <w:snapToGrid w:val="0"/>
              <w:rPr>
                <w:rFonts w:ascii="Times New Roman" w:hAnsi="Times New Roman"/>
                <w:sz w:val="18"/>
              </w:rPr>
            </w:pPr>
            <w:r>
              <w:rPr>
                <w:rFonts w:hint="eastAsia" w:ascii="Times New Roman" w:hAnsi="Times New Roman"/>
                <w:sz w:val="18"/>
              </w:rPr>
              <w:t>1</w:t>
            </w:r>
          </w:p>
        </w:tc>
      </w:tr>
      <w:tr w14:paraId="334D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vAlign w:val="center"/>
          </w:tcPr>
          <w:p w14:paraId="0BEC5EC4">
            <w:pPr>
              <w:pStyle w:val="125"/>
              <w:adjustRightInd w:val="0"/>
              <w:snapToGrid w:val="0"/>
              <w:rPr>
                <w:rFonts w:ascii="Times New Roman" w:hAnsi="Times New Roman"/>
                <w:sz w:val="18"/>
              </w:rPr>
            </w:pPr>
            <w:r>
              <w:rPr>
                <w:rFonts w:hint="eastAsia" w:ascii="Times New Roman" w:hAnsi="Times New Roman"/>
                <w:sz w:val="18"/>
              </w:rPr>
              <w:t>0xF0-0xFF</w:t>
            </w:r>
          </w:p>
        </w:tc>
        <w:tc>
          <w:tcPr>
            <w:tcW w:w="2736" w:type="dxa"/>
            <w:vAlign w:val="center"/>
          </w:tcPr>
          <w:p w14:paraId="6A058F4B">
            <w:pPr>
              <w:pStyle w:val="125"/>
              <w:adjustRightInd w:val="0"/>
              <w:snapToGrid w:val="0"/>
              <w:rPr>
                <w:rFonts w:ascii="Times New Roman" w:hAnsi="Times New Roman"/>
                <w:sz w:val="18"/>
              </w:rPr>
            </w:pPr>
            <w:r>
              <w:rPr>
                <w:rFonts w:hint="eastAsia" w:ascii="Times New Roman" w:hAnsi="Times New Roman"/>
                <w:sz w:val="18"/>
              </w:rPr>
              <w:t>保留</w:t>
            </w:r>
          </w:p>
        </w:tc>
        <w:tc>
          <w:tcPr>
            <w:tcW w:w="2984" w:type="dxa"/>
            <w:vAlign w:val="center"/>
          </w:tcPr>
          <w:p w14:paraId="2F25FC82">
            <w:pPr>
              <w:pStyle w:val="125"/>
              <w:adjustRightInd w:val="0"/>
              <w:snapToGrid w:val="0"/>
              <w:rPr>
                <w:rFonts w:ascii="Times New Roman" w:hAnsi="Times New Roman"/>
                <w:sz w:val="18"/>
              </w:rPr>
            </w:pPr>
          </w:p>
        </w:tc>
      </w:tr>
    </w:tbl>
    <w:p w14:paraId="409AEC3E">
      <w:pPr>
        <w:pStyle w:val="88"/>
      </w:pPr>
      <w:bookmarkStart w:id="804" w:name="_Toc403570196"/>
      <w:bookmarkStart w:id="805" w:name="_Toc399228902"/>
      <w:r>
        <w:t>信标条目长度</w:t>
      </w:r>
      <w:bookmarkEnd w:id="804"/>
      <w:bookmarkEnd w:id="805"/>
    </w:p>
    <w:p w14:paraId="76986D9E">
      <w:pPr>
        <w:pStyle w:val="50"/>
      </w:pPr>
      <w:r>
        <w:t>信标条目长度，表示信标条目的长度，单位是字节。 根据条目类型的不同，信标条目长度字段的大小不一样，在下文的条目内容中，同时描述了条目头和条目长度字段，条目长度字段的大小会各自描述。信标条目长度的取值和含义如</w:t>
      </w:r>
      <w:r>
        <w:fldChar w:fldCharType="begin"/>
      </w:r>
      <w:r>
        <w:instrText xml:space="preserve"> REF _Ref56763875 \h  \* MERGEFORMAT </w:instrText>
      </w:r>
      <w:r>
        <w:fldChar w:fldCharType="separate"/>
      </w:r>
      <w:r>
        <w:t>表 60</w:t>
      </w:r>
      <w:r>
        <w:fldChar w:fldCharType="end"/>
      </w:r>
      <w:r>
        <w:t>所示。</w:t>
      </w:r>
    </w:p>
    <w:p w14:paraId="62A84A15">
      <w:pPr>
        <w:pStyle w:val="10"/>
      </w:pPr>
      <w:bookmarkStart w:id="806" w:name="_Ref56763875"/>
      <w:bookmarkStart w:id="807" w:name="_Toc405022512"/>
      <w:bookmarkStart w:id="808" w:name="_Toc402983649"/>
      <w:bookmarkStart w:id="809" w:name="_Toc399757615"/>
      <w:bookmarkStart w:id="810" w:name="_Toc403570625"/>
      <w:bookmarkStart w:id="811" w:name="_Toc405476934"/>
      <w:bookmarkStart w:id="812" w:name="_Toc408860209"/>
      <w:bookmarkStart w:id="813" w:name="_Toc399259585"/>
      <w:bookmarkStart w:id="814" w:name="_Ref398997568"/>
      <w:bookmarkStart w:id="815" w:name="_Toc399229389"/>
      <w:bookmarkStart w:id="816" w:name="_Toc402540098"/>
      <w:bookmarkStart w:id="817" w:name="_Toc402983183"/>
      <w:bookmarkStart w:id="818" w:name="_Toc402984115"/>
      <w:r>
        <w:t xml:space="preserve">表 </w:t>
      </w:r>
      <w:r>
        <w:fldChar w:fldCharType="begin"/>
      </w:r>
      <w:r>
        <w:instrText xml:space="preserve"> SEQ 表 \* ARABIC </w:instrText>
      </w:r>
      <w:r>
        <w:fldChar w:fldCharType="separate"/>
      </w:r>
      <w:r>
        <w:t>60</w:t>
      </w:r>
      <w:r>
        <w:fldChar w:fldCharType="end"/>
      </w:r>
      <w:bookmarkEnd w:id="806"/>
      <w:r>
        <w:t xml:space="preserve"> 信标条目长度</w:t>
      </w:r>
      <w:bookmarkEnd w:id="807"/>
      <w:bookmarkEnd w:id="808"/>
      <w:bookmarkEnd w:id="809"/>
      <w:bookmarkEnd w:id="810"/>
      <w:bookmarkEnd w:id="811"/>
      <w:bookmarkEnd w:id="812"/>
      <w:bookmarkEnd w:id="813"/>
      <w:bookmarkEnd w:id="814"/>
      <w:bookmarkEnd w:id="815"/>
      <w:bookmarkEnd w:id="816"/>
      <w:bookmarkEnd w:id="817"/>
      <w:bookmarkEnd w:id="818"/>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26E4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261" w:type="dxa"/>
            <w:vAlign w:val="center"/>
          </w:tcPr>
          <w:p w14:paraId="2741F167">
            <w:pPr>
              <w:pStyle w:val="125"/>
              <w:adjustRightInd w:val="0"/>
              <w:snapToGrid w:val="0"/>
              <w:rPr>
                <w:rFonts w:ascii="Times New Roman" w:hAnsi="Times New Roman"/>
                <w:sz w:val="18"/>
              </w:rPr>
            </w:pPr>
            <w:r>
              <w:rPr>
                <w:rFonts w:ascii="Times New Roman" w:hAnsi="Times New Roman"/>
                <w:sz w:val="18"/>
              </w:rPr>
              <w:t>信标条目长度取值</w:t>
            </w:r>
          </w:p>
        </w:tc>
        <w:tc>
          <w:tcPr>
            <w:tcW w:w="4261" w:type="dxa"/>
            <w:vAlign w:val="center"/>
          </w:tcPr>
          <w:p w14:paraId="38060728">
            <w:pPr>
              <w:pStyle w:val="125"/>
              <w:adjustRightInd w:val="0"/>
              <w:snapToGrid w:val="0"/>
              <w:rPr>
                <w:rFonts w:ascii="Times New Roman" w:hAnsi="Times New Roman"/>
                <w:sz w:val="18"/>
              </w:rPr>
            </w:pPr>
            <w:r>
              <w:rPr>
                <w:rFonts w:ascii="Times New Roman" w:hAnsi="Times New Roman"/>
                <w:sz w:val="18"/>
              </w:rPr>
              <w:t>说明</w:t>
            </w:r>
          </w:p>
        </w:tc>
      </w:tr>
      <w:tr w14:paraId="1E43E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1836320C">
            <w:pPr>
              <w:pStyle w:val="125"/>
              <w:adjustRightInd w:val="0"/>
              <w:snapToGrid w:val="0"/>
              <w:rPr>
                <w:rFonts w:ascii="Times New Roman" w:hAnsi="Times New Roman"/>
                <w:sz w:val="18"/>
              </w:rPr>
            </w:pPr>
            <w:r>
              <w:rPr>
                <w:rFonts w:ascii="Times New Roman" w:hAnsi="Times New Roman"/>
                <w:sz w:val="18"/>
              </w:rPr>
              <w:t>0x00</w:t>
            </w:r>
          </w:p>
        </w:tc>
        <w:tc>
          <w:tcPr>
            <w:tcW w:w="4261" w:type="dxa"/>
            <w:vAlign w:val="center"/>
          </w:tcPr>
          <w:p w14:paraId="14C88A5B">
            <w:pPr>
              <w:pStyle w:val="125"/>
              <w:adjustRightInd w:val="0"/>
              <w:snapToGrid w:val="0"/>
              <w:rPr>
                <w:rFonts w:ascii="Times New Roman" w:hAnsi="Times New Roman"/>
                <w:sz w:val="18"/>
              </w:rPr>
            </w:pPr>
            <w:r>
              <w:rPr>
                <w:rFonts w:ascii="Times New Roman" w:hAnsi="Times New Roman"/>
                <w:sz w:val="18"/>
              </w:rPr>
              <w:t>长度为0，如此类推</w:t>
            </w:r>
          </w:p>
        </w:tc>
      </w:tr>
    </w:tbl>
    <w:p w14:paraId="59545644">
      <w:pPr>
        <w:pStyle w:val="88"/>
      </w:pPr>
      <w:bookmarkStart w:id="819" w:name="_Toc399228903"/>
      <w:bookmarkStart w:id="820" w:name="_Toc403570197"/>
      <w:r>
        <w:t>信标条目</w:t>
      </w:r>
      <w:bookmarkEnd w:id="819"/>
      <w:bookmarkEnd w:id="820"/>
    </w:p>
    <w:p w14:paraId="38F7554F">
      <w:pPr>
        <w:pStyle w:val="50"/>
      </w:pPr>
      <w:r>
        <w:t>信标条目内容由信标条目头决定。各种信标条目的格式</w:t>
      </w:r>
      <w:r>
        <w:rPr>
          <w:rFonts w:hint="eastAsia"/>
        </w:rPr>
        <w:t>在</w:t>
      </w:r>
      <w:r>
        <w:t>以下章节分别描述。</w:t>
      </w:r>
    </w:p>
    <w:p w14:paraId="42020270">
      <w:pPr>
        <w:pStyle w:val="150"/>
      </w:pPr>
      <w:r>
        <w:t>站点能力条目</w:t>
      </w:r>
    </w:p>
    <w:p w14:paraId="368F142D">
      <w:pPr>
        <w:pStyle w:val="50"/>
      </w:pPr>
      <w:r>
        <w:t>站点能力条目的格式如</w:t>
      </w:r>
      <w:r>
        <w:fldChar w:fldCharType="begin"/>
      </w:r>
      <w:r>
        <w:instrText xml:space="preserve"> REF _Ref56763882 \h  \* MERGEFORMAT </w:instrText>
      </w:r>
      <w:r>
        <w:fldChar w:fldCharType="separate"/>
      </w:r>
      <w:r>
        <w:t>表 61</w:t>
      </w:r>
      <w:r>
        <w:fldChar w:fldCharType="end"/>
      </w:r>
      <w:r>
        <w:t>所示。</w:t>
      </w:r>
    </w:p>
    <w:p w14:paraId="3228C978">
      <w:pPr>
        <w:pStyle w:val="10"/>
      </w:pPr>
      <w:bookmarkStart w:id="821" w:name="_Ref56763882"/>
      <w:bookmarkStart w:id="822" w:name="_Toc408860210"/>
      <w:bookmarkStart w:id="823" w:name="_Toc405476935"/>
      <w:bookmarkStart w:id="824" w:name="_Toc399757616"/>
      <w:bookmarkStart w:id="825" w:name="_Toc399229390"/>
      <w:bookmarkStart w:id="826" w:name="_Toc399259586"/>
      <w:bookmarkStart w:id="827" w:name="_Toc405022513"/>
      <w:bookmarkStart w:id="828" w:name="_Toc402984116"/>
      <w:bookmarkStart w:id="829" w:name="_Toc402983650"/>
      <w:bookmarkStart w:id="830" w:name="_Ref398997580"/>
      <w:bookmarkStart w:id="831" w:name="_Toc403570626"/>
      <w:bookmarkStart w:id="832" w:name="_Toc402540099"/>
      <w:bookmarkStart w:id="833" w:name="_Toc402983184"/>
      <w:r>
        <w:t xml:space="preserve">表 </w:t>
      </w:r>
      <w:r>
        <w:fldChar w:fldCharType="begin"/>
      </w:r>
      <w:r>
        <w:instrText xml:space="preserve"> SEQ 表 \* ARABIC </w:instrText>
      </w:r>
      <w:r>
        <w:fldChar w:fldCharType="separate"/>
      </w:r>
      <w:r>
        <w:t>61</w:t>
      </w:r>
      <w:r>
        <w:fldChar w:fldCharType="end"/>
      </w:r>
      <w:bookmarkEnd w:id="821"/>
      <w:r>
        <w:t xml:space="preserve"> 站点能力条目</w:t>
      </w:r>
      <w:bookmarkEnd w:id="822"/>
      <w:bookmarkEnd w:id="823"/>
      <w:bookmarkEnd w:id="824"/>
      <w:bookmarkEnd w:id="825"/>
      <w:bookmarkEnd w:id="826"/>
      <w:bookmarkEnd w:id="827"/>
      <w:bookmarkEnd w:id="828"/>
      <w:bookmarkEnd w:id="829"/>
      <w:bookmarkEnd w:id="830"/>
      <w:bookmarkEnd w:id="831"/>
      <w:bookmarkEnd w:id="832"/>
      <w:bookmarkEnd w:id="833"/>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1"/>
        <w:gridCol w:w="1014"/>
        <w:gridCol w:w="971"/>
        <w:gridCol w:w="1701"/>
        <w:gridCol w:w="2418"/>
      </w:tblGrid>
      <w:tr w14:paraId="7A99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6CFB065A">
            <w:pPr>
              <w:pStyle w:val="125"/>
              <w:adjustRightInd w:val="0"/>
              <w:snapToGrid w:val="0"/>
              <w:rPr>
                <w:rFonts w:ascii="Times New Roman" w:hAnsi="Times New Roman"/>
                <w:sz w:val="18"/>
              </w:rPr>
            </w:pPr>
            <w:r>
              <w:rPr>
                <w:rFonts w:ascii="Times New Roman" w:hAnsi="Times New Roman"/>
                <w:sz w:val="18"/>
              </w:rPr>
              <w:t>字段</w:t>
            </w:r>
          </w:p>
        </w:tc>
        <w:tc>
          <w:tcPr>
            <w:tcW w:w="1014" w:type="dxa"/>
            <w:vAlign w:val="center"/>
          </w:tcPr>
          <w:p w14:paraId="219A009B">
            <w:pPr>
              <w:pStyle w:val="125"/>
              <w:adjustRightInd w:val="0"/>
              <w:snapToGrid w:val="0"/>
              <w:rPr>
                <w:rFonts w:ascii="Times New Roman" w:hAnsi="Times New Roman"/>
                <w:sz w:val="18"/>
              </w:rPr>
            </w:pPr>
            <w:r>
              <w:rPr>
                <w:rFonts w:ascii="Times New Roman" w:hAnsi="Times New Roman"/>
                <w:sz w:val="18"/>
              </w:rPr>
              <w:t>字节号</w:t>
            </w:r>
          </w:p>
        </w:tc>
        <w:tc>
          <w:tcPr>
            <w:tcW w:w="971" w:type="dxa"/>
            <w:vAlign w:val="center"/>
          </w:tcPr>
          <w:p w14:paraId="5132730D">
            <w:pPr>
              <w:pStyle w:val="125"/>
              <w:adjustRightInd w:val="0"/>
              <w:snapToGrid w:val="0"/>
              <w:rPr>
                <w:rFonts w:ascii="Times New Roman" w:hAnsi="Times New Roman"/>
                <w:sz w:val="18"/>
              </w:rPr>
            </w:pPr>
            <w:r>
              <w:rPr>
                <w:rFonts w:ascii="Times New Roman" w:hAnsi="Times New Roman"/>
                <w:sz w:val="18"/>
              </w:rPr>
              <w:t>比特位</w:t>
            </w:r>
          </w:p>
        </w:tc>
        <w:tc>
          <w:tcPr>
            <w:tcW w:w="1701" w:type="dxa"/>
            <w:vAlign w:val="center"/>
          </w:tcPr>
          <w:p w14:paraId="53929167">
            <w:pPr>
              <w:pStyle w:val="125"/>
              <w:adjustRightInd w:val="0"/>
              <w:snapToGrid w:val="0"/>
              <w:rPr>
                <w:rFonts w:ascii="Times New Roman" w:hAnsi="Times New Roman"/>
                <w:sz w:val="18"/>
              </w:rPr>
            </w:pPr>
            <w:r>
              <w:rPr>
                <w:rFonts w:ascii="Times New Roman" w:hAnsi="Times New Roman"/>
                <w:sz w:val="18"/>
              </w:rPr>
              <w:t>字段大小（比特）</w:t>
            </w:r>
          </w:p>
        </w:tc>
        <w:tc>
          <w:tcPr>
            <w:tcW w:w="2418" w:type="dxa"/>
            <w:vAlign w:val="center"/>
          </w:tcPr>
          <w:p w14:paraId="13A83B0B">
            <w:pPr>
              <w:pStyle w:val="125"/>
              <w:adjustRightInd w:val="0"/>
              <w:snapToGrid w:val="0"/>
              <w:rPr>
                <w:rFonts w:ascii="Times New Roman" w:hAnsi="Times New Roman"/>
                <w:sz w:val="18"/>
              </w:rPr>
            </w:pPr>
            <w:r>
              <w:rPr>
                <w:rFonts w:ascii="Times New Roman" w:hAnsi="Times New Roman"/>
                <w:sz w:val="18"/>
              </w:rPr>
              <w:t>定义说明</w:t>
            </w:r>
          </w:p>
        </w:tc>
      </w:tr>
      <w:tr w14:paraId="69ED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5832F4A6">
            <w:pPr>
              <w:pStyle w:val="125"/>
              <w:adjustRightInd w:val="0"/>
              <w:snapToGrid w:val="0"/>
              <w:rPr>
                <w:rFonts w:ascii="Times New Roman" w:hAnsi="Times New Roman"/>
                <w:sz w:val="18"/>
              </w:rPr>
            </w:pPr>
            <w:r>
              <w:rPr>
                <w:rFonts w:ascii="Times New Roman" w:hAnsi="Times New Roman"/>
                <w:sz w:val="18"/>
              </w:rPr>
              <w:t>信标条目头</w:t>
            </w:r>
          </w:p>
        </w:tc>
        <w:tc>
          <w:tcPr>
            <w:tcW w:w="1014" w:type="dxa"/>
            <w:vAlign w:val="center"/>
          </w:tcPr>
          <w:p w14:paraId="2809B759">
            <w:pPr>
              <w:pStyle w:val="125"/>
              <w:adjustRightInd w:val="0"/>
              <w:snapToGrid w:val="0"/>
              <w:rPr>
                <w:rFonts w:ascii="Times New Roman" w:hAnsi="Times New Roman"/>
                <w:sz w:val="18"/>
              </w:rPr>
            </w:pPr>
            <w:r>
              <w:rPr>
                <w:rFonts w:ascii="Times New Roman" w:hAnsi="Times New Roman"/>
                <w:sz w:val="18"/>
              </w:rPr>
              <w:t>0</w:t>
            </w:r>
          </w:p>
        </w:tc>
        <w:tc>
          <w:tcPr>
            <w:tcW w:w="971" w:type="dxa"/>
            <w:vAlign w:val="center"/>
          </w:tcPr>
          <w:p w14:paraId="3D574DFE">
            <w:pPr>
              <w:pStyle w:val="125"/>
              <w:adjustRightInd w:val="0"/>
              <w:snapToGrid w:val="0"/>
              <w:rPr>
                <w:rFonts w:ascii="Times New Roman" w:hAnsi="Times New Roman"/>
                <w:sz w:val="18"/>
              </w:rPr>
            </w:pPr>
            <w:r>
              <w:rPr>
                <w:rFonts w:ascii="Times New Roman" w:hAnsi="Times New Roman"/>
                <w:sz w:val="18"/>
              </w:rPr>
              <w:t>0-7</w:t>
            </w:r>
          </w:p>
        </w:tc>
        <w:tc>
          <w:tcPr>
            <w:tcW w:w="1701" w:type="dxa"/>
            <w:vAlign w:val="center"/>
          </w:tcPr>
          <w:p w14:paraId="5A0E58FB">
            <w:pPr>
              <w:pStyle w:val="125"/>
              <w:adjustRightInd w:val="0"/>
              <w:snapToGrid w:val="0"/>
              <w:rPr>
                <w:rFonts w:ascii="Times New Roman" w:hAnsi="Times New Roman"/>
                <w:sz w:val="18"/>
              </w:rPr>
            </w:pPr>
            <w:r>
              <w:rPr>
                <w:rFonts w:ascii="Times New Roman" w:hAnsi="Times New Roman"/>
                <w:sz w:val="18"/>
              </w:rPr>
              <w:t>8</w:t>
            </w:r>
          </w:p>
        </w:tc>
        <w:tc>
          <w:tcPr>
            <w:tcW w:w="2418" w:type="dxa"/>
            <w:vAlign w:val="center"/>
          </w:tcPr>
          <w:p w14:paraId="38748625">
            <w:pPr>
              <w:pStyle w:val="125"/>
              <w:adjustRightInd w:val="0"/>
              <w:snapToGrid w:val="0"/>
              <w:jc w:val="left"/>
              <w:rPr>
                <w:rFonts w:ascii="Times New Roman" w:hAnsi="Times New Roman"/>
                <w:sz w:val="18"/>
              </w:rPr>
            </w:pPr>
            <w:r>
              <w:rPr>
                <w:rFonts w:ascii="Times New Roman" w:hAnsi="Times New Roman"/>
                <w:sz w:val="18"/>
              </w:rPr>
              <w:t>0x01</w:t>
            </w:r>
          </w:p>
        </w:tc>
      </w:tr>
      <w:tr w14:paraId="14A4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11EA7654">
            <w:pPr>
              <w:pStyle w:val="125"/>
              <w:adjustRightInd w:val="0"/>
              <w:snapToGrid w:val="0"/>
              <w:rPr>
                <w:rFonts w:ascii="Times New Roman" w:hAnsi="Times New Roman"/>
                <w:sz w:val="18"/>
              </w:rPr>
            </w:pPr>
            <w:r>
              <w:rPr>
                <w:rFonts w:ascii="Times New Roman" w:hAnsi="Times New Roman"/>
                <w:sz w:val="18"/>
              </w:rPr>
              <w:t>信标条目长度</w:t>
            </w:r>
          </w:p>
        </w:tc>
        <w:tc>
          <w:tcPr>
            <w:tcW w:w="1014" w:type="dxa"/>
            <w:vAlign w:val="center"/>
          </w:tcPr>
          <w:p w14:paraId="7F4560EE">
            <w:pPr>
              <w:pStyle w:val="125"/>
              <w:adjustRightInd w:val="0"/>
              <w:snapToGrid w:val="0"/>
              <w:rPr>
                <w:rFonts w:ascii="Times New Roman" w:hAnsi="Times New Roman"/>
                <w:sz w:val="18"/>
              </w:rPr>
            </w:pPr>
            <w:r>
              <w:rPr>
                <w:rFonts w:ascii="Times New Roman" w:hAnsi="Times New Roman"/>
                <w:sz w:val="18"/>
              </w:rPr>
              <w:t>1</w:t>
            </w:r>
          </w:p>
        </w:tc>
        <w:tc>
          <w:tcPr>
            <w:tcW w:w="971" w:type="dxa"/>
            <w:vAlign w:val="center"/>
          </w:tcPr>
          <w:p w14:paraId="5581D975">
            <w:pPr>
              <w:pStyle w:val="125"/>
              <w:adjustRightInd w:val="0"/>
              <w:snapToGrid w:val="0"/>
              <w:rPr>
                <w:rFonts w:ascii="Times New Roman" w:hAnsi="Times New Roman"/>
                <w:sz w:val="18"/>
              </w:rPr>
            </w:pPr>
            <w:r>
              <w:rPr>
                <w:rFonts w:ascii="Times New Roman" w:hAnsi="Times New Roman"/>
                <w:sz w:val="18"/>
              </w:rPr>
              <w:t>0-7</w:t>
            </w:r>
          </w:p>
        </w:tc>
        <w:tc>
          <w:tcPr>
            <w:tcW w:w="1701" w:type="dxa"/>
            <w:vAlign w:val="center"/>
          </w:tcPr>
          <w:p w14:paraId="6B8031B1">
            <w:pPr>
              <w:pStyle w:val="125"/>
              <w:adjustRightInd w:val="0"/>
              <w:snapToGrid w:val="0"/>
              <w:rPr>
                <w:rFonts w:ascii="Times New Roman" w:hAnsi="Times New Roman"/>
                <w:sz w:val="18"/>
              </w:rPr>
            </w:pPr>
            <w:r>
              <w:rPr>
                <w:rFonts w:ascii="Times New Roman" w:hAnsi="Times New Roman"/>
                <w:sz w:val="18"/>
              </w:rPr>
              <w:t>8</w:t>
            </w:r>
          </w:p>
        </w:tc>
        <w:tc>
          <w:tcPr>
            <w:tcW w:w="2418" w:type="dxa"/>
            <w:vAlign w:val="center"/>
          </w:tcPr>
          <w:p w14:paraId="378124CE">
            <w:pPr>
              <w:pStyle w:val="125"/>
              <w:adjustRightInd w:val="0"/>
              <w:snapToGrid w:val="0"/>
              <w:jc w:val="left"/>
              <w:rPr>
                <w:rFonts w:ascii="Times New Roman" w:hAnsi="Times New Roman"/>
                <w:sz w:val="18"/>
              </w:rPr>
            </w:pPr>
            <w:r>
              <w:rPr>
                <w:rFonts w:ascii="Times New Roman" w:hAnsi="Times New Roman"/>
                <w:sz w:val="18"/>
              </w:rPr>
              <w:t>条目长度，单位byte。</w:t>
            </w:r>
          </w:p>
          <w:p w14:paraId="1E125FB3">
            <w:pPr>
              <w:pStyle w:val="125"/>
              <w:adjustRightInd w:val="0"/>
              <w:snapToGrid w:val="0"/>
              <w:jc w:val="left"/>
              <w:rPr>
                <w:rFonts w:ascii="Times New Roman" w:hAnsi="Times New Roman"/>
                <w:sz w:val="18"/>
              </w:rPr>
            </w:pPr>
            <w:r>
              <w:rPr>
                <w:rFonts w:ascii="Times New Roman" w:hAnsi="Times New Roman"/>
                <w:sz w:val="18"/>
              </w:rPr>
              <w:t>固定值：0x16</w:t>
            </w:r>
          </w:p>
        </w:tc>
      </w:tr>
      <w:tr w14:paraId="450A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31769867">
            <w:pPr>
              <w:pStyle w:val="125"/>
              <w:adjustRightInd w:val="0"/>
              <w:snapToGrid w:val="0"/>
              <w:rPr>
                <w:rFonts w:ascii="Times New Roman" w:hAnsi="Times New Roman"/>
                <w:sz w:val="18"/>
              </w:rPr>
            </w:pPr>
            <w:r>
              <w:rPr>
                <w:rFonts w:ascii="Times New Roman" w:hAnsi="Times New Roman"/>
                <w:sz w:val="18"/>
              </w:rPr>
              <w:t>层级数</w:t>
            </w:r>
          </w:p>
        </w:tc>
        <w:tc>
          <w:tcPr>
            <w:tcW w:w="1014" w:type="dxa"/>
            <w:vMerge w:val="restart"/>
            <w:vAlign w:val="center"/>
          </w:tcPr>
          <w:p w14:paraId="09C7B2F1">
            <w:pPr>
              <w:pStyle w:val="125"/>
              <w:adjustRightInd w:val="0"/>
              <w:snapToGrid w:val="0"/>
              <w:rPr>
                <w:rFonts w:ascii="Times New Roman" w:hAnsi="Times New Roman"/>
                <w:sz w:val="18"/>
              </w:rPr>
            </w:pPr>
            <w:r>
              <w:rPr>
                <w:rFonts w:ascii="Times New Roman" w:hAnsi="Times New Roman"/>
                <w:sz w:val="18"/>
              </w:rPr>
              <w:t>2</w:t>
            </w:r>
          </w:p>
        </w:tc>
        <w:tc>
          <w:tcPr>
            <w:tcW w:w="971" w:type="dxa"/>
            <w:vAlign w:val="center"/>
          </w:tcPr>
          <w:p w14:paraId="547F6C2F">
            <w:pPr>
              <w:pStyle w:val="125"/>
              <w:adjustRightInd w:val="0"/>
              <w:snapToGrid w:val="0"/>
              <w:rPr>
                <w:rFonts w:ascii="Times New Roman" w:hAnsi="Times New Roman"/>
                <w:sz w:val="18"/>
              </w:rPr>
            </w:pPr>
            <w:r>
              <w:rPr>
                <w:rFonts w:ascii="Times New Roman" w:hAnsi="Times New Roman"/>
                <w:sz w:val="18"/>
              </w:rPr>
              <w:t>0-5</w:t>
            </w:r>
          </w:p>
        </w:tc>
        <w:tc>
          <w:tcPr>
            <w:tcW w:w="1701" w:type="dxa"/>
            <w:vAlign w:val="center"/>
          </w:tcPr>
          <w:p w14:paraId="329FDA2F">
            <w:pPr>
              <w:pStyle w:val="125"/>
              <w:adjustRightInd w:val="0"/>
              <w:snapToGrid w:val="0"/>
              <w:rPr>
                <w:rFonts w:ascii="Times New Roman" w:hAnsi="Times New Roman"/>
                <w:sz w:val="18"/>
              </w:rPr>
            </w:pPr>
            <w:r>
              <w:rPr>
                <w:rFonts w:ascii="Times New Roman" w:hAnsi="Times New Roman"/>
                <w:sz w:val="18"/>
              </w:rPr>
              <w:t>6</w:t>
            </w:r>
          </w:p>
        </w:tc>
        <w:tc>
          <w:tcPr>
            <w:tcW w:w="2418" w:type="dxa"/>
            <w:vAlign w:val="center"/>
          </w:tcPr>
          <w:p w14:paraId="6B021893">
            <w:pPr>
              <w:pStyle w:val="125"/>
              <w:adjustRightInd w:val="0"/>
              <w:snapToGrid w:val="0"/>
              <w:jc w:val="left"/>
              <w:rPr>
                <w:rFonts w:ascii="Times New Roman" w:hAnsi="Times New Roman"/>
                <w:sz w:val="18"/>
              </w:rPr>
            </w:pPr>
            <w:r>
              <w:rPr>
                <w:rFonts w:ascii="Times New Roman" w:hAnsi="Times New Roman"/>
                <w:sz w:val="18"/>
              </w:rPr>
              <w:t>层级数</w:t>
            </w:r>
          </w:p>
          <w:p w14:paraId="21538710">
            <w:pPr>
              <w:pStyle w:val="125"/>
              <w:adjustRightInd w:val="0"/>
              <w:snapToGrid w:val="0"/>
              <w:jc w:val="left"/>
              <w:rPr>
                <w:rFonts w:ascii="Times New Roman" w:hAnsi="Times New Roman"/>
                <w:sz w:val="18"/>
              </w:rPr>
            </w:pPr>
            <w:r>
              <w:rPr>
                <w:rFonts w:ascii="Times New Roman" w:hAnsi="Times New Roman"/>
                <w:sz w:val="18"/>
              </w:rPr>
              <w:t>层级数不大于15</w:t>
            </w:r>
          </w:p>
        </w:tc>
      </w:tr>
      <w:tr w14:paraId="7AB1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394C0398">
            <w:pPr>
              <w:pStyle w:val="125"/>
              <w:adjustRightInd w:val="0"/>
              <w:snapToGrid w:val="0"/>
              <w:rPr>
                <w:rFonts w:ascii="Times New Roman" w:hAnsi="Times New Roman"/>
                <w:sz w:val="18"/>
              </w:rPr>
            </w:pPr>
            <w:r>
              <w:rPr>
                <w:rFonts w:ascii="Times New Roman" w:hAnsi="Times New Roman"/>
                <w:sz w:val="18"/>
              </w:rPr>
              <w:t>相线</w:t>
            </w:r>
          </w:p>
        </w:tc>
        <w:tc>
          <w:tcPr>
            <w:tcW w:w="1014" w:type="dxa"/>
            <w:vMerge w:val="continue"/>
            <w:vAlign w:val="center"/>
          </w:tcPr>
          <w:p w14:paraId="24BFCD9C">
            <w:pPr>
              <w:pStyle w:val="125"/>
              <w:adjustRightInd w:val="0"/>
              <w:snapToGrid w:val="0"/>
              <w:rPr>
                <w:rFonts w:ascii="Times New Roman" w:hAnsi="Times New Roman"/>
                <w:sz w:val="18"/>
              </w:rPr>
            </w:pPr>
          </w:p>
        </w:tc>
        <w:tc>
          <w:tcPr>
            <w:tcW w:w="971" w:type="dxa"/>
            <w:vAlign w:val="center"/>
          </w:tcPr>
          <w:p w14:paraId="28CD2DD3">
            <w:pPr>
              <w:pStyle w:val="125"/>
              <w:adjustRightInd w:val="0"/>
              <w:snapToGrid w:val="0"/>
              <w:rPr>
                <w:rFonts w:ascii="Times New Roman" w:hAnsi="Times New Roman"/>
                <w:sz w:val="18"/>
              </w:rPr>
            </w:pPr>
            <w:r>
              <w:rPr>
                <w:rFonts w:ascii="Times New Roman" w:hAnsi="Times New Roman"/>
                <w:sz w:val="18"/>
              </w:rPr>
              <w:t>6-7</w:t>
            </w:r>
          </w:p>
        </w:tc>
        <w:tc>
          <w:tcPr>
            <w:tcW w:w="1701" w:type="dxa"/>
            <w:vAlign w:val="center"/>
          </w:tcPr>
          <w:p w14:paraId="5E55BF02">
            <w:pPr>
              <w:pStyle w:val="125"/>
              <w:adjustRightInd w:val="0"/>
              <w:snapToGrid w:val="0"/>
              <w:rPr>
                <w:rFonts w:ascii="Times New Roman" w:hAnsi="Times New Roman"/>
                <w:sz w:val="18"/>
              </w:rPr>
            </w:pPr>
            <w:r>
              <w:rPr>
                <w:rFonts w:ascii="Times New Roman" w:hAnsi="Times New Roman"/>
                <w:sz w:val="18"/>
              </w:rPr>
              <w:t>2</w:t>
            </w:r>
          </w:p>
        </w:tc>
        <w:tc>
          <w:tcPr>
            <w:tcW w:w="2418" w:type="dxa"/>
            <w:vAlign w:val="center"/>
          </w:tcPr>
          <w:p w14:paraId="0859D1E1">
            <w:pPr>
              <w:pStyle w:val="125"/>
              <w:adjustRightInd w:val="0"/>
              <w:snapToGrid w:val="0"/>
              <w:jc w:val="left"/>
              <w:rPr>
                <w:rFonts w:ascii="Times New Roman" w:hAnsi="Times New Roman"/>
                <w:sz w:val="18"/>
              </w:rPr>
            </w:pPr>
            <w:r>
              <w:rPr>
                <w:rFonts w:ascii="Times New Roman" w:hAnsi="Times New Roman"/>
                <w:sz w:val="18"/>
              </w:rPr>
              <w:t>站点所属相线</w:t>
            </w:r>
          </w:p>
          <w:p w14:paraId="2620C600">
            <w:pPr>
              <w:pStyle w:val="125"/>
              <w:adjustRightInd w:val="0"/>
              <w:snapToGrid w:val="0"/>
              <w:jc w:val="left"/>
              <w:rPr>
                <w:rFonts w:ascii="Times New Roman" w:hAnsi="Times New Roman"/>
                <w:sz w:val="18"/>
              </w:rPr>
            </w:pPr>
            <w:r>
              <w:rPr>
                <w:rFonts w:ascii="Times New Roman" w:hAnsi="Times New Roman"/>
                <w:sz w:val="18"/>
              </w:rPr>
              <w:t>相线定义：</w:t>
            </w:r>
          </w:p>
          <w:p w14:paraId="42F5B0D1">
            <w:pPr>
              <w:pStyle w:val="125"/>
              <w:adjustRightInd w:val="0"/>
              <w:snapToGrid w:val="0"/>
              <w:jc w:val="left"/>
              <w:rPr>
                <w:rFonts w:ascii="Times New Roman" w:hAnsi="Times New Roman"/>
                <w:sz w:val="18"/>
              </w:rPr>
            </w:pPr>
            <w:r>
              <w:rPr>
                <w:rFonts w:ascii="Times New Roman" w:hAnsi="Times New Roman"/>
                <w:sz w:val="18"/>
              </w:rPr>
              <w:t>0x0：全相线</w:t>
            </w:r>
          </w:p>
          <w:p w14:paraId="251CF9E0">
            <w:pPr>
              <w:pStyle w:val="125"/>
              <w:adjustRightInd w:val="0"/>
              <w:snapToGrid w:val="0"/>
              <w:jc w:val="left"/>
              <w:rPr>
                <w:rFonts w:ascii="Times New Roman" w:hAnsi="Times New Roman"/>
                <w:sz w:val="18"/>
              </w:rPr>
            </w:pPr>
            <w:r>
              <w:rPr>
                <w:rFonts w:ascii="Times New Roman" w:hAnsi="Times New Roman"/>
                <w:sz w:val="18"/>
              </w:rPr>
              <w:t>0x1：A相线</w:t>
            </w:r>
          </w:p>
          <w:p w14:paraId="5BFA56BA">
            <w:pPr>
              <w:pStyle w:val="125"/>
              <w:adjustRightInd w:val="0"/>
              <w:snapToGrid w:val="0"/>
              <w:jc w:val="left"/>
              <w:rPr>
                <w:rFonts w:ascii="Times New Roman" w:hAnsi="Times New Roman"/>
                <w:sz w:val="18"/>
              </w:rPr>
            </w:pPr>
            <w:r>
              <w:rPr>
                <w:rFonts w:ascii="Times New Roman" w:hAnsi="Times New Roman"/>
                <w:sz w:val="18"/>
              </w:rPr>
              <w:t>0x2：B相线</w:t>
            </w:r>
          </w:p>
          <w:p w14:paraId="1180B4C4">
            <w:pPr>
              <w:pStyle w:val="125"/>
              <w:adjustRightInd w:val="0"/>
              <w:snapToGrid w:val="0"/>
              <w:jc w:val="left"/>
              <w:rPr>
                <w:rFonts w:ascii="Times New Roman" w:hAnsi="Times New Roman"/>
                <w:sz w:val="18"/>
              </w:rPr>
            </w:pPr>
            <w:r>
              <w:rPr>
                <w:rFonts w:ascii="Times New Roman" w:hAnsi="Times New Roman"/>
                <w:sz w:val="18"/>
              </w:rPr>
              <w:t>0x3：C相线</w:t>
            </w:r>
          </w:p>
        </w:tc>
      </w:tr>
      <w:tr w14:paraId="4E84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restart"/>
            <w:vAlign w:val="center"/>
          </w:tcPr>
          <w:p w14:paraId="6B913075">
            <w:pPr>
              <w:pStyle w:val="125"/>
              <w:adjustRightInd w:val="0"/>
              <w:snapToGrid w:val="0"/>
              <w:rPr>
                <w:rFonts w:ascii="Times New Roman" w:hAnsi="Times New Roman"/>
                <w:sz w:val="18"/>
              </w:rPr>
            </w:pPr>
            <w:r>
              <w:rPr>
                <w:rFonts w:ascii="Times New Roman" w:hAnsi="Times New Roman"/>
                <w:sz w:val="18"/>
              </w:rPr>
              <w:t>TEI</w:t>
            </w:r>
          </w:p>
        </w:tc>
        <w:tc>
          <w:tcPr>
            <w:tcW w:w="1014" w:type="dxa"/>
            <w:vAlign w:val="center"/>
          </w:tcPr>
          <w:p w14:paraId="5A9C3C27">
            <w:pPr>
              <w:pStyle w:val="125"/>
              <w:adjustRightInd w:val="0"/>
              <w:snapToGrid w:val="0"/>
              <w:rPr>
                <w:rFonts w:ascii="Times New Roman" w:hAnsi="Times New Roman"/>
                <w:sz w:val="18"/>
              </w:rPr>
            </w:pPr>
            <w:r>
              <w:rPr>
                <w:rFonts w:ascii="Times New Roman" w:hAnsi="Times New Roman"/>
                <w:sz w:val="18"/>
              </w:rPr>
              <w:t>3</w:t>
            </w:r>
          </w:p>
        </w:tc>
        <w:tc>
          <w:tcPr>
            <w:tcW w:w="971" w:type="dxa"/>
            <w:vAlign w:val="center"/>
          </w:tcPr>
          <w:p w14:paraId="511960D8">
            <w:pPr>
              <w:pStyle w:val="125"/>
              <w:adjustRightInd w:val="0"/>
              <w:snapToGrid w:val="0"/>
              <w:rPr>
                <w:rFonts w:ascii="Times New Roman" w:hAnsi="Times New Roman"/>
                <w:sz w:val="18"/>
              </w:rPr>
            </w:pPr>
            <w:r>
              <w:rPr>
                <w:rFonts w:ascii="Times New Roman" w:hAnsi="Times New Roman"/>
                <w:sz w:val="18"/>
              </w:rPr>
              <w:t>0-7</w:t>
            </w:r>
          </w:p>
        </w:tc>
        <w:tc>
          <w:tcPr>
            <w:tcW w:w="1701" w:type="dxa"/>
            <w:vAlign w:val="center"/>
          </w:tcPr>
          <w:p w14:paraId="4D0072BE">
            <w:pPr>
              <w:pStyle w:val="125"/>
              <w:adjustRightInd w:val="0"/>
              <w:snapToGrid w:val="0"/>
              <w:rPr>
                <w:rFonts w:ascii="Times New Roman" w:hAnsi="Times New Roman"/>
                <w:sz w:val="18"/>
              </w:rPr>
            </w:pPr>
            <w:r>
              <w:rPr>
                <w:rFonts w:ascii="Times New Roman" w:hAnsi="Times New Roman"/>
                <w:sz w:val="18"/>
              </w:rPr>
              <w:t>8</w:t>
            </w:r>
          </w:p>
        </w:tc>
        <w:tc>
          <w:tcPr>
            <w:tcW w:w="2418" w:type="dxa"/>
            <w:vMerge w:val="restart"/>
            <w:vAlign w:val="center"/>
          </w:tcPr>
          <w:p w14:paraId="16E06C22">
            <w:pPr>
              <w:pStyle w:val="125"/>
              <w:adjustRightInd w:val="0"/>
              <w:snapToGrid w:val="0"/>
              <w:jc w:val="left"/>
              <w:rPr>
                <w:rFonts w:ascii="Times New Roman" w:hAnsi="Times New Roman"/>
                <w:sz w:val="18"/>
              </w:rPr>
            </w:pPr>
            <w:r>
              <w:rPr>
                <w:rFonts w:ascii="Times New Roman" w:hAnsi="Times New Roman"/>
                <w:sz w:val="18"/>
              </w:rPr>
              <w:t>站点TEI</w:t>
            </w:r>
          </w:p>
        </w:tc>
      </w:tr>
      <w:tr w14:paraId="7010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6B9AFE9F">
            <w:pPr>
              <w:pStyle w:val="125"/>
              <w:adjustRightInd w:val="0"/>
              <w:snapToGrid w:val="0"/>
              <w:rPr>
                <w:rFonts w:ascii="Times New Roman" w:hAnsi="Times New Roman"/>
                <w:sz w:val="18"/>
              </w:rPr>
            </w:pPr>
          </w:p>
        </w:tc>
        <w:tc>
          <w:tcPr>
            <w:tcW w:w="1014" w:type="dxa"/>
            <w:vMerge w:val="restart"/>
            <w:vAlign w:val="center"/>
          </w:tcPr>
          <w:p w14:paraId="0B1E0B84">
            <w:pPr>
              <w:pStyle w:val="125"/>
              <w:adjustRightInd w:val="0"/>
              <w:snapToGrid w:val="0"/>
              <w:rPr>
                <w:rFonts w:ascii="Times New Roman" w:hAnsi="Times New Roman"/>
                <w:sz w:val="18"/>
              </w:rPr>
            </w:pPr>
            <w:r>
              <w:rPr>
                <w:rFonts w:ascii="Times New Roman" w:hAnsi="Times New Roman"/>
                <w:sz w:val="18"/>
              </w:rPr>
              <w:t>4</w:t>
            </w:r>
          </w:p>
        </w:tc>
        <w:tc>
          <w:tcPr>
            <w:tcW w:w="971" w:type="dxa"/>
            <w:vAlign w:val="center"/>
          </w:tcPr>
          <w:p w14:paraId="2BEE80D5">
            <w:pPr>
              <w:pStyle w:val="125"/>
              <w:adjustRightInd w:val="0"/>
              <w:snapToGrid w:val="0"/>
              <w:rPr>
                <w:rFonts w:ascii="Times New Roman" w:hAnsi="Times New Roman"/>
                <w:sz w:val="18"/>
              </w:rPr>
            </w:pPr>
            <w:r>
              <w:rPr>
                <w:rFonts w:ascii="Times New Roman" w:hAnsi="Times New Roman"/>
                <w:sz w:val="18"/>
              </w:rPr>
              <w:t>0-3</w:t>
            </w:r>
          </w:p>
        </w:tc>
        <w:tc>
          <w:tcPr>
            <w:tcW w:w="1701" w:type="dxa"/>
            <w:vAlign w:val="center"/>
          </w:tcPr>
          <w:p w14:paraId="2864BE76">
            <w:pPr>
              <w:pStyle w:val="125"/>
              <w:adjustRightInd w:val="0"/>
              <w:snapToGrid w:val="0"/>
              <w:rPr>
                <w:rFonts w:ascii="Times New Roman" w:hAnsi="Times New Roman"/>
                <w:sz w:val="18"/>
              </w:rPr>
            </w:pPr>
            <w:r>
              <w:rPr>
                <w:rFonts w:ascii="Times New Roman" w:hAnsi="Times New Roman"/>
                <w:sz w:val="18"/>
              </w:rPr>
              <w:t>4</w:t>
            </w:r>
          </w:p>
        </w:tc>
        <w:tc>
          <w:tcPr>
            <w:tcW w:w="2418" w:type="dxa"/>
            <w:vMerge w:val="continue"/>
            <w:vAlign w:val="center"/>
          </w:tcPr>
          <w:p w14:paraId="73CC9A9B">
            <w:pPr>
              <w:pStyle w:val="125"/>
              <w:adjustRightInd w:val="0"/>
              <w:snapToGrid w:val="0"/>
              <w:jc w:val="left"/>
              <w:rPr>
                <w:rFonts w:ascii="Times New Roman" w:hAnsi="Times New Roman"/>
                <w:sz w:val="18"/>
              </w:rPr>
            </w:pPr>
          </w:p>
        </w:tc>
      </w:tr>
      <w:tr w14:paraId="30A9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6EE5E2FA">
            <w:pPr>
              <w:pStyle w:val="125"/>
              <w:adjustRightInd w:val="0"/>
              <w:snapToGrid w:val="0"/>
              <w:rPr>
                <w:rFonts w:ascii="Times New Roman" w:hAnsi="Times New Roman"/>
                <w:sz w:val="18"/>
              </w:rPr>
            </w:pPr>
            <w:r>
              <w:rPr>
                <w:rFonts w:ascii="Times New Roman" w:hAnsi="Times New Roman"/>
                <w:sz w:val="18"/>
              </w:rPr>
              <w:t>角色</w:t>
            </w:r>
          </w:p>
        </w:tc>
        <w:tc>
          <w:tcPr>
            <w:tcW w:w="1014" w:type="dxa"/>
            <w:vMerge w:val="continue"/>
            <w:vAlign w:val="center"/>
          </w:tcPr>
          <w:p w14:paraId="336E0F03">
            <w:pPr>
              <w:pStyle w:val="125"/>
              <w:adjustRightInd w:val="0"/>
              <w:snapToGrid w:val="0"/>
              <w:rPr>
                <w:rFonts w:ascii="Times New Roman" w:hAnsi="Times New Roman"/>
                <w:sz w:val="18"/>
              </w:rPr>
            </w:pPr>
          </w:p>
        </w:tc>
        <w:tc>
          <w:tcPr>
            <w:tcW w:w="971" w:type="dxa"/>
            <w:vAlign w:val="center"/>
          </w:tcPr>
          <w:p w14:paraId="1DB83A3C">
            <w:pPr>
              <w:pStyle w:val="125"/>
              <w:adjustRightInd w:val="0"/>
              <w:snapToGrid w:val="0"/>
              <w:rPr>
                <w:rFonts w:ascii="Times New Roman" w:hAnsi="Times New Roman"/>
                <w:sz w:val="18"/>
              </w:rPr>
            </w:pPr>
            <w:r>
              <w:rPr>
                <w:rFonts w:ascii="Times New Roman" w:hAnsi="Times New Roman"/>
                <w:sz w:val="18"/>
              </w:rPr>
              <w:t>4-7</w:t>
            </w:r>
          </w:p>
        </w:tc>
        <w:tc>
          <w:tcPr>
            <w:tcW w:w="1701" w:type="dxa"/>
            <w:vAlign w:val="center"/>
          </w:tcPr>
          <w:p w14:paraId="45D5584B">
            <w:pPr>
              <w:pStyle w:val="125"/>
              <w:adjustRightInd w:val="0"/>
              <w:snapToGrid w:val="0"/>
              <w:rPr>
                <w:rFonts w:ascii="Times New Roman" w:hAnsi="Times New Roman"/>
                <w:sz w:val="18"/>
              </w:rPr>
            </w:pPr>
            <w:r>
              <w:rPr>
                <w:rFonts w:ascii="Times New Roman" w:hAnsi="Times New Roman"/>
                <w:sz w:val="18"/>
              </w:rPr>
              <w:t>4</w:t>
            </w:r>
          </w:p>
        </w:tc>
        <w:tc>
          <w:tcPr>
            <w:tcW w:w="2418" w:type="dxa"/>
            <w:vAlign w:val="center"/>
          </w:tcPr>
          <w:p w14:paraId="1509EC6C">
            <w:pPr>
              <w:pStyle w:val="125"/>
              <w:adjustRightInd w:val="0"/>
              <w:snapToGrid w:val="0"/>
              <w:jc w:val="left"/>
              <w:rPr>
                <w:rFonts w:ascii="Times New Roman" w:hAnsi="Times New Roman"/>
                <w:sz w:val="18"/>
              </w:rPr>
            </w:pPr>
            <w:r>
              <w:rPr>
                <w:rFonts w:ascii="Times New Roman" w:hAnsi="Times New Roman"/>
                <w:sz w:val="18"/>
              </w:rPr>
              <w:t>站点角色</w:t>
            </w:r>
          </w:p>
          <w:p w14:paraId="6D8D2AAD">
            <w:pPr>
              <w:pStyle w:val="125"/>
              <w:adjustRightInd w:val="0"/>
              <w:snapToGrid w:val="0"/>
              <w:jc w:val="left"/>
              <w:rPr>
                <w:rFonts w:ascii="Times New Roman" w:hAnsi="Times New Roman"/>
                <w:sz w:val="18"/>
              </w:rPr>
            </w:pPr>
            <w:r>
              <w:rPr>
                <w:rFonts w:ascii="Times New Roman" w:hAnsi="Times New Roman"/>
                <w:sz w:val="18"/>
              </w:rPr>
              <w:t>角色定义：</w:t>
            </w:r>
          </w:p>
          <w:p w14:paraId="1B154306">
            <w:pPr>
              <w:pStyle w:val="125"/>
              <w:adjustRightInd w:val="0"/>
              <w:snapToGrid w:val="0"/>
              <w:jc w:val="left"/>
              <w:rPr>
                <w:rFonts w:ascii="Times New Roman" w:hAnsi="Times New Roman"/>
                <w:sz w:val="18"/>
              </w:rPr>
            </w:pPr>
            <w:r>
              <w:rPr>
                <w:rFonts w:ascii="Times New Roman" w:hAnsi="Times New Roman"/>
                <w:sz w:val="18"/>
              </w:rPr>
              <w:t>0x0</w:t>
            </w:r>
            <w:r>
              <w:rPr>
                <w:rFonts w:hint="eastAsia" w:ascii="Times New Roman" w:hAnsi="Times New Roman"/>
                <w:sz w:val="18"/>
              </w:rPr>
              <w:t>：</w:t>
            </w:r>
            <w:r>
              <w:rPr>
                <w:rFonts w:ascii="Times New Roman" w:hAnsi="Times New Roman"/>
                <w:sz w:val="18"/>
              </w:rPr>
              <w:t>未知</w:t>
            </w:r>
          </w:p>
          <w:p w14:paraId="265C14B1">
            <w:pPr>
              <w:pStyle w:val="125"/>
              <w:adjustRightInd w:val="0"/>
              <w:snapToGrid w:val="0"/>
              <w:jc w:val="left"/>
              <w:rPr>
                <w:rFonts w:ascii="Times New Roman" w:hAnsi="Times New Roman"/>
                <w:sz w:val="18"/>
              </w:rPr>
            </w:pPr>
            <w:r>
              <w:rPr>
                <w:rFonts w:ascii="Times New Roman" w:hAnsi="Times New Roman"/>
                <w:sz w:val="18"/>
              </w:rPr>
              <w:t>0x1</w:t>
            </w:r>
            <w:r>
              <w:rPr>
                <w:rFonts w:hint="eastAsia" w:ascii="Times New Roman" w:hAnsi="Times New Roman"/>
                <w:sz w:val="18"/>
              </w:rPr>
              <w:t>：</w:t>
            </w:r>
            <w:r>
              <w:rPr>
                <w:rFonts w:ascii="Times New Roman" w:hAnsi="Times New Roman"/>
                <w:sz w:val="18"/>
              </w:rPr>
              <w:t>STA</w:t>
            </w:r>
          </w:p>
          <w:p w14:paraId="36CB865D">
            <w:pPr>
              <w:pStyle w:val="125"/>
              <w:adjustRightInd w:val="0"/>
              <w:snapToGrid w:val="0"/>
              <w:jc w:val="left"/>
              <w:rPr>
                <w:rFonts w:ascii="Times New Roman" w:hAnsi="Times New Roman"/>
                <w:sz w:val="18"/>
              </w:rPr>
            </w:pPr>
            <w:r>
              <w:rPr>
                <w:rFonts w:ascii="Times New Roman" w:hAnsi="Times New Roman"/>
                <w:sz w:val="18"/>
              </w:rPr>
              <w:t>0x2</w:t>
            </w:r>
            <w:r>
              <w:rPr>
                <w:rFonts w:hint="eastAsia" w:ascii="Times New Roman" w:hAnsi="Times New Roman"/>
                <w:sz w:val="18"/>
              </w:rPr>
              <w:t>：</w:t>
            </w:r>
            <w:r>
              <w:rPr>
                <w:rFonts w:ascii="Times New Roman" w:hAnsi="Times New Roman"/>
                <w:sz w:val="18"/>
              </w:rPr>
              <w:t>PCO</w:t>
            </w:r>
          </w:p>
          <w:p w14:paraId="5814F8E9">
            <w:pPr>
              <w:pStyle w:val="125"/>
              <w:adjustRightInd w:val="0"/>
              <w:snapToGrid w:val="0"/>
              <w:jc w:val="left"/>
              <w:rPr>
                <w:rFonts w:ascii="Times New Roman" w:hAnsi="Times New Roman"/>
                <w:sz w:val="18"/>
              </w:rPr>
            </w:pPr>
            <w:r>
              <w:rPr>
                <w:rFonts w:ascii="Times New Roman" w:hAnsi="Times New Roman"/>
                <w:sz w:val="18"/>
              </w:rPr>
              <w:t>0x4</w:t>
            </w:r>
            <w:r>
              <w:rPr>
                <w:rFonts w:hint="eastAsia" w:ascii="Times New Roman" w:hAnsi="Times New Roman"/>
                <w:sz w:val="18"/>
              </w:rPr>
              <w:t>：</w:t>
            </w:r>
            <w:r>
              <w:rPr>
                <w:rFonts w:ascii="Times New Roman" w:hAnsi="Times New Roman"/>
                <w:sz w:val="18"/>
              </w:rPr>
              <w:t>CCO</w:t>
            </w:r>
          </w:p>
          <w:p w14:paraId="74A1BE97">
            <w:pPr>
              <w:pStyle w:val="125"/>
              <w:adjustRightInd w:val="0"/>
              <w:snapToGrid w:val="0"/>
              <w:jc w:val="left"/>
              <w:rPr>
                <w:rFonts w:ascii="Times New Roman" w:hAnsi="Times New Roman"/>
                <w:sz w:val="18"/>
              </w:rPr>
            </w:pPr>
            <w:r>
              <w:rPr>
                <w:rFonts w:ascii="Times New Roman" w:hAnsi="Times New Roman"/>
                <w:sz w:val="18"/>
              </w:rPr>
              <w:t>其他：保留</w:t>
            </w:r>
          </w:p>
        </w:tc>
      </w:tr>
      <w:tr w14:paraId="7E53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409D3EED">
            <w:pPr>
              <w:pStyle w:val="125"/>
              <w:adjustRightInd w:val="0"/>
              <w:snapToGrid w:val="0"/>
              <w:rPr>
                <w:rFonts w:ascii="Times New Roman" w:hAnsi="Times New Roman"/>
                <w:sz w:val="18"/>
              </w:rPr>
            </w:pPr>
            <w:r>
              <w:rPr>
                <w:rFonts w:ascii="Times New Roman" w:hAnsi="Times New Roman"/>
                <w:sz w:val="18"/>
              </w:rPr>
              <w:t>信标使用标志位</w:t>
            </w:r>
          </w:p>
        </w:tc>
        <w:tc>
          <w:tcPr>
            <w:tcW w:w="1014" w:type="dxa"/>
            <w:vAlign w:val="center"/>
          </w:tcPr>
          <w:p w14:paraId="35815A37">
            <w:pPr>
              <w:pStyle w:val="125"/>
              <w:adjustRightInd w:val="0"/>
              <w:snapToGrid w:val="0"/>
              <w:rPr>
                <w:rFonts w:ascii="Times New Roman" w:hAnsi="Times New Roman"/>
                <w:sz w:val="18"/>
              </w:rPr>
            </w:pPr>
            <w:r>
              <w:rPr>
                <w:rFonts w:ascii="Times New Roman" w:hAnsi="Times New Roman"/>
                <w:sz w:val="18"/>
              </w:rPr>
              <w:t>5</w:t>
            </w:r>
          </w:p>
        </w:tc>
        <w:tc>
          <w:tcPr>
            <w:tcW w:w="971" w:type="dxa"/>
            <w:vAlign w:val="center"/>
          </w:tcPr>
          <w:p w14:paraId="30629540">
            <w:pPr>
              <w:pStyle w:val="125"/>
              <w:adjustRightInd w:val="0"/>
              <w:snapToGrid w:val="0"/>
              <w:rPr>
                <w:rFonts w:ascii="Times New Roman" w:hAnsi="Times New Roman"/>
                <w:sz w:val="18"/>
              </w:rPr>
            </w:pPr>
            <w:r>
              <w:rPr>
                <w:rFonts w:ascii="Times New Roman" w:hAnsi="Times New Roman"/>
                <w:sz w:val="18"/>
              </w:rPr>
              <w:t>0-7</w:t>
            </w:r>
          </w:p>
        </w:tc>
        <w:tc>
          <w:tcPr>
            <w:tcW w:w="1701" w:type="dxa"/>
            <w:vAlign w:val="center"/>
          </w:tcPr>
          <w:p w14:paraId="03991E79">
            <w:pPr>
              <w:pStyle w:val="125"/>
              <w:adjustRightInd w:val="0"/>
              <w:snapToGrid w:val="0"/>
              <w:rPr>
                <w:rFonts w:ascii="Times New Roman" w:hAnsi="Times New Roman"/>
                <w:sz w:val="18"/>
              </w:rPr>
            </w:pPr>
            <w:r>
              <w:rPr>
                <w:rFonts w:ascii="Times New Roman" w:hAnsi="Times New Roman"/>
                <w:sz w:val="18"/>
              </w:rPr>
              <w:t>8</w:t>
            </w:r>
          </w:p>
        </w:tc>
        <w:tc>
          <w:tcPr>
            <w:tcW w:w="2418" w:type="dxa"/>
            <w:vAlign w:val="center"/>
          </w:tcPr>
          <w:p w14:paraId="6024A505">
            <w:pPr>
              <w:pStyle w:val="125"/>
              <w:adjustRightInd w:val="0"/>
              <w:snapToGrid w:val="0"/>
              <w:jc w:val="left"/>
              <w:rPr>
                <w:rFonts w:ascii="Times New Roman" w:hAnsi="Times New Roman"/>
                <w:sz w:val="18"/>
              </w:rPr>
            </w:pPr>
            <w:r>
              <w:rPr>
                <w:rFonts w:ascii="Times New Roman" w:hAnsi="Times New Roman"/>
                <w:sz w:val="18"/>
              </w:rPr>
              <w:t>使用信标评估信道。</w:t>
            </w:r>
          </w:p>
          <w:p w14:paraId="7051B06A">
            <w:pPr>
              <w:pStyle w:val="125"/>
              <w:adjustRightInd w:val="0"/>
              <w:snapToGrid w:val="0"/>
              <w:jc w:val="left"/>
              <w:rPr>
                <w:rFonts w:ascii="Times New Roman" w:hAnsi="Times New Roman"/>
                <w:sz w:val="18"/>
              </w:rPr>
            </w:pPr>
            <w:r>
              <w:rPr>
                <w:rFonts w:ascii="Times New Roman" w:hAnsi="Times New Roman"/>
                <w:sz w:val="18"/>
              </w:rPr>
              <w:t>值定义：</w:t>
            </w:r>
          </w:p>
          <w:p w14:paraId="506AAE15">
            <w:pPr>
              <w:pStyle w:val="125"/>
              <w:adjustRightInd w:val="0"/>
              <w:snapToGrid w:val="0"/>
              <w:jc w:val="left"/>
              <w:rPr>
                <w:rFonts w:ascii="Times New Roman" w:hAnsi="Times New Roman"/>
                <w:sz w:val="18"/>
              </w:rPr>
            </w:pPr>
            <w:r>
              <w:rPr>
                <w:rFonts w:ascii="Times New Roman" w:hAnsi="Times New Roman"/>
                <w:sz w:val="18"/>
              </w:rPr>
              <w:t>0x0：不使用</w:t>
            </w:r>
          </w:p>
          <w:p w14:paraId="30D942E4">
            <w:pPr>
              <w:pStyle w:val="125"/>
              <w:adjustRightInd w:val="0"/>
              <w:snapToGrid w:val="0"/>
              <w:jc w:val="left"/>
              <w:rPr>
                <w:rFonts w:ascii="Times New Roman" w:hAnsi="Times New Roman"/>
                <w:sz w:val="18"/>
              </w:rPr>
            </w:pPr>
            <w:r>
              <w:rPr>
                <w:rFonts w:ascii="Times New Roman" w:hAnsi="Times New Roman"/>
                <w:sz w:val="18"/>
              </w:rPr>
              <w:t>0x1：使用</w:t>
            </w:r>
          </w:p>
        </w:tc>
      </w:tr>
      <w:tr w14:paraId="0583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restart"/>
            <w:vAlign w:val="center"/>
          </w:tcPr>
          <w:p w14:paraId="6C6179E2">
            <w:pPr>
              <w:pStyle w:val="125"/>
              <w:adjustRightInd w:val="0"/>
              <w:snapToGrid w:val="0"/>
              <w:rPr>
                <w:rFonts w:ascii="Times New Roman" w:hAnsi="Times New Roman"/>
                <w:sz w:val="18"/>
              </w:rPr>
            </w:pPr>
            <w:r>
              <w:rPr>
                <w:rFonts w:ascii="Times New Roman" w:hAnsi="Times New Roman"/>
                <w:sz w:val="18"/>
              </w:rPr>
              <w:t>发送信标站点MAC地址</w:t>
            </w:r>
          </w:p>
        </w:tc>
        <w:tc>
          <w:tcPr>
            <w:tcW w:w="1014" w:type="dxa"/>
            <w:vAlign w:val="center"/>
          </w:tcPr>
          <w:p w14:paraId="50A145B3">
            <w:pPr>
              <w:pStyle w:val="125"/>
              <w:adjustRightInd w:val="0"/>
              <w:snapToGrid w:val="0"/>
              <w:rPr>
                <w:rFonts w:ascii="Times New Roman" w:hAnsi="Times New Roman"/>
                <w:sz w:val="18"/>
              </w:rPr>
            </w:pPr>
            <w:r>
              <w:rPr>
                <w:rFonts w:ascii="Times New Roman" w:hAnsi="Times New Roman"/>
                <w:sz w:val="18"/>
              </w:rPr>
              <w:t>6</w:t>
            </w:r>
          </w:p>
        </w:tc>
        <w:tc>
          <w:tcPr>
            <w:tcW w:w="971" w:type="dxa"/>
            <w:vAlign w:val="center"/>
          </w:tcPr>
          <w:p w14:paraId="4F8C4C06">
            <w:pPr>
              <w:pStyle w:val="125"/>
              <w:adjustRightInd w:val="0"/>
              <w:snapToGrid w:val="0"/>
              <w:rPr>
                <w:rFonts w:ascii="Times New Roman" w:hAnsi="Times New Roman"/>
                <w:sz w:val="18"/>
              </w:rPr>
            </w:pPr>
            <w:r>
              <w:rPr>
                <w:rFonts w:ascii="Times New Roman" w:hAnsi="Times New Roman"/>
                <w:sz w:val="18"/>
              </w:rPr>
              <w:t>0-7</w:t>
            </w:r>
          </w:p>
        </w:tc>
        <w:tc>
          <w:tcPr>
            <w:tcW w:w="1701" w:type="dxa"/>
            <w:vMerge w:val="restart"/>
            <w:vAlign w:val="center"/>
          </w:tcPr>
          <w:p w14:paraId="033E28FF">
            <w:pPr>
              <w:pStyle w:val="125"/>
              <w:adjustRightInd w:val="0"/>
              <w:snapToGrid w:val="0"/>
              <w:rPr>
                <w:rFonts w:ascii="Times New Roman" w:hAnsi="Times New Roman"/>
                <w:sz w:val="18"/>
              </w:rPr>
            </w:pPr>
            <w:r>
              <w:rPr>
                <w:rFonts w:ascii="Times New Roman" w:hAnsi="Times New Roman"/>
                <w:sz w:val="18"/>
              </w:rPr>
              <w:t>48</w:t>
            </w:r>
          </w:p>
        </w:tc>
        <w:tc>
          <w:tcPr>
            <w:tcW w:w="2418" w:type="dxa"/>
            <w:vMerge w:val="restart"/>
            <w:vAlign w:val="center"/>
          </w:tcPr>
          <w:p w14:paraId="2DBB859C">
            <w:pPr>
              <w:pStyle w:val="125"/>
              <w:adjustRightInd w:val="0"/>
              <w:snapToGrid w:val="0"/>
              <w:jc w:val="left"/>
              <w:rPr>
                <w:rFonts w:ascii="Times New Roman" w:hAnsi="Times New Roman"/>
                <w:sz w:val="18"/>
              </w:rPr>
            </w:pPr>
            <w:r>
              <w:rPr>
                <w:rFonts w:ascii="Times New Roman" w:hAnsi="Times New Roman"/>
                <w:sz w:val="18"/>
              </w:rPr>
              <w:t>信标发送站点MAC地址</w:t>
            </w:r>
          </w:p>
        </w:tc>
      </w:tr>
      <w:tr w14:paraId="221C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195CCBE8">
            <w:pPr>
              <w:pStyle w:val="125"/>
              <w:adjustRightInd w:val="0"/>
              <w:snapToGrid w:val="0"/>
              <w:rPr>
                <w:rFonts w:ascii="Times New Roman" w:hAnsi="Times New Roman"/>
                <w:sz w:val="18"/>
              </w:rPr>
            </w:pPr>
          </w:p>
        </w:tc>
        <w:tc>
          <w:tcPr>
            <w:tcW w:w="1014" w:type="dxa"/>
            <w:vAlign w:val="center"/>
          </w:tcPr>
          <w:p w14:paraId="3F9166B1">
            <w:pPr>
              <w:pStyle w:val="125"/>
              <w:adjustRightInd w:val="0"/>
              <w:snapToGrid w:val="0"/>
              <w:rPr>
                <w:rFonts w:ascii="Times New Roman" w:hAnsi="Times New Roman"/>
                <w:sz w:val="18"/>
              </w:rPr>
            </w:pPr>
            <w:r>
              <w:rPr>
                <w:rFonts w:ascii="Times New Roman" w:hAnsi="Times New Roman"/>
                <w:sz w:val="18"/>
              </w:rPr>
              <w:t>7</w:t>
            </w:r>
          </w:p>
        </w:tc>
        <w:tc>
          <w:tcPr>
            <w:tcW w:w="971" w:type="dxa"/>
            <w:vAlign w:val="center"/>
          </w:tcPr>
          <w:p w14:paraId="694E0176">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44F42523">
            <w:pPr>
              <w:pStyle w:val="125"/>
              <w:adjustRightInd w:val="0"/>
              <w:snapToGrid w:val="0"/>
              <w:rPr>
                <w:rFonts w:ascii="Times New Roman" w:hAnsi="Times New Roman"/>
                <w:sz w:val="18"/>
              </w:rPr>
            </w:pPr>
          </w:p>
        </w:tc>
        <w:tc>
          <w:tcPr>
            <w:tcW w:w="2418" w:type="dxa"/>
            <w:vMerge w:val="continue"/>
            <w:vAlign w:val="center"/>
          </w:tcPr>
          <w:p w14:paraId="7C202A08">
            <w:pPr>
              <w:pStyle w:val="125"/>
              <w:adjustRightInd w:val="0"/>
              <w:snapToGrid w:val="0"/>
              <w:jc w:val="left"/>
              <w:rPr>
                <w:rFonts w:ascii="Times New Roman" w:hAnsi="Times New Roman"/>
                <w:sz w:val="18"/>
              </w:rPr>
            </w:pPr>
          </w:p>
        </w:tc>
      </w:tr>
      <w:tr w14:paraId="53B0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29066D2B">
            <w:pPr>
              <w:pStyle w:val="125"/>
              <w:adjustRightInd w:val="0"/>
              <w:snapToGrid w:val="0"/>
              <w:rPr>
                <w:rFonts w:ascii="Times New Roman" w:hAnsi="Times New Roman"/>
                <w:sz w:val="18"/>
              </w:rPr>
            </w:pPr>
          </w:p>
        </w:tc>
        <w:tc>
          <w:tcPr>
            <w:tcW w:w="1014" w:type="dxa"/>
            <w:vAlign w:val="center"/>
          </w:tcPr>
          <w:p w14:paraId="056351BB">
            <w:pPr>
              <w:pStyle w:val="125"/>
              <w:adjustRightInd w:val="0"/>
              <w:snapToGrid w:val="0"/>
              <w:rPr>
                <w:rFonts w:ascii="Times New Roman" w:hAnsi="Times New Roman"/>
                <w:sz w:val="18"/>
              </w:rPr>
            </w:pPr>
            <w:r>
              <w:rPr>
                <w:rFonts w:ascii="Times New Roman" w:hAnsi="Times New Roman"/>
                <w:sz w:val="18"/>
              </w:rPr>
              <w:t>8</w:t>
            </w:r>
          </w:p>
        </w:tc>
        <w:tc>
          <w:tcPr>
            <w:tcW w:w="971" w:type="dxa"/>
            <w:vAlign w:val="center"/>
          </w:tcPr>
          <w:p w14:paraId="16BE725A">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31096C61">
            <w:pPr>
              <w:pStyle w:val="125"/>
              <w:adjustRightInd w:val="0"/>
              <w:snapToGrid w:val="0"/>
              <w:rPr>
                <w:rFonts w:ascii="Times New Roman" w:hAnsi="Times New Roman"/>
                <w:sz w:val="18"/>
              </w:rPr>
            </w:pPr>
          </w:p>
        </w:tc>
        <w:tc>
          <w:tcPr>
            <w:tcW w:w="2418" w:type="dxa"/>
            <w:vMerge w:val="continue"/>
            <w:vAlign w:val="center"/>
          </w:tcPr>
          <w:p w14:paraId="524D8E87">
            <w:pPr>
              <w:pStyle w:val="125"/>
              <w:adjustRightInd w:val="0"/>
              <w:snapToGrid w:val="0"/>
              <w:jc w:val="left"/>
              <w:rPr>
                <w:rFonts w:ascii="Times New Roman" w:hAnsi="Times New Roman"/>
                <w:sz w:val="18"/>
              </w:rPr>
            </w:pPr>
          </w:p>
        </w:tc>
      </w:tr>
      <w:tr w14:paraId="55F3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25A4B253">
            <w:pPr>
              <w:pStyle w:val="125"/>
              <w:adjustRightInd w:val="0"/>
              <w:snapToGrid w:val="0"/>
              <w:rPr>
                <w:rFonts w:ascii="Times New Roman" w:hAnsi="Times New Roman"/>
                <w:sz w:val="18"/>
              </w:rPr>
            </w:pPr>
          </w:p>
        </w:tc>
        <w:tc>
          <w:tcPr>
            <w:tcW w:w="1014" w:type="dxa"/>
            <w:vAlign w:val="center"/>
          </w:tcPr>
          <w:p w14:paraId="628E4B4A">
            <w:pPr>
              <w:pStyle w:val="125"/>
              <w:adjustRightInd w:val="0"/>
              <w:snapToGrid w:val="0"/>
              <w:rPr>
                <w:rFonts w:ascii="Times New Roman" w:hAnsi="Times New Roman"/>
                <w:sz w:val="18"/>
              </w:rPr>
            </w:pPr>
            <w:r>
              <w:rPr>
                <w:rFonts w:ascii="Times New Roman" w:hAnsi="Times New Roman"/>
                <w:sz w:val="18"/>
              </w:rPr>
              <w:t>9</w:t>
            </w:r>
          </w:p>
        </w:tc>
        <w:tc>
          <w:tcPr>
            <w:tcW w:w="971" w:type="dxa"/>
            <w:vAlign w:val="center"/>
          </w:tcPr>
          <w:p w14:paraId="5B8BDDA9">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47584FF6">
            <w:pPr>
              <w:pStyle w:val="125"/>
              <w:adjustRightInd w:val="0"/>
              <w:snapToGrid w:val="0"/>
              <w:rPr>
                <w:rFonts w:ascii="Times New Roman" w:hAnsi="Times New Roman"/>
                <w:sz w:val="18"/>
              </w:rPr>
            </w:pPr>
          </w:p>
        </w:tc>
        <w:tc>
          <w:tcPr>
            <w:tcW w:w="2418" w:type="dxa"/>
            <w:vMerge w:val="continue"/>
            <w:vAlign w:val="center"/>
          </w:tcPr>
          <w:p w14:paraId="7BDDACC3">
            <w:pPr>
              <w:pStyle w:val="125"/>
              <w:adjustRightInd w:val="0"/>
              <w:snapToGrid w:val="0"/>
              <w:jc w:val="left"/>
              <w:rPr>
                <w:rFonts w:ascii="Times New Roman" w:hAnsi="Times New Roman"/>
                <w:sz w:val="18"/>
              </w:rPr>
            </w:pPr>
          </w:p>
        </w:tc>
      </w:tr>
      <w:tr w14:paraId="1796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70B67180">
            <w:pPr>
              <w:pStyle w:val="125"/>
              <w:adjustRightInd w:val="0"/>
              <w:snapToGrid w:val="0"/>
              <w:rPr>
                <w:rFonts w:ascii="Times New Roman" w:hAnsi="Times New Roman"/>
                <w:sz w:val="18"/>
              </w:rPr>
            </w:pPr>
          </w:p>
        </w:tc>
        <w:tc>
          <w:tcPr>
            <w:tcW w:w="1014" w:type="dxa"/>
            <w:vAlign w:val="center"/>
          </w:tcPr>
          <w:p w14:paraId="1FF8C758">
            <w:pPr>
              <w:pStyle w:val="125"/>
              <w:adjustRightInd w:val="0"/>
              <w:snapToGrid w:val="0"/>
              <w:rPr>
                <w:rFonts w:ascii="Times New Roman" w:hAnsi="Times New Roman"/>
                <w:sz w:val="18"/>
              </w:rPr>
            </w:pPr>
            <w:r>
              <w:rPr>
                <w:rFonts w:ascii="Times New Roman" w:hAnsi="Times New Roman"/>
                <w:sz w:val="18"/>
              </w:rPr>
              <w:t>10</w:t>
            </w:r>
          </w:p>
        </w:tc>
        <w:tc>
          <w:tcPr>
            <w:tcW w:w="971" w:type="dxa"/>
            <w:vAlign w:val="center"/>
          </w:tcPr>
          <w:p w14:paraId="3EF169E7">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23F9A282">
            <w:pPr>
              <w:pStyle w:val="125"/>
              <w:adjustRightInd w:val="0"/>
              <w:snapToGrid w:val="0"/>
              <w:rPr>
                <w:rFonts w:ascii="Times New Roman" w:hAnsi="Times New Roman"/>
                <w:sz w:val="18"/>
              </w:rPr>
            </w:pPr>
          </w:p>
        </w:tc>
        <w:tc>
          <w:tcPr>
            <w:tcW w:w="2418" w:type="dxa"/>
            <w:vMerge w:val="continue"/>
            <w:vAlign w:val="center"/>
          </w:tcPr>
          <w:p w14:paraId="1F7EE211">
            <w:pPr>
              <w:pStyle w:val="125"/>
              <w:adjustRightInd w:val="0"/>
              <w:snapToGrid w:val="0"/>
              <w:jc w:val="left"/>
              <w:rPr>
                <w:rFonts w:ascii="Times New Roman" w:hAnsi="Times New Roman"/>
                <w:sz w:val="18"/>
              </w:rPr>
            </w:pPr>
          </w:p>
        </w:tc>
      </w:tr>
      <w:tr w14:paraId="18A4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2D89356A">
            <w:pPr>
              <w:pStyle w:val="125"/>
              <w:adjustRightInd w:val="0"/>
              <w:snapToGrid w:val="0"/>
              <w:rPr>
                <w:rFonts w:ascii="Times New Roman" w:hAnsi="Times New Roman"/>
                <w:sz w:val="18"/>
              </w:rPr>
            </w:pPr>
          </w:p>
        </w:tc>
        <w:tc>
          <w:tcPr>
            <w:tcW w:w="1014" w:type="dxa"/>
            <w:vAlign w:val="center"/>
          </w:tcPr>
          <w:p w14:paraId="2FE9A935">
            <w:pPr>
              <w:pStyle w:val="125"/>
              <w:adjustRightInd w:val="0"/>
              <w:snapToGrid w:val="0"/>
              <w:rPr>
                <w:rFonts w:ascii="Times New Roman" w:hAnsi="Times New Roman"/>
                <w:sz w:val="18"/>
              </w:rPr>
            </w:pPr>
            <w:r>
              <w:rPr>
                <w:rFonts w:ascii="Times New Roman" w:hAnsi="Times New Roman"/>
                <w:sz w:val="18"/>
              </w:rPr>
              <w:t>11</w:t>
            </w:r>
          </w:p>
        </w:tc>
        <w:tc>
          <w:tcPr>
            <w:tcW w:w="971" w:type="dxa"/>
            <w:vAlign w:val="center"/>
          </w:tcPr>
          <w:p w14:paraId="65FD909A">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3315B0FF">
            <w:pPr>
              <w:pStyle w:val="125"/>
              <w:adjustRightInd w:val="0"/>
              <w:snapToGrid w:val="0"/>
              <w:rPr>
                <w:rFonts w:ascii="Times New Roman" w:hAnsi="Times New Roman"/>
                <w:sz w:val="18"/>
              </w:rPr>
            </w:pPr>
          </w:p>
        </w:tc>
        <w:tc>
          <w:tcPr>
            <w:tcW w:w="2418" w:type="dxa"/>
            <w:vMerge w:val="continue"/>
            <w:vAlign w:val="center"/>
          </w:tcPr>
          <w:p w14:paraId="220E3623">
            <w:pPr>
              <w:pStyle w:val="125"/>
              <w:adjustRightInd w:val="0"/>
              <w:snapToGrid w:val="0"/>
              <w:jc w:val="left"/>
              <w:rPr>
                <w:rFonts w:ascii="Times New Roman" w:hAnsi="Times New Roman"/>
                <w:sz w:val="18"/>
              </w:rPr>
            </w:pPr>
          </w:p>
        </w:tc>
      </w:tr>
      <w:tr w14:paraId="786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restart"/>
            <w:vAlign w:val="center"/>
          </w:tcPr>
          <w:p w14:paraId="7D798A29">
            <w:pPr>
              <w:pStyle w:val="125"/>
              <w:adjustRightInd w:val="0"/>
              <w:snapToGrid w:val="0"/>
              <w:rPr>
                <w:rFonts w:ascii="Times New Roman" w:hAnsi="Times New Roman"/>
                <w:sz w:val="18"/>
              </w:rPr>
            </w:pPr>
            <w:r>
              <w:rPr>
                <w:rFonts w:ascii="Times New Roman" w:hAnsi="Times New Roman"/>
                <w:sz w:val="18"/>
              </w:rPr>
              <w:t>代理站点TEI</w:t>
            </w:r>
          </w:p>
        </w:tc>
        <w:tc>
          <w:tcPr>
            <w:tcW w:w="1014" w:type="dxa"/>
            <w:vAlign w:val="center"/>
          </w:tcPr>
          <w:p w14:paraId="76FF3397">
            <w:pPr>
              <w:pStyle w:val="125"/>
              <w:adjustRightInd w:val="0"/>
              <w:snapToGrid w:val="0"/>
              <w:rPr>
                <w:rFonts w:ascii="Times New Roman" w:hAnsi="Times New Roman"/>
                <w:sz w:val="18"/>
              </w:rPr>
            </w:pPr>
            <w:r>
              <w:rPr>
                <w:rFonts w:ascii="Times New Roman" w:hAnsi="Times New Roman"/>
                <w:sz w:val="18"/>
              </w:rPr>
              <w:t>12</w:t>
            </w:r>
          </w:p>
        </w:tc>
        <w:tc>
          <w:tcPr>
            <w:tcW w:w="971" w:type="dxa"/>
            <w:vAlign w:val="center"/>
          </w:tcPr>
          <w:p w14:paraId="4421236A">
            <w:pPr>
              <w:pStyle w:val="125"/>
              <w:adjustRightInd w:val="0"/>
              <w:snapToGrid w:val="0"/>
              <w:rPr>
                <w:rFonts w:ascii="Times New Roman" w:hAnsi="Times New Roman"/>
                <w:sz w:val="18"/>
              </w:rPr>
            </w:pPr>
            <w:r>
              <w:rPr>
                <w:rFonts w:ascii="Times New Roman" w:hAnsi="Times New Roman"/>
                <w:sz w:val="18"/>
              </w:rPr>
              <w:t>0-7</w:t>
            </w:r>
          </w:p>
        </w:tc>
        <w:tc>
          <w:tcPr>
            <w:tcW w:w="1701" w:type="dxa"/>
            <w:vMerge w:val="restart"/>
            <w:vAlign w:val="center"/>
          </w:tcPr>
          <w:p w14:paraId="5D524A23">
            <w:pPr>
              <w:pStyle w:val="125"/>
              <w:adjustRightInd w:val="0"/>
              <w:snapToGrid w:val="0"/>
              <w:rPr>
                <w:rFonts w:ascii="Times New Roman" w:hAnsi="Times New Roman"/>
                <w:sz w:val="18"/>
              </w:rPr>
            </w:pPr>
            <w:r>
              <w:rPr>
                <w:rFonts w:ascii="Times New Roman" w:hAnsi="Times New Roman"/>
                <w:sz w:val="18"/>
              </w:rPr>
              <w:t>12</w:t>
            </w:r>
          </w:p>
        </w:tc>
        <w:tc>
          <w:tcPr>
            <w:tcW w:w="2418" w:type="dxa"/>
            <w:vMerge w:val="restart"/>
            <w:vAlign w:val="center"/>
          </w:tcPr>
          <w:p w14:paraId="43BB2720">
            <w:pPr>
              <w:pStyle w:val="125"/>
              <w:adjustRightInd w:val="0"/>
              <w:snapToGrid w:val="0"/>
              <w:jc w:val="left"/>
              <w:rPr>
                <w:rFonts w:ascii="Times New Roman" w:hAnsi="Times New Roman"/>
                <w:sz w:val="18"/>
              </w:rPr>
            </w:pPr>
            <w:r>
              <w:rPr>
                <w:rFonts w:ascii="Times New Roman" w:hAnsi="Times New Roman"/>
                <w:sz w:val="18"/>
              </w:rPr>
              <w:t>发送信标站点的代理站点TEI</w:t>
            </w:r>
          </w:p>
        </w:tc>
      </w:tr>
      <w:tr w14:paraId="4E9FD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4B2FF4EE">
            <w:pPr>
              <w:pStyle w:val="125"/>
              <w:adjustRightInd w:val="0"/>
              <w:snapToGrid w:val="0"/>
              <w:rPr>
                <w:rFonts w:ascii="Times New Roman" w:hAnsi="Times New Roman"/>
                <w:sz w:val="18"/>
              </w:rPr>
            </w:pPr>
          </w:p>
        </w:tc>
        <w:tc>
          <w:tcPr>
            <w:tcW w:w="1014" w:type="dxa"/>
            <w:vMerge w:val="restart"/>
            <w:vAlign w:val="center"/>
          </w:tcPr>
          <w:p w14:paraId="49783B67">
            <w:pPr>
              <w:pStyle w:val="125"/>
              <w:adjustRightInd w:val="0"/>
              <w:snapToGrid w:val="0"/>
              <w:rPr>
                <w:rFonts w:ascii="Times New Roman" w:hAnsi="Times New Roman"/>
                <w:sz w:val="18"/>
              </w:rPr>
            </w:pPr>
            <w:r>
              <w:rPr>
                <w:rFonts w:ascii="Times New Roman" w:hAnsi="Times New Roman"/>
                <w:sz w:val="18"/>
              </w:rPr>
              <w:t>13</w:t>
            </w:r>
          </w:p>
        </w:tc>
        <w:tc>
          <w:tcPr>
            <w:tcW w:w="971" w:type="dxa"/>
            <w:vAlign w:val="center"/>
          </w:tcPr>
          <w:p w14:paraId="0D094092">
            <w:pPr>
              <w:pStyle w:val="125"/>
              <w:adjustRightInd w:val="0"/>
              <w:snapToGrid w:val="0"/>
              <w:rPr>
                <w:rFonts w:ascii="Times New Roman" w:hAnsi="Times New Roman"/>
                <w:sz w:val="18"/>
              </w:rPr>
            </w:pPr>
            <w:r>
              <w:rPr>
                <w:rFonts w:ascii="Times New Roman" w:hAnsi="Times New Roman"/>
                <w:sz w:val="18"/>
              </w:rPr>
              <w:t>0-3</w:t>
            </w:r>
          </w:p>
        </w:tc>
        <w:tc>
          <w:tcPr>
            <w:tcW w:w="1701" w:type="dxa"/>
            <w:vMerge w:val="continue"/>
            <w:vAlign w:val="center"/>
          </w:tcPr>
          <w:p w14:paraId="7517628F">
            <w:pPr>
              <w:pStyle w:val="125"/>
              <w:adjustRightInd w:val="0"/>
              <w:snapToGrid w:val="0"/>
              <w:rPr>
                <w:rFonts w:ascii="Times New Roman" w:hAnsi="Times New Roman"/>
                <w:sz w:val="18"/>
              </w:rPr>
            </w:pPr>
          </w:p>
        </w:tc>
        <w:tc>
          <w:tcPr>
            <w:tcW w:w="2418" w:type="dxa"/>
            <w:vMerge w:val="continue"/>
            <w:vAlign w:val="center"/>
          </w:tcPr>
          <w:p w14:paraId="09249702">
            <w:pPr>
              <w:pStyle w:val="125"/>
              <w:adjustRightInd w:val="0"/>
              <w:snapToGrid w:val="0"/>
              <w:jc w:val="left"/>
              <w:rPr>
                <w:rFonts w:ascii="Times New Roman" w:hAnsi="Times New Roman"/>
                <w:sz w:val="18"/>
              </w:rPr>
            </w:pPr>
          </w:p>
        </w:tc>
      </w:tr>
      <w:tr w14:paraId="139C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Align w:val="center"/>
          </w:tcPr>
          <w:p w14:paraId="38141FA8">
            <w:pPr>
              <w:pStyle w:val="125"/>
              <w:adjustRightInd w:val="0"/>
              <w:snapToGrid w:val="0"/>
              <w:rPr>
                <w:rFonts w:ascii="Times New Roman" w:hAnsi="Times New Roman"/>
                <w:sz w:val="18"/>
              </w:rPr>
            </w:pPr>
            <w:r>
              <w:rPr>
                <w:rFonts w:hint="eastAsia" w:ascii="Times New Roman" w:hAnsi="Times New Roman"/>
                <w:sz w:val="18"/>
              </w:rPr>
              <w:t>链路上RF跳数</w:t>
            </w:r>
          </w:p>
        </w:tc>
        <w:tc>
          <w:tcPr>
            <w:tcW w:w="1014" w:type="dxa"/>
            <w:vMerge w:val="continue"/>
            <w:vAlign w:val="center"/>
          </w:tcPr>
          <w:p w14:paraId="092CA4A5">
            <w:pPr>
              <w:pStyle w:val="125"/>
              <w:adjustRightInd w:val="0"/>
              <w:snapToGrid w:val="0"/>
              <w:rPr>
                <w:rFonts w:ascii="Times New Roman" w:hAnsi="Times New Roman"/>
                <w:sz w:val="18"/>
              </w:rPr>
            </w:pPr>
          </w:p>
        </w:tc>
        <w:tc>
          <w:tcPr>
            <w:tcW w:w="971" w:type="dxa"/>
            <w:vAlign w:val="center"/>
          </w:tcPr>
          <w:p w14:paraId="4CBB6B0A">
            <w:pPr>
              <w:pStyle w:val="125"/>
              <w:adjustRightInd w:val="0"/>
              <w:snapToGrid w:val="0"/>
              <w:rPr>
                <w:rFonts w:ascii="Times New Roman" w:hAnsi="Times New Roman"/>
                <w:sz w:val="18"/>
              </w:rPr>
            </w:pPr>
            <w:r>
              <w:rPr>
                <w:rFonts w:ascii="Times New Roman" w:hAnsi="Times New Roman"/>
                <w:sz w:val="18"/>
              </w:rPr>
              <w:t>4-7</w:t>
            </w:r>
          </w:p>
        </w:tc>
        <w:tc>
          <w:tcPr>
            <w:tcW w:w="1701" w:type="dxa"/>
            <w:vAlign w:val="center"/>
          </w:tcPr>
          <w:p w14:paraId="6C0AECB9">
            <w:pPr>
              <w:pStyle w:val="125"/>
              <w:adjustRightInd w:val="0"/>
              <w:snapToGrid w:val="0"/>
              <w:rPr>
                <w:rFonts w:ascii="Times New Roman" w:hAnsi="Times New Roman"/>
                <w:sz w:val="18"/>
              </w:rPr>
            </w:pPr>
            <w:r>
              <w:rPr>
                <w:rFonts w:ascii="Times New Roman" w:hAnsi="Times New Roman"/>
                <w:sz w:val="18"/>
              </w:rPr>
              <w:t>4</w:t>
            </w:r>
          </w:p>
        </w:tc>
        <w:tc>
          <w:tcPr>
            <w:tcW w:w="2418" w:type="dxa"/>
            <w:vAlign w:val="center"/>
          </w:tcPr>
          <w:p w14:paraId="4E50E682">
            <w:pPr>
              <w:pStyle w:val="125"/>
              <w:adjustRightInd w:val="0"/>
              <w:snapToGrid w:val="0"/>
              <w:jc w:val="left"/>
              <w:rPr>
                <w:rFonts w:ascii="Times New Roman" w:hAnsi="Times New Roman"/>
                <w:sz w:val="18"/>
              </w:rPr>
            </w:pPr>
          </w:p>
        </w:tc>
      </w:tr>
      <w:tr w14:paraId="344A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restart"/>
            <w:vAlign w:val="center"/>
          </w:tcPr>
          <w:p w14:paraId="2198CCCA">
            <w:pPr>
              <w:pStyle w:val="125"/>
              <w:adjustRightInd w:val="0"/>
              <w:snapToGrid w:val="0"/>
              <w:rPr>
                <w:rFonts w:ascii="Times New Roman" w:hAnsi="Times New Roman"/>
                <w:sz w:val="18"/>
              </w:rPr>
            </w:pPr>
            <w:r>
              <w:rPr>
                <w:rFonts w:ascii="Times New Roman" w:hAnsi="Times New Roman"/>
                <w:sz w:val="18"/>
              </w:rPr>
              <w:t>路径最低通信成功率</w:t>
            </w:r>
          </w:p>
        </w:tc>
        <w:tc>
          <w:tcPr>
            <w:tcW w:w="1014" w:type="dxa"/>
            <w:vAlign w:val="center"/>
          </w:tcPr>
          <w:p w14:paraId="79A5C300">
            <w:pPr>
              <w:pStyle w:val="125"/>
              <w:adjustRightInd w:val="0"/>
              <w:snapToGrid w:val="0"/>
              <w:rPr>
                <w:rFonts w:ascii="Times New Roman" w:hAnsi="Times New Roman"/>
                <w:sz w:val="18"/>
              </w:rPr>
            </w:pPr>
            <w:r>
              <w:rPr>
                <w:rFonts w:ascii="Times New Roman" w:hAnsi="Times New Roman"/>
                <w:sz w:val="18"/>
              </w:rPr>
              <w:t>14</w:t>
            </w:r>
          </w:p>
        </w:tc>
        <w:tc>
          <w:tcPr>
            <w:tcW w:w="971" w:type="dxa"/>
            <w:vAlign w:val="center"/>
          </w:tcPr>
          <w:p w14:paraId="08D096F9">
            <w:pPr>
              <w:pStyle w:val="125"/>
              <w:adjustRightInd w:val="0"/>
              <w:snapToGrid w:val="0"/>
              <w:rPr>
                <w:rFonts w:ascii="Times New Roman" w:hAnsi="Times New Roman"/>
                <w:sz w:val="18"/>
              </w:rPr>
            </w:pPr>
            <w:r>
              <w:rPr>
                <w:rFonts w:ascii="Times New Roman" w:hAnsi="Times New Roman"/>
                <w:sz w:val="18"/>
              </w:rPr>
              <w:t>0-7</w:t>
            </w:r>
          </w:p>
        </w:tc>
        <w:tc>
          <w:tcPr>
            <w:tcW w:w="1701" w:type="dxa"/>
            <w:vMerge w:val="restart"/>
            <w:vAlign w:val="center"/>
          </w:tcPr>
          <w:p w14:paraId="647A2F50">
            <w:pPr>
              <w:pStyle w:val="125"/>
              <w:adjustRightInd w:val="0"/>
              <w:snapToGrid w:val="0"/>
              <w:rPr>
                <w:rFonts w:ascii="Times New Roman" w:hAnsi="Times New Roman"/>
                <w:sz w:val="18"/>
              </w:rPr>
            </w:pPr>
            <w:r>
              <w:rPr>
                <w:rFonts w:ascii="Times New Roman" w:hAnsi="Times New Roman"/>
                <w:sz w:val="18"/>
              </w:rPr>
              <w:t>32</w:t>
            </w:r>
          </w:p>
        </w:tc>
        <w:tc>
          <w:tcPr>
            <w:tcW w:w="2418" w:type="dxa"/>
            <w:vMerge w:val="restart"/>
            <w:vAlign w:val="center"/>
          </w:tcPr>
          <w:p w14:paraId="5ED5045F">
            <w:pPr>
              <w:pStyle w:val="125"/>
              <w:adjustRightInd w:val="0"/>
              <w:snapToGrid w:val="0"/>
              <w:jc w:val="left"/>
              <w:rPr>
                <w:rFonts w:ascii="Times New Roman" w:hAnsi="Times New Roman"/>
                <w:sz w:val="18"/>
              </w:rPr>
            </w:pPr>
            <w:r>
              <w:rPr>
                <w:rFonts w:ascii="Times New Roman" w:hAnsi="Times New Roman"/>
                <w:sz w:val="18"/>
              </w:rPr>
              <w:t>站点到CCO整个路径的最低通信成功率。CCO时，成功率为100%</w:t>
            </w:r>
          </w:p>
        </w:tc>
      </w:tr>
      <w:tr w14:paraId="2CCE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70675503">
            <w:pPr>
              <w:pStyle w:val="125"/>
              <w:adjustRightInd w:val="0"/>
              <w:snapToGrid w:val="0"/>
              <w:rPr>
                <w:rFonts w:ascii="Times New Roman" w:hAnsi="Times New Roman"/>
                <w:sz w:val="18"/>
              </w:rPr>
            </w:pPr>
          </w:p>
        </w:tc>
        <w:tc>
          <w:tcPr>
            <w:tcW w:w="1014" w:type="dxa"/>
            <w:vAlign w:val="center"/>
          </w:tcPr>
          <w:p w14:paraId="16D56797">
            <w:pPr>
              <w:pStyle w:val="125"/>
              <w:adjustRightInd w:val="0"/>
              <w:snapToGrid w:val="0"/>
              <w:rPr>
                <w:rFonts w:ascii="Times New Roman" w:hAnsi="Times New Roman"/>
                <w:sz w:val="18"/>
              </w:rPr>
            </w:pPr>
            <w:r>
              <w:rPr>
                <w:rFonts w:ascii="Times New Roman" w:hAnsi="Times New Roman"/>
                <w:sz w:val="18"/>
              </w:rPr>
              <w:t>15</w:t>
            </w:r>
          </w:p>
        </w:tc>
        <w:tc>
          <w:tcPr>
            <w:tcW w:w="971" w:type="dxa"/>
            <w:vAlign w:val="center"/>
          </w:tcPr>
          <w:p w14:paraId="4D8C18A3">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58811E0E">
            <w:pPr>
              <w:pStyle w:val="125"/>
              <w:adjustRightInd w:val="0"/>
              <w:snapToGrid w:val="0"/>
              <w:rPr>
                <w:rFonts w:ascii="Times New Roman" w:hAnsi="Times New Roman"/>
                <w:sz w:val="18"/>
              </w:rPr>
            </w:pPr>
          </w:p>
        </w:tc>
        <w:tc>
          <w:tcPr>
            <w:tcW w:w="2418" w:type="dxa"/>
            <w:vMerge w:val="continue"/>
            <w:vAlign w:val="center"/>
          </w:tcPr>
          <w:p w14:paraId="21FF53BA">
            <w:pPr>
              <w:pStyle w:val="125"/>
              <w:adjustRightInd w:val="0"/>
              <w:snapToGrid w:val="0"/>
              <w:jc w:val="left"/>
              <w:rPr>
                <w:rFonts w:ascii="Times New Roman" w:hAnsi="Times New Roman"/>
                <w:sz w:val="18"/>
              </w:rPr>
            </w:pPr>
          </w:p>
        </w:tc>
      </w:tr>
      <w:tr w14:paraId="08CF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01B94AB7">
            <w:pPr>
              <w:pStyle w:val="125"/>
              <w:adjustRightInd w:val="0"/>
              <w:snapToGrid w:val="0"/>
              <w:rPr>
                <w:rFonts w:ascii="Times New Roman" w:hAnsi="Times New Roman"/>
                <w:sz w:val="18"/>
              </w:rPr>
            </w:pPr>
          </w:p>
        </w:tc>
        <w:tc>
          <w:tcPr>
            <w:tcW w:w="1014" w:type="dxa"/>
            <w:vAlign w:val="center"/>
          </w:tcPr>
          <w:p w14:paraId="36762246">
            <w:pPr>
              <w:pStyle w:val="125"/>
              <w:adjustRightInd w:val="0"/>
              <w:snapToGrid w:val="0"/>
              <w:rPr>
                <w:rFonts w:ascii="Times New Roman" w:hAnsi="Times New Roman"/>
                <w:sz w:val="18"/>
              </w:rPr>
            </w:pPr>
            <w:r>
              <w:rPr>
                <w:rFonts w:ascii="Times New Roman" w:hAnsi="Times New Roman"/>
                <w:sz w:val="18"/>
              </w:rPr>
              <w:t>16</w:t>
            </w:r>
          </w:p>
        </w:tc>
        <w:tc>
          <w:tcPr>
            <w:tcW w:w="971" w:type="dxa"/>
            <w:vAlign w:val="center"/>
          </w:tcPr>
          <w:p w14:paraId="6BB5876C">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01D4B010">
            <w:pPr>
              <w:pStyle w:val="125"/>
              <w:adjustRightInd w:val="0"/>
              <w:snapToGrid w:val="0"/>
              <w:rPr>
                <w:rFonts w:ascii="Times New Roman" w:hAnsi="Times New Roman"/>
                <w:sz w:val="18"/>
              </w:rPr>
            </w:pPr>
          </w:p>
        </w:tc>
        <w:tc>
          <w:tcPr>
            <w:tcW w:w="2418" w:type="dxa"/>
            <w:vMerge w:val="continue"/>
            <w:vAlign w:val="center"/>
          </w:tcPr>
          <w:p w14:paraId="5A7CACCC">
            <w:pPr>
              <w:pStyle w:val="125"/>
              <w:adjustRightInd w:val="0"/>
              <w:snapToGrid w:val="0"/>
              <w:jc w:val="left"/>
              <w:rPr>
                <w:rFonts w:ascii="Times New Roman" w:hAnsi="Times New Roman"/>
                <w:sz w:val="18"/>
              </w:rPr>
            </w:pPr>
          </w:p>
        </w:tc>
      </w:tr>
      <w:tr w14:paraId="22FC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0784ADE7">
            <w:pPr>
              <w:pStyle w:val="125"/>
              <w:adjustRightInd w:val="0"/>
              <w:snapToGrid w:val="0"/>
              <w:rPr>
                <w:rFonts w:ascii="Times New Roman" w:hAnsi="Times New Roman"/>
                <w:sz w:val="18"/>
              </w:rPr>
            </w:pPr>
          </w:p>
        </w:tc>
        <w:tc>
          <w:tcPr>
            <w:tcW w:w="1014" w:type="dxa"/>
            <w:vAlign w:val="center"/>
          </w:tcPr>
          <w:p w14:paraId="3463869F">
            <w:pPr>
              <w:pStyle w:val="125"/>
              <w:adjustRightInd w:val="0"/>
              <w:snapToGrid w:val="0"/>
              <w:rPr>
                <w:rFonts w:ascii="Times New Roman" w:hAnsi="Times New Roman"/>
                <w:sz w:val="18"/>
              </w:rPr>
            </w:pPr>
            <w:r>
              <w:rPr>
                <w:rFonts w:ascii="Times New Roman" w:hAnsi="Times New Roman"/>
                <w:sz w:val="18"/>
              </w:rPr>
              <w:t>17</w:t>
            </w:r>
          </w:p>
        </w:tc>
        <w:tc>
          <w:tcPr>
            <w:tcW w:w="971" w:type="dxa"/>
            <w:vAlign w:val="center"/>
          </w:tcPr>
          <w:p w14:paraId="146529B2">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19988B4B">
            <w:pPr>
              <w:pStyle w:val="125"/>
              <w:adjustRightInd w:val="0"/>
              <w:snapToGrid w:val="0"/>
              <w:rPr>
                <w:rFonts w:ascii="Times New Roman" w:hAnsi="Times New Roman"/>
                <w:sz w:val="18"/>
              </w:rPr>
            </w:pPr>
          </w:p>
        </w:tc>
        <w:tc>
          <w:tcPr>
            <w:tcW w:w="2418" w:type="dxa"/>
            <w:vMerge w:val="continue"/>
            <w:vAlign w:val="center"/>
          </w:tcPr>
          <w:p w14:paraId="574A3D47">
            <w:pPr>
              <w:pStyle w:val="125"/>
              <w:adjustRightInd w:val="0"/>
              <w:snapToGrid w:val="0"/>
              <w:jc w:val="left"/>
              <w:rPr>
                <w:rFonts w:ascii="Times New Roman" w:hAnsi="Times New Roman"/>
                <w:sz w:val="18"/>
              </w:rPr>
            </w:pPr>
          </w:p>
        </w:tc>
      </w:tr>
      <w:tr w14:paraId="7BDF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restart"/>
            <w:vAlign w:val="center"/>
          </w:tcPr>
          <w:p w14:paraId="096D5250">
            <w:pPr>
              <w:pStyle w:val="125"/>
              <w:adjustRightInd w:val="0"/>
              <w:snapToGrid w:val="0"/>
              <w:rPr>
                <w:rFonts w:ascii="Times New Roman" w:hAnsi="Times New Roman"/>
                <w:sz w:val="18"/>
              </w:rPr>
            </w:pPr>
            <w:r>
              <w:rPr>
                <w:rFonts w:ascii="Times New Roman" w:hAnsi="Times New Roman"/>
                <w:sz w:val="18"/>
              </w:rPr>
              <w:t>保留</w:t>
            </w:r>
          </w:p>
        </w:tc>
        <w:tc>
          <w:tcPr>
            <w:tcW w:w="1014" w:type="dxa"/>
            <w:vAlign w:val="center"/>
          </w:tcPr>
          <w:p w14:paraId="4AFA593D">
            <w:pPr>
              <w:pStyle w:val="125"/>
              <w:adjustRightInd w:val="0"/>
              <w:snapToGrid w:val="0"/>
              <w:rPr>
                <w:rFonts w:ascii="Times New Roman" w:hAnsi="Times New Roman"/>
                <w:sz w:val="18"/>
              </w:rPr>
            </w:pPr>
            <w:r>
              <w:rPr>
                <w:rFonts w:ascii="Times New Roman" w:hAnsi="Times New Roman"/>
                <w:sz w:val="18"/>
              </w:rPr>
              <w:t>18</w:t>
            </w:r>
          </w:p>
        </w:tc>
        <w:tc>
          <w:tcPr>
            <w:tcW w:w="971" w:type="dxa"/>
            <w:vAlign w:val="center"/>
          </w:tcPr>
          <w:p w14:paraId="43B4E847">
            <w:pPr>
              <w:pStyle w:val="125"/>
              <w:adjustRightInd w:val="0"/>
              <w:snapToGrid w:val="0"/>
              <w:rPr>
                <w:rFonts w:ascii="Times New Roman" w:hAnsi="Times New Roman"/>
                <w:sz w:val="18"/>
              </w:rPr>
            </w:pPr>
            <w:r>
              <w:rPr>
                <w:rFonts w:ascii="Times New Roman" w:hAnsi="Times New Roman"/>
                <w:sz w:val="18"/>
              </w:rPr>
              <w:t>0-7</w:t>
            </w:r>
          </w:p>
        </w:tc>
        <w:tc>
          <w:tcPr>
            <w:tcW w:w="1701" w:type="dxa"/>
            <w:vMerge w:val="restart"/>
            <w:vAlign w:val="center"/>
          </w:tcPr>
          <w:p w14:paraId="4B50BF53">
            <w:pPr>
              <w:pStyle w:val="125"/>
              <w:adjustRightInd w:val="0"/>
              <w:snapToGrid w:val="0"/>
              <w:rPr>
                <w:rFonts w:ascii="Times New Roman" w:hAnsi="Times New Roman"/>
                <w:sz w:val="18"/>
              </w:rPr>
            </w:pPr>
            <w:r>
              <w:rPr>
                <w:rFonts w:ascii="Times New Roman" w:hAnsi="Times New Roman"/>
                <w:sz w:val="18"/>
              </w:rPr>
              <w:t>32</w:t>
            </w:r>
          </w:p>
        </w:tc>
        <w:tc>
          <w:tcPr>
            <w:tcW w:w="2418" w:type="dxa"/>
            <w:vMerge w:val="restart"/>
            <w:vAlign w:val="center"/>
          </w:tcPr>
          <w:p w14:paraId="2E2A75F3">
            <w:pPr>
              <w:pStyle w:val="125"/>
              <w:adjustRightInd w:val="0"/>
              <w:snapToGrid w:val="0"/>
              <w:jc w:val="left"/>
              <w:rPr>
                <w:rFonts w:ascii="Times New Roman" w:hAnsi="Times New Roman"/>
                <w:sz w:val="18"/>
              </w:rPr>
            </w:pPr>
            <w:r>
              <w:rPr>
                <w:rFonts w:ascii="Times New Roman" w:hAnsi="Times New Roman"/>
                <w:sz w:val="18"/>
              </w:rPr>
              <w:t>保留</w:t>
            </w:r>
          </w:p>
        </w:tc>
      </w:tr>
      <w:tr w14:paraId="382C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39AC1A4F"/>
        </w:tc>
        <w:tc>
          <w:tcPr>
            <w:tcW w:w="1014" w:type="dxa"/>
            <w:vAlign w:val="center"/>
          </w:tcPr>
          <w:p w14:paraId="51AC4C44">
            <w:pPr>
              <w:pStyle w:val="125"/>
              <w:adjustRightInd w:val="0"/>
              <w:snapToGrid w:val="0"/>
              <w:rPr>
                <w:rFonts w:ascii="Times New Roman" w:hAnsi="Times New Roman"/>
                <w:sz w:val="18"/>
              </w:rPr>
            </w:pPr>
            <w:r>
              <w:rPr>
                <w:rFonts w:ascii="Times New Roman" w:hAnsi="Times New Roman"/>
                <w:sz w:val="18"/>
              </w:rPr>
              <w:t>19</w:t>
            </w:r>
          </w:p>
        </w:tc>
        <w:tc>
          <w:tcPr>
            <w:tcW w:w="971" w:type="dxa"/>
            <w:vAlign w:val="center"/>
          </w:tcPr>
          <w:p w14:paraId="4304FDEE">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2CABD539"/>
        </w:tc>
        <w:tc>
          <w:tcPr>
            <w:tcW w:w="2418" w:type="dxa"/>
            <w:vMerge w:val="continue"/>
            <w:vAlign w:val="center"/>
          </w:tcPr>
          <w:p w14:paraId="49E65973"/>
        </w:tc>
      </w:tr>
      <w:tr w14:paraId="6D30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23824949"/>
        </w:tc>
        <w:tc>
          <w:tcPr>
            <w:tcW w:w="1014" w:type="dxa"/>
            <w:vAlign w:val="center"/>
          </w:tcPr>
          <w:p w14:paraId="1653DF09">
            <w:pPr>
              <w:pStyle w:val="125"/>
              <w:adjustRightInd w:val="0"/>
              <w:snapToGrid w:val="0"/>
              <w:rPr>
                <w:rFonts w:ascii="Times New Roman" w:hAnsi="Times New Roman"/>
                <w:sz w:val="18"/>
              </w:rPr>
            </w:pPr>
            <w:r>
              <w:rPr>
                <w:rFonts w:ascii="Times New Roman" w:hAnsi="Times New Roman"/>
                <w:sz w:val="18"/>
              </w:rPr>
              <w:t>20</w:t>
            </w:r>
          </w:p>
        </w:tc>
        <w:tc>
          <w:tcPr>
            <w:tcW w:w="971" w:type="dxa"/>
            <w:vAlign w:val="center"/>
          </w:tcPr>
          <w:p w14:paraId="334FA4F0">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3F406E33"/>
        </w:tc>
        <w:tc>
          <w:tcPr>
            <w:tcW w:w="2418" w:type="dxa"/>
            <w:vMerge w:val="continue"/>
            <w:vAlign w:val="center"/>
          </w:tcPr>
          <w:p w14:paraId="1D080DD1"/>
        </w:tc>
      </w:tr>
      <w:tr w14:paraId="29C4F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1" w:type="dxa"/>
            <w:vMerge w:val="continue"/>
            <w:vAlign w:val="center"/>
          </w:tcPr>
          <w:p w14:paraId="74BAF98C"/>
        </w:tc>
        <w:tc>
          <w:tcPr>
            <w:tcW w:w="1014" w:type="dxa"/>
            <w:vAlign w:val="center"/>
          </w:tcPr>
          <w:p w14:paraId="3AA301D9">
            <w:pPr>
              <w:pStyle w:val="125"/>
              <w:adjustRightInd w:val="0"/>
              <w:snapToGrid w:val="0"/>
              <w:rPr>
                <w:rFonts w:ascii="Times New Roman" w:hAnsi="Times New Roman"/>
                <w:sz w:val="18"/>
              </w:rPr>
            </w:pPr>
            <w:r>
              <w:rPr>
                <w:rFonts w:ascii="Times New Roman" w:hAnsi="Times New Roman"/>
                <w:sz w:val="18"/>
              </w:rPr>
              <w:t>21</w:t>
            </w:r>
          </w:p>
        </w:tc>
        <w:tc>
          <w:tcPr>
            <w:tcW w:w="971" w:type="dxa"/>
            <w:vAlign w:val="center"/>
          </w:tcPr>
          <w:p w14:paraId="7E1DB96F">
            <w:pPr>
              <w:pStyle w:val="125"/>
              <w:adjustRightInd w:val="0"/>
              <w:snapToGrid w:val="0"/>
              <w:rPr>
                <w:rFonts w:ascii="Times New Roman" w:hAnsi="Times New Roman"/>
                <w:sz w:val="18"/>
              </w:rPr>
            </w:pPr>
            <w:r>
              <w:rPr>
                <w:rFonts w:ascii="Times New Roman" w:hAnsi="Times New Roman"/>
                <w:sz w:val="18"/>
              </w:rPr>
              <w:t>0-7</w:t>
            </w:r>
          </w:p>
        </w:tc>
        <w:tc>
          <w:tcPr>
            <w:tcW w:w="1701" w:type="dxa"/>
            <w:vMerge w:val="continue"/>
            <w:vAlign w:val="center"/>
          </w:tcPr>
          <w:p w14:paraId="770A43AD"/>
        </w:tc>
        <w:tc>
          <w:tcPr>
            <w:tcW w:w="2418" w:type="dxa"/>
            <w:vMerge w:val="continue"/>
            <w:vAlign w:val="center"/>
          </w:tcPr>
          <w:p w14:paraId="42FA86AB"/>
        </w:tc>
      </w:tr>
    </w:tbl>
    <w:p w14:paraId="2DEB6B58">
      <w:pPr>
        <w:pStyle w:val="150"/>
        <w:numPr>
          <w:ilvl w:val="0"/>
          <w:numId w:val="0"/>
        </w:numPr>
        <w:ind w:left="1259"/>
      </w:pPr>
    </w:p>
    <w:p w14:paraId="38F325E5">
      <w:pPr>
        <w:pStyle w:val="150"/>
      </w:pPr>
      <w:r>
        <w:t>时隙分配条目</w:t>
      </w:r>
    </w:p>
    <w:p w14:paraId="4A5C8BCF">
      <w:pPr>
        <w:pStyle w:val="50"/>
      </w:pPr>
      <w:r>
        <w:rPr>
          <w:rFonts w:hint="eastAsia"/>
        </w:rPr>
        <w:t>时隙分配条目</w:t>
      </w:r>
      <w:r>
        <w:t>的格式如</w:t>
      </w:r>
      <w:r>
        <w:fldChar w:fldCharType="begin"/>
      </w:r>
      <w:r>
        <w:instrText xml:space="preserve"> REF _Ref56763933 \h  \* MERGEFORMAT </w:instrText>
      </w:r>
      <w:r>
        <w:fldChar w:fldCharType="separate"/>
      </w:r>
      <w:r>
        <w:t>表 62</w:t>
      </w:r>
      <w:r>
        <w:fldChar w:fldCharType="end"/>
      </w:r>
      <w:r>
        <w:t>所示。</w:t>
      </w:r>
    </w:p>
    <w:p w14:paraId="227DE771">
      <w:pPr>
        <w:pStyle w:val="10"/>
      </w:pPr>
      <w:bookmarkStart w:id="834" w:name="_Ref56763933"/>
      <w:bookmarkStart w:id="835" w:name="_Toc402984119"/>
      <w:bookmarkStart w:id="836" w:name="_Ref398997639"/>
      <w:bookmarkStart w:id="837" w:name="_Toc402983187"/>
      <w:bookmarkStart w:id="838" w:name="_Toc403570629"/>
      <w:bookmarkStart w:id="839" w:name="_Toc405476938"/>
      <w:bookmarkStart w:id="840" w:name="_Toc405022516"/>
      <w:bookmarkStart w:id="841" w:name="_Toc399757619"/>
      <w:bookmarkStart w:id="842" w:name="_Toc402983653"/>
      <w:bookmarkStart w:id="843" w:name="_Toc399229393"/>
      <w:bookmarkStart w:id="844" w:name="_Toc402540102"/>
      <w:bookmarkStart w:id="845" w:name="_Toc399259589"/>
      <w:bookmarkStart w:id="846" w:name="_Toc408860213"/>
      <w:r>
        <w:t xml:space="preserve">表 </w:t>
      </w:r>
      <w:r>
        <w:fldChar w:fldCharType="begin"/>
      </w:r>
      <w:r>
        <w:instrText xml:space="preserve"> SEQ 表 \* ARABIC </w:instrText>
      </w:r>
      <w:r>
        <w:fldChar w:fldCharType="separate"/>
      </w:r>
      <w:r>
        <w:t>62</w:t>
      </w:r>
      <w:r>
        <w:fldChar w:fldCharType="end"/>
      </w:r>
      <w:bookmarkEnd w:id="834"/>
      <w:r>
        <w:t xml:space="preserve"> 时隙分配条目</w:t>
      </w:r>
      <w:bookmarkEnd w:id="835"/>
      <w:bookmarkEnd w:id="836"/>
      <w:bookmarkEnd w:id="837"/>
      <w:bookmarkEnd w:id="838"/>
      <w:bookmarkEnd w:id="839"/>
      <w:bookmarkEnd w:id="840"/>
      <w:bookmarkEnd w:id="841"/>
      <w:bookmarkEnd w:id="842"/>
      <w:bookmarkEnd w:id="843"/>
      <w:bookmarkEnd w:id="844"/>
      <w:bookmarkEnd w:id="845"/>
      <w:bookmarkEnd w:id="846"/>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1134"/>
        <w:gridCol w:w="1276"/>
        <w:gridCol w:w="1134"/>
        <w:gridCol w:w="3283"/>
      </w:tblGrid>
      <w:tr w14:paraId="37AF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47DAC684">
            <w:pPr>
              <w:pStyle w:val="125"/>
              <w:rPr>
                <w:rFonts w:ascii="Times New Roman" w:hAnsi="Times New Roman"/>
                <w:sz w:val="18"/>
                <w:szCs w:val="18"/>
              </w:rPr>
            </w:pPr>
            <w:r>
              <w:rPr>
                <w:rFonts w:ascii="Times New Roman" w:hAnsi="Times New Roman"/>
                <w:sz w:val="18"/>
                <w:szCs w:val="18"/>
              </w:rPr>
              <w:t>字段</w:t>
            </w:r>
          </w:p>
        </w:tc>
        <w:tc>
          <w:tcPr>
            <w:tcW w:w="1134" w:type="dxa"/>
            <w:vAlign w:val="center"/>
          </w:tcPr>
          <w:p w14:paraId="3C033575">
            <w:pPr>
              <w:pStyle w:val="125"/>
              <w:rPr>
                <w:rFonts w:ascii="Times New Roman" w:hAnsi="Times New Roman"/>
                <w:sz w:val="18"/>
                <w:szCs w:val="18"/>
              </w:rPr>
            </w:pPr>
            <w:r>
              <w:rPr>
                <w:rFonts w:ascii="Times New Roman" w:hAnsi="Times New Roman"/>
                <w:sz w:val="18"/>
                <w:szCs w:val="18"/>
              </w:rPr>
              <w:t>字节号</w:t>
            </w:r>
          </w:p>
        </w:tc>
        <w:tc>
          <w:tcPr>
            <w:tcW w:w="1276" w:type="dxa"/>
            <w:vAlign w:val="center"/>
          </w:tcPr>
          <w:p w14:paraId="2BFFB3BA">
            <w:pPr>
              <w:pStyle w:val="125"/>
              <w:rPr>
                <w:rFonts w:ascii="Times New Roman" w:hAnsi="Times New Roman"/>
                <w:sz w:val="18"/>
                <w:szCs w:val="18"/>
              </w:rPr>
            </w:pPr>
            <w:r>
              <w:rPr>
                <w:rFonts w:ascii="Times New Roman" w:hAnsi="Times New Roman"/>
                <w:sz w:val="18"/>
                <w:szCs w:val="18"/>
              </w:rPr>
              <w:t>比特位</w:t>
            </w:r>
          </w:p>
        </w:tc>
        <w:tc>
          <w:tcPr>
            <w:tcW w:w="1134" w:type="dxa"/>
            <w:vAlign w:val="center"/>
          </w:tcPr>
          <w:p w14:paraId="5C00E7ED">
            <w:pPr>
              <w:pStyle w:val="125"/>
              <w:rPr>
                <w:rFonts w:ascii="Times New Roman" w:hAnsi="Times New Roman"/>
                <w:sz w:val="18"/>
                <w:szCs w:val="18"/>
              </w:rPr>
            </w:pPr>
            <w:r>
              <w:rPr>
                <w:rFonts w:ascii="Times New Roman" w:hAnsi="Times New Roman"/>
                <w:sz w:val="18"/>
                <w:szCs w:val="18"/>
              </w:rPr>
              <w:t>字段大小（比特）</w:t>
            </w:r>
          </w:p>
        </w:tc>
        <w:tc>
          <w:tcPr>
            <w:tcW w:w="3283" w:type="dxa"/>
            <w:vAlign w:val="center"/>
          </w:tcPr>
          <w:p w14:paraId="530440A6">
            <w:pPr>
              <w:pStyle w:val="125"/>
              <w:rPr>
                <w:rFonts w:ascii="Times New Roman" w:hAnsi="Times New Roman"/>
                <w:sz w:val="18"/>
                <w:szCs w:val="18"/>
              </w:rPr>
            </w:pPr>
            <w:r>
              <w:rPr>
                <w:rFonts w:ascii="Times New Roman" w:hAnsi="Times New Roman"/>
                <w:sz w:val="18"/>
                <w:szCs w:val="18"/>
              </w:rPr>
              <w:t>定义说明</w:t>
            </w:r>
          </w:p>
        </w:tc>
      </w:tr>
      <w:tr w14:paraId="2835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67AF4D2E">
            <w:pPr>
              <w:pStyle w:val="125"/>
              <w:rPr>
                <w:rFonts w:ascii="Times New Roman" w:hAnsi="Times New Roman"/>
                <w:sz w:val="18"/>
                <w:szCs w:val="18"/>
              </w:rPr>
            </w:pPr>
            <w:r>
              <w:rPr>
                <w:rFonts w:ascii="Times New Roman" w:hAnsi="Times New Roman"/>
                <w:sz w:val="18"/>
                <w:szCs w:val="18"/>
              </w:rPr>
              <w:t>时隙分配条目头</w:t>
            </w:r>
          </w:p>
        </w:tc>
        <w:tc>
          <w:tcPr>
            <w:tcW w:w="1134" w:type="dxa"/>
            <w:vAlign w:val="center"/>
          </w:tcPr>
          <w:p w14:paraId="5CBC6B73">
            <w:pPr>
              <w:pStyle w:val="125"/>
              <w:rPr>
                <w:rFonts w:ascii="Times New Roman" w:hAnsi="Times New Roman"/>
                <w:sz w:val="18"/>
                <w:szCs w:val="18"/>
              </w:rPr>
            </w:pPr>
            <w:r>
              <w:rPr>
                <w:rFonts w:ascii="Times New Roman" w:hAnsi="Times New Roman"/>
                <w:sz w:val="18"/>
                <w:szCs w:val="18"/>
              </w:rPr>
              <w:t>0</w:t>
            </w:r>
          </w:p>
        </w:tc>
        <w:tc>
          <w:tcPr>
            <w:tcW w:w="1276" w:type="dxa"/>
            <w:vAlign w:val="center"/>
          </w:tcPr>
          <w:p w14:paraId="34AF33EA">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0932BAD6">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0177A5E9">
            <w:pPr>
              <w:pStyle w:val="125"/>
              <w:jc w:val="left"/>
              <w:rPr>
                <w:rFonts w:ascii="Times New Roman" w:hAnsi="Times New Roman"/>
                <w:sz w:val="18"/>
                <w:szCs w:val="18"/>
              </w:rPr>
            </w:pPr>
            <w:r>
              <w:rPr>
                <w:rFonts w:ascii="Times New Roman" w:hAnsi="Times New Roman"/>
                <w:sz w:val="18"/>
                <w:szCs w:val="18"/>
              </w:rPr>
              <w:t>0x02</w:t>
            </w:r>
          </w:p>
        </w:tc>
      </w:tr>
      <w:tr w14:paraId="2DC5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restart"/>
            <w:vAlign w:val="center"/>
          </w:tcPr>
          <w:p w14:paraId="6CCA674D">
            <w:pPr>
              <w:pStyle w:val="125"/>
              <w:rPr>
                <w:rFonts w:ascii="Times New Roman" w:hAnsi="Times New Roman"/>
                <w:sz w:val="18"/>
                <w:szCs w:val="18"/>
              </w:rPr>
            </w:pPr>
            <w:r>
              <w:rPr>
                <w:rFonts w:ascii="Times New Roman" w:hAnsi="Times New Roman"/>
                <w:sz w:val="18"/>
                <w:szCs w:val="18"/>
              </w:rPr>
              <w:t>时隙分配条目长度</w:t>
            </w:r>
          </w:p>
        </w:tc>
        <w:tc>
          <w:tcPr>
            <w:tcW w:w="1134" w:type="dxa"/>
            <w:vAlign w:val="center"/>
          </w:tcPr>
          <w:p w14:paraId="09A0D2B8">
            <w:pPr>
              <w:pStyle w:val="125"/>
              <w:rPr>
                <w:rFonts w:ascii="Times New Roman" w:hAnsi="Times New Roman"/>
                <w:sz w:val="18"/>
                <w:szCs w:val="18"/>
              </w:rPr>
            </w:pPr>
            <w:r>
              <w:rPr>
                <w:rFonts w:ascii="Times New Roman" w:hAnsi="Times New Roman"/>
                <w:sz w:val="18"/>
                <w:szCs w:val="18"/>
              </w:rPr>
              <w:t>1</w:t>
            </w:r>
          </w:p>
        </w:tc>
        <w:tc>
          <w:tcPr>
            <w:tcW w:w="1276" w:type="dxa"/>
            <w:vAlign w:val="center"/>
          </w:tcPr>
          <w:p w14:paraId="7A0ADF53">
            <w:pPr>
              <w:pStyle w:val="125"/>
              <w:rPr>
                <w:rFonts w:ascii="Times New Roman" w:hAnsi="Times New Roman"/>
                <w:sz w:val="18"/>
                <w:szCs w:val="18"/>
              </w:rPr>
            </w:pPr>
            <w:r>
              <w:rPr>
                <w:rFonts w:ascii="Times New Roman" w:hAnsi="Times New Roman"/>
                <w:sz w:val="18"/>
                <w:szCs w:val="18"/>
              </w:rPr>
              <w:t>0-7</w:t>
            </w:r>
          </w:p>
        </w:tc>
        <w:tc>
          <w:tcPr>
            <w:tcW w:w="1134" w:type="dxa"/>
            <w:vMerge w:val="restart"/>
            <w:vAlign w:val="center"/>
          </w:tcPr>
          <w:p w14:paraId="62BFD173">
            <w:pPr>
              <w:pStyle w:val="125"/>
              <w:rPr>
                <w:rFonts w:ascii="Times New Roman" w:hAnsi="Times New Roman"/>
                <w:sz w:val="18"/>
                <w:szCs w:val="18"/>
              </w:rPr>
            </w:pPr>
            <w:r>
              <w:rPr>
                <w:rFonts w:ascii="Times New Roman" w:hAnsi="Times New Roman"/>
                <w:sz w:val="18"/>
                <w:szCs w:val="18"/>
              </w:rPr>
              <w:t>16</w:t>
            </w:r>
          </w:p>
        </w:tc>
        <w:tc>
          <w:tcPr>
            <w:tcW w:w="3283" w:type="dxa"/>
            <w:vMerge w:val="restart"/>
            <w:vAlign w:val="center"/>
          </w:tcPr>
          <w:p w14:paraId="7FDE425B">
            <w:pPr>
              <w:pStyle w:val="125"/>
              <w:jc w:val="left"/>
              <w:rPr>
                <w:rFonts w:ascii="Times New Roman" w:hAnsi="Times New Roman"/>
                <w:sz w:val="18"/>
                <w:szCs w:val="18"/>
              </w:rPr>
            </w:pPr>
            <w:r>
              <w:rPr>
                <w:rFonts w:ascii="Times New Roman" w:hAnsi="Times New Roman"/>
                <w:sz w:val="18"/>
                <w:szCs w:val="18"/>
              </w:rPr>
              <w:t>时隙分配条目总长度，单位：字节。</w:t>
            </w:r>
          </w:p>
          <w:p w14:paraId="769EFB9B">
            <w:pPr>
              <w:pStyle w:val="125"/>
              <w:jc w:val="left"/>
              <w:rPr>
                <w:rFonts w:ascii="Times New Roman" w:hAnsi="Times New Roman"/>
                <w:sz w:val="18"/>
                <w:szCs w:val="18"/>
              </w:rPr>
            </w:pPr>
            <w:r>
              <w:rPr>
                <w:rFonts w:ascii="Times New Roman" w:hAnsi="Times New Roman"/>
                <w:sz w:val="18"/>
                <w:szCs w:val="18"/>
              </w:rPr>
              <w:t>可变大小，范围：3-512</w:t>
            </w:r>
          </w:p>
        </w:tc>
      </w:tr>
      <w:tr w14:paraId="633A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5D34BB62">
            <w:pPr>
              <w:pStyle w:val="125"/>
              <w:rPr>
                <w:rFonts w:ascii="Times New Roman" w:hAnsi="Times New Roman"/>
                <w:sz w:val="18"/>
                <w:szCs w:val="18"/>
              </w:rPr>
            </w:pPr>
          </w:p>
        </w:tc>
        <w:tc>
          <w:tcPr>
            <w:tcW w:w="1134" w:type="dxa"/>
            <w:vAlign w:val="center"/>
          </w:tcPr>
          <w:p w14:paraId="74353975">
            <w:pPr>
              <w:pStyle w:val="125"/>
              <w:rPr>
                <w:rFonts w:ascii="Times New Roman" w:hAnsi="Times New Roman"/>
                <w:sz w:val="18"/>
                <w:szCs w:val="18"/>
              </w:rPr>
            </w:pPr>
            <w:r>
              <w:rPr>
                <w:rFonts w:ascii="Times New Roman" w:hAnsi="Times New Roman"/>
                <w:sz w:val="18"/>
                <w:szCs w:val="18"/>
              </w:rPr>
              <w:t>2</w:t>
            </w:r>
          </w:p>
        </w:tc>
        <w:tc>
          <w:tcPr>
            <w:tcW w:w="1276" w:type="dxa"/>
            <w:vAlign w:val="center"/>
          </w:tcPr>
          <w:p w14:paraId="5CAA8DEF">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40D14622">
            <w:pPr>
              <w:pStyle w:val="125"/>
              <w:rPr>
                <w:rFonts w:ascii="Times New Roman" w:hAnsi="Times New Roman"/>
                <w:sz w:val="18"/>
                <w:szCs w:val="18"/>
              </w:rPr>
            </w:pPr>
          </w:p>
        </w:tc>
        <w:tc>
          <w:tcPr>
            <w:tcW w:w="3283" w:type="dxa"/>
            <w:vMerge w:val="continue"/>
            <w:vAlign w:val="center"/>
          </w:tcPr>
          <w:p w14:paraId="14288766">
            <w:pPr>
              <w:pStyle w:val="125"/>
              <w:jc w:val="left"/>
              <w:rPr>
                <w:rFonts w:ascii="Times New Roman" w:hAnsi="Times New Roman"/>
                <w:sz w:val="18"/>
                <w:szCs w:val="18"/>
              </w:rPr>
            </w:pPr>
          </w:p>
        </w:tc>
      </w:tr>
      <w:tr w14:paraId="3385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43EF8158">
            <w:pPr>
              <w:pStyle w:val="125"/>
              <w:rPr>
                <w:rFonts w:ascii="Times New Roman" w:hAnsi="Times New Roman"/>
                <w:sz w:val="18"/>
                <w:szCs w:val="18"/>
              </w:rPr>
            </w:pPr>
            <w:r>
              <w:rPr>
                <w:rFonts w:ascii="Times New Roman" w:hAnsi="Times New Roman"/>
                <w:sz w:val="18"/>
                <w:szCs w:val="18"/>
              </w:rPr>
              <w:t>非中央信标时隙总数</w:t>
            </w:r>
          </w:p>
        </w:tc>
        <w:tc>
          <w:tcPr>
            <w:tcW w:w="1134" w:type="dxa"/>
            <w:vAlign w:val="center"/>
          </w:tcPr>
          <w:p w14:paraId="7D674355">
            <w:pPr>
              <w:pStyle w:val="125"/>
              <w:rPr>
                <w:rFonts w:ascii="Times New Roman" w:hAnsi="Times New Roman"/>
                <w:sz w:val="18"/>
                <w:szCs w:val="18"/>
              </w:rPr>
            </w:pPr>
            <w:r>
              <w:rPr>
                <w:rFonts w:ascii="Times New Roman" w:hAnsi="Times New Roman"/>
                <w:sz w:val="18"/>
                <w:szCs w:val="18"/>
              </w:rPr>
              <w:t>3</w:t>
            </w:r>
          </w:p>
        </w:tc>
        <w:tc>
          <w:tcPr>
            <w:tcW w:w="1276" w:type="dxa"/>
            <w:vAlign w:val="center"/>
          </w:tcPr>
          <w:p w14:paraId="63193E61">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08F002B0">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5D744484">
            <w:pPr>
              <w:pStyle w:val="125"/>
              <w:jc w:val="left"/>
              <w:rPr>
                <w:rFonts w:ascii="Times New Roman" w:hAnsi="Times New Roman"/>
                <w:sz w:val="18"/>
                <w:szCs w:val="18"/>
              </w:rPr>
            </w:pPr>
            <w:r>
              <w:rPr>
                <w:rFonts w:ascii="Times New Roman" w:hAnsi="Times New Roman"/>
                <w:sz w:val="18"/>
                <w:szCs w:val="18"/>
              </w:rPr>
              <w:t>非中央信标时隙总数</w:t>
            </w:r>
          </w:p>
        </w:tc>
      </w:tr>
      <w:tr w14:paraId="1F43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1AA36E71">
            <w:pPr>
              <w:pStyle w:val="125"/>
              <w:rPr>
                <w:rFonts w:ascii="Times New Roman" w:hAnsi="Times New Roman"/>
                <w:sz w:val="18"/>
                <w:szCs w:val="18"/>
              </w:rPr>
            </w:pPr>
            <w:r>
              <w:rPr>
                <w:rFonts w:ascii="Times New Roman" w:hAnsi="Times New Roman"/>
                <w:sz w:val="18"/>
                <w:szCs w:val="18"/>
              </w:rPr>
              <w:t>中央信标时隙总数</w:t>
            </w:r>
          </w:p>
        </w:tc>
        <w:tc>
          <w:tcPr>
            <w:tcW w:w="1134" w:type="dxa"/>
            <w:vAlign w:val="center"/>
          </w:tcPr>
          <w:p w14:paraId="136C7E98">
            <w:pPr>
              <w:pStyle w:val="125"/>
              <w:rPr>
                <w:rFonts w:ascii="Times New Roman" w:hAnsi="Times New Roman"/>
                <w:sz w:val="18"/>
                <w:szCs w:val="18"/>
              </w:rPr>
            </w:pPr>
            <w:r>
              <w:rPr>
                <w:rFonts w:ascii="Times New Roman" w:hAnsi="Times New Roman"/>
                <w:sz w:val="18"/>
                <w:szCs w:val="18"/>
              </w:rPr>
              <w:t>4</w:t>
            </w:r>
          </w:p>
        </w:tc>
        <w:tc>
          <w:tcPr>
            <w:tcW w:w="1276" w:type="dxa"/>
            <w:vAlign w:val="center"/>
          </w:tcPr>
          <w:p w14:paraId="2DB64D63">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28EDC653">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6545DB3B">
            <w:pPr>
              <w:pStyle w:val="125"/>
              <w:jc w:val="left"/>
              <w:rPr>
                <w:rFonts w:ascii="Times New Roman" w:hAnsi="Times New Roman"/>
                <w:sz w:val="18"/>
                <w:szCs w:val="18"/>
              </w:rPr>
            </w:pPr>
            <w:r>
              <w:rPr>
                <w:rFonts w:ascii="Times New Roman" w:hAnsi="Times New Roman"/>
                <w:sz w:val="18"/>
                <w:szCs w:val="18"/>
              </w:rPr>
              <w:t>中央信标时隙总数</w:t>
            </w:r>
          </w:p>
        </w:tc>
      </w:tr>
      <w:tr w14:paraId="6D6CC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77DC7DC1">
            <w:pPr>
              <w:pStyle w:val="125"/>
              <w:rPr>
                <w:rFonts w:ascii="Times New Roman" w:hAnsi="Times New Roman"/>
                <w:sz w:val="18"/>
                <w:szCs w:val="18"/>
              </w:rPr>
            </w:pPr>
            <w:r>
              <w:rPr>
                <w:rFonts w:ascii="Times New Roman" w:hAnsi="Times New Roman"/>
                <w:sz w:val="18"/>
                <w:szCs w:val="18"/>
              </w:rPr>
              <w:t>CSMA时隙支持的相线个数</w:t>
            </w:r>
          </w:p>
        </w:tc>
        <w:tc>
          <w:tcPr>
            <w:tcW w:w="1134" w:type="dxa"/>
            <w:vAlign w:val="center"/>
          </w:tcPr>
          <w:p w14:paraId="19876EE8">
            <w:pPr>
              <w:pStyle w:val="125"/>
              <w:rPr>
                <w:rFonts w:ascii="Times New Roman" w:hAnsi="Times New Roman"/>
                <w:sz w:val="18"/>
                <w:szCs w:val="18"/>
              </w:rPr>
            </w:pPr>
            <w:r>
              <w:rPr>
                <w:rFonts w:ascii="Times New Roman" w:hAnsi="Times New Roman"/>
                <w:sz w:val="18"/>
                <w:szCs w:val="18"/>
              </w:rPr>
              <w:t>5</w:t>
            </w:r>
          </w:p>
        </w:tc>
        <w:tc>
          <w:tcPr>
            <w:tcW w:w="1276" w:type="dxa"/>
            <w:vAlign w:val="center"/>
          </w:tcPr>
          <w:p w14:paraId="54FBA02C">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07D1EF60">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331F701A">
            <w:pPr>
              <w:pStyle w:val="125"/>
              <w:jc w:val="left"/>
              <w:rPr>
                <w:rFonts w:ascii="Times New Roman" w:hAnsi="Times New Roman"/>
                <w:sz w:val="18"/>
                <w:szCs w:val="18"/>
              </w:rPr>
            </w:pPr>
            <w:r>
              <w:rPr>
                <w:rFonts w:ascii="Times New Roman" w:hAnsi="Times New Roman"/>
                <w:sz w:val="18"/>
                <w:szCs w:val="18"/>
              </w:rPr>
              <w:t>CSMA时隙支持的相线个数。</w:t>
            </w:r>
          </w:p>
          <w:p w14:paraId="0BEFC7DF">
            <w:pPr>
              <w:pStyle w:val="125"/>
              <w:jc w:val="left"/>
              <w:rPr>
                <w:rFonts w:ascii="Times New Roman" w:hAnsi="Times New Roman"/>
                <w:sz w:val="18"/>
                <w:szCs w:val="18"/>
              </w:rPr>
            </w:pPr>
            <w:r>
              <w:rPr>
                <w:rFonts w:ascii="Times New Roman" w:hAnsi="Times New Roman"/>
                <w:sz w:val="18"/>
                <w:szCs w:val="18"/>
              </w:rPr>
              <w:t>取值范围：1-3</w:t>
            </w:r>
          </w:p>
        </w:tc>
      </w:tr>
      <w:tr w14:paraId="1EB6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26C705C6">
            <w:pPr>
              <w:pStyle w:val="125"/>
              <w:rPr>
                <w:rFonts w:ascii="Times New Roman" w:hAnsi="Times New Roman"/>
                <w:sz w:val="18"/>
                <w:szCs w:val="18"/>
              </w:rPr>
            </w:pPr>
            <w:r>
              <w:rPr>
                <w:rFonts w:ascii="Times New Roman" w:hAnsi="Times New Roman"/>
                <w:sz w:val="18"/>
                <w:szCs w:val="18"/>
              </w:rPr>
              <w:t>代理信标时隙总数</w:t>
            </w:r>
          </w:p>
        </w:tc>
        <w:tc>
          <w:tcPr>
            <w:tcW w:w="1134" w:type="dxa"/>
            <w:vAlign w:val="center"/>
          </w:tcPr>
          <w:p w14:paraId="13C3CD2C">
            <w:pPr>
              <w:pStyle w:val="125"/>
              <w:rPr>
                <w:rFonts w:ascii="Times New Roman" w:hAnsi="Times New Roman"/>
                <w:sz w:val="18"/>
                <w:szCs w:val="18"/>
              </w:rPr>
            </w:pPr>
            <w:r>
              <w:rPr>
                <w:rFonts w:ascii="Times New Roman" w:hAnsi="Times New Roman"/>
                <w:sz w:val="18"/>
                <w:szCs w:val="18"/>
              </w:rPr>
              <w:t>6</w:t>
            </w:r>
          </w:p>
        </w:tc>
        <w:tc>
          <w:tcPr>
            <w:tcW w:w="1276" w:type="dxa"/>
            <w:vAlign w:val="center"/>
          </w:tcPr>
          <w:p w14:paraId="1A288085">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003BD578">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40293FD7">
            <w:pPr>
              <w:pStyle w:val="125"/>
              <w:jc w:val="left"/>
              <w:rPr>
                <w:rFonts w:ascii="Times New Roman" w:hAnsi="Times New Roman"/>
                <w:sz w:val="18"/>
                <w:szCs w:val="18"/>
              </w:rPr>
            </w:pPr>
            <w:r>
              <w:rPr>
                <w:rFonts w:ascii="Times New Roman" w:hAnsi="Times New Roman"/>
                <w:sz w:val="18"/>
                <w:szCs w:val="18"/>
              </w:rPr>
              <w:t>代理信标时隙总数</w:t>
            </w:r>
          </w:p>
        </w:tc>
      </w:tr>
      <w:tr w14:paraId="31862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restart"/>
            <w:vAlign w:val="center"/>
          </w:tcPr>
          <w:p w14:paraId="4D8EAE42">
            <w:pPr>
              <w:pStyle w:val="125"/>
              <w:rPr>
                <w:rFonts w:ascii="Times New Roman" w:hAnsi="Times New Roman"/>
                <w:sz w:val="18"/>
                <w:szCs w:val="18"/>
              </w:rPr>
            </w:pPr>
            <w:r>
              <w:rPr>
                <w:rFonts w:ascii="Times New Roman" w:hAnsi="Times New Roman"/>
                <w:sz w:val="18"/>
                <w:szCs w:val="18"/>
              </w:rPr>
              <w:t>信标时隙长度</w:t>
            </w:r>
          </w:p>
        </w:tc>
        <w:tc>
          <w:tcPr>
            <w:tcW w:w="1134" w:type="dxa"/>
            <w:vAlign w:val="center"/>
          </w:tcPr>
          <w:p w14:paraId="65F702E4">
            <w:pPr>
              <w:pStyle w:val="125"/>
              <w:rPr>
                <w:rFonts w:ascii="Times New Roman" w:hAnsi="Times New Roman"/>
                <w:sz w:val="18"/>
                <w:szCs w:val="18"/>
              </w:rPr>
            </w:pPr>
            <w:r>
              <w:rPr>
                <w:rFonts w:ascii="Times New Roman" w:hAnsi="Times New Roman"/>
                <w:sz w:val="18"/>
                <w:szCs w:val="18"/>
              </w:rPr>
              <w:t>7</w:t>
            </w:r>
          </w:p>
        </w:tc>
        <w:tc>
          <w:tcPr>
            <w:tcW w:w="1276" w:type="dxa"/>
            <w:vAlign w:val="center"/>
          </w:tcPr>
          <w:p w14:paraId="1736A071">
            <w:pPr>
              <w:pStyle w:val="125"/>
              <w:rPr>
                <w:rFonts w:ascii="Times New Roman" w:hAnsi="Times New Roman"/>
                <w:sz w:val="18"/>
                <w:szCs w:val="18"/>
              </w:rPr>
            </w:pPr>
            <w:r>
              <w:rPr>
                <w:rFonts w:ascii="Times New Roman" w:hAnsi="Times New Roman"/>
                <w:sz w:val="18"/>
                <w:szCs w:val="18"/>
              </w:rPr>
              <w:t>0-7</w:t>
            </w:r>
          </w:p>
        </w:tc>
        <w:tc>
          <w:tcPr>
            <w:tcW w:w="1134" w:type="dxa"/>
            <w:vMerge w:val="restart"/>
            <w:vAlign w:val="center"/>
          </w:tcPr>
          <w:p w14:paraId="3081BC7D">
            <w:pPr>
              <w:pStyle w:val="125"/>
              <w:rPr>
                <w:rFonts w:ascii="Times New Roman" w:hAnsi="Times New Roman"/>
                <w:sz w:val="18"/>
                <w:szCs w:val="18"/>
              </w:rPr>
            </w:pPr>
            <w:r>
              <w:rPr>
                <w:rFonts w:ascii="Times New Roman" w:hAnsi="Times New Roman"/>
                <w:sz w:val="18"/>
                <w:szCs w:val="18"/>
              </w:rPr>
              <w:t>16</w:t>
            </w:r>
          </w:p>
        </w:tc>
        <w:tc>
          <w:tcPr>
            <w:tcW w:w="3283" w:type="dxa"/>
            <w:vMerge w:val="restart"/>
            <w:vAlign w:val="center"/>
          </w:tcPr>
          <w:p w14:paraId="369A624E">
            <w:pPr>
              <w:pStyle w:val="125"/>
              <w:jc w:val="left"/>
              <w:rPr>
                <w:rFonts w:ascii="Times New Roman" w:hAnsi="Times New Roman"/>
                <w:sz w:val="18"/>
                <w:szCs w:val="18"/>
              </w:rPr>
            </w:pPr>
            <w:r>
              <w:rPr>
                <w:rFonts w:ascii="Times New Roman" w:hAnsi="Times New Roman"/>
                <w:sz w:val="18"/>
                <w:szCs w:val="18"/>
              </w:rPr>
              <w:t>每个信标时隙占用的时隙长度。</w:t>
            </w:r>
          </w:p>
          <w:p w14:paraId="0A0E5534">
            <w:pPr>
              <w:pStyle w:val="125"/>
              <w:jc w:val="left"/>
              <w:rPr>
                <w:rFonts w:ascii="Times New Roman" w:hAnsi="Times New Roman"/>
                <w:sz w:val="18"/>
                <w:szCs w:val="18"/>
              </w:rPr>
            </w:pPr>
            <w:r>
              <w:rPr>
                <w:rFonts w:ascii="Times New Roman" w:hAnsi="Times New Roman"/>
                <w:sz w:val="18"/>
                <w:szCs w:val="18"/>
              </w:rPr>
              <w:t>单位：100微秒</w:t>
            </w:r>
          </w:p>
        </w:tc>
      </w:tr>
      <w:tr w14:paraId="216C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3274D0B5">
            <w:pPr>
              <w:pStyle w:val="125"/>
              <w:rPr>
                <w:rFonts w:ascii="Times New Roman" w:hAnsi="Times New Roman"/>
                <w:sz w:val="18"/>
                <w:szCs w:val="18"/>
              </w:rPr>
            </w:pPr>
          </w:p>
        </w:tc>
        <w:tc>
          <w:tcPr>
            <w:tcW w:w="1134" w:type="dxa"/>
            <w:vAlign w:val="center"/>
          </w:tcPr>
          <w:p w14:paraId="4D360001">
            <w:pPr>
              <w:pStyle w:val="125"/>
              <w:rPr>
                <w:rFonts w:ascii="Times New Roman" w:hAnsi="Times New Roman"/>
                <w:sz w:val="18"/>
                <w:szCs w:val="18"/>
              </w:rPr>
            </w:pPr>
            <w:r>
              <w:rPr>
                <w:rFonts w:ascii="Times New Roman" w:hAnsi="Times New Roman"/>
                <w:sz w:val="18"/>
                <w:szCs w:val="18"/>
              </w:rPr>
              <w:t>8</w:t>
            </w:r>
          </w:p>
        </w:tc>
        <w:tc>
          <w:tcPr>
            <w:tcW w:w="1276" w:type="dxa"/>
            <w:vAlign w:val="center"/>
          </w:tcPr>
          <w:p w14:paraId="55256DE9">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4D90D9BE">
            <w:pPr>
              <w:pStyle w:val="125"/>
              <w:rPr>
                <w:rFonts w:ascii="Times New Roman" w:hAnsi="Times New Roman"/>
                <w:sz w:val="18"/>
                <w:szCs w:val="18"/>
              </w:rPr>
            </w:pPr>
          </w:p>
        </w:tc>
        <w:tc>
          <w:tcPr>
            <w:tcW w:w="3283" w:type="dxa"/>
            <w:vMerge w:val="continue"/>
            <w:vAlign w:val="center"/>
          </w:tcPr>
          <w:p w14:paraId="1DEEFD2D">
            <w:pPr>
              <w:pStyle w:val="125"/>
              <w:jc w:val="left"/>
              <w:rPr>
                <w:rFonts w:ascii="Times New Roman" w:hAnsi="Times New Roman"/>
                <w:sz w:val="18"/>
                <w:szCs w:val="18"/>
              </w:rPr>
            </w:pPr>
          </w:p>
        </w:tc>
      </w:tr>
      <w:tr w14:paraId="3602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17F58585">
            <w:pPr>
              <w:pStyle w:val="125"/>
              <w:rPr>
                <w:rFonts w:ascii="Times New Roman" w:hAnsi="Times New Roman"/>
                <w:sz w:val="18"/>
                <w:szCs w:val="18"/>
              </w:rPr>
            </w:pPr>
            <w:r>
              <w:rPr>
                <w:rFonts w:ascii="Times New Roman" w:hAnsi="Times New Roman"/>
                <w:sz w:val="18"/>
                <w:szCs w:val="18"/>
              </w:rPr>
              <w:t>CSMA时隙大小</w:t>
            </w:r>
          </w:p>
        </w:tc>
        <w:tc>
          <w:tcPr>
            <w:tcW w:w="1134" w:type="dxa"/>
            <w:vAlign w:val="center"/>
          </w:tcPr>
          <w:p w14:paraId="04545C4E">
            <w:pPr>
              <w:pStyle w:val="125"/>
              <w:rPr>
                <w:rFonts w:ascii="Times New Roman" w:hAnsi="Times New Roman"/>
                <w:sz w:val="18"/>
                <w:szCs w:val="18"/>
              </w:rPr>
            </w:pPr>
            <w:r>
              <w:rPr>
                <w:rFonts w:ascii="Times New Roman" w:hAnsi="Times New Roman"/>
                <w:sz w:val="18"/>
                <w:szCs w:val="18"/>
              </w:rPr>
              <w:t>9</w:t>
            </w:r>
          </w:p>
        </w:tc>
        <w:tc>
          <w:tcPr>
            <w:tcW w:w="1276" w:type="dxa"/>
            <w:vAlign w:val="center"/>
          </w:tcPr>
          <w:p w14:paraId="7B045A24">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7B4062B5">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4B863E92">
            <w:pPr>
              <w:pStyle w:val="125"/>
              <w:jc w:val="left"/>
              <w:rPr>
                <w:rFonts w:ascii="Times New Roman" w:hAnsi="Times New Roman"/>
                <w:sz w:val="18"/>
                <w:szCs w:val="18"/>
              </w:rPr>
            </w:pPr>
            <w:r>
              <w:rPr>
                <w:rFonts w:ascii="Times New Roman" w:hAnsi="Times New Roman"/>
                <w:sz w:val="18"/>
                <w:szCs w:val="18"/>
              </w:rPr>
              <w:t>CSMA时隙分片的大小。</w:t>
            </w:r>
          </w:p>
          <w:p w14:paraId="53DA1337">
            <w:pPr>
              <w:pStyle w:val="125"/>
              <w:jc w:val="left"/>
              <w:rPr>
                <w:rFonts w:ascii="Times New Roman" w:hAnsi="Times New Roman"/>
                <w:sz w:val="18"/>
                <w:szCs w:val="18"/>
              </w:rPr>
            </w:pPr>
            <w:r>
              <w:rPr>
                <w:rFonts w:ascii="Times New Roman" w:hAnsi="Times New Roman"/>
                <w:sz w:val="18"/>
                <w:szCs w:val="18"/>
              </w:rPr>
              <w:t>单位：10</w:t>
            </w:r>
            <w:r>
              <w:rPr>
                <w:rFonts w:hint="eastAsia" w:ascii="Times New Roman" w:hAnsi="Times New Roman"/>
                <w:sz w:val="18"/>
                <w:szCs w:val="18"/>
              </w:rPr>
              <w:t>毫秒</w:t>
            </w:r>
          </w:p>
        </w:tc>
      </w:tr>
      <w:tr w14:paraId="0EC8F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shd w:val="clear" w:color="000000" w:fill="auto"/>
            <w:vAlign w:val="center"/>
          </w:tcPr>
          <w:p w14:paraId="42900327">
            <w:pPr>
              <w:pStyle w:val="125"/>
              <w:rPr>
                <w:rFonts w:ascii="Times New Roman" w:hAnsi="Times New Roman"/>
                <w:sz w:val="18"/>
                <w:szCs w:val="18"/>
              </w:rPr>
            </w:pPr>
            <w:r>
              <w:rPr>
                <w:rFonts w:ascii="Times New Roman" w:hAnsi="Times New Roman"/>
                <w:sz w:val="18"/>
                <w:szCs w:val="18"/>
              </w:rPr>
              <w:t>绑定CSMA时隙相线个数</w:t>
            </w:r>
          </w:p>
        </w:tc>
        <w:tc>
          <w:tcPr>
            <w:tcW w:w="1134" w:type="dxa"/>
            <w:shd w:val="clear" w:color="000000" w:fill="auto"/>
            <w:vAlign w:val="center"/>
          </w:tcPr>
          <w:p w14:paraId="4A090CB3">
            <w:pPr>
              <w:pStyle w:val="125"/>
              <w:rPr>
                <w:rFonts w:ascii="Times New Roman" w:hAnsi="Times New Roman"/>
                <w:sz w:val="18"/>
                <w:szCs w:val="18"/>
              </w:rPr>
            </w:pPr>
            <w:r>
              <w:rPr>
                <w:rFonts w:ascii="Times New Roman" w:hAnsi="Times New Roman"/>
                <w:sz w:val="18"/>
                <w:szCs w:val="18"/>
              </w:rPr>
              <w:t>10</w:t>
            </w:r>
          </w:p>
        </w:tc>
        <w:tc>
          <w:tcPr>
            <w:tcW w:w="1276" w:type="dxa"/>
            <w:shd w:val="clear" w:color="000000" w:fill="auto"/>
            <w:vAlign w:val="center"/>
          </w:tcPr>
          <w:p w14:paraId="415C0205">
            <w:pPr>
              <w:pStyle w:val="125"/>
              <w:rPr>
                <w:rFonts w:ascii="Times New Roman" w:hAnsi="Times New Roman"/>
                <w:sz w:val="18"/>
                <w:szCs w:val="18"/>
              </w:rPr>
            </w:pPr>
            <w:r>
              <w:rPr>
                <w:rFonts w:ascii="Times New Roman" w:hAnsi="Times New Roman"/>
                <w:sz w:val="18"/>
                <w:szCs w:val="18"/>
              </w:rPr>
              <w:t>0-7</w:t>
            </w:r>
          </w:p>
        </w:tc>
        <w:tc>
          <w:tcPr>
            <w:tcW w:w="1134" w:type="dxa"/>
            <w:shd w:val="clear" w:color="000000" w:fill="auto"/>
            <w:vAlign w:val="center"/>
          </w:tcPr>
          <w:p w14:paraId="7DDCA75D">
            <w:pPr>
              <w:pStyle w:val="125"/>
              <w:rPr>
                <w:rFonts w:ascii="Times New Roman" w:hAnsi="Times New Roman"/>
                <w:sz w:val="18"/>
                <w:szCs w:val="18"/>
              </w:rPr>
            </w:pPr>
            <w:r>
              <w:rPr>
                <w:rFonts w:ascii="Times New Roman" w:hAnsi="Times New Roman"/>
                <w:sz w:val="18"/>
                <w:szCs w:val="18"/>
              </w:rPr>
              <w:t>8</w:t>
            </w:r>
          </w:p>
        </w:tc>
        <w:tc>
          <w:tcPr>
            <w:tcW w:w="3283" w:type="dxa"/>
            <w:shd w:val="clear" w:color="000000" w:fill="auto"/>
            <w:vAlign w:val="center"/>
          </w:tcPr>
          <w:p w14:paraId="48AA68E1">
            <w:pPr>
              <w:pStyle w:val="125"/>
              <w:jc w:val="left"/>
              <w:rPr>
                <w:rFonts w:ascii="Times New Roman" w:hAnsi="Times New Roman"/>
                <w:sz w:val="18"/>
                <w:szCs w:val="18"/>
              </w:rPr>
            </w:pPr>
            <w:r>
              <w:rPr>
                <w:rFonts w:ascii="Times New Roman" w:hAnsi="Times New Roman"/>
                <w:sz w:val="18"/>
                <w:szCs w:val="18"/>
              </w:rPr>
              <w:t>绑定CSMA时隙支持的相线个数。</w:t>
            </w:r>
          </w:p>
          <w:p w14:paraId="28F12138">
            <w:pPr>
              <w:pStyle w:val="125"/>
              <w:jc w:val="left"/>
              <w:rPr>
                <w:rFonts w:ascii="Times New Roman" w:hAnsi="Times New Roman"/>
                <w:sz w:val="18"/>
                <w:szCs w:val="18"/>
              </w:rPr>
            </w:pPr>
            <w:r>
              <w:rPr>
                <w:rFonts w:ascii="Times New Roman" w:hAnsi="Times New Roman"/>
                <w:sz w:val="18"/>
                <w:szCs w:val="18"/>
              </w:rPr>
              <w:t>取值范围：0-3</w:t>
            </w:r>
          </w:p>
        </w:tc>
      </w:tr>
      <w:tr w14:paraId="6AC4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1ECD14E9">
            <w:pPr>
              <w:pStyle w:val="125"/>
              <w:rPr>
                <w:rFonts w:ascii="Times New Roman" w:hAnsi="Times New Roman"/>
                <w:sz w:val="18"/>
                <w:szCs w:val="18"/>
              </w:rPr>
            </w:pPr>
            <w:r>
              <w:rPr>
                <w:rFonts w:ascii="Times New Roman" w:hAnsi="Times New Roman"/>
                <w:sz w:val="18"/>
                <w:szCs w:val="18"/>
              </w:rPr>
              <w:t>绑定CSMA时隙链路标识符</w:t>
            </w:r>
          </w:p>
        </w:tc>
        <w:tc>
          <w:tcPr>
            <w:tcW w:w="1134" w:type="dxa"/>
            <w:vAlign w:val="center"/>
          </w:tcPr>
          <w:p w14:paraId="30CFE4B7">
            <w:pPr>
              <w:pStyle w:val="125"/>
              <w:rPr>
                <w:rFonts w:ascii="Times New Roman" w:hAnsi="Times New Roman"/>
                <w:sz w:val="18"/>
                <w:szCs w:val="18"/>
              </w:rPr>
            </w:pPr>
            <w:r>
              <w:rPr>
                <w:rFonts w:ascii="Times New Roman" w:hAnsi="Times New Roman"/>
                <w:sz w:val="18"/>
                <w:szCs w:val="18"/>
              </w:rPr>
              <w:t>11</w:t>
            </w:r>
          </w:p>
        </w:tc>
        <w:tc>
          <w:tcPr>
            <w:tcW w:w="1276" w:type="dxa"/>
            <w:vAlign w:val="center"/>
          </w:tcPr>
          <w:p w14:paraId="41F50459">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69E06B49">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48099BC3">
            <w:pPr>
              <w:pStyle w:val="125"/>
              <w:jc w:val="left"/>
              <w:rPr>
                <w:rFonts w:ascii="Times New Roman" w:hAnsi="Times New Roman"/>
                <w:sz w:val="18"/>
                <w:szCs w:val="18"/>
              </w:rPr>
            </w:pPr>
            <w:r>
              <w:rPr>
                <w:rFonts w:ascii="Times New Roman" w:hAnsi="Times New Roman"/>
                <w:sz w:val="18"/>
                <w:szCs w:val="18"/>
              </w:rPr>
              <w:t>绑定CSMA时隙支持的业务报文lid。</w:t>
            </w:r>
          </w:p>
        </w:tc>
      </w:tr>
      <w:tr w14:paraId="0816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restart"/>
            <w:vAlign w:val="center"/>
          </w:tcPr>
          <w:p w14:paraId="4D161EBB">
            <w:pPr>
              <w:pStyle w:val="125"/>
              <w:rPr>
                <w:rFonts w:ascii="Times New Roman" w:hAnsi="Times New Roman"/>
                <w:sz w:val="18"/>
                <w:szCs w:val="18"/>
              </w:rPr>
            </w:pPr>
            <w:r>
              <w:rPr>
                <w:rFonts w:ascii="Times New Roman" w:hAnsi="Times New Roman"/>
                <w:sz w:val="18"/>
                <w:szCs w:val="18"/>
              </w:rPr>
              <w:t>TDMA时隙长度</w:t>
            </w:r>
          </w:p>
        </w:tc>
        <w:tc>
          <w:tcPr>
            <w:tcW w:w="1134" w:type="dxa"/>
            <w:vAlign w:val="center"/>
          </w:tcPr>
          <w:p w14:paraId="0D1417F2">
            <w:pPr>
              <w:pStyle w:val="125"/>
              <w:rPr>
                <w:rFonts w:ascii="Times New Roman" w:hAnsi="Times New Roman"/>
                <w:sz w:val="18"/>
                <w:szCs w:val="18"/>
              </w:rPr>
            </w:pPr>
            <w:r>
              <w:rPr>
                <w:rFonts w:ascii="Times New Roman" w:hAnsi="Times New Roman"/>
                <w:sz w:val="18"/>
                <w:szCs w:val="18"/>
              </w:rPr>
              <w:t>12</w:t>
            </w:r>
          </w:p>
        </w:tc>
        <w:tc>
          <w:tcPr>
            <w:tcW w:w="1276" w:type="dxa"/>
            <w:vAlign w:val="center"/>
          </w:tcPr>
          <w:p w14:paraId="2E1E1051">
            <w:pPr>
              <w:pStyle w:val="125"/>
              <w:rPr>
                <w:rFonts w:ascii="Times New Roman" w:hAnsi="Times New Roman"/>
                <w:sz w:val="18"/>
                <w:szCs w:val="18"/>
              </w:rPr>
            </w:pPr>
            <w:r>
              <w:rPr>
                <w:rFonts w:ascii="Times New Roman" w:hAnsi="Times New Roman"/>
                <w:sz w:val="18"/>
                <w:szCs w:val="18"/>
              </w:rPr>
              <w:t>0-7</w:t>
            </w:r>
          </w:p>
        </w:tc>
        <w:tc>
          <w:tcPr>
            <w:tcW w:w="1134" w:type="dxa"/>
            <w:vMerge w:val="restart"/>
            <w:vAlign w:val="center"/>
          </w:tcPr>
          <w:p w14:paraId="0227DA01">
            <w:pPr>
              <w:pStyle w:val="125"/>
              <w:rPr>
                <w:rFonts w:ascii="Times New Roman" w:hAnsi="Times New Roman"/>
                <w:sz w:val="18"/>
                <w:szCs w:val="18"/>
              </w:rPr>
            </w:pPr>
            <w:r>
              <w:rPr>
                <w:rFonts w:ascii="Times New Roman" w:hAnsi="Times New Roman"/>
                <w:sz w:val="18"/>
                <w:szCs w:val="18"/>
              </w:rPr>
              <w:t>16</w:t>
            </w:r>
          </w:p>
        </w:tc>
        <w:tc>
          <w:tcPr>
            <w:tcW w:w="3283" w:type="dxa"/>
            <w:vMerge w:val="restart"/>
            <w:vAlign w:val="center"/>
          </w:tcPr>
          <w:p w14:paraId="50CEDF7A">
            <w:pPr>
              <w:pStyle w:val="125"/>
              <w:jc w:val="left"/>
              <w:rPr>
                <w:rFonts w:ascii="Times New Roman" w:hAnsi="Times New Roman"/>
                <w:sz w:val="18"/>
                <w:szCs w:val="18"/>
              </w:rPr>
            </w:pPr>
            <w:r>
              <w:rPr>
                <w:rFonts w:ascii="Times New Roman" w:hAnsi="Times New Roman"/>
                <w:sz w:val="18"/>
                <w:szCs w:val="18"/>
              </w:rPr>
              <w:t>TDMA时隙长度。</w:t>
            </w:r>
          </w:p>
          <w:p w14:paraId="40EF8D49">
            <w:pPr>
              <w:pStyle w:val="125"/>
              <w:jc w:val="left"/>
              <w:rPr>
                <w:rFonts w:ascii="Times New Roman" w:hAnsi="Times New Roman"/>
                <w:sz w:val="18"/>
                <w:szCs w:val="18"/>
              </w:rPr>
            </w:pPr>
            <w:r>
              <w:rPr>
                <w:rFonts w:ascii="Times New Roman" w:hAnsi="Times New Roman"/>
                <w:sz w:val="18"/>
                <w:szCs w:val="18"/>
              </w:rPr>
              <w:t>单位：100微秒</w:t>
            </w:r>
          </w:p>
        </w:tc>
      </w:tr>
      <w:tr w14:paraId="6CDE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23A21724">
            <w:pPr>
              <w:pStyle w:val="125"/>
              <w:rPr>
                <w:rFonts w:ascii="Times New Roman" w:hAnsi="Times New Roman"/>
                <w:sz w:val="18"/>
                <w:szCs w:val="18"/>
              </w:rPr>
            </w:pPr>
          </w:p>
        </w:tc>
        <w:tc>
          <w:tcPr>
            <w:tcW w:w="1134" w:type="dxa"/>
            <w:vAlign w:val="center"/>
          </w:tcPr>
          <w:p w14:paraId="381E76A7">
            <w:pPr>
              <w:pStyle w:val="125"/>
              <w:rPr>
                <w:rFonts w:ascii="Times New Roman" w:hAnsi="Times New Roman"/>
                <w:sz w:val="18"/>
                <w:szCs w:val="18"/>
              </w:rPr>
            </w:pPr>
            <w:r>
              <w:rPr>
                <w:rFonts w:ascii="Times New Roman" w:hAnsi="Times New Roman"/>
                <w:sz w:val="18"/>
                <w:szCs w:val="18"/>
              </w:rPr>
              <w:t>13</w:t>
            </w:r>
          </w:p>
        </w:tc>
        <w:tc>
          <w:tcPr>
            <w:tcW w:w="1276" w:type="dxa"/>
            <w:vAlign w:val="center"/>
          </w:tcPr>
          <w:p w14:paraId="5A7A8828">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0DF92BDF">
            <w:pPr>
              <w:pStyle w:val="125"/>
              <w:rPr>
                <w:rFonts w:ascii="Times New Roman" w:hAnsi="Times New Roman"/>
                <w:sz w:val="18"/>
                <w:szCs w:val="18"/>
              </w:rPr>
            </w:pPr>
          </w:p>
        </w:tc>
        <w:tc>
          <w:tcPr>
            <w:tcW w:w="3283" w:type="dxa"/>
            <w:vMerge w:val="continue"/>
            <w:vAlign w:val="center"/>
          </w:tcPr>
          <w:p w14:paraId="482E0FF7">
            <w:pPr>
              <w:pStyle w:val="125"/>
              <w:jc w:val="left"/>
              <w:rPr>
                <w:rFonts w:ascii="Times New Roman" w:hAnsi="Times New Roman"/>
                <w:sz w:val="18"/>
                <w:szCs w:val="18"/>
              </w:rPr>
            </w:pPr>
          </w:p>
        </w:tc>
      </w:tr>
      <w:tr w14:paraId="0ACA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644DCAB5">
            <w:pPr>
              <w:pStyle w:val="125"/>
              <w:rPr>
                <w:rFonts w:ascii="Times New Roman" w:hAnsi="Times New Roman"/>
                <w:sz w:val="18"/>
                <w:szCs w:val="18"/>
              </w:rPr>
            </w:pPr>
            <w:r>
              <w:rPr>
                <w:rFonts w:ascii="Times New Roman" w:hAnsi="Times New Roman"/>
                <w:sz w:val="18"/>
                <w:szCs w:val="18"/>
              </w:rPr>
              <w:t>TDMA时隙链路标识符</w:t>
            </w:r>
          </w:p>
        </w:tc>
        <w:tc>
          <w:tcPr>
            <w:tcW w:w="1134" w:type="dxa"/>
            <w:vAlign w:val="center"/>
          </w:tcPr>
          <w:p w14:paraId="67320606">
            <w:pPr>
              <w:pStyle w:val="125"/>
              <w:rPr>
                <w:rFonts w:ascii="Times New Roman" w:hAnsi="Times New Roman"/>
                <w:sz w:val="18"/>
                <w:szCs w:val="18"/>
              </w:rPr>
            </w:pPr>
            <w:r>
              <w:rPr>
                <w:rFonts w:ascii="Times New Roman" w:hAnsi="Times New Roman"/>
                <w:sz w:val="18"/>
                <w:szCs w:val="18"/>
              </w:rPr>
              <w:t>14</w:t>
            </w:r>
          </w:p>
        </w:tc>
        <w:tc>
          <w:tcPr>
            <w:tcW w:w="1276" w:type="dxa"/>
            <w:vAlign w:val="center"/>
          </w:tcPr>
          <w:p w14:paraId="070749C2">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7FDC5D41">
            <w:pPr>
              <w:pStyle w:val="125"/>
              <w:rPr>
                <w:rFonts w:ascii="Times New Roman" w:hAnsi="Times New Roman"/>
                <w:sz w:val="18"/>
                <w:szCs w:val="18"/>
              </w:rPr>
            </w:pPr>
            <w:r>
              <w:rPr>
                <w:rFonts w:ascii="Times New Roman" w:hAnsi="Times New Roman"/>
                <w:sz w:val="18"/>
                <w:szCs w:val="18"/>
              </w:rPr>
              <w:t>8</w:t>
            </w:r>
          </w:p>
        </w:tc>
        <w:tc>
          <w:tcPr>
            <w:tcW w:w="3283" w:type="dxa"/>
            <w:vAlign w:val="center"/>
          </w:tcPr>
          <w:p w14:paraId="6DB3347E">
            <w:pPr>
              <w:pStyle w:val="125"/>
              <w:jc w:val="left"/>
              <w:rPr>
                <w:rFonts w:ascii="Times New Roman" w:hAnsi="Times New Roman"/>
                <w:sz w:val="18"/>
                <w:szCs w:val="18"/>
              </w:rPr>
            </w:pPr>
            <w:r>
              <w:rPr>
                <w:rFonts w:ascii="Times New Roman" w:hAnsi="Times New Roman"/>
                <w:sz w:val="18"/>
                <w:szCs w:val="18"/>
              </w:rPr>
              <w:t>TDMA时隙支持的业务报文lid</w:t>
            </w:r>
          </w:p>
        </w:tc>
      </w:tr>
      <w:tr w14:paraId="691C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restart"/>
            <w:vAlign w:val="center"/>
          </w:tcPr>
          <w:p w14:paraId="12253FA5">
            <w:pPr>
              <w:pStyle w:val="125"/>
              <w:rPr>
                <w:rFonts w:ascii="Times New Roman" w:hAnsi="Times New Roman"/>
                <w:sz w:val="18"/>
                <w:szCs w:val="18"/>
              </w:rPr>
            </w:pPr>
            <w:r>
              <w:rPr>
                <w:rFonts w:ascii="Times New Roman" w:hAnsi="Times New Roman"/>
                <w:sz w:val="18"/>
                <w:szCs w:val="18"/>
              </w:rPr>
              <w:t>信标周期起始网络基准时</w:t>
            </w:r>
          </w:p>
        </w:tc>
        <w:tc>
          <w:tcPr>
            <w:tcW w:w="1134" w:type="dxa"/>
            <w:vAlign w:val="center"/>
          </w:tcPr>
          <w:p w14:paraId="27467BB7">
            <w:pPr>
              <w:pStyle w:val="125"/>
              <w:rPr>
                <w:rFonts w:ascii="Times New Roman" w:hAnsi="Times New Roman"/>
                <w:sz w:val="18"/>
                <w:szCs w:val="18"/>
              </w:rPr>
            </w:pPr>
            <w:r>
              <w:rPr>
                <w:rFonts w:ascii="Times New Roman" w:hAnsi="Times New Roman"/>
                <w:sz w:val="18"/>
                <w:szCs w:val="18"/>
              </w:rPr>
              <w:t>15</w:t>
            </w:r>
          </w:p>
        </w:tc>
        <w:tc>
          <w:tcPr>
            <w:tcW w:w="1276" w:type="dxa"/>
            <w:vAlign w:val="center"/>
          </w:tcPr>
          <w:p w14:paraId="5274002B">
            <w:pPr>
              <w:pStyle w:val="125"/>
              <w:rPr>
                <w:rFonts w:ascii="Times New Roman" w:hAnsi="Times New Roman"/>
                <w:sz w:val="18"/>
                <w:szCs w:val="18"/>
              </w:rPr>
            </w:pPr>
            <w:r>
              <w:rPr>
                <w:rFonts w:ascii="Times New Roman" w:hAnsi="Times New Roman"/>
                <w:sz w:val="18"/>
                <w:szCs w:val="18"/>
              </w:rPr>
              <w:t>0-7</w:t>
            </w:r>
          </w:p>
        </w:tc>
        <w:tc>
          <w:tcPr>
            <w:tcW w:w="1134" w:type="dxa"/>
            <w:vMerge w:val="restart"/>
            <w:vAlign w:val="center"/>
          </w:tcPr>
          <w:p w14:paraId="4D5D9FB9">
            <w:pPr>
              <w:pStyle w:val="125"/>
              <w:rPr>
                <w:rFonts w:ascii="Times New Roman" w:hAnsi="Times New Roman"/>
                <w:sz w:val="18"/>
                <w:szCs w:val="18"/>
              </w:rPr>
            </w:pPr>
            <w:r>
              <w:rPr>
                <w:rFonts w:ascii="Times New Roman" w:hAnsi="Times New Roman"/>
                <w:sz w:val="18"/>
                <w:szCs w:val="18"/>
              </w:rPr>
              <w:t>32</w:t>
            </w:r>
          </w:p>
        </w:tc>
        <w:tc>
          <w:tcPr>
            <w:tcW w:w="3283" w:type="dxa"/>
            <w:vMerge w:val="restart"/>
            <w:vAlign w:val="center"/>
          </w:tcPr>
          <w:p w14:paraId="100F5B58">
            <w:pPr>
              <w:pStyle w:val="125"/>
              <w:jc w:val="left"/>
              <w:rPr>
                <w:rFonts w:ascii="Times New Roman" w:hAnsi="Times New Roman"/>
                <w:sz w:val="18"/>
                <w:szCs w:val="18"/>
              </w:rPr>
            </w:pPr>
            <w:r>
              <w:rPr>
                <w:rFonts w:ascii="Times New Roman" w:hAnsi="Times New Roman"/>
                <w:sz w:val="18"/>
                <w:szCs w:val="18"/>
              </w:rPr>
              <w:t>信标周期的开始时刻NTB值。</w:t>
            </w:r>
          </w:p>
        </w:tc>
      </w:tr>
      <w:tr w14:paraId="51D5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543093C8">
            <w:pPr>
              <w:pStyle w:val="125"/>
              <w:rPr>
                <w:rFonts w:ascii="Times New Roman" w:hAnsi="Times New Roman"/>
                <w:sz w:val="18"/>
                <w:szCs w:val="18"/>
              </w:rPr>
            </w:pPr>
          </w:p>
        </w:tc>
        <w:tc>
          <w:tcPr>
            <w:tcW w:w="1134" w:type="dxa"/>
            <w:vAlign w:val="center"/>
          </w:tcPr>
          <w:p w14:paraId="4B9FE4DC">
            <w:pPr>
              <w:pStyle w:val="125"/>
              <w:rPr>
                <w:rFonts w:ascii="Times New Roman" w:hAnsi="Times New Roman"/>
                <w:sz w:val="18"/>
                <w:szCs w:val="18"/>
              </w:rPr>
            </w:pPr>
            <w:r>
              <w:rPr>
                <w:rFonts w:ascii="Times New Roman" w:hAnsi="Times New Roman"/>
                <w:sz w:val="18"/>
                <w:szCs w:val="18"/>
              </w:rPr>
              <w:t>16</w:t>
            </w:r>
          </w:p>
        </w:tc>
        <w:tc>
          <w:tcPr>
            <w:tcW w:w="1276" w:type="dxa"/>
            <w:vAlign w:val="center"/>
          </w:tcPr>
          <w:p w14:paraId="2B090ABC">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76D5FFF5">
            <w:pPr>
              <w:pStyle w:val="125"/>
              <w:rPr>
                <w:rFonts w:ascii="Times New Roman" w:hAnsi="Times New Roman"/>
                <w:sz w:val="18"/>
                <w:szCs w:val="18"/>
              </w:rPr>
            </w:pPr>
          </w:p>
        </w:tc>
        <w:tc>
          <w:tcPr>
            <w:tcW w:w="3283" w:type="dxa"/>
            <w:vMerge w:val="continue"/>
            <w:vAlign w:val="center"/>
          </w:tcPr>
          <w:p w14:paraId="42E66F88">
            <w:pPr>
              <w:pStyle w:val="125"/>
              <w:jc w:val="left"/>
              <w:rPr>
                <w:rFonts w:ascii="Times New Roman" w:hAnsi="Times New Roman"/>
                <w:sz w:val="18"/>
                <w:szCs w:val="18"/>
              </w:rPr>
            </w:pPr>
          </w:p>
        </w:tc>
      </w:tr>
      <w:tr w14:paraId="6DE3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3C2613A6">
            <w:pPr>
              <w:pStyle w:val="125"/>
              <w:rPr>
                <w:rFonts w:ascii="Times New Roman" w:hAnsi="Times New Roman"/>
                <w:sz w:val="18"/>
                <w:szCs w:val="18"/>
              </w:rPr>
            </w:pPr>
          </w:p>
        </w:tc>
        <w:tc>
          <w:tcPr>
            <w:tcW w:w="1134" w:type="dxa"/>
            <w:vAlign w:val="center"/>
          </w:tcPr>
          <w:p w14:paraId="6B1DBC59">
            <w:pPr>
              <w:pStyle w:val="125"/>
              <w:rPr>
                <w:rFonts w:ascii="Times New Roman" w:hAnsi="Times New Roman"/>
                <w:sz w:val="18"/>
                <w:szCs w:val="18"/>
              </w:rPr>
            </w:pPr>
            <w:r>
              <w:rPr>
                <w:rFonts w:ascii="Times New Roman" w:hAnsi="Times New Roman"/>
                <w:sz w:val="18"/>
                <w:szCs w:val="18"/>
              </w:rPr>
              <w:t>17</w:t>
            </w:r>
          </w:p>
        </w:tc>
        <w:tc>
          <w:tcPr>
            <w:tcW w:w="1276" w:type="dxa"/>
            <w:vAlign w:val="center"/>
          </w:tcPr>
          <w:p w14:paraId="534EA7BF">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34199947">
            <w:pPr>
              <w:pStyle w:val="125"/>
              <w:rPr>
                <w:rFonts w:ascii="Times New Roman" w:hAnsi="Times New Roman"/>
                <w:sz w:val="18"/>
                <w:szCs w:val="18"/>
              </w:rPr>
            </w:pPr>
          </w:p>
        </w:tc>
        <w:tc>
          <w:tcPr>
            <w:tcW w:w="3283" w:type="dxa"/>
            <w:vMerge w:val="continue"/>
            <w:vAlign w:val="center"/>
          </w:tcPr>
          <w:p w14:paraId="683A633C">
            <w:pPr>
              <w:pStyle w:val="125"/>
              <w:jc w:val="left"/>
              <w:rPr>
                <w:rFonts w:ascii="Times New Roman" w:hAnsi="Times New Roman"/>
                <w:sz w:val="18"/>
                <w:szCs w:val="18"/>
              </w:rPr>
            </w:pPr>
          </w:p>
        </w:tc>
      </w:tr>
      <w:tr w14:paraId="694F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0B1CCA25">
            <w:pPr>
              <w:pStyle w:val="125"/>
              <w:rPr>
                <w:rFonts w:ascii="Times New Roman" w:hAnsi="Times New Roman"/>
                <w:sz w:val="18"/>
                <w:szCs w:val="18"/>
              </w:rPr>
            </w:pPr>
          </w:p>
        </w:tc>
        <w:tc>
          <w:tcPr>
            <w:tcW w:w="1134" w:type="dxa"/>
            <w:vAlign w:val="center"/>
          </w:tcPr>
          <w:p w14:paraId="1A857E0E">
            <w:pPr>
              <w:pStyle w:val="125"/>
              <w:rPr>
                <w:rFonts w:ascii="Times New Roman" w:hAnsi="Times New Roman"/>
                <w:sz w:val="18"/>
                <w:szCs w:val="18"/>
              </w:rPr>
            </w:pPr>
            <w:r>
              <w:rPr>
                <w:rFonts w:ascii="Times New Roman" w:hAnsi="Times New Roman"/>
                <w:sz w:val="18"/>
                <w:szCs w:val="18"/>
              </w:rPr>
              <w:t>18</w:t>
            </w:r>
          </w:p>
        </w:tc>
        <w:tc>
          <w:tcPr>
            <w:tcW w:w="1276" w:type="dxa"/>
            <w:vAlign w:val="center"/>
          </w:tcPr>
          <w:p w14:paraId="36477B16">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238EEF3D">
            <w:pPr>
              <w:pStyle w:val="125"/>
              <w:rPr>
                <w:rFonts w:ascii="Times New Roman" w:hAnsi="Times New Roman"/>
                <w:sz w:val="18"/>
                <w:szCs w:val="18"/>
              </w:rPr>
            </w:pPr>
          </w:p>
        </w:tc>
        <w:tc>
          <w:tcPr>
            <w:tcW w:w="3283" w:type="dxa"/>
            <w:vMerge w:val="continue"/>
            <w:vAlign w:val="center"/>
          </w:tcPr>
          <w:p w14:paraId="15331489">
            <w:pPr>
              <w:pStyle w:val="125"/>
              <w:jc w:val="left"/>
              <w:rPr>
                <w:rFonts w:ascii="Times New Roman" w:hAnsi="Times New Roman"/>
                <w:sz w:val="18"/>
                <w:szCs w:val="18"/>
              </w:rPr>
            </w:pPr>
          </w:p>
        </w:tc>
      </w:tr>
      <w:tr w14:paraId="107D0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restart"/>
            <w:vAlign w:val="center"/>
          </w:tcPr>
          <w:p w14:paraId="126786ED">
            <w:pPr>
              <w:pStyle w:val="125"/>
              <w:rPr>
                <w:rFonts w:ascii="Times New Roman" w:hAnsi="Times New Roman"/>
                <w:sz w:val="18"/>
                <w:szCs w:val="18"/>
              </w:rPr>
            </w:pPr>
            <w:r>
              <w:rPr>
                <w:rFonts w:ascii="Times New Roman" w:hAnsi="Times New Roman"/>
                <w:sz w:val="18"/>
                <w:szCs w:val="18"/>
              </w:rPr>
              <w:t>信标周期长度</w:t>
            </w:r>
          </w:p>
        </w:tc>
        <w:tc>
          <w:tcPr>
            <w:tcW w:w="1134" w:type="dxa"/>
            <w:vAlign w:val="center"/>
          </w:tcPr>
          <w:p w14:paraId="15E6358E">
            <w:pPr>
              <w:pStyle w:val="125"/>
              <w:rPr>
                <w:rFonts w:ascii="Times New Roman" w:hAnsi="Times New Roman"/>
                <w:sz w:val="18"/>
                <w:szCs w:val="18"/>
              </w:rPr>
            </w:pPr>
            <w:r>
              <w:rPr>
                <w:rFonts w:ascii="Times New Roman" w:hAnsi="Times New Roman"/>
                <w:sz w:val="18"/>
                <w:szCs w:val="18"/>
              </w:rPr>
              <w:t>19</w:t>
            </w:r>
          </w:p>
        </w:tc>
        <w:tc>
          <w:tcPr>
            <w:tcW w:w="1276" w:type="dxa"/>
            <w:vAlign w:val="center"/>
          </w:tcPr>
          <w:p w14:paraId="3DD32DDA">
            <w:pPr>
              <w:pStyle w:val="125"/>
              <w:rPr>
                <w:rFonts w:ascii="Times New Roman" w:hAnsi="Times New Roman"/>
                <w:sz w:val="18"/>
                <w:szCs w:val="18"/>
              </w:rPr>
            </w:pPr>
            <w:r>
              <w:rPr>
                <w:rFonts w:ascii="Times New Roman" w:hAnsi="Times New Roman"/>
                <w:sz w:val="18"/>
                <w:szCs w:val="18"/>
              </w:rPr>
              <w:t>0-7</w:t>
            </w:r>
          </w:p>
        </w:tc>
        <w:tc>
          <w:tcPr>
            <w:tcW w:w="1134" w:type="dxa"/>
            <w:vMerge w:val="restart"/>
            <w:vAlign w:val="center"/>
          </w:tcPr>
          <w:p w14:paraId="56448C9D">
            <w:pPr>
              <w:pStyle w:val="125"/>
              <w:rPr>
                <w:rFonts w:ascii="Times New Roman" w:hAnsi="Times New Roman"/>
                <w:sz w:val="18"/>
                <w:szCs w:val="18"/>
              </w:rPr>
            </w:pPr>
            <w:r>
              <w:rPr>
                <w:rFonts w:ascii="Times New Roman" w:hAnsi="Times New Roman"/>
                <w:sz w:val="18"/>
                <w:szCs w:val="18"/>
              </w:rPr>
              <w:t>32</w:t>
            </w:r>
          </w:p>
        </w:tc>
        <w:tc>
          <w:tcPr>
            <w:tcW w:w="3283" w:type="dxa"/>
            <w:vMerge w:val="restart"/>
            <w:vAlign w:val="center"/>
          </w:tcPr>
          <w:p w14:paraId="5451F063">
            <w:pPr>
              <w:pStyle w:val="125"/>
              <w:jc w:val="left"/>
              <w:rPr>
                <w:rFonts w:ascii="Times New Roman" w:hAnsi="Times New Roman"/>
                <w:sz w:val="18"/>
                <w:szCs w:val="18"/>
              </w:rPr>
            </w:pPr>
            <w:r>
              <w:rPr>
                <w:rFonts w:ascii="Times New Roman" w:hAnsi="Times New Roman"/>
                <w:sz w:val="18"/>
                <w:szCs w:val="18"/>
              </w:rPr>
              <w:t>信标周期的时间长度</w:t>
            </w:r>
          </w:p>
          <w:p w14:paraId="2F3D7450">
            <w:pPr>
              <w:pStyle w:val="125"/>
              <w:jc w:val="left"/>
              <w:rPr>
                <w:rFonts w:ascii="Times New Roman" w:hAnsi="Times New Roman"/>
                <w:sz w:val="18"/>
                <w:szCs w:val="18"/>
              </w:rPr>
            </w:pPr>
            <w:r>
              <w:rPr>
                <w:rFonts w:ascii="Times New Roman" w:hAnsi="Times New Roman"/>
                <w:sz w:val="18"/>
                <w:szCs w:val="18"/>
              </w:rPr>
              <w:t>单位：100微秒</w:t>
            </w:r>
          </w:p>
        </w:tc>
      </w:tr>
      <w:tr w14:paraId="22D1C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021B81E9">
            <w:pPr>
              <w:pStyle w:val="125"/>
              <w:rPr>
                <w:rFonts w:ascii="Times New Roman" w:hAnsi="Times New Roman"/>
                <w:sz w:val="18"/>
                <w:szCs w:val="18"/>
              </w:rPr>
            </w:pPr>
          </w:p>
        </w:tc>
        <w:tc>
          <w:tcPr>
            <w:tcW w:w="1134" w:type="dxa"/>
            <w:vAlign w:val="center"/>
          </w:tcPr>
          <w:p w14:paraId="448464A9">
            <w:pPr>
              <w:pStyle w:val="125"/>
              <w:rPr>
                <w:rFonts w:ascii="Times New Roman" w:hAnsi="Times New Roman"/>
                <w:sz w:val="18"/>
                <w:szCs w:val="18"/>
              </w:rPr>
            </w:pPr>
            <w:r>
              <w:rPr>
                <w:rFonts w:ascii="Times New Roman" w:hAnsi="Times New Roman"/>
                <w:sz w:val="18"/>
                <w:szCs w:val="18"/>
              </w:rPr>
              <w:t>20</w:t>
            </w:r>
          </w:p>
        </w:tc>
        <w:tc>
          <w:tcPr>
            <w:tcW w:w="1276" w:type="dxa"/>
            <w:vAlign w:val="center"/>
          </w:tcPr>
          <w:p w14:paraId="196FC619">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5014AB24">
            <w:pPr>
              <w:pStyle w:val="125"/>
              <w:rPr>
                <w:rFonts w:ascii="Times New Roman" w:hAnsi="Times New Roman"/>
                <w:sz w:val="18"/>
                <w:szCs w:val="18"/>
              </w:rPr>
            </w:pPr>
          </w:p>
        </w:tc>
        <w:tc>
          <w:tcPr>
            <w:tcW w:w="3283" w:type="dxa"/>
            <w:vMerge w:val="continue"/>
            <w:vAlign w:val="center"/>
          </w:tcPr>
          <w:p w14:paraId="099AAC9B">
            <w:pPr>
              <w:pStyle w:val="125"/>
              <w:jc w:val="left"/>
              <w:rPr>
                <w:rFonts w:ascii="Times New Roman" w:hAnsi="Times New Roman"/>
                <w:sz w:val="18"/>
                <w:szCs w:val="18"/>
              </w:rPr>
            </w:pPr>
          </w:p>
        </w:tc>
      </w:tr>
      <w:tr w14:paraId="339E6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702188A6">
            <w:pPr>
              <w:pStyle w:val="125"/>
              <w:rPr>
                <w:rFonts w:ascii="Times New Roman" w:hAnsi="Times New Roman"/>
                <w:sz w:val="18"/>
                <w:szCs w:val="18"/>
              </w:rPr>
            </w:pPr>
          </w:p>
        </w:tc>
        <w:tc>
          <w:tcPr>
            <w:tcW w:w="1134" w:type="dxa"/>
            <w:vAlign w:val="center"/>
          </w:tcPr>
          <w:p w14:paraId="3E6A2347">
            <w:pPr>
              <w:pStyle w:val="125"/>
              <w:rPr>
                <w:rFonts w:ascii="Times New Roman" w:hAnsi="Times New Roman"/>
                <w:sz w:val="18"/>
                <w:szCs w:val="18"/>
              </w:rPr>
            </w:pPr>
            <w:r>
              <w:rPr>
                <w:rFonts w:ascii="Times New Roman" w:hAnsi="Times New Roman"/>
                <w:sz w:val="18"/>
                <w:szCs w:val="18"/>
              </w:rPr>
              <w:t>21</w:t>
            </w:r>
          </w:p>
        </w:tc>
        <w:tc>
          <w:tcPr>
            <w:tcW w:w="1276" w:type="dxa"/>
            <w:vAlign w:val="center"/>
          </w:tcPr>
          <w:p w14:paraId="6A0FFE84">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617D7766">
            <w:pPr>
              <w:pStyle w:val="125"/>
              <w:rPr>
                <w:rFonts w:ascii="Times New Roman" w:hAnsi="Times New Roman"/>
                <w:sz w:val="18"/>
                <w:szCs w:val="18"/>
              </w:rPr>
            </w:pPr>
          </w:p>
        </w:tc>
        <w:tc>
          <w:tcPr>
            <w:tcW w:w="3283" w:type="dxa"/>
            <w:vMerge w:val="continue"/>
            <w:vAlign w:val="center"/>
          </w:tcPr>
          <w:p w14:paraId="078AFA6B">
            <w:pPr>
              <w:pStyle w:val="125"/>
              <w:jc w:val="left"/>
              <w:rPr>
                <w:rFonts w:ascii="Times New Roman" w:hAnsi="Times New Roman"/>
                <w:sz w:val="18"/>
                <w:szCs w:val="18"/>
              </w:rPr>
            </w:pPr>
          </w:p>
        </w:tc>
      </w:tr>
      <w:tr w14:paraId="1AD0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04B95BC0">
            <w:pPr>
              <w:pStyle w:val="125"/>
              <w:rPr>
                <w:rFonts w:ascii="Times New Roman" w:hAnsi="Times New Roman"/>
                <w:sz w:val="18"/>
                <w:szCs w:val="18"/>
              </w:rPr>
            </w:pPr>
          </w:p>
        </w:tc>
        <w:tc>
          <w:tcPr>
            <w:tcW w:w="1134" w:type="dxa"/>
            <w:vAlign w:val="center"/>
          </w:tcPr>
          <w:p w14:paraId="495397C2">
            <w:pPr>
              <w:pStyle w:val="125"/>
              <w:rPr>
                <w:rFonts w:ascii="Times New Roman" w:hAnsi="Times New Roman"/>
                <w:sz w:val="18"/>
                <w:szCs w:val="18"/>
              </w:rPr>
            </w:pPr>
            <w:r>
              <w:rPr>
                <w:rFonts w:ascii="Times New Roman" w:hAnsi="Times New Roman"/>
                <w:sz w:val="18"/>
                <w:szCs w:val="18"/>
              </w:rPr>
              <w:t>22</w:t>
            </w:r>
          </w:p>
        </w:tc>
        <w:tc>
          <w:tcPr>
            <w:tcW w:w="1276" w:type="dxa"/>
            <w:vAlign w:val="center"/>
          </w:tcPr>
          <w:p w14:paraId="2DD785D8">
            <w:pPr>
              <w:pStyle w:val="125"/>
              <w:rPr>
                <w:rFonts w:ascii="Times New Roman" w:hAnsi="Times New Roman"/>
                <w:sz w:val="18"/>
                <w:szCs w:val="18"/>
              </w:rPr>
            </w:pPr>
            <w:r>
              <w:rPr>
                <w:rFonts w:ascii="Times New Roman" w:hAnsi="Times New Roman"/>
                <w:sz w:val="18"/>
                <w:szCs w:val="18"/>
              </w:rPr>
              <w:t>0-7</w:t>
            </w:r>
          </w:p>
        </w:tc>
        <w:tc>
          <w:tcPr>
            <w:tcW w:w="1134" w:type="dxa"/>
            <w:vMerge w:val="continue"/>
            <w:vAlign w:val="center"/>
          </w:tcPr>
          <w:p w14:paraId="0FB17F35">
            <w:pPr>
              <w:pStyle w:val="125"/>
              <w:rPr>
                <w:rFonts w:ascii="Times New Roman" w:hAnsi="Times New Roman"/>
                <w:sz w:val="18"/>
                <w:szCs w:val="18"/>
              </w:rPr>
            </w:pPr>
          </w:p>
        </w:tc>
        <w:tc>
          <w:tcPr>
            <w:tcW w:w="3283" w:type="dxa"/>
            <w:vMerge w:val="continue"/>
            <w:vAlign w:val="center"/>
          </w:tcPr>
          <w:p w14:paraId="38D86D3B">
            <w:pPr>
              <w:pStyle w:val="125"/>
              <w:jc w:val="left"/>
              <w:rPr>
                <w:rFonts w:ascii="Times New Roman" w:hAnsi="Times New Roman"/>
                <w:sz w:val="18"/>
                <w:szCs w:val="18"/>
              </w:rPr>
            </w:pPr>
          </w:p>
        </w:tc>
      </w:tr>
      <w:tr w14:paraId="34B7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restart"/>
            <w:vAlign w:val="center"/>
          </w:tcPr>
          <w:p w14:paraId="53C3DE8B">
            <w:pPr>
              <w:pStyle w:val="125"/>
              <w:rPr>
                <w:rFonts w:ascii="Times New Roman" w:hAnsi="Times New Roman"/>
                <w:sz w:val="18"/>
                <w:szCs w:val="18"/>
              </w:rPr>
            </w:pPr>
            <w:r>
              <w:rPr>
                <w:rFonts w:hint="eastAsia" w:ascii="Times New Roman" w:hAnsi="Times New Roman"/>
                <w:sz w:val="18"/>
                <w:szCs w:val="18"/>
              </w:rPr>
              <w:t>RF信标时隙长度</w:t>
            </w:r>
          </w:p>
        </w:tc>
        <w:tc>
          <w:tcPr>
            <w:tcW w:w="1134" w:type="dxa"/>
            <w:vAlign w:val="center"/>
          </w:tcPr>
          <w:p w14:paraId="2BAFDBE1">
            <w:pPr>
              <w:pStyle w:val="125"/>
              <w:rPr>
                <w:rFonts w:ascii="Times New Roman" w:hAnsi="Times New Roman"/>
                <w:sz w:val="18"/>
                <w:szCs w:val="18"/>
              </w:rPr>
            </w:pPr>
            <w:r>
              <w:rPr>
                <w:rFonts w:hint="eastAsia" w:ascii="Times New Roman" w:hAnsi="Times New Roman"/>
                <w:sz w:val="18"/>
                <w:szCs w:val="18"/>
              </w:rPr>
              <w:t>22</w:t>
            </w:r>
          </w:p>
        </w:tc>
        <w:tc>
          <w:tcPr>
            <w:tcW w:w="1276" w:type="dxa"/>
            <w:vAlign w:val="center"/>
          </w:tcPr>
          <w:p w14:paraId="11386652">
            <w:pPr>
              <w:pStyle w:val="125"/>
              <w:rPr>
                <w:rFonts w:ascii="Times New Roman" w:hAnsi="Times New Roman"/>
                <w:sz w:val="18"/>
                <w:szCs w:val="18"/>
              </w:rPr>
            </w:pPr>
            <w:r>
              <w:rPr>
                <w:rFonts w:hint="eastAsia" w:ascii="Times New Roman" w:hAnsi="Times New Roman"/>
                <w:sz w:val="18"/>
                <w:szCs w:val="18"/>
              </w:rPr>
              <w:t>0-7</w:t>
            </w:r>
          </w:p>
        </w:tc>
        <w:tc>
          <w:tcPr>
            <w:tcW w:w="1134" w:type="dxa"/>
            <w:vMerge w:val="restart"/>
            <w:vAlign w:val="center"/>
          </w:tcPr>
          <w:p w14:paraId="0D1771C2">
            <w:pPr>
              <w:pStyle w:val="125"/>
              <w:rPr>
                <w:rFonts w:ascii="Times New Roman" w:hAnsi="Times New Roman"/>
                <w:sz w:val="18"/>
                <w:szCs w:val="18"/>
              </w:rPr>
            </w:pPr>
            <w:r>
              <w:rPr>
                <w:rFonts w:hint="eastAsia" w:ascii="Times New Roman" w:hAnsi="Times New Roman"/>
                <w:sz w:val="18"/>
                <w:szCs w:val="18"/>
              </w:rPr>
              <w:t>10</w:t>
            </w:r>
          </w:p>
        </w:tc>
        <w:tc>
          <w:tcPr>
            <w:tcW w:w="3283" w:type="dxa"/>
            <w:vMerge w:val="restart"/>
            <w:vAlign w:val="center"/>
          </w:tcPr>
          <w:p w14:paraId="0E7C145A">
            <w:pPr>
              <w:pStyle w:val="125"/>
              <w:jc w:val="left"/>
              <w:rPr>
                <w:rFonts w:ascii="Times New Roman" w:hAnsi="Times New Roman"/>
                <w:sz w:val="18"/>
                <w:szCs w:val="18"/>
              </w:rPr>
            </w:pPr>
            <w:r>
              <w:rPr>
                <w:rFonts w:hint="eastAsia" w:ascii="Times New Roman" w:hAnsi="Times New Roman"/>
                <w:sz w:val="18"/>
                <w:szCs w:val="18"/>
              </w:rPr>
              <w:t>RF链路上信标时隙长度</w:t>
            </w:r>
          </w:p>
          <w:p w14:paraId="5E0404CE">
            <w:pPr>
              <w:pStyle w:val="125"/>
              <w:jc w:val="left"/>
              <w:rPr>
                <w:rFonts w:ascii="Times New Roman" w:hAnsi="Times New Roman"/>
                <w:sz w:val="18"/>
                <w:szCs w:val="18"/>
              </w:rPr>
            </w:pPr>
            <w:r>
              <w:rPr>
                <w:rFonts w:hint="eastAsia" w:ascii="Times New Roman" w:hAnsi="Times New Roman"/>
                <w:sz w:val="18"/>
                <w:szCs w:val="18"/>
              </w:rPr>
              <w:t>单位：1毫秒</w:t>
            </w:r>
          </w:p>
        </w:tc>
      </w:tr>
      <w:tr w14:paraId="5361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1655E1FC">
            <w:pPr>
              <w:pStyle w:val="125"/>
              <w:rPr>
                <w:rFonts w:ascii="Times New Roman" w:hAnsi="Times New Roman"/>
                <w:sz w:val="18"/>
                <w:szCs w:val="18"/>
              </w:rPr>
            </w:pPr>
          </w:p>
        </w:tc>
        <w:tc>
          <w:tcPr>
            <w:tcW w:w="1134" w:type="dxa"/>
            <w:vAlign w:val="center"/>
          </w:tcPr>
          <w:p w14:paraId="09D0867B">
            <w:pPr>
              <w:pStyle w:val="125"/>
              <w:rPr>
                <w:rFonts w:ascii="Times New Roman" w:hAnsi="Times New Roman"/>
                <w:sz w:val="18"/>
                <w:szCs w:val="18"/>
              </w:rPr>
            </w:pPr>
            <w:r>
              <w:rPr>
                <w:rFonts w:hint="eastAsia" w:ascii="Times New Roman" w:hAnsi="Times New Roman"/>
                <w:sz w:val="18"/>
                <w:szCs w:val="18"/>
              </w:rPr>
              <w:t>23</w:t>
            </w:r>
          </w:p>
        </w:tc>
        <w:tc>
          <w:tcPr>
            <w:tcW w:w="1276" w:type="dxa"/>
            <w:vAlign w:val="center"/>
          </w:tcPr>
          <w:p w14:paraId="4B451257">
            <w:pPr>
              <w:pStyle w:val="125"/>
              <w:rPr>
                <w:rFonts w:ascii="Times New Roman" w:hAnsi="Times New Roman"/>
                <w:sz w:val="18"/>
                <w:szCs w:val="18"/>
              </w:rPr>
            </w:pPr>
            <w:r>
              <w:rPr>
                <w:rFonts w:hint="eastAsia" w:ascii="Times New Roman" w:hAnsi="Times New Roman"/>
                <w:sz w:val="18"/>
                <w:szCs w:val="18"/>
              </w:rPr>
              <w:t>0-1</w:t>
            </w:r>
          </w:p>
        </w:tc>
        <w:tc>
          <w:tcPr>
            <w:tcW w:w="1134" w:type="dxa"/>
            <w:vMerge w:val="continue"/>
            <w:vAlign w:val="center"/>
          </w:tcPr>
          <w:p w14:paraId="77AECADA">
            <w:pPr>
              <w:pStyle w:val="125"/>
              <w:rPr>
                <w:rFonts w:ascii="Times New Roman" w:hAnsi="Times New Roman"/>
                <w:sz w:val="18"/>
                <w:szCs w:val="18"/>
              </w:rPr>
            </w:pPr>
          </w:p>
        </w:tc>
        <w:tc>
          <w:tcPr>
            <w:tcW w:w="3283" w:type="dxa"/>
            <w:vMerge w:val="continue"/>
            <w:vAlign w:val="center"/>
          </w:tcPr>
          <w:p w14:paraId="68F8292A">
            <w:pPr>
              <w:pStyle w:val="125"/>
              <w:jc w:val="left"/>
              <w:rPr>
                <w:rFonts w:ascii="Times New Roman" w:hAnsi="Times New Roman"/>
                <w:sz w:val="18"/>
                <w:szCs w:val="18"/>
              </w:rPr>
            </w:pPr>
          </w:p>
        </w:tc>
      </w:tr>
      <w:tr w14:paraId="19C0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restart"/>
            <w:vAlign w:val="center"/>
          </w:tcPr>
          <w:p w14:paraId="744A3CE3">
            <w:pPr>
              <w:pStyle w:val="125"/>
              <w:rPr>
                <w:rFonts w:ascii="Times New Roman" w:hAnsi="Times New Roman"/>
                <w:sz w:val="18"/>
                <w:szCs w:val="18"/>
              </w:rPr>
            </w:pPr>
            <w:r>
              <w:rPr>
                <w:rFonts w:ascii="Times New Roman" w:hAnsi="Times New Roman"/>
                <w:sz w:val="18"/>
                <w:szCs w:val="18"/>
              </w:rPr>
              <w:t>保留</w:t>
            </w:r>
          </w:p>
        </w:tc>
        <w:tc>
          <w:tcPr>
            <w:tcW w:w="1134" w:type="dxa"/>
            <w:vAlign w:val="center"/>
          </w:tcPr>
          <w:p w14:paraId="4366D0AA">
            <w:pPr>
              <w:pStyle w:val="125"/>
              <w:rPr>
                <w:rFonts w:ascii="Times New Roman" w:hAnsi="Times New Roman"/>
                <w:sz w:val="18"/>
                <w:szCs w:val="18"/>
              </w:rPr>
            </w:pPr>
            <w:r>
              <w:rPr>
                <w:rFonts w:hint="eastAsia" w:ascii="Times New Roman" w:hAnsi="Times New Roman"/>
                <w:sz w:val="18"/>
                <w:szCs w:val="18"/>
              </w:rPr>
              <w:t>23</w:t>
            </w:r>
          </w:p>
        </w:tc>
        <w:tc>
          <w:tcPr>
            <w:tcW w:w="1276" w:type="dxa"/>
            <w:vAlign w:val="center"/>
          </w:tcPr>
          <w:p w14:paraId="7181E6B1">
            <w:pPr>
              <w:pStyle w:val="125"/>
              <w:rPr>
                <w:rFonts w:ascii="Times New Roman" w:hAnsi="Times New Roman"/>
                <w:sz w:val="18"/>
                <w:szCs w:val="18"/>
              </w:rPr>
            </w:pPr>
            <w:r>
              <w:rPr>
                <w:rFonts w:hint="eastAsia" w:ascii="Times New Roman" w:hAnsi="Times New Roman"/>
                <w:sz w:val="18"/>
                <w:szCs w:val="18"/>
              </w:rPr>
              <w:t>2-7</w:t>
            </w:r>
          </w:p>
        </w:tc>
        <w:tc>
          <w:tcPr>
            <w:tcW w:w="1134" w:type="dxa"/>
            <w:vAlign w:val="center"/>
          </w:tcPr>
          <w:p w14:paraId="0E20720E">
            <w:pPr>
              <w:pStyle w:val="125"/>
              <w:rPr>
                <w:rFonts w:ascii="Times New Roman" w:hAnsi="Times New Roman"/>
                <w:sz w:val="18"/>
                <w:szCs w:val="18"/>
              </w:rPr>
            </w:pPr>
            <w:r>
              <w:rPr>
                <w:rFonts w:hint="eastAsia" w:ascii="Times New Roman" w:hAnsi="Times New Roman"/>
                <w:sz w:val="18"/>
                <w:szCs w:val="18"/>
              </w:rPr>
              <w:t>6</w:t>
            </w:r>
          </w:p>
        </w:tc>
        <w:tc>
          <w:tcPr>
            <w:tcW w:w="3283" w:type="dxa"/>
            <w:vMerge w:val="restart"/>
            <w:vAlign w:val="center"/>
          </w:tcPr>
          <w:p w14:paraId="0D55855C">
            <w:pPr>
              <w:pStyle w:val="125"/>
              <w:jc w:val="left"/>
              <w:rPr>
                <w:rFonts w:ascii="Times New Roman" w:hAnsi="Times New Roman"/>
                <w:sz w:val="18"/>
                <w:szCs w:val="18"/>
              </w:rPr>
            </w:pPr>
            <w:r>
              <w:rPr>
                <w:rFonts w:ascii="Times New Roman" w:hAnsi="Times New Roman"/>
                <w:sz w:val="18"/>
                <w:szCs w:val="18"/>
              </w:rPr>
              <w:t>保留</w:t>
            </w:r>
          </w:p>
        </w:tc>
      </w:tr>
      <w:tr w14:paraId="4FE23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Merge w:val="continue"/>
            <w:vAlign w:val="center"/>
          </w:tcPr>
          <w:p w14:paraId="61007549">
            <w:pPr>
              <w:pStyle w:val="125"/>
              <w:rPr>
                <w:rFonts w:ascii="Times New Roman" w:hAnsi="Times New Roman"/>
                <w:sz w:val="18"/>
                <w:szCs w:val="18"/>
              </w:rPr>
            </w:pPr>
          </w:p>
        </w:tc>
        <w:tc>
          <w:tcPr>
            <w:tcW w:w="1134" w:type="dxa"/>
            <w:vAlign w:val="center"/>
          </w:tcPr>
          <w:p w14:paraId="6465E47D">
            <w:pPr>
              <w:pStyle w:val="125"/>
              <w:rPr>
                <w:rFonts w:ascii="Times New Roman" w:hAnsi="Times New Roman"/>
                <w:sz w:val="18"/>
                <w:szCs w:val="18"/>
              </w:rPr>
            </w:pPr>
            <w:r>
              <w:rPr>
                <w:rFonts w:ascii="Times New Roman" w:hAnsi="Times New Roman"/>
                <w:sz w:val="18"/>
                <w:szCs w:val="18"/>
              </w:rPr>
              <w:t>2</w:t>
            </w:r>
            <w:r>
              <w:rPr>
                <w:rFonts w:hint="eastAsia" w:ascii="Times New Roman" w:hAnsi="Times New Roman"/>
                <w:sz w:val="18"/>
                <w:szCs w:val="18"/>
              </w:rPr>
              <w:t>4</w:t>
            </w:r>
            <w:r>
              <w:rPr>
                <w:rFonts w:ascii="Times New Roman" w:hAnsi="Times New Roman"/>
                <w:sz w:val="18"/>
                <w:szCs w:val="18"/>
              </w:rPr>
              <w:t>-26</w:t>
            </w:r>
          </w:p>
        </w:tc>
        <w:tc>
          <w:tcPr>
            <w:tcW w:w="1276" w:type="dxa"/>
            <w:vAlign w:val="center"/>
          </w:tcPr>
          <w:p w14:paraId="3EA725B0">
            <w:pPr>
              <w:pStyle w:val="125"/>
              <w:rPr>
                <w:rFonts w:ascii="Times New Roman" w:hAnsi="Times New Roman"/>
                <w:sz w:val="18"/>
                <w:szCs w:val="18"/>
              </w:rPr>
            </w:pPr>
            <w:r>
              <w:rPr>
                <w:rFonts w:ascii="Times New Roman" w:hAnsi="Times New Roman"/>
                <w:sz w:val="18"/>
                <w:szCs w:val="18"/>
              </w:rPr>
              <w:t>0-7</w:t>
            </w:r>
          </w:p>
        </w:tc>
        <w:tc>
          <w:tcPr>
            <w:tcW w:w="1134" w:type="dxa"/>
            <w:vAlign w:val="center"/>
          </w:tcPr>
          <w:p w14:paraId="1DABE091">
            <w:pPr>
              <w:pStyle w:val="125"/>
              <w:rPr>
                <w:rFonts w:ascii="Times New Roman" w:hAnsi="Times New Roman"/>
                <w:sz w:val="18"/>
                <w:szCs w:val="18"/>
              </w:rPr>
            </w:pPr>
            <w:r>
              <w:rPr>
                <w:rFonts w:hint="eastAsia" w:ascii="Times New Roman" w:hAnsi="Times New Roman"/>
                <w:sz w:val="18"/>
                <w:szCs w:val="18"/>
              </w:rPr>
              <w:t>16</w:t>
            </w:r>
          </w:p>
        </w:tc>
        <w:tc>
          <w:tcPr>
            <w:tcW w:w="3283" w:type="dxa"/>
            <w:vMerge w:val="continue"/>
            <w:vAlign w:val="center"/>
          </w:tcPr>
          <w:p w14:paraId="27725F01">
            <w:pPr>
              <w:pStyle w:val="125"/>
              <w:jc w:val="left"/>
              <w:rPr>
                <w:rFonts w:ascii="Times New Roman" w:hAnsi="Times New Roman"/>
                <w:sz w:val="18"/>
                <w:szCs w:val="18"/>
              </w:rPr>
            </w:pPr>
          </w:p>
        </w:tc>
      </w:tr>
      <w:tr w14:paraId="5885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11E949A9">
            <w:pPr>
              <w:pStyle w:val="125"/>
              <w:rPr>
                <w:rFonts w:ascii="Times New Roman" w:hAnsi="Times New Roman"/>
                <w:sz w:val="18"/>
                <w:szCs w:val="18"/>
              </w:rPr>
            </w:pPr>
            <w:r>
              <w:rPr>
                <w:rFonts w:ascii="Times New Roman" w:hAnsi="Times New Roman"/>
                <w:sz w:val="18"/>
                <w:szCs w:val="18"/>
              </w:rPr>
              <w:t>非中央信标信息</w:t>
            </w:r>
          </w:p>
        </w:tc>
        <w:tc>
          <w:tcPr>
            <w:tcW w:w="1134" w:type="dxa"/>
            <w:vAlign w:val="center"/>
          </w:tcPr>
          <w:p w14:paraId="08977224">
            <w:pPr>
              <w:pStyle w:val="125"/>
              <w:rPr>
                <w:rFonts w:ascii="Times New Roman" w:hAnsi="Times New Roman"/>
                <w:sz w:val="18"/>
                <w:szCs w:val="18"/>
              </w:rPr>
            </w:pPr>
            <w:r>
              <w:rPr>
                <w:rFonts w:ascii="Times New Roman" w:hAnsi="Times New Roman"/>
                <w:sz w:val="18"/>
                <w:szCs w:val="18"/>
              </w:rPr>
              <w:t>可变长</w:t>
            </w:r>
          </w:p>
        </w:tc>
        <w:tc>
          <w:tcPr>
            <w:tcW w:w="1276" w:type="dxa"/>
            <w:vAlign w:val="center"/>
          </w:tcPr>
          <w:p w14:paraId="7FC45249">
            <w:pPr>
              <w:pStyle w:val="125"/>
              <w:rPr>
                <w:rFonts w:ascii="Times New Roman" w:hAnsi="Times New Roman"/>
                <w:sz w:val="18"/>
                <w:szCs w:val="18"/>
              </w:rPr>
            </w:pPr>
            <w:r>
              <w:rPr>
                <w:rFonts w:ascii="Times New Roman" w:hAnsi="Times New Roman"/>
                <w:sz w:val="18"/>
                <w:szCs w:val="18"/>
              </w:rPr>
              <w:t>可变长</w:t>
            </w:r>
          </w:p>
        </w:tc>
        <w:tc>
          <w:tcPr>
            <w:tcW w:w="1134" w:type="dxa"/>
            <w:vAlign w:val="center"/>
          </w:tcPr>
          <w:p w14:paraId="00B5A7FB">
            <w:pPr>
              <w:pStyle w:val="125"/>
              <w:rPr>
                <w:rFonts w:ascii="Times New Roman" w:hAnsi="Times New Roman"/>
                <w:sz w:val="18"/>
                <w:szCs w:val="18"/>
              </w:rPr>
            </w:pPr>
          </w:p>
        </w:tc>
        <w:tc>
          <w:tcPr>
            <w:tcW w:w="3283" w:type="dxa"/>
            <w:vAlign w:val="center"/>
          </w:tcPr>
          <w:p w14:paraId="7A675686">
            <w:pPr>
              <w:pStyle w:val="125"/>
              <w:jc w:val="left"/>
              <w:rPr>
                <w:rFonts w:ascii="Times New Roman" w:hAnsi="Times New Roman"/>
                <w:sz w:val="18"/>
                <w:szCs w:val="18"/>
              </w:rPr>
            </w:pPr>
            <w:r>
              <w:rPr>
                <w:rFonts w:ascii="Times New Roman" w:hAnsi="Times New Roman"/>
                <w:sz w:val="18"/>
                <w:szCs w:val="18"/>
              </w:rPr>
              <w:t>代理信标和发现信标的信息字段。字段大小是可变长度，根据NonCentralBeaconSlotCount计算字段占用总大小。</w:t>
            </w:r>
          </w:p>
          <w:p w14:paraId="535F2499">
            <w:pPr>
              <w:pStyle w:val="125"/>
              <w:jc w:val="left"/>
              <w:rPr>
                <w:rFonts w:ascii="Times New Roman" w:hAnsi="Times New Roman"/>
                <w:sz w:val="18"/>
                <w:szCs w:val="18"/>
              </w:rPr>
            </w:pPr>
            <w:r>
              <w:rPr>
                <w:rFonts w:ascii="Times New Roman" w:hAnsi="Times New Roman"/>
                <w:sz w:val="18"/>
                <w:szCs w:val="18"/>
              </w:rPr>
              <w:t>信息的字段定义，如</w:t>
            </w:r>
            <w:r>
              <w:rPr>
                <w:rFonts w:ascii="Times New Roman" w:hAnsi="Times New Roman"/>
                <w:sz w:val="18"/>
                <w:szCs w:val="18"/>
              </w:rPr>
              <w:fldChar w:fldCharType="begin"/>
            </w:r>
            <w:r>
              <w:rPr>
                <w:rFonts w:ascii="Times New Roman" w:hAnsi="Times New Roman"/>
                <w:sz w:val="18"/>
                <w:szCs w:val="18"/>
              </w:rPr>
              <w:instrText xml:space="preserve"> REF _Ref56763948 \h  \* MERGEFORMAT </w:instrText>
            </w:r>
            <w:r>
              <w:rPr>
                <w:rFonts w:ascii="Times New Roman" w:hAnsi="Times New Roman"/>
                <w:sz w:val="18"/>
                <w:szCs w:val="18"/>
              </w:rPr>
              <w:fldChar w:fldCharType="separate"/>
            </w:r>
            <w:r>
              <w:rPr>
                <w:rFonts w:ascii="Times New Roman" w:hAnsi="Times New Roman"/>
                <w:sz w:val="18"/>
                <w:szCs w:val="18"/>
              </w:rPr>
              <w:t>表 63</w:t>
            </w:r>
            <w:r>
              <w:rPr>
                <w:rFonts w:ascii="Times New Roman" w:hAnsi="Times New Roman"/>
                <w:sz w:val="18"/>
                <w:szCs w:val="18"/>
              </w:rPr>
              <w:fldChar w:fldCharType="end"/>
            </w:r>
            <w:r>
              <w:rPr>
                <w:rFonts w:ascii="Times New Roman" w:hAnsi="Times New Roman"/>
                <w:sz w:val="18"/>
                <w:szCs w:val="18"/>
              </w:rPr>
              <w:t>所示。</w:t>
            </w:r>
          </w:p>
        </w:tc>
      </w:tr>
      <w:tr w14:paraId="34A9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2F7BEDBE">
            <w:pPr>
              <w:pStyle w:val="125"/>
              <w:rPr>
                <w:rFonts w:ascii="Times New Roman" w:hAnsi="Times New Roman"/>
                <w:sz w:val="18"/>
                <w:szCs w:val="18"/>
              </w:rPr>
            </w:pPr>
            <w:r>
              <w:rPr>
                <w:rFonts w:ascii="Times New Roman" w:hAnsi="Times New Roman"/>
                <w:sz w:val="18"/>
                <w:szCs w:val="18"/>
              </w:rPr>
              <w:t>CSMA时隙信息</w:t>
            </w:r>
          </w:p>
        </w:tc>
        <w:tc>
          <w:tcPr>
            <w:tcW w:w="1134" w:type="dxa"/>
            <w:vAlign w:val="center"/>
          </w:tcPr>
          <w:p w14:paraId="2FBBF06B">
            <w:pPr>
              <w:pStyle w:val="125"/>
              <w:rPr>
                <w:rFonts w:ascii="Times New Roman" w:hAnsi="Times New Roman"/>
                <w:sz w:val="18"/>
                <w:szCs w:val="18"/>
              </w:rPr>
            </w:pPr>
            <w:r>
              <w:rPr>
                <w:rFonts w:ascii="Times New Roman" w:hAnsi="Times New Roman"/>
                <w:sz w:val="18"/>
                <w:szCs w:val="18"/>
              </w:rPr>
              <w:t>可变长</w:t>
            </w:r>
          </w:p>
        </w:tc>
        <w:tc>
          <w:tcPr>
            <w:tcW w:w="1276" w:type="dxa"/>
            <w:vAlign w:val="center"/>
          </w:tcPr>
          <w:p w14:paraId="67C058D4">
            <w:pPr>
              <w:pStyle w:val="125"/>
              <w:rPr>
                <w:rFonts w:ascii="Times New Roman" w:hAnsi="Times New Roman"/>
                <w:sz w:val="18"/>
                <w:szCs w:val="18"/>
              </w:rPr>
            </w:pPr>
            <w:r>
              <w:rPr>
                <w:rFonts w:ascii="Times New Roman" w:hAnsi="Times New Roman"/>
                <w:sz w:val="18"/>
                <w:szCs w:val="18"/>
              </w:rPr>
              <w:t>可变长</w:t>
            </w:r>
          </w:p>
        </w:tc>
        <w:tc>
          <w:tcPr>
            <w:tcW w:w="1134" w:type="dxa"/>
            <w:vAlign w:val="center"/>
          </w:tcPr>
          <w:p w14:paraId="7C8BE732">
            <w:pPr>
              <w:pStyle w:val="125"/>
              <w:rPr>
                <w:rFonts w:ascii="Times New Roman" w:hAnsi="Times New Roman"/>
                <w:sz w:val="18"/>
                <w:szCs w:val="18"/>
              </w:rPr>
            </w:pPr>
          </w:p>
        </w:tc>
        <w:tc>
          <w:tcPr>
            <w:tcW w:w="3283" w:type="dxa"/>
            <w:vAlign w:val="center"/>
          </w:tcPr>
          <w:p w14:paraId="58024E4A">
            <w:pPr>
              <w:pStyle w:val="125"/>
              <w:jc w:val="left"/>
              <w:rPr>
                <w:rFonts w:ascii="Times New Roman" w:hAnsi="Times New Roman"/>
                <w:sz w:val="18"/>
                <w:szCs w:val="18"/>
              </w:rPr>
            </w:pPr>
            <w:r>
              <w:rPr>
                <w:rFonts w:ascii="Times New Roman" w:hAnsi="Times New Roman"/>
                <w:sz w:val="18"/>
                <w:szCs w:val="18"/>
              </w:rPr>
              <w:t>CSMA时隙的信息字段。字段大小是可变长度，根据CsmaSlotPhaseCount计算字段占用总大小。</w:t>
            </w:r>
          </w:p>
          <w:p w14:paraId="1822A12A">
            <w:pPr>
              <w:pStyle w:val="125"/>
              <w:jc w:val="left"/>
              <w:rPr>
                <w:rFonts w:ascii="Times New Roman" w:hAnsi="Times New Roman"/>
                <w:sz w:val="18"/>
                <w:szCs w:val="18"/>
              </w:rPr>
            </w:pPr>
            <w:r>
              <w:rPr>
                <w:rFonts w:ascii="Times New Roman" w:hAnsi="Times New Roman"/>
                <w:sz w:val="18"/>
                <w:szCs w:val="18"/>
              </w:rPr>
              <w:t>信息字段的定义，如</w:t>
            </w:r>
            <w:r>
              <w:rPr>
                <w:rFonts w:ascii="Times New Roman" w:hAnsi="Times New Roman"/>
                <w:sz w:val="18"/>
                <w:szCs w:val="18"/>
              </w:rPr>
              <w:fldChar w:fldCharType="begin"/>
            </w:r>
            <w:r>
              <w:rPr>
                <w:rFonts w:ascii="Times New Roman" w:hAnsi="Times New Roman"/>
                <w:sz w:val="18"/>
                <w:szCs w:val="18"/>
              </w:rPr>
              <w:instrText xml:space="preserve"> REF _Ref56764789 \h  \* MERGEFORMAT </w:instrText>
            </w:r>
            <w:r>
              <w:rPr>
                <w:rFonts w:ascii="Times New Roman" w:hAnsi="Times New Roman"/>
                <w:sz w:val="18"/>
                <w:szCs w:val="18"/>
              </w:rPr>
              <w:fldChar w:fldCharType="separate"/>
            </w:r>
            <w:r>
              <w:rPr>
                <w:rFonts w:ascii="Times New Roman" w:hAnsi="Times New Roman"/>
                <w:sz w:val="18"/>
                <w:szCs w:val="18"/>
              </w:rPr>
              <w:t>表 64</w:t>
            </w:r>
            <w:r>
              <w:rPr>
                <w:rFonts w:ascii="Times New Roman" w:hAnsi="Times New Roman"/>
                <w:sz w:val="18"/>
                <w:szCs w:val="18"/>
              </w:rPr>
              <w:fldChar w:fldCharType="end"/>
            </w:r>
            <w:r>
              <w:rPr>
                <w:rFonts w:ascii="Times New Roman" w:hAnsi="Times New Roman"/>
                <w:sz w:val="18"/>
                <w:szCs w:val="18"/>
              </w:rPr>
              <w:t>所示。</w:t>
            </w:r>
          </w:p>
        </w:tc>
      </w:tr>
      <w:tr w14:paraId="55E1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14:paraId="4B050A29">
            <w:pPr>
              <w:pStyle w:val="125"/>
              <w:rPr>
                <w:rFonts w:ascii="Times New Roman" w:hAnsi="Times New Roman"/>
                <w:sz w:val="18"/>
                <w:szCs w:val="18"/>
              </w:rPr>
            </w:pPr>
            <w:r>
              <w:rPr>
                <w:rFonts w:ascii="Times New Roman" w:hAnsi="Times New Roman"/>
                <w:sz w:val="18"/>
                <w:szCs w:val="18"/>
              </w:rPr>
              <w:t>绑定CSMA时隙信息</w:t>
            </w:r>
          </w:p>
        </w:tc>
        <w:tc>
          <w:tcPr>
            <w:tcW w:w="1134" w:type="dxa"/>
            <w:vAlign w:val="center"/>
          </w:tcPr>
          <w:p w14:paraId="55EDECD0">
            <w:pPr>
              <w:pStyle w:val="125"/>
              <w:rPr>
                <w:rFonts w:ascii="Times New Roman" w:hAnsi="Times New Roman"/>
                <w:sz w:val="18"/>
                <w:szCs w:val="18"/>
              </w:rPr>
            </w:pPr>
            <w:r>
              <w:rPr>
                <w:rFonts w:ascii="Times New Roman" w:hAnsi="Times New Roman"/>
                <w:sz w:val="18"/>
                <w:szCs w:val="18"/>
              </w:rPr>
              <w:t>可变长</w:t>
            </w:r>
          </w:p>
        </w:tc>
        <w:tc>
          <w:tcPr>
            <w:tcW w:w="1276" w:type="dxa"/>
            <w:vAlign w:val="center"/>
          </w:tcPr>
          <w:p w14:paraId="15D4E92A">
            <w:pPr>
              <w:pStyle w:val="125"/>
              <w:rPr>
                <w:rFonts w:ascii="Times New Roman" w:hAnsi="Times New Roman"/>
                <w:sz w:val="18"/>
                <w:szCs w:val="18"/>
              </w:rPr>
            </w:pPr>
            <w:r>
              <w:rPr>
                <w:rFonts w:ascii="Times New Roman" w:hAnsi="Times New Roman"/>
                <w:sz w:val="18"/>
                <w:szCs w:val="18"/>
              </w:rPr>
              <w:t>可变长</w:t>
            </w:r>
          </w:p>
        </w:tc>
        <w:tc>
          <w:tcPr>
            <w:tcW w:w="1134" w:type="dxa"/>
            <w:vAlign w:val="center"/>
          </w:tcPr>
          <w:p w14:paraId="650401F8">
            <w:pPr>
              <w:pStyle w:val="125"/>
              <w:rPr>
                <w:rFonts w:ascii="Times New Roman" w:hAnsi="Times New Roman"/>
                <w:sz w:val="18"/>
                <w:szCs w:val="18"/>
              </w:rPr>
            </w:pPr>
          </w:p>
        </w:tc>
        <w:tc>
          <w:tcPr>
            <w:tcW w:w="3283" w:type="dxa"/>
            <w:vAlign w:val="center"/>
          </w:tcPr>
          <w:p w14:paraId="1ECFC724">
            <w:pPr>
              <w:pStyle w:val="125"/>
              <w:jc w:val="left"/>
              <w:rPr>
                <w:rFonts w:ascii="Times New Roman" w:hAnsi="Times New Roman"/>
                <w:sz w:val="18"/>
                <w:szCs w:val="18"/>
              </w:rPr>
            </w:pPr>
            <w:r>
              <w:rPr>
                <w:rFonts w:ascii="Times New Roman" w:hAnsi="Times New Roman"/>
                <w:sz w:val="18"/>
                <w:szCs w:val="18"/>
              </w:rPr>
              <w:t>绑定CSMA时隙的信息字段。字段大小是可变长度，根据BindCsmaSlotPhaseCout计算字段占用总大小。</w:t>
            </w:r>
          </w:p>
          <w:p w14:paraId="11248463">
            <w:pPr>
              <w:pStyle w:val="125"/>
              <w:jc w:val="left"/>
              <w:rPr>
                <w:rFonts w:ascii="Times New Roman" w:hAnsi="Times New Roman"/>
                <w:sz w:val="18"/>
                <w:szCs w:val="18"/>
              </w:rPr>
            </w:pPr>
            <w:r>
              <w:rPr>
                <w:rFonts w:ascii="Times New Roman" w:hAnsi="Times New Roman"/>
                <w:sz w:val="18"/>
                <w:szCs w:val="18"/>
              </w:rPr>
              <w:t>信息字段的定义，如</w:t>
            </w:r>
            <w:r>
              <w:rPr>
                <w:rFonts w:ascii="Times New Roman" w:hAnsi="Times New Roman"/>
                <w:sz w:val="18"/>
                <w:szCs w:val="18"/>
              </w:rPr>
              <w:fldChar w:fldCharType="begin"/>
            </w:r>
            <w:r>
              <w:rPr>
                <w:rFonts w:ascii="Times New Roman" w:hAnsi="Times New Roman"/>
                <w:sz w:val="18"/>
                <w:szCs w:val="18"/>
              </w:rPr>
              <w:instrText xml:space="preserve"> REF _Ref56764806 \h  \* MERGEFORMAT </w:instrText>
            </w:r>
            <w:r>
              <w:rPr>
                <w:rFonts w:ascii="Times New Roman" w:hAnsi="Times New Roman"/>
                <w:sz w:val="18"/>
                <w:szCs w:val="18"/>
              </w:rPr>
              <w:fldChar w:fldCharType="separate"/>
            </w:r>
            <w:r>
              <w:rPr>
                <w:rFonts w:ascii="Times New Roman" w:hAnsi="Times New Roman"/>
                <w:sz w:val="18"/>
                <w:szCs w:val="18"/>
              </w:rPr>
              <w:t>表 65</w:t>
            </w:r>
            <w:r>
              <w:rPr>
                <w:rFonts w:ascii="Times New Roman" w:hAnsi="Times New Roman"/>
                <w:sz w:val="18"/>
                <w:szCs w:val="18"/>
              </w:rPr>
              <w:fldChar w:fldCharType="end"/>
            </w:r>
            <w:r>
              <w:rPr>
                <w:rFonts w:ascii="Times New Roman" w:hAnsi="Times New Roman"/>
                <w:sz w:val="18"/>
                <w:szCs w:val="18"/>
              </w:rPr>
              <w:t>所示。</w:t>
            </w:r>
          </w:p>
        </w:tc>
      </w:tr>
    </w:tbl>
    <w:p w14:paraId="63404601">
      <w:pPr>
        <w:pStyle w:val="50"/>
      </w:pPr>
    </w:p>
    <w:p w14:paraId="06A9DB82">
      <w:pPr>
        <w:pStyle w:val="50"/>
      </w:pPr>
      <w:r>
        <w:t>非中央信标信息字段的格式如</w:t>
      </w:r>
      <w:r>
        <w:fldChar w:fldCharType="begin"/>
      </w:r>
      <w:r>
        <w:instrText xml:space="preserve"> REF _Ref56763948 \h  \* MERGEFORMAT </w:instrText>
      </w:r>
      <w:r>
        <w:fldChar w:fldCharType="separate"/>
      </w:r>
      <w:r>
        <w:t>表 63</w:t>
      </w:r>
      <w:r>
        <w:fldChar w:fldCharType="end"/>
      </w:r>
      <w:r>
        <w:t>所示。</w:t>
      </w:r>
    </w:p>
    <w:p w14:paraId="549D5296">
      <w:pPr>
        <w:pStyle w:val="10"/>
      </w:pPr>
      <w:bookmarkStart w:id="847" w:name="_Ref56763948"/>
      <w:bookmarkStart w:id="848" w:name="_Toc402984120"/>
      <w:bookmarkStart w:id="849" w:name="_Toc399229394"/>
      <w:bookmarkStart w:id="850" w:name="_Toc399259590"/>
      <w:bookmarkStart w:id="851" w:name="_Toc402540103"/>
      <w:bookmarkStart w:id="852" w:name="_Toc399757620"/>
      <w:bookmarkStart w:id="853" w:name="_Toc403570630"/>
      <w:bookmarkStart w:id="854" w:name="_Toc402983654"/>
      <w:bookmarkStart w:id="855" w:name="_Toc408860214"/>
      <w:bookmarkStart w:id="856" w:name="_Toc402983188"/>
      <w:bookmarkStart w:id="857" w:name="_Toc405022517"/>
      <w:bookmarkStart w:id="858" w:name="_Toc405476939"/>
      <w:bookmarkStart w:id="859" w:name="_Ref398997652"/>
      <w:r>
        <w:t xml:space="preserve">表 </w:t>
      </w:r>
      <w:r>
        <w:fldChar w:fldCharType="begin"/>
      </w:r>
      <w:r>
        <w:instrText xml:space="preserve"> SEQ 表 \* ARABIC </w:instrText>
      </w:r>
      <w:r>
        <w:fldChar w:fldCharType="separate"/>
      </w:r>
      <w:r>
        <w:t>63</w:t>
      </w:r>
      <w:r>
        <w:fldChar w:fldCharType="end"/>
      </w:r>
      <w:bookmarkEnd w:id="847"/>
      <w:r>
        <w:t xml:space="preserve"> 非中央信标信息字段</w:t>
      </w:r>
      <w:bookmarkEnd w:id="848"/>
      <w:bookmarkEnd w:id="849"/>
      <w:bookmarkEnd w:id="850"/>
      <w:bookmarkEnd w:id="851"/>
      <w:bookmarkEnd w:id="852"/>
      <w:bookmarkEnd w:id="853"/>
      <w:bookmarkEnd w:id="854"/>
      <w:bookmarkEnd w:id="855"/>
      <w:bookmarkEnd w:id="856"/>
      <w:bookmarkEnd w:id="857"/>
      <w:bookmarkEnd w:id="858"/>
      <w:bookmarkEnd w:id="859"/>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1080"/>
        <w:gridCol w:w="1316"/>
        <w:gridCol w:w="1190"/>
        <w:gridCol w:w="3249"/>
      </w:tblGrid>
      <w:tr w14:paraId="0523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08" w:type="dxa"/>
            <w:vAlign w:val="center"/>
          </w:tcPr>
          <w:p w14:paraId="7B88C154">
            <w:pPr>
              <w:pStyle w:val="125"/>
              <w:adjustRightInd w:val="0"/>
              <w:snapToGrid w:val="0"/>
              <w:rPr>
                <w:rFonts w:ascii="Times New Roman" w:hAnsi="Times New Roman"/>
                <w:sz w:val="18"/>
              </w:rPr>
            </w:pPr>
            <w:r>
              <w:rPr>
                <w:rFonts w:ascii="Times New Roman" w:hAnsi="Times New Roman"/>
                <w:sz w:val="18"/>
              </w:rPr>
              <w:t>字段</w:t>
            </w:r>
          </w:p>
        </w:tc>
        <w:tc>
          <w:tcPr>
            <w:tcW w:w="1080" w:type="dxa"/>
            <w:vAlign w:val="center"/>
          </w:tcPr>
          <w:p w14:paraId="50E5C75D">
            <w:pPr>
              <w:pStyle w:val="125"/>
              <w:adjustRightInd w:val="0"/>
              <w:snapToGrid w:val="0"/>
              <w:rPr>
                <w:rFonts w:ascii="Times New Roman" w:hAnsi="Times New Roman"/>
                <w:sz w:val="18"/>
              </w:rPr>
            </w:pPr>
            <w:r>
              <w:rPr>
                <w:rFonts w:ascii="Times New Roman" w:hAnsi="Times New Roman"/>
                <w:sz w:val="18"/>
              </w:rPr>
              <w:t>字节号</w:t>
            </w:r>
          </w:p>
        </w:tc>
        <w:tc>
          <w:tcPr>
            <w:tcW w:w="1316" w:type="dxa"/>
            <w:vAlign w:val="center"/>
          </w:tcPr>
          <w:p w14:paraId="1B18F722">
            <w:pPr>
              <w:pStyle w:val="125"/>
              <w:adjustRightInd w:val="0"/>
              <w:snapToGrid w:val="0"/>
              <w:rPr>
                <w:rFonts w:ascii="Times New Roman" w:hAnsi="Times New Roman"/>
                <w:sz w:val="18"/>
              </w:rPr>
            </w:pPr>
            <w:r>
              <w:rPr>
                <w:rFonts w:ascii="Times New Roman" w:hAnsi="Times New Roman"/>
                <w:sz w:val="18"/>
              </w:rPr>
              <w:t>比特位</w:t>
            </w:r>
          </w:p>
        </w:tc>
        <w:tc>
          <w:tcPr>
            <w:tcW w:w="1190" w:type="dxa"/>
            <w:vAlign w:val="center"/>
          </w:tcPr>
          <w:p w14:paraId="2720A58F">
            <w:pPr>
              <w:pStyle w:val="125"/>
              <w:adjustRightInd w:val="0"/>
              <w:snapToGrid w:val="0"/>
              <w:rPr>
                <w:rFonts w:ascii="Times New Roman" w:hAnsi="Times New Roman"/>
                <w:sz w:val="18"/>
              </w:rPr>
            </w:pPr>
            <w:r>
              <w:rPr>
                <w:rFonts w:ascii="Times New Roman" w:hAnsi="Times New Roman"/>
                <w:sz w:val="18"/>
              </w:rPr>
              <w:t>字段大小（比特）</w:t>
            </w:r>
          </w:p>
        </w:tc>
        <w:tc>
          <w:tcPr>
            <w:tcW w:w="3249" w:type="dxa"/>
            <w:vAlign w:val="center"/>
          </w:tcPr>
          <w:p w14:paraId="4BB06DD7">
            <w:pPr>
              <w:pStyle w:val="125"/>
              <w:adjustRightInd w:val="0"/>
              <w:snapToGrid w:val="0"/>
              <w:rPr>
                <w:rFonts w:ascii="Times New Roman" w:hAnsi="Times New Roman"/>
                <w:sz w:val="18"/>
              </w:rPr>
            </w:pPr>
            <w:r>
              <w:rPr>
                <w:rFonts w:ascii="Times New Roman" w:hAnsi="Times New Roman"/>
                <w:sz w:val="18"/>
              </w:rPr>
              <w:t>定义说明</w:t>
            </w:r>
          </w:p>
        </w:tc>
      </w:tr>
      <w:tr w14:paraId="02D1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08" w:type="dxa"/>
            <w:vMerge w:val="restart"/>
            <w:vAlign w:val="center"/>
          </w:tcPr>
          <w:p w14:paraId="094EA686">
            <w:pPr>
              <w:pStyle w:val="125"/>
              <w:adjustRightInd w:val="0"/>
              <w:snapToGrid w:val="0"/>
              <w:rPr>
                <w:rFonts w:ascii="Times New Roman" w:hAnsi="Times New Roman"/>
                <w:sz w:val="18"/>
              </w:rPr>
            </w:pPr>
            <w:r>
              <w:rPr>
                <w:rFonts w:ascii="Times New Roman" w:hAnsi="Times New Roman"/>
                <w:sz w:val="18"/>
              </w:rPr>
              <w:t>TEI</w:t>
            </w:r>
          </w:p>
        </w:tc>
        <w:tc>
          <w:tcPr>
            <w:tcW w:w="1080" w:type="dxa"/>
            <w:vAlign w:val="center"/>
          </w:tcPr>
          <w:p w14:paraId="58A40A7A">
            <w:pPr>
              <w:pStyle w:val="125"/>
              <w:adjustRightInd w:val="0"/>
              <w:snapToGrid w:val="0"/>
              <w:rPr>
                <w:rFonts w:ascii="Times New Roman" w:hAnsi="Times New Roman"/>
                <w:sz w:val="18"/>
              </w:rPr>
            </w:pPr>
            <w:r>
              <w:rPr>
                <w:rFonts w:ascii="Times New Roman" w:hAnsi="Times New Roman"/>
                <w:sz w:val="18"/>
              </w:rPr>
              <w:t>0</w:t>
            </w:r>
          </w:p>
        </w:tc>
        <w:tc>
          <w:tcPr>
            <w:tcW w:w="1316" w:type="dxa"/>
            <w:vAlign w:val="center"/>
          </w:tcPr>
          <w:p w14:paraId="7E8EB285">
            <w:pPr>
              <w:pStyle w:val="125"/>
              <w:adjustRightInd w:val="0"/>
              <w:snapToGrid w:val="0"/>
              <w:rPr>
                <w:rFonts w:ascii="Times New Roman" w:hAnsi="Times New Roman"/>
                <w:sz w:val="18"/>
              </w:rPr>
            </w:pPr>
            <w:r>
              <w:rPr>
                <w:rFonts w:ascii="Times New Roman" w:hAnsi="Times New Roman"/>
                <w:sz w:val="18"/>
              </w:rPr>
              <w:t>0-7</w:t>
            </w:r>
          </w:p>
        </w:tc>
        <w:tc>
          <w:tcPr>
            <w:tcW w:w="1190" w:type="dxa"/>
            <w:vAlign w:val="center"/>
          </w:tcPr>
          <w:p w14:paraId="658CCCDC">
            <w:pPr>
              <w:pStyle w:val="125"/>
              <w:adjustRightInd w:val="0"/>
              <w:snapToGrid w:val="0"/>
              <w:rPr>
                <w:rFonts w:ascii="Times New Roman" w:hAnsi="Times New Roman"/>
                <w:sz w:val="18"/>
              </w:rPr>
            </w:pPr>
            <w:r>
              <w:rPr>
                <w:rFonts w:ascii="Times New Roman" w:hAnsi="Times New Roman"/>
                <w:sz w:val="18"/>
              </w:rPr>
              <w:t>8</w:t>
            </w:r>
          </w:p>
        </w:tc>
        <w:tc>
          <w:tcPr>
            <w:tcW w:w="3249" w:type="dxa"/>
            <w:vMerge w:val="restart"/>
            <w:vAlign w:val="center"/>
          </w:tcPr>
          <w:p w14:paraId="5CE84B62">
            <w:pPr>
              <w:pStyle w:val="125"/>
              <w:adjustRightInd w:val="0"/>
              <w:snapToGrid w:val="0"/>
              <w:jc w:val="left"/>
              <w:rPr>
                <w:rFonts w:ascii="Times New Roman" w:hAnsi="Times New Roman"/>
                <w:sz w:val="18"/>
              </w:rPr>
            </w:pPr>
            <w:r>
              <w:rPr>
                <w:rFonts w:ascii="Times New Roman" w:hAnsi="Times New Roman"/>
                <w:sz w:val="18"/>
              </w:rPr>
              <w:t>指定发送信标的站点的TEI</w:t>
            </w:r>
          </w:p>
        </w:tc>
      </w:tr>
      <w:tr w14:paraId="2A32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08" w:type="dxa"/>
            <w:vMerge w:val="continue"/>
            <w:vAlign w:val="center"/>
          </w:tcPr>
          <w:p w14:paraId="44D4D220">
            <w:pPr>
              <w:pStyle w:val="125"/>
              <w:adjustRightInd w:val="0"/>
              <w:snapToGrid w:val="0"/>
              <w:rPr>
                <w:rFonts w:ascii="Times New Roman" w:hAnsi="Times New Roman"/>
                <w:sz w:val="18"/>
              </w:rPr>
            </w:pPr>
          </w:p>
        </w:tc>
        <w:tc>
          <w:tcPr>
            <w:tcW w:w="1080" w:type="dxa"/>
            <w:vMerge w:val="restart"/>
            <w:vAlign w:val="center"/>
          </w:tcPr>
          <w:p w14:paraId="121560A2">
            <w:pPr>
              <w:pStyle w:val="125"/>
              <w:adjustRightInd w:val="0"/>
              <w:snapToGrid w:val="0"/>
              <w:rPr>
                <w:rFonts w:ascii="Times New Roman" w:hAnsi="Times New Roman"/>
                <w:sz w:val="18"/>
              </w:rPr>
            </w:pPr>
            <w:r>
              <w:rPr>
                <w:rFonts w:ascii="Times New Roman" w:hAnsi="Times New Roman"/>
                <w:sz w:val="18"/>
              </w:rPr>
              <w:t>1</w:t>
            </w:r>
          </w:p>
        </w:tc>
        <w:tc>
          <w:tcPr>
            <w:tcW w:w="1316" w:type="dxa"/>
            <w:vAlign w:val="center"/>
          </w:tcPr>
          <w:p w14:paraId="13FE5B91">
            <w:pPr>
              <w:pStyle w:val="125"/>
              <w:adjustRightInd w:val="0"/>
              <w:snapToGrid w:val="0"/>
              <w:rPr>
                <w:rFonts w:ascii="Times New Roman" w:hAnsi="Times New Roman"/>
                <w:sz w:val="18"/>
              </w:rPr>
            </w:pPr>
            <w:r>
              <w:rPr>
                <w:rFonts w:ascii="Times New Roman" w:hAnsi="Times New Roman"/>
                <w:sz w:val="18"/>
              </w:rPr>
              <w:t>0-3</w:t>
            </w:r>
          </w:p>
        </w:tc>
        <w:tc>
          <w:tcPr>
            <w:tcW w:w="1190" w:type="dxa"/>
            <w:vAlign w:val="center"/>
          </w:tcPr>
          <w:p w14:paraId="4D2D058D">
            <w:pPr>
              <w:pStyle w:val="125"/>
              <w:adjustRightInd w:val="0"/>
              <w:snapToGrid w:val="0"/>
              <w:rPr>
                <w:rFonts w:ascii="Times New Roman" w:hAnsi="Times New Roman"/>
                <w:sz w:val="18"/>
              </w:rPr>
            </w:pPr>
            <w:r>
              <w:rPr>
                <w:rFonts w:ascii="Times New Roman" w:hAnsi="Times New Roman"/>
                <w:sz w:val="18"/>
              </w:rPr>
              <w:t>4</w:t>
            </w:r>
          </w:p>
        </w:tc>
        <w:tc>
          <w:tcPr>
            <w:tcW w:w="3249" w:type="dxa"/>
            <w:vMerge w:val="continue"/>
            <w:vAlign w:val="center"/>
          </w:tcPr>
          <w:p w14:paraId="6037CC2E">
            <w:pPr>
              <w:pStyle w:val="125"/>
              <w:adjustRightInd w:val="0"/>
              <w:snapToGrid w:val="0"/>
              <w:jc w:val="left"/>
              <w:rPr>
                <w:rFonts w:ascii="Times New Roman" w:hAnsi="Times New Roman"/>
                <w:sz w:val="18"/>
              </w:rPr>
            </w:pPr>
          </w:p>
        </w:tc>
      </w:tr>
      <w:tr w14:paraId="3347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08" w:type="dxa"/>
            <w:vAlign w:val="center"/>
          </w:tcPr>
          <w:p w14:paraId="15ABE681">
            <w:pPr>
              <w:pStyle w:val="125"/>
              <w:adjustRightInd w:val="0"/>
              <w:snapToGrid w:val="0"/>
              <w:rPr>
                <w:rFonts w:ascii="Times New Roman" w:hAnsi="Times New Roman"/>
                <w:sz w:val="18"/>
              </w:rPr>
            </w:pPr>
            <w:r>
              <w:rPr>
                <w:rFonts w:ascii="Times New Roman" w:hAnsi="Times New Roman"/>
                <w:sz w:val="18"/>
              </w:rPr>
              <w:t>信标类型</w:t>
            </w:r>
          </w:p>
        </w:tc>
        <w:tc>
          <w:tcPr>
            <w:tcW w:w="1080" w:type="dxa"/>
            <w:vMerge w:val="continue"/>
            <w:vAlign w:val="center"/>
          </w:tcPr>
          <w:p w14:paraId="37FB3EE3">
            <w:pPr>
              <w:pStyle w:val="125"/>
              <w:adjustRightInd w:val="0"/>
              <w:snapToGrid w:val="0"/>
              <w:rPr>
                <w:rFonts w:ascii="Times New Roman" w:hAnsi="Times New Roman"/>
                <w:sz w:val="18"/>
              </w:rPr>
            </w:pPr>
          </w:p>
        </w:tc>
        <w:tc>
          <w:tcPr>
            <w:tcW w:w="1316" w:type="dxa"/>
            <w:vAlign w:val="center"/>
          </w:tcPr>
          <w:p w14:paraId="6DAE9548">
            <w:pPr>
              <w:pStyle w:val="125"/>
              <w:adjustRightInd w:val="0"/>
              <w:snapToGrid w:val="0"/>
              <w:rPr>
                <w:rFonts w:ascii="Times New Roman" w:hAnsi="Times New Roman"/>
                <w:sz w:val="18"/>
              </w:rPr>
            </w:pPr>
            <w:r>
              <w:rPr>
                <w:rFonts w:ascii="Times New Roman" w:hAnsi="Times New Roman"/>
                <w:sz w:val="18"/>
              </w:rPr>
              <w:t>4</w:t>
            </w:r>
          </w:p>
        </w:tc>
        <w:tc>
          <w:tcPr>
            <w:tcW w:w="1190" w:type="dxa"/>
            <w:vAlign w:val="center"/>
          </w:tcPr>
          <w:p w14:paraId="789BF0D4">
            <w:pPr>
              <w:pStyle w:val="125"/>
              <w:adjustRightInd w:val="0"/>
              <w:snapToGrid w:val="0"/>
              <w:rPr>
                <w:rFonts w:ascii="Times New Roman" w:hAnsi="Times New Roman"/>
                <w:sz w:val="18"/>
              </w:rPr>
            </w:pPr>
            <w:r>
              <w:rPr>
                <w:rFonts w:ascii="Times New Roman" w:hAnsi="Times New Roman"/>
                <w:sz w:val="18"/>
              </w:rPr>
              <w:t>1</w:t>
            </w:r>
          </w:p>
        </w:tc>
        <w:tc>
          <w:tcPr>
            <w:tcW w:w="3249" w:type="dxa"/>
            <w:vAlign w:val="center"/>
          </w:tcPr>
          <w:p w14:paraId="036ABA0F">
            <w:pPr>
              <w:pStyle w:val="125"/>
              <w:adjustRightInd w:val="0"/>
              <w:snapToGrid w:val="0"/>
              <w:jc w:val="left"/>
              <w:rPr>
                <w:rFonts w:ascii="Times New Roman" w:hAnsi="Times New Roman"/>
                <w:sz w:val="18"/>
              </w:rPr>
            </w:pPr>
            <w:r>
              <w:rPr>
                <w:rFonts w:ascii="Times New Roman" w:hAnsi="Times New Roman"/>
                <w:sz w:val="18"/>
              </w:rPr>
              <w:t>信标类型</w:t>
            </w:r>
          </w:p>
          <w:p w14:paraId="48166A85">
            <w:pPr>
              <w:pStyle w:val="125"/>
              <w:adjustRightInd w:val="0"/>
              <w:snapToGrid w:val="0"/>
              <w:jc w:val="left"/>
              <w:rPr>
                <w:rFonts w:ascii="Times New Roman" w:hAnsi="Times New Roman"/>
                <w:sz w:val="18"/>
              </w:rPr>
            </w:pPr>
            <w:r>
              <w:rPr>
                <w:rFonts w:ascii="Times New Roman" w:hAnsi="Times New Roman"/>
                <w:sz w:val="18"/>
              </w:rPr>
              <w:t>0x0：发现信标</w:t>
            </w:r>
          </w:p>
          <w:p w14:paraId="7D4DD29C">
            <w:pPr>
              <w:pStyle w:val="125"/>
              <w:adjustRightInd w:val="0"/>
              <w:snapToGrid w:val="0"/>
              <w:jc w:val="left"/>
              <w:rPr>
                <w:rFonts w:ascii="Times New Roman" w:hAnsi="Times New Roman"/>
                <w:sz w:val="18"/>
              </w:rPr>
            </w:pPr>
            <w:r>
              <w:rPr>
                <w:rFonts w:ascii="Times New Roman" w:hAnsi="Times New Roman"/>
                <w:sz w:val="18"/>
              </w:rPr>
              <w:t>0x1：代理信标</w:t>
            </w:r>
          </w:p>
        </w:tc>
      </w:tr>
      <w:tr w14:paraId="3ABD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008" w:type="dxa"/>
          </w:tcPr>
          <w:p w14:paraId="4B1C9663">
            <w:pPr>
              <w:pStyle w:val="125"/>
              <w:rPr>
                <w:rFonts w:ascii="Times New Roman" w:hAnsi="Times New Roman"/>
                <w:sz w:val="18"/>
              </w:rPr>
            </w:pPr>
            <w:r>
              <w:rPr>
                <w:rFonts w:ascii="Times New Roman" w:hAnsi="Times New Roman"/>
                <w:sz w:val="18"/>
              </w:rPr>
              <w:t>无线信标标志</w:t>
            </w:r>
          </w:p>
        </w:tc>
        <w:tc>
          <w:tcPr>
            <w:tcW w:w="1080" w:type="dxa"/>
            <w:vAlign w:val="center"/>
          </w:tcPr>
          <w:p w14:paraId="51D9C95C">
            <w:pPr>
              <w:pStyle w:val="125"/>
              <w:rPr>
                <w:rFonts w:ascii="Times New Roman" w:hAnsi="Times New Roman"/>
                <w:sz w:val="18"/>
              </w:rPr>
            </w:pPr>
          </w:p>
        </w:tc>
        <w:tc>
          <w:tcPr>
            <w:tcW w:w="1316" w:type="dxa"/>
          </w:tcPr>
          <w:p w14:paraId="4533F9EF">
            <w:pPr>
              <w:pStyle w:val="125"/>
              <w:rPr>
                <w:rFonts w:ascii="Times New Roman" w:hAnsi="Times New Roman"/>
                <w:sz w:val="18"/>
              </w:rPr>
            </w:pPr>
            <w:r>
              <w:rPr>
                <w:rFonts w:ascii="Times New Roman" w:hAnsi="Times New Roman"/>
                <w:sz w:val="18"/>
                <w:szCs w:val="18"/>
              </w:rPr>
              <w:t>5-7</w:t>
            </w:r>
          </w:p>
        </w:tc>
        <w:tc>
          <w:tcPr>
            <w:tcW w:w="1190" w:type="dxa"/>
          </w:tcPr>
          <w:p w14:paraId="6CE21D46">
            <w:pPr>
              <w:pStyle w:val="125"/>
              <w:rPr>
                <w:rFonts w:ascii="Times New Roman" w:hAnsi="Times New Roman"/>
                <w:sz w:val="18"/>
              </w:rPr>
            </w:pPr>
            <w:r>
              <w:rPr>
                <w:rFonts w:ascii="Times New Roman" w:hAnsi="Times New Roman"/>
                <w:sz w:val="18"/>
                <w:szCs w:val="18"/>
              </w:rPr>
              <w:t>3</w:t>
            </w:r>
          </w:p>
        </w:tc>
        <w:tc>
          <w:tcPr>
            <w:tcW w:w="3249" w:type="dxa"/>
          </w:tcPr>
          <w:p w14:paraId="5BE940B6">
            <w:pPr>
              <w:pStyle w:val="125"/>
              <w:jc w:val="left"/>
              <w:rPr>
                <w:rFonts w:ascii="Times New Roman" w:hAnsi="Times New Roman"/>
                <w:sz w:val="18"/>
                <w:szCs w:val="18"/>
              </w:rPr>
            </w:pPr>
            <w:r>
              <w:rPr>
                <w:rFonts w:ascii="Times New Roman" w:hAnsi="Times New Roman"/>
                <w:sz w:val="18"/>
                <w:szCs w:val="18"/>
              </w:rPr>
              <w:t>RF信标发送类型</w:t>
            </w:r>
          </w:p>
          <w:p w14:paraId="32727084">
            <w:pPr>
              <w:pStyle w:val="125"/>
              <w:jc w:val="left"/>
              <w:rPr>
                <w:rFonts w:ascii="Times New Roman" w:hAnsi="Times New Roman"/>
                <w:sz w:val="18"/>
                <w:szCs w:val="18"/>
              </w:rPr>
            </w:pPr>
            <w:r>
              <w:rPr>
                <w:rFonts w:ascii="Times New Roman" w:hAnsi="Times New Roman"/>
                <w:sz w:val="18"/>
                <w:szCs w:val="18"/>
              </w:rPr>
              <w:t>0x00：仅发送 PLC 信标</w:t>
            </w:r>
          </w:p>
          <w:p w14:paraId="325EE19B">
            <w:pPr>
              <w:pStyle w:val="125"/>
              <w:jc w:val="left"/>
              <w:rPr>
                <w:rFonts w:ascii="Times New Roman" w:hAnsi="Times New Roman"/>
                <w:sz w:val="18"/>
                <w:szCs w:val="18"/>
              </w:rPr>
            </w:pPr>
            <w:r>
              <w:rPr>
                <w:rFonts w:ascii="Times New Roman" w:hAnsi="Times New Roman"/>
                <w:sz w:val="18"/>
                <w:szCs w:val="18"/>
              </w:rPr>
              <w:t>0x01：仅发送 RF 标准信标</w:t>
            </w:r>
          </w:p>
          <w:p w14:paraId="4BD38D1E">
            <w:pPr>
              <w:pStyle w:val="125"/>
              <w:jc w:val="left"/>
              <w:rPr>
                <w:rFonts w:ascii="Times New Roman" w:hAnsi="Times New Roman"/>
                <w:sz w:val="18"/>
                <w:szCs w:val="18"/>
              </w:rPr>
            </w:pPr>
            <w:r>
              <w:rPr>
                <w:rFonts w:ascii="Times New Roman" w:hAnsi="Times New Roman"/>
                <w:sz w:val="18"/>
                <w:szCs w:val="18"/>
              </w:rPr>
              <w:t>0x02：发送 PLC 信标，并在该时隙结束后发送 RF 标准信标</w:t>
            </w:r>
          </w:p>
          <w:p w14:paraId="73249A88">
            <w:pPr>
              <w:pStyle w:val="125"/>
              <w:jc w:val="left"/>
              <w:rPr>
                <w:rFonts w:ascii="Times New Roman" w:hAnsi="Times New Roman"/>
                <w:sz w:val="18"/>
                <w:szCs w:val="18"/>
              </w:rPr>
            </w:pPr>
            <w:r>
              <w:rPr>
                <w:rFonts w:ascii="Times New Roman" w:hAnsi="Times New Roman"/>
                <w:sz w:val="18"/>
                <w:szCs w:val="18"/>
              </w:rPr>
              <w:t>0x03：发送 PLC 信标，并在该时隙结束后发送 RF 精简信标</w:t>
            </w:r>
          </w:p>
          <w:p w14:paraId="698214DD">
            <w:pPr>
              <w:pStyle w:val="125"/>
              <w:jc w:val="left"/>
              <w:rPr>
                <w:rFonts w:ascii="Times New Roman" w:hAnsi="Times New Roman"/>
                <w:sz w:val="18"/>
                <w:szCs w:val="18"/>
              </w:rPr>
            </w:pPr>
            <w:r>
              <w:rPr>
                <w:rFonts w:ascii="Times New Roman" w:hAnsi="Times New Roman"/>
                <w:sz w:val="18"/>
                <w:szCs w:val="18"/>
              </w:rPr>
              <w:t>0x04：发送 PLC 信标，并在 CSMA时隙发送 RF 精简信标</w:t>
            </w:r>
          </w:p>
          <w:p w14:paraId="588A4F8E">
            <w:pPr>
              <w:pStyle w:val="125"/>
              <w:jc w:val="left"/>
              <w:rPr>
                <w:rFonts w:ascii="Times New Roman" w:hAnsi="Times New Roman"/>
                <w:sz w:val="18"/>
                <w:szCs w:val="18"/>
              </w:rPr>
            </w:pPr>
            <w:r>
              <w:rPr>
                <w:rFonts w:ascii="Times New Roman" w:hAnsi="Times New Roman"/>
                <w:sz w:val="18"/>
                <w:szCs w:val="18"/>
              </w:rPr>
              <w:t>0x05：发送PLC信标，并在该时隙同步发送RF标准信标</w:t>
            </w:r>
          </w:p>
          <w:p w14:paraId="737BD2DF">
            <w:pPr>
              <w:pStyle w:val="125"/>
              <w:jc w:val="left"/>
              <w:rPr>
                <w:rFonts w:ascii="Times New Roman" w:hAnsi="Times New Roman"/>
                <w:sz w:val="18"/>
              </w:rPr>
            </w:pPr>
            <w:r>
              <w:rPr>
                <w:rFonts w:ascii="Times New Roman" w:hAnsi="Times New Roman"/>
                <w:sz w:val="18"/>
                <w:szCs w:val="18"/>
              </w:rPr>
              <w:t>0x06：发送PLC信标，并在该时隙同步发送RF精简信标</w:t>
            </w:r>
          </w:p>
        </w:tc>
      </w:tr>
    </w:tbl>
    <w:p w14:paraId="2BC35E31">
      <w:pPr>
        <w:pStyle w:val="83"/>
      </w:pPr>
      <w:r>
        <w:t>非中央信标信息字段，指明了代理站点和发现站点发送信标的时隙；在中央信标和代理信标中，包含了本字段；在发现信标中，为节省报文空间，省略了该字段；省略该字段，不会影响时隙的计算。</w:t>
      </w:r>
    </w:p>
    <w:p w14:paraId="7CB0DC43">
      <w:pPr>
        <w:pStyle w:val="50"/>
      </w:pPr>
      <w:r>
        <w:t>CSMA时隙信息字段的格式如</w:t>
      </w:r>
      <w:r>
        <w:fldChar w:fldCharType="begin"/>
      </w:r>
      <w:r>
        <w:instrText xml:space="preserve"> REF _Ref56764789 \h  \* MERGEFORMAT </w:instrText>
      </w:r>
      <w:r>
        <w:fldChar w:fldCharType="separate"/>
      </w:r>
      <w:r>
        <w:t>表 64</w:t>
      </w:r>
      <w:r>
        <w:fldChar w:fldCharType="end"/>
      </w:r>
      <w:r>
        <w:t>所示。</w:t>
      </w:r>
    </w:p>
    <w:p w14:paraId="41267221">
      <w:pPr>
        <w:pStyle w:val="10"/>
      </w:pPr>
      <w:bookmarkStart w:id="860" w:name="_Ref56764789"/>
      <w:bookmarkStart w:id="861" w:name="_Toc402984121"/>
      <w:bookmarkStart w:id="862" w:name="_Toc405476940"/>
      <w:bookmarkStart w:id="863" w:name="_Toc402983655"/>
      <w:bookmarkStart w:id="864" w:name="_Toc408860215"/>
      <w:bookmarkStart w:id="865" w:name="_Toc405022518"/>
      <w:bookmarkStart w:id="866" w:name="_Toc399229395"/>
      <w:bookmarkStart w:id="867" w:name="_Toc402540104"/>
      <w:bookmarkStart w:id="868" w:name="_Toc402983189"/>
      <w:bookmarkStart w:id="869" w:name="_Ref398997732"/>
      <w:bookmarkStart w:id="870" w:name="_Toc399757621"/>
      <w:bookmarkStart w:id="871" w:name="_Toc403570631"/>
      <w:bookmarkStart w:id="872" w:name="_Toc399259591"/>
      <w:r>
        <w:t xml:space="preserve">表 </w:t>
      </w:r>
      <w:r>
        <w:fldChar w:fldCharType="begin"/>
      </w:r>
      <w:r>
        <w:instrText xml:space="preserve"> SEQ 表 \* ARABIC </w:instrText>
      </w:r>
      <w:r>
        <w:fldChar w:fldCharType="separate"/>
      </w:r>
      <w:r>
        <w:t>64</w:t>
      </w:r>
      <w:r>
        <w:fldChar w:fldCharType="end"/>
      </w:r>
      <w:bookmarkEnd w:id="860"/>
      <w:r>
        <w:t xml:space="preserve"> CSMA时隙信息字段</w:t>
      </w:r>
      <w:bookmarkEnd w:id="861"/>
      <w:bookmarkEnd w:id="862"/>
      <w:bookmarkEnd w:id="863"/>
      <w:bookmarkEnd w:id="864"/>
      <w:bookmarkEnd w:id="865"/>
      <w:bookmarkEnd w:id="866"/>
      <w:bookmarkEnd w:id="867"/>
      <w:bookmarkEnd w:id="868"/>
      <w:bookmarkEnd w:id="869"/>
      <w:bookmarkEnd w:id="870"/>
      <w:bookmarkEnd w:id="871"/>
      <w:bookmarkEnd w:id="872"/>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058"/>
        <w:gridCol w:w="1288"/>
        <w:gridCol w:w="1215"/>
        <w:gridCol w:w="3246"/>
      </w:tblGrid>
      <w:tr w14:paraId="0C877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Align w:val="center"/>
          </w:tcPr>
          <w:p w14:paraId="21F0DE40">
            <w:pPr>
              <w:pStyle w:val="125"/>
              <w:adjustRightInd w:val="0"/>
              <w:snapToGrid w:val="0"/>
              <w:rPr>
                <w:rFonts w:ascii="Times New Roman" w:hAnsi="Times New Roman"/>
                <w:sz w:val="18"/>
              </w:rPr>
            </w:pPr>
            <w:r>
              <w:rPr>
                <w:rFonts w:ascii="Times New Roman" w:hAnsi="Times New Roman"/>
                <w:sz w:val="18"/>
              </w:rPr>
              <w:t>字段</w:t>
            </w:r>
          </w:p>
        </w:tc>
        <w:tc>
          <w:tcPr>
            <w:tcW w:w="1058" w:type="dxa"/>
            <w:vAlign w:val="center"/>
          </w:tcPr>
          <w:p w14:paraId="76AB60DB">
            <w:pPr>
              <w:pStyle w:val="125"/>
              <w:adjustRightInd w:val="0"/>
              <w:snapToGrid w:val="0"/>
              <w:rPr>
                <w:rFonts w:ascii="Times New Roman" w:hAnsi="Times New Roman"/>
                <w:sz w:val="18"/>
              </w:rPr>
            </w:pPr>
            <w:r>
              <w:rPr>
                <w:rFonts w:ascii="Times New Roman" w:hAnsi="Times New Roman"/>
                <w:sz w:val="18"/>
              </w:rPr>
              <w:t>字节数</w:t>
            </w:r>
          </w:p>
        </w:tc>
        <w:tc>
          <w:tcPr>
            <w:tcW w:w="1288" w:type="dxa"/>
            <w:vAlign w:val="center"/>
          </w:tcPr>
          <w:p w14:paraId="435D52F4">
            <w:pPr>
              <w:pStyle w:val="125"/>
              <w:adjustRightInd w:val="0"/>
              <w:snapToGrid w:val="0"/>
              <w:rPr>
                <w:rFonts w:ascii="Times New Roman" w:hAnsi="Times New Roman"/>
                <w:sz w:val="18"/>
              </w:rPr>
            </w:pPr>
            <w:r>
              <w:rPr>
                <w:rFonts w:ascii="Times New Roman" w:hAnsi="Times New Roman"/>
                <w:sz w:val="18"/>
              </w:rPr>
              <w:t>位数</w:t>
            </w:r>
          </w:p>
        </w:tc>
        <w:tc>
          <w:tcPr>
            <w:tcW w:w="1215" w:type="dxa"/>
            <w:vAlign w:val="center"/>
          </w:tcPr>
          <w:p w14:paraId="774F76E9">
            <w:pPr>
              <w:pStyle w:val="125"/>
              <w:adjustRightInd w:val="0"/>
              <w:snapToGrid w:val="0"/>
              <w:rPr>
                <w:rFonts w:ascii="Times New Roman" w:hAnsi="Times New Roman"/>
                <w:sz w:val="18"/>
              </w:rPr>
            </w:pPr>
            <w:r>
              <w:rPr>
                <w:rFonts w:ascii="Times New Roman" w:hAnsi="Times New Roman"/>
                <w:sz w:val="18"/>
              </w:rPr>
              <w:t>字段大小</w:t>
            </w:r>
          </w:p>
        </w:tc>
        <w:tc>
          <w:tcPr>
            <w:tcW w:w="3246" w:type="dxa"/>
            <w:vAlign w:val="center"/>
          </w:tcPr>
          <w:p w14:paraId="1976B448">
            <w:pPr>
              <w:pStyle w:val="125"/>
              <w:adjustRightInd w:val="0"/>
              <w:snapToGrid w:val="0"/>
              <w:rPr>
                <w:rFonts w:ascii="Times New Roman" w:hAnsi="Times New Roman"/>
                <w:sz w:val="18"/>
              </w:rPr>
            </w:pPr>
            <w:r>
              <w:rPr>
                <w:rFonts w:ascii="Times New Roman" w:hAnsi="Times New Roman"/>
                <w:sz w:val="18"/>
              </w:rPr>
              <w:t>定义说明</w:t>
            </w:r>
          </w:p>
        </w:tc>
      </w:tr>
      <w:tr w14:paraId="117A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Merge w:val="restart"/>
            <w:vAlign w:val="center"/>
          </w:tcPr>
          <w:p w14:paraId="0981E61B">
            <w:pPr>
              <w:pStyle w:val="125"/>
              <w:adjustRightInd w:val="0"/>
              <w:snapToGrid w:val="0"/>
              <w:rPr>
                <w:rFonts w:ascii="Times New Roman" w:hAnsi="Times New Roman"/>
                <w:sz w:val="18"/>
              </w:rPr>
            </w:pPr>
            <w:r>
              <w:rPr>
                <w:rFonts w:ascii="Times New Roman" w:hAnsi="Times New Roman"/>
                <w:sz w:val="18"/>
              </w:rPr>
              <w:t>CSMA时隙长度</w:t>
            </w:r>
          </w:p>
        </w:tc>
        <w:tc>
          <w:tcPr>
            <w:tcW w:w="1058" w:type="dxa"/>
            <w:vAlign w:val="center"/>
          </w:tcPr>
          <w:p w14:paraId="66A8B67B">
            <w:pPr>
              <w:pStyle w:val="125"/>
              <w:adjustRightInd w:val="0"/>
              <w:snapToGrid w:val="0"/>
              <w:rPr>
                <w:rFonts w:ascii="Times New Roman" w:hAnsi="Times New Roman"/>
                <w:sz w:val="18"/>
              </w:rPr>
            </w:pPr>
            <w:r>
              <w:rPr>
                <w:rFonts w:ascii="Times New Roman" w:hAnsi="Times New Roman"/>
                <w:sz w:val="18"/>
              </w:rPr>
              <w:t>0</w:t>
            </w:r>
          </w:p>
        </w:tc>
        <w:tc>
          <w:tcPr>
            <w:tcW w:w="1288" w:type="dxa"/>
            <w:vAlign w:val="center"/>
          </w:tcPr>
          <w:p w14:paraId="127D5ECD">
            <w:pPr>
              <w:pStyle w:val="125"/>
              <w:adjustRightInd w:val="0"/>
              <w:snapToGrid w:val="0"/>
              <w:rPr>
                <w:rFonts w:ascii="Times New Roman" w:hAnsi="Times New Roman"/>
                <w:sz w:val="18"/>
              </w:rPr>
            </w:pPr>
            <w:r>
              <w:rPr>
                <w:rFonts w:ascii="Times New Roman" w:hAnsi="Times New Roman"/>
                <w:sz w:val="18"/>
              </w:rPr>
              <w:t>0-7</w:t>
            </w:r>
          </w:p>
        </w:tc>
        <w:tc>
          <w:tcPr>
            <w:tcW w:w="1215" w:type="dxa"/>
            <w:vMerge w:val="restart"/>
            <w:vAlign w:val="center"/>
          </w:tcPr>
          <w:p w14:paraId="13DD20B8">
            <w:pPr>
              <w:pStyle w:val="125"/>
              <w:adjustRightInd w:val="0"/>
              <w:snapToGrid w:val="0"/>
              <w:rPr>
                <w:rFonts w:ascii="Times New Roman" w:hAnsi="Times New Roman"/>
                <w:sz w:val="18"/>
              </w:rPr>
            </w:pPr>
            <w:r>
              <w:rPr>
                <w:rFonts w:ascii="Times New Roman" w:hAnsi="Times New Roman"/>
                <w:sz w:val="18"/>
              </w:rPr>
              <w:t>24</w:t>
            </w:r>
          </w:p>
        </w:tc>
        <w:tc>
          <w:tcPr>
            <w:tcW w:w="3246" w:type="dxa"/>
            <w:vMerge w:val="restart"/>
            <w:vAlign w:val="center"/>
          </w:tcPr>
          <w:p w14:paraId="3FEC4661">
            <w:pPr>
              <w:pStyle w:val="125"/>
              <w:adjustRightInd w:val="0"/>
              <w:snapToGrid w:val="0"/>
              <w:rPr>
                <w:rFonts w:ascii="Times New Roman" w:hAnsi="Times New Roman"/>
                <w:sz w:val="18"/>
              </w:rPr>
            </w:pPr>
            <w:r>
              <w:rPr>
                <w:rFonts w:ascii="Times New Roman" w:hAnsi="Times New Roman"/>
                <w:sz w:val="18"/>
              </w:rPr>
              <w:t>CSMA时隙的长度。</w:t>
            </w:r>
          </w:p>
          <w:p w14:paraId="7DA14F52">
            <w:pPr>
              <w:pStyle w:val="125"/>
              <w:adjustRightInd w:val="0"/>
              <w:snapToGrid w:val="0"/>
              <w:rPr>
                <w:rFonts w:ascii="Times New Roman" w:hAnsi="Times New Roman"/>
                <w:sz w:val="18"/>
              </w:rPr>
            </w:pPr>
            <w:r>
              <w:rPr>
                <w:rFonts w:ascii="Times New Roman" w:hAnsi="Times New Roman"/>
                <w:sz w:val="18"/>
              </w:rPr>
              <w:t>单位：100微秒</w:t>
            </w:r>
          </w:p>
        </w:tc>
      </w:tr>
      <w:tr w14:paraId="16DB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Merge w:val="continue"/>
            <w:vAlign w:val="center"/>
          </w:tcPr>
          <w:p w14:paraId="1808CA23">
            <w:pPr>
              <w:pStyle w:val="125"/>
              <w:adjustRightInd w:val="0"/>
              <w:snapToGrid w:val="0"/>
              <w:rPr>
                <w:rFonts w:ascii="Times New Roman" w:hAnsi="Times New Roman"/>
                <w:sz w:val="18"/>
              </w:rPr>
            </w:pPr>
          </w:p>
        </w:tc>
        <w:tc>
          <w:tcPr>
            <w:tcW w:w="1058" w:type="dxa"/>
            <w:vAlign w:val="center"/>
          </w:tcPr>
          <w:p w14:paraId="33A307D6">
            <w:pPr>
              <w:pStyle w:val="125"/>
              <w:adjustRightInd w:val="0"/>
              <w:snapToGrid w:val="0"/>
              <w:rPr>
                <w:rFonts w:ascii="Times New Roman" w:hAnsi="Times New Roman"/>
                <w:sz w:val="18"/>
              </w:rPr>
            </w:pPr>
            <w:r>
              <w:rPr>
                <w:rFonts w:ascii="Times New Roman" w:hAnsi="Times New Roman"/>
                <w:sz w:val="18"/>
              </w:rPr>
              <w:t>1</w:t>
            </w:r>
          </w:p>
        </w:tc>
        <w:tc>
          <w:tcPr>
            <w:tcW w:w="1288" w:type="dxa"/>
            <w:vAlign w:val="center"/>
          </w:tcPr>
          <w:p w14:paraId="3E57EC13">
            <w:pPr>
              <w:pStyle w:val="125"/>
              <w:adjustRightInd w:val="0"/>
              <w:snapToGrid w:val="0"/>
              <w:rPr>
                <w:rFonts w:ascii="Times New Roman" w:hAnsi="Times New Roman"/>
                <w:sz w:val="18"/>
              </w:rPr>
            </w:pPr>
            <w:r>
              <w:rPr>
                <w:rFonts w:ascii="Times New Roman" w:hAnsi="Times New Roman"/>
                <w:sz w:val="18"/>
              </w:rPr>
              <w:t>0-7</w:t>
            </w:r>
          </w:p>
        </w:tc>
        <w:tc>
          <w:tcPr>
            <w:tcW w:w="1215" w:type="dxa"/>
            <w:vMerge w:val="continue"/>
            <w:vAlign w:val="center"/>
          </w:tcPr>
          <w:p w14:paraId="55E5BF0F">
            <w:pPr>
              <w:pStyle w:val="125"/>
              <w:adjustRightInd w:val="0"/>
              <w:snapToGrid w:val="0"/>
              <w:rPr>
                <w:rFonts w:ascii="Times New Roman" w:hAnsi="Times New Roman"/>
                <w:sz w:val="18"/>
              </w:rPr>
            </w:pPr>
          </w:p>
        </w:tc>
        <w:tc>
          <w:tcPr>
            <w:tcW w:w="3246" w:type="dxa"/>
            <w:vMerge w:val="continue"/>
            <w:vAlign w:val="center"/>
          </w:tcPr>
          <w:p w14:paraId="16947255">
            <w:pPr>
              <w:pStyle w:val="125"/>
              <w:adjustRightInd w:val="0"/>
              <w:snapToGrid w:val="0"/>
              <w:rPr>
                <w:rFonts w:ascii="Times New Roman" w:hAnsi="Times New Roman"/>
                <w:sz w:val="18"/>
              </w:rPr>
            </w:pPr>
          </w:p>
        </w:tc>
      </w:tr>
      <w:tr w14:paraId="6A5D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Merge w:val="continue"/>
            <w:vAlign w:val="center"/>
          </w:tcPr>
          <w:p w14:paraId="71DABC43">
            <w:pPr>
              <w:pStyle w:val="125"/>
              <w:adjustRightInd w:val="0"/>
              <w:snapToGrid w:val="0"/>
              <w:rPr>
                <w:rFonts w:ascii="Times New Roman" w:hAnsi="Times New Roman"/>
                <w:sz w:val="18"/>
              </w:rPr>
            </w:pPr>
          </w:p>
        </w:tc>
        <w:tc>
          <w:tcPr>
            <w:tcW w:w="1058" w:type="dxa"/>
            <w:vAlign w:val="center"/>
          </w:tcPr>
          <w:p w14:paraId="689874E1">
            <w:pPr>
              <w:pStyle w:val="125"/>
              <w:adjustRightInd w:val="0"/>
              <w:snapToGrid w:val="0"/>
              <w:rPr>
                <w:rFonts w:ascii="Times New Roman" w:hAnsi="Times New Roman"/>
                <w:sz w:val="18"/>
              </w:rPr>
            </w:pPr>
            <w:r>
              <w:rPr>
                <w:rFonts w:ascii="Times New Roman" w:hAnsi="Times New Roman"/>
                <w:sz w:val="18"/>
              </w:rPr>
              <w:t>2</w:t>
            </w:r>
          </w:p>
        </w:tc>
        <w:tc>
          <w:tcPr>
            <w:tcW w:w="1288" w:type="dxa"/>
            <w:vAlign w:val="center"/>
          </w:tcPr>
          <w:p w14:paraId="3C6A76E4">
            <w:pPr>
              <w:pStyle w:val="125"/>
              <w:adjustRightInd w:val="0"/>
              <w:snapToGrid w:val="0"/>
              <w:rPr>
                <w:rFonts w:ascii="Times New Roman" w:hAnsi="Times New Roman"/>
                <w:sz w:val="18"/>
              </w:rPr>
            </w:pPr>
            <w:r>
              <w:rPr>
                <w:rFonts w:ascii="Times New Roman" w:hAnsi="Times New Roman"/>
                <w:sz w:val="18"/>
              </w:rPr>
              <w:t>0-7</w:t>
            </w:r>
          </w:p>
        </w:tc>
        <w:tc>
          <w:tcPr>
            <w:tcW w:w="1215" w:type="dxa"/>
            <w:vMerge w:val="continue"/>
            <w:vAlign w:val="center"/>
          </w:tcPr>
          <w:p w14:paraId="4561D916">
            <w:pPr>
              <w:pStyle w:val="125"/>
              <w:adjustRightInd w:val="0"/>
              <w:snapToGrid w:val="0"/>
              <w:rPr>
                <w:rFonts w:ascii="Times New Roman" w:hAnsi="Times New Roman"/>
                <w:sz w:val="18"/>
              </w:rPr>
            </w:pPr>
          </w:p>
        </w:tc>
        <w:tc>
          <w:tcPr>
            <w:tcW w:w="3246" w:type="dxa"/>
            <w:vMerge w:val="continue"/>
            <w:vAlign w:val="center"/>
          </w:tcPr>
          <w:p w14:paraId="234E5FD7">
            <w:pPr>
              <w:pStyle w:val="125"/>
              <w:adjustRightInd w:val="0"/>
              <w:snapToGrid w:val="0"/>
              <w:rPr>
                <w:rFonts w:ascii="Times New Roman" w:hAnsi="Times New Roman"/>
                <w:sz w:val="18"/>
              </w:rPr>
            </w:pPr>
          </w:p>
        </w:tc>
      </w:tr>
      <w:tr w14:paraId="3687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Align w:val="center"/>
          </w:tcPr>
          <w:p w14:paraId="3F7C8C57">
            <w:pPr>
              <w:pStyle w:val="125"/>
              <w:adjustRightInd w:val="0"/>
              <w:snapToGrid w:val="0"/>
              <w:rPr>
                <w:rFonts w:ascii="Times New Roman" w:hAnsi="Times New Roman"/>
                <w:sz w:val="18"/>
              </w:rPr>
            </w:pPr>
            <w:r>
              <w:rPr>
                <w:rFonts w:ascii="Times New Roman" w:hAnsi="Times New Roman"/>
                <w:sz w:val="18"/>
              </w:rPr>
              <w:t>相线</w:t>
            </w:r>
          </w:p>
        </w:tc>
        <w:tc>
          <w:tcPr>
            <w:tcW w:w="1058" w:type="dxa"/>
            <w:vAlign w:val="center"/>
          </w:tcPr>
          <w:p w14:paraId="539748E5">
            <w:pPr>
              <w:pStyle w:val="125"/>
              <w:adjustRightInd w:val="0"/>
              <w:snapToGrid w:val="0"/>
              <w:rPr>
                <w:rFonts w:ascii="Times New Roman" w:hAnsi="Times New Roman"/>
                <w:sz w:val="18"/>
              </w:rPr>
            </w:pPr>
            <w:r>
              <w:rPr>
                <w:rFonts w:ascii="Times New Roman" w:hAnsi="Times New Roman"/>
                <w:sz w:val="18"/>
              </w:rPr>
              <w:t>3</w:t>
            </w:r>
          </w:p>
        </w:tc>
        <w:tc>
          <w:tcPr>
            <w:tcW w:w="1288" w:type="dxa"/>
            <w:vAlign w:val="center"/>
          </w:tcPr>
          <w:p w14:paraId="1706BC09">
            <w:pPr>
              <w:pStyle w:val="125"/>
              <w:adjustRightInd w:val="0"/>
              <w:snapToGrid w:val="0"/>
              <w:rPr>
                <w:rFonts w:ascii="Times New Roman" w:hAnsi="Times New Roman"/>
                <w:sz w:val="18"/>
              </w:rPr>
            </w:pPr>
            <w:r>
              <w:rPr>
                <w:rFonts w:ascii="Times New Roman" w:hAnsi="Times New Roman"/>
                <w:sz w:val="18"/>
              </w:rPr>
              <w:t>0-7</w:t>
            </w:r>
          </w:p>
        </w:tc>
        <w:tc>
          <w:tcPr>
            <w:tcW w:w="1215" w:type="dxa"/>
            <w:vAlign w:val="center"/>
          </w:tcPr>
          <w:p w14:paraId="5FC63D2E">
            <w:pPr>
              <w:pStyle w:val="125"/>
              <w:adjustRightInd w:val="0"/>
              <w:snapToGrid w:val="0"/>
              <w:rPr>
                <w:rFonts w:ascii="Times New Roman" w:hAnsi="Times New Roman"/>
                <w:sz w:val="18"/>
              </w:rPr>
            </w:pPr>
            <w:r>
              <w:rPr>
                <w:rFonts w:ascii="Times New Roman" w:hAnsi="Times New Roman"/>
                <w:sz w:val="18"/>
              </w:rPr>
              <w:t>8</w:t>
            </w:r>
          </w:p>
        </w:tc>
        <w:tc>
          <w:tcPr>
            <w:tcW w:w="3246" w:type="dxa"/>
            <w:vAlign w:val="center"/>
          </w:tcPr>
          <w:p w14:paraId="01BB4588">
            <w:pPr>
              <w:pStyle w:val="125"/>
              <w:adjustRightInd w:val="0"/>
              <w:snapToGrid w:val="0"/>
              <w:rPr>
                <w:rFonts w:ascii="Times New Roman" w:hAnsi="Times New Roman"/>
                <w:sz w:val="18"/>
              </w:rPr>
            </w:pPr>
            <w:r>
              <w:rPr>
                <w:rFonts w:ascii="Times New Roman" w:hAnsi="Times New Roman"/>
                <w:sz w:val="18"/>
              </w:rPr>
              <w:t>CSMA时隙的相线</w:t>
            </w:r>
          </w:p>
        </w:tc>
      </w:tr>
    </w:tbl>
    <w:p w14:paraId="5F92C61F">
      <w:pPr>
        <w:pStyle w:val="176"/>
        <w:ind w:left="840" w:firstLine="0"/>
      </w:pPr>
    </w:p>
    <w:p w14:paraId="7183F3CD">
      <w:pPr>
        <w:pStyle w:val="50"/>
      </w:pPr>
      <w:r>
        <w:rPr>
          <w:rStyle w:val="51"/>
        </w:rPr>
        <w:t>绑定CSMA时隙信息字段的格式如</w:t>
      </w:r>
      <w:r>
        <w:rPr>
          <w:rStyle w:val="51"/>
        </w:rPr>
        <w:fldChar w:fldCharType="begin"/>
      </w:r>
      <w:r>
        <w:rPr>
          <w:rStyle w:val="51"/>
        </w:rPr>
        <w:instrText xml:space="preserve"> REF _Ref56764806 \h  \* MERGEFORMAT </w:instrText>
      </w:r>
      <w:r>
        <w:rPr>
          <w:rStyle w:val="51"/>
        </w:rPr>
        <w:fldChar w:fldCharType="separate"/>
      </w:r>
      <w:r>
        <w:rPr>
          <w:rStyle w:val="51"/>
        </w:rPr>
        <w:t>表 65</w:t>
      </w:r>
      <w:r>
        <w:rPr>
          <w:rStyle w:val="51"/>
        </w:rPr>
        <w:fldChar w:fldCharType="end"/>
      </w:r>
      <w:r>
        <w:rPr>
          <w:rStyle w:val="51"/>
        </w:rPr>
        <w:t>所示</w:t>
      </w:r>
      <w:r>
        <w:t>。</w:t>
      </w:r>
    </w:p>
    <w:p w14:paraId="1F1761A6">
      <w:pPr>
        <w:pStyle w:val="10"/>
      </w:pPr>
      <w:bookmarkStart w:id="873" w:name="_Ref56764806"/>
      <w:bookmarkStart w:id="874" w:name="_Toc408860216"/>
      <w:bookmarkStart w:id="875" w:name="_Toc405476941"/>
      <w:bookmarkStart w:id="876" w:name="_Toc402983656"/>
      <w:bookmarkStart w:id="877" w:name="_Toc399229396"/>
      <w:bookmarkStart w:id="878" w:name="_Toc405022519"/>
      <w:bookmarkStart w:id="879" w:name="_Toc402540105"/>
      <w:bookmarkStart w:id="880" w:name="_Toc402984122"/>
      <w:bookmarkStart w:id="881" w:name="_Toc399259592"/>
      <w:bookmarkStart w:id="882" w:name="_Toc402983190"/>
      <w:bookmarkStart w:id="883" w:name="_Toc399757622"/>
      <w:bookmarkStart w:id="884" w:name="_Toc403570632"/>
      <w:bookmarkStart w:id="885" w:name="_Ref398997772"/>
      <w:r>
        <w:t xml:space="preserve">表 </w:t>
      </w:r>
      <w:r>
        <w:fldChar w:fldCharType="begin"/>
      </w:r>
      <w:r>
        <w:instrText xml:space="preserve"> SEQ 表 \* ARABIC </w:instrText>
      </w:r>
      <w:r>
        <w:fldChar w:fldCharType="separate"/>
      </w:r>
      <w:r>
        <w:t>65</w:t>
      </w:r>
      <w:r>
        <w:fldChar w:fldCharType="end"/>
      </w:r>
      <w:bookmarkEnd w:id="873"/>
      <w:r>
        <w:t xml:space="preserve"> 绑定CSMA时隙信息字段</w:t>
      </w:r>
      <w:bookmarkEnd w:id="874"/>
      <w:bookmarkEnd w:id="875"/>
      <w:bookmarkEnd w:id="876"/>
      <w:bookmarkEnd w:id="877"/>
      <w:bookmarkEnd w:id="878"/>
      <w:bookmarkEnd w:id="879"/>
      <w:bookmarkEnd w:id="880"/>
      <w:bookmarkEnd w:id="881"/>
      <w:bookmarkEnd w:id="882"/>
      <w:bookmarkEnd w:id="883"/>
      <w:bookmarkEnd w:id="884"/>
      <w:bookmarkEnd w:id="885"/>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9"/>
        <w:gridCol w:w="1058"/>
        <w:gridCol w:w="1288"/>
        <w:gridCol w:w="1215"/>
        <w:gridCol w:w="3246"/>
      </w:tblGrid>
      <w:tr w14:paraId="3985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Align w:val="center"/>
          </w:tcPr>
          <w:p w14:paraId="492CAACB">
            <w:pPr>
              <w:pStyle w:val="125"/>
              <w:adjustRightInd w:val="0"/>
              <w:snapToGrid w:val="0"/>
              <w:rPr>
                <w:rFonts w:ascii="Times New Roman" w:hAnsi="Times New Roman"/>
                <w:sz w:val="18"/>
              </w:rPr>
            </w:pPr>
            <w:r>
              <w:rPr>
                <w:rFonts w:ascii="Times New Roman" w:hAnsi="Times New Roman"/>
                <w:sz w:val="18"/>
              </w:rPr>
              <w:t>字段</w:t>
            </w:r>
          </w:p>
        </w:tc>
        <w:tc>
          <w:tcPr>
            <w:tcW w:w="1058" w:type="dxa"/>
            <w:vAlign w:val="center"/>
          </w:tcPr>
          <w:p w14:paraId="23DEBA24">
            <w:pPr>
              <w:pStyle w:val="125"/>
              <w:adjustRightInd w:val="0"/>
              <w:snapToGrid w:val="0"/>
              <w:rPr>
                <w:rFonts w:ascii="Times New Roman" w:hAnsi="Times New Roman"/>
                <w:sz w:val="18"/>
              </w:rPr>
            </w:pPr>
            <w:r>
              <w:rPr>
                <w:rFonts w:ascii="Times New Roman" w:hAnsi="Times New Roman"/>
                <w:sz w:val="18"/>
              </w:rPr>
              <w:t>字节号</w:t>
            </w:r>
          </w:p>
        </w:tc>
        <w:tc>
          <w:tcPr>
            <w:tcW w:w="1288" w:type="dxa"/>
            <w:vAlign w:val="center"/>
          </w:tcPr>
          <w:p w14:paraId="1D568E91">
            <w:pPr>
              <w:pStyle w:val="125"/>
              <w:adjustRightInd w:val="0"/>
              <w:snapToGrid w:val="0"/>
              <w:rPr>
                <w:rFonts w:ascii="Times New Roman" w:hAnsi="Times New Roman"/>
                <w:sz w:val="18"/>
              </w:rPr>
            </w:pPr>
            <w:r>
              <w:rPr>
                <w:rFonts w:ascii="Times New Roman" w:hAnsi="Times New Roman"/>
                <w:sz w:val="18"/>
              </w:rPr>
              <w:t>比特位</w:t>
            </w:r>
          </w:p>
        </w:tc>
        <w:tc>
          <w:tcPr>
            <w:tcW w:w="1215" w:type="dxa"/>
            <w:vAlign w:val="center"/>
          </w:tcPr>
          <w:p w14:paraId="2148B306">
            <w:pPr>
              <w:pStyle w:val="125"/>
              <w:adjustRightInd w:val="0"/>
              <w:snapToGrid w:val="0"/>
              <w:rPr>
                <w:rFonts w:ascii="Times New Roman" w:hAnsi="Times New Roman"/>
                <w:sz w:val="18"/>
              </w:rPr>
            </w:pPr>
            <w:r>
              <w:rPr>
                <w:rFonts w:ascii="Times New Roman" w:hAnsi="Times New Roman"/>
                <w:sz w:val="18"/>
              </w:rPr>
              <w:t>字段大小（比特）</w:t>
            </w:r>
          </w:p>
        </w:tc>
        <w:tc>
          <w:tcPr>
            <w:tcW w:w="3246" w:type="dxa"/>
            <w:vAlign w:val="center"/>
          </w:tcPr>
          <w:p w14:paraId="41F28AF7">
            <w:pPr>
              <w:pStyle w:val="125"/>
              <w:adjustRightInd w:val="0"/>
              <w:snapToGrid w:val="0"/>
              <w:rPr>
                <w:rFonts w:ascii="Times New Roman" w:hAnsi="Times New Roman"/>
                <w:sz w:val="18"/>
              </w:rPr>
            </w:pPr>
            <w:r>
              <w:rPr>
                <w:rFonts w:ascii="Times New Roman" w:hAnsi="Times New Roman"/>
                <w:sz w:val="18"/>
              </w:rPr>
              <w:t>定义说明</w:t>
            </w:r>
          </w:p>
        </w:tc>
      </w:tr>
      <w:tr w14:paraId="3EA6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Merge w:val="restart"/>
            <w:vAlign w:val="center"/>
          </w:tcPr>
          <w:p w14:paraId="0C739C87">
            <w:pPr>
              <w:pStyle w:val="125"/>
              <w:adjustRightInd w:val="0"/>
              <w:snapToGrid w:val="0"/>
              <w:rPr>
                <w:rFonts w:ascii="Times New Roman" w:hAnsi="Times New Roman"/>
                <w:sz w:val="18"/>
              </w:rPr>
            </w:pPr>
            <w:r>
              <w:rPr>
                <w:rFonts w:ascii="Times New Roman" w:hAnsi="Times New Roman"/>
                <w:sz w:val="18"/>
              </w:rPr>
              <w:t>绑定CSMA时隙长度</w:t>
            </w:r>
          </w:p>
        </w:tc>
        <w:tc>
          <w:tcPr>
            <w:tcW w:w="1058" w:type="dxa"/>
            <w:vAlign w:val="center"/>
          </w:tcPr>
          <w:p w14:paraId="4A13B501">
            <w:pPr>
              <w:pStyle w:val="125"/>
              <w:adjustRightInd w:val="0"/>
              <w:snapToGrid w:val="0"/>
              <w:rPr>
                <w:rFonts w:ascii="Times New Roman" w:hAnsi="Times New Roman"/>
                <w:sz w:val="18"/>
              </w:rPr>
            </w:pPr>
            <w:r>
              <w:rPr>
                <w:rFonts w:ascii="Times New Roman" w:hAnsi="Times New Roman"/>
                <w:sz w:val="18"/>
              </w:rPr>
              <w:t>0</w:t>
            </w:r>
          </w:p>
        </w:tc>
        <w:tc>
          <w:tcPr>
            <w:tcW w:w="1288" w:type="dxa"/>
            <w:vAlign w:val="center"/>
          </w:tcPr>
          <w:p w14:paraId="1736D657">
            <w:pPr>
              <w:pStyle w:val="125"/>
              <w:adjustRightInd w:val="0"/>
              <w:snapToGrid w:val="0"/>
              <w:rPr>
                <w:rFonts w:ascii="Times New Roman" w:hAnsi="Times New Roman"/>
                <w:sz w:val="18"/>
              </w:rPr>
            </w:pPr>
            <w:r>
              <w:rPr>
                <w:rFonts w:ascii="Times New Roman" w:hAnsi="Times New Roman"/>
                <w:sz w:val="18"/>
              </w:rPr>
              <w:t>0-7</w:t>
            </w:r>
          </w:p>
        </w:tc>
        <w:tc>
          <w:tcPr>
            <w:tcW w:w="1215" w:type="dxa"/>
            <w:vMerge w:val="restart"/>
            <w:vAlign w:val="center"/>
          </w:tcPr>
          <w:p w14:paraId="3E8F726A">
            <w:pPr>
              <w:pStyle w:val="125"/>
              <w:adjustRightInd w:val="0"/>
              <w:snapToGrid w:val="0"/>
              <w:rPr>
                <w:rFonts w:ascii="Times New Roman" w:hAnsi="Times New Roman"/>
                <w:sz w:val="18"/>
              </w:rPr>
            </w:pPr>
            <w:r>
              <w:rPr>
                <w:rFonts w:ascii="Times New Roman" w:hAnsi="Times New Roman"/>
                <w:sz w:val="18"/>
              </w:rPr>
              <w:t>24</w:t>
            </w:r>
          </w:p>
        </w:tc>
        <w:tc>
          <w:tcPr>
            <w:tcW w:w="3246" w:type="dxa"/>
            <w:vMerge w:val="restart"/>
            <w:vAlign w:val="center"/>
          </w:tcPr>
          <w:p w14:paraId="0AE07EC1">
            <w:pPr>
              <w:pStyle w:val="125"/>
              <w:adjustRightInd w:val="0"/>
              <w:snapToGrid w:val="0"/>
              <w:rPr>
                <w:rFonts w:ascii="Times New Roman" w:hAnsi="Times New Roman"/>
                <w:sz w:val="18"/>
              </w:rPr>
            </w:pPr>
            <w:r>
              <w:rPr>
                <w:rFonts w:ascii="Times New Roman" w:hAnsi="Times New Roman"/>
                <w:sz w:val="18"/>
              </w:rPr>
              <w:t>绑定CSMA时隙的长度。</w:t>
            </w:r>
          </w:p>
          <w:p w14:paraId="6F3A9BD9">
            <w:pPr>
              <w:pStyle w:val="125"/>
              <w:adjustRightInd w:val="0"/>
              <w:snapToGrid w:val="0"/>
              <w:rPr>
                <w:rFonts w:ascii="Times New Roman" w:hAnsi="Times New Roman"/>
                <w:sz w:val="18"/>
              </w:rPr>
            </w:pPr>
            <w:r>
              <w:rPr>
                <w:rFonts w:ascii="Times New Roman" w:hAnsi="Times New Roman"/>
                <w:sz w:val="18"/>
              </w:rPr>
              <w:t>单位：100微秒</w:t>
            </w:r>
          </w:p>
        </w:tc>
      </w:tr>
      <w:tr w14:paraId="2810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Merge w:val="continue"/>
            <w:vAlign w:val="center"/>
          </w:tcPr>
          <w:p w14:paraId="0A2BAF4E">
            <w:pPr>
              <w:pStyle w:val="125"/>
              <w:adjustRightInd w:val="0"/>
              <w:snapToGrid w:val="0"/>
              <w:rPr>
                <w:rFonts w:ascii="Times New Roman" w:hAnsi="Times New Roman"/>
                <w:sz w:val="18"/>
              </w:rPr>
            </w:pPr>
          </w:p>
        </w:tc>
        <w:tc>
          <w:tcPr>
            <w:tcW w:w="1058" w:type="dxa"/>
            <w:vAlign w:val="center"/>
          </w:tcPr>
          <w:p w14:paraId="5365BEC2">
            <w:pPr>
              <w:pStyle w:val="125"/>
              <w:adjustRightInd w:val="0"/>
              <w:snapToGrid w:val="0"/>
              <w:rPr>
                <w:rFonts w:ascii="Times New Roman" w:hAnsi="Times New Roman"/>
                <w:sz w:val="18"/>
              </w:rPr>
            </w:pPr>
            <w:r>
              <w:rPr>
                <w:rFonts w:ascii="Times New Roman" w:hAnsi="Times New Roman"/>
                <w:sz w:val="18"/>
              </w:rPr>
              <w:t>1</w:t>
            </w:r>
          </w:p>
        </w:tc>
        <w:tc>
          <w:tcPr>
            <w:tcW w:w="1288" w:type="dxa"/>
            <w:vAlign w:val="center"/>
          </w:tcPr>
          <w:p w14:paraId="391B8C7D">
            <w:pPr>
              <w:pStyle w:val="125"/>
              <w:adjustRightInd w:val="0"/>
              <w:snapToGrid w:val="0"/>
              <w:rPr>
                <w:rFonts w:ascii="Times New Roman" w:hAnsi="Times New Roman"/>
                <w:sz w:val="18"/>
              </w:rPr>
            </w:pPr>
            <w:r>
              <w:rPr>
                <w:rFonts w:ascii="Times New Roman" w:hAnsi="Times New Roman"/>
                <w:sz w:val="18"/>
              </w:rPr>
              <w:t>0-7</w:t>
            </w:r>
          </w:p>
        </w:tc>
        <w:tc>
          <w:tcPr>
            <w:tcW w:w="1215" w:type="dxa"/>
            <w:vMerge w:val="continue"/>
            <w:vAlign w:val="center"/>
          </w:tcPr>
          <w:p w14:paraId="3C5EDD03">
            <w:pPr>
              <w:pStyle w:val="125"/>
              <w:adjustRightInd w:val="0"/>
              <w:snapToGrid w:val="0"/>
              <w:rPr>
                <w:rFonts w:ascii="Times New Roman" w:hAnsi="Times New Roman"/>
                <w:sz w:val="18"/>
              </w:rPr>
            </w:pPr>
          </w:p>
        </w:tc>
        <w:tc>
          <w:tcPr>
            <w:tcW w:w="3246" w:type="dxa"/>
            <w:vMerge w:val="continue"/>
            <w:vAlign w:val="center"/>
          </w:tcPr>
          <w:p w14:paraId="5EA19E63">
            <w:pPr>
              <w:pStyle w:val="125"/>
              <w:adjustRightInd w:val="0"/>
              <w:snapToGrid w:val="0"/>
              <w:rPr>
                <w:rFonts w:ascii="Times New Roman" w:hAnsi="Times New Roman"/>
                <w:sz w:val="18"/>
              </w:rPr>
            </w:pPr>
          </w:p>
        </w:tc>
      </w:tr>
      <w:tr w14:paraId="3616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Merge w:val="continue"/>
            <w:vAlign w:val="center"/>
          </w:tcPr>
          <w:p w14:paraId="101AF6E8">
            <w:pPr>
              <w:pStyle w:val="125"/>
              <w:adjustRightInd w:val="0"/>
              <w:snapToGrid w:val="0"/>
              <w:rPr>
                <w:rFonts w:ascii="Times New Roman" w:hAnsi="Times New Roman"/>
                <w:sz w:val="18"/>
              </w:rPr>
            </w:pPr>
          </w:p>
        </w:tc>
        <w:tc>
          <w:tcPr>
            <w:tcW w:w="1058" w:type="dxa"/>
            <w:vAlign w:val="center"/>
          </w:tcPr>
          <w:p w14:paraId="27AA501E">
            <w:pPr>
              <w:pStyle w:val="125"/>
              <w:adjustRightInd w:val="0"/>
              <w:snapToGrid w:val="0"/>
              <w:rPr>
                <w:rFonts w:ascii="Times New Roman" w:hAnsi="Times New Roman"/>
                <w:sz w:val="18"/>
              </w:rPr>
            </w:pPr>
            <w:r>
              <w:rPr>
                <w:rFonts w:ascii="Times New Roman" w:hAnsi="Times New Roman"/>
                <w:sz w:val="18"/>
              </w:rPr>
              <w:t>2</w:t>
            </w:r>
          </w:p>
        </w:tc>
        <w:tc>
          <w:tcPr>
            <w:tcW w:w="1288" w:type="dxa"/>
            <w:vAlign w:val="center"/>
          </w:tcPr>
          <w:p w14:paraId="1A678A86">
            <w:pPr>
              <w:pStyle w:val="125"/>
              <w:adjustRightInd w:val="0"/>
              <w:snapToGrid w:val="0"/>
              <w:rPr>
                <w:rFonts w:ascii="Times New Roman" w:hAnsi="Times New Roman"/>
                <w:sz w:val="18"/>
              </w:rPr>
            </w:pPr>
            <w:r>
              <w:rPr>
                <w:rFonts w:ascii="Times New Roman" w:hAnsi="Times New Roman"/>
                <w:sz w:val="18"/>
              </w:rPr>
              <w:t>0-7</w:t>
            </w:r>
          </w:p>
        </w:tc>
        <w:tc>
          <w:tcPr>
            <w:tcW w:w="1215" w:type="dxa"/>
            <w:vMerge w:val="continue"/>
            <w:vAlign w:val="center"/>
          </w:tcPr>
          <w:p w14:paraId="2BC32D92">
            <w:pPr>
              <w:pStyle w:val="125"/>
              <w:adjustRightInd w:val="0"/>
              <w:snapToGrid w:val="0"/>
              <w:rPr>
                <w:rFonts w:ascii="Times New Roman" w:hAnsi="Times New Roman"/>
                <w:sz w:val="18"/>
              </w:rPr>
            </w:pPr>
          </w:p>
        </w:tc>
        <w:tc>
          <w:tcPr>
            <w:tcW w:w="3246" w:type="dxa"/>
            <w:vMerge w:val="continue"/>
            <w:vAlign w:val="center"/>
          </w:tcPr>
          <w:p w14:paraId="1D9658BC">
            <w:pPr>
              <w:pStyle w:val="125"/>
              <w:adjustRightInd w:val="0"/>
              <w:snapToGrid w:val="0"/>
              <w:rPr>
                <w:rFonts w:ascii="Times New Roman" w:hAnsi="Times New Roman"/>
                <w:sz w:val="18"/>
              </w:rPr>
            </w:pPr>
          </w:p>
        </w:tc>
      </w:tr>
      <w:tr w14:paraId="004E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9" w:type="dxa"/>
            <w:vAlign w:val="center"/>
          </w:tcPr>
          <w:p w14:paraId="518FF1C8">
            <w:pPr>
              <w:pStyle w:val="125"/>
              <w:adjustRightInd w:val="0"/>
              <w:snapToGrid w:val="0"/>
              <w:rPr>
                <w:rFonts w:ascii="Times New Roman" w:hAnsi="Times New Roman"/>
                <w:sz w:val="18"/>
              </w:rPr>
            </w:pPr>
            <w:r>
              <w:rPr>
                <w:rFonts w:ascii="Times New Roman" w:hAnsi="Times New Roman"/>
                <w:sz w:val="18"/>
              </w:rPr>
              <w:t>相线</w:t>
            </w:r>
          </w:p>
        </w:tc>
        <w:tc>
          <w:tcPr>
            <w:tcW w:w="1058" w:type="dxa"/>
            <w:vAlign w:val="center"/>
          </w:tcPr>
          <w:p w14:paraId="0551A7AC">
            <w:pPr>
              <w:pStyle w:val="125"/>
              <w:adjustRightInd w:val="0"/>
              <w:snapToGrid w:val="0"/>
              <w:rPr>
                <w:rFonts w:ascii="Times New Roman" w:hAnsi="Times New Roman"/>
                <w:sz w:val="18"/>
              </w:rPr>
            </w:pPr>
            <w:r>
              <w:rPr>
                <w:rFonts w:ascii="Times New Roman" w:hAnsi="Times New Roman"/>
                <w:sz w:val="18"/>
              </w:rPr>
              <w:t>3</w:t>
            </w:r>
          </w:p>
        </w:tc>
        <w:tc>
          <w:tcPr>
            <w:tcW w:w="1288" w:type="dxa"/>
            <w:vAlign w:val="center"/>
          </w:tcPr>
          <w:p w14:paraId="72B38345">
            <w:pPr>
              <w:pStyle w:val="125"/>
              <w:adjustRightInd w:val="0"/>
              <w:snapToGrid w:val="0"/>
              <w:rPr>
                <w:rFonts w:ascii="Times New Roman" w:hAnsi="Times New Roman"/>
                <w:sz w:val="18"/>
              </w:rPr>
            </w:pPr>
            <w:r>
              <w:rPr>
                <w:rFonts w:ascii="Times New Roman" w:hAnsi="Times New Roman"/>
                <w:sz w:val="18"/>
              </w:rPr>
              <w:t>0-7</w:t>
            </w:r>
          </w:p>
        </w:tc>
        <w:tc>
          <w:tcPr>
            <w:tcW w:w="1215" w:type="dxa"/>
            <w:vAlign w:val="center"/>
          </w:tcPr>
          <w:p w14:paraId="7D1F01A5">
            <w:pPr>
              <w:pStyle w:val="125"/>
              <w:adjustRightInd w:val="0"/>
              <w:snapToGrid w:val="0"/>
              <w:rPr>
                <w:rFonts w:ascii="Times New Roman" w:hAnsi="Times New Roman"/>
                <w:sz w:val="18"/>
              </w:rPr>
            </w:pPr>
            <w:r>
              <w:rPr>
                <w:rFonts w:ascii="Times New Roman" w:hAnsi="Times New Roman"/>
                <w:sz w:val="18"/>
              </w:rPr>
              <w:t>8</w:t>
            </w:r>
          </w:p>
        </w:tc>
        <w:tc>
          <w:tcPr>
            <w:tcW w:w="3246" w:type="dxa"/>
            <w:vAlign w:val="center"/>
          </w:tcPr>
          <w:p w14:paraId="21628161">
            <w:pPr>
              <w:pStyle w:val="125"/>
              <w:adjustRightInd w:val="0"/>
              <w:snapToGrid w:val="0"/>
              <w:rPr>
                <w:rFonts w:ascii="Times New Roman" w:hAnsi="Times New Roman"/>
                <w:sz w:val="18"/>
              </w:rPr>
            </w:pPr>
            <w:r>
              <w:rPr>
                <w:rFonts w:ascii="Times New Roman" w:hAnsi="Times New Roman"/>
                <w:sz w:val="18"/>
              </w:rPr>
              <w:t>绑定CSMA时隙的相线</w:t>
            </w:r>
          </w:p>
        </w:tc>
      </w:tr>
    </w:tbl>
    <w:p w14:paraId="02F55EC6">
      <w:pPr>
        <w:pStyle w:val="150"/>
        <w:numPr>
          <w:ilvl w:val="0"/>
          <w:numId w:val="0"/>
        </w:numPr>
        <w:ind w:left="1259"/>
      </w:pPr>
      <w:bookmarkStart w:id="886" w:name="_Toc403570633"/>
      <w:bookmarkEnd w:id="886"/>
      <w:bookmarkStart w:id="887" w:name="_Toc399228904"/>
      <w:bookmarkStart w:id="888" w:name="_Toc403570198"/>
    </w:p>
    <w:p w14:paraId="1941B2F5">
      <w:pPr>
        <w:pStyle w:val="150"/>
      </w:pPr>
      <w:r>
        <w:t xml:space="preserve">路由参数通知条目 </w:t>
      </w:r>
    </w:p>
    <w:p w14:paraId="5AA3A69B">
      <w:pPr>
        <w:pStyle w:val="50"/>
      </w:pPr>
      <w:r>
        <w:t>路由参数通知条目的格式如</w:t>
      </w:r>
      <w:r>
        <w:fldChar w:fldCharType="begin"/>
      </w:r>
      <w:r>
        <w:instrText xml:space="preserve"> REF _Ref56764818 \h  \* MERGEFORMAT </w:instrText>
      </w:r>
      <w:r>
        <w:fldChar w:fldCharType="separate"/>
      </w:r>
      <w:r>
        <w:t>表 66</w:t>
      </w:r>
      <w:r>
        <w:fldChar w:fldCharType="end"/>
      </w:r>
      <w:r>
        <w:t>所示。</w:t>
      </w:r>
    </w:p>
    <w:p w14:paraId="2EBD7F43">
      <w:pPr>
        <w:pStyle w:val="10"/>
      </w:pPr>
      <w:bookmarkStart w:id="889" w:name="_Ref56764818"/>
      <w:r>
        <w:t xml:space="preserve">表 </w:t>
      </w:r>
      <w:r>
        <w:fldChar w:fldCharType="begin"/>
      </w:r>
      <w:r>
        <w:instrText xml:space="preserve"> SEQ 表 \* ARABIC </w:instrText>
      </w:r>
      <w:r>
        <w:fldChar w:fldCharType="separate"/>
      </w:r>
      <w:r>
        <w:t>66</w:t>
      </w:r>
      <w:r>
        <w:fldChar w:fldCharType="end"/>
      </w:r>
      <w:bookmarkEnd w:id="889"/>
      <w:r>
        <w:rPr>
          <w:rFonts w:hint="eastAsia"/>
        </w:rPr>
        <w:t xml:space="preserve"> </w:t>
      </w:r>
      <w:r>
        <w:t>路由参数通知条目</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134"/>
        <w:gridCol w:w="1276"/>
        <w:gridCol w:w="1206"/>
        <w:gridCol w:w="3188"/>
      </w:tblGrid>
      <w:tr w14:paraId="3517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Align w:val="center"/>
          </w:tcPr>
          <w:p w14:paraId="4A687599">
            <w:pPr>
              <w:pStyle w:val="125"/>
              <w:adjustRightInd w:val="0"/>
              <w:snapToGrid w:val="0"/>
              <w:rPr>
                <w:rFonts w:ascii="Times New Roman" w:hAnsi="Times New Roman"/>
                <w:sz w:val="18"/>
              </w:rPr>
            </w:pPr>
            <w:r>
              <w:rPr>
                <w:rFonts w:ascii="Times New Roman" w:hAnsi="Times New Roman"/>
                <w:sz w:val="18"/>
              </w:rPr>
              <w:t>字段</w:t>
            </w:r>
          </w:p>
        </w:tc>
        <w:tc>
          <w:tcPr>
            <w:tcW w:w="1134" w:type="dxa"/>
            <w:vAlign w:val="center"/>
          </w:tcPr>
          <w:p w14:paraId="0C11177A">
            <w:pPr>
              <w:pStyle w:val="125"/>
              <w:adjustRightInd w:val="0"/>
              <w:snapToGrid w:val="0"/>
              <w:rPr>
                <w:rFonts w:ascii="Times New Roman" w:hAnsi="Times New Roman"/>
                <w:sz w:val="18"/>
              </w:rPr>
            </w:pPr>
            <w:r>
              <w:rPr>
                <w:rFonts w:ascii="Times New Roman" w:hAnsi="Times New Roman"/>
                <w:sz w:val="18"/>
              </w:rPr>
              <w:t>字节号</w:t>
            </w:r>
          </w:p>
        </w:tc>
        <w:tc>
          <w:tcPr>
            <w:tcW w:w="1276" w:type="dxa"/>
            <w:vAlign w:val="center"/>
          </w:tcPr>
          <w:p w14:paraId="2A9B056C">
            <w:pPr>
              <w:pStyle w:val="125"/>
              <w:adjustRightInd w:val="0"/>
              <w:snapToGrid w:val="0"/>
              <w:rPr>
                <w:rFonts w:ascii="Times New Roman" w:hAnsi="Times New Roman"/>
                <w:sz w:val="18"/>
              </w:rPr>
            </w:pPr>
            <w:r>
              <w:rPr>
                <w:rFonts w:ascii="Times New Roman" w:hAnsi="Times New Roman"/>
                <w:sz w:val="18"/>
              </w:rPr>
              <w:t>比特位</w:t>
            </w:r>
          </w:p>
        </w:tc>
        <w:tc>
          <w:tcPr>
            <w:tcW w:w="1206" w:type="dxa"/>
            <w:vAlign w:val="center"/>
          </w:tcPr>
          <w:p w14:paraId="1B6BECD2">
            <w:pPr>
              <w:pStyle w:val="125"/>
              <w:adjustRightInd w:val="0"/>
              <w:snapToGrid w:val="0"/>
              <w:rPr>
                <w:rFonts w:ascii="Times New Roman" w:hAnsi="Times New Roman"/>
                <w:sz w:val="18"/>
              </w:rPr>
            </w:pPr>
            <w:r>
              <w:rPr>
                <w:rFonts w:ascii="Times New Roman" w:hAnsi="Times New Roman"/>
                <w:sz w:val="18"/>
              </w:rPr>
              <w:t>字段大小（比特）</w:t>
            </w:r>
          </w:p>
        </w:tc>
        <w:tc>
          <w:tcPr>
            <w:tcW w:w="3188" w:type="dxa"/>
            <w:vAlign w:val="center"/>
          </w:tcPr>
          <w:p w14:paraId="7A8462BD">
            <w:pPr>
              <w:pStyle w:val="125"/>
              <w:adjustRightInd w:val="0"/>
              <w:snapToGrid w:val="0"/>
              <w:rPr>
                <w:rFonts w:ascii="Times New Roman" w:hAnsi="Times New Roman"/>
                <w:sz w:val="18"/>
              </w:rPr>
            </w:pPr>
            <w:r>
              <w:rPr>
                <w:rFonts w:ascii="Times New Roman" w:hAnsi="Times New Roman"/>
                <w:sz w:val="18"/>
              </w:rPr>
              <w:t>定义说明</w:t>
            </w:r>
          </w:p>
        </w:tc>
      </w:tr>
      <w:tr w14:paraId="0020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Align w:val="center"/>
          </w:tcPr>
          <w:p w14:paraId="43709EF6">
            <w:pPr>
              <w:pStyle w:val="125"/>
              <w:adjustRightInd w:val="0"/>
              <w:snapToGrid w:val="0"/>
              <w:rPr>
                <w:rFonts w:ascii="Times New Roman" w:hAnsi="Times New Roman"/>
                <w:sz w:val="18"/>
              </w:rPr>
            </w:pPr>
            <w:r>
              <w:rPr>
                <w:rFonts w:ascii="Times New Roman" w:hAnsi="Times New Roman"/>
                <w:sz w:val="18"/>
              </w:rPr>
              <w:t>路由参数通知条目头</w:t>
            </w:r>
          </w:p>
        </w:tc>
        <w:tc>
          <w:tcPr>
            <w:tcW w:w="1134" w:type="dxa"/>
            <w:vAlign w:val="center"/>
          </w:tcPr>
          <w:p w14:paraId="3E665C83">
            <w:pPr>
              <w:pStyle w:val="125"/>
              <w:adjustRightInd w:val="0"/>
              <w:snapToGrid w:val="0"/>
              <w:rPr>
                <w:rFonts w:ascii="Times New Roman" w:hAnsi="Times New Roman"/>
                <w:sz w:val="18"/>
              </w:rPr>
            </w:pPr>
            <w:r>
              <w:rPr>
                <w:rFonts w:ascii="Times New Roman" w:hAnsi="Times New Roman"/>
                <w:sz w:val="18"/>
              </w:rPr>
              <w:t>0</w:t>
            </w:r>
          </w:p>
        </w:tc>
        <w:tc>
          <w:tcPr>
            <w:tcW w:w="1276" w:type="dxa"/>
            <w:vAlign w:val="center"/>
          </w:tcPr>
          <w:p w14:paraId="507ADC64">
            <w:pPr>
              <w:pStyle w:val="125"/>
              <w:adjustRightInd w:val="0"/>
              <w:snapToGrid w:val="0"/>
              <w:rPr>
                <w:rFonts w:ascii="Times New Roman" w:hAnsi="Times New Roman"/>
                <w:sz w:val="18"/>
              </w:rPr>
            </w:pPr>
            <w:r>
              <w:rPr>
                <w:rFonts w:ascii="Times New Roman" w:hAnsi="Times New Roman"/>
                <w:sz w:val="18"/>
              </w:rPr>
              <w:t>0-7</w:t>
            </w:r>
          </w:p>
        </w:tc>
        <w:tc>
          <w:tcPr>
            <w:tcW w:w="1206" w:type="dxa"/>
            <w:vAlign w:val="center"/>
          </w:tcPr>
          <w:p w14:paraId="58FA45D6">
            <w:pPr>
              <w:pStyle w:val="125"/>
              <w:adjustRightInd w:val="0"/>
              <w:snapToGrid w:val="0"/>
              <w:rPr>
                <w:rFonts w:ascii="Times New Roman" w:hAnsi="Times New Roman"/>
                <w:sz w:val="18"/>
              </w:rPr>
            </w:pPr>
            <w:r>
              <w:rPr>
                <w:rFonts w:hint="eastAsia" w:ascii="Times New Roman" w:hAnsi="Times New Roman"/>
                <w:sz w:val="18"/>
              </w:rPr>
              <w:t>8</w:t>
            </w:r>
          </w:p>
        </w:tc>
        <w:tc>
          <w:tcPr>
            <w:tcW w:w="3188" w:type="dxa"/>
            <w:vAlign w:val="center"/>
          </w:tcPr>
          <w:p w14:paraId="347BBFBF">
            <w:pPr>
              <w:pStyle w:val="125"/>
              <w:adjustRightInd w:val="0"/>
              <w:snapToGrid w:val="0"/>
              <w:rPr>
                <w:rFonts w:ascii="Times New Roman" w:hAnsi="Times New Roman"/>
                <w:sz w:val="18"/>
              </w:rPr>
            </w:pPr>
            <w:r>
              <w:rPr>
                <w:rFonts w:ascii="Times New Roman" w:hAnsi="Times New Roman"/>
                <w:sz w:val="18"/>
              </w:rPr>
              <w:t>0x06</w:t>
            </w:r>
          </w:p>
        </w:tc>
      </w:tr>
      <w:tr w14:paraId="2EB68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Align w:val="center"/>
          </w:tcPr>
          <w:p w14:paraId="7E24EF89">
            <w:pPr>
              <w:pStyle w:val="125"/>
              <w:adjustRightInd w:val="0"/>
              <w:snapToGrid w:val="0"/>
              <w:rPr>
                <w:rFonts w:ascii="Times New Roman" w:hAnsi="Times New Roman"/>
                <w:sz w:val="18"/>
              </w:rPr>
            </w:pPr>
            <w:r>
              <w:rPr>
                <w:rFonts w:ascii="Times New Roman" w:hAnsi="Times New Roman"/>
                <w:sz w:val="18"/>
              </w:rPr>
              <w:t>路由参数通知条目长度</w:t>
            </w:r>
          </w:p>
        </w:tc>
        <w:tc>
          <w:tcPr>
            <w:tcW w:w="1134" w:type="dxa"/>
            <w:vAlign w:val="center"/>
          </w:tcPr>
          <w:p w14:paraId="561C9A6E">
            <w:pPr>
              <w:pStyle w:val="125"/>
              <w:adjustRightInd w:val="0"/>
              <w:snapToGrid w:val="0"/>
              <w:rPr>
                <w:rFonts w:ascii="Times New Roman" w:hAnsi="Times New Roman"/>
                <w:sz w:val="18"/>
              </w:rPr>
            </w:pPr>
            <w:r>
              <w:rPr>
                <w:rFonts w:ascii="Times New Roman" w:hAnsi="Times New Roman"/>
                <w:sz w:val="18"/>
              </w:rPr>
              <w:t>1</w:t>
            </w:r>
          </w:p>
        </w:tc>
        <w:tc>
          <w:tcPr>
            <w:tcW w:w="1276" w:type="dxa"/>
            <w:vAlign w:val="center"/>
          </w:tcPr>
          <w:p w14:paraId="1AE186E8">
            <w:pPr>
              <w:pStyle w:val="125"/>
              <w:adjustRightInd w:val="0"/>
              <w:snapToGrid w:val="0"/>
              <w:rPr>
                <w:rFonts w:ascii="Times New Roman" w:hAnsi="Times New Roman"/>
                <w:sz w:val="18"/>
              </w:rPr>
            </w:pPr>
            <w:r>
              <w:rPr>
                <w:rFonts w:ascii="Times New Roman" w:hAnsi="Times New Roman"/>
                <w:sz w:val="18"/>
              </w:rPr>
              <w:t>0-7</w:t>
            </w:r>
          </w:p>
        </w:tc>
        <w:tc>
          <w:tcPr>
            <w:tcW w:w="1206" w:type="dxa"/>
            <w:vAlign w:val="center"/>
          </w:tcPr>
          <w:p w14:paraId="63481155">
            <w:pPr>
              <w:pStyle w:val="125"/>
              <w:adjustRightInd w:val="0"/>
              <w:snapToGrid w:val="0"/>
              <w:rPr>
                <w:rFonts w:ascii="Times New Roman" w:hAnsi="Times New Roman"/>
                <w:sz w:val="18"/>
              </w:rPr>
            </w:pPr>
            <w:r>
              <w:rPr>
                <w:rFonts w:ascii="Times New Roman" w:hAnsi="Times New Roman"/>
                <w:sz w:val="18"/>
              </w:rPr>
              <w:t>8</w:t>
            </w:r>
          </w:p>
        </w:tc>
        <w:tc>
          <w:tcPr>
            <w:tcW w:w="3188" w:type="dxa"/>
            <w:vAlign w:val="center"/>
          </w:tcPr>
          <w:p w14:paraId="01D24D3B">
            <w:pPr>
              <w:pStyle w:val="125"/>
              <w:adjustRightInd w:val="0"/>
              <w:snapToGrid w:val="0"/>
              <w:rPr>
                <w:rFonts w:ascii="Times New Roman" w:hAnsi="Times New Roman"/>
                <w:sz w:val="18"/>
              </w:rPr>
            </w:pPr>
            <w:r>
              <w:rPr>
                <w:rFonts w:ascii="Times New Roman" w:hAnsi="Times New Roman"/>
                <w:sz w:val="18"/>
              </w:rPr>
              <w:t>条目长度，单位byte</w:t>
            </w:r>
          </w:p>
          <w:p w14:paraId="0743FB23">
            <w:pPr>
              <w:pStyle w:val="125"/>
              <w:adjustRightInd w:val="0"/>
              <w:snapToGrid w:val="0"/>
              <w:rPr>
                <w:rFonts w:ascii="Times New Roman" w:hAnsi="Times New Roman"/>
                <w:sz w:val="18"/>
              </w:rPr>
            </w:pPr>
            <w:r>
              <w:rPr>
                <w:rFonts w:ascii="Times New Roman" w:hAnsi="Times New Roman"/>
                <w:sz w:val="18"/>
              </w:rPr>
              <w:t>固定值：0x22</w:t>
            </w:r>
          </w:p>
        </w:tc>
      </w:tr>
      <w:tr w14:paraId="5203E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restart"/>
            <w:vAlign w:val="center"/>
          </w:tcPr>
          <w:p w14:paraId="749D6B6B">
            <w:pPr>
              <w:pStyle w:val="125"/>
              <w:adjustRightInd w:val="0"/>
              <w:snapToGrid w:val="0"/>
              <w:rPr>
                <w:rFonts w:ascii="Times New Roman" w:hAnsi="Times New Roman"/>
                <w:sz w:val="18"/>
              </w:rPr>
            </w:pPr>
            <w:r>
              <w:rPr>
                <w:rFonts w:ascii="Times New Roman" w:hAnsi="Times New Roman"/>
                <w:sz w:val="18"/>
              </w:rPr>
              <w:t>路由周期</w:t>
            </w:r>
          </w:p>
        </w:tc>
        <w:tc>
          <w:tcPr>
            <w:tcW w:w="1134" w:type="dxa"/>
            <w:vAlign w:val="center"/>
          </w:tcPr>
          <w:p w14:paraId="39D66D75">
            <w:pPr>
              <w:pStyle w:val="125"/>
              <w:adjustRightInd w:val="0"/>
              <w:snapToGrid w:val="0"/>
              <w:rPr>
                <w:rFonts w:ascii="Times New Roman" w:hAnsi="Times New Roman"/>
                <w:sz w:val="18"/>
              </w:rPr>
            </w:pPr>
            <w:r>
              <w:rPr>
                <w:rFonts w:ascii="Times New Roman" w:hAnsi="Times New Roman"/>
                <w:sz w:val="18"/>
              </w:rPr>
              <w:t>2</w:t>
            </w:r>
          </w:p>
        </w:tc>
        <w:tc>
          <w:tcPr>
            <w:tcW w:w="1276" w:type="dxa"/>
            <w:vAlign w:val="center"/>
          </w:tcPr>
          <w:p w14:paraId="762FDD79">
            <w:pPr>
              <w:pStyle w:val="125"/>
              <w:adjustRightInd w:val="0"/>
              <w:snapToGrid w:val="0"/>
              <w:rPr>
                <w:rFonts w:ascii="Times New Roman" w:hAnsi="Times New Roman"/>
                <w:sz w:val="18"/>
              </w:rPr>
            </w:pPr>
            <w:r>
              <w:rPr>
                <w:rFonts w:ascii="Times New Roman" w:hAnsi="Times New Roman"/>
                <w:sz w:val="18"/>
              </w:rPr>
              <w:t>0-7</w:t>
            </w:r>
          </w:p>
        </w:tc>
        <w:tc>
          <w:tcPr>
            <w:tcW w:w="1206" w:type="dxa"/>
            <w:vMerge w:val="restart"/>
            <w:vAlign w:val="center"/>
          </w:tcPr>
          <w:p w14:paraId="087F31C4">
            <w:pPr>
              <w:pStyle w:val="125"/>
              <w:adjustRightInd w:val="0"/>
              <w:snapToGrid w:val="0"/>
              <w:rPr>
                <w:rFonts w:ascii="Times New Roman" w:hAnsi="Times New Roman"/>
                <w:sz w:val="18"/>
              </w:rPr>
            </w:pPr>
            <w:r>
              <w:rPr>
                <w:rFonts w:ascii="Times New Roman" w:hAnsi="Times New Roman"/>
                <w:sz w:val="18"/>
              </w:rPr>
              <w:t>16</w:t>
            </w:r>
          </w:p>
        </w:tc>
        <w:tc>
          <w:tcPr>
            <w:tcW w:w="3188" w:type="dxa"/>
            <w:vMerge w:val="restart"/>
            <w:vAlign w:val="center"/>
          </w:tcPr>
          <w:p w14:paraId="1E0498DD">
            <w:pPr>
              <w:pStyle w:val="125"/>
              <w:adjustRightInd w:val="0"/>
              <w:snapToGrid w:val="0"/>
              <w:rPr>
                <w:rFonts w:ascii="Times New Roman" w:hAnsi="Times New Roman"/>
                <w:sz w:val="18"/>
              </w:rPr>
            </w:pPr>
            <w:r>
              <w:rPr>
                <w:rFonts w:ascii="Times New Roman" w:hAnsi="Times New Roman"/>
                <w:sz w:val="18"/>
              </w:rPr>
              <w:t>路由周期。表示用于路由评估的时间周期。</w:t>
            </w:r>
          </w:p>
          <w:p w14:paraId="7D003D51">
            <w:pPr>
              <w:pStyle w:val="125"/>
              <w:adjustRightInd w:val="0"/>
              <w:snapToGrid w:val="0"/>
              <w:rPr>
                <w:rFonts w:ascii="Times New Roman" w:hAnsi="Times New Roman"/>
                <w:sz w:val="18"/>
              </w:rPr>
            </w:pPr>
            <w:r>
              <w:rPr>
                <w:rFonts w:ascii="Times New Roman" w:hAnsi="Times New Roman"/>
                <w:sz w:val="18"/>
              </w:rPr>
              <w:t>单位：秒</w:t>
            </w:r>
          </w:p>
        </w:tc>
      </w:tr>
      <w:tr w14:paraId="63A4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39353175">
            <w:pPr>
              <w:pStyle w:val="125"/>
              <w:adjustRightInd w:val="0"/>
              <w:snapToGrid w:val="0"/>
              <w:rPr>
                <w:rFonts w:ascii="Times New Roman" w:hAnsi="Times New Roman"/>
                <w:sz w:val="18"/>
              </w:rPr>
            </w:pPr>
          </w:p>
        </w:tc>
        <w:tc>
          <w:tcPr>
            <w:tcW w:w="1134" w:type="dxa"/>
            <w:vAlign w:val="center"/>
          </w:tcPr>
          <w:p w14:paraId="0540D955">
            <w:pPr>
              <w:pStyle w:val="125"/>
              <w:adjustRightInd w:val="0"/>
              <w:snapToGrid w:val="0"/>
              <w:rPr>
                <w:rFonts w:ascii="Times New Roman" w:hAnsi="Times New Roman"/>
                <w:sz w:val="18"/>
              </w:rPr>
            </w:pPr>
            <w:r>
              <w:rPr>
                <w:rFonts w:ascii="Times New Roman" w:hAnsi="Times New Roman"/>
                <w:sz w:val="18"/>
              </w:rPr>
              <w:t>3</w:t>
            </w:r>
          </w:p>
        </w:tc>
        <w:tc>
          <w:tcPr>
            <w:tcW w:w="1276" w:type="dxa"/>
            <w:vAlign w:val="center"/>
          </w:tcPr>
          <w:p w14:paraId="06D31675">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3EBD96A6">
            <w:pPr>
              <w:pStyle w:val="125"/>
              <w:adjustRightInd w:val="0"/>
              <w:snapToGrid w:val="0"/>
              <w:rPr>
                <w:rFonts w:ascii="Times New Roman" w:hAnsi="Times New Roman"/>
                <w:sz w:val="18"/>
              </w:rPr>
            </w:pPr>
          </w:p>
        </w:tc>
        <w:tc>
          <w:tcPr>
            <w:tcW w:w="3188" w:type="dxa"/>
            <w:vMerge w:val="continue"/>
            <w:vAlign w:val="center"/>
          </w:tcPr>
          <w:p w14:paraId="66E78118">
            <w:pPr>
              <w:pStyle w:val="125"/>
              <w:adjustRightInd w:val="0"/>
              <w:snapToGrid w:val="0"/>
              <w:rPr>
                <w:rFonts w:ascii="Times New Roman" w:hAnsi="Times New Roman"/>
                <w:sz w:val="18"/>
              </w:rPr>
            </w:pPr>
          </w:p>
        </w:tc>
      </w:tr>
      <w:tr w14:paraId="7010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restart"/>
            <w:vAlign w:val="center"/>
          </w:tcPr>
          <w:p w14:paraId="39DEECD8">
            <w:pPr>
              <w:pStyle w:val="125"/>
              <w:adjustRightInd w:val="0"/>
              <w:snapToGrid w:val="0"/>
              <w:rPr>
                <w:rFonts w:ascii="Times New Roman" w:hAnsi="Times New Roman"/>
                <w:sz w:val="18"/>
              </w:rPr>
            </w:pPr>
            <w:r>
              <w:rPr>
                <w:rFonts w:ascii="Times New Roman" w:hAnsi="Times New Roman"/>
                <w:sz w:val="18"/>
              </w:rPr>
              <w:t>保留</w:t>
            </w:r>
          </w:p>
        </w:tc>
        <w:tc>
          <w:tcPr>
            <w:tcW w:w="1134" w:type="dxa"/>
            <w:vAlign w:val="center"/>
          </w:tcPr>
          <w:p w14:paraId="1EF803FB">
            <w:pPr>
              <w:pStyle w:val="125"/>
              <w:adjustRightInd w:val="0"/>
              <w:snapToGrid w:val="0"/>
              <w:rPr>
                <w:rFonts w:ascii="Times New Roman" w:hAnsi="Times New Roman"/>
                <w:sz w:val="18"/>
              </w:rPr>
            </w:pPr>
            <w:r>
              <w:rPr>
                <w:rFonts w:ascii="Times New Roman" w:hAnsi="Times New Roman"/>
                <w:sz w:val="18"/>
              </w:rPr>
              <w:t>4</w:t>
            </w:r>
          </w:p>
        </w:tc>
        <w:tc>
          <w:tcPr>
            <w:tcW w:w="1276" w:type="dxa"/>
            <w:vAlign w:val="center"/>
          </w:tcPr>
          <w:p w14:paraId="6BD3A29A">
            <w:pPr>
              <w:pStyle w:val="125"/>
              <w:adjustRightInd w:val="0"/>
              <w:snapToGrid w:val="0"/>
              <w:rPr>
                <w:rFonts w:ascii="Times New Roman" w:hAnsi="Times New Roman"/>
                <w:sz w:val="18"/>
              </w:rPr>
            </w:pPr>
            <w:r>
              <w:rPr>
                <w:rFonts w:ascii="Times New Roman" w:hAnsi="Times New Roman"/>
                <w:sz w:val="18"/>
              </w:rPr>
              <w:t>0-7</w:t>
            </w:r>
          </w:p>
        </w:tc>
        <w:tc>
          <w:tcPr>
            <w:tcW w:w="1206" w:type="dxa"/>
            <w:vMerge w:val="restart"/>
            <w:vAlign w:val="center"/>
          </w:tcPr>
          <w:p w14:paraId="42F22164">
            <w:pPr>
              <w:pStyle w:val="125"/>
              <w:adjustRightInd w:val="0"/>
              <w:snapToGrid w:val="0"/>
              <w:rPr>
                <w:rFonts w:ascii="Times New Roman" w:hAnsi="Times New Roman"/>
                <w:sz w:val="18"/>
              </w:rPr>
            </w:pPr>
            <w:r>
              <w:rPr>
                <w:rFonts w:ascii="Times New Roman" w:hAnsi="Times New Roman"/>
                <w:sz w:val="18"/>
              </w:rPr>
              <w:t>16</w:t>
            </w:r>
          </w:p>
        </w:tc>
        <w:tc>
          <w:tcPr>
            <w:tcW w:w="3188" w:type="dxa"/>
            <w:vMerge w:val="restart"/>
            <w:vAlign w:val="center"/>
          </w:tcPr>
          <w:p w14:paraId="12C342B0">
            <w:pPr>
              <w:pStyle w:val="125"/>
              <w:adjustRightInd w:val="0"/>
              <w:snapToGrid w:val="0"/>
              <w:rPr>
                <w:rFonts w:ascii="Times New Roman" w:hAnsi="Times New Roman"/>
                <w:sz w:val="18"/>
              </w:rPr>
            </w:pPr>
            <w:r>
              <w:rPr>
                <w:rFonts w:ascii="Times New Roman" w:hAnsi="Times New Roman"/>
                <w:sz w:val="18"/>
              </w:rPr>
              <w:t>保留</w:t>
            </w:r>
          </w:p>
        </w:tc>
      </w:tr>
      <w:tr w14:paraId="2E2E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0F18DFF9">
            <w:pPr>
              <w:pStyle w:val="125"/>
              <w:adjustRightInd w:val="0"/>
              <w:snapToGrid w:val="0"/>
              <w:rPr>
                <w:rFonts w:ascii="Times New Roman" w:hAnsi="Times New Roman"/>
                <w:sz w:val="18"/>
              </w:rPr>
            </w:pPr>
          </w:p>
        </w:tc>
        <w:tc>
          <w:tcPr>
            <w:tcW w:w="1134" w:type="dxa"/>
            <w:vAlign w:val="center"/>
          </w:tcPr>
          <w:p w14:paraId="3A78CB66">
            <w:pPr>
              <w:pStyle w:val="125"/>
              <w:adjustRightInd w:val="0"/>
              <w:snapToGrid w:val="0"/>
              <w:rPr>
                <w:rFonts w:ascii="Times New Roman" w:hAnsi="Times New Roman"/>
                <w:sz w:val="18"/>
              </w:rPr>
            </w:pPr>
            <w:r>
              <w:rPr>
                <w:rFonts w:ascii="Times New Roman" w:hAnsi="Times New Roman"/>
                <w:sz w:val="18"/>
              </w:rPr>
              <w:t>5</w:t>
            </w:r>
          </w:p>
        </w:tc>
        <w:tc>
          <w:tcPr>
            <w:tcW w:w="1276" w:type="dxa"/>
            <w:vAlign w:val="center"/>
          </w:tcPr>
          <w:p w14:paraId="7F4BA349">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1D9191E5">
            <w:pPr>
              <w:pStyle w:val="125"/>
              <w:adjustRightInd w:val="0"/>
              <w:snapToGrid w:val="0"/>
              <w:rPr>
                <w:rFonts w:ascii="Times New Roman" w:hAnsi="Times New Roman"/>
                <w:sz w:val="18"/>
              </w:rPr>
            </w:pPr>
          </w:p>
        </w:tc>
        <w:tc>
          <w:tcPr>
            <w:tcW w:w="3188" w:type="dxa"/>
            <w:vMerge w:val="continue"/>
            <w:vAlign w:val="center"/>
          </w:tcPr>
          <w:p w14:paraId="6E9BB0B4">
            <w:pPr>
              <w:pStyle w:val="125"/>
              <w:adjustRightInd w:val="0"/>
              <w:snapToGrid w:val="0"/>
              <w:rPr>
                <w:rFonts w:ascii="Times New Roman" w:hAnsi="Times New Roman"/>
                <w:sz w:val="18"/>
              </w:rPr>
            </w:pPr>
          </w:p>
        </w:tc>
      </w:tr>
      <w:tr w14:paraId="62FDD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restart"/>
            <w:vAlign w:val="center"/>
          </w:tcPr>
          <w:p w14:paraId="2CA9D9C5">
            <w:pPr>
              <w:pStyle w:val="125"/>
              <w:adjustRightInd w:val="0"/>
              <w:snapToGrid w:val="0"/>
              <w:rPr>
                <w:rFonts w:ascii="Times New Roman" w:hAnsi="Times New Roman"/>
                <w:sz w:val="18"/>
              </w:rPr>
            </w:pPr>
            <w:r>
              <w:rPr>
                <w:rFonts w:ascii="Times New Roman" w:hAnsi="Times New Roman"/>
                <w:sz w:val="18"/>
              </w:rPr>
              <w:t>路由评估剩余时间</w:t>
            </w:r>
          </w:p>
        </w:tc>
        <w:tc>
          <w:tcPr>
            <w:tcW w:w="1134" w:type="dxa"/>
            <w:vAlign w:val="center"/>
          </w:tcPr>
          <w:p w14:paraId="7A6B5784">
            <w:pPr>
              <w:pStyle w:val="125"/>
              <w:adjustRightInd w:val="0"/>
              <w:snapToGrid w:val="0"/>
              <w:rPr>
                <w:rFonts w:ascii="Times New Roman" w:hAnsi="Times New Roman"/>
                <w:sz w:val="18"/>
              </w:rPr>
            </w:pPr>
            <w:r>
              <w:rPr>
                <w:rFonts w:ascii="Times New Roman" w:hAnsi="Times New Roman"/>
                <w:sz w:val="18"/>
              </w:rPr>
              <w:t>6</w:t>
            </w:r>
          </w:p>
        </w:tc>
        <w:tc>
          <w:tcPr>
            <w:tcW w:w="1276" w:type="dxa"/>
            <w:vAlign w:val="center"/>
          </w:tcPr>
          <w:p w14:paraId="3352D57A">
            <w:pPr>
              <w:pStyle w:val="125"/>
              <w:adjustRightInd w:val="0"/>
              <w:snapToGrid w:val="0"/>
              <w:rPr>
                <w:rFonts w:ascii="Times New Roman" w:hAnsi="Times New Roman"/>
                <w:sz w:val="18"/>
              </w:rPr>
            </w:pPr>
            <w:r>
              <w:rPr>
                <w:rFonts w:ascii="Times New Roman" w:hAnsi="Times New Roman"/>
                <w:sz w:val="18"/>
              </w:rPr>
              <w:t>0-7</w:t>
            </w:r>
          </w:p>
        </w:tc>
        <w:tc>
          <w:tcPr>
            <w:tcW w:w="1206" w:type="dxa"/>
            <w:vMerge w:val="restart"/>
            <w:vAlign w:val="center"/>
          </w:tcPr>
          <w:p w14:paraId="03E04098">
            <w:pPr>
              <w:pStyle w:val="125"/>
              <w:adjustRightInd w:val="0"/>
              <w:snapToGrid w:val="0"/>
              <w:rPr>
                <w:rFonts w:ascii="Times New Roman" w:hAnsi="Times New Roman"/>
                <w:sz w:val="18"/>
              </w:rPr>
            </w:pPr>
            <w:r>
              <w:rPr>
                <w:rFonts w:ascii="Times New Roman" w:hAnsi="Times New Roman"/>
                <w:sz w:val="18"/>
              </w:rPr>
              <w:t>16</w:t>
            </w:r>
          </w:p>
        </w:tc>
        <w:tc>
          <w:tcPr>
            <w:tcW w:w="3188" w:type="dxa"/>
            <w:vMerge w:val="restart"/>
            <w:vAlign w:val="center"/>
          </w:tcPr>
          <w:p w14:paraId="2AF7E3FE">
            <w:pPr>
              <w:pStyle w:val="125"/>
              <w:adjustRightInd w:val="0"/>
              <w:snapToGrid w:val="0"/>
              <w:rPr>
                <w:rFonts w:ascii="Times New Roman" w:hAnsi="Times New Roman"/>
                <w:sz w:val="18"/>
              </w:rPr>
            </w:pPr>
            <w:r>
              <w:rPr>
                <w:rFonts w:ascii="Times New Roman" w:hAnsi="Times New Roman"/>
                <w:sz w:val="18"/>
              </w:rPr>
              <w:t>距离下次路由评估的剩余时间。</w:t>
            </w:r>
          </w:p>
          <w:p w14:paraId="7E091A44">
            <w:pPr>
              <w:pStyle w:val="125"/>
              <w:adjustRightInd w:val="0"/>
              <w:snapToGrid w:val="0"/>
              <w:rPr>
                <w:rFonts w:ascii="Times New Roman" w:hAnsi="Times New Roman"/>
                <w:sz w:val="18"/>
              </w:rPr>
            </w:pPr>
            <w:r>
              <w:rPr>
                <w:rFonts w:ascii="Times New Roman" w:hAnsi="Times New Roman"/>
                <w:sz w:val="18"/>
              </w:rPr>
              <w:t>单位：秒</w:t>
            </w:r>
          </w:p>
        </w:tc>
      </w:tr>
      <w:tr w14:paraId="7214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3E667DD3">
            <w:pPr>
              <w:pStyle w:val="125"/>
              <w:adjustRightInd w:val="0"/>
              <w:snapToGrid w:val="0"/>
              <w:rPr>
                <w:rFonts w:ascii="Times New Roman" w:hAnsi="Times New Roman"/>
                <w:sz w:val="18"/>
              </w:rPr>
            </w:pPr>
          </w:p>
        </w:tc>
        <w:tc>
          <w:tcPr>
            <w:tcW w:w="1134" w:type="dxa"/>
            <w:vAlign w:val="center"/>
          </w:tcPr>
          <w:p w14:paraId="063A7972">
            <w:pPr>
              <w:pStyle w:val="125"/>
              <w:adjustRightInd w:val="0"/>
              <w:snapToGrid w:val="0"/>
              <w:rPr>
                <w:rFonts w:ascii="Times New Roman" w:hAnsi="Times New Roman"/>
                <w:sz w:val="18"/>
              </w:rPr>
            </w:pPr>
            <w:r>
              <w:rPr>
                <w:rFonts w:ascii="Times New Roman" w:hAnsi="Times New Roman"/>
                <w:sz w:val="18"/>
              </w:rPr>
              <w:t>7</w:t>
            </w:r>
          </w:p>
        </w:tc>
        <w:tc>
          <w:tcPr>
            <w:tcW w:w="1276" w:type="dxa"/>
            <w:vAlign w:val="center"/>
          </w:tcPr>
          <w:p w14:paraId="3029044E">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0C9F14E4">
            <w:pPr>
              <w:pStyle w:val="125"/>
              <w:adjustRightInd w:val="0"/>
              <w:snapToGrid w:val="0"/>
              <w:rPr>
                <w:rFonts w:ascii="Times New Roman" w:hAnsi="Times New Roman"/>
                <w:sz w:val="18"/>
              </w:rPr>
            </w:pPr>
          </w:p>
        </w:tc>
        <w:tc>
          <w:tcPr>
            <w:tcW w:w="3188" w:type="dxa"/>
            <w:vMerge w:val="continue"/>
            <w:vAlign w:val="center"/>
          </w:tcPr>
          <w:p w14:paraId="3E8E02A5">
            <w:pPr>
              <w:pStyle w:val="125"/>
              <w:adjustRightInd w:val="0"/>
              <w:snapToGrid w:val="0"/>
              <w:rPr>
                <w:rFonts w:ascii="Times New Roman" w:hAnsi="Times New Roman"/>
                <w:sz w:val="18"/>
              </w:rPr>
            </w:pPr>
          </w:p>
        </w:tc>
      </w:tr>
      <w:tr w14:paraId="4F69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Align w:val="center"/>
          </w:tcPr>
          <w:p w14:paraId="32157347">
            <w:pPr>
              <w:pStyle w:val="125"/>
              <w:adjustRightInd w:val="0"/>
              <w:snapToGrid w:val="0"/>
              <w:rPr>
                <w:rFonts w:ascii="Times New Roman" w:hAnsi="Times New Roman"/>
                <w:sz w:val="18"/>
              </w:rPr>
            </w:pPr>
            <w:r>
              <w:rPr>
                <w:rFonts w:ascii="Times New Roman" w:hAnsi="Times New Roman"/>
                <w:sz w:val="18"/>
              </w:rPr>
              <w:t>保留</w:t>
            </w:r>
          </w:p>
        </w:tc>
        <w:tc>
          <w:tcPr>
            <w:tcW w:w="1134" w:type="dxa"/>
            <w:vAlign w:val="center"/>
          </w:tcPr>
          <w:p w14:paraId="2C5111CE">
            <w:pPr>
              <w:pStyle w:val="125"/>
              <w:adjustRightInd w:val="0"/>
              <w:snapToGrid w:val="0"/>
              <w:rPr>
                <w:rFonts w:ascii="Times New Roman" w:hAnsi="Times New Roman"/>
                <w:sz w:val="18"/>
              </w:rPr>
            </w:pPr>
            <w:r>
              <w:rPr>
                <w:rFonts w:ascii="Times New Roman" w:hAnsi="Times New Roman"/>
                <w:sz w:val="18"/>
              </w:rPr>
              <w:t>8</w:t>
            </w:r>
            <w:r>
              <w:rPr>
                <w:rFonts w:hint="eastAsia" w:ascii="Times New Roman" w:hAnsi="Times New Roman"/>
                <w:sz w:val="18"/>
              </w:rPr>
              <w:t>-</w:t>
            </w:r>
            <w:r>
              <w:rPr>
                <w:rFonts w:ascii="Times New Roman" w:hAnsi="Times New Roman"/>
                <w:sz w:val="18"/>
              </w:rPr>
              <w:t>27</w:t>
            </w:r>
          </w:p>
        </w:tc>
        <w:tc>
          <w:tcPr>
            <w:tcW w:w="1276" w:type="dxa"/>
            <w:vAlign w:val="center"/>
          </w:tcPr>
          <w:p w14:paraId="5782FB84">
            <w:pPr>
              <w:pStyle w:val="125"/>
              <w:adjustRightInd w:val="0"/>
              <w:snapToGrid w:val="0"/>
              <w:rPr>
                <w:rFonts w:ascii="Times New Roman" w:hAnsi="Times New Roman"/>
                <w:sz w:val="18"/>
              </w:rPr>
            </w:pPr>
            <w:r>
              <w:rPr>
                <w:rFonts w:ascii="Times New Roman" w:hAnsi="Times New Roman"/>
                <w:sz w:val="18"/>
              </w:rPr>
              <w:t>0-7</w:t>
            </w:r>
          </w:p>
        </w:tc>
        <w:tc>
          <w:tcPr>
            <w:tcW w:w="1206" w:type="dxa"/>
            <w:vAlign w:val="center"/>
          </w:tcPr>
          <w:p w14:paraId="6E0BC672">
            <w:pPr>
              <w:pStyle w:val="125"/>
              <w:adjustRightInd w:val="0"/>
              <w:snapToGrid w:val="0"/>
              <w:rPr>
                <w:rFonts w:ascii="Times New Roman" w:hAnsi="Times New Roman"/>
                <w:sz w:val="18"/>
              </w:rPr>
            </w:pPr>
            <w:r>
              <w:rPr>
                <w:rFonts w:ascii="Times New Roman" w:hAnsi="Times New Roman"/>
                <w:sz w:val="18"/>
              </w:rPr>
              <w:t>160</w:t>
            </w:r>
          </w:p>
        </w:tc>
        <w:tc>
          <w:tcPr>
            <w:tcW w:w="3188" w:type="dxa"/>
            <w:vAlign w:val="center"/>
          </w:tcPr>
          <w:p w14:paraId="092FA43E">
            <w:pPr>
              <w:pStyle w:val="125"/>
              <w:adjustRightInd w:val="0"/>
              <w:snapToGrid w:val="0"/>
              <w:rPr>
                <w:rFonts w:ascii="Times New Roman" w:hAnsi="Times New Roman"/>
                <w:sz w:val="18"/>
              </w:rPr>
            </w:pPr>
            <w:r>
              <w:rPr>
                <w:rFonts w:ascii="Times New Roman" w:hAnsi="Times New Roman"/>
                <w:sz w:val="18"/>
              </w:rPr>
              <w:t>保留</w:t>
            </w:r>
          </w:p>
        </w:tc>
      </w:tr>
      <w:tr w14:paraId="220C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restart"/>
            <w:vAlign w:val="center"/>
          </w:tcPr>
          <w:p w14:paraId="41A03B87">
            <w:pPr>
              <w:pStyle w:val="125"/>
              <w:adjustRightInd w:val="0"/>
              <w:snapToGrid w:val="0"/>
              <w:rPr>
                <w:rFonts w:ascii="Times New Roman" w:hAnsi="Times New Roman"/>
                <w:sz w:val="18"/>
              </w:rPr>
            </w:pPr>
            <w:r>
              <w:rPr>
                <w:rFonts w:ascii="Times New Roman" w:hAnsi="Times New Roman"/>
                <w:sz w:val="18"/>
              </w:rPr>
              <w:t>CCO MAC地址</w:t>
            </w:r>
          </w:p>
        </w:tc>
        <w:tc>
          <w:tcPr>
            <w:tcW w:w="1134" w:type="dxa"/>
            <w:vAlign w:val="center"/>
          </w:tcPr>
          <w:p w14:paraId="3088DEF4">
            <w:pPr>
              <w:pStyle w:val="125"/>
              <w:adjustRightInd w:val="0"/>
              <w:snapToGrid w:val="0"/>
              <w:rPr>
                <w:rFonts w:ascii="Times New Roman" w:hAnsi="Times New Roman"/>
                <w:sz w:val="18"/>
              </w:rPr>
            </w:pPr>
            <w:r>
              <w:rPr>
                <w:rFonts w:ascii="Times New Roman" w:hAnsi="Times New Roman"/>
                <w:sz w:val="18"/>
              </w:rPr>
              <w:t>28</w:t>
            </w:r>
          </w:p>
        </w:tc>
        <w:tc>
          <w:tcPr>
            <w:tcW w:w="1276" w:type="dxa"/>
            <w:vAlign w:val="center"/>
          </w:tcPr>
          <w:p w14:paraId="5CAD8669">
            <w:pPr>
              <w:pStyle w:val="125"/>
              <w:adjustRightInd w:val="0"/>
              <w:snapToGrid w:val="0"/>
              <w:rPr>
                <w:rFonts w:ascii="Times New Roman" w:hAnsi="Times New Roman"/>
                <w:sz w:val="18"/>
              </w:rPr>
            </w:pPr>
            <w:r>
              <w:rPr>
                <w:rFonts w:ascii="Times New Roman" w:hAnsi="Times New Roman"/>
                <w:sz w:val="18"/>
              </w:rPr>
              <w:t>0-7</w:t>
            </w:r>
          </w:p>
        </w:tc>
        <w:tc>
          <w:tcPr>
            <w:tcW w:w="1206" w:type="dxa"/>
            <w:vMerge w:val="restart"/>
            <w:vAlign w:val="center"/>
          </w:tcPr>
          <w:p w14:paraId="49A7373A">
            <w:pPr>
              <w:pStyle w:val="125"/>
              <w:adjustRightInd w:val="0"/>
              <w:snapToGrid w:val="0"/>
              <w:rPr>
                <w:rFonts w:ascii="Times New Roman" w:hAnsi="Times New Roman"/>
                <w:sz w:val="18"/>
              </w:rPr>
            </w:pPr>
            <w:r>
              <w:rPr>
                <w:rFonts w:ascii="Times New Roman" w:hAnsi="Times New Roman"/>
                <w:sz w:val="18"/>
              </w:rPr>
              <w:t>48</w:t>
            </w:r>
          </w:p>
        </w:tc>
        <w:tc>
          <w:tcPr>
            <w:tcW w:w="3188" w:type="dxa"/>
            <w:vMerge w:val="restart"/>
            <w:vAlign w:val="center"/>
          </w:tcPr>
          <w:p w14:paraId="041A80D3">
            <w:pPr>
              <w:pStyle w:val="125"/>
              <w:adjustRightInd w:val="0"/>
              <w:snapToGrid w:val="0"/>
              <w:rPr>
                <w:rFonts w:ascii="Times New Roman" w:hAnsi="Times New Roman"/>
                <w:sz w:val="18"/>
              </w:rPr>
            </w:pPr>
            <w:r>
              <w:rPr>
                <w:rFonts w:ascii="Times New Roman" w:hAnsi="Times New Roman"/>
                <w:sz w:val="18"/>
              </w:rPr>
              <w:t>本网络CCO的MAC地址</w:t>
            </w:r>
          </w:p>
        </w:tc>
      </w:tr>
      <w:tr w14:paraId="4B82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4AF1C4F8"/>
        </w:tc>
        <w:tc>
          <w:tcPr>
            <w:tcW w:w="1134" w:type="dxa"/>
            <w:vAlign w:val="center"/>
          </w:tcPr>
          <w:p w14:paraId="27EE5A68">
            <w:pPr>
              <w:pStyle w:val="125"/>
              <w:adjustRightInd w:val="0"/>
              <w:snapToGrid w:val="0"/>
              <w:rPr>
                <w:rFonts w:ascii="Times New Roman" w:hAnsi="Times New Roman"/>
                <w:sz w:val="18"/>
              </w:rPr>
            </w:pPr>
            <w:r>
              <w:rPr>
                <w:rFonts w:ascii="Times New Roman" w:hAnsi="Times New Roman"/>
                <w:sz w:val="18"/>
              </w:rPr>
              <w:t>29</w:t>
            </w:r>
          </w:p>
        </w:tc>
        <w:tc>
          <w:tcPr>
            <w:tcW w:w="1276" w:type="dxa"/>
            <w:vAlign w:val="center"/>
          </w:tcPr>
          <w:p w14:paraId="0229D7A3">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51D27FDA"/>
        </w:tc>
        <w:tc>
          <w:tcPr>
            <w:tcW w:w="3188" w:type="dxa"/>
            <w:vMerge w:val="continue"/>
            <w:vAlign w:val="center"/>
          </w:tcPr>
          <w:p w14:paraId="415CBC87"/>
        </w:tc>
      </w:tr>
      <w:tr w14:paraId="282B4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6F4F5A10"/>
        </w:tc>
        <w:tc>
          <w:tcPr>
            <w:tcW w:w="1134" w:type="dxa"/>
            <w:vAlign w:val="center"/>
          </w:tcPr>
          <w:p w14:paraId="5FF7CAA2">
            <w:pPr>
              <w:pStyle w:val="125"/>
              <w:adjustRightInd w:val="0"/>
              <w:snapToGrid w:val="0"/>
              <w:rPr>
                <w:rFonts w:ascii="Times New Roman" w:hAnsi="Times New Roman"/>
                <w:sz w:val="18"/>
              </w:rPr>
            </w:pPr>
            <w:r>
              <w:rPr>
                <w:rFonts w:ascii="Times New Roman" w:hAnsi="Times New Roman"/>
                <w:sz w:val="18"/>
              </w:rPr>
              <w:t>30</w:t>
            </w:r>
          </w:p>
        </w:tc>
        <w:tc>
          <w:tcPr>
            <w:tcW w:w="1276" w:type="dxa"/>
            <w:vAlign w:val="center"/>
          </w:tcPr>
          <w:p w14:paraId="17A337D4">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10678F84"/>
        </w:tc>
        <w:tc>
          <w:tcPr>
            <w:tcW w:w="3188" w:type="dxa"/>
            <w:vMerge w:val="continue"/>
            <w:vAlign w:val="center"/>
          </w:tcPr>
          <w:p w14:paraId="217AF85C"/>
        </w:tc>
      </w:tr>
      <w:tr w14:paraId="1DB1C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5C0482A4"/>
        </w:tc>
        <w:tc>
          <w:tcPr>
            <w:tcW w:w="1134" w:type="dxa"/>
            <w:vAlign w:val="center"/>
          </w:tcPr>
          <w:p w14:paraId="2DE2ECA4">
            <w:pPr>
              <w:pStyle w:val="125"/>
              <w:adjustRightInd w:val="0"/>
              <w:snapToGrid w:val="0"/>
              <w:rPr>
                <w:rFonts w:ascii="Times New Roman" w:hAnsi="Times New Roman"/>
                <w:sz w:val="18"/>
              </w:rPr>
            </w:pPr>
            <w:r>
              <w:rPr>
                <w:rFonts w:ascii="Times New Roman" w:hAnsi="Times New Roman"/>
                <w:sz w:val="18"/>
              </w:rPr>
              <w:t>31</w:t>
            </w:r>
          </w:p>
        </w:tc>
        <w:tc>
          <w:tcPr>
            <w:tcW w:w="1276" w:type="dxa"/>
            <w:vAlign w:val="center"/>
          </w:tcPr>
          <w:p w14:paraId="2C5AAF61">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72EEF960"/>
        </w:tc>
        <w:tc>
          <w:tcPr>
            <w:tcW w:w="3188" w:type="dxa"/>
            <w:vMerge w:val="continue"/>
            <w:vAlign w:val="center"/>
          </w:tcPr>
          <w:p w14:paraId="3BAF1328"/>
        </w:tc>
      </w:tr>
      <w:tr w14:paraId="5E6E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5A0877AC"/>
        </w:tc>
        <w:tc>
          <w:tcPr>
            <w:tcW w:w="1134" w:type="dxa"/>
            <w:vAlign w:val="center"/>
          </w:tcPr>
          <w:p w14:paraId="4040DF91">
            <w:pPr>
              <w:pStyle w:val="125"/>
              <w:adjustRightInd w:val="0"/>
              <w:snapToGrid w:val="0"/>
              <w:rPr>
                <w:rFonts w:ascii="Times New Roman" w:hAnsi="Times New Roman"/>
                <w:sz w:val="18"/>
              </w:rPr>
            </w:pPr>
            <w:r>
              <w:rPr>
                <w:rFonts w:ascii="Times New Roman" w:hAnsi="Times New Roman"/>
                <w:sz w:val="18"/>
              </w:rPr>
              <w:t>32</w:t>
            </w:r>
          </w:p>
        </w:tc>
        <w:tc>
          <w:tcPr>
            <w:tcW w:w="1276" w:type="dxa"/>
            <w:vAlign w:val="center"/>
          </w:tcPr>
          <w:p w14:paraId="71C07B5D">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47480F9B"/>
        </w:tc>
        <w:tc>
          <w:tcPr>
            <w:tcW w:w="3188" w:type="dxa"/>
            <w:vMerge w:val="continue"/>
            <w:vAlign w:val="center"/>
          </w:tcPr>
          <w:p w14:paraId="1CA8DFBE"/>
        </w:tc>
      </w:tr>
      <w:tr w14:paraId="7EE46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vMerge w:val="continue"/>
            <w:vAlign w:val="center"/>
          </w:tcPr>
          <w:p w14:paraId="4487BD28"/>
        </w:tc>
        <w:tc>
          <w:tcPr>
            <w:tcW w:w="1134" w:type="dxa"/>
            <w:vAlign w:val="center"/>
          </w:tcPr>
          <w:p w14:paraId="222B0DD1">
            <w:pPr>
              <w:pStyle w:val="125"/>
              <w:adjustRightInd w:val="0"/>
              <w:snapToGrid w:val="0"/>
              <w:rPr>
                <w:rFonts w:ascii="Times New Roman" w:hAnsi="Times New Roman"/>
                <w:sz w:val="18"/>
              </w:rPr>
            </w:pPr>
            <w:r>
              <w:rPr>
                <w:rFonts w:ascii="Times New Roman" w:hAnsi="Times New Roman"/>
                <w:sz w:val="18"/>
              </w:rPr>
              <w:t>33</w:t>
            </w:r>
          </w:p>
        </w:tc>
        <w:tc>
          <w:tcPr>
            <w:tcW w:w="1276" w:type="dxa"/>
            <w:vAlign w:val="center"/>
          </w:tcPr>
          <w:p w14:paraId="78FBD8E0">
            <w:pPr>
              <w:pStyle w:val="125"/>
              <w:adjustRightInd w:val="0"/>
              <w:snapToGrid w:val="0"/>
              <w:rPr>
                <w:rFonts w:ascii="Times New Roman" w:hAnsi="Times New Roman"/>
                <w:sz w:val="18"/>
              </w:rPr>
            </w:pPr>
            <w:r>
              <w:rPr>
                <w:rFonts w:ascii="Times New Roman" w:hAnsi="Times New Roman"/>
                <w:sz w:val="18"/>
              </w:rPr>
              <w:t>0-7</w:t>
            </w:r>
          </w:p>
        </w:tc>
        <w:tc>
          <w:tcPr>
            <w:tcW w:w="1206" w:type="dxa"/>
            <w:vMerge w:val="continue"/>
            <w:vAlign w:val="center"/>
          </w:tcPr>
          <w:p w14:paraId="52F58604"/>
        </w:tc>
        <w:tc>
          <w:tcPr>
            <w:tcW w:w="3188" w:type="dxa"/>
            <w:vMerge w:val="continue"/>
            <w:vAlign w:val="center"/>
          </w:tcPr>
          <w:p w14:paraId="16FF0FBB"/>
        </w:tc>
      </w:tr>
    </w:tbl>
    <w:p w14:paraId="7B82A123">
      <w:pPr>
        <w:pStyle w:val="105"/>
        <w:numPr>
          <w:ilvl w:val="0"/>
          <w:numId w:val="0"/>
        </w:numPr>
        <w:ind w:left="833" w:hanging="408"/>
        <w:rPr>
          <w:rFonts w:ascii="Times New Roman"/>
        </w:rPr>
      </w:pPr>
    </w:p>
    <w:p w14:paraId="490BE156">
      <w:pPr>
        <w:pStyle w:val="150"/>
      </w:pPr>
      <w:r>
        <w:t xml:space="preserve">频段通知条目 </w:t>
      </w:r>
    </w:p>
    <w:p w14:paraId="06FFC3ED">
      <w:pPr>
        <w:pStyle w:val="50"/>
      </w:pPr>
      <w:r>
        <w:t>频段通知条目的格式如</w:t>
      </w:r>
      <w:r>
        <w:fldChar w:fldCharType="begin"/>
      </w:r>
      <w:r>
        <w:instrText xml:space="preserve"> REF _Ref56764834 \h  \* MERGEFORMAT </w:instrText>
      </w:r>
      <w:r>
        <w:fldChar w:fldCharType="separate"/>
      </w:r>
      <w:r>
        <w:t>表 67</w:t>
      </w:r>
      <w:r>
        <w:fldChar w:fldCharType="end"/>
      </w:r>
      <w:r>
        <w:t>所示。</w:t>
      </w:r>
    </w:p>
    <w:p w14:paraId="62EF975E">
      <w:pPr>
        <w:pStyle w:val="10"/>
      </w:pPr>
      <w:bookmarkStart w:id="890" w:name="_Ref56764834"/>
      <w:bookmarkStart w:id="891" w:name="_Ref433384292"/>
      <w:r>
        <w:t xml:space="preserve">表 </w:t>
      </w:r>
      <w:r>
        <w:fldChar w:fldCharType="begin"/>
      </w:r>
      <w:r>
        <w:instrText xml:space="preserve"> SEQ 表 \* ARABIC </w:instrText>
      </w:r>
      <w:r>
        <w:fldChar w:fldCharType="separate"/>
      </w:r>
      <w:r>
        <w:t>67</w:t>
      </w:r>
      <w:r>
        <w:fldChar w:fldCharType="end"/>
      </w:r>
      <w:bookmarkEnd w:id="890"/>
      <w:r>
        <w:rPr>
          <w:rFonts w:hint="eastAsia"/>
        </w:rPr>
        <w:t xml:space="preserve"> </w:t>
      </w:r>
      <w:r>
        <w:t>频段通知条目</w:t>
      </w:r>
      <w:bookmarkEnd w:id="89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179"/>
        <w:gridCol w:w="1222"/>
        <w:gridCol w:w="1179"/>
        <w:gridCol w:w="3230"/>
      </w:tblGrid>
      <w:tr w14:paraId="7CEBF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6C995F84">
            <w:pPr>
              <w:pStyle w:val="125"/>
              <w:adjustRightInd w:val="0"/>
              <w:snapToGrid w:val="0"/>
              <w:rPr>
                <w:rFonts w:ascii="Times New Roman" w:hAnsi="Times New Roman"/>
                <w:sz w:val="18"/>
              </w:rPr>
            </w:pPr>
            <w:r>
              <w:rPr>
                <w:rFonts w:ascii="Times New Roman" w:hAnsi="Times New Roman"/>
                <w:sz w:val="18"/>
              </w:rPr>
              <w:t>字段</w:t>
            </w:r>
          </w:p>
        </w:tc>
        <w:tc>
          <w:tcPr>
            <w:tcW w:w="1179" w:type="dxa"/>
            <w:vAlign w:val="center"/>
          </w:tcPr>
          <w:p w14:paraId="5D44553E">
            <w:pPr>
              <w:pStyle w:val="125"/>
              <w:adjustRightInd w:val="0"/>
              <w:snapToGrid w:val="0"/>
              <w:rPr>
                <w:rFonts w:ascii="Times New Roman" w:hAnsi="Times New Roman"/>
                <w:sz w:val="18"/>
              </w:rPr>
            </w:pPr>
            <w:r>
              <w:rPr>
                <w:rFonts w:ascii="Times New Roman" w:hAnsi="Times New Roman"/>
                <w:sz w:val="18"/>
              </w:rPr>
              <w:t>字节号</w:t>
            </w:r>
          </w:p>
        </w:tc>
        <w:tc>
          <w:tcPr>
            <w:tcW w:w="1222" w:type="dxa"/>
            <w:vAlign w:val="center"/>
          </w:tcPr>
          <w:p w14:paraId="083BB1FC">
            <w:pPr>
              <w:pStyle w:val="125"/>
              <w:adjustRightInd w:val="0"/>
              <w:snapToGrid w:val="0"/>
              <w:rPr>
                <w:rFonts w:ascii="Times New Roman" w:hAnsi="Times New Roman"/>
                <w:sz w:val="18"/>
              </w:rPr>
            </w:pPr>
            <w:r>
              <w:rPr>
                <w:rFonts w:ascii="Times New Roman" w:hAnsi="Times New Roman"/>
                <w:sz w:val="18"/>
              </w:rPr>
              <w:t>比特位</w:t>
            </w:r>
          </w:p>
        </w:tc>
        <w:tc>
          <w:tcPr>
            <w:tcW w:w="1179" w:type="dxa"/>
            <w:vAlign w:val="center"/>
          </w:tcPr>
          <w:p w14:paraId="151F066B">
            <w:pPr>
              <w:pStyle w:val="125"/>
              <w:adjustRightInd w:val="0"/>
              <w:snapToGrid w:val="0"/>
              <w:rPr>
                <w:rFonts w:ascii="Times New Roman" w:hAnsi="Times New Roman"/>
                <w:sz w:val="18"/>
              </w:rPr>
            </w:pPr>
            <w:r>
              <w:rPr>
                <w:rFonts w:ascii="Times New Roman" w:hAnsi="Times New Roman"/>
                <w:sz w:val="18"/>
              </w:rPr>
              <w:t>字段大小（比特）</w:t>
            </w:r>
          </w:p>
        </w:tc>
        <w:tc>
          <w:tcPr>
            <w:tcW w:w="3230" w:type="dxa"/>
            <w:vAlign w:val="center"/>
          </w:tcPr>
          <w:p w14:paraId="027B72C6">
            <w:pPr>
              <w:pStyle w:val="125"/>
              <w:adjustRightInd w:val="0"/>
              <w:snapToGrid w:val="0"/>
              <w:rPr>
                <w:rFonts w:ascii="Times New Roman" w:hAnsi="Times New Roman"/>
                <w:sz w:val="18"/>
              </w:rPr>
            </w:pPr>
            <w:r>
              <w:rPr>
                <w:rFonts w:ascii="Times New Roman" w:hAnsi="Times New Roman"/>
                <w:sz w:val="18"/>
              </w:rPr>
              <w:t>定义说明</w:t>
            </w:r>
          </w:p>
        </w:tc>
      </w:tr>
      <w:tr w14:paraId="577CC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72EEA457">
            <w:pPr>
              <w:pStyle w:val="125"/>
              <w:adjustRightInd w:val="0"/>
              <w:snapToGrid w:val="0"/>
              <w:rPr>
                <w:rFonts w:ascii="Times New Roman" w:hAnsi="Times New Roman"/>
                <w:sz w:val="18"/>
              </w:rPr>
            </w:pPr>
            <w:r>
              <w:rPr>
                <w:rFonts w:ascii="Times New Roman" w:hAnsi="Times New Roman"/>
                <w:sz w:val="18"/>
              </w:rPr>
              <w:t>频段通知条目头</w:t>
            </w:r>
          </w:p>
        </w:tc>
        <w:tc>
          <w:tcPr>
            <w:tcW w:w="1179" w:type="dxa"/>
            <w:vAlign w:val="center"/>
          </w:tcPr>
          <w:p w14:paraId="21FCD1D4">
            <w:pPr>
              <w:pStyle w:val="125"/>
              <w:adjustRightInd w:val="0"/>
              <w:snapToGrid w:val="0"/>
              <w:rPr>
                <w:rFonts w:ascii="Times New Roman" w:hAnsi="Times New Roman"/>
                <w:sz w:val="18"/>
              </w:rPr>
            </w:pPr>
            <w:r>
              <w:rPr>
                <w:rFonts w:ascii="Times New Roman" w:hAnsi="Times New Roman"/>
                <w:sz w:val="18"/>
              </w:rPr>
              <w:t>0</w:t>
            </w:r>
          </w:p>
        </w:tc>
        <w:tc>
          <w:tcPr>
            <w:tcW w:w="1222" w:type="dxa"/>
            <w:vAlign w:val="center"/>
          </w:tcPr>
          <w:p w14:paraId="3FB837B5">
            <w:pPr>
              <w:pStyle w:val="125"/>
              <w:adjustRightInd w:val="0"/>
              <w:snapToGrid w:val="0"/>
              <w:rPr>
                <w:rFonts w:ascii="Times New Roman" w:hAnsi="Times New Roman"/>
                <w:sz w:val="18"/>
              </w:rPr>
            </w:pPr>
            <w:r>
              <w:rPr>
                <w:rFonts w:ascii="Times New Roman" w:hAnsi="Times New Roman"/>
                <w:sz w:val="18"/>
              </w:rPr>
              <w:t>0-7</w:t>
            </w:r>
          </w:p>
        </w:tc>
        <w:tc>
          <w:tcPr>
            <w:tcW w:w="1179" w:type="dxa"/>
            <w:vAlign w:val="center"/>
          </w:tcPr>
          <w:p w14:paraId="03058815">
            <w:pPr>
              <w:pStyle w:val="125"/>
              <w:adjustRightInd w:val="0"/>
              <w:snapToGrid w:val="0"/>
              <w:rPr>
                <w:rFonts w:ascii="Times New Roman" w:hAnsi="Times New Roman"/>
                <w:sz w:val="18"/>
              </w:rPr>
            </w:pPr>
            <w:r>
              <w:rPr>
                <w:rFonts w:ascii="Times New Roman" w:hAnsi="Times New Roman"/>
                <w:sz w:val="18"/>
              </w:rPr>
              <w:t>8</w:t>
            </w:r>
          </w:p>
        </w:tc>
        <w:tc>
          <w:tcPr>
            <w:tcW w:w="3230" w:type="dxa"/>
            <w:vAlign w:val="center"/>
          </w:tcPr>
          <w:p w14:paraId="48BF324F">
            <w:pPr>
              <w:pStyle w:val="125"/>
              <w:adjustRightInd w:val="0"/>
              <w:snapToGrid w:val="0"/>
              <w:rPr>
                <w:rFonts w:ascii="Times New Roman" w:hAnsi="Times New Roman"/>
                <w:sz w:val="18"/>
              </w:rPr>
            </w:pPr>
            <w:r>
              <w:rPr>
                <w:rFonts w:ascii="Times New Roman" w:hAnsi="Times New Roman"/>
                <w:sz w:val="18"/>
              </w:rPr>
              <w:t>0x07</w:t>
            </w:r>
          </w:p>
        </w:tc>
      </w:tr>
      <w:tr w14:paraId="014CD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68D37609">
            <w:pPr>
              <w:pStyle w:val="125"/>
              <w:adjustRightInd w:val="0"/>
              <w:snapToGrid w:val="0"/>
              <w:rPr>
                <w:rFonts w:ascii="Times New Roman" w:hAnsi="Times New Roman"/>
                <w:sz w:val="18"/>
              </w:rPr>
            </w:pPr>
            <w:r>
              <w:rPr>
                <w:rFonts w:ascii="Times New Roman" w:hAnsi="Times New Roman"/>
                <w:sz w:val="18"/>
              </w:rPr>
              <w:t>频段通知条目长度</w:t>
            </w:r>
          </w:p>
        </w:tc>
        <w:tc>
          <w:tcPr>
            <w:tcW w:w="1179" w:type="dxa"/>
            <w:vAlign w:val="center"/>
          </w:tcPr>
          <w:p w14:paraId="0F00687A">
            <w:pPr>
              <w:pStyle w:val="125"/>
              <w:adjustRightInd w:val="0"/>
              <w:snapToGrid w:val="0"/>
              <w:rPr>
                <w:rFonts w:ascii="Times New Roman" w:hAnsi="Times New Roman"/>
                <w:sz w:val="18"/>
              </w:rPr>
            </w:pPr>
            <w:r>
              <w:rPr>
                <w:rFonts w:ascii="Times New Roman" w:hAnsi="Times New Roman"/>
                <w:sz w:val="18"/>
              </w:rPr>
              <w:t>1</w:t>
            </w:r>
          </w:p>
        </w:tc>
        <w:tc>
          <w:tcPr>
            <w:tcW w:w="1222" w:type="dxa"/>
            <w:vAlign w:val="center"/>
          </w:tcPr>
          <w:p w14:paraId="3038FDFE">
            <w:pPr>
              <w:pStyle w:val="125"/>
              <w:adjustRightInd w:val="0"/>
              <w:snapToGrid w:val="0"/>
              <w:rPr>
                <w:rFonts w:ascii="Times New Roman" w:hAnsi="Times New Roman"/>
                <w:sz w:val="18"/>
              </w:rPr>
            </w:pPr>
            <w:r>
              <w:rPr>
                <w:rFonts w:ascii="Times New Roman" w:hAnsi="Times New Roman"/>
                <w:sz w:val="18"/>
              </w:rPr>
              <w:t>0-7</w:t>
            </w:r>
          </w:p>
        </w:tc>
        <w:tc>
          <w:tcPr>
            <w:tcW w:w="1179" w:type="dxa"/>
            <w:vAlign w:val="center"/>
          </w:tcPr>
          <w:p w14:paraId="089893F1">
            <w:pPr>
              <w:pStyle w:val="125"/>
              <w:adjustRightInd w:val="0"/>
              <w:snapToGrid w:val="0"/>
              <w:rPr>
                <w:rFonts w:ascii="Times New Roman" w:hAnsi="Times New Roman"/>
                <w:sz w:val="18"/>
              </w:rPr>
            </w:pPr>
            <w:r>
              <w:rPr>
                <w:rFonts w:ascii="Times New Roman" w:hAnsi="Times New Roman"/>
                <w:sz w:val="18"/>
              </w:rPr>
              <w:t>8</w:t>
            </w:r>
          </w:p>
        </w:tc>
        <w:tc>
          <w:tcPr>
            <w:tcW w:w="3230" w:type="dxa"/>
            <w:vAlign w:val="center"/>
          </w:tcPr>
          <w:p w14:paraId="722CBB76">
            <w:pPr>
              <w:pStyle w:val="125"/>
              <w:adjustRightInd w:val="0"/>
              <w:snapToGrid w:val="0"/>
              <w:rPr>
                <w:rFonts w:ascii="Times New Roman" w:hAnsi="Times New Roman"/>
                <w:sz w:val="18"/>
              </w:rPr>
            </w:pPr>
            <w:r>
              <w:rPr>
                <w:rFonts w:ascii="Times New Roman" w:hAnsi="Times New Roman"/>
                <w:sz w:val="18"/>
              </w:rPr>
              <w:t>条目长度，单位byte</w:t>
            </w:r>
          </w:p>
          <w:p w14:paraId="48230C06">
            <w:pPr>
              <w:pStyle w:val="125"/>
              <w:adjustRightInd w:val="0"/>
              <w:snapToGrid w:val="0"/>
              <w:rPr>
                <w:rFonts w:ascii="Times New Roman" w:hAnsi="Times New Roman"/>
                <w:sz w:val="18"/>
              </w:rPr>
            </w:pPr>
            <w:r>
              <w:rPr>
                <w:rFonts w:ascii="Times New Roman" w:hAnsi="Times New Roman"/>
                <w:sz w:val="18"/>
              </w:rPr>
              <w:t>固定值：0x07</w:t>
            </w:r>
          </w:p>
        </w:tc>
      </w:tr>
      <w:tr w14:paraId="272B1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Align w:val="center"/>
          </w:tcPr>
          <w:p w14:paraId="1852BBFC">
            <w:pPr>
              <w:pStyle w:val="125"/>
              <w:adjustRightInd w:val="0"/>
              <w:snapToGrid w:val="0"/>
              <w:rPr>
                <w:rFonts w:ascii="Times New Roman" w:hAnsi="Times New Roman"/>
                <w:sz w:val="18"/>
              </w:rPr>
            </w:pPr>
            <w:r>
              <w:rPr>
                <w:rFonts w:ascii="Times New Roman" w:hAnsi="Times New Roman"/>
                <w:sz w:val="18"/>
              </w:rPr>
              <w:t>目标频段</w:t>
            </w:r>
          </w:p>
        </w:tc>
        <w:tc>
          <w:tcPr>
            <w:tcW w:w="1179" w:type="dxa"/>
            <w:vAlign w:val="center"/>
          </w:tcPr>
          <w:p w14:paraId="26B9C966">
            <w:pPr>
              <w:pStyle w:val="125"/>
              <w:adjustRightInd w:val="0"/>
              <w:snapToGrid w:val="0"/>
              <w:rPr>
                <w:rFonts w:ascii="Times New Roman" w:hAnsi="Times New Roman"/>
                <w:sz w:val="18"/>
              </w:rPr>
            </w:pPr>
            <w:r>
              <w:rPr>
                <w:rFonts w:ascii="Times New Roman" w:hAnsi="Times New Roman"/>
                <w:sz w:val="18"/>
              </w:rPr>
              <w:t>2</w:t>
            </w:r>
          </w:p>
        </w:tc>
        <w:tc>
          <w:tcPr>
            <w:tcW w:w="1222" w:type="dxa"/>
            <w:vAlign w:val="center"/>
          </w:tcPr>
          <w:p w14:paraId="37D669A6">
            <w:pPr>
              <w:pStyle w:val="125"/>
              <w:adjustRightInd w:val="0"/>
              <w:snapToGrid w:val="0"/>
              <w:rPr>
                <w:rFonts w:ascii="Times New Roman" w:hAnsi="Times New Roman"/>
                <w:sz w:val="18"/>
              </w:rPr>
            </w:pPr>
            <w:r>
              <w:rPr>
                <w:rFonts w:ascii="Times New Roman" w:hAnsi="Times New Roman"/>
                <w:sz w:val="18"/>
              </w:rPr>
              <w:t>0-7</w:t>
            </w:r>
          </w:p>
        </w:tc>
        <w:tc>
          <w:tcPr>
            <w:tcW w:w="1179" w:type="dxa"/>
            <w:vAlign w:val="center"/>
          </w:tcPr>
          <w:p w14:paraId="2FA02655">
            <w:pPr>
              <w:pStyle w:val="125"/>
              <w:adjustRightInd w:val="0"/>
              <w:snapToGrid w:val="0"/>
              <w:rPr>
                <w:rFonts w:ascii="Times New Roman" w:hAnsi="Times New Roman"/>
                <w:sz w:val="18"/>
              </w:rPr>
            </w:pPr>
            <w:r>
              <w:rPr>
                <w:rFonts w:ascii="Times New Roman" w:hAnsi="Times New Roman"/>
                <w:sz w:val="18"/>
              </w:rPr>
              <w:t>8</w:t>
            </w:r>
          </w:p>
        </w:tc>
        <w:tc>
          <w:tcPr>
            <w:tcW w:w="3230" w:type="dxa"/>
            <w:vAlign w:val="center"/>
          </w:tcPr>
          <w:p w14:paraId="24B6B62B">
            <w:pPr>
              <w:pStyle w:val="125"/>
              <w:adjustRightInd w:val="0"/>
              <w:snapToGrid w:val="0"/>
              <w:rPr>
                <w:rFonts w:ascii="Times New Roman" w:hAnsi="Times New Roman"/>
                <w:sz w:val="18"/>
              </w:rPr>
            </w:pPr>
            <w:r>
              <w:rPr>
                <w:rFonts w:ascii="Times New Roman" w:hAnsi="Times New Roman"/>
                <w:sz w:val="18"/>
              </w:rPr>
              <w:t>需要切换到的目标频段</w:t>
            </w:r>
          </w:p>
          <w:p w14:paraId="686BD1F7">
            <w:pPr>
              <w:pStyle w:val="125"/>
              <w:adjustRightInd w:val="0"/>
              <w:snapToGrid w:val="0"/>
              <w:rPr>
                <w:rFonts w:ascii="Times New Roman" w:hAnsi="Times New Roman"/>
                <w:sz w:val="18"/>
              </w:rPr>
            </w:pPr>
            <w:r>
              <w:rPr>
                <w:rFonts w:ascii="Times New Roman" w:hAnsi="Times New Roman"/>
                <w:sz w:val="18"/>
              </w:rPr>
              <w:t>值定义：</w:t>
            </w:r>
          </w:p>
          <w:p w14:paraId="20C04C1A">
            <w:pPr>
              <w:pStyle w:val="125"/>
              <w:adjustRightInd w:val="0"/>
              <w:snapToGrid w:val="0"/>
              <w:rPr>
                <w:rFonts w:ascii="Times New Roman" w:hAnsi="Times New Roman"/>
                <w:sz w:val="18"/>
              </w:rPr>
            </w:pPr>
            <w:r>
              <w:rPr>
                <w:rFonts w:ascii="Times New Roman" w:hAnsi="Times New Roman"/>
                <w:sz w:val="18"/>
              </w:rPr>
              <w:t>0x00：频段0</w:t>
            </w:r>
          </w:p>
          <w:p w14:paraId="3CC3E9F9">
            <w:pPr>
              <w:pStyle w:val="125"/>
              <w:adjustRightInd w:val="0"/>
              <w:snapToGrid w:val="0"/>
              <w:rPr>
                <w:rFonts w:ascii="Times New Roman" w:hAnsi="Times New Roman"/>
                <w:sz w:val="18"/>
              </w:rPr>
            </w:pPr>
            <w:r>
              <w:rPr>
                <w:rFonts w:ascii="Times New Roman" w:hAnsi="Times New Roman"/>
                <w:sz w:val="18"/>
              </w:rPr>
              <w:t>0x01：频段1</w:t>
            </w:r>
          </w:p>
          <w:p w14:paraId="6513308E">
            <w:pPr>
              <w:pStyle w:val="125"/>
              <w:adjustRightInd w:val="0"/>
              <w:snapToGrid w:val="0"/>
              <w:rPr>
                <w:rFonts w:ascii="Times New Roman" w:hAnsi="Times New Roman"/>
                <w:sz w:val="18"/>
              </w:rPr>
            </w:pPr>
            <w:r>
              <w:rPr>
                <w:rFonts w:ascii="Times New Roman" w:hAnsi="Times New Roman"/>
                <w:sz w:val="18"/>
              </w:rPr>
              <w:t>0x02：频段2</w:t>
            </w:r>
          </w:p>
          <w:p w14:paraId="3F5D51F7">
            <w:pPr>
              <w:pStyle w:val="125"/>
              <w:rPr>
                <w:rFonts w:ascii="Times New Roman" w:hAnsi="Times New Roman"/>
                <w:sz w:val="18"/>
              </w:rPr>
            </w:pPr>
            <w:r>
              <w:rPr>
                <w:rFonts w:hint="eastAsia" w:ascii="Times New Roman" w:hAnsi="Times New Roman"/>
                <w:sz w:val="18"/>
              </w:rPr>
              <w:t>0x03：频段3</w:t>
            </w:r>
          </w:p>
          <w:p w14:paraId="2FD5B071">
            <w:pPr>
              <w:pStyle w:val="125"/>
              <w:rPr>
                <w:rFonts w:ascii="Times New Roman" w:hAnsi="Times New Roman"/>
                <w:sz w:val="18"/>
              </w:rPr>
            </w:pPr>
            <w:r>
              <w:rPr>
                <w:rFonts w:hint="eastAsia" w:ascii="Times New Roman" w:hAnsi="Times New Roman"/>
                <w:sz w:val="18"/>
              </w:rPr>
              <w:t xml:space="preserve">  0x04：频段4。</w:t>
            </w:r>
          </w:p>
          <w:p w14:paraId="5C5E711B">
            <w:pPr>
              <w:pStyle w:val="125"/>
              <w:adjustRightInd w:val="0"/>
              <w:snapToGrid w:val="0"/>
              <w:rPr>
                <w:rFonts w:ascii="Times New Roman" w:hAnsi="Times New Roman"/>
                <w:sz w:val="18"/>
              </w:rPr>
            </w:pPr>
            <w:r>
              <w:rPr>
                <w:rFonts w:ascii="Times New Roman" w:hAnsi="Times New Roman"/>
                <w:sz w:val="18"/>
              </w:rPr>
              <w:t>其他：保留</w:t>
            </w:r>
          </w:p>
          <w:p w14:paraId="226EA89B">
            <w:pPr>
              <w:pStyle w:val="125"/>
              <w:adjustRightInd w:val="0"/>
              <w:snapToGrid w:val="0"/>
              <w:rPr>
                <w:rFonts w:ascii="Times New Roman" w:hAnsi="Times New Roman"/>
                <w:sz w:val="18"/>
              </w:rPr>
            </w:pPr>
            <w:r>
              <w:rPr>
                <w:rFonts w:ascii="Times New Roman" w:hAnsi="Times New Roman"/>
                <w:sz w:val="18"/>
              </w:rPr>
              <w:t>具体</w:t>
            </w:r>
            <w:r>
              <w:rPr>
                <w:rFonts w:hint="eastAsia" w:ascii="Times New Roman" w:hAnsi="Times New Roman"/>
                <w:sz w:val="18"/>
              </w:rPr>
              <w:t>值参考《通感一体化低压电力线宽带载波通信规约 第3部分：物理层通信协议》5.1.9.5通信频段 表 17 通信频段</w:t>
            </w:r>
          </w:p>
        </w:tc>
      </w:tr>
      <w:tr w14:paraId="7EBDE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Merge w:val="restart"/>
            <w:vAlign w:val="center"/>
          </w:tcPr>
          <w:p w14:paraId="181822C8">
            <w:pPr>
              <w:pStyle w:val="125"/>
              <w:adjustRightInd w:val="0"/>
              <w:snapToGrid w:val="0"/>
              <w:rPr>
                <w:rFonts w:ascii="Times New Roman" w:hAnsi="Times New Roman"/>
                <w:sz w:val="18"/>
              </w:rPr>
            </w:pPr>
            <w:r>
              <w:rPr>
                <w:rFonts w:ascii="Times New Roman" w:hAnsi="Times New Roman"/>
                <w:sz w:val="18"/>
              </w:rPr>
              <w:t>频段切换剩余时间</w:t>
            </w:r>
          </w:p>
        </w:tc>
        <w:tc>
          <w:tcPr>
            <w:tcW w:w="1179" w:type="dxa"/>
            <w:vAlign w:val="center"/>
          </w:tcPr>
          <w:p w14:paraId="74B6BCB1">
            <w:pPr>
              <w:pStyle w:val="125"/>
              <w:adjustRightInd w:val="0"/>
              <w:snapToGrid w:val="0"/>
              <w:rPr>
                <w:rFonts w:ascii="Times New Roman" w:hAnsi="Times New Roman"/>
                <w:sz w:val="18"/>
              </w:rPr>
            </w:pPr>
            <w:r>
              <w:rPr>
                <w:rFonts w:ascii="Times New Roman" w:hAnsi="Times New Roman"/>
                <w:sz w:val="18"/>
              </w:rPr>
              <w:t>3</w:t>
            </w:r>
          </w:p>
        </w:tc>
        <w:tc>
          <w:tcPr>
            <w:tcW w:w="1222" w:type="dxa"/>
            <w:vAlign w:val="center"/>
          </w:tcPr>
          <w:p w14:paraId="33487075">
            <w:pPr>
              <w:pStyle w:val="125"/>
              <w:adjustRightInd w:val="0"/>
              <w:snapToGrid w:val="0"/>
              <w:rPr>
                <w:rFonts w:ascii="Times New Roman" w:hAnsi="Times New Roman"/>
                <w:sz w:val="18"/>
              </w:rPr>
            </w:pPr>
            <w:r>
              <w:rPr>
                <w:rFonts w:ascii="Times New Roman" w:hAnsi="Times New Roman"/>
                <w:sz w:val="18"/>
              </w:rPr>
              <w:t>0-7</w:t>
            </w:r>
          </w:p>
        </w:tc>
        <w:tc>
          <w:tcPr>
            <w:tcW w:w="1179" w:type="dxa"/>
            <w:vMerge w:val="restart"/>
            <w:vAlign w:val="center"/>
          </w:tcPr>
          <w:p w14:paraId="3410B0E2">
            <w:pPr>
              <w:pStyle w:val="125"/>
              <w:adjustRightInd w:val="0"/>
              <w:snapToGrid w:val="0"/>
              <w:rPr>
                <w:rFonts w:ascii="Times New Roman" w:hAnsi="Times New Roman"/>
                <w:sz w:val="18"/>
              </w:rPr>
            </w:pPr>
            <w:r>
              <w:rPr>
                <w:rFonts w:ascii="Times New Roman" w:hAnsi="Times New Roman"/>
                <w:sz w:val="18"/>
              </w:rPr>
              <w:t>32</w:t>
            </w:r>
          </w:p>
        </w:tc>
        <w:tc>
          <w:tcPr>
            <w:tcW w:w="3230" w:type="dxa"/>
            <w:vMerge w:val="restart"/>
            <w:vAlign w:val="center"/>
          </w:tcPr>
          <w:p w14:paraId="31A109DA">
            <w:pPr>
              <w:pStyle w:val="125"/>
              <w:adjustRightInd w:val="0"/>
              <w:snapToGrid w:val="0"/>
              <w:rPr>
                <w:rFonts w:ascii="Times New Roman" w:hAnsi="Times New Roman"/>
                <w:sz w:val="18"/>
              </w:rPr>
            </w:pPr>
            <w:r>
              <w:rPr>
                <w:rFonts w:ascii="Times New Roman" w:hAnsi="Times New Roman"/>
                <w:sz w:val="18"/>
              </w:rPr>
              <w:t>距离实施频段切换，剩余的时间长度。</w:t>
            </w:r>
          </w:p>
          <w:p w14:paraId="65E8A005">
            <w:pPr>
              <w:pStyle w:val="125"/>
              <w:adjustRightInd w:val="0"/>
              <w:snapToGrid w:val="0"/>
              <w:rPr>
                <w:rFonts w:ascii="Times New Roman" w:hAnsi="Times New Roman"/>
                <w:sz w:val="18"/>
              </w:rPr>
            </w:pPr>
            <w:r>
              <w:rPr>
                <w:rFonts w:ascii="Times New Roman" w:hAnsi="Times New Roman"/>
                <w:sz w:val="18"/>
              </w:rPr>
              <w:t>单位：毫秒</w:t>
            </w:r>
          </w:p>
        </w:tc>
      </w:tr>
      <w:tr w14:paraId="74ED8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Merge w:val="continue"/>
            <w:vAlign w:val="center"/>
          </w:tcPr>
          <w:p w14:paraId="628F34D2"/>
        </w:tc>
        <w:tc>
          <w:tcPr>
            <w:tcW w:w="1179" w:type="dxa"/>
            <w:vAlign w:val="center"/>
          </w:tcPr>
          <w:p w14:paraId="193456B4">
            <w:pPr>
              <w:pStyle w:val="125"/>
              <w:adjustRightInd w:val="0"/>
              <w:snapToGrid w:val="0"/>
              <w:rPr>
                <w:rFonts w:ascii="Times New Roman" w:hAnsi="Times New Roman"/>
                <w:sz w:val="18"/>
              </w:rPr>
            </w:pPr>
            <w:r>
              <w:rPr>
                <w:rFonts w:ascii="Times New Roman" w:hAnsi="Times New Roman"/>
                <w:sz w:val="18"/>
              </w:rPr>
              <w:t>4</w:t>
            </w:r>
          </w:p>
        </w:tc>
        <w:tc>
          <w:tcPr>
            <w:tcW w:w="1222" w:type="dxa"/>
            <w:vAlign w:val="center"/>
          </w:tcPr>
          <w:p w14:paraId="51AD936E">
            <w:pPr>
              <w:pStyle w:val="125"/>
              <w:adjustRightInd w:val="0"/>
              <w:snapToGrid w:val="0"/>
              <w:rPr>
                <w:rFonts w:ascii="Times New Roman" w:hAnsi="Times New Roman"/>
                <w:sz w:val="18"/>
              </w:rPr>
            </w:pPr>
            <w:r>
              <w:rPr>
                <w:rFonts w:ascii="Times New Roman" w:hAnsi="Times New Roman"/>
                <w:sz w:val="18"/>
              </w:rPr>
              <w:t>0-7</w:t>
            </w:r>
          </w:p>
        </w:tc>
        <w:tc>
          <w:tcPr>
            <w:tcW w:w="1179" w:type="dxa"/>
            <w:vMerge w:val="continue"/>
            <w:vAlign w:val="center"/>
          </w:tcPr>
          <w:p w14:paraId="5BD6F034"/>
        </w:tc>
        <w:tc>
          <w:tcPr>
            <w:tcW w:w="3230" w:type="dxa"/>
            <w:vMerge w:val="continue"/>
            <w:vAlign w:val="center"/>
          </w:tcPr>
          <w:p w14:paraId="2B55A468"/>
        </w:tc>
      </w:tr>
      <w:tr w14:paraId="7B2BC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Merge w:val="continue"/>
            <w:vAlign w:val="center"/>
          </w:tcPr>
          <w:p w14:paraId="4F479362"/>
        </w:tc>
        <w:tc>
          <w:tcPr>
            <w:tcW w:w="1179" w:type="dxa"/>
            <w:vAlign w:val="center"/>
          </w:tcPr>
          <w:p w14:paraId="78B6F1B6">
            <w:pPr>
              <w:pStyle w:val="125"/>
              <w:adjustRightInd w:val="0"/>
              <w:snapToGrid w:val="0"/>
              <w:rPr>
                <w:rFonts w:ascii="Times New Roman" w:hAnsi="Times New Roman"/>
                <w:sz w:val="18"/>
              </w:rPr>
            </w:pPr>
            <w:r>
              <w:rPr>
                <w:rFonts w:ascii="Times New Roman" w:hAnsi="Times New Roman"/>
                <w:sz w:val="18"/>
              </w:rPr>
              <w:t>5</w:t>
            </w:r>
          </w:p>
        </w:tc>
        <w:tc>
          <w:tcPr>
            <w:tcW w:w="1222" w:type="dxa"/>
            <w:vAlign w:val="center"/>
          </w:tcPr>
          <w:p w14:paraId="16FF8B7F">
            <w:pPr>
              <w:pStyle w:val="125"/>
              <w:adjustRightInd w:val="0"/>
              <w:snapToGrid w:val="0"/>
              <w:rPr>
                <w:rFonts w:ascii="Times New Roman" w:hAnsi="Times New Roman"/>
                <w:sz w:val="18"/>
              </w:rPr>
            </w:pPr>
            <w:r>
              <w:rPr>
                <w:rFonts w:ascii="Times New Roman" w:hAnsi="Times New Roman"/>
                <w:sz w:val="18"/>
              </w:rPr>
              <w:t>0-7</w:t>
            </w:r>
          </w:p>
        </w:tc>
        <w:tc>
          <w:tcPr>
            <w:tcW w:w="1179" w:type="dxa"/>
            <w:vMerge w:val="continue"/>
            <w:vAlign w:val="center"/>
          </w:tcPr>
          <w:p w14:paraId="1DAD4393"/>
        </w:tc>
        <w:tc>
          <w:tcPr>
            <w:tcW w:w="3230" w:type="dxa"/>
            <w:vMerge w:val="continue"/>
            <w:vAlign w:val="center"/>
          </w:tcPr>
          <w:p w14:paraId="256DC585"/>
        </w:tc>
      </w:tr>
      <w:tr w14:paraId="424B0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5" w:type="dxa"/>
            <w:vMerge w:val="continue"/>
            <w:vAlign w:val="center"/>
          </w:tcPr>
          <w:p w14:paraId="23E681E2"/>
        </w:tc>
        <w:tc>
          <w:tcPr>
            <w:tcW w:w="1179" w:type="dxa"/>
            <w:vAlign w:val="center"/>
          </w:tcPr>
          <w:p w14:paraId="6B9DDA53">
            <w:pPr>
              <w:pStyle w:val="125"/>
              <w:adjustRightInd w:val="0"/>
              <w:snapToGrid w:val="0"/>
              <w:rPr>
                <w:rFonts w:ascii="Times New Roman" w:hAnsi="Times New Roman"/>
                <w:sz w:val="18"/>
              </w:rPr>
            </w:pPr>
            <w:r>
              <w:rPr>
                <w:rFonts w:ascii="Times New Roman" w:hAnsi="Times New Roman"/>
                <w:sz w:val="18"/>
              </w:rPr>
              <w:t>6</w:t>
            </w:r>
          </w:p>
        </w:tc>
        <w:tc>
          <w:tcPr>
            <w:tcW w:w="1222" w:type="dxa"/>
            <w:vAlign w:val="center"/>
          </w:tcPr>
          <w:p w14:paraId="79E93609">
            <w:pPr>
              <w:pStyle w:val="125"/>
              <w:adjustRightInd w:val="0"/>
              <w:snapToGrid w:val="0"/>
              <w:rPr>
                <w:rFonts w:ascii="Times New Roman" w:hAnsi="Times New Roman"/>
                <w:sz w:val="18"/>
              </w:rPr>
            </w:pPr>
            <w:r>
              <w:rPr>
                <w:rFonts w:ascii="Times New Roman" w:hAnsi="Times New Roman"/>
                <w:sz w:val="18"/>
              </w:rPr>
              <w:t>0-7</w:t>
            </w:r>
          </w:p>
        </w:tc>
        <w:tc>
          <w:tcPr>
            <w:tcW w:w="1179" w:type="dxa"/>
            <w:vMerge w:val="continue"/>
            <w:vAlign w:val="center"/>
          </w:tcPr>
          <w:p w14:paraId="03D29BF8"/>
        </w:tc>
        <w:tc>
          <w:tcPr>
            <w:tcW w:w="3230" w:type="dxa"/>
            <w:vMerge w:val="continue"/>
            <w:vAlign w:val="center"/>
          </w:tcPr>
          <w:p w14:paraId="43B2C4F0"/>
        </w:tc>
      </w:tr>
    </w:tbl>
    <w:p w14:paraId="64FC0817">
      <w:pPr>
        <w:pStyle w:val="50"/>
      </w:pPr>
    </w:p>
    <w:p w14:paraId="1AA1CAC9">
      <w:pPr>
        <w:pStyle w:val="150"/>
      </w:pPr>
      <w:r>
        <w:rPr>
          <w:rFonts w:hint="eastAsia"/>
        </w:rPr>
        <w:t>万年历同步条</w:t>
      </w:r>
      <w:r>
        <w:t xml:space="preserve">目 </w:t>
      </w:r>
    </w:p>
    <w:p w14:paraId="2084C54B">
      <w:pPr>
        <w:pStyle w:val="50"/>
      </w:pPr>
      <w:r>
        <w:rPr>
          <w:rFonts w:hint="eastAsia"/>
        </w:rPr>
        <w:t>万年历同步条目的格式如</w:t>
      </w:r>
      <w:r>
        <w:fldChar w:fldCharType="begin"/>
      </w:r>
      <w:r>
        <w:instrText xml:space="preserve"> REF _Ref70436825 \h  \* MERGEFORMAT </w:instrText>
      </w:r>
      <w:r>
        <w:fldChar w:fldCharType="separate"/>
      </w:r>
      <w:r>
        <w:t>表 68</w:t>
      </w:r>
      <w:r>
        <w:fldChar w:fldCharType="end"/>
      </w:r>
      <w:r>
        <w:rPr>
          <w:rFonts w:hint="eastAsia"/>
        </w:rPr>
        <w:t>所示。</w:t>
      </w:r>
    </w:p>
    <w:p w14:paraId="33A7F8FA">
      <w:pPr>
        <w:pStyle w:val="10"/>
      </w:pPr>
      <w:bookmarkStart w:id="892" w:name="_Ref70436825"/>
      <w:r>
        <w:t xml:space="preserve">表 </w:t>
      </w:r>
      <w:r>
        <w:fldChar w:fldCharType="begin"/>
      </w:r>
      <w:r>
        <w:instrText xml:space="preserve"> SEQ 表 \* ARABIC </w:instrText>
      </w:r>
      <w:r>
        <w:fldChar w:fldCharType="separate"/>
      </w:r>
      <w:r>
        <w:t>68</w:t>
      </w:r>
      <w:r>
        <w:fldChar w:fldCharType="end"/>
      </w:r>
      <w:bookmarkEnd w:id="892"/>
      <w:r>
        <w:rPr>
          <w:rFonts w:hint="eastAsia"/>
        </w:rPr>
        <w:t xml:space="preserve"> 万年历同步</w:t>
      </w:r>
      <w:r>
        <w:t>条目</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2"/>
        <w:gridCol w:w="990"/>
        <w:gridCol w:w="1276"/>
        <w:gridCol w:w="1136"/>
        <w:gridCol w:w="3281"/>
      </w:tblGrid>
      <w:tr w14:paraId="49F0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Align w:val="center"/>
          </w:tcPr>
          <w:p w14:paraId="0DF9FF35">
            <w:pPr>
              <w:pStyle w:val="125"/>
              <w:adjustRightInd w:val="0"/>
              <w:snapToGrid w:val="0"/>
              <w:rPr>
                <w:rFonts w:ascii="Times New Roman" w:hAnsi="Times New Roman"/>
                <w:sz w:val="18"/>
              </w:rPr>
            </w:pPr>
            <w:r>
              <w:rPr>
                <w:rFonts w:ascii="Times New Roman" w:hAnsi="Times New Roman"/>
                <w:sz w:val="18"/>
              </w:rPr>
              <w:t>字段</w:t>
            </w:r>
          </w:p>
        </w:tc>
        <w:tc>
          <w:tcPr>
            <w:tcW w:w="990" w:type="dxa"/>
            <w:vAlign w:val="center"/>
          </w:tcPr>
          <w:p w14:paraId="0CA6CDB8">
            <w:pPr>
              <w:pStyle w:val="125"/>
              <w:adjustRightInd w:val="0"/>
              <w:snapToGrid w:val="0"/>
              <w:rPr>
                <w:rFonts w:ascii="Times New Roman" w:hAnsi="Times New Roman"/>
                <w:sz w:val="18"/>
              </w:rPr>
            </w:pPr>
            <w:r>
              <w:rPr>
                <w:rFonts w:ascii="Times New Roman" w:hAnsi="Times New Roman"/>
                <w:sz w:val="18"/>
              </w:rPr>
              <w:t>字节号</w:t>
            </w:r>
          </w:p>
        </w:tc>
        <w:tc>
          <w:tcPr>
            <w:tcW w:w="1276" w:type="dxa"/>
            <w:vAlign w:val="center"/>
          </w:tcPr>
          <w:p w14:paraId="373E5586">
            <w:pPr>
              <w:pStyle w:val="125"/>
              <w:adjustRightInd w:val="0"/>
              <w:snapToGrid w:val="0"/>
              <w:rPr>
                <w:rFonts w:ascii="Times New Roman" w:hAnsi="Times New Roman"/>
                <w:sz w:val="18"/>
              </w:rPr>
            </w:pPr>
            <w:r>
              <w:rPr>
                <w:rFonts w:ascii="Times New Roman" w:hAnsi="Times New Roman"/>
                <w:sz w:val="18"/>
              </w:rPr>
              <w:t>比特位</w:t>
            </w:r>
          </w:p>
        </w:tc>
        <w:tc>
          <w:tcPr>
            <w:tcW w:w="1136" w:type="dxa"/>
            <w:vAlign w:val="center"/>
          </w:tcPr>
          <w:p w14:paraId="13CB6132">
            <w:pPr>
              <w:pStyle w:val="125"/>
              <w:adjustRightInd w:val="0"/>
              <w:snapToGrid w:val="0"/>
              <w:rPr>
                <w:rFonts w:ascii="Times New Roman" w:hAnsi="Times New Roman"/>
                <w:sz w:val="18"/>
              </w:rPr>
            </w:pPr>
            <w:r>
              <w:rPr>
                <w:rFonts w:ascii="Times New Roman" w:hAnsi="Times New Roman"/>
                <w:sz w:val="18"/>
              </w:rPr>
              <w:t>字段大小（比特）</w:t>
            </w:r>
          </w:p>
        </w:tc>
        <w:tc>
          <w:tcPr>
            <w:tcW w:w="3281" w:type="dxa"/>
            <w:vAlign w:val="center"/>
          </w:tcPr>
          <w:p w14:paraId="18C0A011">
            <w:pPr>
              <w:pStyle w:val="125"/>
              <w:adjustRightInd w:val="0"/>
              <w:snapToGrid w:val="0"/>
              <w:rPr>
                <w:rFonts w:ascii="Times New Roman" w:hAnsi="Times New Roman"/>
                <w:sz w:val="18"/>
              </w:rPr>
            </w:pPr>
            <w:r>
              <w:rPr>
                <w:rFonts w:ascii="Times New Roman" w:hAnsi="Times New Roman"/>
                <w:sz w:val="18"/>
              </w:rPr>
              <w:t>定义说明</w:t>
            </w:r>
          </w:p>
        </w:tc>
      </w:tr>
      <w:tr w14:paraId="2A07E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Align w:val="center"/>
          </w:tcPr>
          <w:p w14:paraId="78EF9D76">
            <w:pPr>
              <w:pStyle w:val="125"/>
              <w:adjustRightInd w:val="0"/>
              <w:snapToGrid w:val="0"/>
              <w:rPr>
                <w:rFonts w:ascii="Times New Roman" w:hAnsi="Times New Roman"/>
                <w:sz w:val="18"/>
              </w:rPr>
            </w:pPr>
            <w:r>
              <w:rPr>
                <w:rFonts w:hint="eastAsia" w:ascii="Times New Roman" w:hAnsi="Times New Roman"/>
                <w:sz w:val="18"/>
              </w:rPr>
              <w:t>时钟同步</w:t>
            </w:r>
            <w:r>
              <w:rPr>
                <w:rFonts w:ascii="Times New Roman" w:hAnsi="Times New Roman"/>
                <w:sz w:val="18"/>
              </w:rPr>
              <w:t>条目头</w:t>
            </w:r>
          </w:p>
        </w:tc>
        <w:tc>
          <w:tcPr>
            <w:tcW w:w="990" w:type="dxa"/>
            <w:vAlign w:val="center"/>
          </w:tcPr>
          <w:p w14:paraId="1CB79458">
            <w:pPr>
              <w:pStyle w:val="125"/>
              <w:adjustRightInd w:val="0"/>
              <w:snapToGrid w:val="0"/>
              <w:rPr>
                <w:rFonts w:ascii="Times New Roman" w:hAnsi="Times New Roman"/>
                <w:sz w:val="18"/>
              </w:rPr>
            </w:pPr>
            <w:r>
              <w:rPr>
                <w:rFonts w:ascii="Times New Roman" w:hAnsi="Times New Roman"/>
                <w:sz w:val="18"/>
              </w:rPr>
              <w:t>0</w:t>
            </w:r>
          </w:p>
        </w:tc>
        <w:tc>
          <w:tcPr>
            <w:tcW w:w="1276" w:type="dxa"/>
            <w:vAlign w:val="center"/>
          </w:tcPr>
          <w:p w14:paraId="2D3B9CD1">
            <w:pPr>
              <w:pStyle w:val="125"/>
              <w:adjustRightInd w:val="0"/>
              <w:snapToGrid w:val="0"/>
              <w:rPr>
                <w:rFonts w:ascii="Times New Roman" w:hAnsi="Times New Roman"/>
                <w:sz w:val="18"/>
              </w:rPr>
            </w:pPr>
            <w:r>
              <w:rPr>
                <w:rFonts w:ascii="Times New Roman" w:hAnsi="Times New Roman"/>
                <w:sz w:val="18"/>
              </w:rPr>
              <w:t>0-7</w:t>
            </w:r>
          </w:p>
        </w:tc>
        <w:tc>
          <w:tcPr>
            <w:tcW w:w="1136" w:type="dxa"/>
            <w:vAlign w:val="center"/>
          </w:tcPr>
          <w:p w14:paraId="45494C6F">
            <w:pPr>
              <w:pStyle w:val="125"/>
              <w:adjustRightInd w:val="0"/>
              <w:snapToGrid w:val="0"/>
              <w:rPr>
                <w:rFonts w:ascii="Times New Roman" w:hAnsi="Times New Roman"/>
                <w:sz w:val="18"/>
              </w:rPr>
            </w:pPr>
            <w:r>
              <w:rPr>
                <w:rFonts w:ascii="Times New Roman" w:hAnsi="Times New Roman"/>
                <w:sz w:val="18"/>
              </w:rPr>
              <w:t>8</w:t>
            </w:r>
          </w:p>
        </w:tc>
        <w:tc>
          <w:tcPr>
            <w:tcW w:w="3281" w:type="dxa"/>
            <w:vAlign w:val="center"/>
          </w:tcPr>
          <w:p w14:paraId="656AA851">
            <w:pPr>
              <w:pStyle w:val="125"/>
              <w:adjustRightInd w:val="0"/>
              <w:snapToGrid w:val="0"/>
              <w:rPr>
                <w:rFonts w:ascii="Times New Roman" w:hAnsi="Times New Roman"/>
                <w:sz w:val="18"/>
              </w:rPr>
            </w:pPr>
            <w:r>
              <w:rPr>
                <w:rFonts w:ascii="Times New Roman" w:hAnsi="Times New Roman"/>
                <w:sz w:val="18"/>
              </w:rPr>
              <w:t>0x0</w:t>
            </w:r>
            <w:r>
              <w:rPr>
                <w:rFonts w:hint="eastAsia" w:ascii="Times New Roman" w:hAnsi="Times New Roman"/>
                <w:sz w:val="18"/>
              </w:rPr>
              <w:t>B</w:t>
            </w:r>
          </w:p>
        </w:tc>
      </w:tr>
      <w:tr w14:paraId="3039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Align w:val="center"/>
          </w:tcPr>
          <w:p w14:paraId="5949C0C7">
            <w:pPr>
              <w:pStyle w:val="125"/>
              <w:adjustRightInd w:val="0"/>
              <w:snapToGrid w:val="0"/>
              <w:rPr>
                <w:rFonts w:ascii="Times New Roman" w:hAnsi="Times New Roman"/>
                <w:sz w:val="18"/>
              </w:rPr>
            </w:pPr>
            <w:r>
              <w:rPr>
                <w:rFonts w:hint="eastAsia" w:ascii="Times New Roman" w:hAnsi="Times New Roman"/>
                <w:sz w:val="18"/>
              </w:rPr>
              <w:t>时钟同步</w:t>
            </w:r>
            <w:r>
              <w:rPr>
                <w:rFonts w:ascii="Times New Roman" w:hAnsi="Times New Roman"/>
                <w:sz w:val="18"/>
              </w:rPr>
              <w:t>条目</w:t>
            </w:r>
            <w:r>
              <w:rPr>
                <w:rFonts w:hint="eastAsia" w:ascii="Times New Roman" w:hAnsi="Times New Roman"/>
                <w:sz w:val="18"/>
              </w:rPr>
              <w:t>长度</w:t>
            </w:r>
          </w:p>
        </w:tc>
        <w:tc>
          <w:tcPr>
            <w:tcW w:w="990" w:type="dxa"/>
            <w:vAlign w:val="center"/>
          </w:tcPr>
          <w:p w14:paraId="1CDC975D">
            <w:pPr>
              <w:pStyle w:val="125"/>
              <w:adjustRightInd w:val="0"/>
              <w:snapToGrid w:val="0"/>
              <w:rPr>
                <w:rFonts w:ascii="Times New Roman" w:hAnsi="Times New Roman"/>
                <w:sz w:val="18"/>
              </w:rPr>
            </w:pPr>
            <w:r>
              <w:rPr>
                <w:rFonts w:hint="eastAsia" w:ascii="Times New Roman" w:hAnsi="Times New Roman"/>
                <w:sz w:val="18"/>
              </w:rPr>
              <w:t>1</w:t>
            </w:r>
          </w:p>
        </w:tc>
        <w:tc>
          <w:tcPr>
            <w:tcW w:w="1276" w:type="dxa"/>
            <w:vAlign w:val="center"/>
          </w:tcPr>
          <w:p w14:paraId="538771D7">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136" w:type="dxa"/>
            <w:vAlign w:val="center"/>
          </w:tcPr>
          <w:p w14:paraId="3BF6A5E6">
            <w:pPr>
              <w:pStyle w:val="125"/>
              <w:adjustRightInd w:val="0"/>
              <w:snapToGrid w:val="0"/>
              <w:rPr>
                <w:rFonts w:ascii="Times New Roman" w:hAnsi="Times New Roman"/>
                <w:sz w:val="18"/>
              </w:rPr>
            </w:pPr>
            <w:r>
              <w:rPr>
                <w:rFonts w:hint="eastAsia" w:ascii="Times New Roman" w:hAnsi="Times New Roman"/>
                <w:sz w:val="18"/>
              </w:rPr>
              <w:t>8</w:t>
            </w:r>
          </w:p>
        </w:tc>
        <w:tc>
          <w:tcPr>
            <w:tcW w:w="3281" w:type="dxa"/>
            <w:vAlign w:val="center"/>
          </w:tcPr>
          <w:p w14:paraId="702396E5">
            <w:pPr>
              <w:pStyle w:val="125"/>
              <w:adjustRightInd w:val="0"/>
              <w:snapToGrid w:val="0"/>
              <w:rPr>
                <w:rFonts w:ascii="Times New Roman" w:hAnsi="Times New Roman"/>
                <w:sz w:val="18"/>
              </w:rPr>
            </w:pPr>
            <w:r>
              <w:rPr>
                <w:rFonts w:ascii="Times New Roman" w:hAnsi="Times New Roman"/>
                <w:sz w:val="18"/>
              </w:rPr>
              <w:t>条目总长度，单位：字节</w:t>
            </w:r>
            <w:r>
              <w:rPr>
                <w:rFonts w:hint="eastAsia" w:ascii="Times New Roman" w:hAnsi="Times New Roman"/>
                <w:sz w:val="18"/>
              </w:rPr>
              <w:t>，</w:t>
            </w:r>
          </w:p>
          <w:p w14:paraId="51E0583D">
            <w:pPr>
              <w:pStyle w:val="125"/>
              <w:adjustRightInd w:val="0"/>
              <w:snapToGrid w:val="0"/>
              <w:rPr>
                <w:rFonts w:ascii="Times New Roman" w:hAnsi="Times New Roman"/>
                <w:sz w:val="18"/>
              </w:rPr>
            </w:pPr>
            <w:r>
              <w:rPr>
                <w:rFonts w:hint="eastAsia" w:ascii="Times New Roman" w:hAnsi="Times New Roman"/>
                <w:sz w:val="18"/>
              </w:rPr>
              <w:t>固定长度：0x</w:t>
            </w:r>
            <w:r>
              <w:rPr>
                <w:rFonts w:ascii="Times New Roman" w:hAnsi="Times New Roman"/>
                <w:sz w:val="18"/>
              </w:rPr>
              <w:t>0</w:t>
            </w:r>
            <w:r>
              <w:rPr>
                <w:rFonts w:hint="eastAsia" w:ascii="Times New Roman" w:hAnsi="Times New Roman"/>
                <w:sz w:val="18"/>
              </w:rPr>
              <w:t>A</w:t>
            </w:r>
          </w:p>
        </w:tc>
      </w:tr>
      <w:tr w14:paraId="68D4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152" w:type="dxa"/>
            <w:vAlign w:val="center"/>
          </w:tcPr>
          <w:p w14:paraId="0DC42132">
            <w:pPr>
              <w:pStyle w:val="125"/>
              <w:adjustRightInd w:val="0"/>
              <w:snapToGrid w:val="0"/>
              <w:rPr>
                <w:rFonts w:ascii="Times New Roman" w:hAnsi="Times New Roman"/>
                <w:sz w:val="18"/>
              </w:rPr>
            </w:pPr>
            <w:r>
              <w:rPr>
                <w:rFonts w:hint="eastAsia" w:ascii="Times New Roman" w:hAnsi="Times New Roman"/>
                <w:sz w:val="18"/>
              </w:rPr>
              <w:t>CCO万年历</w:t>
            </w:r>
          </w:p>
        </w:tc>
        <w:tc>
          <w:tcPr>
            <w:tcW w:w="990" w:type="dxa"/>
            <w:vAlign w:val="center"/>
          </w:tcPr>
          <w:p w14:paraId="0E09F87D">
            <w:pPr>
              <w:pStyle w:val="125"/>
              <w:adjustRightInd w:val="0"/>
              <w:snapToGrid w:val="0"/>
              <w:rPr>
                <w:rFonts w:ascii="Times New Roman" w:hAnsi="Times New Roman"/>
                <w:sz w:val="18"/>
              </w:rPr>
            </w:pPr>
            <w:r>
              <w:rPr>
                <w:rFonts w:ascii="Times New Roman" w:hAnsi="Times New Roman"/>
                <w:sz w:val="18"/>
              </w:rPr>
              <w:t>2</w:t>
            </w:r>
            <w:r>
              <w:rPr>
                <w:rFonts w:hint="eastAsia" w:ascii="Times New Roman" w:hAnsi="Times New Roman"/>
                <w:sz w:val="18"/>
              </w:rPr>
              <w:t>-</w:t>
            </w:r>
            <w:r>
              <w:rPr>
                <w:rFonts w:ascii="Times New Roman" w:hAnsi="Times New Roman"/>
                <w:sz w:val="18"/>
              </w:rPr>
              <w:t>5</w:t>
            </w:r>
          </w:p>
        </w:tc>
        <w:tc>
          <w:tcPr>
            <w:tcW w:w="1276" w:type="dxa"/>
            <w:vAlign w:val="center"/>
          </w:tcPr>
          <w:p w14:paraId="3457B952">
            <w:pPr>
              <w:pStyle w:val="125"/>
              <w:adjustRightInd w:val="0"/>
              <w:snapToGrid w:val="0"/>
              <w:rPr>
                <w:rFonts w:ascii="Times New Roman" w:hAnsi="Times New Roman"/>
                <w:sz w:val="18"/>
              </w:rPr>
            </w:pPr>
            <w:r>
              <w:rPr>
                <w:rFonts w:ascii="Times New Roman" w:hAnsi="Times New Roman"/>
                <w:sz w:val="18"/>
              </w:rPr>
              <w:t>0-31</w:t>
            </w:r>
          </w:p>
        </w:tc>
        <w:tc>
          <w:tcPr>
            <w:tcW w:w="1136" w:type="dxa"/>
            <w:vAlign w:val="center"/>
          </w:tcPr>
          <w:p w14:paraId="080C6F6E">
            <w:pPr>
              <w:pStyle w:val="125"/>
              <w:adjustRightInd w:val="0"/>
              <w:snapToGrid w:val="0"/>
              <w:rPr>
                <w:rFonts w:ascii="Times New Roman" w:hAnsi="Times New Roman"/>
                <w:sz w:val="18"/>
              </w:rPr>
            </w:pPr>
            <w:r>
              <w:rPr>
                <w:rFonts w:ascii="Times New Roman" w:hAnsi="Times New Roman"/>
                <w:sz w:val="18"/>
              </w:rPr>
              <w:t>32</w:t>
            </w:r>
          </w:p>
        </w:tc>
        <w:tc>
          <w:tcPr>
            <w:tcW w:w="3281" w:type="dxa"/>
            <w:vAlign w:val="center"/>
          </w:tcPr>
          <w:p w14:paraId="5FAB8685">
            <w:pPr>
              <w:pStyle w:val="125"/>
              <w:adjustRightInd w:val="0"/>
              <w:snapToGrid w:val="0"/>
              <w:rPr>
                <w:rFonts w:ascii="Times New Roman" w:hAnsi="Times New Roman"/>
                <w:sz w:val="18"/>
              </w:rPr>
            </w:pPr>
            <w:r>
              <w:rPr>
                <w:rFonts w:hint="eastAsia" w:ascii="Times New Roman" w:hAnsi="Times New Roman"/>
                <w:sz w:val="18"/>
              </w:rPr>
              <w:t>以2000年1月1日00：00：00为计数起始点的秒数（BIN）</w:t>
            </w:r>
          </w:p>
        </w:tc>
      </w:tr>
      <w:tr w14:paraId="1A37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Align w:val="center"/>
          </w:tcPr>
          <w:p w14:paraId="65E99858">
            <w:pPr>
              <w:pStyle w:val="125"/>
              <w:adjustRightInd w:val="0"/>
              <w:snapToGrid w:val="0"/>
              <w:rPr>
                <w:rFonts w:ascii="Times New Roman" w:hAnsi="Times New Roman"/>
                <w:sz w:val="18"/>
              </w:rPr>
            </w:pPr>
            <w:r>
              <w:rPr>
                <w:rFonts w:ascii="Times New Roman" w:hAnsi="Times New Roman"/>
                <w:sz w:val="18"/>
              </w:rPr>
              <w:t>CCO</w:t>
            </w:r>
            <w:r>
              <w:rPr>
                <w:rFonts w:hint="eastAsia" w:ascii="Times New Roman" w:hAnsi="Times New Roman"/>
                <w:sz w:val="18"/>
              </w:rPr>
              <w:t>万年历NTB</w:t>
            </w:r>
          </w:p>
        </w:tc>
        <w:tc>
          <w:tcPr>
            <w:tcW w:w="990" w:type="dxa"/>
            <w:vAlign w:val="center"/>
          </w:tcPr>
          <w:p w14:paraId="3E067432">
            <w:pPr>
              <w:pStyle w:val="125"/>
              <w:adjustRightInd w:val="0"/>
              <w:snapToGrid w:val="0"/>
              <w:rPr>
                <w:rFonts w:ascii="Times New Roman" w:hAnsi="Times New Roman"/>
                <w:sz w:val="18"/>
              </w:rPr>
            </w:pPr>
            <w:r>
              <w:rPr>
                <w:rFonts w:ascii="Times New Roman" w:hAnsi="Times New Roman"/>
                <w:sz w:val="18"/>
              </w:rPr>
              <w:t>6-9</w:t>
            </w:r>
          </w:p>
        </w:tc>
        <w:tc>
          <w:tcPr>
            <w:tcW w:w="1276" w:type="dxa"/>
            <w:vAlign w:val="center"/>
          </w:tcPr>
          <w:p w14:paraId="5AF88103">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31</w:t>
            </w:r>
          </w:p>
        </w:tc>
        <w:tc>
          <w:tcPr>
            <w:tcW w:w="1136" w:type="dxa"/>
            <w:vAlign w:val="center"/>
          </w:tcPr>
          <w:p w14:paraId="2341D42A">
            <w:pPr>
              <w:pStyle w:val="125"/>
              <w:adjustRightInd w:val="0"/>
              <w:snapToGrid w:val="0"/>
              <w:rPr>
                <w:rFonts w:ascii="Times New Roman" w:hAnsi="Times New Roman"/>
                <w:sz w:val="18"/>
              </w:rPr>
            </w:pPr>
            <w:r>
              <w:rPr>
                <w:rFonts w:hint="eastAsia" w:ascii="Times New Roman" w:hAnsi="Times New Roman"/>
                <w:sz w:val="18"/>
              </w:rPr>
              <w:t>3</w:t>
            </w:r>
            <w:r>
              <w:rPr>
                <w:rFonts w:ascii="Times New Roman" w:hAnsi="Times New Roman"/>
                <w:sz w:val="18"/>
              </w:rPr>
              <w:t>2</w:t>
            </w:r>
          </w:p>
        </w:tc>
        <w:tc>
          <w:tcPr>
            <w:tcW w:w="3281" w:type="dxa"/>
            <w:vAlign w:val="center"/>
          </w:tcPr>
          <w:p w14:paraId="6902061A">
            <w:pPr>
              <w:pStyle w:val="125"/>
              <w:adjustRightInd w:val="0"/>
              <w:snapToGrid w:val="0"/>
              <w:rPr>
                <w:rFonts w:ascii="Times New Roman" w:hAnsi="Times New Roman"/>
                <w:sz w:val="18"/>
              </w:rPr>
            </w:pPr>
            <w:r>
              <w:rPr>
                <w:rFonts w:hint="eastAsia" w:ascii="Times New Roman" w:hAnsi="Times New Roman"/>
                <w:sz w:val="18"/>
              </w:rPr>
              <w:t>CCO万年历对应的NTB</w:t>
            </w:r>
          </w:p>
        </w:tc>
      </w:tr>
    </w:tbl>
    <w:p w14:paraId="0C44F6C3">
      <w:pPr>
        <w:pStyle w:val="150"/>
        <w:numPr>
          <w:ilvl w:val="0"/>
          <w:numId w:val="0"/>
        </w:numPr>
      </w:pPr>
    </w:p>
    <w:p w14:paraId="5E1816C3">
      <w:pPr>
        <w:pStyle w:val="150"/>
      </w:pPr>
      <w:r>
        <w:rPr>
          <w:rFonts w:hint="eastAsia"/>
        </w:rPr>
        <w:t>无线路由参数条目</w:t>
      </w:r>
    </w:p>
    <w:p w14:paraId="4CAE999C">
      <w:pPr>
        <w:pStyle w:val="50"/>
      </w:pPr>
      <w:r>
        <w:rPr>
          <w:rFonts w:hint="eastAsia"/>
        </w:rPr>
        <w:t>无线路由参数条目的格式如</w:t>
      </w:r>
      <w:r>
        <w:rPr>
          <w:rFonts w:hint="eastAsia"/>
        </w:rPr>
        <w:fldChar w:fldCharType="begin"/>
      </w:r>
      <w:r>
        <w:rPr>
          <w:rFonts w:hint="eastAsia"/>
        </w:rPr>
        <w:instrText xml:space="preserve"> REF _Ref18952 \h </w:instrText>
      </w:r>
      <w:r>
        <w:instrText xml:space="preserve"> \* MERGEFORMAT </w:instrText>
      </w:r>
      <w:r>
        <w:rPr>
          <w:rFonts w:hint="eastAsia"/>
        </w:rPr>
        <w:fldChar w:fldCharType="separate"/>
      </w:r>
      <w:r>
        <w:t>表 69</w:t>
      </w:r>
      <w:r>
        <w:rPr>
          <w:rFonts w:hint="eastAsia"/>
        </w:rPr>
        <w:fldChar w:fldCharType="end"/>
      </w:r>
      <w:r>
        <w:rPr>
          <w:rFonts w:hint="eastAsia"/>
        </w:rPr>
        <w:t>所示。</w:t>
      </w:r>
    </w:p>
    <w:p w14:paraId="421A538F">
      <w:pPr>
        <w:pStyle w:val="10"/>
      </w:pPr>
      <w:bookmarkStart w:id="893" w:name="_Ref18952"/>
      <w:r>
        <w:t xml:space="preserve">表 </w:t>
      </w:r>
      <w:r>
        <w:fldChar w:fldCharType="begin"/>
      </w:r>
      <w:r>
        <w:instrText xml:space="preserve"> SEQ 表 \* ARABIC </w:instrText>
      </w:r>
      <w:r>
        <w:fldChar w:fldCharType="separate"/>
      </w:r>
      <w:r>
        <w:t>69</w:t>
      </w:r>
      <w:r>
        <w:fldChar w:fldCharType="end"/>
      </w:r>
      <w:bookmarkEnd w:id="893"/>
      <w:r>
        <w:rPr>
          <w:rFonts w:hint="eastAsia"/>
        </w:rPr>
        <w:t xml:space="preserve"> 无线路由参数条目</w:t>
      </w:r>
    </w:p>
    <w:tbl>
      <w:tblPr>
        <w:tblStyle w:val="31"/>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1058"/>
        <w:gridCol w:w="1288"/>
        <w:gridCol w:w="1215"/>
        <w:gridCol w:w="3246"/>
      </w:tblGrid>
      <w:tr w14:paraId="0559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41F25EDF">
            <w:pPr>
              <w:pStyle w:val="125"/>
              <w:adjustRightInd w:val="0"/>
              <w:snapToGrid w:val="0"/>
              <w:rPr>
                <w:rFonts w:ascii="Times New Roman" w:hAnsi="Times New Roman"/>
                <w:sz w:val="18"/>
              </w:rPr>
            </w:pPr>
            <w:r>
              <w:rPr>
                <w:rFonts w:ascii="Times New Roman" w:hAnsi="Times New Roman"/>
                <w:sz w:val="18"/>
              </w:rPr>
              <w:t>字段</w:t>
            </w:r>
          </w:p>
        </w:tc>
        <w:tc>
          <w:tcPr>
            <w:tcW w:w="1058" w:type="dxa"/>
            <w:vAlign w:val="center"/>
          </w:tcPr>
          <w:p w14:paraId="75E0A0A8">
            <w:pPr>
              <w:pStyle w:val="125"/>
              <w:adjustRightInd w:val="0"/>
              <w:snapToGrid w:val="0"/>
              <w:rPr>
                <w:rFonts w:ascii="Times New Roman" w:hAnsi="Times New Roman"/>
                <w:sz w:val="18"/>
              </w:rPr>
            </w:pPr>
            <w:r>
              <w:rPr>
                <w:rFonts w:ascii="Times New Roman" w:hAnsi="Times New Roman"/>
                <w:sz w:val="18"/>
              </w:rPr>
              <w:t>字节号</w:t>
            </w:r>
          </w:p>
        </w:tc>
        <w:tc>
          <w:tcPr>
            <w:tcW w:w="1288" w:type="dxa"/>
            <w:vAlign w:val="center"/>
          </w:tcPr>
          <w:p w14:paraId="6CD54B2F">
            <w:pPr>
              <w:pStyle w:val="125"/>
              <w:adjustRightInd w:val="0"/>
              <w:snapToGrid w:val="0"/>
              <w:rPr>
                <w:rFonts w:ascii="Times New Roman" w:hAnsi="Times New Roman"/>
                <w:sz w:val="18"/>
              </w:rPr>
            </w:pPr>
            <w:r>
              <w:rPr>
                <w:rFonts w:ascii="Times New Roman" w:hAnsi="Times New Roman"/>
                <w:sz w:val="18"/>
              </w:rPr>
              <w:t>比特位</w:t>
            </w:r>
          </w:p>
        </w:tc>
        <w:tc>
          <w:tcPr>
            <w:tcW w:w="1215" w:type="dxa"/>
            <w:vAlign w:val="center"/>
          </w:tcPr>
          <w:p w14:paraId="6A1290E3">
            <w:pPr>
              <w:pStyle w:val="125"/>
              <w:adjustRightInd w:val="0"/>
              <w:snapToGrid w:val="0"/>
              <w:rPr>
                <w:rFonts w:ascii="Times New Roman" w:hAnsi="Times New Roman"/>
                <w:sz w:val="18"/>
              </w:rPr>
            </w:pPr>
            <w:r>
              <w:rPr>
                <w:rFonts w:ascii="Times New Roman" w:hAnsi="Times New Roman"/>
                <w:sz w:val="18"/>
              </w:rPr>
              <w:t>字段大小（比特）</w:t>
            </w:r>
          </w:p>
        </w:tc>
        <w:tc>
          <w:tcPr>
            <w:tcW w:w="3246" w:type="dxa"/>
            <w:vAlign w:val="center"/>
          </w:tcPr>
          <w:p w14:paraId="7362A044">
            <w:pPr>
              <w:pStyle w:val="125"/>
              <w:adjustRightInd w:val="0"/>
              <w:snapToGrid w:val="0"/>
              <w:rPr>
                <w:rFonts w:ascii="Times New Roman" w:hAnsi="Times New Roman"/>
                <w:sz w:val="18"/>
              </w:rPr>
            </w:pPr>
            <w:r>
              <w:rPr>
                <w:rFonts w:ascii="Times New Roman" w:hAnsi="Times New Roman"/>
                <w:sz w:val="18"/>
              </w:rPr>
              <w:t>定义说明</w:t>
            </w:r>
          </w:p>
        </w:tc>
      </w:tr>
      <w:tr w14:paraId="2D45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501A9343">
            <w:pPr>
              <w:pStyle w:val="125"/>
              <w:adjustRightInd w:val="0"/>
              <w:snapToGrid w:val="0"/>
              <w:rPr>
                <w:rFonts w:ascii="Times New Roman" w:hAnsi="Times New Roman"/>
                <w:sz w:val="18"/>
              </w:rPr>
            </w:pPr>
            <w:r>
              <w:rPr>
                <w:rFonts w:ascii="Times New Roman" w:hAnsi="Times New Roman"/>
                <w:sz w:val="18"/>
              </w:rPr>
              <w:t>信标条目头</w:t>
            </w:r>
          </w:p>
        </w:tc>
        <w:tc>
          <w:tcPr>
            <w:tcW w:w="1058" w:type="dxa"/>
            <w:vAlign w:val="center"/>
          </w:tcPr>
          <w:p w14:paraId="2362FBDC">
            <w:pPr>
              <w:pStyle w:val="125"/>
              <w:adjustRightInd w:val="0"/>
              <w:snapToGrid w:val="0"/>
              <w:rPr>
                <w:rFonts w:ascii="Times New Roman" w:hAnsi="Times New Roman"/>
                <w:sz w:val="18"/>
              </w:rPr>
            </w:pPr>
            <w:r>
              <w:rPr>
                <w:rFonts w:ascii="Times New Roman" w:hAnsi="Times New Roman"/>
                <w:sz w:val="18"/>
              </w:rPr>
              <w:t>0</w:t>
            </w:r>
          </w:p>
        </w:tc>
        <w:tc>
          <w:tcPr>
            <w:tcW w:w="1288" w:type="dxa"/>
            <w:vAlign w:val="center"/>
          </w:tcPr>
          <w:p w14:paraId="56A781C3">
            <w:pPr>
              <w:pStyle w:val="125"/>
              <w:adjustRightInd w:val="0"/>
              <w:snapToGrid w:val="0"/>
              <w:rPr>
                <w:rFonts w:ascii="Times New Roman" w:hAnsi="Times New Roman"/>
                <w:sz w:val="18"/>
              </w:rPr>
            </w:pPr>
            <w:r>
              <w:rPr>
                <w:rFonts w:ascii="Times New Roman" w:hAnsi="Times New Roman"/>
                <w:sz w:val="18"/>
              </w:rPr>
              <w:t>0-7</w:t>
            </w:r>
          </w:p>
        </w:tc>
        <w:tc>
          <w:tcPr>
            <w:tcW w:w="1215" w:type="dxa"/>
            <w:vAlign w:val="center"/>
          </w:tcPr>
          <w:p w14:paraId="326BF715">
            <w:pPr>
              <w:pStyle w:val="125"/>
              <w:adjustRightInd w:val="0"/>
              <w:snapToGrid w:val="0"/>
              <w:rPr>
                <w:rFonts w:ascii="Times New Roman" w:hAnsi="Times New Roman"/>
                <w:sz w:val="18"/>
              </w:rPr>
            </w:pPr>
            <w:r>
              <w:rPr>
                <w:rFonts w:ascii="Times New Roman" w:hAnsi="Times New Roman"/>
                <w:sz w:val="18"/>
              </w:rPr>
              <w:t>8</w:t>
            </w:r>
          </w:p>
        </w:tc>
        <w:tc>
          <w:tcPr>
            <w:tcW w:w="3246" w:type="dxa"/>
            <w:vAlign w:val="center"/>
          </w:tcPr>
          <w:p w14:paraId="2DD7B9E3">
            <w:pPr>
              <w:pStyle w:val="125"/>
              <w:adjustRightInd w:val="0"/>
              <w:snapToGrid w:val="0"/>
              <w:rPr>
                <w:rFonts w:ascii="Times New Roman" w:hAnsi="Times New Roman"/>
                <w:sz w:val="18"/>
              </w:rPr>
            </w:pPr>
            <w:r>
              <w:rPr>
                <w:rFonts w:ascii="Times New Roman" w:hAnsi="Times New Roman"/>
                <w:sz w:val="18"/>
              </w:rPr>
              <w:t>0x0</w:t>
            </w:r>
            <w:r>
              <w:rPr>
                <w:rFonts w:hint="eastAsia" w:ascii="Times New Roman" w:hAnsi="Times New Roman"/>
                <w:sz w:val="18"/>
              </w:rPr>
              <w:t>9</w:t>
            </w:r>
          </w:p>
        </w:tc>
      </w:tr>
      <w:tr w14:paraId="0EBA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2260CC34">
            <w:pPr>
              <w:pStyle w:val="125"/>
              <w:adjustRightInd w:val="0"/>
              <w:snapToGrid w:val="0"/>
              <w:rPr>
                <w:rFonts w:ascii="Times New Roman" w:hAnsi="Times New Roman"/>
                <w:sz w:val="18"/>
              </w:rPr>
            </w:pPr>
            <w:r>
              <w:rPr>
                <w:rFonts w:ascii="Times New Roman" w:hAnsi="Times New Roman"/>
                <w:sz w:val="18"/>
              </w:rPr>
              <w:t>信标条目长度</w:t>
            </w:r>
          </w:p>
        </w:tc>
        <w:tc>
          <w:tcPr>
            <w:tcW w:w="1058" w:type="dxa"/>
            <w:vAlign w:val="center"/>
          </w:tcPr>
          <w:p w14:paraId="623A9726">
            <w:pPr>
              <w:pStyle w:val="125"/>
              <w:adjustRightInd w:val="0"/>
              <w:snapToGrid w:val="0"/>
              <w:rPr>
                <w:rFonts w:ascii="Times New Roman" w:hAnsi="Times New Roman"/>
                <w:sz w:val="18"/>
              </w:rPr>
            </w:pPr>
            <w:r>
              <w:rPr>
                <w:rFonts w:ascii="Times New Roman" w:hAnsi="Times New Roman"/>
                <w:sz w:val="18"/>
              </w:rPr>
              <w:t>1</w:t>
            </w:r>
          </w:p>
        </w:tc>
        <w:tc>
          <w:tcPr>
            <w:tcW w:w="1288" w:type="dxa"/>
            <w:vAlign w:val="center"/>
          </w:tcPr>
          <w:p w14:paraId="53B4E76A">
            <w:pPr>
              <w:pStyle w:val="125"/>
              <w:adjustRightInd w:val="0"/>
              <w:snapToGrid w:val="0"/>
              <w:rPr>
                <w:rFonts w:ascii="Times New Roman" w:hAnsi="Times New Roman"/>
                <w:sz w:val="18"/>
              </w:rPr>
            </w:pPr>
            <w:r>
              <w:rPr>
                <w:rFonts w:ascii="Times New Roman" w:hAnsi="Times New Roman"/>
                <w:sz w:val="18"/>
              </w:rPr>
              <w:t>0-7</w:t>
            </w:r>
          </w:p>
        </w:tc>
        <w:tc>
          <w:tcPr>
            <w:tcW w:w="1215" w:type="dxa"/>
            <w:vAlign w:val="center"/>
          </w:tcPr>
          <w:p w14:paraId="10C7C317">
            <w:pPr>
              <w:pStyle w:val="125"/>
              <w:adjustRightInd w:val="0"/>
              <w:snapToGrid w:val="0"/>
              <w:rPr>
                <w:rFonts w:ascii="Times New Roman" w:hAnsi="Times New Roman"/>
                <w:sz w:val="18"/>
              </w:rPr>
            </w:pPr>
            <w:r>
              <w:rPr>
                <w:rFonts w:ascii="Times New Roman" w:hAnsi="Times New Roman"/>
                <w:sz w:val="18"/>
              </w:rPr>
              <w:t>8</w:t>
            </w:r>
          </w:p>
        </w:tc>
        <w:tc>
          <w:tcPr>
            <w:tcW w:w="3246" w:type="dxa"/>
            <w:vAlign w:val="center"/>
          </w:tcPr>
          <w:p w14:paraId="13AC1EB6">
            <w:pPr>
              <w:pStyle w:val="125"/>
              <w:adjustRightInd w:val="0"/>
              <w:snapToGrid w:val="0"/>
              <w:rPr>
                <w:rFonts w:ascii="Times New Roman" w:hAnsi="Times New Roman"/>
                <w:sz w:val="18"/>
              </w:rPr>
            </w:pPr>
            <w:r>
              <w:rPr>
                <w:rFonts w:ascii="Times New Roman" w:hAnsi="Times New Roman"/>
                <w:sz w:val="18"/>
              </w:rPr>
              <w:t>条目长度，单位byte。</w:t>
            </w:r>
          </w:p>
          <w:p w14:paraId="4BE4B5CC">
            <w:pPr>
              <w:pStyle w:val="125"/>
              <w:adjustRightInd w:val="0"/>
              <w:snapToGrid w:val="0"/>
              <w:rPr>
                <w:rFonts w:ascii="Times New Roman" w:hAnsi="Times New Roman"/>
                <w:sz w:val="18"/>
              </w:rPr>
            </w:pPr>
            <w:r>
              <w:rPr>
                <w:rFonts w:ascii="Times New Roman" w:hAnsi="Times New Roman"/>
                <w:sz w:val="18"/>
              </w:rPr>
              <w:t>固定值：0x</w:t>
            </w:r>
            <w:r>
              <w:rPr>
                <w:rFonts w:hint="eastAsia" w:ascii="Times New Roman" w:hAnsi="Times New Roman"/>
                <w:sz w:val="18"/>
              </w:rPr>
              <w:t>04</w:t>
            </w:r>
          </w:p>
        </w:tc>
      </w:tr>
      <w:tr w14:paraId="5EDA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0BCAA449">
            <w:pPr>
              <w:pStyle w:val="125"/>
              <w:adjustRightInd w:val="0"/>
              <w:snapToGrid w:val="0"/>
              <w:rPr>
                <w:rFonts w:ascii="Times New Roman" w:hAnsi="Times New Roman"/>
                <w:sz w:val="18"/>
              </w:rPr>
            </w:pPr>
            <w:r>
              <w:rPr>
                <w:rFonts w:ascii="Times New Roman" w:hAnsi="Times New Roman"/>
                <w:sz w:val="18"/>
              </w:rPr>
              <w:t>无线发现列表周期</w:t>
            </w:r>
          </w:p>
        </w:tc>
        <w:tc>
          <w:tcPr>
            <w:tcW w:w="1058" w:type="dxa"/>
            <w:vAlign w:val="center"/>
          </w:tcPr>
          <w:p w14:paraId="74C358D7">
            <w:pPr>
              <w:pStyle w:val="125"/>
              <w:adjustRightInd w:val="0"/>
              <w:snapToGrid w:val="0"/>
              <w:rPr>
                <w:rFonts w:ascii="Times New Roman" w:hAnsi="Times New Roman"/>
                <w:sz w:val="18"/>
              </w:rPr>
            </w:pPr>
            <w:r>
              <w:rPr>
                <w:rFonts w:hint="eastAsia" w:ascii="Times New Roman" w:hAnsi="Times New Roman"/>
                <w:sz w:val="18"/>
              </w:rPr>
              <w:t>2</w:t>
            </w:r>
          </w:p>
        </w:tc>
        <w:tc>
          <w:tcPr>
            <w:tcW w:w="1288" w:type="dxa"/>
            <w:vAlign w:val="center"/>
          </w:tcPr>
          <w:p w14:paraId="1998ADF7">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215" w:type="dxa"/>
            <w:vAlign w:val="center"/>
          </w:tcPr>
          <w:p w14:paraId="002028BD">
            <w:pPr>
              <w:pStyle w:val="125"/>
              <w:adjustRightInd w:val="0"/>
              <w:snapToGrid w:val="0"/>
              <w:rPr>
                <w:rFonts w:ascii="Times New Roman" w:hAnsi="Times New Roman"/>
                <w:sz w:val="18"/>
              </w:rPr>
            </w:pPr>
            <w:r>
              <w:rPr>
                <w:rFonts w:hint="eastAsia" w:ascii="Times New Roman" w:hAnsi="Times New Roman"/>
                <w:sz w:val="18"/>
              </w:rPr>
              <w:t>8</w:t>
            </w:r>
          </w:p>
        </w:tc>
        <w:tc>
          <w:tcPr>
            <w:tcW w:w="3246" w:type="dxa"/>
            <w:vAlign w:val="center"/>
          </w:tcPr>
          <w:p w14:paraId="6198C576">
            <w:pPr>
              <w:pStyle w:val="125"/>
              <w:adjustRightInd w:val="0"/>
              <w:snapToGrid w:val="0"/>
              <w:rPr>
                <w:rFonts w:ascii="Times New Roman" w:hAnsi="Times New Roman"/>
                <w:sz w:val="18"/>
              </w:rPr>
            </w:pPr>
            <w:r>
              <w:rPr>
                <w:rFonts w:ascii="Times New Roman" w:hAnsi="Times New Roman"/>
                <w:sz w:val="18"/>
              </w:rPr>
              <w:t>无线上发现列表周期长度</w:t>
            </w:r>
            <w:r>
              <w:rPr>
                <w:rFonts w:hint="eastAsia" w:ascii="Times New Roman" w:hAnsi="Times New Roman"/>
                <w:sz w:val="18"/>
              </w:rPr>
              <w:t>，</w:t>
            </w:r>
            <w:r>
              <w:rPr>
                <w:rFonts w:ascii="Times New Roman" w:hAnsi="Times New Roman"/>
                <w:sz w:val="18"/>
              </w:rPr>
              <w:t>单位</w:t>
            </w:r>
            <w:r>
              <w:rPr>
                <w:rFonts w:hint="eastAsia" w:ascii="Times New Roman" w:hAnsi="Times New Roman"/>
                <w:sz w:val="18"/>
              </w:rPr>
              <w:t>：1</w:t>
            </w:r>
            <w:r>
              <w:rPr>
                <w:rFonts w:ascii="Times New Roman" w:hAnsi="Times New Roman"/>
                <w:sz w:val="18"/>
              </w:rPr>
              <w:t>秒</w:t>
            </w:r>
            <w:r>
              <w:rPr>
                <w:rFonts w:hint="eastAsia" w:ascii="Times New Roman" w:hAnsi="Times New Roman"/>
                <w:sz w:val="18"/>
              </w:rPr>
              <w:t>。</w:t>
            </w:r>
          </w:p>
        </w:tc>
      </w:tr>
      <w:tr w14:paraId="2D64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19FD004B">
            <w:pPr>
              <w:pStyle w:val="125"/>
              <w:adjustRightInd w:val="0"/>
              <w:snapToGrid w:val="0"/>
              <w:rPr>
                <w:rFonts w:ascii="Times New Roman" w:hAnsi="Times New Roman"/>
                <w:sz w:val="18"/>
              </w:rPr>
            </w:pPr>
            <w:r>
              <w:rPr>
                <w:rFonts w:ascii="Times New Roman" w:hAnsi="Times New Roman"/>
                <w:sz w:val="18"/>
              </w:rPr>
              <w:t>无线接收率老化周期个数</w:t>
            </w:r>
          </w:p>
        </w:tc>
        <w:tc>
          <w:tcPr>
            <w:tcW w:w="1058" w:type="dxa"/>
            <w:vAlign w:val="center"/>
          </w:tcPr>
          <w:p w14:paraId="44935C2D">
            <w:pPr>
              <w:pStyle w:val="125"/>
              <w:adjustRightInd w:val="0"/>
              <w:snapToGrid w:val="0"/>
              <w:rPr>
                <w:rFonts w:ascii="Times New Roman" w:hAnsi="Times New Roman"/>
                <w:sz w:val="18"/>
              </w:rPr>
            </w:pPr>
            <w:r>
              <w:rPr>
                <w:rFonts w:hint="eastAsia" w:ascii="Times New Roman" w:hAnsi="Times New Roman"/>
                <w:sz w:val="18"/>
              </w:rPr>
              <w:t>3</w:t>
            </w:r>
          </w:p>
        </w:tc>
        <w:tc>
          <w:tcPr>
            <w:tcW w:w="1288" w:type="dxa"/>
            <w:vAlign w:val="center"/>
          </w:tcPr>
          <w:p w14:paraId="7416151A">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w:t>
            </w:r>
          </w:p>
        </w:tc>
        <w:tc>
          <w:tcPr>
            <w:tcW w:w="1215" w:type="dxa"/>
            <w:vAlign w:val="center"/>
          </w:tcPr>
          <w:p w14:paraId="22B8D951">
            <w:pPr>
              <w:pStyle w:val="125"/>
              <w:adjustRightInd w:val="0"/>
              <w:snapToGrid w:val="0"/>
              <w:rPr>
                <w:rFonts w:ascii="Times New Roman" w:hAnsi="Times New Roman"/>
                <w:sz w:val="18"/>
              </w:rPr>
            </w:pPr>
            <w:r>
              <w:rPr>
                <w:rFonts w:hint="eastAsia" w:ascii="Times New Roman" w:hAnsi="Times New Roman"/>
                <w:sz w:val="18"/>
              </w:rPr>
              <w:t>8</w:t>
            </w:r>
          </w:p>
        </w:tc>
        <w:tc>
          <w:tcPr>
            <w:tcW w:w="3246" w:type="dxa"/>
            <w:vAlign w:val="center"/>
          </w:tcPr>
          <w:p w14:paraId="202062F0">
            <w:pPr>
              <w:pStyle w:val="125"/>
              <w:adjustRightInd w:val="0"/>
              <w:snapToGrid w:val="0"/>
              <w:rPr>
                <w:rFonts w:ascii="Times New Roman" w:hAnsi="Times New Roman"/>
                <w:sz w:val="18"/>
              </w:rPr>
            </w:pPr>
            <w:r>
              <w:rPr>
                <w:rFonts w:ascii="Times New Roman" w:hAnsi="Times New Roman"/>
                <w:sz w:val="18"/>
              </w:rPr>
              <w:t>无线接收率老化周期个数</w:t>
            </w:r>
            <w:r>
              <w:rPr>
                <w:rFonts w:hint="eastAsia" w:ascii="Times New Roman" w:hAnsi="Times New Roman"/>
                <w:sz w:val="18"/>
              </w:rPr>
              <w:t>，</w:t>
            </w:r>
            <w:r>
              <w:rPr>
                <w:rFonts w:ascii="Times New Roman" w:hAnsi="Times New Roman"/>
                <w:sz w:val="18"/>
              </w:rPr>
              <w:t>单位</w:t>
            </w:r>
            <w:r>
              <w:rPr>
                <w:rFonts w:hint="eastAsia" w:ascii="Times New Roman" w:hAnsi="Times New Roman"/>
                <w:sz w:val="18"/>
              </w:rPr>
              <w:t>：</w:t>
            </w:r>
            <w:r>
              <w:rPr>
                <w:rFonts w:ascii="Times New Roman" w:hAnsi="Times New Roman"/>
                <w:sz w:val="18"/>
              </w:rPr>
              <w:t>无线发现列表周期</w:t>
            </w:r>
            <w:r>
              <w:rPr>
                <w:rFonts w:hint="eastAsia" w:ascii="Times New Roman" w:hAnsi="Times New Roman"/>
                <w:sz w:val="18"/>
              </w:rPr>
              <w:t>。</w:t>
            </w:r>
          </w:p>
        </w:tc>
      </w:tr>
    </w:tbl>
    <w:p w14:paraId="0B1257DE">
      <w:pPr>
        <w:pStyle w:val="150"/>
        <w:numPr>
          <w:ilvl w:val="0"/>
          <w:numId w:val="0"/>
        </w:numPr>
        <w:ind w:left="845"/>
      </w:pPr>
    </w:p>
    <w:p w14:paraId="486C06B5">
      <w:pPr>
        <w:pStyle w:val="150"/>
      </w:pPr>
      <w:r>
        <w:rPr>
          <w:rFonts w:hint="eastAsia"/>
        </w:rPr>
        <w:t>无线信道变更条目</w:t>
      </w:r>
    </w:p>
    <w:p w14:paraId="1341987C">
      <w:pPr>
        <w:pStyle w:val="50"/>
      </w:pPr>
      <w:r>
        <w:rPr>
          <w:rStyle w:val="51"/>
          <w:rFonts w:hint="eastAsia"/>
        </w:rPr>
        <w:t>无线信道变更条目的格式如</w:t>
      </w:r>
      <w:r>
        <w:rPr>
          <w:rStyle w:val="51"/>
          <w:rFonts w:hint="eastAsia"/>
        </w:rPr>
        <w:fldChar w:fldCharType="begin"/>
      </w:r>
      <w:r>
        <w:rPr>
          <w:rStyle w:val="51"/>
          <w:rFonts w:hint="eastAsia"/>
        </w:rPr>
        <w:instrText xml:space="preserve"> REF _Ref19265 \h </w:instrText>
      </w:r>
      <w:r>
        <w:rPr>
          <w:rStyle w:val="51"/>
        </w:rPr>
        <w:instrText xml:space="preserve"> \* MERGEFORMAT </w:instrText>
      </w:r>
      <w:r>
        <w:rPr>
          <w:rStyle w:val="51"/>
          <w:rFonts w:hint="eastAsia"/>
        </w:rPr>
        <w:fldChar w:fldCharType="separate"/>
      </w:r>
      <w:r>
        <w:rPr>
          <w:rStyle w:val="51"/>
        </w:rPr>
        <w:t>表 70</w:t>
      </w:r>
      <w:r>
        <w:rPr>
          <w:rStyle w:val="51"/>
          <w:rFonts w:hint="eastAsia"/>
        </w:rPr>
        <w:fldChar w:fldCharType="end"/>
      </w:r>
      <w:r>
        <w:rPr>
          <w:rStyle w:val="51"/>
          <w:rFonts w:hint="eastAsia"/>
        </w:rPr>
        <w:t>所示</w:t>
      </w:r>
      <w:r>
        <w:rPr>
          <w:rFonts w:hint="eastAsia"/>
        </w:rPr>
        <w:t>。</w:t>
      </w:r>
    </w:p>
    <w:p w14:paraId="67CDF69E">
      <w:pPr>
        <w:pStyle w:val="10"/>
      </w:pPr>
      <w:bookmarkStart w:id="894" w:name="_Ref19265"/>
      <w:r>
        <w:t xml:space="preserve">表 </w:t>
      </w:r>
      <w:r>
        <w:fldChar w:fldCharType="begin"/>
      </w:r>
      <w:r>
        <w:instrText xml:space="preserve"> SEQ 表 \* ARABIC </w:instrText>
      </w:r>
      <w:r>
        <w:fldChar w:fldCharType="separate"/>
      </w:r>
      <w:r>
        <w:t>70</w:t>
      </w:r>
      <w:r>
        <w:fldChar w:fldCharType="end"/>
      </w:r>
      <w:bookmarkEnd w:id="894"/>
      <w:r>
        <w:rPr>
          <w:rFonts w:hint="eastAsia"/>
        </w:rPr>
        <w:t xml:space="preserve"> 无线信道变更条目</w:t>
      </w:r>
    </w:p>
    <w:tbl>
      <w:tblPr>
        <w:tblStyle w:val="31"/>
        <w:tblW w:w="88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1058"/>
        <w:gridCol w:w="1288"/>
        <w:gridCol w:w="1215"/>
        <w:gridCol w:w="3246"/>
      </w:tblGrid>
      <w:tr w14:paraId="5A00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213D2113">
            <w:pPr>
              <w:pStyle w:val="125"/>
              <w:rPr>
                <w:rFonts w:ascii="Times New Roman" w:hAnsi="Times New Roman"/>
                <w:sz w:val="18"/>
                <w:szCs w:val="18"/>
              </w:rPr>
            </w:pPr>
            <w:r>
              <w:rPr>
                <w:rFonts w:ascii="Times New Roman" w:hAnsi="Times New Roman"/>
                <w:sz w:val="18"/>
                <w:szCs w:val="18"/>
              </w:rPr>
              <w:t>字段</w:t>
            </w:r>
          </w:p>
        </w:tc>
        <w:tc>
          <w:tcPr>
            <w:tcW w:w="1058" w:type="dxa"/>
            <w:vAlign w:val="center"/>
          </w:tcPr>
          <w:p w14:paraId="259883B8">
            <w:pPr>
              <w:pStyle w:val="125"/>
              <w:rPr>
                <w:rFonts w:ascii="Times New Roman" w:hAnsi="Times New Roman"/>
                <w:sz w:val="18"/>
                <w:szCs w:val="18"/>
              </w:rPr>
            </w:pPr>
            <w:r>
              <w:rPr>
                <w:rFonts w:ascii="Times New Roman" w:hAnsi="Times New Roman"/>
                <w:sz w:val="18"/>
                <w:szCs w:val="18"/>
              </w:rPr>
              <w:t>字节号</w:t>
            </w:r>
          </w:p>
        </w:tc>
        <w:tc>
          <w:tcPr>
            <w:tcW w:w="1288" w:type="dxa"/>
            <w:vAlign w:val="center"/>
          </w:tcPr>
          <w:p w14:paraId="25AADC38">
            <w:pPr>
              <w:pStyle w:val="125"/>
              <w:rPr>
                <w:rFonts w:ascii="Times New Roman" w:hAnsi="Times New Roman"/>
                <w:sz w:val="18"/>
                <w:szCs w:val="18"/>
              </w:rPr>
            </w:pPr>
            <w:r>
              <w:rPr>
                <w:rFonts w:ascii="Times New Roman" w:hAnsi="Times New Roman"/>
                <w:sz w:val="18"/>
                <w:szCs w:val="18"/>
              </w:rPr>
              <w:t>比特位</w:t>
            </w:r>
          </w:p>
        </w:tc>
        <w:tc>
          <w:tcPr>
            <w:tcW w:w="1215" w:type="dxa"/>
            <w:vAlign w:val="center"/>
          </w:tcPr>
          <w:p w14:paraId="65A634BB">
            <w:pPr>
              <w:pStyle w:val="125"/>
              <w:rPr>
                <w:rFonts w:ascii="Times New Roman" w:hAnsi="Times New Roman"/>
                <w:sz w:val="18"/>
                <w:szCs w:val="18"/>
              </w:rPr>
            </w:pPr>
            <w:r>
              <w:rPr>
                <w:rFonts w:ascii="Times New Roman" w:hAnsi="Times New Roman"/>
                <w:sz w:val="18"/>
                <w:szCs w:val="18"/>
              </w:rPr>
              <w:t>字段大小（比特）</w:t>
            </w:r>
          </w:p>
        </w:tc>
        <w:tc>
          <w:tcPr>
            <w:tcW w:w="3246" w:type="dxa"/>
            <w:vAlign w:val="center"/>
          </w:tcPr>
          <w:p w14:paraId="627B7574">
            <w:pPr>
              <w:pStyle w:val="125"/>
              <w:rPr>
                <w:rFonts w:ascii="Times New Roman" w:hAnsi="Times New Roman"/>
                <w:sz w:val="18"/>
                <w:szCs w:val="18"/>
              </w:rPr>
            </w:pPr>
            <w:r>
              <w:rPr>
                <w:rFonts w:ascii="Times New Roman" w:hAnsi="Times New Roman"/>
                <w:sz w:val="18"/>
                <w:szCs w:val="18"/>
              </w:rPr>
              <w:t>定义说明</w:t>
            </w:r>
          </w:p>
        </w:tc>
      </w:tr>
      <w:tr w14:paraId="5F74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34C0AA76">
            <w:pPr>
              <w:pStyle w:val="125"/>
              <w:rPr>
                <w:rFonts w:ascii="Times New Roman" w:hAnsi="Times New Roman"/>
                <w:sz w:val="18"/>
                <w:szCs w:val="18"/>
              </w:rPr>
            </w:pPr>
            <w:r>
              <w:rPr>
                <w:rFonts w:ascii="Times New Roman" w:hAnsi="Times New Roman"/>
                <w:sz w:val="18"/>
                <w:szCs w:val="18"/>
              </w:rPr>
              <w:t>信标条目头</w:t>
            </w:r>
          </w:p>
        </w:tc>
        <w:tc>
          <w:tcPr>
            <w:tcW w:w="1058" w:type="dxa"/>
            <w:vAlign w:val="center"/>
          </w:tcPr>
          <w:p w14:paraId="0DD63EE7">
            <w:pPr>
              <w:pStyle w:val="125"/>
              <w:rPr>
                <w:rFonts w:ascii="Times New Roman" w:hAnsi="Times New Roman"/>
                <w:sz w:val="18"/>
                <w:szCs w:val="18"/>
              </w:rPr>
            </w:pPr>
            <w:r>
              <w:rPr>
                <w:rFonts w:ascii="Times New Roman" w:hAnsi="Times New Roman"/>
                <w:sz w:val="18"/>
                <w:szCs w:val="18"/>
              </w:rPr>
              <w:t>0</w:t>
            </w:r>
          </w:p>
        </w:tc>
        <w:tc>
          <w:tcPr>
            <w:tcW w:w="1288" w:type="dxa"/>
            <w:vAlign w:val="center"/>
          </w:tcPr>
          <w:p w14:paraId="0667AE19">
            <w:pPr>
              <w:pStyle w:val="125"/>
              <w:rPr>
                <w:rFonts w:ascii="Times New Roman" w:hAnsi="Times New Roman"/>
                <w:sz w:val="18"/>
                <w:szCs w:val="18"/>
              </w:rPr>
            </w:pPr>
            <w:r>
              <w:rPr>
                <w:rFonts w:ascii="Times New Roman" w:hAnsi="Times New Roman"/>
                <w:sz w:val="18"/>
                <w:szCs w:val="18"/>
              </w:rPr>
              <w:t>0-7</w:t>
            </w:r>
          </w:p>
        </w:tc>
        <w:tc>
          <w:tcPr>
            <w:tcW w:w="1215" w:type="dxa"/>
            <w:vAlign w:val="center"/>
          </w:tcPr>
          <w:p w14:paraId="1887EADD">
            <w:pPr>
              <w:pStyle w:val="125"/>
              <w:rPr>
                <w:rFonts w:ascii="Times New Roman" w:hAnsi="Times New Roman"/>
                <w:sz w:val="18"/>
                <w:szCs w:val="18"/>
              </w:rPr>
            </w:pPr>
            <w:r>
              <w:rPr>
                <w:rFonts w:ascii="Times New Roman" w:hAnsi="Times New Roman"/>
                <w:sz w:val="18"/>
                <w:szCs w:val="18"/>
              </w:rPr>
              <w:t>8</w:t>
            </w:r>
          </w:p>
        </w:tc>
        <w:tc>
          <w:tcPr>
            <w:tcW w:w="3246" w:type="dxa"/>
            <w:vAlign w:val="center"/>
          </w:tcPr>
          <w:p w14:paraId="6B2135C5">
            <w:pPr>
              <w:pStyle w:val="125"/>
              <w:rPr>
                <w:rFonts w:ascii="Times New Roman" w:hAnsi="Times New Roman"/>
                <w:sz w:val="18"/>
                <w:szCs w:val="18"/>
              </w:rPr>
            </w:pPr>
            <w:r>
              <w:rPr>
                <w:rFonts w:ascii="Times New Roman" w:hAnsi="Times New Roman"/>
                <w:sz w:val="18"/>
                <w:szCs w:val="18"/>
              </w:rPr>
              <w:t>0x0</w:t>
            </w:r>
            <w:r>
              <w:rPr>
                <w:rFonts w:hint="eastAsia" w:ascii="Times New Roman" w:hAnsi="Times New Roman"/>
                <w:sz w:val="18"/>
                <w:szCs w:val="18"/>
              </w:rPr>
              <w:t>A</w:t>
            </w:r>
          </w:p>
        </w:tc>
      </w:tr>
      <w:tr w14:paraId="0992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0CE50863">
            <w:pPr>
              <w:pStyle w:val="125"/>
              <w:rPr>
                <w:rFonts w:ascii="Times New Roman" w:hAnsi="Times New Roman"/>
                <w:sz w:val="18"/>
                <w:szCs w:val="18"/>
              </w:rPr>
            </w:pPr>
            <w:r>
              <w:rPr>
                <w:rFonts w:ascii="Times New Roman" w:hAnsi="Times New Roman"/>
                <w:sz w:val="18"/>
                <w:szCs w:val="18"/>
              </w:rPr>
              <w:t>信标条目长度</w:t>
            </w:r>
          </w:p>
        </w:tc>
        <w:tc>
          <w:tcPr>
            <w:tcW w:w="1058" w:type="dxa"/>
            <w:vAlign w:val="center"/>
          </w:tcPr>
          <w:p w14:paraId="59A33180">
            <w:pPr>
              <w:pStyle w:val="125"/>
              <w:rPr>
                <w:rFonts w:ascii="Times New Roman" w:hAnsi="Times New Roman"/>
                <w:sz w:val="18"/>
                <w:szCs w:val="18"/>
              </w:rPr>
            </w:pPr>
            <w:r>
              <w:rPr>
                <w:rFonts w:ascii="Times New Roman" w:hAnsi="Times New Roman"/>
                <w:sz w:val="18"/>
                <w:szCs w:val="18"/>
              </w:rPr>
              <w:t>1</w:t>
            </w:r>
          </w:p>
        </w:tc>
        <w:tc>
          <w:tcPr>
            <w:tcW w:w="1288" w:type="dxa"/>
            <w:vAlign w:val="center"/>
          </w:tcPr>
          <w:p w14:paraId="70B67BD9">
            <w:pPr>
              <w:pStyle w:val="125"/>
              <w:rPr>
                <w:rFonts w:ascii="Times New Roman" w:hAnsi="Times New Roman"/>
                <w:sz w:val="18"/>
                <w:szCs w:val="18"/>
              </w:rPr>
            </w:pPr>
            <w:r>
              <w:rPr>
                <w:rFonts w:ascii="Times New Roman" w:hAnsi="Times New Roman"/>
                <w:sz w:val="18"/>
                <w:szCs w:val="18"/>
              </w:rPr>
              <w:t>0-7</w:t>
            </w:r>
          </w:p>
        </w:tc>
        <w:tc>
          <w:tcPr>
            <w:tcW w:w="1215" w:type="dxa"/>
            <w:vAlign w:val="center"/>
          </w:tcPr>
          <w:p w14:paraId="0108AB79">
            <w:pPr>
              <w:pStyle w:val="125"/>
              <w:rPr>
                <w:rFonts w:ascii="Times New Roman" w:hAnsi="Times New Roman"/>
                <w:sz w:val="18"/>
                <w:szCs w:val="18"/>
              </w:rPr>
            </w:pPr>
            <w:r>
              <w:rPr>
                <w:rFonts w:ascii="Times New Roman" w:hAnsi="Times New Roman"/>
                <w:sz w:val="18"/>
                <w:szCs w:val="18"/>
              </w:rPr>
              <w:t>8</w:t>
            </w:r>
          </w:p>
        </w:tc>
        <w:tc>
          <w:tcPr>
            <w:tcW w:w="3246" w:type="dxa"/>
            <w:vAlign w:val="center"/>
          </w:tcPr>
          <w:p w14:paraId="36AE4FAA">
            <w:pPr>
              <w:pStyle w:val="125"/>
              <w:rPr>
                <w:rFonts w:ascii="Times New Roman" w:hAnsi="Times New Roman"/>
                <w:sz w:val="18"/>
                <w:szCs w:val="18"/>
              </w:rPr>
            </w:pPr>
            <w:r>
              <w:rPr>
                <w:rFonts w:ascii="Times New Roman" w:hAnsi="Times New Roman"/>
                <w:sz w:val="18"/>
                <w:szCs w:val="18"/>
              </w:rPr>
              <w:t>条目长度，单位byte。</w:t>
            </w:r>
          </w:p>
          <w:p w14:paraId="5DEE13C3">
            <w:pPr>
              <w:pStyle w:val="125"/>
              <w:rPr>
                <w:rFonts w:ascii="Times New Roman" w:hAnsi="Times New Roman"/>
                <w:sz w:val="18"/>
                <w:szCs w:val="18"/>
              </w:rPr>
            </w:pPr>
            <w:r>
              <w:rPr>
                <w:rFonts w:ascii="Times New Roman" w:hAnsi="Times New Roman"/>
                <w:sz w:val="18"/>
                <w:szCs w:val="18"/>
              </w:rPr>
              <w:t>固定值：0x</w:t>
            </w:r>
            <w:r>
              <w:rPr>
                <w:rFonts w:hint="eastAsia" w:ascii="Times New Roman" w:hAnsi="Times New Roman"/>
                <w:sz w:val="18"/>
                <w:szCs w:val="18"/>
              </w:rPr>
              <w:t>08</w:t>
            </w:r>
          </w:p>
        </w:tc>
      </w:tr>
      <w:tr w14:paraId="5504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13524AFA">
            <w:pPr>
              <w:pStyle w:val="125"/>
              <w:rPr>
                <w:rFonts w:ascii="Times New Roman" w:hAnsi="Times New Roman"/>
                <w:sz w:val="18"/>
                <w:szCs w:val="18"/>
              </w:rPr>
            </w:pPr>
            <w:r>
              <w:rPr>
                <w:rFonts w:ascii="Times New Roman" w:hAnsi="Times New Roman"/>
                <w:sz w:val="18"/>
                <w:szCs w:val="18"/>
              </w:rPr>
              <w:t>目标信道</w:t>
            </w:r>
            <w:r>
              <w:rPr>
                <w:rFonts w:hint="eastAsia" w:ascii="Times New Roman" w:hAnsi="Times New Roman"/>
                <w:sz w:val="18"/>
                <w:szCs w:val="18"/>
              </w:rPr>
              <w:t>编号</w:t>
            </w:r>
          </w:p>
        </w:tc>
        <w:tc>
          <w:tcPr>
            <w:tcW w:w="1058" w:type="dxa"/>
            <w:vAlign w:val="center"/>
          </w:tcPr>
          <w:p w14:paraId="720FDB6C">
            <w:pPr>
              <w:pStyle w:val="125"/>
              <w:rPr>
                <w:rFonts w:ascii="Times New Roman" w:hAnsi="Times New Roman"/>
                <w:sz w:val="18"/>
                <w:szCs w:val="18"/>
              </w:rPr>
            </w:pPr>
            <w:r>
              <w:rPr>
                <w:rFonts w:hint="eastAsia" w:ascii="Times New Roman" w:hAnsi="Times New Roman"/>
                <w:sz w:val="18"/>
                <w:szCs w:val="18"/>
              </w:rPr>
              <w:t>2</w:t>
            </w:r>
          </w:p>
        </w:tc>
        <w:tc>
          <w:tcPr>
            <w:tcW w:w="1288" w:type="dxa"/>
            <w:vAlign w:val="center"/>
          </w:tcPr>
          <w:p w14:paraId="684E12FF">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215" w:type="dxa"/>
            <w:vAlign w:val="center"/>
          </w:tcPr>
          <w:p w14:paraId="193BAB38">
            <w:pPr>
              <w:pStyle w:val="125"/>
              <w:rPr>
                <w:rFonts w:ascii="Times New Roman" w:hAnsi="Times New Roman"/>
                <w:sz w:val="18"/>
                <w:szCs w:val="18"/>
              </w:rPr>
            </w:pPr>
            <w:r>
              <w:rPr>
                <w:rFonts w:hint="eastAsia" w:ascii="Times New Roman" w:hAnsi="Times New Roman"/>
                <w:sz w:val="18"/>
                <w:szCs w:val="18"/>
              </w:rPr>
              <w:t>8</w:t>
            </w:r>
          </w:p>
        </w:tc>
        <w:tc>
          <w:tcPr>
            <w:tcW w:w="3246" w:type="dxa"/>
            <w:vAlign w:val="center"/>
          </w:tcPr>
          <w:p w14:paraId="184734CB">
            <w:pPr>
              <w:pStyle w:val="125"/>
              <w:rPr>
                <w:rFonts w:ascii="Times New Roman" w:hAnsi="Times New Roman"/>
                <w:sz w:val="18"/>
                <w:szCs w:val="18"/>
              </w:rPr>
            </w:pPr>
            <w:r>
              <w:rPr>
                <w:rFonts w:ascii="Times New Roman" w:hAnsi="Times New Roman"/>
                <w:sz w:val="18"/>
                <w:szCs w:val="18"/>
              </w:rPr>
              <w:t>需要切换到的目标信道号</w:t>
            </w:r>
          </w:p>
        </w:tc>
      </w:tr>
      <w:tr w14:paraId="13582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20AFB180">
            <w:pPr>
              <w:pStyle w:val="125"/>
              <w:rPr>
                <w:rFonts w:ascii="Times New Roman" w:hAnsi="Times New Roman"/>
                <w:sz w:val="18"/>
                <w:szCs w:val="18"/>
              </w:rPr>
            </w:pPr>
            <w:r>
              <w:rPr>
                <w:rFonts w:hint="eastAsia" w:ascii="Times New Roman" w:hAnsi="Times New Roman"/>
                <w:sz w:val="18"/>
                <w:szCs w:val="18"/>
              </w:rPr>
              <w:t>目标信道option</w:t>
            </w:r>
          </w:p>
        </w:tc>
        <w:tc>
          <w:tcPr>
            <w:tcW w:w="1058" w:type="dxa"/>
            <w:vMerge w:val="restart"/>
            <w:vAlign w:val="center"/>
          </w:tcPr>
          <w:p w14:paraId="0257A24D">
            <w:pPr>
              <w:pStyle w:val="125"/>
              <w:rPr>
                <w:rFonts w:ascii="Times New Roman" w:hAnsi="Times New Roman"/>
                <w:sz w:val="18"/>
                <w:szCs w:val="18"/>
              </w:rPr>
            </w:pPr>
            <w:r>
              <w:rPr>
                <w:rFonts w:hint="eastAsia" w:ascii="Times New Roman" w:hAnsi="Times New Roman"/>
                <w:sz w:val="18"/>
                <w:szCs w:val="18"/>
              </w:rPr>
              <w:t>3</w:t>
            </w:r>
          </w:p>
        </w:tc>
        <w:tc>
          <w:tcPr>
            <w:tcW w:w="1288" w:type="dxa"/>
            <w:vAlign w:val="center"/>
          </w:tcPr>
          <w:p w14:paraId="02BAEF0E">
            <w:pPr>
              <w:pStyle w:val="125"/>
              <w:rPr>
                <w:rFonts w:ascii="Times New Roman" w:hAnsi="Times New Roman"/>
                <w:sz w:val="18"/>
                <w:szCs w:val="18"/>
              </w:rPr>
            </w:pPr>
            <w:r>
              <w:rPr>
                <w:rFonts w:hint="eastAsia" w:ascii="Times New Roman" w:hAnsi="Times New Roman"/>
                <w:sz w:val="18"/>
                <w:szCs w:val="18"/>
              </w:rPr>
              <w:t>0-1</w:t>
            </w:r>
          </w:p>
        </w:tc>
        <w:tc>
          <w:tcPr>
            <w:tcW w:w="1215" w:type="dxa"/>
            <w:vAlign w:val="center"/>
          </w:tcPr>
          <w:p w14:paraId="3DBB25A5">
            <w:pPr>
              <w:pStyle w:val="125"/>
              <w:rPr>
                <w:rFonts w:ascii="Times New Roman" w:hAnsi="Times New Roman"/>
                <w:sz w:val="18"/>
                <w:szCs w:val="18"/>
              </w:rPr>
            </w:pPr>
            <w:r>
              <w:rPr>
                <w:rFonts w:hint="eastAsia" w:ascii="Times New Roman" w:hAnsi="Times New Roman"/>
                <w:sz w:val="18"/>
                <w:szCs w:val="18"/>
              </w:rPr>
              <w:t>2</w:t>
            </w:r>
          </w:p>
        </w:tc>
        <w:tc>
          <w:tcPr>
            <w:tcW w:w="3246" w:type="dxa"/>
            <w:vAlign w:val="center"/>
          </w:tcPr>
          <w:p w14:paraId="66079C62">
            <w:pPr>
              <w:pStyle w:val="125"/>
              <w:rPr>
                <w:rFonts w:ascii="Times New Roman" w:hAnsi="Times New Roman"/>
                <w:sz w:val="18"/>
                <w:szCs w:val="18"/>
              </w:rPr>
            </w:pPr>
            <w:r>
              <w:rPr>
                <w:rFonts w:ascii="Times New Roman" w:hAnsi="Times New Roman"/>
                <w:sz w:val="18"/>
                <w:szCs w:val="18"/>
              </w:rPr>
              <w:t>需要切换到的目标信道</w:t>
            </w:r>
            <w:r>
              <w:rPr>
                <w:rFonts w:hint="eastAsia" w:ascii="Times New Roman" w:hAnsi="Times New Roman"/>
                <w:sz w:val="18"/>
                <w:szCs w:val="18"/>
              </w:rPr>
              <w:t>option</w:t>
            </w:r>
          </w:p>
        </w:tc>
      </w:tr>
      <w:tr w14:paraId="4487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20656442">
            <w:pPr>
              <w:pStyle w:val="125"/>
              <w:rPr>
                <w:rFonts w:ascii="Times New Roman" w:hAnsi="Times New Roman"/>
                <w:sz w:val="18"/>
                <w:szCs w:val="18"/>
              </w:rPr>
            </w:pPr>
            <w:r>
              <w:rPr>
                <w:rFonts w:hint="eastAsia" w:ascii="Times New Roman" w:hAnsi="Times New Roman"/>
                <w:sz w:val="18"/>
                <w:szCs w:val="18"/>
              </w:rPr>
              <w:t>保留</w:t>
            </w:r>
          </w:p>
        </w:tc>
        <w:tc>
          <w:tcPr>
            <w:tcW w:w="1058" w:type="dxa"/>
            <w:vMerge w:val="continue"/>
            <w:vAlign w:val="center"/>
          </w:tcPr>
          <w:p w14:paraId="644491D8">
            <w:pPr>
              <w:pStyle w:val="125"/>
              <w:rPr>
                <w:rFonts w:ascii="Times New Roman" w:hAnsi="Times New Roman"/>
                <w:sz w:val="18"/>
                <w:szCs w:val="18"/>
              </w:rPr>
            </w:pPr>
          </w:p>
        </w:tc>
        <w:tc>
          <w:tcPr>
            <w:tcW w:w="1288" w:type="dxa"/>
            <w:vAlign w:val="center"/>
          </w:tcPr>
          <w:p w14:paraId="1658E740">
            <w:pPr>
              <w:pStyle w:val="125"/>
              <w:rPr>
                <w:rFonts w:ascii="Times New Roman" w:hAnsi="Times New Roman"/>
                <w:sz w:val="18"/>
                <w:szCs w:val="18"/>
              </w:rPr>
            </w:pPr>
            <w:r>
              <w:rPr>
                <w:rFonts w:hint="eastAsia" w:ascii="Times New Roman" w:hAnsi="Times New Roman"/>
                <w:sz w:val="18"/>
                <w:szCs w:val="18"/>
              </w:rPr>
              <w:t>2-7</w:t>
            </w:r>
          </w:p>
        </w:tc>
        <w:tc>
          <w:tcPr>
            <w:tcW w:w="1215" w:type="dxa"/>
            <w:vAlign w:val="center"/>
          </w:tcPr>
          <w:p w14:paraId="23344F02">
            <w:pPr>
              <w:pStyle w:val="125"/>
              <w:rPr>
                <w:rFonts w:ascii="Times New Roman" w:hAnsi="Times New Roman"/>
                <w:sz w:val="18"/>
                <w:szCs w:val="18"/>
              </w:rPr>
            </w:pPr>
            <w:r>
              <w:rPr>
                <w:rFonts w:hint="eastAsia" w:ascii="Times New Roman" w:hAnsi="Times New Roman"/>
                <w:sz w:val="18"/>
                <w:szCs w:val="18"/>
              </w:rPr>
              <w:t>6</w:t>
            </w:r>
          </w:p>
        </w:tc>
        <w:tc>
          <w:tcPr>
            <w:tcW w:w="3246" w:type="dxa"/>
            <w:vAlign w:val="center"/>
          </w:tcPr>
          <w:p w14:paraId="6F0D5E57">
            <w:pPr>
              <w:pStyle w:val="125"/>
              <w:rPr>
                <w:rFonts w:ascii="Times New Roman" w:hAnsi="Times New Roman"/>
                <w:sz w:val="18"/>
                <w:szCs w:val="18"/>
              </w:rPr>
            </w:pPr>
            <w:r>
              <w:rPr>
                <w:rFonts w:hint="eastAsia" w:ascii="Times New Roman" w:hAnsi="Times New Roman"/>
                <w:sz w:val="18"/>
                <w:szCs w:val="18"/>
              </w:rPr>
              <w:t>-</w:t>
            </w:r>
          </w:p>
        </w:tc>
      </w:tr>
      <w:tr w14:paraId="0D8D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079" w:type="dxa"/>
            <w:vAlign w:val="center"/>
          </w:tcPr>
          <w:p w14:paraId="66105E83">
            <w:pPr>
              <w:pStyle w:val="125"/>
              <w:rPr>
                <w:rFonts w:ascii="Times New Roman" w:hAnsi="Times New Roman"/>
                <w:sz w:val="18"/>
                <w:szCs w:val="18"/>
              </w:rPr>
            </w:pPr>
            <w:r>
              <w:rPr>
                <w:rFonts w:ascii="Times New Roman" w:hAnsi="Times New Roman"/>
                <w:sz w:val="18"/>
                <w:szCs w:val="18"/>
              </w:rPr>
              <w:t>信道切换剩余时间</w:t>
            </w:r>
          </w:p>
        </w:tc>
        <w:tc>
          <w:tcPr>
            <w:tcW w:w="1058" w:type="dxa"/>
            <w:vAlign w:val="center"/>
          </w:tcPr>
          <w:p w14:paraId="08213FDE">
            <w:pPr>
              <w:pStyle w:val="125"/>
              <w:rPr>
                <w:rFonts w:ascii="Times New Roman" w:hAnsi="Times New Roman"/>
                <w:sz w:val="18"/>
                <w:szCs w:val="18"/>
              </w:rPr>
            </w:pPr>
            <w:r>
              <w:rPr>
                <w:rFonts w:hint="eastAsia" w:ascii="Times New Roman" w:hAnsi="Times New Roman"/>
                <w:sz w:val="18"/>
                <w:szCs w:val="18"/>
              </w:rPr>
              <w:t>4-7</w:t>
            </w:r>
          </w:p>
        </w:tc>
        <w:tc>
          <w:tcPr>
            <w:tcW w:w="1288" w:type="dxa"/>
            <w:vAlign w:val="center"/>
          </w:tcPr>
          <w:p w14:paraId="3BA519B5">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215" w:type="dxa"/>
            <w:vAlign w:val="center"/>
          </w:tcPr>
          <w:p w14:paraId="69A1DAD2">
            <w:pPr>
              <w:pStyle w:val="125"/>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2</w:t>
            </w:r>
          </w:p>
        </w:tc>
        <w:tc>
          <w:tcPr>
            <w:tcW w:w="3246" w:type="dxa"/>
            <w:vAlign w:val="center"/>
          </w:tcPr>
          <w:p w14:paraId="06F52B34">
            <w:pPr>
              <w:pStyle w:val="125"/>
              <w:rPr>
                <w:rFonts w:ascii="Times New Roman" w:hAnsi="Times New Roman"/>
                <w:sz w:val="18"/>
                <w:szCs w:val="18"/>
              </w:rPr>
            </w:pPr>
            <w:r>
              <w:rPr>
                <w:rFonts w:ascii="Times New Roman" w:hAnsi="Times New Roman"/>
                <w:sz w:val="18"/>
                <w:szCs w:val="18"/>
              </w:rPr>
              <w:t>距离实施信道切换的剩余时间</w:t>
            </w:r>
            <w:r>
              <w:rPr>
                <w:rFonts w:hint="eastAsia" w:ascii="Times New Roman" w:hAnsi="Times New Roman"/>
                <w:sz w:val="18"/>
                <w:szCs w:val="18"/>
              </w:rPr>
              <w:t>，</w:t>
            </w:r>
            <w:r>
              <w:rPr>
                <w:rFonts w:ascii="Times New Roman" w:hAnsi="Times New Roman"/>
                <w:sz w:val="18"/>
                <w:szCs w:val="18"/>
              </w:rPr>
              <w:t>单位</w:t>
            </w:r>
            <w:r>
              <w:rPr>
                <w:rFonts w:hint="eastAsia" w:ascii="Times New Roman" w:hAnsi="Times New Roman"/>
                <w:sz w:val="18"/>
                <w:szCs w:val="18"/>
              </w:rPr>
              <w:t>：1毫秒。</w:t>
            </w:r>
          </w:p>
        </w:tc>
      </w:tr>
    </w:tbl>
    <w:p w14:paraId="75AD6D52">
      <w:pPr>
        <w:pStyle w:val="50"/>
      </w:pPr>
    </w:p>
    <w:p w14:paraId="1DADB07E">
      <w:pPr>
        <w:pStyle w:val="150"/>
      </w:pPr>
      <w:r>
        <w:rPr>
          <w:rFonts w:hint="eastAsia"/>
        </w:rPr>
        <w:t>信标机制切换条目</w:t>
      </w:r>
    </w:p>
    <w:p w14:paraId="74BA49E6">
      <w:pPr>
        <w:pStyle w:val="50"/>
      </w:pPr>
      <w:r>
        <w:rPr>
          <w:rFonts w:hint="eastAsia"/>
        </w:rPr>
        <w:t>信标机制切换条目格式如</w:t>
      </w:r>
      <w:r>
        <w:fldChar w:fldCharType="begin"/>
      </w:r>
      <w:r>
        <w:instrText xml:space="preserve"> </w:instrText>
      </w:r>
      <w:r>
        <w:rPr>
          <w:rFonts w:hint="eastAsia"/>
        </w:rPr>
        <w:instrText xml:space="preserve">REF _Ref219383242 \h</w:instrText>
      </w:r>
      <w:r>
        <w:instrText xml:space="preserve">  \* MERGEFORMAT </w:instrText>
      </w:r>
      <w:r>
        <w:fldChar w:fldCharType="separate"/>
      </w:r>
      <w:r>
        <w:t>表 71</w:t>
      </w:r>
      <w:r>
        <w:fldChar w:fldCharType="end"/>
      </w:r>
      <w:r>
        <w:rPr>
          <w:rFonts w:hint="eastAsia"/>
        </w:rPr>
        <w:t>所示。</w:t>
      </w:r>
    </w:p>
    <w:p w14:paraId="1605C89C">
      <w:pPr>
        <w:pStyle w:val="50"/>
      </w:pPr>
      <w:r>
        <w:rPr>
          <w:rFonts w:hint="eastAsia"/>
        </w:rPr>
        <w:t>用于CCO指示全网STA在同一时刻切换至集中信标机制或分散信标机制。当CCO需要进行信标机制切换时，在信标帧中携带信标机制切换条目，约定全网站点在统一时刻进行信标机制切换，信标机制切换条目格式如</w:t>
      </w:r>
      <w:r>
        <w:fldChar w:fldCharType="begin"/>
      </w:r>
      <w:r>
        <w:instrText xml:space="preserve"> REF _Ref219383242 \h </w:instrText>
      </w:r>
      <w:r>
        <w:fldChar w:fldCharType="separate"/>
      </w:r>
      <w:r>
        <w:t>表 71</w:t>
      </w:r>
      <w:r>
        <w:fldChar w:fldCharType="end"/>
      </w:r>
      <w:r>
        <w:rPr>
          <w:rFonts w:hint="eastAsia"/>
        </w:rPr>
        <w:t>所示。</w:t>
      </w:r>
    </w:p>
    <w:p w14:paraId="746F064E">
      <w:pPr>
        <w:pStyle w:val="10"/>
      </w:pPr>
      <w:bookmarkStart w:id="895" w:name="_Ref219119415"/>
      <w:bookmarkEnd w:id="895"/>
      <w:bookmarkStart w:id="896" w:name="_Ref219383242"/>
      <w:r>
        <w:t xml:space="preserve">表 </w:t>
      </w:r>
      <w:r>
        <w:fldChar w:fldCharType="begin"/>
      </w:r>
      <w:r>
        <w:instrText xml:space="preserve"> SEQ 表 \* ARABIC </w:instrText>
      </w:r>
      <w:r>
        <w:fldChar w:fldCharType="separate"/>
      </w:r>
      <w:r>
        <w:t>71</w:t>
      </w:r>
      <w:r>
        <w:fldChar w:fldCharType="end"/>
      </w:r>
      <w:bookmarkEnd w:id="896"/>
      <w:r>
        <w:rPr>
          <w:rFonts w:hint="eastAsia"/>
        </w:rPr>
        <w:t xml:space="preserve"> 信标机制切换条目</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8"/>
        <w:gridCol w:w="1219"/>
        <w:gridCol w:w="1368"/>
        <w:gridCol w:w="1296"/>
        <w:gridCol w:w="3412"/>
      </w:tblGrid>
      <w:tr w14:paraId="7C2C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auto" w:sz="4" w:space="0"/>
              <w:left w:val="single" w:color="auto" w:sz="4" w:space="0"/>
              <w:bottom w:val="single" w:color="auto" w:sz="4" w:space="0"/>
              <w:right w:val="single" w:color="auto" w:sz="4" w:space="0"/>
            </w:tcBorders>
            <w:vAlign w:val="center"/>
          </w:tcPr>
          <w:p w14:paraId="50CECB14">
            <w:pPr>
              <w:pStyle w:val="125"/>
              <w:rPr>
                <w:rFonts w:ascii="Times New Roman" w:hAnsi="Times New Roman"/>
                <w:sz w:val="18"/>
                <w:szCs w:val="18"/>
              </w:rPr>
            </w:pPr>
            <w:r>
              <w:rPr>
                <w:rFonts w:hint="eastAsia" w:ascii="Times New Roman" w:hAnsi="Times New Roman"/>
                <w:sz w:val="18"/>
                <w:szCs w:val="18"/>
              </w:rPr>
              <w:t>字段</w:t>
            </w:r>
          </w:p>
        </w:tc>
        <w:tc>
          <w:tcPr>
            <w:tcW w:w="1216" w:type="dxa"/>
            <w:tcBorders>
              <w:top w:val="single" w:color="auto" w:sz="4" w:space="0"/>
              <w:left w:val="nil"/>
              <w:bottom w:val="single" w:color="auto" w:sz="4" w:space="0"/>
              <w:right w:val="single" w:color="auto" w:sz="4" w:space="0"/>
            </w:tcBorders>
            <w:vAlign w:val="center"/>
          </w:tcPr>
          <w:p w14:paraId="0BFFE4A6">
            <w:pPr>
              <w:pStyle w:val="125"/>
              <w:rPr>
                <w:rFonts w:ascii="Times New Roman" w:hAnsi="Times New Roman"/>
                <w:sz w:val="18"/>
                <w:szCs w:val="18"/>
              </w:rPr>
            </w:pPr>
            <w:r>
              <w:rPr>
                <w:rFonts w:hint="eastAsia" w:ascii="Times New Roman" w:hAnsi="Times New Roman"/>
                <w:sz w:val="18"/>
                <w:szCs w:val="18"/>
              </w:rPr>
              <w:t>字节号</w:t>
            </w:r>
          </w:p>
        </w:tc>
        <w:tc>
          <w:tcPr>
            <w:tcW w:w="1366" w:type="dxa"/>
            <w:tcBorders>
              <w:top w:val="single" w:color="auto" w:sz="4" w:space="0"/>
              <w:left w:val="nil"/>
              <w:bottom w:val="single" w:color="auto" w:sz="4" w:space="0"/>
              <w:right w:val="single" w:color="auto" w:sz="4" w:space="0"/>
            </w:tcBorders>
            <w:vAlign w:val="center"/>
          </w:tcPr>
          <w:p w14:paraId="22172D96">
            <w:pPr>
              <w:pStyle w:val="125"/>
              <w:rPr>
                <w:rFonts w:ascii="Times New Roman" w:hAnsi="Times New Roman"/>
                <w:sz w:val="18"/>
                <w:szCs w:val="18"/>
              </w:rPr>
            </w:pPr>
            <w:r>
              <w:rPr>
                <w:rFonts w:hint="eastAsia" w:ascii="Times New Roman" w:hAnsi="Times New Roman"/>
                <w:sz w:val="18"/>
                <w:szCs w:val="18"/>
              </w:rPr>
              <w:t>比特位</w:t>
            </w:r>
          </w:p>
        </w:tc>
        <w:tc>
          <w:tcPr>
            <w:tcW w:w="1293" w:type="dxa"/>
            <w:tcBorders>
              <w:top w:val="single" w:color="auto" w:sz="4" w:space="0"/>
              <w:left w:val="nil"/>
              <w:bottom w:val="single" w:color="auto" w:sz="4" w:space="0"/>
              <w:right w:val="single" w:color="auto" w:sz="4" w:space="0"/>
            </w:tcBorders>
            <w:vAlign w:val="center"/>
          </w:tcPr>
          <w:p w14:paraId="57E2F858">
            <w:pPr>
              <w:pStyle w:val="125"/>
              <w:rPr>
                <w:rFonts w:ascii="Times New Roman" w:hAnsi="Times New Roman"/>
                <w:sz w:val="18"/>
                <w:szCs w:val="18"/>
              </w:rPr>
            </w:pPr>
            <w:r>
              <w:rPr>
                <w:rFonts w:hint="eastAsia" w:ascii="Times New Roman" w:hAnsi="Times New Roman"/>
                <w:sz w:val="18"/>
                <w:szCs w:val="18"/>
              </w:rPr>
              <w:t>字段大小（比特）</w:t>
            </w:r>
          </w:p>
        </w:tc>
        <w:tc>
          <w:tcPr>
            <w:tcW w:w="3417" w:type="dxa"/>
            <w:tcBorders>
              <w:top w:val="single" w:color="auto" w:sz="4" w:space="0"/>
              <w:left w:val="nil"/>
              <w:bottom w:val="single" w:color="auto" w:sz="4" w:space="0"/>
              <w:right w:val="single" w:color="auto" w:sz="4" w:space="0"/>
            </w:tcBorders>
            <w:vAlign w:val="center"/>
          </w:tcPr>
          <w:p w14:paraId="3FF7B3DE">
            <w:pPr>
              <w:pStyle w:val="125"/>
              <w:rPr>
                <w:rFonts w:ascii="Times New Roman" w:hAnsi="Times New Roman"/>
                <w:sz w:val="18"/>
                <w:szCs w:val="18"/>
              </w:rPr>
            </w:pPr>
            <w:r>
              <w:rPr>
                <w:rFonts w:hint="eastAsia" w:ascii="Times New Roman" w:hAnsi="Times New Roman"/>
                <w:sz w:val="18"/>
                <w:szCs w:val="18"/>
              </w:rPr>
              <w:t>定义说明</w:t>
            </w:r>
          </w:p>
        </w:tc>
      </w:tr>
      <w:tr w14:paraId="4267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auto" w:sz="4" w:space="0"/>
              <w:left w:val="single" w:color="auto" w:sz="4" w:space="0"/>
              <w:bottom w:val="single" w:color="auto" w:sz="4" w:space="0"/>
              <w:right w:val="single" w:color="auto" w:sz="4" w:space="0"/>
            </w:tcBorders>
            <w:vAlign w:val="center"/>
          </w:tcPr>
          <w:p w14:paraId="1435B110">
            <w:pPr>
              <w:pStyle w:val="125"/>
              <w:rPr>
                <w:rFonts w:ascii="Times New Roman" w:hAnsi="Times New Roman"/>
                <w:sz w:val="18"/>
                <w:szCs w:val="18"/>
              </w:rPr>
            </w:pPr>
            <w:r>
              <w:rPr>
                <w:rFonts w:hint="eastAsia" w:ascii="Times New Roman" w:hAnsi="Times New Roman"/>
                <w:sz w:val="18"/>
                <w:szCs w:val="18"/>
              </w:rPr>
              <w:t>信标机制切换条目头</w:t>
            </w:r>
          </w:p>
        </w:tc>
        <w:tc>
          <w:tcPr>
            <w:tcW w:w="1216" w:type="dxa"/>
            <w:tcBorders>
              <w:top w:val="single" w:color="auto" w:sz="4" w:space="0"/>
              <w:left w:val="nil"/>
              <w:bottom w:val="single" w:color="auto" w:sz="4" w:space="0"/>
              <w:right w:val="single" w:color="auto" w:sz="4" w:space="0"/>
            </w:tcBorders>
            <w:vAlign w:val="center"/>
          </w:tcPr>
          <w:p w14:paraId="6F4270CD">
            <w:pPr>
              <w:pStyle w:val="125"/>
              <w:rPr>
                <w:rFonts w:ascii="Times New Roman" w:hAnsi="Times New Roman"/>
                <w:sz w:val="18"/>
                <w:szCs w:val="18"/>
              </w:rPr>
            </w:pPr>
            <w:r>
              <w:rPr>
                <w:rFonts w:ascii="Times New Roman" w:hAnsi="Times New Roman"/>
                <w:sz w:val="18"/>
                <w:szCs w:val="18"/>
              </w:rPr>
              <w:t>0</w:t>
            </w:r>
          </w:p>
        </w:tc>
        <w:tc>
          <w:tcPr>
            <w:tcW w:w="1366" w:type="dxa"/>
            <w:tcBorders>
              <w:top w:val="single" w:color="auto" w:sz="4" w:space="0"/>
              <w:left w:val="nil"/>
              <w:bottom w:val="single" w:color="auto" w:sz="4" w:space="0"/>
              <w:right w:val="single" w:color="auto" w:sz="4" w:space="0"/>
            </w:tcBorders>
            <w:vAlign w:val="center"/>
          </w:tcPr>
          <w:p w14:paraId="72898C94">
            <w:pPr>
              <w:pStyle w:val="125"/>
              <w:rPr>
                <w:rFonts w:ascii="Times New Roman" w:hAnsi="Times New Roman"/>
                <w:sz w:val="18"/>
                <w:szCs w:val="18"/>
              </w:rPr>
            </w:pPr>
            <w:r>
              <w:rPr>
                <w:rFonts w:ascii="Times New Roman" w:hAnsi="Times New Roman"/>
                <w:sz w:val="18"/>
                <w:szCs w:val="18"/>
              </w:rPr>
              <w:t>0-7</w:t>
            </w:r>
          </w:p>
        </w:tc>
        <w:tc>
          <w:tcPr>
            <w:tcW w:w="1293" w:type="dxa"/>
            <w:tcBorders>
              <w:top w:val="single" w:color="auto" w:sz="4" w:space="0"/>
              <w:left w:val="nil"/>
              <w:bottom w:val="single" w:color="auto" w:sz="4" w:space="0"/>
              <w:right w:val="single" w:color="auto" w:sz="4" w:space="0"/>
            </w:tcBorders>
            <w:vAlign w:val="center"/>
          </w:tcPr>
          <w:p w14:paraId="5905C73B">
            <w:pPr>
              <w:pStyle w:val="125"/>
              <w:rPr>
                <w:rFonts w:ascii="Times New Roman" w:hAnsi="Times New Roman"/>
                <w:sz w:val="18"/>
                <w:szCs w:val="18"/>
              </w:rPr>
            </w:pPr>
            <w:r>
              <w:rPr>
                <w:rFonts w:hint="eastAsia" w:ascii="Times New Roman" w:hAnsi="Times New Roman"/>
                <w:sz w:val="18"/>
                <w:szCs w:val="18"/>
              </w:rPr>
              <w:t>8</w:t>
            </w:r>
          </w:p>
        </w:tc>
        <w:tc>
          <w:tcPr>
            <w:tcW w:w="3417" w:type="dxa"/>
            <w:tcBorders>
              <w:top w:val="single" w:color="auto" w:sz="4" w:space="0"/>
              <w:left w:val="nil"/>
              <w:bottom w:val="single" w:color="auto" w:sz="4" w:space="0"/>
              <w:right w:val="single" w:color="auto" w:sz="4" w:space="0"/>
            </w:tcBorders>
            <w:vAlign w:val="center"/>
          </w:tcPr>
          <w:p w14:paraId="095830DA">
            <w:pPr>
              <w:pStyle w:val="125"/>
              <w:rPr>
                <w:rFonts w:ascii="Times New Roman" w:hAnsi="Times New Roman"/>
                <w:sz w:val="18"/>
                <w:szCs w:val="18"/>
              </w:rPr>
            </w:pPr>
            <w:r>
              <w:rPr>
                <w:rFonts w:ascii="Times New Roman" w:hAnsi="Times New Roman"/>
                <w:sz w:val="18"/>
                <w:szCs w:val="18"/>
              </w:rPr>
              <w:t>0x0F</w:t>
            </w:r>
          </w:p>
        </w:tc>
      </w:tr>
      <w:tr w14:paraId="3356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auto" w:sz="4" w:space="0"/>
              <w:left w:val="single" w:color="auto" w:sz="4" w:space="0"/>
              <w:bottom w:val="single" w:color="auto" w:sz="4" w:space="0"/>
              <w:right w:val="single" w:color="auto" w:sz="4" w:space="0"/>
            </w:tcBorders>
            <w:vAlign w:val="center"/>
          </w:tcPr>
          <w:p w14:paraId="17B9EFE5">
            <w:pPr>
              <w:pStyle w:val="125"/>
              <w:rPr>
                <w:rFonts w:ascii="Times New Roman" w:hAnsi="Times New Roman"/>
                <w:sz w:val="18"/>
                <w:szCs w:val="18"/>
              </w:rPr>
            </w:pPr>
            <w:r>
              <w:rPr>
                <w:rFonts w:hint="eastAsia" w:ascii="Times New Roman" w:hAnsi="Times New Roman"/>
                <w:sz w:val="18"/>
                <w:szCs w:val="18"/>
              </w:rPr>
              <w:t>信标机制切换条目长度</w:t>
            </w:r>
          </w:p>
        </w:tc>
        <w:tc>
          <w:tcPr>
            <w:tcW w:w="1216" w:type="dxa"/>
            <w:tcBorders>
              <w:top w:val="single" w:color="auto" w:sz="4" w:space="0"/>
              <w:left w:val="nil"/>
              <w:bottom w:val="single" w:color="auto" w:sz="4" w:space="0"/>
              <w:right w:val="single" w:color="auto" w:sz="4" w:space="0"/>
            </w:tcBorders>
            <w:vAlign w:val="center"/>
          </w:tcPr>
          <w:p w14:paraId="2DC42390">
            <w:pPr>
              <w:pStyle w:val="125"/>
              <w:rPr>
                <w:rFonts w:ascii="Times New Roman" w:hAnsi="Times New Roman"/>
                <w:sz w:val="18"/>
                <w:szCs w:val="18"/>
              </w:rPr>
            </w:pPr>
            <w:r>
              <w:rPr>
                <w:rFonts w:ascii="Times New Roman" w:hAnsi="Times New Roman"/>
                <w:sz w:val="18"/>
                <w:szCs w:val="18"/>
              </w:rPr>
              <w:t>1</w:t>
            </w:r>
          </w:p>
        </w:tc>
        <w:tc>
          <w:tcPr>
            <w:tcW w:w="1366" w:type="dxa"/>
            <w:tcBorders>
              <w:top w:val="single" w:color="auto" w:sz="4" w:space="0"/>
              <w:left w:val="nil"/>
              <w:bottom w:val="single" w:color="auto" w:sz="4" w:space="0"/>
              <w:right w:val="single" w:color="auto" w:sz="4" w:space="0"/>
            </w:tcBorders>
            <w:vAlign w:val="center"/>
          </w:tcPr>
          <w:p w14:paraId="22D42B28">
            <w:pPr>
              <w:pStyle w:val="125"/>
              <w:rPr>
                <w:rFonts w:ascii="Times New Roman" w:hAnsi="Times New Roman"/>
                <w:sz w:val="18"/>
                <w:szCs w:val="18"/>
              </w:rPr>
            </w:pPr>
            <w:r>
              <w:rPr>
                <w:rFonts w:ascii="Times New Roman" w:hAnsi="Times New Roman"/>
                <w:sz w:val="18"/>
                <w:szCs w:val="18"/>
              </w:rPr>
              <w:t>0-7</w:t>
            </w:r>
          </w:p>
        </w:tc>
        <w:tc>
          <w:tcPr>
            <w:tcW w:w="1293" w:type="dxa"/>
            <w:tcBorders>
              <w:top w:val="single" w:color="auto" w:sz="4" w:space="0"/>
              <w:left w:val="nil"/>
              <w:bottom w:val="single" w:color="auto" w:sz="4" w:space="0"/>
              <w:right w:val="single" w:color="auto" w:sz="4" w:space="0"/>
            </w:tcBorders>
            <w:vAlign w:val="center"/>
          </w:tcPr>
          <w:p w14:paraId="338B5AC3">
            <w:pPr>
              <w:pStyle w:val="125"/>
              <w:rPr>
                <w:rFonts w:ascii="Times New Roman" w:hAnsi="Times New Roman"/>
                <w:sz w:val="18"/>
                <w:szCs w:val="18"/>
              </w:rPr>
            </w:pPr>
            <w:r>
              <w:rPr>
                <w:rFonts w:ascii="Times New Roman" w:hAnsi="Times New Roman"/>
                <w:sz w:val="18"/>
                <w:szCs w:val="18"/>
              </w:rPr>
              <w:t>8</w:t>
            </w:r>
          </w:p>
        </w:tc>
        <w:tc>
          <w:tcPr>
            <w:tcW w:w="3417" w:type="dxa"/>
            <w:tcBorders>
              <w:top w:val="single" w:color="auto" w:sz="4" w:space="0"/>
              <w:left w:val="nil"/>
              <w:bottom w:val="single" w:color="auto" w:sz="4" w:space="0"/>
              <w:right w:val="single" w:color="auto" w:sz="4" w:space="0"/>
            </w:tcBorders>
            <w:vAlign w:val="center"/>
          </w:tcPr>
          <w:p w14:paraId="5D8AE568">
            <w:pPr>
              <w:pStyle w:val="125"/>
              <w:rPr>
                <w:rFonts w:ascii="Times New Roman" w:hAnsi="Times New Roman"/>
                <w:sz w:val="18"/>
                <w:szCs w:val="18"/>
              </w:rPr>
            </w:pPr>
            <w:r>
              <w:rPr>
                <w:rFonts w:hint="eastAsia" w:ascii="Times New Roman" w:hAnsi="Times New Roman"/>
                <w:sz w:val="18"/>
                <w:szCs w:val="18"/>
              </w:rPr>
              <w:t>条目长度，单位</w:t>
            </w:r>
            <w:r>
              <w:rPr>
                <w:rFonts w:ascii="Times New Roman" w:hAnsi="Times New Roman"/>
                <w:sz w:val="18"/>
                <w:szCs w:val="18"/>
              </w:rPr>
              <w:t>byte</w:t>
            </w:r>
          </w:p>
          <w:p w14:paraId="51E75337">
            <w:pPr>
              <w:pStyle w:val="125"/>
              <w:rPr>
                <w:rFonts w:ascii="Times New Roman" w:hAnsi="Times New Roman"/>
                <w:sz w:val="18"/>
                <w:szCs w:val="18"/>
              </w:rPr>
            </w:pPr>
            <w:r>
              <w:rPr>
                <w:rFonts w:hint="eastAsia" w:ascii="Times New Roman" w:hAnsi="Times New Roman"/>
                <w:sz w:val="18"/>
                <w:szCs w:val="18"/>
              </w:rPr>
              <w:t>固定值：</w:t>
            </w:r>
            <w:r>
              <w:rPr>
                <w:rFonts w:ascii="Times New Roman" w:hAnsi="Times New Roman"/>
                <w:sz w:val="18"/>
                <w:szCs w:val="18"/>
              </w:rPr>
              <w:t>0x7</w:t>
            </w:r>
          </w:p>
        </w:tc>
      </w:tr>
      <w:tr w14:paraId="23E1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auto" w:sz="4" w:space="0"/>
              <w:left w:val="single" w:color="auto" w:sz="4" w:space="0"/>
              <w:bottom w:val="single" w:color="auto" w:sz="4" w:space="0"/>
              <w:right w:val="single" w:color="auto" w:sz="4" w:space="0"/>
            </w:tcBorders>
            <w:vAlign w:val="center"/>
          </w:tcPr>
          <w:p w14:paraId="7292A99E">
            <w:pPr>
              <w:pStyle w:val="125"/>
              <w:rPr>
                <w:rFonts w:ascii="Times New Roman" w:hAnsi="Times New Roman"/>
                <w:sz w:val="18"/>
                <w:szCs w:val="18"/>
              </w:rPr>
            </w:pPr>
            <w:r>
              <w:rPr>
                <w:rFonts w:hint="eastAsia" w:ascii="Times New Roman" w:hAnsi="Times New Roman"/>
                <w:sz w:val="18"/>
                <w:szCs w:val="18"/>
              </w:rPr>
              <w:t>切换目标机制I</w:t>
            </w:r>
            <w:r>
              <w:rPr>
                <w:rFonts w:ascii="Times New Roman" w:hAnsi="Times New Roman"/>
                <w:sz w:val="18"/>
                <w:szCs w:val="18"/>
              </w:rPr>
              <w:t>D</w:t>
            </w:r>
          </w:p>
        </w:tc>
        <w:tc>
          <w:tcPr>
            <w:tcW w:w="1216" w:type="dxa"/>
            <w:tcBorders>
              <w:top w:val="single" w:color="auto" w:sz="4" w:space="0"/>
              <w:left w:val="nil"/>
              <w:bottom w:val="single" w:color="auto" w:sz="4" w:space="0"/>
              <w:right w:val="single" w:color="auto" w:sz="4" w:space="0"/>
            </w:tcBorders>
            <w:vAlign w:val="center"/>
          </w:tcPr>
          <w:p w14:paraId="1621929E">
            <w:pPr>
              <w:pStyle w:val="125"/>
              <w:rPr>
                <w:rFonts w:ascii="Times New Roman" w:hAnsi="Times New Roman"/>
                <w:sz w:val="18"/>
                <w:szCs w:val="18"/>
              </w:rPr>
            </w:pPr>
            <w:r>
              <w:rPr>
                <w:rFonts w:hint="eastAsia" w:ascii="Times New Roman" w:hAnsi="Times New Roman"/>
                <w:sz w:val="18"/>
                <w:szCs w:val="18"/>
              </w:rPr>
              <w:t>2</w:t>
            </w:r>
          </w:p>
        </w:tc>
        <w:tc>
          <w:tcPr>
            <w:tcW w:w="1366" w:type="dxa"/>
            <w:tcBorders>
              <w:top w:val="single" w:color="auto" w:sz="4" w:space="0"/>
              <w:left w:val="nil"/>
              <w:bottom w:val="single" w:color="auto" w:sz="4" w:space="0"/>
              <w:right w:val="single" w:color="auto" w:sz="4" w:space="0"/>
            </w:tcBorders>
            <w:vAlign w:val="center"/>
          </w:tcPr>
          <w:p w14:paraId="31441236">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293" w:type="dxa"/>
            <w:tcBorders>
              <w:top w:val="single" w:color="auto" w:sz="4" w:space="0"/>
              <w:left w:val="nil"/>
              <w:bottom w:val="single" w:color="auto" w:sz="4" w:space="0"/>
              <w:right w:val="single" w:color="auto" w:sz="4" w:space="0"/>
            </w:tcBorders>
            <w:vAlign w:val="center"/>
          </w:tcPr>
          <w:p w14:paraId="7EB761F0">
            <w:pPr>
              <w:pStyle w:val="125"/>
              <w:rPr>
                <w:rFonts w:ascii="Times New Roman" w:hAnsi="Times New Roman"/>
                <w:sz w:val="18"/>
                <w:szCs w:val="18"/>
              </w:rPr>
            </w:pPr>
            <w:r>
              <w:rPr>
                <w:rFonts w:hint="eastAsia" w:ascii="Times New Roman" w:hAnsi="Times New Roman"/>
                <w:sz w:val="18"/>
                <w:szCs w:val="18"/>
              </w:rPr>
              <w:t>8</w:t>
            </w:r>
          </w:p>
        </w:tc>
        <w:tc>
          <w:tcPr>
            <w:tcW w:w="3417" w:type="dxa"/>
            <w:tcBorders>
              <w:top w:val="single" w:color="auto" w:sz="4" w:space="0"/>
              <w:left w:val="nil"/>
              <w:bottom w:val="single" w:color="auto" w:sz="4" w:space="0"/>
              <w:right w:val="single" w:color="auto" w:sz="4" w:space="0"/>
            </w:tcBorders>
            <w:vAlign w:val="center"/>
          </w:tcPr>
          <w:p w14:paraId="095299B3">
            <w:pPr>
              <w:pStyle w:val="125"/>
              <w:rPr>
                <w:rFonts w:ascii="Times New Roman" w:hAnsi="Times New Roman"/>
                <w:sz w:val="18"/>
                <w:szCs w:val="18"/>
              </w:rPr>
            </w:pPr>
            <w:r>
              <w:rPr>
                <w:rFonts w:hint="eastAsia" w:ascii="Times New Roman" w:hAnsi="Times New Roman"/>
                <w:sz w:val="18"/>
                <w:szCs w:val="18"/>
              </w:rPr>
              <w:t>0：集中信标机制</w:t>
            </w:r>
          </w:p>
          <w:p w14:paraId="5313D649">
            <w:pPr>
              <w:pStyle w:val="125"/>
              <w:rPr>
                <w:rFonts w:ascii="Times New Roman" w:hAnsi="Times New Roman"/>
                <w:sz w:val="18"/>
                <w:szCs w:val="18"/>
              </w:rPr>
            </w:pPr>
            <w:r>
              <w:rPr>
                <w:rFonts w:hint="eastAsia" w:ascii="Times New Roman" w:hAnsi="Times New Roman"/>
                <w:sz w:val="18"/>
                <w:szCs w:val="18"/>
              </w:rPr>
              <w:t>1：分散信标机制</w:t>
            </w:r>
          </w:p>
          <w:p w14:paraId="3F1ABE42">
            <w:pPr>
              <w:pStyle w:val="125"/>
              <w:rPr>
                <w:rFonts w:ascii="Times New Roman" w:hAnsi="Times New Roman"/>
                <w:sz w:val="18"/>
                <w:szCs w:val="18"/>
              </w:rPr>
            </w:pPr>
            <w:r>
              <w:rPr>
                <w:rFonts w:hint="eastAsia" w:ascii="Times New Roman" w:hAnsi="Times New Roman"/>
                <w:sz w:val="18"/>
                <w:szCs w:val="18"/>
              </w:rPr>
              <w:t>其他：保留</w:t>
            </w:r>
          </w:p>
        </w:tc>
      </w:tr>
      <w:tr w14:paraId="3944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Merge w:val="restart"/>
            <w:tcBorders>
              <w:top w:val="nil"/>
              <w:left w:val="single" w:color="auto" w:sz="4" w:space="0"/>
              <w:bottom w:val="single" w:color="auto" w:sz="4" w:space="0"/>
              <w:right w:val="single" w:color="auto" w:sz="4" w:space="0"/>
            </w:tcBorders>
            <w:vAlign w:val="center"/>
          </w:tcPr>
          <w:p w14:paraId="00B7B1F2">
            <w:pPr>
              <w:pStyle w:val="125"/>
              <w:rPr>
                <w:rFonts w:ascii="Times New Roman" w:hAnsi="Times New Roman"/>
                <w:sz w:val="18"/>
                <w:szCs w:val="18"/>
              </w:rPr>
            </w:pPr>
            <w:r>
              <w:rPr>
                <w:rFonts w:hint="eastAsia" w:ascii="Times New Roman" w:hAnsi="Times New Roman"/>
                <w:sz w:val="18"/>
                <w:szCs w:val="18"/>
              </w:rPr>
              <w:t>切换N</w:t>
            </w:r>
            <w:r>
              <w:rPr>
                <w:rFonts w:ascii="Times New Roman" w:hAnsi="Times New Roman"/>
                <w:sz w:val="18"/>
                <w:szCs w:val="18"/>
              </w:rPr>
              <w:t>TB</w:t>
            </w:r>
            <w:r>
              <w:rPr>
                <w:rFonts w:hint="eastAsia" w:ascii="Times New Roman" w:hAnsi="Times New Roman"/>
                <w:sz w:val="18"/>
                <w:szCs w:val="18"/>
              </w:rPr>
              <w:t>时刻</w:t>
            </w:r>
          </w:p>
        </w:tc>
        <w:tc>
          <w:tcPr>
            <w:tcW w:w="1216" w:type="dxa"/>
            <w:tcBorders>
              <w:top w:val="single" w:color="auto" w:sz="4" w:space="0"/>
              <w:left w:val="nil"/>
              <w:bottom w:val="single" w:color="auto" w:sz="4" w:space="0"/>
              <w:right w:val="single" w:color="auto" w:sz="4" w:space="0"/>
            </w:tcBorders>
            <w:vAlign w:val="center"/>
          </w:tcPr>
          <w:p w14:paraId="1996CAE8">
            <w:pPr>
              <w:pStyle w:val="125"/>
              <w:rPr>
                <w:rFonts w:ascii="Times New Roman" w:hAnsi="Times New Roman"/>
                <w:sz w:val="18"/>
                <w:szCs w:val="18"/>
              </w:rPr>
            </w:pPr>
            <w:r>
              <w:rPr>
                <w:rFonts w:hint="eastAsia" w:ascii="Times New Roman" w:hAnsi="Times New Roman"/>
                <w:sz w:val="18"/>
                <w:szCs w:val="18"/>
              </w:rPr>
              <w:t>3</w:t>
            </w:r>
          </w:p>
        </w:tc>
        <w:tc>
          <w:tcPr>
            <w:tcW w:w="1366" w:type="dxa"/>
            <w:tcBorders>
              <w:top w:val="single" w:color="auto" w:sz="4" w:space="0"/>
              <w:left w:val="nil"/>
              <w:bottom w:val="single" w:color="auto" w:sz="4" w:space="0"/>
              <w:right w:val="single" w:color="auto" w:sz="4" w:space="0"/>
            </w:tcBorders>
            <w:vAlign w:val="center"/>
          </w:tcPr>
          <w:p w14:paraId="3DD2A4EE">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293" w:type="dxa"/>
            <w:tcBorders>
              <w:top w:val="single" w:color="auto" w:sz="4" w:space="0"/>
              <w:left w:val="nil"/>
              <w:bottom w:val="single" w:color="auto" w:sz="4" w:space="0"/>
              <w:right w:val="single" w:color="auto" w:sz="4" w:space="0"/>
            </w:tcBorders>
            <w:vAlign w:val="center"/>
          </w:tcPr>
          <w:p w14:paraId="26E90D1F">
            <w:pPr>
              <w:pStyle w:val="125"/>
              <w:rPr>
                <w:rFonts w:ascii="Times New Roman" w:hAnsi="Times New Roman"/>
                <w:sz w:val="18"/>
                <w:szCs w:val="18"/>
              </w:rPr>
            </w:pPr>
            <w:r>
              <w:rPr>
                <w:rFonts w:hint="eastAsia" w:ascii="Times New Roman" w:hAnsi="Times New Roman"/>
                <w:sz w:val="18"/>
                <w:szCs w:val="18"/>
              </w:rPr>
              <w:t>8</w:t>
            </w:r>
          </w:p>
        </w:tc>
        <w:tc>
          <w:tcPr>
            <w:tcW w:w="3417" w:type="dxa"/>
            <w:vMerge w:val="restart"/>
            <w:tcBorders>
              <w:top w:val="nil"/>
              <w:left w:val="nil"/>
              <w:bottom w:val="single" w:color="auto" w:sz="4" w:space="0"/>
              <w:right w:val="single" w:color="auto" w:sz="4" w:space="0"/>
            </w:tcBorders>
            <w:vAlign w:val="center"/>
          </w:tcPr>
          <w:p w14:paraId="5F2F82C9">
            <w:pPr>
              <w:pStyle w:val="125"/>
              <w:rPr>
                <w:rFonts w:ascii="Times New Roman" w:hAnsi="Times New Roman"/>
                <w:sz w:val="18"/>
                <w:szCs w:val="18"/>
              </w:rPr>
            </w:pPr>
            <w:r>
              <w:rPr>
                <w:rFonts w:hint="eastAsia" w:ascii="Times New Roman" w:hAnsi="Times New Roman"/>
                <w:sz w:val="18"/>
                <w:szCs w:val="18"/>
              </w:rPr>
              <w:t>预定进行切换的N</w:t>
            </w:r>
            <w:r>
              <w:rPr>
                <w:rFonts w:ascii="Times New Roman" w:hAnsi="Times New Roman"/>
                <w:sz w:val="18"/>
                <w:szCs w:val="18"/>
              </w:rPr>
              <w:t>TB</w:t>
            </w:r>
            <w:r>
              <w:rPr>
                <w:rFonts w:hint="eastAsia" w:ascii="Times New Roman" w:hAnsi="Times New Roman"/>
                <w:sz w:val="18"/>
                <w:szCs w:val="18"/>
              </w:rPr>
              <w:t>时刻</w:t>
            </w:r>
          </w:p>
        </w:tc>
      </w:tr>
      <w:tr w14:paraId="48DC9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Merge w:val="continue"/>
            <w:tcBorders>
              <w:top w:val="nil"/>
              <w:left w:val="single" w:color="auto" w:sz="4" w:space="0"/>
              <w:bottom w:val="single" w:color="auto" w:sz="4" w:space="0"/>
              <w:right w:val="single" w:color="auto" w:sz="4" w:space="0"/>
            </w:tcBorders>
            <w:vAlign w:val="center"/>
          </w:tcPr>
          <w:p w14:paraId="3B49758B">
            <w:pPr>
              <w:pStyle w:val="50"/>
            </w:pPr>
          </w:p>
        </w:tc>
        <w:tc>
          <w:tcPr>
            <w:tcW w:w="1216" w:type="dxa"/>
            <w:tcBorders>
              <w:top w:val="single" w:color="auto" w:sz="4" w:space="0"/>
              <w:left w:val="nil"/>
              <w:bottom w:val="single" w:color="auto" w:sz="4" w:space="0"/>
              <w:right w:val="single" w:color="auto" w:sz="4" w:space="0"/>
            </w:tcBorders>
            <w:vAlign w:val="center"/>
          </w:tcPr>
          <w:p w14:paraId="25DA7297">
            <w:pPr>
              <w:pStyle w:val="125"/>
              <w:rPr>
                <w:rFonts w:ascii="Times New Roman" w:hAnsi="Times New Roman"/>
                <w:sz w:val="18"/>
                <w:szCs w:val="18"/>
              </w:rPr>
            </w:pPr>
            <w:r>
              <w:rPr>
                <w:rFonts w:hint="eastAsia" w:ascii="Times New Roman" w:hAnsi="Times New Roman"/>
                <w:sz w:val="18"/>
                <w:szCs w:val="18"/>
              </w:rPr>
              <w:t>4</w:t>
            </w:r>
          </w:p>
        </w:tc>
        <w:tc>
          <w:tcPr>
            <w:tcW w:w="1366" w:type="dxa"/>
            <w:tcBorders>
              <w:top w:val="single" w:color="auto" w:sz="4" w:space="0"/>
              <w:left w:val="nil"/>
              <w:bottom w:val="single" w:color="auto" w:sz="4" w:space="0"/>
              <w:right w:val="single" w:color="auto" w:sz="4" w:space="0"/>
            </w:tcBorders>
            <w:vAlign w:val="center"/>
          </w:tcPr>
          <w:p w14:paraId="5C1BCEB2">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293" w:type="dxa"/>
            <w:tcBorders>
              <w:top w:val="single" w:color="auto" w:sz="4" w:space="0"/>
              <w:left w:val="nil"/>
              <w:bottom w:val="single" w:color="auto" w:sz="4" w:space="0"/>
              <w:right w:val="single" w:color="auto" w:sz="4" w:space="0"/>
            </w:tcBorders>
            <w:vAlign w:val="center"/>
          </w:tcPr>
          <w:p w14:paraId="794A1BDA">
            <w:pPr>
              <w:pStyle w:val="125"/>
              <w:rPr>
                <w:rFonts w:ascii="Times New Roman" w:hAnsi="Times New Roman"/>
                <w:sz w:val="18"/>
                <w:szCs w:val="18"/>
              </w:rPr>
            </w:pPr>
            <w:r>
              <w:rPr>
                <w:rFonts w:hint="eastAsia" w:ascii="Times New Roman" w:hAnsi="Times New Roman"/>
                <w:sz w:val="18"/>
                <w:szCs w:val="18"/>
              </w:rPr>
              <w:t>8</w:t>
            </w:r>
          </w:p>
        </w:tc>
        <w:tc>
          <w:tcPr>
            <w:tcW w:w="3417" w:type="dxa"/>
            <w:vMerge w:val="continue"/>
            <w:tcBorders>
              <w:top w:val="nil"/>
              <w:left w:val="nil"/>
              <w:bottom w:val="single" w:color="auto" w:sz="4" w:space="0"/>
              <w:right w:val="single" w:color="auto" w:sz="4" w:space="0"/>
            </w:tcBorders>
            <w:vAlign w:val="center"/>
          </w:tcPr>
          <w:p w14:paraId="54F55A6E">
            <w:pPr>
              <w:pStyle w:val="50"/>
            </w:pPr>
          </w:p>
        </w:tc>
      </w:tr>
      <w:tr w14:paraId="2E9B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Merge w:val="continue"/>
            <w:tcBorders>
              <w:top w:val="nil"/>
              <w:left w:val="single" w:color="auto" w:sz="4" w:space="0"/>
              <w:bottom w:val="single" w:color="auto" w:sz="4" w:space="0"/>
              <w:right w:val="single" w:color="auto" w:sz="4" w:space="0"/>
            </w:tcBorders>
            <w:vAlign w:val="center"/>
          </w:tcPr>
          <w:p w14:paraId="18FAB0CC">
            <w:pPr>
              <w:pStyle w:val="50"/>
            </w:pPr>
          </w:p>
        </w:tc>
        <w:tc>
          <w:tcPr>
            <w:tcW w:w="1216" w:type="dxa"/>
            <w:tcBorders>
              <w:top w:val="single" w:color="auto" w:sz="4" w:space="0"/>
              <w:left w:val="nil"/>
              <w:bottom w:val="single" w:color="auto" w:sz="4" w:space="0"/>
              <w:right w:val="single" w:color="auto" w:sz="4" w:space="0"/>
            </w:tcBorders>
            <w:vAlign w:val="center"/>
          </w:tcPr>
          <w:p w14:paraId="3D308AAA">
            <w:pPr>
              <w:pStyle w:val="125"/>
              <w:rPr>
                <w:rFonts w:ascii="Times New Roman" w:hAnsi="Times New Roman"/>
                <w:sz w:val="18"/>
                <w:szCs w:val="18"/>
              </w:rPr>
            </w:pPr>
            <w:r>
              <w:rPr>
                <w:rFonts w:hint="eastAsia" w:ascii="Times New Roman" w:hAnsi="Times New Roman"/>
                <w:sz w:val="18"/>
                <w:szCs w:val="18"/>
              </w:rPr>
              <w:t>5</w:t>
            </w:r>
          </w:p>
        </w:tc>
        <w:tc>
          <w:tcPr>
            <w:tcW w:w="1366" w:type="dxa"/>
            <w:tcBorders>
              <w:top w:val="single" w:color="auto" w:sz="4" w:space="0"/>
              <w:left w:val="nil"/>
              <w:bottom w:val="single" w:color="auto" w:sz="4" w:space="0"/>
              <w:right w:val="single" w:color="auto" w:sz="4" w:space="0"/>
            </w:tcBorders>
            <w:vAlign w:val="center"/>
          </w:tcPr>
          <w:p w14:paraId="23608BF8">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293" w:type="dxa"/>
            <w:tcBorders>
              <w:top w:val="single" w:color="auto" w:sz="4" w:space="0"/>
              <w:left w:val="nil"/>
              <w:bottom w:val="single" w:color="auto" w:sz="4" w:space="0"/>
              <w:right w:val="single" w:color="auto" w:sz="4" w:space="0"/>
            </w:tcBorders>
            <w:vAlign w:val="center"/>
          </w:tcPr>
          <w:p w14:paraId="1255BE1A">
            <w:pPr>
              <w:pStyle w:val="125"/>
              <w:rPr>
                <w:rFonts w:ascii="Times New Roman" w:hAnsi="Times New Roman"/>
                <w:sz w:val="18"/>
                <w:szCs w:val="18"/>
              </w:rPr>
            </w:pPr>
            <w:r>
              <w:rPr>
                <w:rFonts w:hint="eastAsia" w:ascii="Times New Roman" w:hAnsi="Times New Roman"/>
                <w:sz w:val="18"/>
                <w:szCs w:val="18"/>
              </w:rPr>
              <w:t>8</w:t>
            </w:r>
          </w:p>
        </w:tc>
        <w:tc>
          <w:tcPr>
            <w:tcW w:w="3417" w:type="dxa"/>
            <w:vMerge w:val="continue"/>
            <w:tcBorders>
              <w:top w:val="nil"/>
              <w:left w:val="nil"/>
              <w:bottom w:val="single" w:color="auto" w:sz="4" w:space="0"/>
              <w:right w:val="single" w:color="auto" w:sz="4" w:space="0"/>
            </w:tcBorders>
            <w:vAlign w:val="center"/>
          </w:tcPr>
          <w:p w14:paraId="40753433">
            <w:pPr>
              <w:pStyle w:val="50"/>
            </w:pPr>
          </w:p>
        </w:tc>
      </w:tr>
      <w:tr w14:paraId="0D57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Merge w:val="continue"/>
            <w:tcBorders>
              <w:top w:val="nil"/>
              <w:left w:val="single" w:color="auto" w:sz="4" w:space="0"/>
              <w:bottom w:val="single" w:color="auto" w:sz="4" w:space="0"/>
              <w:right w:val="single" w:color="auto" w:sz="4" w:space="0"/>
            </w:tcBorders>
            <w:vAlign w:val="center"/>
          </w:tcPr>
          <w:p w14:paraId="572D68BD">
            <w:pPr>
              <w:pStyle w:val="50"/>
            </w:pPr>
          </w:p>
        </w:tc>
        <w:tc>
          <w:tcPr>
            <w:tcW w:w="1216" w:type="dxa"/>
            <w:tcBorders>
              <w:top w:val="single" w:color="auto" w:sz="4" w:space="0"/>
              <w:left w:val="nil"/>
              <w:bottom w:val="single" w:color="auto" w:sz="4" w:space="0"/>
              <w:right w:val="single" w:color="auto" w:sz="4" w:space="0"/>
            </w:tcBorders>
            <w:vAlign w:val="center"/>
          </w:tcPr>
          <w:p w14:paraId="192905BE">
            <w:pPr>
              <w:pStyle w:val="125"/>
              <w:rPr>
                <w:rFonts w:ascii="Times New Roman" w:hAnsi="Times New Roman"/>
                <w:sz w:val="18"/>
                <w:szCs w:val="18"/>
              </w:rPr>
            </w:pPr>
            <w:r>
              <w:rPr>
                <w:rFonts w:hint="eastAsia" w:ascii="Times New Roman" w:hAnsi="Times New Roman"/>
                <w:sz w:val="18"/>
                <w:szCs w:val="18"/>
              </w:rPr>
              <w:t>6</w:t>
            </w:r>
          </w:p>
        </w:tc>
        <w:tc>
          <w:tcPr>
            <w:tcW w:w="1366" w:type="dxa"/>
            <w:tcBorders>
              <w:top w:val="single" w:color="auto" w:sz="4" w:space="0"/>
              <w:left w:val="nil"/>
              <w:bottom w:val="single" w:color="auto" w:sz="4" w:space="0"/>
              <w:right w:val="single" w:color="auto" w:sz="4" w:space="0"/>
            </w:tcBorders>
            <w:vAlign w:val="center"/>
          </w:tcPr>
          <w:p w14:paraId="3BE77DAB">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293" w:type="dxa"/>
            <w:tcBorders>
              <w:top w:val="single" w:color="auto" w:sz="4" w:space="0"/>
              <w:left w:val="nil"/>
              <w:bottom w:val="single" w:color="auto" w:sz="4" w:space="0"/>
              <w:right w:val="single" w:color="auto" w:sz="4" w:space="0"/>
            </w:tcBorders>
            <w:vAlign w:val="center"/>
          </w:tcPr>
          <w:p w14:paraId="642E15BC">
            <w:pPr>
              <w:pStyle w:val="125"/>
              <w:rPr>
                <w:rFonts w:ascii="Times New Roman" w:hAnsi="Times New Roman"/>
                <w:sz w:val="18"/>
                <w:szCs w:val="18"/>
              </w:rPr>
            </w:pPr>
            <w:r>
              <w:rPr>
                <w:rFonts w:hint="eastAsia" w:ascii="Times New Roman" w:hAnsi="Times New Roman"/>
                <w:sz w:val="18"/>
                <w:szCs w:val="18"/>
              </w:rPr>
              <w:t>8</w:t>
            </w:r>
          </w:p>
        </w:tc>
        <w:tc>
          <w:tcPr>
            <w:tcW w:w="3417" w:type="dxa"/>
            <w:vMerge w:val="continue"/>
            <w:tcBorders>
              <w:top w:val="nil"/>
              <w:left w:val="nil"/>
              <w:bottom w:val="single" w:color="auto" w:sz="4" w:space="0"/>
              <w:right w:val="single" w:color="auto" w:sz="4" w:space="0"/>
            </w:tcBorders>
            <w:vAlign w:val="center"/>
          </w:tcPr>
          <w:p w14:paraId="1CA1DFAF">
            <w:pPr>
              <w:pStyle w:val="50"/>
            </w:pPr>
          </w:p>
        </w:tc>
      </w:tr>
    </w:tbl>
    <w:p w14:paraId="3CA397A2">
      <w:pPr>
        <w:pStyle w:val="150"/>
      </w:pPr>
      <w:r>
        <w:t>代理角色条目</w:t>
      </w:r>
    </w:p>
    <w:p w14:paraId="7BBA2C14">
      <w:pPr>
        <w:pStyle w:val="50"/>
      </w:pPr>
      <w:r>
        <w:rPr>
          <w:rFonts w:hint="eastAsia"/>
        </w:rPr>
        <w:t>用于CCO在分散信标机制下，告知全网STA当前代理站点的TEI信息。在分散信标机制下，C</w:t>
      </w:r>
      <w:r>
        <w:t>CO</w:t>
      </w:r>
      <w:r>
        <w:rPr>
          <w:rFonts w:hint="eastAsia"/>
        </w:rPr>
        <w:t>通过代理角色条目通知网络内代理站点的信息，当网络内代理角色发生变更后，C</w:t>
      </w:r>
      <w:r>
        <w:t>CO</w:t>
      </w:r>
      <w:r>
        <w:rPr>
          <w:rFonts w:hint="eastAsia"/>
        </w:rPr>
        <w:t>通过信标携带最新的代理角色信息，代理角色条目格式如</w:t>
      </w:r>
      <w:r>
        <w:fldChar w:fldCharType="begin"/>
      </w:r>
      <w:r>
        <w:instrText xml:space="preserve"> REF _Ref14604 \h </w:instrText>
      </w:r>
      <w:r>
        <w:fldChar w:fldCharType="separate"/>
      </w:r>
      <w:r>
        <w:t>表 72</w:t>
      </w:r>
      <w:r>
        <w:fldChar w:fldCharType="end"/>
      </w:r>
      <w:r>
        <w:rPr>
          <w:rFonts w:hint="eastAsia"/>
        </w:rPr>
        <w:t>所示。</w:t>
      </w:r>
    </w:p>
    <w:p w14:paraId="2A8F7E64">
      <w:pPr>
        <w:pStyle w:val="10"/>
      </w:pPr>
      <w:bookmarkStart w:id="897" w:name="_Ref219119440"/>
      <w:bookmarkEnd w:id="897"/>
      <w:bookmarkStart w:id="898" w:name="_Ref14604"/>
      <w:r>
        <w:t xml:space="preserve">表 </w:t>
      </w:r>
      <w:r>
        <w:fldChar w:fldCharType="begin"/>
      </w:r>
      <w:r>
        <w:instrText xml:space="preserve"> SEQ 表 \* ARABIC </w:instrText>
      </w:r>
      <w:r>
        <w:fldChar w:fldCharType="separate"/>
      </w:r>
      <w:r>
        <w:t>72</w:t>
      </w:r>
      <w:r>
        <w:fldChar w:fldCharType="end"/>
      </w:r>
      <w:bookmarkEnd w:id="898"/>
      <w:r>
        <w:rPr>
          <w:rFonts w:hint="eastAsia"/>
        </w:rPr>
        <w:t xml:space="preserve"> 代理角色条目</w:t>
      </w:r>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6"/>
        <w:gridCol w:w="1266"/>
        <w:gridCol w:w="1223"/>
        <w:gridCol w:w="1459"/>
        <w:gridCol w:w="3438"/>
      </w:tblGrid>
      <w:tr w14:paraId="3FF3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tcBorders>
              <w:top w:val="single" w:color="auto" w:sz="4" w:space="0"/>
              <w:left w:val="single" w:color="auto" w:sz="4" w:space="0"/>
              <w:bottom w:val="single" w:color="auto" w:sz="4" w:space="0"/>
              <w:right w:val="single" w:color="auto" w:sz="4" w:space="0"/>
            </w:tcBorders>
            <w:vAlign w:val="center"/>
          </w:tcPr>
          <w:p w14:paraId="78397B7C">
            <w:pPr>
              <w:pStyle w:val="125"/>
              <w:rPr>
                <w:rFonts w:ascii="Times New Roman" w:hAnsi="Times New Roman"/>
                <w:sz w:val="18"/>
                <w:szCs w:val="18"/>
              </w:rPr>
            </w:pPr>
            <w:r>
              <w:rPr>
                <w:rFonts w:hint="eastAsia" w:ascii="Times New Roman" w:hAnsi="Times New Roman"/>
                <w:sz w:val="18"/>
                <w:szCs w:val="18"/>
              </w:rPr>
              <w:t>字段</w:t>
            </w:r>
          </w:p>
        </w:tc>
        <w:tc>
          <w:tcPr>
            <w:tcW w:w="1264" w:type="dxa"/>
            <w:tcBorders>
              <w:top w:val="single" w:color="auto" w:sz="4" w:space="0"/>
              <w:left w:val="single" w:color="auto" w:sz="4" w:space="0"/>
              <w:bottom w:val="single" w:color="auto" w:sz="4" w:space="0"/>
              <w:right w:val="single" w:color="auto" w:sz="4" w:space="0"/>
            </w:tcBorders>
            <w:vAlign w:val="center"/>
          </w:tcPr>
          <w:p w14:paraId="4BA49A33">
            <w:pPr>
              <w:pStyle w:val="125"/>
              <w:rPr>
                <w:rFonts w:ascii="Times New Roman" w:hAnsi="Times New Roman"/>
                <w:sz w:val="18"/>
                <w:szCs w:val="18"/>
              </w:rPr>
            </w:pPr>
            <w:r>
              <w:rPr>
                <w:rFonts w:hint="eastAsia" w:ascii="Times New Roman" w:hAnsi="Times New Roman"/>
                <w:sz w:val="18"/>
                <w:szCs w:val="18"/>
              </w:rPr>
              <w:t>字节号</w:t>
            </w:r>
          </w:p>
        </w:tc>
        <w:tc>
          <w:tcPr>
            <w:tcW w:w="1220" w:type="dxa"/>
            <w:tcBorders>
              <w:top w:val="single" w:color="auto" w:sz="4" w:space="0"/>
              <w:left w:val="single" w:color="auto" w:sz="4" w:space="0"/>
              <w:bottom w:val="single" w:color="auto" w:sz="4" w:space="0"/>
              <w:right w:val="single" w:color="auto" w:sz="4" w:space="0"/>
            </w:tcBorders>
            <w:vAlign w:val="center"/>
          </w:tcPr>
          <w:p w14:paraId="5D414B3E">
            <w:pPr>
              <w:pStyle w:val="125"/>
              <w:rPr>
                <w:rFonts w:ascii="Times New Roman" w:hAnsi="Times New Roman"/>
                <w:sz w:val="18"/>
                <w:szCs w:val="18"/>
              </w:rPr>
            </w:pPr>
            <w:r>
              <w:rPr>
                <w:rFonts w:hint="eastAsia" w:ascii="Times New Roman" w:hAnsi="Times New Roman"/>
                <w:sz w:val="18"/>
                <w:szCs w:val="18"/>
              </w:rPr>
              <w:t>比特位</w:t>
            </w:r>
          </w:p>
        </w:tc>
        <w:tc>
          <w:tcPr>
            <w:tcW w:w="1458" w:type="dxa"/>
            <w:tcBorders>
              <w:top w:val="single" w:color="auto" w:sz="4" w:space="0"/>
              <w:left w:val="single" w:color="auto" w:sz="4" w:space="0"/>
              <w:bottom w:val="single" w:color="auto" w:sz="4" w:space="0"/>
              <w:right w:val="single" w:color="auto" w:sz="4" w:space="0"/>
            </w:tcBorders>
            <w:vAlign w:val="center"/>
          </w:tcPr>
          <w:p w14:paraId="4FB8BFAD">
            <w:pPr>
              <w:pStyle w:val="125"/>
              <w:rPr>
                <w:rFonts w:ascii="Times New Roman" w:hAnsi="Times New Roman"/>
                <w:sz w:val="18"/>
                <w:szCs w:val="18"/>
              </w:rPr>
            </w:pPr>
            <w:r>
              <w:rPr>
                <w:rFonts w:hint="eastAsia" w:ascii="Times New Roman" w:hAnsi="Times New Roman"/>
                <w:sz w:val="18"/>
                <w:szCs w:val="18"/>
              </w:rPr>
              <w:t>字段大小</w:t>
            </w:r>
            <w:r>
              <w:rPr>
                <w:rFonts w:ascii="Times New Roman" w:hAnsi="Times New Roman"/>
                <w:sz w:val="18"/>
                <w:szCs w:val="18"/>
              </w:rPr>
              <w:t>(</w:t>
            </w:r>
            <w:r>
              <w:rPr>
                <w:rFonts w:hint="eastAsia" w:ascii="Times New Roman" w:hAnsi="Times New Roman"/>
                <w:sz w:val="18"/>
                <w:szCs w:val="18"/>
              </w:rPr>
              <w:t>比特</w:t>
            </w:r>
            <w:r>
              <w:rPr>
                <w:rFonts w:ascii="Times New Roman" w:hAnsi="Times New Roman"/>
                <w:sz w:val="18"/>
                <w:szCs w:val="18"/>
              </w:rPr>
              <w:t>)</w:t>
            </w:r>
          </w:p>
        </w:tc>
        <w:tc>
          <w:tcPr>
            <w:tcW w:w="3443" w:type="dxa"/>
            <w:tcBorders>
              <w:top w:val="single" w:color="auto" w:sz="4" w:space="0"/>
              <w:left w:val="single" w:color="auto" w:sz="4" w:space="0"/>
              <w:bottom w:val="single" w:color="auto" w:sz="4" w:space="0"/>
              <w:right w:val="single" w:color="auto" w:sz="4" w:space="0"/>
            </w:tcBorders>
            <w:vAlign w:val="center"/>
          </w:tcPr>
          <w:p w14:paraId="02BEEA61">
            <w:pPr>
              <w:pStyle w:val="125"/>
              <w:rPr>
                <w:rFonts w:ascii="Times New Roman" w:hAnsi="Times New Roman"/>
                <w:sz w:val="18"/>
                <w:szCs w:val="18"/>
              </w:rPr>
            </w:pPr>
            <w:r>
              <w:rPr>
                <w:rFonts w:hint="eastAsia" w:ascii="Times New Roman" w:hAnsi="Times New Roman"/>
                <w:sz w:val="18"/>
                <w:szCs w:val="18"/>
              </w:rPr>
              <w:t>定义说明</w:t>
            </w:r>
          </w:p>
        </w:tc>
      </w:tr>
      <w:tr w14:paraId="19150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tcBorders>
              <w:top w:val="single" w:color="auto" w:sz="4" w:space="0"/>
              <w:left w:val="single" w:color="auto" w:sz="4" w:space="0"/>
              <w:bottom w:val="single" w:color="auto" w:sz="4" w:space="0"/>
              <w:right w:val="single" w:color="auto" w:sz="4" w:space="0"/>
            </w:tcBorders>
            <w:vAlign w:val="center"/>
          </w:tcPr>
          <w:p w14:paraId="364C8333">
            <w:pPr>
              <w:pStyle w:val="125"/>
              <w:rPr>
                <w:rFonts w:ascii="Times New Roman" w:hAnsi="Times New Roman"/>
                <w:sz w:val="18"/>
                <w:szCs w:val="18"/>
              </w:rPr>
            </w:pPr>
            <w:r>
              <w:rPr>
                <w:rFonts w:hint="eastAsia" w:ascii="Times New Roman" w:hAnsi="Times New Roman"/>
                <w:sz w:val="18"/>
                <w:szCs w:val="18"/>
              </w:rPr>
              <w:t>代理角色条目头</w:t>
            </w:r>
          </w:p>
        </w:tc>
        <w:tc>
          <w:tcPr>
            <w:tcW w:w="1264" w:type="dxa"/>
            <w:tcBorders>
              <w:top w:val="single" w:color="auto" w:sz="4" w:space="0"/>
              <w:left w:val="single" w:color="auto" w:sz="4" w:space="0"/>
              <w:bottom w:val="single" w:color="auto" w:sz="4" w:space="0"/>
              <w:right w:val="single" w:color="auto" w:sz="4" w:space="0"/>
            </w:tcBorders>
            <w:vAlign w:val="center"/>
          </w:tcPr>
          <w:p w14:paraId="1388BBF5">
            <w:pPr>
              <w:pStyle w:val="125"/>
              <w:rPr>
                <w:rFonts w:ascii="Times New Roman" w:hAnsi="Times New Roman"/>
                <w:sz w:val="18"/>
                <w:szCs w:val="18"/>
              </w:rPr>
            </w:pPr>
            <w:r>
              <w:rPr>
                <w:rFonts w:hint="eastAsia" w:ascii="Times New Roman" w:hAnsi="Times New Roman"/>
                <w:sz w:val="18"/>
                <w:szCs w:val="18"/>
              </w:rPr>
              <w:t>0</w:t>
            </w:r>
          </w:p>
        </w:tc>
        <w:tc>
          <w:tcPr>
            <w:tcW w:w="1220" w:type="dxa"/>
            <w:tcBorders>
              <w:top w:val="single" w:color="auto" w:sz="4" w:space="0"/>
              <w:left w:val="single" w:color="auto" w:sz="4" w:space="0"/>
              <w:bottom w:val="single" w:color="auto" w:sz="4" w:space="0"/>
              <w:right w:val="single" w:color="auto" w:sz="4" w:space="0"/>
            </w:tcBorders>
            <w:vAlign w:val="center"/>
          </w:tcPr>
          <w:p w14:paraId="4DF0320B">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458" w:type="dxa"/>
            <w:tcBorders>
              <w:top w:val="single" w:color="auto" w:sz="4" w:space="0"/>
              <w:left w:val="single" w:color="auto" w:sz="4" w:space="0"/>
              <w:bottom w:val="single" w:color="auto" w:sz="4" w:space="0"/>
              <w:right w:val="single" w:color="auto" w:sz="4" w:space="0"/>
            </w:tcBorders>
            <w:vAlign w:val="center"/>
          </w:tcPr>
          <w:p w14:paraId="0FCB0A60">
            <w:pPr>
              <w:pStyle w:val="125"/>
              <w:rPr>
                <w:rFonts w:ascii="Times New Roman" w:hAnsi="Times New Roman"/>
                <w:sz w:val="18"/>
                <w:szCs w:val="18"/>
              </w:rPr>
            </w:pPr>
            <w:r>
              <w:rPr>
                <w:rFonts w:ascii="Times New Roman" w:hAnsi="Times New Roman"/>
                <w:sz w:val="18"/>
                <w:szCs w:val="18"/>
              </w:rPr>
              <w:t>8</w:t>
            </w:r>
          </w:p>
        </w:tc>
        <w:tc>
          <w:tcPr>
            <w:tcW w:w="3443" w:type="dxa"/>
            <w:tcBorders>
              <w:top w:val="single" w:color="auto" w:sz="4" w:space="0"/>
              <w:left w:val="single" w:color="auto" w:sz="4" w:space="0"/>
              <w:bottom w:val="single" w:color="auto" w:sz="4" w:space="0"/>
              <w:right w:val="single" w:color="auto" w:sz="4" w:space="0"/>
            </w:tcBorders>
            <w:vAlign w:val="center"/>
          </w:tcPr>
          <w:p w14:paraId="46EBF663">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x10</w:t>
            </w:r>
          </w:p>
        </w:tc>
      </w:tr>
      <w:tr w14:paraId="708F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restart"/>
            <w:tcBorders>
              <w:top w:val="nil"/>
              <w:left w:val="single" w:color="auto" w:sz="4" w:space="0"/>
              <w:bottom w:val="single" w:color="auto" w:sz="4" w:space="0"/>
              <w:right w:val="single" w:color="auto" w:sz="4" w:space="0"/>
            </w:tcBorders>
            <w:vAlign w:val="center"/>
          </w:tcPr>
          <w:p w14:paraId="272C309E">
            <w:pPr>
              <w:pStyle w:val="125"/>
              <w:rPr>
                <w:rFonts w:ascii="Times New Roman" w:hAnsi="Times New Roman"/>
                <w:sz w:val="18"/>
                <w:szCs w:val="18"/>
              </w:rPr>
            </w:pPr>
            <w:r>
              <w:rPr>
                <w:rFonts w:hint="eastAsia" w:ascii="Times New Roman" w:hAnsi="Times New Roman"/>
                <w:sz w:val="18"/>
                <w:szCs w:val="18"/>
              </w:rPr>
              <w:t>代理角色条目长度</w:t>
            </w:r>
          </w:p>
        </w:tc>
        <w:tc>
          <w:tcPr>
            <w:tcW w:w="1264" w:type="dxa"/>
            <w:tcBorders>
              <w:top w:val="single" w:color="auto" w:sz="4" w:space="0"/>
              <w:left w:val="single" w:color="auto" w:sz="4" w:space="0"/>
              <w:bottom w:val="single" w:color="auto" w:sz="4" w:space="0"/>
              <w:right w:val="single" w:color="auto" w:sz="4" w:space="0"/>
            </w:tcBorders>
            <w:vAlign w:val="center"/>
          </w:tcPr>
          <w:p w14:paraId="62E6747D">
            <w:pPr>
              <w:pStyle w:val="125"/>
              <w:rPr>
                <w:rFonts w:ascii="Times New Roman" w:hAnsi="Times New Roman"/>
                <w:sz w:val="18"/>
                <w:szCs w:val="18"/>
              </w:rPr>
            </w:pPr>
            <w:r>
              <w:rPr>
                <w:rFonts w:hint="eastAsia" w:ascii="Times New Roman" w:hAnsi="Times New Roman"/>
                <w:sz w:val="18"/>
                <w:szCs w:val="18"/>
              </w:rPr>
              <w:t>1</w:t>
            </w:r>
          </w:p>
        </w:tc>
        <w:tc>
          <w:tcPr>
            <w:tcW w:w="1220" w:type="dxa"/>
            <w:tcBorders>
              <w:top w:val="single" w:color="auto" w:sz="4" w:space="0"/>
              <w:left w:val="single" w:color="auto" w:sz="4" w:space="0"/>
              <w:bottom w:val="single" w:color="auto" w:sz="4" w:space="0"/>
              <w:right w:val="single" w:color="auto" w:sz="4" w:space="0"/>
            </w:tcBorders>
            <w:vAlign w:val="center"/>
          </w:tcPr>
          <w:p w14:paraId="42DDFA7E">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458" w:type="dxa"/>
            <w:vMerge w:val="restart"/>
            <w:tcBorders>
              <w:top w:val="nil"/>
              <w:left w:val="single" w:color="auto" w:sz="4" w:space="0"/>
              <w:bottom w:val="single" w:color="auto" w:sz="4" w:space="0"/>
              <w:right w:val="single" w:color="auto" w:sz="4" w:space="0"/>
            </w:tcBorders>
            <w:vAlign w:val="center"/>
          </w:tcPr>
          <w:p w14:paraId="10FBD72B">
            <w:pPr>
              <w:pStyle w:val="125"/>
              <w:rPr>
                <w:rFonts w:ascii="Times New Roman" w:hAnsi="Times New Roman"/>
                <w:sz w:val="18"/>
                <w:szCs w:val="18"/>
              </w:rPr>
            </w:pPr>
            <w:r>
              <w:rPr>
                <w:rFonts w:ascii="Times New Roman" w:hAnsi="Times New Roman"/>
                <w:sz w:val="18"/>
                <w:szCs w:val="18"/>
              </w:rPr>
              <w:t>16</w:t>
            </w:r>
          </w:p>
        </w:tc>
        <w:tc>
          <w:tcPr>
            <w:tcW w:w="3443" w:type="dxa"/>
            <w:vMerge w:val="restart"/>
            <w:tcBorders>
              <w:top w:val="nil"/>
              <w:left w:val="single" w:color="auto" w:sz="4" w:space="0"/>
              <w:bottom w:val="single" w:color="auto" w:sz="4" w:space="0"/>
              <w:right w:val="single" w:color="auto" w:sz="4" w:space="0"/>
            </w:tcBorders>
            <w:vAlign w:val="center"/>
          </w:tcPr>
          <w:p w14:paraId="3926A0AC">
            <w:pPr>
              <w:pStyle w:val="125"/>
              <w:rPr>
                <w:rFonts w:ascii="Times New Roman" w:hAnsi="Times New Roman"/>
                <w:sz w:val="18"/>
                <w:szCs w:val="18"/>
              </w:rPr>
            </w:pPr>
            <w:r>
              <w:rPr>
                <w:rFonts w:hint="eastAsia" w:ascii="Times New Roman" w:hAnsi="Times New Roman"/>
                <w:sz w:val="18"/>
                <w:szCs w:val="18"/>
              </w:rPr>
              <w:t>代理站点刷新条目总长度，单位：字节</w:t>
            </w:r>
          </w:p>
          <w:p w14:paraId="4AB17F80">
            <w:pPr>
              <w:pStyle w:val="125"/>
              <w:rPr>
                <w:rFonts w:ascii="Times New Roman" w:hAnsi="Times New Roman"/>
                <w:sz w:val="18"/>
                <w:szCs w:val="18"/>
              </w:rPr>
            </w:pPr>
            <w:r>
              <w:rPr>
                <w:rFonts w:hint="eastAsia" w:ascii="Times New Roman" w:hAnsi="Times New Roman"/>
                <w:sz w:val="18"/>
                <w:szCs w:val="18"/>
              </w:rPr>
              <w:t>可变大小</w:t>
            </w:r>
          </w:p>
        </w:tc>
      </w:tr>
      <w:tr w14:paraId="260F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continue"/>
            <w:tcBorders>
              <w:top w:val="nil"/>
              <w:left w:val="single" w:color="auto" w:sz="4" w:space="0"/>
              <w:bottom w:val="single" w:color="auto" w:sz="4" w:space="0"/>
              <w:right w:val="single" w:color="auto" w:sz="4" w:space="0"/>
            </w:tcBorders>
            <w:vAlign w:val="center"/>
          </w:tcPr>
          <w:p w14:paraId="278A04C8">
            <w:pPr>
              <w:pStyle w:val="125"/>
              <w:rPr>
                <w:rFonts w:ascii="Times New Roman" w:hAnsi="Times New Roman"/>
                <w:sz w:val="18"/>
                <w:szCs w:val="18"/>
              </w:rPr>
            </w:pPr>
          </w:p>
        </w:tc>
        <w:tc>
          <w:tcPr>
            <w:tcW w:w="1264" w:type="dxa"/>
            <w:tcBorders>
              <w:top w:val="single" w:color="auto" w:sz="4" w:space="0"/>
              <w:left w:val="single" w:color="auto" w:sz="4" w:space="0"/>
              <w:bottom w:val="single" w:color="auto" w:sz="4" w:space="0"/>
              <w:right w:val="single" w:color="auto" w:sz="4" w:space="0"/>
            </w:tcBorders>
            <w:vAlign w:val="center"/>
          </w:tcPr>
          <w:p w14:paraId="48C407EC">
            <w:pPr>
              <w:pStyle w:val="125"/>
              <w:rPr>
                <w:rFonts w:ascii="Times New Roman" w:hAnsi="Times New Roman"/>
                <w:sz w:val="18"/>
                <w:szCs w:val="18"/>
              </w:rPr>
            </w:pPr>
            <w:r>
              <w:rPr>
                <w:rFonts w:hint="eastAsia" w:ascii="Times New Roman" w:hAnsi="Times New Roman"/>
                <w:sz w:val="18"/>
                <w:szCs w:val="18"/>
              </w:rPr>
              <w:t>2</w:t>
            </w:r>
          </w:p>
        </w:tc>
        <w:tc>
          <w:tcPr>
            <w:tcW w:w="1220" w:type="dxa"/>
            <w:tcBorders>
              <w:top w:val="single" w:color="auto" w:sz="4" w:space="0"/>
              <w:left w:val="single" w:color="auto" w:sz="4" w:space="0"/>
              <w:bottom w:val="single" w:color="auto" w:sz="4" w:space="0"/>
              <w:right w:val="single" w:color="auto" w:sz="4" w:space="0"/>
            </w:tcBorders>
            <w:vAlign w:val="center"/>
          </w:tcPr>
          <w:p w14:paraId="2F2C7443">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458" w:type="dxa"/>
            <w:vMerge w:val="continue"/>
            <w:tcBorders>
              <w:top w:val="nil"/>
              <w:left w:val="single" w:color="auto" w:sz="4" w:space="0"/>
              <w:bottom w:val="single" w:color="auto" w:sz="4" w:space="0"/>
              <w:right w:val="single" w:color="auto" w:sz="4" w:space="0"/>
            </w:tcBorders>
            <w:vAlign w:val="center"/>
          </w:tcPr>
          <w:p w14:paraId="6BBBABA8">
            <w:pPr>
              <w:pStyle w:val="125"/>
              <w:rPr>
                <w:rFonts w:ascii="Times New Roman" w:hAnsi="Times New Roman"/>
                <w:sz w:val="18"/>
                <w:szCs w:val="18"/>
              </w:rPr>
            </w:pPr>
          </w:p>
        </w:tc>
        <w:tc>
          <w:tcPr>
            <w:tcW w:w="3443" w:type="dxa"/>
            <w:vMerge w:val="continue"/>
            <w:tcBorders>
              <w:top w:val="nil"/>
              <w:left w:val="single" w:color="auto" w:sz="4" w:space="0"/>
              <w:bottom w:val="single" w:color="auto" w:sz="4" w:space="0"/>
              <w:right w:val="single" w:color="auto" w:sz="4" w:space="0"/>
            </w:tcBorders>
            <w:vAlign w:val="center"/>
          </w:tcPr>
          <w:p w14:paraId="27F128AD">
            <w:pPr>
              <w:pStyle w:val="125"/>
              <w:rPr>
                <w:rFonts w:ascii="Times New Roman" w:hAnsi="Times New Roman"/>
                <w:sz w:val="18"/>
                <w:szCs w:val="18"/>
              </w:rPr>
            </w:pPr>
          </w:p>
        </w:tc>
      </w:tr>
      <w:tr w14:paraId="02A5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restart"/>
            <w:tcBorders>
              <w:top w:val="nil"/>
              <w:left w:val="single" w:color="auto" w:sz="4" w:space="0"/>
              <w:bottom w:val="single" w:color="auto" w:sz="4" w:space="0"/>
              <w:right w:val="single" w:color="auto" w:sz="4" w:space="0"/>
            </w:tcBorders>
            <w:vAlign w:val="center"/>
          </w:tcPr>
          <w:p w14:paraId="342BF41B">
            <w:pPr>
              <w:pStyle w:val="125"/>
              <w:rPr>
                <w:rFonts w:ascii="Times New Roman" w:hAnsi="Times New Roman"/>
                <w:sz w:val="18"/>
                <w:szCs w:val="18"/>
              </w:rPr>
            </w:pPr>
            <w:r>
              <w:rPr>
                <w:rFonts w:hint="eastAsia" w:ascii="Times New Roman" w:hAnsi="Times New Roman"/>
                <w:sz w:val="18"/>
                <w:szCs w:val="18"/>
              </w:rPr>
              <w:t>代理节点1</w:t>
            </w:r>
            <w:r>
              <w:rPr>
                <w:rFonts w:ascii="Times New Roman" w:hAnsi="Times New Roman"/>
                <w:sz w:val="18"/>
                <w:szCs w:val="18"/>
              </w:rPr>
              <w:t>TEI</w:t>
            </w:r>
          </w:p>
        </w:tc>
        <w:tc>
          <w:tcPr>
            <w:tcW w:w="1264" w:type="dxa"/>
            <w:tcBorders>
              <w:top w:val="single" w:color="auto" w:sz="4" w:space="0"/>
              <w:left w:val="single" w:color="auto" w:sz="4" w:space="0"/>
              <w:bottom w:val="single" w:color="auto" w:sz="4" w:space="0"/>
              <w:right w:val="single" w:color="auto" w:sz="4" w:space="0"/>
            </w:tcBorders>
            <w:vAlign w:val="center"/>
          </w:tcPr>
          <w:p w14:paraId="0116307E">
            <w:pPr>
              <w:pStyle w:val="125"/>
              <w:rPr>
                <w:rFonts w:ascii="Times New Roman" w:hAnsi="Times New Roman"/>
                <w:sz w:val="18"/>
                <w:szCs w:val="18"/>
              </w:rPr>
            </w:pPr>
            <w:r>
              <w:rPr>
                <w:rFonts w:ascii="Times New Roman" w:hAnsi="Times New Roman"/>
                <w:sz w:val="18"/>
                <w:szCs w:val="18"/>
              </w:rPr>
              <w:t>3</w:t>
            </w:r>
          </w:p>
        </w:tc>
        <w:tc>
          <w:tcPr>
            <w:tcW w:w="1220" w:type="dxa"/>
            <w:tcBorders>
              <w:top w:val="single" w:color="auto" w:sz="4" w:space="0"/>
              <w:left w:val="single" w:color="auto" w:sz="4" w:space="0"/>
              <w:bottom w:val="single" w:color="auto" w:sz="4" w:space="0"/>
              <w:right w:val="single" w:color="auto" w:sz="4" w:space="0"/>
            </w:tcBorders>
            <w:vAlign w:val="center"/>
          </w:tcPr>
          <w:p w14:paraId="23BE6445">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458" w:type="dxa"/>
            <w:vMerge w:val="restart"/>
            <w:tcBorders>
              <w:top w:val="nil"/>
              <w:left w:val="single" w:color="auto" w:sz="4" w:space="0"/>
              <w:bottom w:val="single" w:color="auto" w:sz="4" w:space="0"/>
              <w:right w:val="single" w:color="auto" w:sz="4" w:space="0"/>
            </w:tcBorders>
            <w:vAlign w:val="center"/>
          </w:tcPr>
          <w:p w14:paraId="2242B5A3">
            <w:pPr>
              <w:pStyle w:val="125"/>
              <w:rPr>
                <w:rFonts w:ascii="Times New Roman" w:hAnsi="Times New Roman"/>
                <w:sz w:val="18"/>
                <w:szCs w:val="18"/>
              </w:rPr>
            </w:pPr>
            <w:r>
              <w:rPr>
                <w:rFonts w:ascii="Times New Roman" w:hAnsi="Times New Roman"/>
                <w:sz w:val="18"/>
                <w:szCs w:val="18"/>
              </w:rPr>
              <w:t>12</w:t>
            </w:r>
          </w:p>
        </w:tc>
        <w:tc>
          <w:tcPr>
            <w:tcW w:w="3443" w:type="dxa"/>
            <w:vMerge w:val="restart"/>
            <w:tcBorders>
              <w:top w:val="nil"/>
              <w:left w:val="single" w:color="auto" w:sz="4" w:space="0"/>
              <w:bottom w:val="single" w:color="auto" w:sz="4" w:space="0"/>
              <w:right w:val="single" w:color="auto" w:sz="4" w:space="0"/>
            </w:tcBorders>
            <w:vAlign w:val="center"/>
          </w:tcPr>
          <w:p w14:paraId="3EF753DA">
            <w:pPr>
              <w:pStyle w:val="125"/>
              <w:rPr>
                <w:rFonts w:ascii="Times New Roman" w:hAnsi="Times New Roman"/>
                <w:sz w:val="18"/>
                <w:szCs w:val="18"/>
              </w:rPr>
            </w:pPr>
            <w:r>
              <w:rPr>
                <w:rFonts w:hint="eastAsia" w:ascii="Times New Roman" w:hAnsi="Times New Roman"/>
                <w:sz w:val="18"/>
                <w:szCs w:val="18"/>
              </w:rPr>
              <w:t>代理站点1的T</w:t>
            </w:r>
            <w:r>
              <w:rPr>
                <w:rFonts w:ascii="Times New Roman" w:hAnsi="Times New Roman"/>
                <w:sz w:val="18"/>
                <w:szCs w:val="18"/>
              </w:rPr>
              <w:t>EI</w:t>
            </w:r>
          </w:p>
        </w:tc>
      </w:tr>
      <w:tr w14:paraId="6802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continue"/>
            <w:tcBorders>
              <w:top w:val="nil"/>
              <w:left w:val="single" w:color="auto" w:sz="4" w:space="0"/>
              <w:bottom w:val="single" w:color="auto" w:sz="4" w:space="0"/>
              <w:right w:val="single" w:color="auto" w:sz="4" w:space="0"/>
            </w:tcBorders>
            <w:vAlign w:val="center"/>
          </w:tcPr>
          <w:p w14:paraId="4BA31F82">
            <w:pPr>
              <w:pStyle w:val="125"/>
              <w:rPr>
                <w:rFonts w:ascii="Times New Roman" w:hAnsi="Times New Roman"/>
                <w:sz w:val="18"/>
                <w:szCs w:val="18"/>
              </w:rPr>
            </w:pPr>
          </w:p>
        </w:tc>
        <w:tc>
          <w:tcPr>
            <w:tcW w:w="1264" w:type="dxa"/>
            <w:tcBorders>
              <w:top w:val="single" w:color="auto" w:sz="4" w:space="0"/>
              <w:left w:val="single" w:color="auto" w:sz="4" w:space="0"/>
              <w:bottom w:val="single" w:color="auto" w:sz="4" w:space="0"/>
              <w:right w:val="single" w:color="auto" w:sz="4" w:space="0"/>
            </w:tcBorders>
            <w:vAlign w:val="center"/>
          </w:tcPr>
          <w:p w14:paraId="034A0EDD">
            <w:pPr>
              <w:pStyle w:val="125"/>
              <w:rPr>
                <w:rFonts w:ascii="Times New Roman" w:hAnsi="Times New Roman"/>
                <w:sz w:val="18"/>
                <w:szCs w:val="18"/>
              </w:rPr>
            </w:pPr>
            <w:r>
              <w:rPr>
                <w:rFonts w:hint="eastAsia" w:ascii="Times New Roman" w:hAnsi="Times New Roman"/>
                <w:sz w:val="18"/>
                <w:szCs w:val="18"/>
              </w:rPr>
              <w:t>4</w:t>
            </w:r>
          </w:p>
        </w:tc>
        <w:tc>
          <w:tcPr>
            <w:tcW w:w="1220" w:type="dxa"/>
            <w:tcBorders>
              <w:top w:val="single" w:color="auto" w:sz="4" w:space="0"/>
              <w:left w:val="single" w:color="auto" w:sz="4" w:space="0"/>
              <w:bottom w:val="single" w:color="auto" w:sz="4" w:space="0"/>
              <w:right w:val="single" w:color="auto" w:sz="4" w:space="0"/>
            </w:tcBorders>
            <w:vAlign w:val="center"/>
          </w:tcPr>
          <w:p w14:paraId="49188FE8">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-3</w:t>
            </w:r>
          </w:p>
        </w:tc>
        <w:tc>
          <w:tcPr>
            <w:tcW w:w="1458" w:type="dxa"/>
            <w:vMerge w:val="continue"/>
            <w:tcBorders>
              <w:top w:val="nil"/>
              <w:left w:val="single" w:color="auto" w:sz="4" w:space="0"/>
              <w:bottom w:val="single" w:color="auto" w:sz="4" w:space="0"/>
              <w:right w:val="single" w:color="auto" w:sz="4" w:space="0"/>
            </w:tcBorders>
            <w:vAlign w:val="center"/>
          </w:tcPr>
          <w:p w14:paraId="1AF83262">
            <w:pPr>
              <w:pStyle w:val="125"/>
              <w:rPr>
                <w:rFonts w:ascii="Times New Roman" w:hAnsi="Times New Roman"/>
                <w:sz w:val="18"/>
                <w:szCs w:val="18"/>
              </w:rPr>
            </w:pPr>
          </w:p>
        </w:tc>
        <w:tc>
          <w:tcPr>
            <w:tcW w:w="3443" w:type="dxa"/>
            <w:vMerge w:val="continue"/>
            <w:tcBorders>
              <w:top w:val="nil"/>
              <w:left w:val="single" w:color="auto" w:sz="4" w:space="0"/>
              <w:bottom w:val="single" w:color="auto" w:sz="4" w:space="0"/>
              <w:right w:val="single" w:color="auto" w:sz="4" w:space="0"/>
            </w:tcBorders>
            <w:vAlign w:val="center"/>
          </w:tcPr>
          <w:p w14:paraId="6F558355">
            <w:pPr>
              <w:pStyle w:val="125"/>
              <w:rPr>
                <w:rFonts w:ascii="Times New Roman" w:hAnsi="Times New Roman"/>
                <w:sz w:val="18"/>
                <w:szCs w:val="18"/>
              </w:rPr>
            </w:pPr>
          </w:p>
        </w:tc>
      </w:tr>
      <w:tr w14:paraId="480B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restart"/>
            <w:tcBorders>
              <w:top w:val="nil"/>
              <w:left w:val="single" w:color="auto" w:sz="4" w:space="0"/>
              <w:bottom w:val="single" w:color="auto" w:sz="4" w:space="0"/>
              <w:right w:val="single" w:color="auto" w:sz="4" w:space="0"/>
            </w:tcBorders>
            <w:vAlign w:val="center"/>
          </w:tcPr>
          <w:p w14:paraId="014FE623">
            <w:pPr>
              <w:pStyle w:val="125"/>
              <w:rPr>
                <w:rFonts w:ascii="Times New Roman" w:hAnsi="Times New Roman"/>
                <w:sz w:val="18"/>
                <w:szCs w:val="18"/>
              </w:rPr>
            </w:pPr>
            <w:r>
              <w:rPr>
                <w:rFonts w:hint="eastAsia" w:ascii="Times New Roman" w:hAnsi="Times New Roman"/>
                <w:sz w:val="18"/>
                <w:szCs w:val="18"/>
              </w:rPr>
              <w:t>代理节点</w:t>
            </w:r>
            <w:r>
              <w:rPr>
                <w:rFonts w:ascii="Times New Roman" w:hAnsi="Times New Roman"/>
                <w:sz w:val="18"/>
                <w:szCs w:val="18"/>
              </w:rPr>
              <w:t>2TEI</w:t>
            </w:r>
          </w:p>
        </w:tc>
        <w:tc>
          <w:tcPr>
            <w:tcW w:w="1264" w:type="dxa"/>
            <w:tcBorders>
              <w:top w:val="single" w:color="auto" w:sz="4" w:space="0"/>
              <w:left w:val="single" w:color="auto" w:sz="4" w:space="0"/>
              <w:bottom w:val="single" w:color="auto" w:sz="4" w:space="0"/>
              <w:right w:val="single" w:color="auto" w:sz="4" w:space="0"/>
            </w:tcBorders>
            <w:vAlign w:val="center"/>
          </w:tcPr>
          <w:p w14:paraId="2419EA47">
            <w:pPr>
              <w:pStyle w:val="125"/>
              <w:rPr>
                <w:rFonts w:ascii="Times New Roman" w:hAnsi="Times New Roman"/>
                <w:sz w:val="18"/>
                <w:szCs w:val="18"/>
              </w:rPr>
            </w:pPr>
            <w:r>
              <w:rPr>
                <w:rFonts w:ascii="Times New Roman" w:hAnsi="Times New Roman"/>
                <w:sz w:val="18"/>
                <w:szCs w:val="18"/>
              </w:rPr>
              <w:t>4</w:t>
            </w:r>
          </w:p>
        </w:tc>
        <w:tc>
          <w:tcPr>
            <w:tcW w:w="1220" w:type="dxa"/>
            <w:tcBorders>
              <w:top w:val="single" w:color="auto" w:sz="4" w:space="0"/>
              <w:left w:val="single" w:color="auto" w:sz="4" w:space="0"/>
              <w:bottom w:val="single" w:color="auto" w:sz="4" w:space="0"/>
              <w:right w:val="single" w:color="auto" w:sz="4" w:space="0"/>
            </w:tcBorders>
            <w:vAlign w:val="center"/>
          </w:tcPr>
          <w:p w14:paraId="096CE658">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-7</w:t>
            </w:r>
          </w:p>
        </w:tc>
        <w:tc>
          <w:tcPr>
            <w:tcW w:w="1458" w:type="dxa"/>
            <w:vMerge w:val="restart"/>
            <w:tcBorders>
              <w:top w:val="nil"/>
              <w:left w:val="single" w:color="auto" w:sz="4" w:space="0"/>
              <w:bottom w:val="single" w:color="auto" w:sz="4" w:space="0"/>
              <w:right w:val="single" w:color="auto" w:sz="4" w:space="0"/>
            </w:tcBorders>
            <w:vAlign w:val="center"/>
          </w:tcPr>
          <w:p w14:paraId="7C81AD5A">
            <w:pPr>
              <w:pStyle w:val="125"/>
              <w:rPr>
                <w:rFonts w:ascii="Times New Roman" w:hAnsi="Times New Roman"/>
                <w:sz w:val="18"/>
                <w:szCs w:val="18"/>
              </w:rPr>
            </w:pPr>
            <w:r>
              <w:rPr>
                <w:rFonts w:ascii="Times New Roman" w:hAnsi="Times New Roman"/>
                <w:sz w:val="18"/>
                <w:szCs w:val="18"/>
              </w:rPr>
              <w:t>12</w:t>
            </w:r>
          </w:p>
        </w:tc>
        <w:tc>
          <w:tcPr>
            <w:tcW w:w="3443" w:type="dxa"/>
            <w:vMerge w:val="restart"/>
            <w:tcBorders>
              <w:top w:val="nil"/>
              <w:left w:val="single" w:color="auto" w:sz="4" w:space="0"/>
              <w:bottom w:val="single" w:color="auto" w:sz="4" w:space="0"/>
              <w:right w:val="single" w:color="auto" w:sz="4" w:space="0"/>
            </w:tcBorders>
            <w:vAlign w:val="center"/>
          </w:tcPr>
          <w:p w14:paraId="2430BB0A">
            <w:pPr>
              <w:pStyle w:val="125"/>
              <w:rPr>
                <w:rFonts w:ascii="Times New Roman" w:hAnsi="Times New Roman"/>
                <w:sz w:val="18"/>
                <w:szCs w:val="18"/>
              </w:rPr>
            </w:pPr>
            <w:r>
              <w:rPr>
                <w:rFonts w:hint="eastAsia" w:ascii="Times New Roman" w:hAnsi="Times New Roman"/>
                <w:sz w:val="18"/>
                <w:szCs w:val="18"/>
              </w:rPr>
              <w:t>代理站点</w:t>
            </w:r>
            <w:r>
              <w:rPr>
                <w:rFonts w:ascii="Times New Roman" w:hAnsi="Times New Roman"/>
                <w:sz w:val="18"/>
                <w:szCs w:val="18"/>
              </w:rPr>
              <w:t>2</w:t>
            </w:r>
            <w:r>
              <w:rPr>
                <w:rFonts w:hint="eastAsia" w:ascii="Times New Roman" w:hAnsi="Times New Roman"/>
                <w:sz w:val="18"/>
                <w:szCs w:val="18"/>
              </w:rPr>
              <w:t>的T</w:t>
            </w:r>
            <w:r>
              <w:rPr>
                <w:rFonts w:ascii="Times New Roman" w:hAnsi="Times New Roman"/>
                <w:sz w:val="18"/>
                <w:szCs w:val="18"/>
              </w:rPr>
              <w:t>EI</w:t>
            </w:r>
          </w:p>
        </w:tc>
      </w:tr>
      <w:tr w14:paraId="0B89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continue"/>
            <w:tcBorders>
              <w:top w:val="nil"/>
              <w:left w:val="single" w:color="auto" w:sz="4" w:space="0"/>
              <w:bottom w:val="single" w:color="auto" w:sz="4" w:space="0"/>
              <w:right w:val="single" w:color="auto" w:sz="4" w:space="0"/>
            </w:tcBorders>
            <w:vAlign w:val="center"/>
          </w:tcPr>
          <w:p w14:paraId="79C95D70">
            <w:pPr>
              <w:pStyle w:val="125"/>
              <w:rPr>
                <w:rFonts w:ascii="Times New Roman" w:hAnsi="Times New Roman"/>
                <w:sz w:val="18"/>
                <w:szCs w:val="18"/>
              </w:rPr>
            </w:pPr>
          </w:p>
        </w:tc>
        <w:tc>
          <w:tcPr>
            <w:tcW w:w="1264" w:type="dxa"/>
            <w:tcBorders>
              <w:top w:val="single" w:color="auto" w:sz="4" w:space="0"/>
              <w:left w:val="single" w:color="auto" w:sz="4" w:space="0"/>
              <w:bottom w:val="single" w:color="auto" w:sz="4" w:space="0"/>
              <w:right w:val="single" w:color="auto" w:sz="4" w:space="0"/>
            </w:tcBorders>
            <w:vAlign w:val="center"/>
          </w:tcPr>
          <w:p w14:paraId="1A4ECFED">
            <w:pPr>
              <w:pStyle w:val="125"/>
              <w:rPr>
                <w:rFonts w:ascii="Times New Roman" w:hAnsi="Times New Roman"/>
                <w:sz w:val="18"/>
                <w:szCs w:val="18"/>
              </w:rPr>
            </w:pPr>
            <w:r>
              <w:rPr>
                <w:rFonts w:hint="eastAsia" w:ascii="Times New Roman" w:hAnsi="Times New Roman"/>
                <w:sz w:val="18"/>
                <w:szCs w:val="18"/>
              </w:rPr>
              <w:t>5</w:t>
            </w:r>
          </w:p>
        </w:tc>
        <w:tc>
          <w:tcPr>
            <w:tcW w:w="1220" w:type="dxa"/>
            <w:tcBorders>
              <w:top w:val="single" w:color="auto" w:sz="4" w:space="0"/>
              <w:left w:val="single" w:color="auto" w:sz="4" w:space="0"/>
              <w:bottom w:val="single" w:color="auto" w:sz="4" w:space="0"/>
              <w:right w:val="single" w:color="auto" w:sz="4" w:space="0"/>
            </w:tcBorders>
            <w:vAlign w:val="center"/>
          </w:tcPr>
          <w:p w14:paraId="1D4585A2">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458" w:type="dxa"/>
            <w:vMerge w:val="continue"/>
            <w:tcBorders>
              <w:top w:val="nil"/>
              <w:left w:val="single" w:color="auto" w:sz="4" w:space="0"/>
              <w:bottom w:val="single" w:color="auto" w:sz="4" w:space="0"/>
              <w:right w:val="single" w:color="auto" w:sz="4" w:space="0"/>
            </w:tcBorders>
            <w:vAlign w:val="center"/>
          </w:tcPr>
          <w:p w14:paraId="7C26C97B">
            <w:pPr>
              <w:pStyle w:val="125"/>
              <w:rPr>
                <w:rFonts w:ascii="Times New Roman" w:hAnsi="Times New Roman"/>
                <w:sz w:val="18"/>
                <w:szCs w:val="18"/>
              </w:rPr>
            </w:pPr>
          </w:p>
        </w:tc>
        <w:tc>
          <w:tcPr>
            <w:tcW w:w="3443" w:type="dxa"/>
            <w:vMerge w:val="continue"/>
            <w:tcBorders>
              <w:top w:val="nil"/>
              <w:left w:val="single" w:color="auto" w:sz="4" w:space="0"/>
              <w:bottom w:val="single" w:color="auto" w:sz="4" w:space="0"/>
              <w:right w:val="single" w:color="auto" w:sz="4" w:space="0"/>
            </w:tcBorders>
            <w:vAlign w:val="center"/>
          </w:tcPr>
          <w:p w14:paraId="5D860D24">
            <w:pPr>
              <w:pStyle w:val="125"/>
              <w:rPr>
                <w:rFonts w:ascii="Times New Roman" w:hAnsi="Times New Roman"/>
                <w:sz w:val="18"/>
                <w:szCs w:val="18"/>
              </w:rPr>
            </w:pPr>
          </w:p>
        </w:tc>
      </w:tr>
      <w:tr w14:paraId="3B699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tcBorders>
              <w:top w:val="single" w:color="auto" w:sz="4" w:space="0"/>
              <w:left w:val="single" w:color="auto" w:sz="4" w:space="0"/>
              <w:bottom w:val="single" w:color="auto" w:sz="4" w:space="0"/>
              <w:right w:val="single" w:color="auto" w:sz="4" w:space="0"/>
            </w:tcBorders>
            <w:vAlign w:val="center"/>
          </w:tcPr>
          <w:p w14:paraId="08817595">
            <w:pPr>
              <w:pStyle w:val="125"/>
              <w:rPr>
                <w:rFonts w:ascii="Times New Roman" w:hAnsi="Times New Roman"/>
                <w:sz w:val="18"/>
                <w:szCs w:val="18"/>
              </w:rPr>
            </w:pPr>
            <w:r>
              <w:rPr>
                <w:rFonts w:ascii="Times New Roman" w:hAnsi="Times New Roman"/>
                <w:sz w:val="18"/>
                <w:szCs w:val="18"/>
              </w:rPr>
              <w:t>……</w:t>
            </w:r>
          </w:p>
        </w:tc>
        <w:tc>
          <w:tcPr>
            <w:tcW w:w="1264" w:type="dxa"/>
            <w:tcBorders>
              <w:top w:val="single" w:color="auto" w:sz="4" w:space="0"/>
              <w:left w:val="single" w:color="auto" w:sz="4" w:space="0"/>
              <w:bottom w:val="single" w:color="auto" w:sz="4" w:space="0"/>
              <w:right w:val="single" w:color="auto" w:sz="4" w:space="0"/>
            </w:tcBorders>
            <w:vAlign w:val="center"/>
          </w:tcPr>
          <w:p w14:paraId="394CB869">
            <w:pPr>
              <w:pStyle w:val="125"/>
              <w:rPr>
                <w:rFonts w:ascii="Times New Roman" w:hAnsi="Times New Roman"/>
                <w:sz w:val="18"/>
                <w:szCs w:val="18"/>
              </w:rPr>
            </w:pPr>
          </w:p>
        </w:tc>
        <w:tc>
          <w:tcPr>
            <w:tcW w:w="1220" w:type="dxa"/>
            <w:tcBorders>
              <w:top w:val="single" w:color="auto" w:sz="4" w:space="0"/>
              <w:left w:val="single" w:color="auto" w:sz="4" w:space="0"/>
              <w:bottom w:val="single" w:color="auto" w:sz="4" w:space="0"/>
              <w:right w:val="single" w:color="auto" w:sz="4" w:space="0"/>
            </w:tcBorders>
            <w:vAlign w:val="center"/>
          </w:tcPr>
          <w:p w14:paraId="75BEAC87">
            <w:pPr>
              <w:pStyle w:val="125"/>
              <w:rPr>
                <w:rFonts w:ascii="Times New Roman" w:hAnsi="Times New Roman"/>
                <w:sz w:val="18"/>
                <w:szCs w:val="18"/>
              </w:rPr>
            </w:pPr>
          </w:p>
        </w:tc>
        <w:tc>
          <w:tcPr>
            <w:tcW w:w="1458" w:type="dxa"/>
            <w:tcBorders>
              <w:top w:val="single" w:color="auto" w:sz="4" w:space="0"/>
              <w:left w:val="single" w:color="auto" w:sz="4" w:space="0"/>
              <w:bottom w:val="single" w:color="auto" w:sz="4" w:space="0"/>
              <w:right w:val="single" w:color="auto" w:sz="4" w:space="0"/>
            </w:tcBorders>
            <w:vAlign w:val="center"/>
          </w:tcPr>
          <w:p w14:paraId="60C20F22">
            <w:pPr>
              <w:pStyle w:val="125"/>
              <w:rPr>
                <w:rFonts w:ascii="Times New Roman" w:hAnsi="Times New Roman"/>
                <w:sz w:val="18"/>
                <w:szCs w:val="18"/>
              </w:rPr>
            </w:pPr>
          </w:p>
        </w:tc>
        <w:tc>
          <w:tcPr>
            <w:tcW w:w="3443" w:type="dxa"/>
            <w:tcBorders>
              <w:top w:val="single" w:color="auto" w:sz="4" w:space="0"/>
              <w:left w:val="single" w:color="auto" w:sz="4" w:space="0"/>
              <w:bottom w:val="single" w:color="auto" w:sz="4" w:space="0"/>
              <w:right w:val="single" w:color="auto" w:sz="4" w:space="0"/>
            </w:tcBorders>
            <w:vAlign w:val="center"/>
          </w:tcPr>
          <w:p w14:paraId="4C31160A">
            <w:pPr>
              <w:pStyle w:val="125"/>
              <w:rPr>
                <w:rFonts w:ascii="Times New Roman" w:hAnsi="Times New Roman"/>
                <w:sz w:val="18"/>
                <w:szCs w:val="18"/>
              </w:rPr>
            </w:pPr>
            <w:r>
              <w:rPr>
                <w:rFonts w:hint="eastAsia" w:ascii="Times New Roman" w:hAnsi="Times New Roman"/>
                <w:sz w:val="18"/>
                <w:szCs w:val="18"/>
              </w:rPr>
              <w:t>-</w:t>
            </w:r>
          </w:p>
        </w:tc>
      </w:tr>
      <w:tr w14:paraId="4133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restart"/>
            <w:tcBorders>
              <w:top w:val="nil"/>
              <w:left w:val="single" w:color="auto" w:sz="4" w:space="0"/>
              <w:bottom w:val="single" w:color="auto" w:sz="4" w:space="0"/>
              <w:right w:val="single" w:color="auto" w:sz="4" w:space="0"/>
            </w:tcBorders>
            <w:vAlign w:val="center"/>
          </w:tcPr>
          <w:p w14:paraId="6423E910">
            <w:pPr>
              <w:pStyle w:val="125"/>
              <w:rPr>
                <w:rFonts w:ascii="Times New Roman" w:hAnsi="Times New Roman"/>
                <w:sz w:val="18"/>
                <w:szCs w:val="18"/>
              </w:rPr>
            </w:pPr>
            <w:r>
              <w:rPr>
                <w:rFonts w:hint="eastAsia" w:ascii="Times New Roman" w:hAnsi="Times New Roman"/>
                <w:sz w:val="18"/>
                <w:szCs w:val="18"/>
              </w:rPr>
              <w:t>代理节点</w:t>
            </w:r>
            <w:r>
              <w:rPr>
                <w:rFonts w:ascii="Times New Roman" w:hAnsi="Times New Roman"/>
                <w:sz w:val="18"/>
                <w:szCs w:val="18"/>
              </w:rPr>
              <w:t>NTEI</w:t>
            </w:r>
          </w:p>
        </w:tc>
        <w:tc>
          <w:tcPr>
            <w:tcW w:w="1264" w:type="dxa"/>
            <w:tcBorders>
              <w:top w:val="single" w:color="auto" w:sz="4" w:space="0"/>
              <w:left w:val="single" w:color="auto" w:sz="4" w:space="0"/>
              <w:bottom w:val="single" w:color="auto" w:sz="4" w:space="0"/>
              <w:right w:val="single" w:color="auto" w:sz="4" w:space="0"/>
            </w:tcBorders>
            <w:vAlign w:val="center"/>
          </w:tcPr>
          <w:p w14:paraId="71EEE0AB">
            <w:pPr>
              <w:pStyle w:val="125"/>
              <w:rPr>
                <w:rFonts w:ascii="Times New Roman" w:hAnsi="Times New Roman"/>
                <w:sz w:val="18"/>
                <w:szCs w:val="18"/>
              </w:rPr>
            </w:pPr>
            <w:r>
              <w:rPr>
                <w:rFonts w:hint="eastAsia" w:ascii="Times New Roman" w:hAnsi="Times New Roman"/>
                <w:sz w:val="18"/>
                <w:szCs w:val="18"/>
              </w:rPr>
              <w:t>可变字节</w:t>
            </w:r>
          </w:p>
        </w:tc>
        <w:tc>
          <w:tcPr>
            <w:tcW w:w="1220" w:type="dxa"/>
            <w:tcBorders>
              <w:top w:val="single" w:color="auto" w:sz="4" w:space="0"/>
              <w:left w:val="single" w:color="auto" w:sz="4" w:space="0"/>
              <w:bottom w:val="single" w:color="auto" w:sz="4" w:space="0"/>
              <w:right w:val="single" w:color="auto" w:sz="4" w:space="0"/>
            </w:tcBorders>
            <w:vAlign w:val="center"/>
          </w:tcPr>
          <w:p w14:paraId="1986D3FF">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458" w:type="dxa"/>
            <w:tcBorders>
              <w:top w:val="single" w:color="auto" w:sz="4" w:space="0"/>
              <w:left w:val="single" w:color="auto" w:sz="4" w:space="0"/>
              <w:bottom w:val="single" w:color="auto" w:sz="4" w:space="0"/>
              <w:right w:val="single" w:color="auto" w:sz="4" w:space="0"/>
            </w:tcBorders>
            <w:vAlign w:val="center"/>
          </w:tcPr>
          <w:p w14:paraId="1BC5141B">
            <w:pPr>
              <w:pStyle w:val="125"/>
              <w:rPr>
                <w:rFonts w:ascii="Times New Roman" w:hAnsi="Times New Roman"/>
                <w:sz w:val="18"/>
                <w:szCs w:val="18"/>
              </w:rPr>
            </w:pPr>
            <w:r>
              <w:rPr>
                <w:rFonts w:ascii="Times New Roman" w:hAnsi="Times New Roman"/>
                <w:sz w:val="18"/>
                <w:szCs w:val="18"/>
              </w:rPr>
              <w:t>12</w:t>
            </w:r>
          </w:p>
        </w:tc>
        <w:tc>
          <w:tcPr>
            <w:tcW w:w="3443" w:type="dxa"/>
            <w:vMerge w:val="restart"/>
            <w:tcBorders>
              <w:top w:val="nil"/>
              <w:left w:val="single" w:color="auto" w:sz="4" w:space="0"/>
              <w:bottom w:val="single" w:color="auto" w:sz="4" w:space="0"/>
              <w:right w:val="single" w:color="auto" w:sz="4" w:space="0"/>
            </w:tcBorders>
            <w:vAlign w:val="center"/>
          </w:tcPr>
          <w:p w14:paraId="600A5B55">
            <w:pPr>
              <w:pStyle w:val="125"/>
              <w:rPr>
                <w:rFonts w:ascii="Times New Roman" w:hAnsi="Times New Roman"/>
                <w:sz w:val="18"/>
                <w:szCs w:val="18"/>
              </w:rPr>
            </w:pPr>
            <w:r>
              <w:rPr>
                <w:rFonts w:hint="eastAsia" w:ascii="Times New Roman" w:hAnsi="Times New Roman"/>
                <w:sz w:val="18"/>
                <w:szCs w:val="18"/>
              </w:rPr>
              <w:t>代理站点</w:t>
            </w:r>
            <w:r>
              <w:rPr>
                <w:rFonts w:ascii="Times New Roman" w:hAnsi="Times New Roman"/>
                <w:sz w:val="18"/>
                <w:szCs w:val="18"/>
              </w:rPr>
              <w:t>N</w:t>
            </w:r>
            <w:r>
              <w:rPr>
                <w:rFonts w:hint="eastAsia" w:ascii="Times New Roman" w:hAnsi="Times New Roman"/>
                <w:sz w:val="18"/>
                <w:szCs w:val="18"/>
              </w:rPr>
              <w:t>的T</w:t>
            </w:r>
            <w:r>
              <w:rPr>
                <w:rFonts w:ascii="Times New Roman" w:hAnsi="Times New Roman"/>
                <w:sz w:val="18"/>
                <w:szCs w:val="18"/>
              </w:rPr>
              <w:t>EI</w:t>
            </w:r>
          </w:p>
        </w:tc>
      </w:tr>
      <w:tr w14:paraId="53EA0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vMerge w:val="continue"/>
            <w:tcBorders>
              <w:top w:val="nil"/>
              <w:left w:val="single" w:color="auto" w:sz="4" w:space="0"/>
              <w:bottom w:val="single" w:color="auto" w:sz="4" w:space="0"/>
              <w:right w:val="single" w:color="auto" w:sz="4" w:space="0"/>
            </w:tcBorders>
            <w:vAlign w:val="center"/>
          </w:tcPr>
          <w:p w14:paraId="7706E674">
            <w:pPr>
              <w:pStyle w:val="125"/>
              <w:rPr>
                <w:rFonts w:ascii="Times New Roman" w:hAnsi="Times New Roman"/>
                <w:sz w:val="18"/>
                <w:szCs w:val="18"/>
              </w:rPr>
            </w:pPr>
          </w:p>
        </w:tc>
        <w:tc>
          <w:tcPr>
            <w:tcW w:w="1264" w:type="dxa"/>
            <w:tcBorders>
              <w:top w:val="single" w:color="auto" w:sz="4" w:space="0"/>
              <w:left w:val="single" w:color="auto" w:sz="4" w:space="0"/>
              <w:bottom w:val="single" w:color="auto" w:sz="4" w:space="0"/>
              <w:right w:val="single" w:color="auto" w:sz="4" w:space="0"/>
            </w:tcBorders>
            <w:vAlign w:val="center"/>
          </w:tcPr>
          <w:p w14:paraId="7686750E">
            <w:pPr>
              <w:pStyle w:val="125"/>
              <w:rPr>
                <w:rFonts w:ascii="Times New Roman" w:hAnsi="Times New Roman"/>
                <w:sz w:val="18"/>
                <w:szCs w:val="18"/>
              </w:rPr>
            </w:pPr>
            <w:r>
              <w:rPr>
                <w:rFonts w:hint="eastAsia" w:ascii="Times New Roman" w:hAnsi="Times New Roman"/>
                <w:sz w:val="18"/>
                <w:szCs w:val="18"/>
              </w:rPr>
              <w:t>可变字节</w:t>
            </w:r>
          </w:p>
        </w:tc>
        <w:tc>
          <w:tcPr>
            <w:tcW w:w="1220" w:type="dxa"/>
            <w:tcBorders>
              <w:top w:val="single" w:color="auto" w:sz="4" w:space="0"/>
              <w:left w:val="single" w:color="auto" w:sz="4" w:space="0"/>
              <w:bottom w:val="single" w:color="auto" w:sz="4" w:space="0"/>
              <w:right w:val="single" w:color="auto" w:sz="4" w:space="0"/>
            </w:tcBorders>
            <w:vAlign w:val="center"/>
          </w:tcPr>
          <w:p w14:paraId="7E60F451">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-3</w:t>
            </w:r>
          </w:p>
        </w:tc>
        <w:tc>
          <w:tcPr>
            <w:tcW w:w="1458" w:type="dxa"/>
            <w:tcBorders>
              <w:top w:val="single" w:color="auto" w:sz="4" w:space="0"/>
              <w:left w:val="single" w:color="auto" w:sz="4" w:space="0"/>
              <w:bottom w:val="single" w:color="auto" w:sz="4" w:space="0"/>
              <w:right w:val="single" w:color="auto" w:sz="4" w:space="0"/>
            </w:tcBorders>
            <w:vAlign w:val="center"/>
          </w:tcPr>
          <w:p w14:paraId="5A13BAE5">
            <w:pPr>
              <w:pStyle w:val="125"/>
              <w:rPr>
                <w:rFonts w:ascii="Times New Roman" w:hAnsi="Times New Roman"/>
                <w:sz w:val="18"/>
                <w:szCs w:val="18"/>
              </w:rPr>
            </w:pPr>
          </w:p>
        </w:tc>
        <w:tc>
          <w:tcPr>
            <w:tcW w:w="3443" w:type="dxa"/>
            <w:vMerge w:val="continue"/>
            <w:tcBorders>
              <w:top w:val="nil"/>
              <w:left w:val="single" w:color="auto" w:sz="4" w:space="0"/>
              <w:bottom w:val="single" w:color="auto" w:sz="4" w:space="0"/>
              <w:right w:val="single" w:color="auto" w:sz="4" w:space="0"/>
            </w:tcBorders>
            <w:vAlign w:val="center"/>
          </w:tcPr>
          <w:p w14:paraId="6AC6C282">
            <w:pPr>
              <w:pStyle w:val="125"/>
              <w:rPr>
                <w:rFonts w:ascii="Times New Roman" w:hAnsi="Times New Roman"/>
                <w:sz w:val="18"/>
                <w:szCs w:val="18"/>
              </w:rPr>
            </w:pPr>
          </w:p>
        </w:tc>
      </w:tr>
      <w:tr w14:paraId="5967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7" w:type="dxa"/>
            <w:tcBorders>
              <w:top w:val="single" w:color="auto" w:sz="4" w:space="0"/>
              <w:left w:val="single" w:color="auto" w:sz="4" w:space="0"/>
              <w:bottom w:val="single" w:color="auto" w:sz="4" w:space="0"/>
              <w:right w:val="single" w:color="auto" w:sz="4" w:space="0"/>
            </w:tcBorders>
            <w:vAlign w:val="center"/>
          </w:tcPr>
          <w:p w14:paraId="3835B7AB">
            <w:pPr>
              <w:pStyle w:val="125"/>
              <w:rPr>
                <w:rFonts w:ascii="Times New Roman" w:hAnsi="Times New Roman"/>
                <w:sz w:val="18"/>
                <w:szCs w:val="18"/>
              </w:rPr>
            </w:pPr>
            <w:r>
              <w:rPr>
                <w:rFonts w:hint="eastAsia" w:ascii="Times New Roman" w:hAnsi="Times New Roman"/>
                <w:sz w:val="18"/>
                <w:szCs w:val="18"/>
              </w:rPr>
              <w:t>保留</w:t>
            </w:r>
          </w:p>
        </w:tc>
        <w:tc>
          <w:tcPr>
            <w:tcW w:w="1264" w:type="dxa"/>
            <w:tcBorders>
              <w:top w:val="single" w:color="auto" w:sz="4" w:space="0"/>
              <w:left w:val="single" w:color="auto" w:sz="4" w:space="0"/>
              <w:bottom w:val="single" w:color="auto" w:sz="4" w:space="0"/>
              <w:right w:val="single" w:color="auto" w:sz="4" w:space="0"/>
            </w:tcBorders>
            <w:vAlign w:val="center"/>
          </w:tcPr>
          <w:p w14:paraId="71E69C6D">
            <w:pPr>
              <w:pStyle w:val="125"/>
              <w:rPr>
                <w:rFonts w:ascii="Times New Roman" w:hAnsi="Times New Roman"/>
                <w:sz w:val="18"/>
                <w:szCs w:val="18"/>
              </w:rPr>
            </w:pPr>
            <w:r>
              <w:rPr>
                <w:rFonts w:hint="eastAsia" w:ascii="Times New Roman" w:hAnsi="Times New Roman"/>
                <w:sz w:val="18"/>
                <w:szCs w:val="18"/>
              </w:rPr>
              <w:t>可变字节</w:t>
            </w:r>
          </w:p>
        </w:tc>
        <w:tc>
          <w:tcPr>
            <w:tcW w:w="1220" w:type="dxa"/>
            <w:tcBorders>
              <w:top w:val="single" w:color="auto" w:sz="4" w:space="0"/>
              <w:left w:val="single" w:color="auto" w:sz="4" w:space="0"/>
              <w:bottom w:val="single" w:color="auto" w:sz="4" w:space="0"/>
              <w:right w:val="single" w:color="auto" w:sz="4" w:space="0"/>
            </w:tcBorders>
            <w:vAlign w:val="center"/>
          </w:tcPr>
          <w:p w14:paraId="59F34E25">
            <w:pPr>
              <w:pStyle w:val="125"/>
              <w:rPr>
                <w:rFonts w:ascii="Times New Roman" w:hAnsi="Times New Roman"/>
                <w:sz w:val="18"/>
                <w:szCs w:val="18"/>
              </w:rPr>
            </w:pPr>
            <w:r>
              <w:rPr>
                <w:rFonts w:ascii="Times New Roman" w:hAnsi="Times New Roman"/>
                <w:sz w:val="18"/>
                <w:szCs w:val="18"/>
              </w:rPr>
              <w:t>4-7</w:t>
            </w:r>
          </w:p>
        </w:tc>
        <w:tc>
          <w:tcPr>
            <w:tcW w:w="1458" w:type="dxa"/>
            <w:tcBorders>
              <w:top w:val="single" w:color="auto" w:sz="4" w:space="0"/>
              <w:left w:val="single" w:color="auto" w:sz="4" w:space="0"/>
              <w:bottom w:val="single" w:color="auto" w:sz="4" w:space="0"/>
              <w:right w:val="single" w:color="auto" w:sz="4" w:space="0"/>
            </w:tcBorders>
            <w:vAlign w:val="center"/>
          </w:tcPr>
          <w:p w14:paraId="235CBED3">
            <w:pPr>
              <w:pStyle w:val="125"/>
              <w:rPr>
                <w:rFonts w:ascii="Times New Roman" w:hAnsi="Times New Roman"/>
                <w:sz w:val="18"/>
                <w:szCs w:val="18"/>
              </w:rPr>
            </w:pPr>
            <w:r>
              <w:rPr>
                <w:rFonts w:hint="eastAsia" w:ascii="Times New Roman" w:hAnsi="Times New Roman"/>
                <w:sz w:val="18"/>
                <w:szCs w:val="18"/>
              </w:rPr>
              <w:t>4</w:t>
            </w:r>
          </w:p>
        </w:tc>
        <w:tc>
          <w:tcPr>
            <w:tcW w:w="3443" w:type="dxa"/>
            <w:tcBorders>
              <w:top w:val="single" w:color="auto" w:sz="4" w:space="0"/>
              <w:left w:val="single" w:color="auto" w:sz="4" w:space="0"/>
              <w:bottom w:val="single" w:color="auto" w:sz="4" w:space="0"/>
              <w:right w:val="single" w:color="auto" w:sz="4" w:space="0"/>
            </w:tcBorders>
            <w:vAlign w:val="center"/>
          </w:tcPr>
          <w:p w14:paraId="66DA38EC">
            <w:pPr>
              <w:pStyle w:val="125"/>
              <w:rPr>
                <w:rFonts w:ascii="Times New Roman" w:hAnsi="Times New Roman"/>
                <w:sz w:val="18"/>
                <w:szCs w:val="18"/>
              </w:rPr>
            </w:pPr>
            <w:r>
              <w:rPr>
                <w:rFonts w:hint="eastAsia" w:ascii="Times New Roman" w:hAnsi="Times New Roman"/>
                <w:sz w:val="18"/>
                <w:szCs w:val="18"/>
              </w:rPr>
              <w:t>若总的代理站点个数为偶数个，则无此保留位</w:t>
            </w:r>
          </w:p>
        </w:tc>
      </w:tr>
    </w:tbl>
    <w:p w14:paraId="5657FDBC">
      <w:pPr>
        <w:pStyle w:val="67"/>
      </w:pPr>
      <w:r>
        <w:rPr>
          <w:rFonts w:hint="eastAsia"/>
        </w:rPr>
        <w:t>精简信标帧载荷格式</w:t>
      </w:r>
    </w:p>
    <w:p w14:paraId="0CC0785E">
      <w:pPr>
        <w:pStyle w:val="50"/>
      </w:pPr>
      <w:r>
        <w:rPr>
          <w:rFonts w:hint="eastAsia"/>
        </w:rPr>
        <w:t>精简信标帧载荷字段的格式如</w:t>
      </w:r>
      <w:r>
        <w:rPr>
          <w:rFonts w:hint="eastAsia"/>
        </w:rPr>
        <w:fldChar w:fldCharType="begin"/>
      </w:r>
      <w:r>
        <w:rPr>
          <w:rFonts w:hint="eastAsia"/>
        </w:rPr>
        <w:instrText xml:space="preserve"> REF _Ref20415 \h </w:instrText>
      </w:r>
      <w:r>
        <w:instrText xml:space="preserve"> \* MERGEFORMAT </w:instrText>
      </w:r>
      <w:r>
        <w:rPr>
          <w:rFonts w:hint="eastAsia"/>
        </w:rPr>
        <w:fldChar w:fldCharType="separate"/>
      </w:r>
      <w:r>
        <w:t>表 73</w:t>
      </w:r>
      <w:r>
        <w:rPr>
          <w:rFonts w:hint="eastAsia"/>
        </w:rPr>
        <w:fldChar w:fldCharType="end"/>
      </w:r>
      <w:r>
        <w:rPr>
          <w:rFonts w:hint="eastAsia"/>
        </w:rPr>
        <w:t>所示。</w:t>
      </w:r>
      <w:r>
        <w:t>信标类型</w:t>
      </w:r>
      <w:r>
        <w:rPr>
          <w:rFonts w:hint="eastAsia"/>
        </w:rPr>
        <w:t>、</w:t>
      </w:r>
      <w:r>
        <w:t>组网标志位</w:t>
      </w:r>
      <w:r>
        <w:rPr>
          <w:rFonts w:hint="eastAsia"/>
        </w:rPr>
        <w:t>、</w:t>
      </w:r>
      <w:r>
        <w:t>精简信标标志位</w:t>
      </w:r>
      <w:r>
        <w:rPr>
          <w:rFonts w:hint="eastAsia"/>
        </w:rPr>
        <w:t>、</w:t>
      </w:r>
      <w:r>
        <w:t>开始关联标志位</w:t>
      </w:r>
      <w:r>
        <w:rPr>
          <w:rFonts w:hint="eastAsia"/>
        </w:rPr>
        <w:t>、</w:t>
      </w:r>
      <w:r>
        <w:t>信标使用标志位</w:t>
      </w:r>
      <w:r>
        <w:rPr>
          <w:rFonts w:hint="eastAsia"/>
        </w:rPr>
        <w:t>、</w:t>
      </w:r>
      <w:r>
        <w:t>组网序列号</w:t>
      </w:r>
      <w:r>
        <w:rPr>
          <w:rFonts w:hint="eastAsia"/>
        </w:rPr>
        <w:t>、C</w:t>
      </w:r>
      <w:r>
        <w:t>CO MAC地址</w:t>
      </w:r>
      <w:r>
        <w:rPr>
          <w:rFonts w:hint="eastAsia"/>
        </w:rPr>
        <w:t>、</w:t>
      </w:r>
      <w:r>
        <w:t>信标周期计数</w:t>
      </w:r>
      <w:r>
        <w:rPr>
          <w:rFonts w:hint="eastAsia"/>
        </w:rPr>
        <w:t>、</w:t>
      </w:r>
      <w:r>
        <w:t>信标管理信息字段与</w:t>
      </w:r>
      <w:r>
        <w:rPr>
          <w:rFonts w:hint="eastAsia"/>
        </w:rPr>
        <w:t>标准信标一致。</w:t>
      </w:r>
    </w:p>
    <w:p w14:paraId="48ECC6F9">
      <w:pPr>
        <w:pStyle w:val="10"/>
      </w:pPr>
      <w:bookmarkStart w:id="899" w:name="_Ref20415"/>
      <w:r>
        <w:t xml:space="preserve">表 </w:t>
      </w:r>
      <w:r>
        <w:fldChar w:fldCharType="begin"/>
      </w:r>
      <w:r>
        <w:instrText xml:space="preserve"> SEQ 表 \* ARABIC </w:instrText>
      </w:r>
      <w:r>
        <w:fldChar w:fldCharType="separate"/>
      </w:r>
      <w:r>
        <w:t>73</w:t>
      </w:r>
      <w:r>
        <w:fldChar w:fldCharType="end"/>
      </w:r>
      <w:bookmarkEnd w:id="899"/>
      <w:r>
        <w:rPr>
          <w:rFonts w:hint="eastAsia"/>
        </w:rPr>
        <w:t xml:space="preserve"> 精简信标帧载荷字段</w:t>
      </w:r>
    </w:p>
    <w:tbl>
      <w:tblPr>
        <w:tblStyle w:val="31"/>
        <w:tblW w:w="78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9"/>
        <w:gridCol w:w="1721"/>
        <w:gridCol w:w="1721"/>
        <w:gridCol w:w="1878"/>
      </w:tblGrid>
      <w:tr w14:paraId="3F05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 w:hRule="atLeast"/>
          <w:jc w:val="center"/>
        </w:trPr>
        <w:tc>
          <w:tcPr>
            <w:tcW w:w="2529" w:type="dxa"/>
            <w:vAlign w:val="center"/>
          </w:tcPr>
          <w:p w14:paraId="76C3BF5C">
            <w:pPr>
              <w:pStyle w:val="125"/>
              <w:adjustRightInd w:val="0"/>
              <w:snapToGrid w:val="0"/>
              <w:rPr>
                <w:rFonts w:ascii="Times New Roman" w:hAnsi="Times New Roman"/>
                <w:sz w:val="18"/>
              </w:rPr>
            </w:pPr>
            <w:r>
              <w:rPr>
                <w:rFonts w:hint="eastAsia" w:ascii="Times New Roman" w:hAnsi="Times New Roman"/>
                <w:sz w:val="18"/>
              </w:rPr>
              <w:t>字段</w:t>
            </w:r>
          </w:p>
        </w:tc>
        <w:tc>
          <w:tcPr>
            <w:tcW w:w="1721" w:type="dxa"/>
            <w:vAlign w:val="center"/>
          </w:tcPr>
          <w:p w14:paraId="576157EE">
            <w:pPr>
              <w:pStyle w:val="125"/>
              <w:adjustRightInd w:val="0"/>
              <w:snapToGrid w:val="0"/>
              <w:rPr>
                <w:rFonts w:ascii="Times New Roman" w:hAnsi="Times New Roman"/>
                <w:sz w:val="18"/>
              </w:rPr>
            </w:pPr>
            <w:r>
              <w:rPr>
                <w:rFonts w:hint="eastAsia" w:ascii="Times New Roman" w:hAnsi="Times New Roman"/>
                <w:sz w:val="18"/>
              </w:rPr>
              <w:t>字节号</w:t>
            </w:r>
          </w:p>
        </w:tc>
        <w:tc>
          <w:tcPr>
            <w:tcW w:w="1721" w:type="dxa"/>
            <w:vAlign w:val="center"/>
          </w:tcPr>
          <w:p w14:paraId="3F4F3FB7">
            <w:pPr>
              <w:pStyle w:val="125"/>
              <w:adjustRightInd w:val="0"/>
              <w:snapToGrid w:val="0"/>
              <w:rPr>
                <w:rFonts w:ascii="Times New Roman" w:hAnsi="Times New Roman"/>
                <w:sz w:val="18"/>
              </w:rPr>
            </w:pPr>
            <w:r>
              <w:rPr>
                <w:rFonts w:hint="eastAsia" w:ascii="Times New Roman" w:hAnsi="Times New Roman"/>
                <w:sz w:val="18"/>
              </w:rPr>
              <w:t>比特位</w:t>
            </w:r>
          </w:p>
        </w:tc>
        <w:tc>
          <w:tcPr>
            <w:tcW w:w="1878" w:type="dxa"/>
            <w:vAlign w:val="center"/>
          </w:tcPr>
          <w:p w14:paraId="484F296B">
            <w:pPr>
              <w:pStyle w:val="125"/>
              <w:adjustRightInd w:val="0"/>
              <w:snapToGrid w:val="0"/>
              <w:rPr>
                <w:rFonts w:ascii="Times New Roman" w:hAnsi="Times New Roman"/>
                <w:sz w:val="18"/>
              </w:rPr>
            </w:pPr>
            <w:r>
              <w:rPr>
                <w:rFonts w:hint="eastAsia" w:ascii="Times New Roman" w:hAnsi="Times New Roman"/>
                <w:sz w:val="18"/>
              </w:rPr>
              <w:t>字段大小（比特）</w:t>
            </w:r>
          </w:p>
        </w:tc>
      </w:tr>
      <w:tr w14:paraId="651D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2529" w:type="dxa"/>
            <w:vAlign w:val="center"/>
          </w:tcPr>
          <w:p w14:paraId="26029E5F">
            <w:pPr>
              <w:pStyle w:val="125"/>
              <w:adjustRightInd w:val="0"/>
              <w:snapToGrid w:val="0"/>
              <w:rPr>
                <w:rFonts w:ascii="Times New Roman" w:hAnsi="Times New Roman"/>
                <w:sz w:val="18"/>
              </w:rPr>
            </w:pPr>
            <w:r>
              <w:rPr>
                <w:rFonts w:hint="eastAsia" w:ascii="Times New Roman" w:hAnsi="Times New Roman"/>
                <w:sz w:val="18"/>
              </w:rPr>
              <w:t>信标类型</w:t>
            </w:r>
          </w:p>
        </w:tc>
        <w:tc>
          <w:tcPr>
            <w:tcW w:w="1721" w:type="dxa"/>
            <w:vMerge w:val="restart"/>
            <w:vAlign w:val="center"/>
          </w:tcPr>
          <w:p w14:paraId="4750127D">
            <w:pPr>
              <w:pStyle w:val="125"/>
              <w:adjustRightInd w:val="0"/>
              <w:snapToGrid w:val="0"/>
              <w:rPr>
                <w:rFonts w:ascii="Times New Roman" w:hAnsi="Times New Roman"/>
                <w:sz w:val="18"/>
              </w:rPr>
            </w:pPr>
            <w:r>
              <w:rPr>
                <w:rFonts w:ascii="Times New Roman" w:hAnsi="Times New Roman"/>
                <w:sz w:val="18"/>
              </w:rPr>
              <w:t>0</w:t>
            </w:r>
          </w:p>
        </w:tc>
        <w:tc>
          <w:tcPr>
            <w:tcW w:w="1721" w:type="dxa"/>
            <w:vAlign w:val="center"/>
          </w:tcPr>
          <w:p w14:paraId="3EB98B20">
            <w:pPr>
              <w:pStyle w:val="125"/>
              <w:adjustRightInd w:val="0"/>
              <w:snapToGrid w:val="0"/>
              <w:rPr>
                <w:rFonts w:ascii="Times New Roman" w:hAnsi="Times New Roman"/>
                <w:sz w:val="18"/>
              </w:rPr>
            </w:pPr>
            <w:r>
              <w:rPr>
                <w:rFonts w:ascii="Times New Roman" w:hAnsi="Times New Roman"/>
                <w:sz w:val="18"/>
              </w:rPr>
              <w:t>0-2</w:t>
            </w:r>
          </w:p>
        </w:tc>
        <w:tc>
          <w:tcPr>
            <w:tcW w:w="1878" w:type="dxa"/>
            <w:vAlign w:val="center"/>
          </w:tcPr>
          <w:p w14:paraId="583E9B6E">
            <w:pPr>
              <w:pStyle w:val="125"/>
              <w:adjustRightInd w:val="0"/>
              <w:snapToGrid w:val="0"/>
              <w:rPr>
                <w:rFonts w:ascii="Times New Roman" w:hAnsi="Times New Roman"/>
                <w:sz w:val="18"/>
              </w:rPr>
            </w:pPr>
            <w:r>
              <w:rPr>
                <w:rFonts w:ascii="Times New Roman" w:hAnsi="Times New Roman"/>
                <w:sz w:val="18"/>
              </w:rPr>
              <w:t>3</w:t>
            </w:r>
          </w:p>
        </w:tc>
      </w:tr>
      <w:tr w14:paraId="2C42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2529" w:type="dxa"/>
            <w:vAlign w:val="center"/>
          </w:tcPr>
          <w:p w14:paraId="0F9E9D73">
            <w:pPr>
              <w:pStyle w:val="125"/>
              <w:adjustRightInd w:val="0"/>
              <w:snapToGrid w:val="0"/>
              <w:rPr>
                <w:rFonts w:ascii="Times New Roman" w:hAnsi="Times New Roman"/>
                <w:sz w:val="18"/>
              </w:rPr>
            </w:pPr>
            <w:r>
              <w:rPr>
                <w:rFonts w:hint="eastAsia" w:ascii="Times New Roman" w:hAnsi="Times New Roman"/>
                <w:sz w:val="18"/>
              </w:rPr>
              <w:t>组网标志位</w:t>
            </w:r>
          </w:p>
        </w:tc>
        <w:tc>
          <w:tcPr>
            <w:tcW w:w="1721" w:type="dxa"/>
            <w:vMerge w:val="continue"/>
            <w:vAlign w:val="center"/>
          </w:tcPr>
          <w:p w14:paraId="6D3EB8CB">
            <w:pPr>
              <w:pStyle w:val="125"/>
              <w:adjustRightInd w:val="0"/>
              <w:snapToGrid w:val="0"/>
              <w:rPr>
                <w:rFonts w:ascii="Times New Roman" w:hAnsi="Times New Roman"/>
                <w:sz w:val="18"/>
              </w:rPr>
            </w:pPr>
          </w:p>
        </w:tc>
        <w:tc>
          <w:tcPr>
            <w:tcW w:w="1721" w:type="dxa"/>
            <w:vAlign w:val="center"/>
          </w:tcPr>
          <w:p w14:paraId="17E4BD94">
            <w:pPr>
              <w:pStyle w:val="125"/>
              <w:adjustRightInd w:val="0"/>
              <w:snapToGrid w:val="0"/>
              <w:rPr>
                <w:rFonts w:ascii="Times New Roman" w:hAnsi="Times New Roman"/>
                <w:sz w:val="18"/>
              </w:rPr>
            </w:pPr>
            <w:r>
              <w:rPr>
                <w:rFonts w:ascii="Times New Roman" w:hAnsi="Times New Roman"/>
                <w:sz w:val="18"/>
              </w:rPr>
              <w:t>3</w:t>
            </w:r>
          </w:p>
        </w:tc>
        <w:tc>
          <w:tcPr>
            <w:tcW w:w="1878" w:type="dxa"/>
            <w:vAlign w:val="center"/>
          </w:tcPr>
          <w:p w14:paraId="5B6F7A45">
            <w:pPr>
              <w:pStyle w:val="125"/>
              <w:adjustRightInd w:val="0"/>
              <w:snapToGrid w:val="0"/>
              <w:rPr>
                <w:rFonts w:ascii="Times New Roman" w:hAnsi="Times New Roman"/>
                <w:sz w:val="18"/>
              </w:rPr>
            </w:pPr>
            <w:r>
              <w:rPr>
                <w:rFonts w:ascii="Times New Roman" w:hAnsi="Times New Roman"/>
                <w:sz w:val="18"/>
              </w:rPr>
              <w:t>1</w:t>
            </w:r>
          </w:p>
        </w:tc>
      </w:tr>
      <w:tr w14:paraId="023C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2529" w:type="dxa"/>
            <w:vAlign w:val="center"/>
          </w:tcPr>
          <w:p w14:paraId="050F64EA">
            <w:pPr>
              <w:pStyle w:val="125"/>
              <w:adjustRightInd w:val="0"/>
              <w:snapToGrid w:val="0"/>
              <w:rPr>
                <w:rFonts w:ascii="Times New Roman" w:hAnsi="Times New Roman"/>
                <w:sz w:val="18"/>
              </w:rPr>
            </w:pPr>
            <w:r>
              <w:rPr>
                <w:rFonts w:hint="eastAsia" w:ascii="Times New Roman" w:hAnsi="Times New Roman"/>
                <w:sz w:val="18"/>
              </w:rPr>
              <w:t>精简信标标志</w:t>
            </w:r>
          </w:p>
        </w:tc>
        <w:tc>
          <w:tcPr>
            <w:tcW w:w="1721" w:type="dxa"/>
            <w:vMerge w:val="continue"/>
            <w:vAlign w:val="center"/>
          </w:tcPr>
          <w:p w14:paraId="61C32DF3">
            <w:pPr>
              <w:pStyle w:val="125"/>
              <w:adjustRightInd w:val="0"/>
              <w:snapToGrid w:val="0"/>
              <w:rPr>
                <w:rFonts w:ascii="Times New Roman" w:hAnsi="Times New Roman"/>
                <w:sz w:val="18"/>
              </w:rPr>
            </w:pPr>
          </w:p>
        </w:tc>
        <w:tc>
          <w:tcPr>
            <w:tcW w:w="1721" w:type="dxa"/>
            <w:vAlign w:val="center"/>
          </w:tcPr>
          <w:p w14:paraId="43338227">
            <w:pPr>
              <w:pStyle w:val="125"/>
              <w:adjustRightInd w:val="0"/>
              <w:snapToGrid w:val="0"/>
              <w:rPr>
                <w:rFonts w:ascii="Times New Roman" w:hAnsi="Times New Roman"/>
                <w:sz w:val="18"/>
              </w:rPr>
            </w:pPr>
            <w:r>
              <w:rPr>
                <w:rFonts w:ascii="Times New Roman" w:hAnsi="Times New Roman"/>
                <w:sz w:val="18"/>
              </w:rPr>
              <w:t>4</w:t>
            </w:r>
          </w:p>
        </w:tc>
        <w:tc>
          <w:tcPr>
            <w:tcW w:w="1878" w:type="dxa"/>
            <w:vAlign w:val="center"/>
          </w:tcPr>
          <w:p w14:paraId="5AA99537">
            <w:pPr>
              <w:pStyle w:val="125"/>
              <w:adjustRightInd w:val="0"/>
              <w:snapToGrid w:val="0"/>
              <w:rPr>
                <w:rFonts w:ascii="Times New Roman" w:hAnsi="Times New Roman"/>
                <w:sz w:val="18"/>
              </w:rPr>
            </w:pPr>
            <w:r>
              <w:rPr>
                <w:rFonts w:ascii="Times New Roman" w:hAnsi="Times New Roman"/>
                <w:sz w:val="18"/>
              </w:rPr>
              <w:t>1</w:t>
            </w:r>
          </w:p>
        </w:tc>
      </w:tr>
      <w:tr w14:paraId="7384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 w:hRule="atLeast"/>
          <w:jc w:val="center"/>
        </w:trPr>
        <w:tc>
          <w:tcPr>
            <w:tcW w:w="2529" w:type="dxa"/>
            <w:vAlign w:val="center"/>
          </w:tcPr>
          <w:p w14:paraId="4B924EF2">
            <w:pPr>
              <w:pStyle w:val="125"/>
              <w:adjustRightInd w:val="0"/>
              <w:snapToGrid w:val="0"/>
              <w:rPr>
                <w:rFonts w:ascii="Times New Roman" w:hAnsi="Times New Roman"/>
                <w:sz w:val="18"/>
              </w:rPr>
            </w:pPr>
            <w:r>
              <w:rPr>
                <w:rFonts w:hint="eastAsia" w:ascii="Times New Roman" w:hAnsi="Times New Roman"/>
                <w:sz w:val="18"/>
              </w:rPr>
              <w:t>保留</w:t>
            </w:r>
          </w:p>
        </w:tc>
        <w:tc>
          <w:tcPr>
            <w:tcW w:w="1721" w:type="dxa"/>
            <w:vMerge w:val="continue"/>
            <w:vAlign w:val="center"/>
          </w:tcPr>
          <w:p w14:paraId="10E423F2">
            <w:pPr>
              <w:pStyle w:val="125"/>
              <w:adjustRightInd w:val="0"/>
              <w:snapToGrid w:val="0"/>
              <w:rPr>
                <w:rFonts w:ascii="Times New Roman" w:hAnsi="Times New Roman"/>
                <w:sz w:val="18"/>
              </w:rPr>
            </w:pPr>
          </w:p>
        </w:tc>
        <w:tc>
          <w:tcPr>
            <w:tcW w:w="1721" w:type="dxa"/>
            <w:vAlign w:val="center"/>
          </w:tcPr>
          <w:p w14:paraId="4210A06D">
            <w:pPr>
              <w:pStyle w:val="125"/>
              <w:adjustRightInd w:val="0"/>
              <w:snapToGrid w:val="0"/>
              <w:rPr>
                <w:rFonts w:ascii="Times New Roman" w:hAnsi="Times New Roman"/>
                <w:sz w:val="18"/>
              </w:rPr>
            </w:pPr>
            <w:r>
              <w:rPr>
                <w:rFonts w:ascii="Times New Roman" w:hAnsi="Times New Roman"/>
                <w:sz w:val="18"/>
              </w:rPr>
              <w:t>5</w:t>
            </w:r>
          </w:p>
        </w:tc>
        <w:tc>
          <w:tcPr>
            <w:tcW w:w="1878" w:type="dxa"/>
            <w:vAlign w:val="center"/>
          </w:tcPr>
          <w:p w14:paraId="7845F5B4">
            <w:pPr>
              <w:pStyle w:val="125"/>
              <w:adjustRightInd w:val="0"/>
              <w:snapToGrid w:val="0"/>
              <w:rPr>
                <w:rFonts w:ascii="Times New Roman" w:hAnsi="Times New Roman"/>
                <w:sz w:val="18"/>
              </w:rPr>
            </w:pPr>
            <w:r>
              <w:rPr>
                <w:rFonts w:ascii="Times New Roman" w:hAnsi="Times New Roman"/>
                <w:sz w:val="18"/>
              </w:rPr>
              <w:t>1</w:t>
            </w:r>
          </w:p>
        </w:tc>
      </w:tr>
      <w:tr w14:paraId="7265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jc w:val="center"/>
        </w:trPr>
        <w:tc>
          <w:tcPr>
            <w:tcW w:w="2529" w:type="dxa"/>
            <w:vAlign w:val="center"/>
          </w:tcPr>
          <w:p w14:paraId="1562F456">
            <w:pPr>
              <w:pStyle w:val="125"/>
              <w:adjustRightInd w:val="0"/>
              <w:snapToGrid w:val="0"/>
              <w:rPr>
                <w:rFonts w:ascii="Times New Roman" w:hAnsi="Times New Roman"/>
                <w:sz w:val="18"/>
              </w:rPr>
            </w:pPr>
            <w:r>
              <w:rPr>
                <w:rFonts w:hint="eastAsia" w:ascii="Times New Roman" w:hAnsi="Times New Roman"/>
                <w:sz w:val="18"/>
              </w:rPr>
              <w:t>开始关联标志位</w:t>
            </w:r>
          </w:p>
        </w:tc>
        <w:tc>
          <w:tcPr>
            <w:tcW w:w="1721" w:type="dxa"/>
            <w:vMerge w:val="continue"/>
            <w:vAlign w:val="center"/>
          </w:tcPr>
          <w:p w14:paraId="1F8A8901">
            <w:pPr>
              <w:pStyle w:val="125"/>
              <w:adjustRightInd w:val="0"/>
              <w:snapToGrid w:val="0"/>
              <w:rPr>
                <w:rFonts w:ascii="Times New Roman" w:hAnsi="Times New Roman"/>
                <w:sz w:val="18"/>
              </w:rPr>
            </w:pPr>
          </w:p>
        </w:tc>
        <w:tc>
          <w:tcPr>
            <w:tcW w:w="1721" w:type="dxa"/>
            <w:vAlign w:val="center"/>
          </w:tcPr>
          <w:p w14:paraId="63F8C97E">
            <w:pPr>
              <w:pStyle w:val="125"/>
              <w:adjustRightInd w:val="0"/>
              <w:snapToGrid w:val="0"/>
              <w:rPr>
                <w:rFonts w:ascii="Times New Roman" w:hAnsi="Times New Roman"/>
                <w:sz w:val="18"/>
              </w:rPr>
            </w:pPr>
            <w:r>
              <w:rPr>
                <w:rFonts w:ascii="Times New Roman" w:hAnsi="Times New Roman"/>
                <w:sz w:val="18"/>
              </w:rPr>
              <w:t>6</w:t>
            </w:r>
          </w:p>
        </w:tc>
        <w:tc>
          <w:tcPr>
            <w:tcW w:w="1878" w:type="dxa"/>
            <w:vAlign w:val="center"/>
          </w:tcPr>
          <w:p w14:paraId="5853597B">
            <w:pPr>
              <w:pStyle w:val="125"/>
              <w:adjustRightInd w:val="0"/>
              <w:snapToGrid w:val="0"/>
              <w:rPr>
                <w:rFonts w:ascii="Times New Roman" w:hAnsi="Times New Roman"/>
                <w:sz w:val="18"/>
              </w:rPr>
            </w:pPr>
            <w:r>
              <w:rPr>
                <w:rFonts w:ascii="Times New Roman" w:hAnsi="Times New Roman"/>
                <w:sz w:val="18"/>
              </w:rPr>
              <w:t>1</w:t>
            </w:r>
          </w:p>
        </w:tc>
      </w:tr>
      <w:tr w14:paraId="3034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2529" w:type="dxa"/>
            <w:vAlign w:val="center"/>
          </w:tcPr>
          <w:p w14:paraId="1E3FE157">
            <w:pPr>
              <w:pStyle w:val="125"/>
              <w:adjustRightInd w:val="0"/>
              <w:snapToGrid w:val="0"/>
              <w:rPr>
                <w:rFonts w:ascii="Times New Roman" w:hAnsi="Times New Roman"/>
                <w:sz w:val="18"/>
              </w:rPr>
            </w:pPr>
            <w:r>
              <w:rPr>
                <w:rFonts w:hint="eastAsia" w:ascii="Times New Roman" w:hAnsi="Times New Roman"/>
                <w:sz w:val="18"/>
              </w:rPr>
              <w:t>信标使用标志位</w:t>
            </w:r>
          </w:p>
        </w:tc>
        <w:tc>
          <w:tcPr>
            <w:tcW w:w="1721" w:type="dxa"/>
            <w:vMerge w:val="continue"/>
            <w:vAlign w:val="center"/>
          </w:tcPr>
          <w:p w14:paraId="45F73C01">
            <w:pPr>
              <w:pStyle w:val="125"/>
              <w:adjustRightInd w:val="0"/>
              <w:snapToGrid w:val="0"/>
              <w:rPr>
                <w:rFonts w:ascii="Times New Roman" w:hAnsi="Times New Roman"/>
                <w:sz w:val="18"/>
              </w:rPr>
            </w:pPr>
          </w:p>
        </w:tc>
        <w:tc>
          <w:tcPr>
            <w:tcW w:w="1721" w:type="dxa"/>
            <w:vAlign w:val="center"/>
          </w:tcPr>
          <w:p w14:paraId="059E4782">
            <w:pPr>
              <w:pStyle w:val="125"/>
              <w:adjustRightInd w:val="0"/>
              <w:snapToGrid w:val="0"/>
              <w:rPr>
                <w:rFonts w:ascii="Times New Roman" w:hAnsi="Times New Roman"/>
                <w:sz w:val="18"/>
              </w:rPr>
            </w:pPr>
            <w:r>
              <w:rPr>
                <w:rFonts w:ascii="Times New Roman" w:hAnsi="Times New Roman"/>
                <w:sz w:val="18"/>
              </w:rPr>
              <w:t>7</w:t>
            </w:r>
          </w:p>
        </w:tc>
        <w:tc>
          <w:tcPr>
            <w:tcW w:w="1878" w:type="dxa"/>
            <w:vAlign w:val="center"/>
          </w:tcPr>
          <w:p w14:paraId="68C1C1FB">
            <w:pPr>
              <w:pStyle w:val="125"/>
              <w:adjustRightInd w:val="0"/>
              <w:snapToGrid w:val="0"/>
              <w:rPr>
                <w:rFonts w:ascii="Times New Roman" w:hAnsi="Times New Roman"/>
                <w:sz w:val="18"/>
              </w:rPr>
            </w:pPr>
            <w:r>
              <w:rPr>
                <w:rFonts w:ascii="Times New Roman" w:hAnsi="Times New Roman"/>
                <w:sz w:val="18"/>
              </w:rPr>
              <w:t>1</w:t>
            </w:r>
          </w:p>
        </w:tc>
      </w:tr>
      <w:tr w14:paraId="6E96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jc w:val="center"/>
        </w:trPr>
        <w:tc>
          <w:tcPr>
            <w:tcW w:w="2529" w:type="dxa"/>
            <w:vAlign w:val="center"/>
          </w:tcPr>
          <w:p w14:paraId="6AB993A3">
            <w:pPr>
              <w:pStyle w:val="125"/>
              <w:adjustRightInd w:val="0"/>
              <w:snapToGrid w:val="0"/>
              <w:rPr>
                <w:rFonts w:ascii="Times New Roman" w:hAnsi="Times New Roman"/>
                <w:sz w:val="18"/>
              </w:rPr>
            </w:pPr>
            <w:r>
              <w:rPr>
                <w:rFonts w:hint="eastAsia" w:ascii="Times New Roman" w:hAnsi="Times New Roman"/>
                <w:sz w:val="18"/>
              </w:rPr>
              <w:t>组网序列号</w:t>
            </w:r>
          </w:p>
        </w:tc>
        <w:tc>
          <w:tcPr>
            <w:tcW w:w="1721" w:type="dxa"/>
            <w:vAlign w:val="center"/>
          </w:tcPr>
          <w:p w14:paraId="4AE3FB6D">
            <w:pPr>
              <w:pStyle w:val="125"/>
              <w:adjustRightInd w:val="0"/>
              <w:snapToGrid w:val="0"/>
              <w:rPr>
                <w:rFonts w:ascii="Times New Roman" w:hAnsi="Times New Roman"/>
                <w:sz w:val="18"/>
              </w:rPr>
            </w:pPr>
            <w:r>
              <w:rPr>
                <w:rFonts w:ascii="Times New Roman" w:hAnsi="Times New Roman"/>
                <w:sz w:val="18"/>
              </w:rPr>
              <w:t>1</w:t>
            </w:r>
          </w:p>
        </w:tc>
        <w:tc>
          <w:tcPr>
            <w:tcW w:w="1721" w:type="dxa"/>
            <w:vAlign w:val="center"/>
          </w:tcPr>
          <w:p w14:paraId="7ABCA5CC">
            <w:pPr>
              <w:pStyle w:val="125"/>
              <w:adjustRightInd w:val="0"/>
              <w:snapToGrid w:val="0"/>
              <w:rPr>
                <w:rFonts w:ascii="Times New Roman" w:hAnsi="Times New Roman"/>
                <w:sz w:val="18"/>
              </w:rPr>
            </w:pPr>
            <w:r>
              <w:rPr>
                <w:rFonts w:ascii="Times New Roman" w:hAnsi="Times New Roman"/>
                <w:sz w:val="18"/>
              </w:rPr>
              <w:t>0-7</w:t>
            </w:r>
          </w:p>
        </w:tc>
        <w:tc>
          <w:tcPr>
            <w:tcW w:w="1878" w:type="dxa"/>
            <w:vAlign w:val="center"/>
          </w:tcPr>
          <w:p w14:paraId="51AC649A">
            <w:pPr>
              <w:pStyle w:val="125"/>
              <w:adjustRightInd w:val="0"/>
              <w:snapToGrid w:val="0"/>
              <w:rPr>
                <w:rFonts w:ascii="Times New Roman" w:hAnsi="Times New Roman"/>
                <w:sz w:val="18"/>
              </w:rPr>
            </w:pPr>
            <w:r>
              <w:rPr>
                <w:rFonts w:ascii="Times New Roman" w:hAnsi="Times New Roman"/>
                <w:sz w:val="18"/>
              </w:rPr>
              <w:t>8</w:t>
            </w:r>
          </w:p>
        </w:tc>
      </w:tr>
      <w:tr w14:paraId="4CA48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jc w:val="center"/>
        </w:trPr>
        <w:tc>
          <w:tcPr>
            <w:tcW w:w="2529" w:type="dxa"/>
            <w:vMerge w:val="restart"/>
            <w:vAlign w:val="center"/>
          </w:tcPr>
          <w:p w14:paraId="749F49BD">
            <w:pPr>
              <w:pStyle w:val="125"/>
              <w:adjustRightInd w:val="0"/>
              <w:snapToGrid w:val="0"/>
              <w:rPr>
                <w:rFonts w:ascii="Times New Roman" w:hAnsi="Times New Roman"/>
                <w:sz w:val="18"/>
              </w:rPr>
            </w:pPr>
            <w:r>
              <w:rPr>
                <w:rFonts w:ascii="Times New Roman" w:hAnsi="Times New Roman"/>
                <w:sz w:val="18"/>
              </w:rPr>
              <w:t xml:space="preserve">CCO </w:t>
            </w:r>
            <w:r>
              <w:rPr>
                <w:rFonts w:hint="eastAsia" w:ascii="Times New Roman" w:hAnsi="Times New Roman"/>
                <w:sz w:val="18"/>
              </w:rPr>
              <w:t>MAC地址</w:t>
            </w:r>
          </w:p>
        </w:tc>
        <w:tc>
          <w:tcPr>
            <w:tcW w:w="1721" w:type="dxa"/>
            <w:vAlign w:val="center"/>
          </w:tcPr>
          <w:p w14:paraId="4A60823C">
            <w:pPr>
              <w:pStyle w:val="125"/>
              <w:adjustRightInd w:val="0"/>
              <w:snapToGrid w:val="0"/>
              <w:rPr>
                <w:rFonts w:ascii="Times New Roman" w:hAnsi="Times New Roman"/>
                <w:sz w:val="18"/>
              </w:rPr>
            </w:pPr>
            <w:r>
              <w:rPr>
                <w:rFonts w:ascii="Times New Roman" w:hAnsi="Times New Roman"/>
                <w:sz w:val="18"/>
              </w:rPr>
              <w:t>2</w:t>
            </w:r>
          </w:p>
        </w:tc>
        <w:tc>
          <w:tcPr>
            <w:tcW w:w="1721" w:type="dxa"/>
            <w:noWrap/>
            <w:vAlign w:val="center"/>
          </w:tcPr>
          <w:p w14:paraId="30F4D488">
            <w:pPr>
              <w:pStyle w:val="125"/>
              <w:adjustRightInd w:val="0"/>
              <w:snapToGrid w:val="0"/>
              <w:rPr>
                <w:rFonts w:ascii="Times New Roman" w:hAnsi="Times New Roman"/>
                <w:sz w:val="18"/>
              </w:rPr>
            </w:pPr>
            <w:r>
              <w:rPr>
                <w:rFonts w:ascii="Times New Roman" w:hAnsi="Times New Roman"/>
                <w:sz w:val="18"/>
              </w:rPr>
              <w:t>0-7</w:t>
            </w:r>
          </w:p>
        </w:tc>
        <w:tc>
          <w:tcPr>
            <w:tcW w:w="1878" w:type="dxa"/>
            <w:vMerge w:val="restart"/>
            <w:vAlign w:val="center"/>
          </w:tcPr>
          <w:p w14:paraId="10EF9EDA">
            <w:pPr>
              <w:pStyle w:val="125"/>
              <w:adjustRightInd w:val="0"/>
              <w:snapToGrid w:val="0"/>
              <w:rPr>
                <w:rFonts w:ascii="Times New Roman" w:hAnsi="Times New Roman"/>
                <w:sz w:val="18"/>
              </w:rPr>
            </w:pPr>
            <w:r>
              <w:rPr>
                <w:rFonts w:ascii="Times New Roman" w:hAnsi="Times New Roman"/>
                <w:sz w:val="18"/>
              </w:rPr>
              <w:t>48</w:t>
            </w:r>
          </w:p>
        </w:tc>
      </w:tr>
      <w:tr w14:paraId="2EBF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jc w:val="center"/>
        </w:trPr>
        <w:tc>
          <w:tcPr>
            <w:tcW w:w="2529" w:type="dxa"/>
            <w:vMerge w:val="continue"/>
            <w:vAlign w:val="center"/>
          </w:tcPr>
          <w:p w14:paraId="54B55FF3">
            <w:pPr>
              <w:pStyle w:val="125"/>
              <w:adjustRightInd w:val="0"/>
              <w:snapToGrid w:val="0"/>
              <w:rPr>
                <w:rFonts w:ascii="Times New Roman" w:hAnsi="Times New Roman"/>
                <w:sz w:val="18"/>
              </w:rPr>
            </w:pPr>
          </w:p>
        </w:tc>
        <w:tc>
          <w:tcPr>
            <w:tcW w:w="1721" w:type="dxa"/>
            <w:vAlign w:val="center"/>
          </w:tcPr>
          <w:p w14:paraId="352011B7">
            <w:pPr>
              <w:pStyle w:val="125"/>
              <w:adjustRightInd w:val="0"/>
              <w:snapToGrid w:val="0"/>
              <w:rPr>
                <w:rFonts w:ascii="Times New Roman" w:hAnsi="Times New Roman"/>
                <w:sz w:val="18"/>
              </w:rPr>
            </w:pPr>
            <w:r>
              <w:rPr>
                <w:rFonts w:ascii="Times New Roman" w:hAnsi="Times New Roman"/>
                <w:sz w:val="18"/>
              </w:rPr>
              <w:t>3</w:t>
            </w:r>
          </w:p>
        </w:tc>
        <w:tc>
          <w:tcPr>
            <w:tcW w:w="1721" w:type="dxa"/>
            <w:noWrap/>
            <w:vAlign w:val="center"/>
          </w:tcPr>
          <w:p w14:paraId="1193400E">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0F427357">
            <w:pPr>
              <w:pStyle w:val="125"/>
              <w:adjustRightInd w:val="0"/>
              <w:snapToGrid w:val="0"/>
              <w:rPr>
                <w:rFonts w:ascii="Times New Roman" w:hAnsi="Times New Roman"/>
                <w:sz w:val="18"/>
              </w:rPr>
            </w:pPr>
          </w:p>
        </w:tc>
      </w:tr>
      <w:tr w14:paraId="7677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2529" w:type="dxa"/>
            <w:vMerge w:val="continue"/>
            <w:vAlign w:val="center"/>
          </w:tcPr>
          <w:p w14:paraId="139E4571">
            <w:pPr>
              <w:pStyle w:val="125"/>
              <w:adjustRightInd w:val="0"/>
              <w:snapToGrid w:val="0"/>
              <w:rPr>
                <w:rFonts w:ascii="Times New Roman" w:hAnsi="Times New Roman"/>
                <w:sz w:val="18"/>
              </w:rPr>
            </w:pPr>
          </w:p>
        </w:tc>
        <w:tc>
          <w:tcPr>
            <w:tcW w:w="1721" w:type="dxa"/>
            <w:vAlign w:val="center"/>
          </w:tcPr>
          <w:p w14:paraId="6C4FFC3F">
            <w:pPr>
              <w:pStyle w:val="125"/>
              <w:adjustRightInd w:val="0"/>
              <w:snapToGrid w:val="0"/>
              <w:rPr>
                <w:rFonts w:ascii="Times New Roman" w:hAnsi="Times New Roman"/>
                <w:sz w:val="18"/>
              </w:rPr>
            </w:pPr>
            <w:r>
              <w:rPr>
                <w:rFonts w:ascii="Times New Roman" w:hAnsi="Times New Roman"/>
                <w:sz w:val="18"/>
              </w:rPr>
              <w:t>4</w:t>
            </w:r>
          </w:p>
        </w:tc>
        <w:tc>
          <w:tcPr>
            <w:tcW w:w="1721" w:type="dxa"/>
            <w:noWrap/>
            <w:vAlign w:val="center"/>
          </w:tcPr>
          <w:p w14:paraId="4811BC70">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735876FF">
            <w:pPr>
              <w:pStyle w:val="125"/>
              <w:adjustRightInd w:val="0"/>
              <w:snapToGrid w:val="0"/>
              <w:rPr>
                <w:rFonts w:ascii="Times New Roman" w:hAnsi="Times New Roman"/>
                <w:sz w:val="18"/>
              </w:rPr>
            </w:pPr>
          </w:p>
        </w:tc>
      </w:tr>
      <w:tr w14:paraId="79FD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2529" w:type="dxa"/>
            <w:vMerge w:val="continue"/>
            <w:vAlign w:val="center"/>
          </w:tcPr>
          <w:p w14:paraId="2C433C31">
            <w:pPr>
              <w:pStyle w:val="125"/>
              <w:adjustRightInd w:val="0"/>
              <w:snapToGrid w:val="0"/>
              <w:rPr>
                <w:rFonts w:ascii="Times New Roman" w:hAnsi="Times New Roman"/>
                <w:sz w:val="18"/>
              </w:rPr>
            </w:pPr>
          </w:p>
        </w:tc>
        <w:tc>
          <w:tcPr>
            <w:tcW w:w="1721" w:type="dxa"/>
            <w:vAlign w:val="center"/>
          </w:tcPr>
          <w:p w14:paraId="469AD9E8">
            <w:pPr>
              <w:pStyle w:val="125"/>
              <w:adjustRightInd w:val="0"/>
              <w:snapToGrid w:val="0"/>
              <w:rPr>
                <w:rFonts w:ascii="Times New Roman" w:hAnsi="Times New Roman"/>
                <w:sz w:val="18"/>
              </w:rPr>
            </w:pPr>
            <w:r>
              <w:rPr>
                <w:rFonts w:ascii="Times New Roman" w:hAnsi="Times New Roman"/>
                <w:sz w:val="18"/>
              </w:rPr>
              <w:t>5</w:t>
            </w:r>
          </w:p>
        </w:tc>
        <w:tc>
          <w:tcPr>
            <w:tcW w:w="1721" w:type="dxa"/>
            <w:noWrap/>
            <w:vAlign w:val="center"/>
          </w:tcPr>
          <w:p w14:paraId="7B364A63">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6C4AE438">
            <w:pPr>
              <w:pStyle w:val="125"/>
              <w:adjustRightInd w:val="0"/>
              <w:snapToGrid w:val="0"/>
              <w:rPr>
                <w:rFonts w:ascii="Times New Roman" w:hAnsi="Times New Roman"/>
                <w:sz w:val="18"/>
              </w:rPr>
            </w:pPr>
          </w:p>
        </w:tc>
      </w:tr>
      <w:tr w14:paraId="2D8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jc w:val="center"/>
        </w:trPr>
        <w:tc>
          <w:tcPr>
            <w:tcW w:w="2529" w:type="dxa"/>
            <w:vMerge w:val="continue"/>
            <w:vAlign w:val="center"/>
          </w:tcPr>
          <w:p w14:paraId="392F8D74">
            <w:pPr>
              <w:pStyle w:val="125"/>
              <w:adjustRightInd w:val="0"/>
              <w:snapToGrid w:val="0"/>
              <w:rPr>
                <w:rFonts w:ascii="Times New Roman" w:hAnsi="Times New Roman"/>
                <w:sz w:val="18"/>
              </w:rPr>
            </w:pPr>
          </w:p>
        </w:tc>
        <w:tc>
          <w:tcPr>
            <w:tcW w:w="1721" w:type="dxa"/>
            <w:vAlign w:val="center"/>
          </w:tcPr>
          <w:p w14:paraId="6C29A726">
            <w:pPr>
              <w:pStyle w:val="125"/>
              <w:adjustRightInd w:val="0"/>
              <w:snapToGrid w:val="0"/>
              <w:rPr>
                <w:rFonts w:ascii="Times New Roman" w:hAnsi="Times New Roman"/>
                <w:sz w:val="18"/>
              </w:rPr>
            </w:pPr>
            <w:r>
              <w:rPr>
                <w:rFonts w:ascii="Times New Roman" w:hAnsi="Times New Roman"/>
                <w:sz w:val="18"/>
              </w:rPr>
              <w:t>6</w:t>
            </w:r>
          </w:p>
        </w:tc>
        <w:tc>
          <w:tcPr>
            <w:tcW w:w="1721" w:type="dxa"/>
            <w:noWrap/>
            <w:vAlign w:val="center"/>
          </w:tcPr>
          <w:p w14:paraId="15CE2C9A">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5C79A258">
            <w:pPr>
              <w:pStyle w:val="125"/>
              <w:adjustRightInd w:val="0"/>
              <w:snapToGrid w:val="0"/>
              <w:rPr>
                <w:rFonts w:ascii="Times New Roman" w:hAnsi="Times New Roman"/>
                <w:sz w:val="18"/>
              </w:rPr>
            </w:pPr>
          </w:p>
        </w:tc>
      </w:tr>
      <w:tr w14:paraId="4CD7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529" w:type="dxa"/>
            <w:vMerge w:val="continue"/>
            <w:vAlign w:val="center"/>
          </w:tcPr>
          <w:p w14:paraId="45555294">
            <w:pPr>
              <w:pStyle w:val="125"/>
              <w:adjustRightInd w:val="0"/>
              <w:snapToGrid w:val="0"/>
              <w:rPr>
                <w:rFonts w:ascii="Times New Roman" w:hAnsi="Times New Roman"/>
                <w:sz w:val="18"/>
              </w:rPr>
            </w:pPr>
          </w:p>
        </w:tc>
        <w:tc>
          <w:tcPr>
            <w:tcW w:w="1721" w:type="dxa"/>
            <w:vAlign w:val="center"/>
          </w:tcPr>
          <w:p w14:paraId="0432FA61">
            <w:pPr>
              <w:pStyle w:val="125"/>
              <w:adjustRightInd w:val="0"/>
              <w:snapToGrid w:val="0"/>
              <w:rPr>
                <w:rFonts w:ascii="Times New Roman" w:hAnsi="Times New Roman"/>
                <w:sz w:val="18"/>
              </w:rPr>
            </w:pPr>
            <w:r>
              <w:rPr>
                <w:rFonts w:ascii="Times New Roman" w:hAnsi="Times New Roman"/>
                <w:sz w:val="18"/>
              </w:rPr>
              <w:t>7</w:t>
            </w:r>
          </w:p>
        </w:tc>
        <w:tc>
          <w:tcPr>
            <w:tcW w:w="1721" w:type="dxa"/>
            <w:noWrap/>
            <w:vAlign w:val="center"/>
          </w:tcPr>
          <w:p w14:paraId="2116556D">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40B03619">
            <w:pPr>
              <w:pStyle w:val="125"/>
              <w:adjustRightInd w:val="0"/>
              <w:snapToGrid w:val="0"/>
              <w:rPr>
                <w:rFonts w:ascii="Times New Roman" w:hAnsi="Times New Roman"/>
                <w:sz w:val="18"/>
              </w:rPr>
            </w:pPr>
          </w:p>
        </w:tc>
      </w:tr>
      <w:tr w14:paraId="415D5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2529" w:type="dxa"/>
            <w:vMerge w:val="restart"/>
            <w:vAlign w:val="center"/>
          </w:tcPr>
          <w:p w14:paraId="3A34390C">
            <w:pPr>
              <w:pStyle w:val="125"/>
              <w:adjustRightInd w:val="0"/>
              <w:snapToGrid w:val="0"/>
              <w:rPr>
                <w:rFonts w:ascii="Times New Roman" w:hAnsi="Times New Roman"/>
                <w:sz w:val="18"/>
              </w:rPr>
            </w:pPr>
            <w:r>
              <w:rPr>
                <w:rFonts w:hint="eastAsia" w:ascii="Times New Roman" w:hAnsi="Times New Roman"/>
                <w:sz w:val="18"/>
              </w:rPr>
              <w:t>信标周期计数</w:t>
            </w:r>
          </w:p>
        </w:tc>
        <w:tc>
          <w:tcPr>
            <w:tcW w:w="1721" w:type="dxa"/>
            <w:vAlign w:val="center"/>
          </w:tcPr>
          <w:p w14:paraId="22278EB9">
            <w:pPr>
              <w:pStyle w:val="125"/>
              <w:adjustRightInd w:val="0"/>
              <w:snapToGrid w:val="0"/>
              <w:rPr>
                <w:rFonts w:ascii="Times New Roman" w:hAnsi="Times New Roman"/>
                <w:sz w:val="18"/>
              </w:rPr>
            </w:pPr>
            <w:r>
              <w:rPr>
                <w:rFonts w:ascii="Times New Roman" w:hAnsi="Times New Roman"/>
                <w:sz w:val="18"/>
              </w:rPr>
              <w:t>8</w:t>
            </w:r>
          </w:p>
        </w:tc>
        <w:tc>
          <w:tcPr>
            <w:tcW w:w="1721" w:type="dxa"/>
            <w:noWrap/>
            <w:vAlign w:val="center"/>
          </w:tcPr>
          <w:p w14:paraId="0BE74B0B">
            <w:pPr>
              <w:pStyle w:val="125"/>
              <w:adjustRightInd w:val="0"/>
              <w:snapToGrid w:val="0"/>
              <w:rPr>
                <w:rFonts w:ascii="Times New Roman" w:hAnsi="Times New Roman"/>
                <w:sz w:val="18"/>
              </w:rPr>
            </w:pPr>
            <w:r>
              <w:rPr>
                <w:rFonts w:ascii="Times New Roman" w:hAnsi="Times New Roman"/>
                <w:sz w:val="18"/>
              </w:rPr>
              <w:t>0-7</w:t>
            </w:r>
          </w:p>
        </w:tc>
        <w:tc>
          <w:tcPr>
            <w:tcW w:w="1878" w:type="dxa"/>
            <w:vMerge w:val="restart"/>
            <w:vAlign w:val="center"/>
          </w:tcPr>
          <w:p w14:paraId="79E404BF">
            <w:pPr>
              <w:pStyle w:val="125"/>
              <w:adjustRightInd w:val="0"/>
              <w:snapToGrid w:val="0"/>
              <w:rPr>
                <w:rFonts w:ascii="Times New Roman" w:hAnsi="Times New Roman"/>
                <w:sz w:val="18"/>
              </w:rPr>
            </w:pPr>
            <w:r>
              <w:rPr>
                <w:rFonts w:ascii="Times New Roman" w:hAnsi="Times New Roman"/>
                <w:sz w:val="18"/>
              </w:rPr>
              <w:t>32</w:t>
            </w:r>
          </w:p>
        </w:tc>
      </w:tr>
      <w:tr w14:paraId="600D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2529" w:type="dxa"/>
            <w:vMerge w:val="continue"/>
            <w:vAlign w:val="center"/>
          </w:tcPr>
          <w:p w14:paraId="4AB75E37">
            <w:pPr>
              <w:pStyle w:val="125"/>
              <w:adjustRightInd w:val="0"/>
              <w:snapToGrid w:val="0"/>
              <w:rPr>
                <w:rFonts w:ascii="Times New Roman" w:hAnsi="Times New Roman"/>
                <w:sz w:val="18"/>
              </w:rPr>
            </w:pPr>
          </w:p>
        </w:tc>
        <w:tc>
          <w:tcPr>
            <w:tcW w:w="1721" w:type="dxa"/>
            <w:vAlign w:val="center"/>
          </w:tcPr>
          <w:p w14:paraId="6303D33B">
            <w:pPr>
              <w:pStyle w:val="125"/>
              <w:adjustRightInd w:val="0"/>
              <w:snapToGrid w:val="0"/>
              <w:rPr>
                <w:rFonts w:ascii="Times New Roman" w:hAnsi="Times New Roman"/>
                <w:sz w:val="18"/>
              </w:rPr>
            </w:pPr>
            <w:r>
              <w:rPr>
                <w:rFonts w:ascii="Times New Roman" w:hAnsi="Times New Roman"/>
                <w:sz w:val="18"/>
              </w:rPr>
              <w:t>9</w:t>
            </w:r>
          </w:p>
        </w:tc>
        <w:tc>
          <w:tcPr>
            <w:tcW w:w="1721" w:type="dxa"/>
            <w:noWrap/>
            <w:vAlign w:val="center"/>
          </w:tcPr>
          <w:p w14:paraId="3ABA2093">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75EA190F">
            <w:pPr>
              <w:pStyle w:val="125"/>
              <w:adjustRightInd w:val="0"/>
              <w:snapToGrid w:val="0"/>
              <w:rPr>
                <w:rFonts w:ascii="Times New Roman" w:hAnsi="Times New Roman"/>
                <w:sz w:val="18"/>
              </w:rPr>
            </w:pPr>
          </w:p>
        </w:tc>
      </w:tr>
      <w:tr w14:paraId="5EC1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jc w:val="center"/>
        </w:trPr>
        <w:tc>
          <w:tcPr>
            <w:tcW w:w="2529" w:type="dxa"/>
            <w:vMerge w:val="continue"/>
            <w:vAlign w:val="center"/>
          </w:tcPr>
          <w:p w14:paraId="452D180A">
            <w:pPr>
              <w:pStyle w:val="125"/>
              <w:adjustRightInd w:val="0"/>
              <w:snapToGrid w:val="0"/>
              <w:rPr>
                <w:rFonts w:ascii="Times New Roman" w:hAnsi="Times New Roman"/>
                <w:sz w:val="18"/>
              </w:rPr>
            </w:pPr>
          </w:p>
        </w:tc>
        <w:tc>
          <w:tcPr>
            <w:tcW w:w="1721" w:type="dxa"/>
            <w:vAlign w:val="center"/>
          </w:tcPr>
          <w:p w14:paraId="6AB0217D">
            <w:pPr>
              <w:pStyle w:val="125"/>
              <w:adjustRightInd w:val="0"/>
              <w:snapToGrid w:val="0"/>
              <w:rPr>
                <w:rFonts w:ascii="Times New Roman" w:hAnsi="Times New Roman"/>
                <w:sz w:val="18"/>
              </w:rPr>
            </w:pPr>
            <w:r>
              <w:rPr>
                <w:rFonts w:ascii="Times New Roman" w:hAnsi="Times New Roman"/>
                <w:sz w:val="18"/>
              </w:rPr>
              <w:t>10</w:t>
            </w:r>
          </w:p>
        </w:tc>
        <w:tc>
          <w:tcPr>
            <w:tcW w:w="1721" w:type="dxa"/>
            <w:noWrap/>
            <w:vAlign w:val="center"/>
          </w:tcPr>
          <w:p w14:paraId="6917C57A">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69FBB266">
            <w:pPr>
              <w:pStyle w:val="125"/>
              <w:adjustRightInd w:val="0"/>
              <w:snapToGrid w:val="0"/>
              <w:rPr>
                <w:rFonts w:ascii="Times New Roman" w:hAnsi="Times New Roman"/>
                <w:sz w:val="18"/>
              </w:rPr>
            </w:pPr>
          </w:p>
        </w:tc>
      </w:tr>
      <w:tr w14:paraId="0679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jc w:val="center"/>
        </w:trPr>
        <w:tc>
          <w:tcPr>
            <w:tcW w:w="2529" w:type="dxa"/>
            <w:vMerge w:val="continue"/>
            <w:vAlign w:val="center"/>
          </w:tcPr>
          <w:p w14:paraId="0FA24A4D">
            <w:pPr>
              <w:pStyle w:val="125"/>
              <w:adjustRightInd w:val="0"/>
              <w:snapToGrid w:val="0"/>
              <w:rPr>
                <w:rFonts w:ascii="Times New Roman" w:hAnsi="Times New Roman"/>
                <w:sz w:val="18"/>
              </w:rPr>
            </w:pPr>
          </w:p>
        </w:tc>
        <w:tc>
          <w:tcPr>
            <w:tcW w:w="1721" w:type="dxa"/>
            <w:vAlign w:val="center"/>
          </w:tcPr>
          <w:p w14:paraId="59D9CF38">
            <w:pPr>
              <w:pStyle w:val="125"/>
              <w:adjustRightInd w:val="0"/>
              <w:snapToGrid w:val="0"/>
              <w:rPr>
                <w:rFonts w:ascii="Times New Roman" w:hAnsi="Times New Roman"/>
                <w:sz w:val="18"/>
              </w:rPr>
            </w:pPr>
            <w:r>
              <w:rPr>
                <w:rFonts w:ascii="Times New Roman" w:hAnsi="Times New Roman"/>
                <w:sz w:val="18"/>
              </w:rPr>
              <w:t>11</w:t>
            </w:r>
          </w:p>
        </w:tc>
        <w:tc>
          <w:tcPr>
            <w:tcW w:w="1721" w:type="dxa"/>
            <w:noWrap/>
            <w:vAlign w:val="center"/>
          </w:tcPr>
          <w:p w14:paraId="7CFF7C0C">
            <w:pPr>
              <w:pStyle w:val="125"/>
              <w:adjustRightInd w:val="0"/>
              <w:snapToGrid w:val="0"/>
              <w:rPr>
                <w:rFonts w:ascii="Times New Roman" w:hAnsi="Times New Roman"/>
                <w:sz w:val="18"/>
              </w:rPr>
            </w:pPr>
            <w:r>
              <w:rPr>
                <w:rFonts w:ascii="Times New Roman" w:hAnsi="Times New Roman"/>
                <w:sz w:val="18"/>
              </w:rPr>
              <w:t>0-7</w:t>
            </w:r>
          </w:p>
        </w:tc>
        <w:tc>
          <w:tcPr>
            <w:tcW w:w="1878" w:type="dxa"/>
            <w:vMerge w:val="continue"/>
            <w:vAlign w:val="center"/>
          </w:tcPr>
          <w:p w14:paraId="06591AA8">
            <w:pPr>
              <w:pStyle w:val="125"/>
              <w:adjustRightInd w:val="0"/>
              <w:snapToGrid w:val="0"/>
              <w:rPr>
                <w:rFonts w:ascii="Times New Roman" w:hAnsi="Times New Roman"/>
                <w:sz w:val="18"/>
              </w:rPr>
            </w:pPr>
          </w:p>
        </w:tc>
      </w:tr>
      <w:tr w14:paraId="6725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2529" w:type="dxa"/>
            <w:vAlign w:val="center"/>
          </w:tcPr>
          <w:p w14:paraId="47F47C9F">
            <w:pPr>
              <w:pStyle w:val="125"/>
              <w:adjustRightInd w:val="0"/>
              <w:snapToGrid w:val="0"/>
              <w:rPr>
                <w:rFonts w:ascii="Times New Roman" w:hAnsi="Times New Roman"/>
                <w:sz w:val="18"/>
              </w:rPr>
            </w:pPr>
            <w:r>
              <w:rPr>
                <w:rFonts w:hint="eastAsia" w:ascii="Times New Roman" w:hAnsi="Times New Roman"/>
                <w:sz w:val="18"/>
              </w:rPr>
              <w:t>信标管理信息</w:t>
            </w:r>
          </w:p>
        </w:tc>
        <w:tc>
          <w:tcPr>
            <w:tcW w:w="1721" w:type="dxa"/>
            <w:vAlign w:val="center"/>
          </w:tcPr>
          <w:p w14:paraId="2382D020">
            <w:pPr>
              <w:pStyle w:val="125"/>
              <w:adjustRightInd w:val="0"/>
              <w:snapToGrid w:val="0"/>
              <w:rPr>
                <w:rFonts w:ascii="Times New Roman" w:hAnsi="Times New Roman"/>
                <w:sz w:val="18"/>
              </w:rPr>
            </w:pPr>
            <w:r>
              <w:rPr>
                <w:rFonts w:ascii="Times New Roman" w:hAnsi="Times New Roman"/>
                <w:sz w:val="18"/>
              </w:rPr>
              <w:t>12-3</w:t>
            </w:r>
            <w:r>
              <w:rPr>
                <w:rFonts w:hint="eastAsia" w:ascii="Times New Roman" w:hAnsi="Times New Roman"/>
                <w:sz w:val="18"/>
              </w:rPr>
              <w:t>1</w:t>
            </w:r>
          </w:p>
        </w:tc>
        <w:tc>
          <w:tcPr>
            <w:tcW w:w="1721" w:type="dxa"/>
            <w:noWrap/>
            <w:vAlign w:val="center"/>
          </w:tcPr>
          <w:p w14:paraId="15B0A77E">
            <w:pPr>
              <w:pStyle w:val="125"/>
              <w:adjustRightInd w:val="0"/>
              <w:snapToGrid w:val="0"/>
              <w:rPr>
                <w:rFonts w:ascii="Times New Roman" w:hAnsi="Times New Roman"/>
                <w:sz w:val="18"/>
              </w:rPr>
            </w:pPr>
            <w:r>
              <w:rPr>
                <w:rFonts w:ascii="Times New Roman" w:hAnsi="Times New Roman"/>
                <w:sz w:val="18"/>
              </w:rPr>
              <w:t>0-7</w:t>
            </w:r>
          </w:p>
        </w:tc>
        <w:tc>
          <w:tcPr>
            <w:tcW w:w="1878" w:type="dxa"/>
            <w:vAlign w:val="center"/>
          </w:tcPr>
          <w:p w14:paraId="798D068C">
            <w:pPr>
              <w:pStyle w:val="125"/>
              <w:adjustRightInd w:val="0"/>
              <w:snapToGrid w:val="0"/>
              <w:rPr>
                <w:rFonts w:ascii="Times New Roman" w:hAnsi="Times New Roman"/>
                <w:sz w:val="18"/>
              </w:rPr>
            </w:pPr>
            <w:r>
              <w:rPr>
                <w:rFonts w:hint="eastAsia" w:ascii="Times New Roman" w:hAnsi="Times New Roman"/>
                <w:sz w:val="18"/>
              </w:rPr>
              <w:t>可变长</w:t>
            </w:r>
          </w:p>
        </w:tc>
      </w:tr>
      <w:tr w14:paraId="746EA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 w:hRule="atLeast"/>
          <w:jc w:val="center"/>
        </w:trPr>
        <w:tc>
          <w:tcPr>
            <w:tcW w:w="2529" w:type="dxa"/>
            <w:vAlign w:val="center"/>
          </w:tcPr>
          <w:p w14:paraId="46FCFC7E">
            <w:pPr>
              <w:pStyle w:val="125"/>
              <w:adjustRightInd w:val="0"/>
              <w:snapToGrid w:val="0"/>
              <w:rPr>
                <w:rFonts w:ascii="Times New Roman" w:hAnsi="Times New Roman"/>
                <w:sz w:val="18"/>
              </w:rPr>
            </w:pPr>
            <w:r>
              <w:rPr>
                <w:rFonts w:hint="eastAsia" w:ascii="Times New Roman" w:hAnsi="Times New Roman"/>
                <w:sz w:val="18"/>
              </w:rPr>
              <w:t>帧载荷校验序列</w:t>
            </w:r>
          </w:p>
        </w:tc>
        <w:tc>
          <w:tcPr>
            <w:tcW w:w="1721" w:type="dxa"/>
            <w:vAlign w:val="center"/>
          </w:tcPr>
          <w:p w14:paraId="5059FE6F">
            <w:pPr>
              <w:pStyle w:val="125"/>
              <w:adjustRightInd w:val="0"/>
              <w:snapToGrid w:val="0"/>
              <w:rPr>
                <w:rFonts w:ascii="Times New Roman" w:hAnsi="Times New Roman"/>
                <w:sz w:val="18"/>
              </w:rPr>
            </w:pPr>
            <w:r>
              <w:rPr>
                <w:rFonts w:ascii="Times New Roman" w:hAnsi="Times New Roman"/>
                <w:sz w:val="18"/>
              </w:rPr>
              <w:t>3</w:t>
            </w:r>
            <w:r>
              <w:rPr>
                <w:rFonts w:hint="eastAsia" w:ascii="Times New Roman" w:hAnsi="Times New Roman"/>
                <w:sz w:val="18"/>
              </w:rPr>
              <w:t>2-35</w:t>
            </w:r>
          </w:p>
        </w:tc>
        <w:tc>
          <w:tcPr>
            <w:tcW w:w="1721" w:type="dxa"/>
            <w:noWrap/>
            <w:vAlign w:val="center"/>
          </w:tcPr>
          <w:p w14:paraId="564D1C54">
            <w:pPr>
              <w:pStyle w:val="125"/>
              <w:adjustRightInd w:val="0"/>
              <w:snapToGrid w:val="0"/>
              <w:rPr>
                <w:rFonts w:ascii="Times New Roman" w:hAnsi="Times New Roman"/>
                <w:sz w:val="18"/>
              </w:rPr>
            </w:pPr>
            <w:r>
              <w:rPr>
                <w:rFonts w:ascii="Times New Roman" w:hAnsi="Times New Roman"/>
                <w:sz w:val="18"/>
              </w:rPr>
              <w:t>0-7</w:t>
            </w:r>
          </w:p>
        </w:tc>
        <w:tc>
          <w:tcPr>
            <w:tcW w:w="1878" w:type="dxa"/>
            <w:vAlign w:val="center"/>
          </w:tcPr>
          <w:p w14:paraId="56BDA9D9">
            <w:pPr>
              <w:pStyle w:val="125"/>
              <w:adjustRightInd w:val="0"/>
              <w:snapToGrid w:val="0"/>
              <w:rPr>
                <w:rFonts w:ascii="Times New Roman" w:hAnsi="Times New Roman"/>
                <w:sz w:val="18"/>
              </w:rPr>
            </w:pPr>
            <w:r>
              <w:rPr>
                <w:rFonts w:ascii="Times New Roman" w:hAnsi="Times New Roman"/>
                <w:sz w:val="18"/>
              </w:rPr>
              <w:t>32</w:t>
            </w:r>
          </w:p>
        </w:tc>
      </w:tr>
    </w:tbl>
    <w:p w14:paraId="4D5C2236">
      <w:pPr>
        <w:pStyle w:val="50"/>
      </w:pPr>
      <w:r>
        <w:rPr>
          <w:rStyle w:val="51"/>
          <w:rFonts w:hint="eastAsia"/>
        </w:rPr>
        <w:t>精简信标帧载荷中仅定义了精简信标站点信息及时隙条目，格式如</w:t>
      </w:r>
      <w:r>
        <w:rPr>
          <w:rStyle w:val="51"/>
          <w:rFonts w:hint="eastAsia"/>
        </w:rPr>
        <w:fldChar w:fldCharType="begin"/>
      </w:r>
      <w:r>
        <w:rPr>
          <w:rStyle w:val="51"/>
          <w:rFonts w:hint="eastAsia"/>
        </w:rPr>
        <w:instrText xml:space="preserve"> REF _Ref21251 \h </w:instrText>
      </w:r>
      <w:r>
        <w:rPr>
          <w:rStyle w:val="51"/>
        </w:rPr>
        <w:instrText xml:space="preserve"> \* MERGEFORMAT </w:instrText>
      </w:r>
      <w:r>
        <w:rPr>
          <w:rStyle w:val="51"/>
          <w:rFonts w:hint="eastAsia"/>
        </w:rPr>
        <w:fldChar w:fldCharType="separate"/>
      </w:r>
      <w:r>
        <w:rPr>
          <w:rStyle w:val="51"/>
        </w:rPr>
        <w:t>表 74</w:t>
      </w:r>
      <w:r>
        <w:rPr>
          <w:rStyle w:val="51"/>
          <w:rFonts w:hint="eastAsia"/>
        </w:rPr>
        <w:fldChar w:fldCharType="end"/>
      </w:r>
      <w:r>
        <w:rPr>
          <w:rStyle w:val="51"/>
          <w:rFonts w:hint="eastAsia"/>
        </w:rPr>
        <w:t>所示</w:t>
      </w:r>
      <w:r>
        <w:rPr>
          <w:rFonts w:hint="eastAsia"/>
        </w:rPr>
        <w:t>。</w:t>
      </w:r>
    </w:p>
    <w:p w14:paraId="730F42F9">
      <w:pPr>
        <w:pStyle w:val="10"/>
      </w:pPr>
      <w:bookmarkStart w:id="900" w:name="_Ref21251"/>
      <w:r>
        <w:t xml:space="preserve">表 </w:t>
      </w:r>
      <w:r>
        <w:fldChar w:fldCharType="begin"/>
      </w:r>
      <w:r>
        <w:instrText xml:space="preserve"> SEQ 表 \* ARABIC </w:instrText>
      </w:r>
      <w:r>
        <w:fldChar w:fldCharType="separate"/>
      </w:r>
      <w:r>
        <w:t>74</w:t>
      </w:r>
      <w:r>
        <w:fldChar w:fldCharType="end"/>
      </w:r>
      <w:bookmarkEnd w:id="900"/>
      <w:r>
        <w:rPr>
          <w:rFonts w:hint="eastAsia"/>
        </w:rPr>
        <w:t xml:space="preserve"> 站点能力及时隙条目</w:t>
      </w:r>
    </w:p>
    <w:tbl>
      <w:tblPr>
        <w:tblStyle w:val="31"/>
        <w:tblW w:w="91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7"/>
        <w:gridCol w:w="1284"/>
        <w:gridCol w:w="1306"/>
        <w:gridCol w:w="1547"/>
        <w:gridCol w:w="2413"/>
      </w:tblGrid>
      <w:tr w14:paraId="0859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Align w:val="center"/>
          </w:tcPr>
          <w:p w14:paraId="3F2AA70F">
            <w:pPr>
              <w:pStyle w:val="125"/>
              <w:adjustRightInd w:val="0"/>
              <w:snapToGrid w:val="0"/>
              <w:rPr>
                <w:rFonts w:ascii="Times New Roman" w:hAnsi="Times New Roman"/>
                <w:sz w:val="18"/>
              </w:rPr>
            </w:pPr>
            <w:r>
              <w:rPr>
                <w:rFonts w:hint="eastAsia" w:ascii="Times New Roman" w:hAnsi="Times New Roman"/>
                <w:sz w:val="18"/>
              </w:rPr>
              <w:t>字段</w:t>
            </w:r>
          </w:p>
        </w:tc>
        <w:tc>
          <w:tcPr>
            <w:tcW w:w="1284" w:type="dxa"/>
            <w:vAlign w:val="center"/>
          </w:tcPr>
          <w:p w14:paraId="2B8D46D0">
            <w:pPr>
              <w:pStyle w:val="125"/>
              <w:adjustRightInd w:val="0"/>
              <w:snapToGrid w:val="0"/>
              <w:rPr>
                <w:rFonts w:ascii="Times New Roman" w:hAnsi="Times New Roman"/>
                <w:sz w:val="18"/>
              </w:rPr>
            </w:pPr>
            <w:r>
              <w:rPr>
                <w:rFonts w:hint="eastAsia" w:ascii="Times New Roman" w:hAnsi="Times New Roman"/>
                <w:sz w:val="18"/>
              </w:rPr>
              <w:t>字节号</w:t>
            </w:r>
          </w:p>
        </w:tc>
        <w:tc>
          <w:tcPr>
            <w:tcW w:w="1306" w:type="dxa"/>
            <w:vAlign w:val="center"/>
          </w:tcPr>
          <w:p w14:paraId="183835AE">
            <w:pPr>
              <w:pStyle w:val="125"/>
              <w:adjustRightInd w:val="0"/>
              <w:snapToGrid w:val="0"/>
              <w:rPr>
                <w:rFonts w:ascii="Times New Roman" w:hAnsi="Times New Roman"/>
                <w:sz w:val="18"/>
              </w:rPr>
            </w:pPr>
            <w:r>
              <w:rPr>
                <w:rFonts w:hint="eastAsia" w:ascii="Times New Roman" w:hAnsi="Times New Roman"/>
                <w:sz w:val="18"/>
              </w:rPr>
              <w:t>比特位</w:t>
            </w:r>
          </w:p>
        </w:tc>
        <w:tc>
          <w:tcPr>
            <w:tcW w:w="1547" w:type="dxa"/>
            <w:vAlign w:val="center"/>
          </w:tcPr>
          <w:p w14:paraId="4501BD8E">
            <w:pPr>
              <w:pStyle w:val="125"/>
              <w:adjustRightInd w:val="0"/>
              <w:snapToGrid w:val="0"/>
              <w:rPr>
                <w:rFonts w:ascii="Times New Roman" w:hAnsi="Times New Roman"/>
                <w:sz w:val="18"/>
              </w:rPr>
            </w:pPr>
            <w:r>
              <w:rPr>
                <w:rFonts w:hint="eastAsia" w:ascii="Times New Roman" w:hAnsi="Times New Roman"/>
                <w:sz w:val="18"/>
              </w:rPr>
              <w:t>字段大小（比特）</w:t>
            </w:r>
          </w:p>
        </w:tc>
        <w:tc>
          <w:tcPr>
            <w:tcW w:w="2413" w:type="dxa"/>
            <w:vAlign w:val="center"/>
          </w:tcPr>
          <w:p w14:paraId="6DA636A8">
            <w:pPr>
              <w:pStyle w:val="125"/>
              <w:adjustRightInd w:val="0"/>
              <w:snapToGrid w:val="0"/>
              <w:rPr>
                <w:rFonts w:ascii="Times New Roman" w:hAnsi="Times New Roman"/>
                <w:sz w:val="18"/>
              </w:rPr>
            </w:pPr>
            <w:r>
              <w:rPr>
                <w:rFonts w:hint="eastAsia" w:ascii="Times New Roman" w:hAnsi="Times New Roman"/>
                <w:sz w:val="18"/>
              </w:rPr>
              <w:t>定义说明</w:t>
            </w:r>
          </w:p>
        </w:tc>
      </w:tr>
      <w:tr w14:paraId="3E79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Align w:val="center"/>
          </w:tcPr>
          <w:p w14:paraId="0054DD56">
            <w:pPr>
              <w:pStyle w:val="125"/>
              <w:adjustRightInd w:val="0"/>
              <w:snapToGrid w:val="0"/>
              <w:rPr>
                <w:rFonts w:ascii="Times New Roman" w:hAnsi="Times New Roman"/>
                <w:sz w:val="18"/>
              </w:rPr>
            </w:pPr>
            <w:r>
              <w:rPr>
                <w:rFonts w:hint="eastAsia" w:ascii="Times New Roman" w:hAnsi="Times New Roman"/>
                <w:sz w:val="18"/>
              </w:rPr>
              <w:t>信标条目头</w:t>
            </w:r>
          </w:p>
        </w:tc>
        <w:tc>
          <w:tcPr>
            <w:tcW w:w="1284" w:type="dxa"/>
            <w:vAlign w:val="center"/>
          </w:tcPr>
          <w:p w14:paraId="6427696A">
            <w:pPr>
              <w:pStyle w:val="125"/>
              <w:adjustRightInd w:val="0"/>
              <w:snapToGrid w:val="0"/>
              <w:rPr>
                <w:rFonts w:ascii="Times New Roman" w:hAnsi="Times New Roman"/>
                <w:sz w:val="18"/>
              </w:rPr>
            </w:pPr>
            <w:r>
              <w:rPr>
                <w:rFonts w:hint="eastAsia" w:ascii="Times New Roman" w:hAnsi="Times New Roman"/>
                <w:sz w:val="18"/>
              </w:rPr>
              <w:t>0</w:t>
            </w:r>
          </w:p>
        </w:tc>
        <w:tc>
          <w:tcPr>
            <w:tcW w:w="1306" w:type="dxa"/>
            <w:vAlign w:val="center"/>
          </w:tcPr>
          <w:p w14:paraId="21153D84">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Align w:val="center"/>
          </w:tcPr>
          <w:p w14:paraId="1C8CD080">
            <w:pPr>
              <w:pStyle w:val="125"/>
              <w:adjustRightInd w:val="0"/>
              <w:snapToGrid w:val="0"/>
              <w:rPr>
                <w:rFonts w:ascii="Times New Roman" w:hAnsi="Times New Roman"/>
                <w:sz w:val="18"/>
              </w:rPr>
            </w:pPr>
            <w:r>
              <w:rPr>
                <w:rFonts w:hint="eastAsia" w:ascii="Times New Roman" w:hAnsi="Times New Roman"/>
                <w:sz w:val="18"/>
              </w:rPr>
              <w:t>8</w:t>
            </w:r>
          </w:p>
        </w:tc>
        <w:tc>
          <w:tcPr>
            <w:tcW w:w="2413" w:type="dxa"/>
            <w:vAlign w:val="center"/>
          </w:tcPr>
          <w:p w14:paraId="16B859CB">
            <w:pPr>
              <w:pStyle w:val="125"/>
              <w:adjustRightInd w:val="0"/>
              <w:snapToGrid w:val="0"/>
              <w:rPr>
                <w:rFonts w:ascii="Times New Roman" w:hAnsi="Times New Roman"/>
                <w:sz w:val="18"/>
              </w:rPr>
            </w:pPr>
            <w:r>
              <w:rPr>
                <w:rFonts w:hint="eastAsia" w:ascii="Times New Roman" w:hAnsi="Times New Roman"/>
                <w:sz w:val="18"/>
              </w:rPr>
              <w:t>0x0E</w:t>
            </w:r>
          </w:p>
        </w:tc>
      </w:tr>
      <w:tr w14:paraId="6A06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Align w:val="center"/>
          </w:tcPr>
          <w:p w14:paraId="091A8103">
            <w:pPr>
              <w:pStyle w:val="125"/>
              <w:adjustRightInd w:val="0"/>
              <w:snapToGrid w:val="0"/>
              <w:rPr>
                <w:rFonts w:ascii="Times New Roman" w:hAnsi="Times New Roman"/>
                <w:sz w:val="18"/>
              </w:rPr>
            </w:pPr>
            <w:r>
              <w:rPr>
                <w:rFonts w:hint="eastAsia" w:ascii="Times New Roman" w:hAnsi="Times New Roman"/>
                <w:sz w:val="18"/>
              </w:rPr>
              <w:t>信标条目长度</w:t>
            </w:r>
          </w:p>
        </w:tc>
        <w:tc>
          <w:tcPr>
            <w:tcW w:w="1284" w:type="dxa"/>
            <w:vAlign w:val="center"/>
          </w:tcPr>
          <w:p w14:paraId="606D2EEC">
            <w:pPr>
              <w:pStyle w:val="125"/>
              <w:adjustRightInd w:val="0"/>
              <w:snapToGrid w:val="0"/>
              <w:rPr>
                <w:rFonts w:ascii="Times New Roman" w:hAnsi="Times New Roman"/>
                <w:sz w:val="18"/>
              </w:rPr>
            </w:pPr>
            <w:r>
              <w:rPr>
                <w:rFonts w:hint="eastAsia" w:ascii="Times New Roman" w:hAnsi="Times New Roman"/>
                <w:sz w:val="18"/>
              </w:rPr>
              <w:t>1</w:t>
            </w:r>
          </w:p>
        </w:tc>
        <w:tc>
          <w:tcPr>
            <w:tcW w:w="1306" w:type="dxa"/>
            <w:vAlign w:val="center"/>
          </w:tcPr>
          <w:p w14:paraId="0243735C">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Align w:val="center"/>
          </w:tcPr>
          <w:p w14:paraId="2E1107E6">
            <w:pPr>
              <w:pStyle w:val="125"/>
              <w:adjustRightInd w:val="0"/>
              <w:snapToGrid w:val="0"/>
              <w:rPr>
                <w:rFonts w:ascii="Times New Roman" w:hAnsi="Times New Roman"/>
                <w:sz w:val="18"/>
              </w:rPr>
            </w:pPr>
            <w:r>
              <w:rPr>
                <w:rFonts w:hint="eastAsia" w:ascii="Times New Roman" w:hAnsi="Times New Roman"/>
                <w:sz w:val="18"/>
              </w:rPr>
              <w:t>8</w:t>
            </w:r>
          </w:p>
        </w:tc>
        <w:tc>
          <w:tcPr>
            <w:tcW w:w="2413" w:type="dxa"/>
            <w:vAlign w:val="center"/>
          </w:tcPr>
          <w:p w14:paraId="2915BBF9">
            <w:pPr>
              <w:pStyle w:val="125"/>
              <w:adjustRightInd w:val="0"/>
              <w:snapToGrid w:val="0"/>
              <w:rPr>
                <w:rFonts w:ascii="Times New Roman" w:hAnsi="Times New Roman"/>
                <w:sz w:val="18"/>
              </w:rPr>
            </w:pPr>
            <w:r>
              <w:rPr>
                <w:rFonts w:hint="eastAsia" w:ascii="Times New Roman" w:hAnsi="Times New Roman"/>
                <w:sz w:val="18"/>
              </w:rPr>
              <w:t>条目长度，单位byte</w:t>
            </w:r>
          </w:p>
          <w:p w14:paraId="452B0407">
            <w:pPr>
              <w:pStyle w:val="125"/>
              <w:adjustRightInd w:val="0"/>
              <w:snapToGrid w:val="0"/>
              <w:rPr>
                <w:rFonts w:ascii="Times New Roman" w:hAnsi="Times New Roman"/>
                <w:sz w:val="18"/>
              </w:rPr>
            </w:pPr>
            <w:r>
              <w:rPr>
                <w:rFonts w:hint="eastAsia" w:ascii="Times New Roman" w:hAnsi="Times New Roman"/>
                <w:sz w:val="18"/>
              </w:rPr>
              <w:t>固定值：19</w:t>
            </w:r>
          </w:p>
        </w:tc>
      </w:tr>
      <w:tr w14:paraId="33CE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restart"/>
            <w:vAlign w:val="center"/>
          </w:tcPr>
          <w:p w14:paraId="1FD4A10C">
            <w:pPr>
              <w:pStyle w:val="125"/>
              <w:adjustRightInd w:val="0"/>
              <w:snapToGrid w:val="0"/>
              <w:rPr>
                <w:rFonts w:ascii="Times New Roman" w:hAnsi="Times New Roman"/>
                <w:sz w:val="18"/>
              </w:rPr>
            </w:pPr>
            <w:r>
              <w:rPr>
                <w:rFonts w:hint="eastAsia" w:ascii="Times New Roman" w:hAnsi="Times New Roman"/>
                <w:sz w:val="18"/>
              </w:rPr>
              <w:t>TEI</w:t>
            </w:r>
          </w:p>
        </w:tc>
        <w:tc>
          <w:tcPr>
            <w:tcW w:w="1284" w:type="dxa"/>
            <w:vAlign w:val="center"/>
          </w:tcPr>
          <w:p w14:paraId="056E048B">
            <w:pPr>
              <w:pStyle w:val="125"/>
              <w:adjustRightInd w:val="0"/>
              <w:snapToGrid w:val="0"/>
              <w:rPr>
                <w:rFonts w:ascii="Times New Roman" w:hAnsi="Times New Roman"/>
                <w:sz w:val="18"/>
              </w:rPr>
            </w:pPr>
            <w:r>
              <w:rPr>
                <w:rFonts w:hint="eastAsia" w:ascii="Times New Roman" w:hAnsi="Times New Roman"/>
                <w:sz w:val="18"/>
              </w:rPr>
              <w:t>2</w:t>
            </w:r>
          </w:p>
        </w:tc>
        <w:tc>
          <w:tcPr>
            <w:tcW w:w="1306" w:type="dxa"/>
            <w:vAlign w:val="center"/>
          </w:tcPr>
          <w:p w14:paraId="5BF64152">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restart"/>
            <w:vAlign w:val="center"/>
          </w:tcPr>
          <w:p w14:paraId="17CFD8B0">
            <w:pPr>
              <w:pStyle w:val="125"/>
              <w:adjustRightInd w:val="0"/>
              <w:snapToGrid w:val="0"/>
              <w:rPr>
                <w:rFonts w:ascii="Times New Roman" w:hAnsi="Times New Roman"/>
                <w:sz w:val="18"/>
              </w:rPr>
            </w:pPr>
            <w:r>
              <w:rPr>
                <w:rFonts w:hint="eastAsia" w:ascii="Times New Roman" w:hAnsi="Times New Roman"/>
                <w:sz w:val="18"/>
              </w:rPr>
              <w:t>12</w:t>
            </w:r>
          </w:p>
        </w:tc>
        <w:tc>
          <w:tcPr>
            <w:tcW w:w="2413" w:type="dxa"/>
            <w:vMerge w:val="restart"/>
            <w:vAlign w:val="center"/>
          </w:tcPr>
          <w:p w14:paraId="26FAB5EB">
            <w:pPr>
              <w:pStyle w:val="125"/>
              <w:adjustRightInd w:val="0"/>
              <w:snapToGrid w:val="0"/>
              <w:rPr>
                <w:rFonts w:ascii="Times New Roman" w:hAnsi="Times New Roman"/>
                <w:sz w:val="18"/>
              </w:rPr>
            </w:pPr>
            <w:r>
              <w:rPr>
                <w:rFonts w:hint="eastAsia" w:ascii="Times New Roman" w:hAnsi="Times New Roman"/>
                <w:sz w:val="18"/>
              </w:rPr>
              <w:t>发送信标站点的TEI</w:t>
            </w:r>
          </w:p>
        </w:tc>
      </w:tr>
      <w:tr w14:paraId="5BA93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000A7DB4">
            <w:pPr>
              <w:pStyle w:val="125"/>
              <w:adjustRightInd w:val="0"/>
              <w:snapToGrid w:val="0"/>
              <w:rPr>
                <w:rFonts w:ascii="Times New Roman" w:hAnsi="Times New Roman"/>
                <w:sz w:val="18"/>
              </w:rPr>
            </w:pPr>
          </w:p>
        </w:tc>
        <w:tc>
          <w:tcPr>
            <w:tcW w:w="1284" w:type="dxa"/>
            <w:vMerge w:val="restart"/>
            <w:vAlign w:val="center"/>
          </w:tcPr>
          <w:p w14:paraId="25CEE527">
            <w:pPr>
              <w:pStyle w:val="125"/>
              <w:adjustRightInd w:val="0"/>
              <w:snapToGrid w:val="0"/>
              <w:rPr>
                <w:rFonts w:ascii="Times New Roman" w:hAnsi="Times New Roman"/>
                <w:sz w:val="18"/>
              </w:rPr>
            </w:pPr>
            <w:r>
              <w:rPr>
                <w:rFonts w:hint="eastAsia" w:ascii="Times New Roman" w:hAnsi="Times New Roman"/>
                <w:sz w:val="18"/>
              </w:rPr>
              <w:t>3</w:t>
            </w:r>
          </w:p>
        </w:tc>
        <w:tc>
          <w:tcPr>
            <w:tcW w:w="1306" w:type="dxa"/>
            <w:vAlign w:val="center"/>
          </w:tcPr>
          <w:p w14:paraId="2003CAE3">
            <w:pPr>
              <w:pStyle w:val="125"/>
              <w:adjustRightInd w:val="0"/>
              <w:snapToGrid w:val="0"/>
              <w:rPr>
                <w:rFonts w:ascii="Times New Roman" w:hAnsi="Times New Roman"/>
                <w:sz w:val="18"/>
              </w:rPr>
            </w:pPr>
            <w:r>
              <w:rPr>
                <w:rFonts w:hint="eastAsia" w:ascii="Times New Roman" w:hAnsi="Times New Roman"/>
                <w:sz w:val="18"/>
              </w:rPr>
              <w:t>0-3</w:t>
            </w:r>
          </w:p>
        </w:tc>
        <w:tc>
          <w:tcPr>
            <w:tcW w:w="1547" w:type="dxa"/>
            <w:vMerge w:val="continue"/>
            <w:vAlign w:val="center"/>
          </w:tcPr>
          <w:p w14:paraId="7739C75A">
            <w:pPr>
              <w:pStyle w:val="125"/>
              <w:adjustRightInd w:val="0"/>
              <w:snapToGrid w:val="0"/>
              <w:rPr>
                <w:rFonts w:ascii="Times New Roman" w:hAnsi="Times New Roman"/>
                <w:sz w:val="18"/>
              </w:rPr>
            </w:pPr>
          </w:p>
        </w:tc>
        <w:tc>
          <w:tcPr>
            <w:tcW w:w="2413" w:type="dxa"/>
            <w:vMerge w:val="continue"/>
            <w:vAlign w:val="center"/>
          </w:tcPr>
          <w:p w14:paraId="28D407D9">
            <w:pPr>
              <w:pStyle w:val="125"/>
              <w:adjustRightInd w:val="0"/>
              <w:snapToGrid w:val="0"/>
              <w:rPr>
                <w:rFonts w:ascii="Times New Roman" w:hAnsi="Times New Roman"/>
                <w:sz w:val="18"/>
              </w:rPr>
            </w:pPr>
          </w:p>
        </w:tc>
      </w:tr>
      <w:tr w14:paraId="6CDB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2557" w:type="dxa"/>
            <w:vMerge w:val="restart"/>
            <w:vAlign w:val="center"/>
          </w:tcPr>
          <w:p w14:paraId="2D743E70">
            <w:pPr>
              <w:pStyle w:val="125"/>
              <w:adjustRightInd w:val="0"/>
              <w:snapToGrid w:val="0"/>
              <w:rPr>
                <w:rFonts w:ascii="Times New Roman" w:hAnsi="Times New Roman"/>
                <w:sz w:val="18"/>
              </w:rPr>
            </w:pPr>
            <w:r>
              <w:rPr>
                <w:rFonts w:hint="eastAsia" w:ascii="Times New Roman" w:hAnsi="Times New Roman"/>
                <w:sz w:val="18"/>
              </w:rPr>
              <w:t>代理站点TEI</w:t>
            </w:r>
          </w:p>
        </w:tc>
        <w:tc>
          <w:tcPr>
            <w:tcW w:w="1284" w:type="dxa"/>
            <w:vMerge w:val="continue"/>
            <w:vAlign w:val="center"/>
          </w:tcPr>
          <w:p w14:paraId="3DE7EC19">
            <w:pPr>
              <w:pStyle w:val="125"/>
              <w:adjustRightInd w:val="0"/>
              <w:snapToGrid w:val="0"/>
              <w:rPr>
                <w:rFonts w:ascii="Times New Roman" w:hAnsi="Times New Roman"/>
                <w:sz w:val="18"/>
              </w:rPr>
            </w:pPr>
          </w:p>
        </w:tc>
        <w:tc>
          <w:tcPr>
            <w:tcW w:w="1306" w:type="dxa"/>
            <w:vAlign w:val="center"/>
          </w:tcPr>
          <w:p w14:paraId="55751A80">
            <w:pPr>
              <w:pStyle w:val="125"/>
              <w:adjustRightInd w:val="0"/>
              <w:snapToGrid w:val="0"/>
              <w:rPr>
                <w:rFonts w:ascii="Times New Roman" w:hAnsi="Times New Roman"/>
                <w:sz w:val="18"/>
              </w:rPr>
            </w:pPr>
            <w:r>
              <w:rPr>
                <w:rFonts w:hint="eastAsia" w:ascii="Times New Roman" w:hAnsi="Times New Roman"/>
                <w:sz w:val="18"/>
              </w:rPr>
              <w:t>4-7</w:t>
            </w:r>
          </w:p>
        </w:tc>
        <w:tc>
          <w:tcPr>
            <w:tcW w:w="1547" w:type="dxa"/>
            <w:vMerge w:val="restart"/>
            <w:vAlign w:val="center"/>
          </w:tcPr>
          <w:p w14:paraId="0B347276">
            <w:pPr>
              <w:pStyle w:val="125"/>
              <w:adjustRightInd w:val="0"/>
              <w:snapToGrid w:val="0"/>
              <w:rPr>
                <w:rFonts w:ascii="Times New Roman" w:hAnsi="Times New Roman"/>
                <w:sz w:val="18"/>
              </w:rPr>
            </w:pPr>
            <w:r>
              <w:rPr>
                <w:rFonts w:hint="eastAsia" w:ascii="Times New Roman" w:hAnsi="Times New Roman"/>
                <w:sz w:val="18"/>
              </w:rPr>
              <w:t>12</w:t>
            </w:r>
          </w:p>
        </w:tc>
        <w:tc>
          <w:tcPr>
            <w:tcW w:w="2413" w:type="dxa"/>
            <w:vMerge w:val="restart"/>
            <w:vAlign w:val="center"/>
          </w:tcPr>
          <w:p w14:paraId="2F24252C">
            <w:pPr>
              <w:pStyle w:val="125"/>
              <w:adjustRightInd w:val="0"/>
              <w:snapToGrid w:val="0"/>
              <w:rPr>
                <w:rFonts w:ascii="Times New Roman" w:hAnsi="Times New Roman"/>
                <w:sz w:val="18"/>
              </w:rPr>
            </w:pPr>
            <w:r>
              <w:rPr>
                <w:rFonts w:hint="eastAsia" w:ascii="Times New Roman" w:hAnsi="Times New Roman"/>
                <w:sz w:val="18"/>
              </w:rPr>
              <w:t>发送信标站点PCO的TEI</w:t>
            </w:r>
          </w:p>
        </w:tc>
      </w:tr>
      <w:tr w14:paraId="5D4AB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2557" w:type="dxa"/>
            <w:vMerge w:val="continue"/>
            <w:vAlign w:val="center"/>
          </w:tcPr>
          <w:p w14:paraId="0B155659">
            <w:pPr>
              <w:pStyle w:val="125"/>
              <w:adjustRightInd w:val="0"/>
              <w:snapToGrid w:val="0"/>
              <w:rPr>
                <w:rFonts w:ascii="Times New Roman" w:hAnsi="Times New Roman"/>
                <w:sz w:val="18"/>
              </w:rPr>
            </w:pPr>
          </w:p>
        </w:tc>
        <w:tc>
          <w:tcPr>
            <w:tcW w:w="1284" w:type="dxa"/>
            <w:vAlign w:val="center"/>
          </w:tcPr>
          <w:p w14:paraId="6A2DF38B">
            <w:pPr>
              <w:pStyle w:val="125"/>
              <w:adjustRightInd w:val="0"/>
              <w:snapToGrid w:val="0"/>
              <w:rPr>
                <w:rFonts w:ascii="Times New Roman" w:hAnsi="Times New Roman"/>
                <w:sz w:val="18"/>
              </w:rPr>
            </w:pPr>
            <w:r>
              <w:rPr>
                <w:rFonts w:hint="eastAsia" w:ascii="Times New Roman" w:hAnsi="Times New Roman"/>
                <w:sz w:val="18"/>
              </w:rPr>
              <w:t>4</w:t>
            </w:r>
          </w:p>
        </w:tc>
        <w:tc>
          <w:tcPr>
            <w:tcW w:w="1306" w:type="dxa"/>
            <w:vAlign w:val="center"/>
          </w:tcPr>
          <w:p w14:paraId="3943BC0E">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70E59271">
            <w:pPr>
              <w:pStyle w:val="125"/>
              <w:adjustRightInd w:val="0"/>
              <w:snapToGrid w:val="0"/>
              <w:rPr>
                <w:rFonts w:ascii="Times New Roman" w:hAnsi="Times New Roman"/>
                <w:sz w:val="18"/>
              </w:rPr>
            </w:pPr>
          </w:p>
        </w:tc>
        <w:tc>
          <w:tcPr>
            <w:tcW w:w="2413" w:type="dxa"/>
            <w:vMerge w:val="continue"/>
            <w:vAlign w:val="center"/>
          </w:tcPr>
          <w:p w14:paraId="0D872C12">
            <w:pPr>
              <w:pStyle w:val="125"/>
              <w:adjustRightInd w:val="0"/>
              <w:snapToGrid w:val="0"/>
              <w:rPr>
                <w:rFonts w:ascii="Times New Roman" w:hAnsi="Times New Roman"/>
                <w:sz w:val="18"/>
              </w:rPr>
            </w:pPr>
          </w:p>
        </w:tc>
      </w:tr>
      <w:tr w14:paraId="5F50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2557" w:type="dxa"/>
            <w:vAlign w:val="center"/>
          </w:tcPr>
          <w:p w14:paraId="5FE5DD4C">
            <w:pPr>
              <w:pStyle w:val="125"/>
              <w:adjustRightInd w:val="0"/>
              <w:snapToGrid w:val="0"/>
              <w:rPr>
                <w:rFonts w:ascii="Times New Roman" w:hAnsi="Times New Roman"/>
                <w:sz w:val="18"/>
              </w:rPr>
            </w:pPr>
            <w:r>
              <w:rPr>
                <w:rFonts w:hint="eastAsia" w:ascii="Times New Roman" w:hAnsi="Times New Roman"/>
                <w:sz w:val="18"/>
              </w:rPr>
              <w:t>角色</w:t>
            </w:r>
          </w:p>
        </w:tc>
        <w:tc>
          <w:tcPr>
            <w:tcW w:w="1284" w:type="dxa"/>
            <w:vMerge w:val="restart"/>
            <w:vAlign w:val="center"/>
          </w:tcPr>
          <w:p w14:paraId="561CC761">
            <w:pPr>
              <w:pStyle w:val="125"/>
              <w:adjustRightInd w:val="0"/>
              <w:snapToGrid w:val="0"/>
              <w:rPr>
                <w:rFonts w:ascii="Times New Roman" w:hAnsi="Times New Roman"/>
                <w:sz w:val="18"/>
              </w:rPr>
            </w:pPr>
            <w:r>
              <w:rPr>
                <w:rFonts w:hint="eastAsia" w:ascii="Times New Roman" w:hAnsi="Times New Roman"/>
                <w:sz w:val="18"/>
              </w:rPr>
              <w:t>5</w:t>
            </w:r>
          </w:p>
        </w:tc>
        <w:tc>
          <w:tcPr>
            <w:tcW w:w="1306" w:type="dxa"/>
            <w:vAlign w:val="center"/>
          </w:tcPr>
          <w:p w14:paraId="60582DF9">
            <w:pPr>
              <w:pStyle w:val="125"/>
              <w:adjustRightInd w:val="0"/>
              <w:snapToGrid w:val="0"/>
              <w:rPr>
                <w:rFonts w:ascii="Times New Roman" w:hAnsi="Times New Roman"/>
                <w:sz w:val="18"/>
              </w:rPr>
            </w:pPr>
            <w:r>
              <w:rPr>
                <w:rFonts w:hint="eastAsia" w:ascii="Times New Roman" w:hAnsi="Times New Roman"/>
                <w:sz w:val="18"/>
              </w:rPr>
              <w:t>0-3</w:t>
            </w:r>
          </w:p>
        </w:tc>
        <w:tc>
          <w:tcPr>
            <w:tcW w:w="1547" w:type="dxa"/>
            <w:vAlign w:val="center"/>
          </w:tcPr>
          <w:p w14:paraId="51C4085B">
            <w:pPr>
              <w:pStyle w:val="125"/>
              <w:adjustRightInd w:val="0"/>
              <w:snapToGrid w:val="0"/>
              <w:rPr>
                <w:rFonts w:ascii="Times New Roman" w:hAnsi="Times New Roman"/>
                <w:sz w:val="18"/>
              </w:rPr>
            </w:pPr>
            <w:r>
              <w:rPr>
                <w:rFonts w:hint="eastAsia" w:ascii="Times New Roman" w:hAnsi="Times New Roman"/>
                <w:sz w:val="18"/>
              </w:rPr>
              <w:t>4</w:t>
            </w:r>
          </w:p>
        </w:tc>
        <w:tc>
          <w:tcPr>
            <w:tcW w:w="2413" w:type="dxa"/>
            <w:vAlign w:val="center"/>
          </w:tcPr>
          <w:p w14:paraId="753457FB">
            <w:pPr>
              <w:pStyle w:val="125"/>
              <w:adjustRightInd w:val="0"/>
              <w:snapToGrid w:val="0"/>
              <w:rPr>
                <w:rFonts w:ascii="Times New Roman" w:hAnsi="Times New Roman"/>
                <w:sz w:val="18"/>
              </w:rPr>
            </w:pPr>
            <w:r>
              <w:rPr>
                <w:rFonts w:hint="eastAsia" w:ascii="Times New Roman" w:hAnsi="Times New Roman"/>
                <w:sz w:val="18"/>
              </w:rPr>
              <w:t>站点角色：0x0:未知；0x1:STA；0x2:PCO；0x4:CCO；其他：保留</w:t>
            </w:r>
          </w:p>
        </w:tc>
      </w:tr>
      <w:tr w14:paraId="1B4B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jc w:val="center"/>
        </w:trPr>
        <w:tc>
          <w:tcPr>
            <w:tcW w:w="2557" w:type="dxa"/>
            <w:vAlign w:val="center"/>
          </w:tcPr>
          <w:p w14:paraId="7B8841D9">
            <w:pPr>
              <w:pStyle w:val="125"/>
              <w:adjustRightInd w:val="0"/>
              <w:snapToGrid w:val="0"/>
              <w:rPr>
                <w:rFonts w:ascii="Times New Roman" w:hAnsi="Times New Roman"/>
                <w:sz w:val="18"/>
              </w:rPr>
            </w:pPr>
            <w:r>
              <w:rPr>
                <w:rFonts w:hint="eastAsia" w:ascii="Times New Roman" w:hAnsi="Times New Roman"/>
                <w:sz w:val="18"/>
              </w:rPr>
              <w:t>层级数</w:t>
            </w:r>
          </w:p>
        </w:tc>
        <w:tc>
          <w:tcPr>
            <w:tcW w:w="1284" w:type="dxa"/>
            <w:vMerge w:val="continue"/>
            <w:vAlign w:val="center"/>
          </w:tcPr>
          <w:p w14:paraId="110CC633">
            <w:pPr>
              <w:pStyle w:val="125"/>
              <w:adjustRightInd w:val="0"/>
              <w:snapToGrid w:val="0"/>
              <w:rPr>
                <w:rFonts w:ascii="Times New Roman" w:hAnsi="Times New Roman"/>
                <w:sz w:val="18"/>
              </w:rPr>
            </w:pPr>
          </w:p>
        </w:tc>
        <w:tc>
          <w:tcPr>
            <w:tcW w:w="1306" w:type="dxa"/>
            <w:vAlign w:val="center"/>
          </w:tcPr>
          <w:p w14:paraId="247A4A61">
            <w:pPr>
              <w:pStyle w:val="125"/>
              <w:adjustRightInd w:val="0"/>
              <w:snapToGrid w:val="0"/>
              <w:rPr>
                <w:rFonts w:ascii="Times New Roman" w:hAnsi="Times New Roman"/>
                <w:sz w:val="18"/>
              </w:rPr>
            </w:pPr>
            <w:r>
              <w:rPr>
                <w:rFonts w:hint="eastAsia" w:ascii="Times New Roman" w:hAnsi="Times New Roman"/>
                <w:sz w:val="18"/>
              </w:rPr>
              <w:t>4-7</w:t>
            </w:r>
          </w:p>
        </w:tc>
        <w:tc>
          <w:tcPr>
            <w:tcW w:w="1547" w:type="dxa"/>
            <w:vAlign w:val="center"/>
          </w:tcPr>
          <w:p w14:paraId="5FE52267">
            <w:pPr>
              <w:pStyle w:val="125"/>
              <w:adjustRightInd w:val="0"/>
              <w:snapToGrid w:val="0"/>
              <w:rPr>
                <w:rFonts w:ascii="Times New Roman" w:hAnsi="Times New Roman"/>
                <w:sz w:val="18"/>
              </w:rPr>
            </w:pPr>
            <w:r>
              <w:rPr>
                <w:rFonts w:hint="eastAsia" w:ascii="Times New Roman" w:hAnsi="Times New Roman"/>
                <w:sz w:val="18"/>
              </w:rPr>
              <w:t>4</w:t>
            </w:r>
          </w:p>
        </w:tc>
        <w:tc>
          <w:tcPr>
            <w:tcW w:w="2413" w:type="dxa"/>
            <w:vAlign w:val="center"/>
          </w:tcPr>
          <w:p w14:paraId="10E3367D">
            <w:pPr>
              <w:pStyle w:val="125"/>
              <w:adjustRightInd w:val="0"/>
              <w:snapToGrid w:val="0"/>
              <w:rPr>
                <w:rFonts w:ascii="Times New Roman" w:hAnsi="Times New Roman"/>
                <w:sz w:val="18"/>
              </w:rPr>
            </w:pPr>
            <w:r>
              <w:rPr>
                <w:rFonts w:hint="eastAsia" w:ascii="Times New Roman" w:hAnsi="Times New Roman"/>
                <w:sz w:val="18"/>
              </w:rPr>
              <w:t>发送信标站点层级数</w:t>
            </w:r>
          </w:p>
        </w:tc>
      </w:tr>
      <w:tr w14:paraId="2B640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restart"/>
            <w:vAlign w:val="center"/>
          </w:tcPr>
          <w:p w14:paraId="0FEA4D1C">
            <w:pPr>
              <w:pStyle w:val="125"/>
              <w:adjustRightInd w:val="0"/>
              <w:snapToGrid w:val="0"/>
              <w:rPr>
                <w:rFonts w:ascii="Times New Roman" w:hAnsi="Times New Roman"/>
                <w:sz w:val="18"/>
              </w:rPr>
            </w:pPr>
            <w:r>
              <w:rPr>
                <w:rFonts w:hint="eastAsia" w:ascii="Times New Roman" w:hAnsi="Times New Roman"/>
                <w:sz w:val="18"/>
              </w:rPr>
              <w:t>发送信标站点MAC地址</w:t>
            </w:r>
          </w:p>
        </w:tc>
        <w:tc>
          <w:tcPr>
            <w:tcW w:w="1284" w:type="dxa"/>
            <w:vAlign w:val="center"/>
          </w:tcPr>
          <w:p w14:paraId="537EB989">
            <w:pPr>
              <w:pStyle w:val="125"/>
              <w:adjustRightInd w:val="0"/>
              <w:snapToGrid w:val="0"/>
              <w:rPr>
                <w:rFonts w:ascii="Times New Roman" w:hAnsi="Times New Roman"/>
                <w:sz w:val="18"/>
              </w:rPr>
            </w:pPr>
            <w:r>
              <w:rPr>
                <w:rFonts w:hint="eastAsia" w:ascii="Times New Roman" w:hAnsi="Times New Roman"/>
                <w:sz w:val="18"/>
              </w:rPr>
              <w:t>6</w:t>
            </w:r>
          </w:p>
        </w:tc>
        <w:tc>
          <w:tcPr>
            <w:tcW w:w="1306" w:type="dxa"/>
            <w:vAlign w:val="center"/>
          </w:tcPr>
          <w:p w14:paraId="2EA192FD">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restart"/>
            <w:vAlign w:val="center"/>
          </w:tcPr>
          <w:p w14:paraId="657A2E09">
            <w:pPr>
              <w:pStyle w:val="125"/>
              <w:adjustRightInd w:val="0"/>
              <w:snapToGrid w:val="0"/>
              <w:rPr>
                <w:rFonts w:ascii="Times New Roman" w:hAnsi="Times New Roman"/>
                <w:sz w:val="18"/>
              </w:rPr>
            </w:pPr>
            <w:r>
              <w:rPr>
                <w:rFonts w:hint="eastAsia" w:ascii="Times New Roman" w:hAnsi="Times New Roman"/>
                <w:sz w:val="18"/>
              </w:rPr>
              <w:t>48</w:t>
            </w:r>
          </w:p>
        </w:tc>
        <w:tc>
          <w:tcPr>
            <w:tcW w:w="2413" w:type="dxa"/>
            <w:vMerge w:val="restart"/>
            <w:vAlign w:val="center"/>
          </w:tcPr>
          <w:p w14:paraId="11A1E023">
            <w:pPr>
              <w:pStyle w:val="125"/>
              <w:adjustRightInd w:val="0"/>
              <w:snapToGrid w:val="0"/>
              <w:rPr>
                <w:rFonts w:ascii="Times New Roman" w:hAnsi="Times New Roman"/>
                <w:sz w:val="18"/>
              </w:rPr>
            </w:pPr>
            <w:r>
              <w:rPr>
                <w:rFonts w:hint="eastAsia" w:ascii="Times New Roman" w:hAnsi="Times New Roman"/>
                <w:sz w:val="18"/>
              </w:rPr>
              <w:t>发送信标站点MAC地址</w:t>
            </w:r>
          </w:p>
        </w:tc>
      </w:tr>
      <w:tr w14:paraId="4EEA2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6773A187">
            <w:pPr>
              <w:pStyle w:val="125"/>
              <w:adjustRightInd w:val="0"/>
              <w:snapToGrid w:val="0"/>
              <w:rPr>
                <w:rFonts w:ascii="Times New Roman" w:hAnsi="Times New Roman"/>
                <w:sz w:val="18"/>
              </w:rPr>
            </w:pPr>
          </w:p>
        </w:tc>
        <w:tc>
          <w:tcPr>
            <w:tcW w:w="1284" w:type="dxa"/>
            <w:vAlign w:val="center"/>
          </w:tcPr>
          <w:p w14:paraId="0A1C329A">
            <w:pPr>
              <w:pStyle w:val="125"/>
              <w:adjustRightInd w:val="0"/>
              <w:snapToGrid w:val="0"/>
              <w:rPr>
                <w:rFonts w:ascii="Times New Roman" w:hAnsi="Times New Roman"/>
                <w:sz w:val="18"/>
              </w:rPr>
            </w:pPr>
            <w:r>
              <w:rPr>
                <w:rFonts w:hint="eastAsia" w:ascii="Times New Roman" w:hAnsi="Times New Roman"/>
                <w:sz w:val="18"/>
              </w:rPr>
              <w:t>7</w:t>
            </w:r>
          </w:p>
        </w:tc>
        <w:tc>
          <w:tcPr>
            <w:tcW w:w="1306" w:type="dxa"/>
            <w:vAlign w:val="center"/>
          </w:tcPr>
          <w:p w14:paraId="395739B6">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75C9999C">
            <w:pPr>
              <w:pStyle w:val="125"/>
              <w:adjustRightInd w:val="0"/>
              <w:snapToGrid w:val="0"/>
              <w:rPr>
                <w:rFonts w:ascii="Times New Roman" w:hAnsi="Times New Roman"/>
                <w:sz w:val="18"/>
              </w:rPr>
            </w:pPr>
          </w:p>
        </w:tc>
        <w:tc>
          <w:tcPr>
            <w:tcW w:w="2413" w:type="dxa"/>
            <w:vMerge w:val="continue"/>
            <w:vAlign w:val="center"/>
          </w:tcPr>
          <w:p w14:paraId="044F1FD0">
            <w:pPr>
              <w:pStyle w:val="125"/>
              <w:adjustRightInd w:val="0"/>
              <w:snapToGrid w:val="0"/>
              <w:rPr>
                <w:rFonts w:ascii="Times New Roman" w:hAnsi="Times New Roman"/>
                <w:sz w:val="18"/>
              </w:rPr>
            </w:pPr>
          </w:p>
        </w:tc>
      </w:tr>
      <w:tr w14:paraId="062E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0173B767">
            <w:pPr>
              <w:pStyle w:val="125"/>
              <w:adjustRightInd w:val="0"/>
              <w:snapToGrid w:val="0"/>
              <w:rPr>
                <w:rFonts w:ascii="Times New Roman" w:hAnsi="Times New Roman"/>
                <w:sz w:val="18"/>
              </w:rPr>
            </w:pPr>
          </w:p>
        </w:tc>
        <w:tc>
          <w:tcPr>
            <w:tcW w:w="1284" w:type="dxa"/>
            <w:vAlign w:val="center"/>
          </w:tcPr>
          <w:p w14:paraId="12D89011">
            <w:pPr>
              <w:pStyle w:val="125"/>
              <w:adjustRightInd w:val="0"/>
              <w:snapToGrid w:val="0"/>
              <w:rPr>
                <w:rFonts w:ascii="Times New Roman" w:hAnsi="Times New Roman"/>
                <w:sz w:val="18"/>
              </w:rPr>
            </w:pPr>
            <w:r>
              <w:rPr>
                <w:rFonts w:hint="eastAsia" w:ascii="Times New Roman" w:hAnsi="Times New Roman"/>
                <w:sz w:val="18"/>
              </w:rPr>
              <w:t>8</w:t>
            </w:r>
          </w:p>
        </w:tc>
        <w:tc>
          <w:tcPr>
            <w:tcW w:w="1306" w:type="dxa"/>
            <w:vAlign w:val="center"/>
          </w:tcPr>
          <w:p w14:paraId="5785BD8F">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262D12A1">
            <w:pPr>
              <w:pStyle w:val="125"/>
              <w:adjustRightInd w:val="0"/>
              <w:snapToGrid w:val="0"/>
              <w:rPr>
                <w:rFonts w:ascii="Times New Roman" w:hAnsi="Times New Roman"/>
                <w:sz w:val="18"/>
              </w:rPr>
            </w:pPr>
          </w:p>
        </w:tc>
        <w:tc>
          <w:tcPr>
            <w:tcW w:w="2413" w:type="dxa"/>
            <w:vMerge w:val="continue"/>
            <w:vAlign w:val="center"/>
          </w:tcPr>
          <w:p w14:paraId="50D50F9A">
            <w:pPr>
              <w:pStyle w:val="125"/>
              <w:adjustRightInd w:val="0"/>
              <w:snapToGrid w:val="0"/>
              <w:rPr>
                <w:rFonts w:ascii="Times New Roman" w:hAnsi="Times New Roman"/>
                <w:sz w:val="18"/>
              </w:rPr>
            </w:pPr>
          </w:p>
        </w:tc>
      </w:tr>
      <w:tr w14:paraId="6CE8E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4C66B5E1">
            <w:pPr>
              <w:pStyle w:val="125"/>
              <w:adjustRightInd w:val="0"/>
              <w:snapToGrid w:val="0"/>
              <w:rPr>
                <w:rFonts w:ascii="Times New Roman" w:hAnsi="Times New Roman"/>
                <w:sz w:val="18"/>
              </w:rPr>
            </w:pPr>
          </w:p>
        </w:tc>
        <w:tc>
          <w:tcPr>
            <w:tcW w:w="1284" w:type="dxa"/>
            <w:vAlign w:val="center"/>
          </w:tcPr>
          <w:p w14:paraId="46292B78">
            <w:pPr>
              <w:pStyle w:val="125"/>
              <w:adjustRightInd w:val="0"/>
              <w:snapToGrid w:val="0"/>
              <w:rPr>
                <w:rFonts w:ascii="Times New Roman" w:hAnsi="Times New Roman"/>
                <w:sz w:val="18"/>
              </w:rPr>
            </w:pPr>
            <w:r>
              <w:rPr>
                <w:rFonts w:hint="eastAsia" w:ascii="Times New Roman" w:hAnsi="Times New Roman"/>
                <w:sz w:val="18"/>
              </w:rPr>
              <w:t>9</w:t>
            </w:r>
          </w:p>
        </w:tc>
        <w:tc>
          <w:tcPr>
            <w:tcW w:w="1306" w:type="dxa"/>
            <w:vAlign w:val="center"/>
          </w:tcPr>
          <w:p w14:paraId="54FD7B40">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6CAD1F4C">
            <w:pPr>
              <w:pStyle w:val="125"/>
              <w:adjustRightInd w:val="0"/>
              <w:snapToGrid w:val="0"/>
              <w:rPr>
                <w:rFonts w:ascii="Times New Roman" w:hAnsi="Times New Roman"/>
                <w:sz w:val="18"/>
              </w:rPr>
            </w:pPr>
          </w:p>
        </w:tc>
        <w:tc>
          <w:tcPr>
            <w:tcW w:w="2413" w:type="dxa"/>
            <w:vMerge w:val="continue"/>
            <w:vAlign w:val="center"/>
          </w:tcPr>
          <w:p w14:paraId="42E94326">
            <w:pPr>
              <w:pStyle w:val="125"/>
              <w:adjustRightInd w:val="0"/>
              <w:snapToGrid w:val="0"/>
              <w:rPr>
                <w:rFonts w:ascii="Times New Roman" w:hAnsi="Times New Roman"/>
                <w:sz w:val="18"/>
              </w:rPr>
            </w:pPr>
          </w:p>
        </w:tc>
      </w:tr>
      <w:tr w14:paraId="67A2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2015A19D">
            <w:pPr>
              <w:pStyle w:val="125"/>
              <w:adjustRightInd w:val="0"/>
              <w:snapToGrid w:val="0"/>
              <w:rPr>
                <w:rFonts w:ascii="Times New Roman" w:hAnsi="Times New Roman"/>
                <w:sz w:val="18"/>
              </w:rPr>
            </w:pPr>
          </w:p>
        </w:tc>
        <w:tc>
          <w:tcPr>
            <w:tcW w:w="1284" w:type="dxa"/>
            <w:vAlign w:val="center"/>
          </w:tcPr>
          <w:p w14:paraId="5958877F">
            <w:pPr>
              <w:pStyle w:val="125"/>
              <w:adjustRightInd w:val="0"/>
              <w:snapToGrid w:val="0"/>
              <w:rPr>
                <w:rFonts w:ascii="Times New Roman" w:hAnsi="Times New Roman"/>
                <w:sz w:val="18"/>
              </w:rPr>
            </w:pPr>
            <w:r>
              <w:rPr>
                <w:rFonts w:hint="eastAsia" w:ascii="Times New Roman" w:hAnsi="Times New Roman"/>
                <w:sz w:val="18"/>
              </w:rPr>
              <w:t>10</w:t>
            </w:r>
          </w:p>
        </w:tc>
        <w:tc>
          <w:tcPr>
            <w:tcW w:w="1306" w:type="dxa"/>
            <w:vAlign w:val="center"/>
          </w:tcPr>
          <w:p w14:paraId="1E0152FC">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2B0BA4E3">
            <w:pPr>
              <w:pStyle w:val="125"/>
              <w:adjustRightInd w:val="0"/>
              <w:snapToGrid w:val="0"/>
              <w:rPr>
                <w:rFonts w:ascii="Times New Roman" w:hAnsi="Times New Roman"/>
                <w:sz w:val="18"/>
              </w:rPr>
            </w:pPr>
          </w:p>
        </w:tc>
        <w:tc>
          <w:tcPr>
            <w:tcW w:w="2413" w:type="dxa"/>
            <w:vMerge w:val="continue"/>
            <w:vAlign w:val="center"/>
          </w:tcPr>
          <w:p w14:paraId="4B85AFC1">
            <w:pPr>
              <w:pStyle w:val="125"/>
              <w:adjustRightInd w:val="0"/>
              <w:snapToGrid w:val="0"/>
              <w:rPr>
                <w:rFonts w:ascii="Times New Roman" w:hAnsi="Times New Roman"/>
                <w:sz w:val="18"/>
              </w:rPr>
            </w:pPr>
          </w:p>
        </w:tc>
      </w:tr>
      <w:tr w14:paraId="1331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1D0062D4">
            <w:pPr>
              <w:pStyle w:val="125"/>
              <w:adjustRightInd w:val="0"/>
              <w:snapToGrid w:val="0"/>
              <w:rPr>
                <w:rFonts w:ascii="Times New Roman" w:hAnsi="Times New Roman"/>
                <w:sz w:val="18"/>
              </w:rPr>
            </w:pPr>
          </w:p>
        </w:tc>
        <w:tc>
          <w:tcPr>
            <w:tcW w:w="1284" w:type="dxa"/>
            <w:vAlign w:val="center"/>
          </w:tcPr>
          <w:p w14:paraId="4FDBAB7E">
            <w:pPr>
              <w:pStyle w:val="125"/>
              <w:adjustRightInd w:val="0"/>
              <w:snapToGrid w:val="0"/>
              <w:rPr>
                <w:rFonts w:ascii="Times New Roman" w:hAnsi="Times New Roman"/>
                <w:sz w:val="18"/>
              </w:rPr>
            </w:pPr>
            <w:r>
              <w:rPr>
                <w:rFonts w:hint="eastAsia" w:ascii="Times New Roman" w:hAnsi="Times New Roman"/>
                <w:sz w:val="18"/>
              </w:rPr>
              <w:t>11</w:t>
            </w:r>
          </w:p>
        </w:tc>
        <w:tc>
          <w:tcPr>
            <w:tcW w:w="1306" w:type="dxa"/>
            <w:vAlign w:val="center"/>
          </w:tcPr>
          <w:p w14:paraId="0FC53F47">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74C43A35">
            <w:pPr>
              <w:pStyle w:val="125"/>
              <w:adjustRightInd w:val="0"/>
              <w:snapToGrid w:val="0"/>
              <w:rPr>
                <w:rFonts w:ascii="Times New Roman" w:hAnsi="Times New Roman"/>
                <w:sz w:val="18"/>
              </w:rPr>
            </w:pPr>
          </w:p>
        </w:tc>
        <w:tc>
          <w:tcPr>
            <w:tcW w:w="2413" w:type="dxa"/>
            <w:vMerge w:val="continue"/>
            <w:vAlign w:val="center"/>
          </w:tcPr>
          <w:p w14:paraId="7523887C">
            <w:pPr>
              <w:pStyle w:val="125"/>
              <w:adjustRightInd w:val="0"/>
              <w:snapToGrid w:val="0"/>
              <w:rPr>
                <w:rFonts w:ascii="Times New Roman" w:hAnsi="Times New Roman"/>
                <w:sz w:val="18"/>
              </w:rPr>
            </w:pPr>
          </w:p>
        </w:tc>
      </w:tr>
      <w:tr w14:paraId="7352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Align w:val="center"/>
          </w:tcPr>
          <w:p w14:paraId="5C098A34">
            <w:pPr>
              <w:pStyle w:val="125"/>
              <w:adjustRightInd w:val="0"/>
              <w:snapToGrid w:val="0"/>
              <w:rPr>
                <w:rFonts w:ascii="Times New Roman" w:hAnsi="Times New Roman"/>
                <w:sz w:val="18"/>
              </w:rPr>
            </w:pPr>
            <w:r>
              <w:rPr>
                <w:rFonts w:hint="eastAsia" w:ascii="Times New Roman" w:hAnsi="Times New Roman"/>
                <w:sz w:val="18"/>
              </w:rPr>
              <w:t>链路上RF跳数</w:t>
            </w:r>
          </w:p>
        </w:tc>
        <w:tc>
          <w:tcPr>
            <w:tcW w:w="1284" w:type="dxa"/>
            <w:vMerge w:val="restart"/>
            <w:vAlign w:val="center"/>
          </w:tcPr>
          <w:p w14:paraId="3CE282B7">
            <w:pPr>
              <w:pStyle w:val="125"/>
              <w:adjustRightInd w:val="0"/>
              <w:snapToGrid w:val="0"/>
              <w:rPr>
                <w:rFonts w:ascii="Times New Roman" w:hAnsi="Times New Roman"/>
                <w:sz w:val="18"/>
              </w:rPr>
            </w:pPr>
            <w:r>
              <w:rPr>
                <w:rFonts w:hint="eastAsia" w:ascii="Times New Roman" w:hAnsi="Times New Roman"/>
                <w:sz w:val="18"/>
              </w:rPr>
              <w:t>12</w:t>
            </w:r>
          </w:p>
        </w:tc>
        <w:tc>
          <w:tcPr>
            <w:tcW w:w="1306" w:type="dxa"/>
            <w:vAlign w:val="center"/>
          </w:tcPr>
          <w:p w14:paraId="0BA0599F">
            <w:pPr>
              <w:pStyle w:val="125"/>
              <w:adjustRightInd w:val="0"/>
              <w:snapToGrid w:val="0"/>
              <w:rPr>
                <w:rFonts w:ascii="Times New Roman" w:hAnsi="Times New Roman"/>
                <w:sz w:val="18"/>
              </w:rPr>
            </w:pPr>
            <w:r>
              <w:rPr>
                <w:rFonts w:hint="eastAsia" w:ascii="Times New Roman" w:hAnsi="Times New Roman"/>
                <w:sz w:val="18"/>
              </w:rPr>
              <w:t>0-3</w:t>
            </w:r>
          </w:p>
        </w:tc>
        <w:tc>
          <w:tcPr>
            <w:tcW w:w="1547" w:type="dxa"/>
            <w:vAlign w:val="center"/>
          </w:tcPr>
          <w:p w14:paraId="25C5ADE5">
            <w:pPr>
              <w:pStyle w:val="125"/>
              <w:adjustRightInd w:val="0"/>
              <w:snapToGrid w:val="0"/>
              <w:rPr>
                <w:rFonts w:ascii="Times New Roman" w:hAnsi="Times New Roman"/>
                <w:sz w:val="18"/>
              </w:rPr>
            </w:pPr>
            <w:r>
              <w:rPr>
                <w:rFonts w:hint="eastAsia" w:ascii="Times New Roman" w:hAnsi="Times New Roman"/>
                <w:sz w:val="18"/>
              </w:rPr>
              <w:t>4</w:t>
            </w:r>
          </w:p>
        </w:tc>
        <w:tc>
          <w:tcPr>
            <w:tcW w:w="2413" w:type="dxa"/>
            <w:vAlign w:val="center"/>
          </w:tcPr>
          <w:p w14:paraId="44733301">
            <w:pPr>
              <w:pStyle w:val="125"/>
              <w:adjustRightInd w:val="0"/>
              <w:snapToGrid w:val="0"/>
              <w:rPr>
                <w:rFonts w:ascii="Times New Roman" w:hAnsi="Times New Roman"/>
                <w:sz w:val="18"/>
              </w:rPr>
            </w:pPr>
            <w:r>
              <w:rPr>
                <w:rFonts w:hint="eastAsia" w:ascii="Times New Roman" w:hAnsi="Times New Roman"/>
                <w:sz w:val="18"/>
              </w:rPr>
              <w:t>发送信标站点到CCO间的RF链路数</w:t>
            </w:r>
          </w:p>
        </w:tc>
      </w:tr>
      <w:tr w14:paraId="40693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Align w:val="center"/>
          </w:tcPr>
          <w:p w14:paraId="453C4B52">
            <w:pPr>
              <w:pStyle w:val="125"/>
              <w:adjustRightInd w:val="0"/>
              <w:snapToGrid w:val="0"/>
              <w:rPr>
                <w:rFonts w:ascii="Times New Roman" w:hAnsi="Times New Roman"/>
                <w:sz w:val="18"/>
              </w:rPr>
            </w:pPr>
            <w:r>
              <w:rPr>
                <w:rFonts w:hint="eastAsia" w:ascii="Times New Roman" w:hAnsi="Times New Roman"/>
                <w:sz w:val="18"/>
              </w:rPr>
              <w:t>载波频段</w:t>
            </w:r>
          </w:p>
        </w:tc>
        <w:tc>
          <w:tcPr>
            <w:tcW w:w="1284" w:type="dxa"/>
            <w:vMerge w:val="continue"/>
            <w:vAlign w:val="center"/>
          </w:tcPr>
          <w:p w14:paraId="6473A10B">
            <w:pPr>
              <w:pStyle w:val="125"/>
              <w:adjustRightInd w:val="0"/>
              <w:snapToGrid w:val="0"/>
              <w:rPr>
                <w:rFonts w:ascii="Times New Roman" w:hAnsi="Times New Roman"/>
                <w:sz w:val="18"/>
              </w:rPr>
            </w:pPr>
          </w:p>
        </w:tc>
        <w:tc>
          <w:tcPr>
            <w:tcW w:w="1306" w:type="dxa"/>
            <w:vAlign w:val="center"/>
          </w:tcPr>
          <w:p w14:paraId="70186D8A">
            <w:pPr>
              <w:pStyle w:val="125"/>
              <w:adjustRightInd w:val="0"/>
              <w:snapToGrid w:val="0"/>
              <w:rPr>
                <w:rFonts w:ascii="Times New Roman" w:hAnsi="Times New Roman"/>
                <w:sz w:val="18"/>
              </w:rPr>
            </w:pPr>
            <w:r>
              <w:rPr>
                <w:rFonts w:hint="eastAsia" w:ascii="Times New Roman" w:hAnsi="Times New Roman"/>
                <w:sz w:val="18"/>
              </w:rPr>
              <w:t>4-5</w:t>
            </w:r>
          </w:p>
        </w:tc>
        <w:tc>
          <w:tcPr>
            <w:tcW w:w="1547" w:type="dxa"/>
            <w:vAlign w:val="center"/>
          </w:tcPr>
          <w:p w14:paraId="7DA5165A">
            <w:pPr>
              <w:pStyle w:val="125"/>
              <w:adjustRightInd w:val="0"/>
              <w:snapToGrid w:val="0"/>
              <w:rPr>
                <w:rFonts w:ascii="Times New Roman" w:hAnsi="Times New Roman"/>
                <w:sz w:val="18"/>
              </w:rPr>
            </w:pPr>
            <w:r>
              <w:rPr>
                <w:rFonts w:hint="eastAsia" w:ascii="Times New Roman" w:hAnsi="Times New Roman"/>
                <w:sz w:val="18"/>
              </w:rPr>
              <w:t>2</w:t>
            </w:r>
          </w:p>
        </w:tc>
        <w:tc>
          <w:tcPr>
            <w:tcW w:w="2413" w:type="dxa"/>
            <w:vAlign w:val="center"/>
          </w:tcPr>
          <w:p w14:paraId="77AA3640">
            <w:pPr>
              <w:pStyle w:val="125"/>
              <w:adjustRightInd w:val="0"/>
              <w:snapToGrid w:val="0"/>
              <w:rPr>
                <w:rFonts w:ascii="Times New Roman" w:hAnsi="Times New Roman"/>
                <w:sz w:val="18"/>
              </w:rPr>
            </w:pPr>
            <w:r>
              <w:rPr>
                <w:rFonts w:ascii="Times New Roman" w:hAnsi="Times New Roman"/>
                <w:sz w:val="18"/>
              </w:rPr>
              <w:t>0x00：频段0</w:t>
            </w:r>
          </w:p>
          <w:p w14:paraId="057AC955">
            <w:pPr>
              <w:pStyle w:val="125"/>
              <w:adjustRightInd w:val="0"/>
              <w:snapToGrid w:val="0"/>
              <w:rPr>
                <w:rFonts w:ascii="Times New Roman" w:hAnsi="Times New Roman"/>
                <w:sz w:val="18"/>
              </w:rPr>
            </w:pPr>
            <w:r>
              <w:rPr>
                <w:rFonts w:ascii="Times New Roman" w:hAnsi="Times New Roman"/>
                <w:sz w:val="18"/>
              </w:rPr>
              <w:t>0x01：频段1</w:t>
            </w:r>
          </w:p>
          <w:p w14:paraId="5E0A9F83">
            <w:pPr>
              <w:pStyle w:val="125"/>
              <w:adjustRightInd w:val="0"/>
              <w:snapToGrid w:val="0"/>
              <w:rPr>
                <w:rFonts w:ascii="Times New Roman" w:hAnsi="Times New Roman"/>
                <w:sz w:val="18"/>
              </w:rPr>
            </w:pPr>
            <w:r>
              <w:rPr>
                <w:rFonts w:ascii="Times New Roman" w:hAnsi="Times New Roman"/>
                <w:sz w:val="18"/>
              </w:rPr>
              <w:t>0x02：频段2</w:t>
            </w:r>
          </w:p>
          <w:p w14:paraId="178D6849">
            <w:pPr>
              <w:pStyle w:val="125"/>
              <w:rPr>
                <w:rFonts w:ascii="Times New Roman" w:hAnsi="Times New Roman"/>
                <w:sz w:val="18"/>
              </w:rPr>
            </w:pPr>
            <w:r>
              <w:rPr>
                <w:rFonts w:hint="eastAsia" w:ascii="Times New Roman" w:hAnsi="Times New Roman"/>
                <w:sz w:val="18"/>
              </w:rPr>
              <w:t>0x03：频段3</w:t>
            </w:r>
          </w:p>
          <w:p w14:paraId="44634160">
            <w:pPr>
              <w:pStyle w:val="125"/>
              <w:rPr>
                <w:rFonts w:ascii="Times New Roman" w:hAnsi="Times New Roman"/>
                <w:sz w:val="18"/>
              </w:rPr>
            </w:pPr>
            <w:r>
              <w:rPr>
                <w:rFonts w:hint="eastAsia" w:ascii="Times New Roman" w:hAnsi="Times New Roman"/>
                <w:sz w:val="18"/>
              </w:rPr>
              <w:t xml:space="preserve">  0x04：频段4。</w:t>
            </w:r>
          </w:p>
          <w:p w14:paraId="2DF8DAAF">
            <w:pPr>
              <w:pStyle w:val="125"/>
              <w:adjustRightInd w:val="0"/>
              <w:snapToGrid w:val="0"/>
              <w:rPr>
                <w:rFonts w:ascii="Times New Roman" w:hAnsi="Times New Roman"/>
                <w:sz w:val="18"/>
              </w:rPr>
            </w:pPr>
            <w:r>
              <w:rPr>
                <w:rFonts w:ascii="Times New Roman" w:hAnsi="Times New Roman"/>
                <w:sz w:val="18"/>
              </w:rPr>
              <w:t>其他：保留</w:t>
            </w:r>
          </w:p>
          <w:p w14:paraId="7F442892">
            <w:pPr>
              <w:pStyle w:val="125"/>
              <w:adjustRightInd w:val="0"/>
              <w:snapToGrid w:val="0"/>
              <w:rPr>
                <w:rFonts w:ascii="Times New Roman" w:hAnsi="Times New Roman"/>
                <w:sz w:val="18"/>
              </w:rPr>
            </w:pPr>
            <w:r>
              <w:rPr>
                <w:rFonts w:ascii="Times New Roman" w:hAnsi="Times New Roman"/>
                <w:sz w:val="18"/>
              </w:rPr>
              <w:t>具体</w:t>
            </w:r>
            <w:r>
              <w:rPr>
                <w:rFonts w:hint="eastAsia" w:ascii="Times New Roman" w:hAnsi="Times New Roman"/>
                <w:sz w:val="18"/>
              </w:rPr>
              <w:t>值参考《通感一体化低压电力线宽带载波通信规约 第3部分：物理层通信协议》5.1.9.5通信频段 表 17 通信频段</w:t>
            </w:r>
          </w:p>
        </w:tc>
      </w:tr>
      <w:tr w14:paraId="6924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Align w:val="center"/>
          </w:tcPr>
          <w:p w14:paraId="618B7B43">
            <w:pPr>
              <w:pStyle w:val="125"/>
              <w:adjustRightInd w:val="0"/>
              <w:snapToGrid w:val="0"/>
              <w:rPr>
                <w:rFonts w:ascii="Times New Roman" w:hAnsi="Times New Roman"/>
                <w:sz w:val="18"/>
              </w:rPr>
            </w:pPr>
            <w:r>
              <w:rPr>
                <w:rFonts w:hint="eastAsia" w:ascii="Times New Roman" w:hAnsi="Times New Roman"/>
                <w:sz w:val="18"/>
              </w:rPr>
              <w:t>保留</w:t>
            </w:r>
          </w:p>
        </w:tc>
        <w:tc>
          <w:tcPr>
            <w:tcW w:w="1284" w:type="dxa"/>
            <w:vMerge w:val="continue"/>
            <w:vAlign w:val="center"/>
          </w:tcPr>
          <w:p w14:paraId="70425FFD">
            <w:pPr>
              <w:pStyle w:val="125"/>
              <w:adjustRightInd w:val="0"/>
              <w:snapToGrid w:val="0"/>
              <w:rPr>
                <w:rFonts w:ascii="Times New Roman" w:hAnsi="Times New Roman"/>
                <w:sz w:val="18"/>
              </w:rPr>
            </w:pPr>
          </w:p>
        </w:tc>
        <w:tc>
          <w:tcPr>
            <w:tcW w:w="1306" w:type="dxa"/>
            <w:vAlign w:val="center"/>
          </w:tcPr>
          <w:p w14:paraId="530D0234">
            <w:pPr>
              <w:pStyle w:val="125"/>
              <w:adjustRightInd w:val="0"/>
              <w:snapToGrid w:val="0"/>
              <w:rPr>
                <w:rFonts w:ascii="Times New Roman" w:hAnsi="Times New Roman"/>
                <w:sz w:val="18"/>
              </w:rPr>
            </w:pPr>
            <w:r>
              <w:rPr>
                <w:rFonts w:hint="eastAsia" w:ascii="Times New Roman" w:hAnsi="Times New Roman"/>
                <w:sz w:val="18"/>
              </w:rPr>
              <w:t>6-7</w:t>
            </w:r>
          </w:p>
        </w:tc>
        <w:tc>
          <w:tcPr>
            <w:tcW w:w="1547" w:type="dxa"/>
            <w:vAlign w:val="center"/>
          </w:tcPr>
          <w:p w14:paraId="3C0F0515">
            <w:pPr>
              <w:pStyle w:val="125"/>
              <w:adjustRightInd w:val="0"/>
              <w:snapToGrid w:val="0"/>
              <w:rPr>
                <w:rFonts w:ascii="Times New Roman" w:hAnsi="Times New Roman"/>
                <w:sz w:val="18"/>
              </w:rPr>
            </w:pPr>
            <w:r>
              <w:rPr>
                <w:rFonts w:hint="eastAsia" w:ascii="Times New Roman" w:hAnsi="Times New Roman"/>
                <w:sz w:val="18"/>
              </w:rPr>
              <w:t>2</w:t>
            </w:r>
          </w:p>
        </w:tc>
        <w:tc>
          <w:tcPr>
            <w:tcW w:w="2413" w:type="dxa"/>
            <w:vAlign w:val="center"/>
          </w:tcPr>
          <w:p w14:paraId="09C62CB7">
            <w:pPr>
              <w:pStyle w:val="125"/>
              <w:adjustRightInd w:val="0"/>
              <w:snapToGrid w:val="0"/>
              <w:rPr>
                <w:rFonts w:ascii="Times New Roman" w:hAnsi="Times New Roman"/>
                <w:sz w:val="18"/>
              </w:rPr>
            </w:pPr>
            <w:r>
              <w:rPr>
                <w:rFonts w:hint="eastAsia" w:ascii="Times New Roman" w:hAnsi="Times New Roman"/>
                <w:sz w:val="18"/>
              </w:rPr>
              <w:t>-</w:t>
            </w:r>
          </w:p>
        </w:tc>
      </w:tr>
      <w:tr w14:paraId="333B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restart"/>
            <w:vAlign w:val="center"/>
          </w:tcPr>
          <w:p w14:paraId="26AFB4B5">
            <w:pPr>
              <w:pStyle w:val="125"/>
              <w:adjustRightInd w:val="0"/>
              <w:snapToGrid w:val="0"/>
              <w:rPr>
                <w:rFonts w:ascii="Times New Roman" w:hAnsi="Times New Roman"/>
                <w:sz w:val="18"/>
              </w:rPr>
            </w:pPr>
            <w:r>
              <w:rPr>
                <w:rFonts w:hint="eastAsia" w:ascii="Times New Roman" w:hAnsi="Times New Roman"/>
                <w:sz w:val="18"/>
              </w:rPr>
              <w:t>CSMA时隙开始时间</w:t>
            </w:r>
          </w:p>
        </w:tc>
        <w:tc>
          <w:tcPr>
            <w:tcW w:w="1284" w:type="dxa"/>
            <w:vAlign w:val="center"/>
          </w:tcPr>
          <w:p w14:paraId="54281F20">
            <w:pPr>
              <w:pStyle w:val="125"/>
              <w:adjustRightInd w:val="0"/>
              <w:snapToGrid w:val="0"/>
              <w:rPr>
                <w:rFonts w:ascii="Times New Roman" w:hAnsi="Times New Roman"/>
                <w:sz w:val="18"/>
              </w:rPr>
            </w:pPr>
            <w:r>
              <w:rPr>
                <w:rFonts w:hint="eastAsia" w:ascii="Times New Roman" w:hAnsi="Times New Roman"/>
                <w:sz w:val="18"/>
              </w:rPr>
              <w:t>13</w:t>
            </w:r>
          </w:p>
        </w:tc>
        <w:tc>
          <w:tcPr>
            <w:tcW w:w="1306" w:type="dxa"/>
            <w:vAlign w:val="center"/>
          </w:tcPr>
          <w:p w14:paraId="7F692536">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restart"/>
            <w:vAlign w:val="center"/>
          </w:tcPr>
          <w:p w14:paraId="744697AC">
            <w:pPr>
              <w:pStyle w:val="125"/>
              <w:adjustRightInd w:val="0"/>
              <w:snapToGrid w:val="0"/>
              <w:rPr>
                <w:rFonts w:ascii="Times New Roman" w:hAnsi="Times New Roman"/>
                <w:sz w:val="18"/>
              </w:rPr>
            </w:pPr>
            <w:r>
              <w:rPr>
                <w:rFonts w:hint="eastAsia" w:ascii="Times New Roman" w:hAnsi="Times New Roman"/>
                <w:sz w:val="18"/>
              </w:rPr>
              <w:t>32</w:t>
            </w:r>
          </w:p>
        </w:tc>
        <w:tc>
          <w:tcPr>
            <w:tcW w:w="2413" w:type="dxa"/>
            <w:vMerge w:val="restart"/>
            <w:vAlign w:val="center"/>
          </w:tcPr>
          <w:p w14:paraId="1CD92AA3">
            <w:pPr>
              <w:pStyle w:val="125"/>
              <w:adjustRightInd w:val="0"/>
              <w:snapToGrid w:val="0"/>
              <w:rPr>
                <w:rFonts w:ascii="Times New Roman" w:hAnsi="Times New Roman"/>
                <w:sz w:val="18"/>
              </w:rPr>
            </w:pPr>
            <w:r>
              <w:rPr>
                <w:rFonts w:hint="eastAsia" w:ascii="Times New Roman" w:hAnsi="Times New Roman"/>
                <w:sz w:val="18"/>
              </w:rPr>
              <w:t>csma时隙开始时间，单位NTB</w:t>
            </w:r>
          </w:p>
        </w:tc>
      </w:tr>
      <w:tr w14:paraId="6B93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44234C2A">
            <w:pPr>
              <w:pStyle w:val="125"/>
              <w:adjustRightInd w:val="0"/>
              <w:snapToGrid w:val="0"/>
              <w:rPr>
                <w:rFonts w:ascii="Times New Roman" w:hAnsi="Times New Roman"/>
                <w:sz w:val="18"/>
              </w:rPr>
            </w:pPr>
          </w:p>
        </w:tc>
        <w:tc>
          <w:tcPr>
            <w:tcW w:w="1284" w:type="dxa"/>
            <w:vAlign w:val="center"/>
          </w:tcPr>
          <w:p w14:paraId="3DEA863B">
            <w:pPr>
              <w:pStyle w:val="125"/>
              <w:adjustRightInd w:val="0"/>
              <w:snapToGrid w:val="0"/>
              <w:rPr>
                <w:rFonts w:ascii="Times New Roman" w:hAnsi="Times New Roman"/>
                <w:sz w:val="18"/>
              </w:rPr>
            </w:pPr>
            <w:r>
              <w:rPr>
                <w:rFonts w:hint="eastAsia" w:ascii="Times New Roman" w:hAnsi="Times New Roman"/>
                <w:sz w:val="18"/>
              </w:rPr>
              <w:t>14</w:t>
            </w:r>
          </w:p>
        </w:tc>
        <w:tc>
          <w:tcPr>
            <w:tcW w:w="1306" w:type="dxa"/>
            <w:vAlign w:val="center"/>
          </w:tcPr>
          <w:p w14:paraId="63872088">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0D494911">
            <w:pPr>
              <w:pStyle w:val="125"/>
              <w:adjustRightInd w:val="0"/>
              <w:snapToGrid w:val="0"/>
              <w:rPr>
                <w:rFonts w:ascii="Times New Roman" w:hAnsi="Times New Roman"/>
                <w:sz w:val="18"/>
              </w:rPr>
            </w:pPr>
          </w:p>
        </w:tc>
        <w:tc>
          <w:tcPr>
            <w:tcW w:w="2413" w:type="dxa"/>
            <w:vMerge w:val="continue"/>
            <w:vAlign w:val="center"/>
          </w:tcPr>
          <w:p w14:paraId="14A80CCD">
            <w:pPr>
              <w:pStyle w:val="125"/>
              <w:adjustRightInd w:val="0"/>
              <w:snapToGrid w:val="0"/>
              <w:rPr>
                <w:rFonts w:ascii="Times New Roman" w:hAnsi="Times New Roman"/>
                <w:sz w:val="18"/>
              </w:rPr>
            </w:pPr>
          </w:p>
        </w:tc>
      </w:tr>
      <w:tr w14:paraId="585C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0AB4A45D">
            <w:pPr>
              <w:pStyle w:val="125"/>
              <w:adjustRightInd w:val="0"/>
              <w:snapToGrid w:val="0"/>
              <w:rPr>
                <w:rFonts w:ascii="Times New Roman" w:hAnsi="Times New Roman"/>
                <w:sz w:val="18"/>
              </w:rPr>
            </w:pPr>
          </w:p>
        </w:tc>
        <w:tc>
          <w:tcPr>
            <w:tcW w:w="1284" w:type="dxa"/>
            <w:vAlign w:val="center"/>
          </w:tcPr>
          <w:p w14:paraId="437F8FB0">
            <w:pPr>
              <w:pStyle w:val="125"/>
              <w:adjustRightInd w:val="0"/>
              <w:snapToGrid w:val="0"/>
              <w:rPr>
                <w:rFonts w:ascii="Times New Roman" w:hAnsi="Times New Roman"/>
                <w:sz w:val="18"/>
              </w:rPr>
            </w:pPr>
            <w:r>
              <w:rPr>
                <w:rFonts w:hint="eastAsia" w:ascii="Times New Roman" w:hAnsi="Times New Roman"/>
                <w:sz w:val="18"/>
              </w:rPr>
              <w:t>15</w:t>
            </w:r>
          </w:p>
        </w:tc>
        <w:tc>
          <w:tcPr>
            <w:tcW w:w="1306" w:type="dxa"/>
            <w:vAlign w:val="center"/>
          </w:tcPr>
          <w:p w14:paraId="5084CDA0">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59249603">
            <w:pPr>
              <w:pStyle w:val="125"/>
              <w:adjustRightInd w:val="0"/>
              <w:snapToGrid w:val="0"/>
              <w:rPr>
                <w:rFonts w:ascii="Times New Roman" w:hAnsi="Times New Roman"/>
                <w:sz w:val="18"/>
              </w:rPr>
            </w:pPr>
          </w:p>
        </w:tc>
        <w:tc>
          <w:tcPr>
            <w:tcW w:w="2413" w:type="dxa"/>
            <w:vMerge w:val="continue"/>
            <w:vAlign w:val="center"/>
          </w:tcPr>
          <w:p w14:paraId="703DD763">
            <w:pPr>
              <w:pStyle w:val="125"/>
              <w:adjustRightInd w:val="0"/>
              <w:snapToGrid w:val="0"/>
              <w:rPr>
                <w:rFonts w:ascii="Times New Roman" w:hAnsi="Times New Roman"/>
                <w:sz w:val="18"/>
              </w:rPr>
            </w:pPr>
          </w:p>
        </w:tc>
      </w:tr>
      <w:tr w14:paraId="63E4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61CC2700">
            <w:pPr>
              <w:pStyle w:val="125"/>
              <w:adjustRightInd w:val="0"/>
              <w:snapToGrid w:val="0"/>
              <w:rPr>
                <w:rFonts w:ascii="Times New Roman" w:hAnsi="Times New Roman"/>
                <w:sz w:val="18"/>
              </w:rPr>
            </w:pPr>
          </w:p>
        </w:tc>
        <w:tc>
          <w:tcPr>
            <w:tcW w:w="1284" w:type="dxa"/>
            <w:vAlign w:val="center"/>
          </w:tcPr>
          <w:p w14:paraId="5EC9A482">
            <w:pPr>
              <w:pStyle w:val="125"/>
              <w:adjustRightInd w:val="0"/>
              <w:snapToGrid w:val="0"/>
              <w:rPr>
                <w:rFonts w:ascii="Times New Roman" w:hAnsi="Times New Roman"/>
                <w:sz w:val="18"/>
              </w:rPr>
            </w:pPr>
            <w:r>
              <w:rPr>
                <w:rFonts w:hint="eastAsia" w:ascii="Times New Roman" w:hAnsi="Times New Roman"/>
                <w:sz w:val="18"/>
              </w:rPr>
              <w:t>16</w:t>
            </w:r>
          </w:p>
        </w:tc>
        <w:tc>
          <w:tcPr>
            <w:tcW w:w="1306" w:type="dxa"/>
            <w:vAlign w:val="center"/>
          </w:tcPr>
          <w:p w14:paraId="7D441337">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continue"/>
            <w:vAlign w:val="center"/>
          </w:tcPr>
          <w:p w14:paraId="7AAB3353">
            <w:pPr>
              <w:pStyle w:val="125"/>
              <w:adjustRightInd w:val="0"/>
              <w:snapToGrid w:val="0"/>
              <w:rPr>
                <w:rFonts w:ascii="Times New Roman" w:hAnsi="Times New Roman"/>
                <w:sz w:val="18"/>
              </w:rPr>
            </w:pPr>
          </w:p>
        </w:tc>
        <w:tc>
          <w:tcPr>
            <w:tcW w:w="2413" w:type="dxa"/>
            <w:vMerge w:val="continue"/>
            <w:vAlign w:val="center"/>
          </w:tcPr>
          <w:p w14:paraId="0E8A11B3">
            <w:pPr>
              <w:pStyle w:val="125"/>
              <w:adjustRightInd w:val="0"/>
              <w:snapToGrid w:val="0"/>
              <w:rPr>
                <w:rFonts w:ascii="Times New Roman" w:hAnsi="Times New Roman"/>
                <w:sz w:val="18"/>
              </w:rPr>
            </w:pPr>
          </w:p>
        </w:tc>
      </w:tr>
      <w:tr w14:paraId="3BF1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restart"/>
            <w:vAlign w:val="center"/>
          </w:tcPr>
          <w:p w14:paraId="12546E3B">
            <w:pPr>
              <w:pStyle w:val="125"/>
              <w:adjustRightInd w:val="0"/>
              <w:snapToGrid w:val="0"/>
              <w:rPr>
                <w:rFonts w:ascii="Times New Roman" w:hAnsi="Times New Roman"/>
                <w:sz w:val="18"/>
              </w:rPr>
            </w:pPr>
            <w:r>
              <w:rPr>
                <w:rFonts w:hint="eastAsia" w:ascii="Times New Roman" w:hAnsi="Times New Roman"/>
                <w:sz w:val="18"/>
              </w:rPr>
              <w:t>CSMA时隙长度</w:t>
            </w:r>
          </w:p>
        </w:tc>
        <w:tc>
          <w:tcPr>
            <w:tcW w:w="1284" w:type="dxa"/>
            <w:vAlign w:val="center"/>
          </w:tcPr>
          <w:p w14:paraId="2E34E716">
            <w:pPr>
              <w:pStyle w:val="125"/>
              <w:adjustRightInd w:val="0"/>
              <w:snapToGrid w:val="0"/>
              <w:rPr>
                <w:rFonts w:ascii="Times New Roman" w:hAnsi="Times New Roman"/>
                <w:sz w:val="18"/>
              </w:rPr>
            </w:pPr>
            <w:r>
              <w:rPr>
                <w:rFonts w:hint="eastAsia" w:ascii="Times New Roman" w:hAnsi="Times New Roman"/>
                <w:sz w:val="18"/>
              </w:rPr>
              <w:t>17</w:t>
            </w:r>
          </w:p>
        </w:tc>
        <w:tc>
          <w:tcPr>
            <w:tcW w:w="1306" w:type="dxa"/>
            <w:vAlign w:val="center"/>
          </w:tcPr>
          <w:p w14:paraId="7512B648">
            <w:pPr>
              <w:pStyle w:val="125"/>
              <w:adjustRightInd w:val="0"/>
              <w:snapToGrid w:val="0"/>
              <w:rPr>
                <w:rFonts w:ascii="Times New Roman" w:hAnsi="Times New Roman"/>
                <w:sz w:val="18"/>
              </w:rPr>
            </w:pPr>
            <w:r>
              <w:rPr>
                <w:rFonts w:hint="eastAsia" w:ascii="Times New Roman" w:hAnsi="Times New Roman"/>
                <w:sz w:val="18"/>
              </w:rPr>
              <w:t>0-7</w:t>
            </w:r>
          </w:p>
        </w:tc>
        <w:tc>
          <w:tcPr>
            <w:tcW w:w="1547" w:type="dxa"/>
            <w:vMerge w:val="restart"/>
            <w:vAlign w:val="center"/>
          </w:tcPr>
          <w:p w14:paraId="11502174">
            <w:pPr>
              <w:pStyle w:val="10"/>
            </w:pPr>
            <w:r>
              <w:rPr>
                <w:rFonts w:hint="eastAsia"/>
              </w:rPr>
              <w:t>16</w:t>
            </w:r>
          </w:p>
        </w:tc>
        <w:tc>
          <w:tcPr>
            <w:tcW w:w="2413" w:type="dxa"/>
            <w:vMerge w:val="restart"/>
            <w:vAlign w:val="center"/>
          </w:tcPr>
          <w:p w14:paraId="6A78006F">
            <w:pPr>
              <w:pStyle w:val="125"/>
              <w:adjustRightInd w:val="0"/>
              <w:snapToGrid w:val="0"/>
              <w:rPr>
                <w:rFonts w:ascii="Times New Roman" w:hAnsi="Times New Roman"/>
                <w:sz w:val="18"/>
              </w:rPr>
            </w:pPr>
            <w:r>
              <w:rPr>
                <w:rFonts w:hint="eastAsia" w:ascii="Times New Roman" w:hAnsi="Times New Roman"/>
                <w:sz w:val="18"/>
              </w:rPr>
              <w:t>csma时隙持续时间，单位1ms</w:t>
            </w:r>
          </w:p>
        </w:tc>
      </w:tr>
      <w:tr w14:paraId="39CD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557" w:type="dxa"/>
            <w:vMerge w:val="continue"/>
            <w:vAlign w:val="center"/>
          </w:tcPr>
          <w:p w14:paraId="7FDBD744">
            <w:pPr>
              <w:pStyle w:val="125"/>
              <w:rPr>
                <w:rFonts w:cs="宋体"/>
                <w:sz w:val="18"/>
                <w:szCs w:val="18"/>
              </w:rPr>
            </w:pPr>
          </w:p>
        </w:tc>
        <w:tc>
          <w:tcPr>
            <w:tcW w:w="1284" w:type="dxa"/>
            <w:vAlign w:val="center"/>
          </w:tcPr>
          <w:p w14:paraId="1851B6F5">
            <w:pPr>
              <w:pStyle w:val="125"/>
              <w:rPr>
                <w:rFonts w:cs="宋体"/>
                <w:sz w:val="18"/>
                <w:szCs w:val="18"/>
              </w:rPr>
            </w:pPr>
            <w:r>
              <w:rPr>
                <w:rFonts w:hint="eastAsia" w:cs="宋体"/>
                <w:sz w:val="18"/>
                <w:szCs w:val="18"/>
              </w:rPr>
              <w:t>18</w:t>
            </w:r>
          </w:p>
        </w:tc>
        <w:tc>
          <w:tcPr>
            <w:tcW w:w="1306" w:type="dxa"/>
            <w:vAlign w:val="center"/>
          </w:tcPr>
          <w:p w14:paraId="4E40FD36">
            <w:pPr>
              <w:pStyle w:val="125"/>
              <w:rPr>
                <w:rFonts w:cs="宋体"/>
                <w:sz w:val="18"/>
                <w:szCs w:val="18"/>
              </w:rPr>
            </w:pPr>
            <w:r>
              <w:rPr>
                <w:rFonts w:hint="eastAsia" w:cs="宋体"/>
                <w:sz w:val="18"/>
                <w:szCs w:val="18"/>
              </w:rPr>
              <w:t>0-7</w:t>
            </w:r>
          </w:p>
        </w:tc>
        <w:tc>
          <w:tcPr>
            <w:tcW w:w="1547" w:type="dxa"/>
            <w:vMerge w:val="continue"/>
            <w:vAlign w:val="center"/>
          </w:tcPr>
          <w:p w14:paraId="57C10B69">
            <w:pPr>
              <w:pStyle w:val="10"/>
            </w:pPr>
          </w:p>
        </w:tc>
        <w:tc>
          <w:tcPr>
            <w:tcW w:w="2413" w:type="dxa"/>
            <w:vMerge w:val="continue"/>
            <w:vAlign w:val="center"/>
          </w:tcPr>
          <w:p w14:paraId="061CB608">
            <w:pPr>
              <w:pStyle w:val="10"/>
            </w:pPr>
          </w:p>
        </w:tc>
      </w:tr>
    </w:tbl>
    <w:p w14:paraId="0BF09CC9">
      <w:pPr>
        <w:pStyle w:val="50"/>
      </w:pPr>
      <w:r>
        <w:rPr>
          <w:rFonts w:hint="eastAsia"/>
        </w:rPr>
        <w:t>其中载波频段定义如</w:t>
      </w:r>
      <w:r>
        <w:rPr>
          <w:rFonts w:hint="eastAsia"/>
        </w:rPr>
        <w:fldChar w:fldCharType="begin"/>
      </w:r>
      <w:r>
        <w:rPr>
          <w:rFonts w:hint="eastAsia"/>
        </w:rPr>
        <w:instrText xml:space="preserve"> REF _Ref21936 \h </w:instrText>
      </w:r>
      <w:r>
        <w:instrText xml:space="preserve"> \* MERGEFORMAT </w:instrText>
      </w:r>
      <w:r>
        <w:rPr>
          <w:rFonts w:hint="eastAsia"/>
        </w:rPr>
        <w:fldChar w:fldCharType="separate"/>
      </w:r>
      <w:r>
        <w:t>表 75</w:t>
      </w:r>
      <w:r>
        <w:rPr>
          <w:rFonts w:hint="eastAsia"/>
        </w:rPr>
        <w:fldChar w:fldCharType="end"/>
      </w:r>
      <w:r>
        <w:rPr>
          <w:rFonts w:hint="eastAsia"/>
        </w:rPr>
        <w:t>所示。</w:t>
      </w:r>
    </w:p>
    <w:p w14:paraId="36010025">
      <w:pPr>
        <w:pStyle w:val="10"/>
      </w:pPr>
      <w:bookmarkStart w:id="901" w:name="_Ref21936"/>
      <w:r>
        <w:t xml:space="preserve">表 </w:t>
      </w:r>
      <w:r>
        <w:fldChar w:fldCharType="begin"/>
      </w:r>
      <w:r>
        <w:instrText xml:space="preserve"> SEQ 表 \* ARABIC </w:instrText>
      </w:r>
      <w:r>
        <w:fldChar w:fldCharType="separate"/>
      </w:r>
      <w:r>
        <w:t>75</w:t>
      </w:r>
      <w:r>
        <w:fldChar w:fldCharType="end"/>
      </w:r>
      <w:bookmarkEnd w:id="901"/>
      <w:r>
        <w:rPr>
          <w:rFonts w:hint="eastAsia"/>
        </w:rPr>
        <w:t xml:space="preserve"> 载波频段</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74"/>
        <w:gridCol w:w="3170"/>
      </w:tblGrid>
      <w:tr w14:paraId="4834C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68CF3436">
            <w:pPr>
              <w:pStyle w:val="125"/>
              <w:adjustRightInd w:val="0"/>
              <w:snapToGrid w:val="0"/>
              <w:rPr>
                <w:rFonts w:ascii="Times New Roman" w:hAnsi="Times New Roman"/>
                <w:sz w:val="18"/>
              </w:rPr>
            </w:pPr>
            <w:r>
              <w:rPr>
                <w:rFonts w:ascii="Times New Roman" w:hAnsi="Times New Roman"/>
                <w:sz w:val="18"/>
              </w:rPr>
              <w:t>值</w:t>
            </w:r>
          </w:p>
        </w:tc>
        <w:tc>
          <w:tcPr>
            <w:tcW w:w="3170" w:type="dxa"/>
          </w:tcPr>
          <w:p w14:paraId="173D6EC3">
            <w:pPr>
              <w:pStyle w:val="125"/>
              <w:adjustRightInd w:val="0"/>
              <w:snapToGrid w:val="0"/>
              <w:rPr>
                <w:rFonts w:ascii="Times New Roman" w:hAnsi="Times New Roman"/>
                <w:sz w:val="18"/>
              </w:rPr>
            </w:pPr>
            <w:r>
              <w:rPr>
                <w:rFonts w:ascii="Times New Roman" w:hAnsi="Times New Roman"/>
                <w:sz w:val="18"/>
              </w:rPr>
              <w:t>定义</w:t>
            </w:r>
          </w:p>
        </w:tc>
      </w:tr>
      <w:tr w14:paraId="4D7E7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4CFA2ECB">
            <w:pPr>
              <w:pStyle w:val="125"/>
              <w:adjustRightInd w:val="0"/>
              <w:snapToGrid w:val="0"/>
              <w:rPr>
                <w:rFonts w:ascii="Times New Roman" w:hAnsi="Times New Roman"/>
                <w:sz w:val="18"/>
              </w:rPr>
            </w:pPr>
            <w:r>
              <w:rPr>
                <w:rFonts w:ascii="Times New Roman" w:hAnsi="Times New Roman"/>
                <w:sz w:val="18"/>
              </w:rPr>
              <w:t>0</w:t>
            </w:r>
          </w:p>
        </w:tc>
        <w:tc>
          <w:tcPr>
            <w:tcW w:w="3170" w:type="dxa"/>
          </w:tcPr>
          <w:p w14:paraId="38652440">
            <w:pPr>
              <w:pStyle w:val="125"/>
              <w:adjustRightInd w:val="0"/>
              <w:snapToGrid w:val="0"/>
              <w:rPr>
                <w:rFonts w:ascii="Times New Roman" w:hAnsi="Times New Roman"/>
                <w:sz w:val="18"/>
              </w:rPr>
            </w:pPr>
            <w:r>
              <w:rPr>
                <w:rFonts w:hint="eastAsia" w:ascii="Times New Roman" w:hAnsi="Times New Roman"/>
                <w:sz w:val="18"/>
              </w:rPr>
              <w:t>1</w:t>
            </w:r>
            <w:r>
              <w:rPr>
                <w:rFonts w:ascii="Times New Roman" w:hAnsi="Times New Roman"/>
                <w:sz w:val="18"/>
              </w:rPr>
              <w:t>.953</w:t>
            </w:r>
            <w:r>
              <w:rPr>
                <w:rFonts w:hint="eastAsia" w:ascii="Times New Roman" w:hAnsi="Times New Roman"/>
                <w:sz w:val="18"/>
              </w:rPr>
              <w:t>~</w:t>
            </w:r>
            <w:r>
              <w:rPr>
                <w:rFonts w:ascii="Times New Roman" w:hAnsi="Times New Roman"/>
                <w:sz w:val="18"/>
              </w:rPr>
              <w:t>11.96</w:t>
            </w:r>
          </w:p>
        </w:tc>
      </w:tr>
      <w:tr w14:paraId="05EE0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1001606B">
            <w:pPr>
              <w:pStyle w:val="125"/>
              <w:adjustRightInd w:val="0"/>
              <w:snapToGrid w:val="0"/>
              <w:rPr>
                <w:rFonts w:ascii="Times New Roman" w:hAnsi="Times New Roman"/>
                <w:sz w:val="18"/>
              </w:rPr>
            </w:pPr>
            <w:r>
              <w:rPr>
                <w:rFonts w:hint="eastAsia" w:ascii="Times New Roman" w:hAnsi="Times New Roman"/>
                <w:sz w:val="18"/>
              </w:rPr>
              <w:t>1</w:t>
            </w:r>
          </w:p>
        </w:tc>
        <w:tc>
          <w:tcPr>
            <w:tcW w:w="3170" w:type="dxa"/>
          </w:tcPr>
          <w:p w14:paraId="635DBA7E">
            <w:pPr>
              <w:pStyle w:val="125"/>
              <w:adjustRightInd w:val="0"/>
              <w:snapToGrid w:val="0"/>
              <w:rPr>
                <w:rFonts w:ascii="Times New Roman" w:hAnsi="Times New Roman"/>
                <w:sz w:val="18"/>
              </w:rPr>
            </w:pPr>
            <w:r>
              <w:rPr>
                <w:rFonts w:hint="eastAsia" w:ascii="Times New Roman" w:hAnsi="Times New Roman"/>
                <w:sz w:val="18"/>
              </w:rPr>
              <w:t>2</w:t>
            </w:r>
            <w:r>
              <w:rPr>
                <w:rFonts w:ascii="Times New Roman" w:hAnsi="Times New Roman"/>
                <w:sz w:val="18"/>
              </w:rPr>
              <w:t>.441</w:t>
            </w:r>
            <w:r>
              <w:rPr>
                <w:rFonts w:hint="eastAsia" w:ascii="Times New Roman" w:hAnsi="Times New Roman"/>
                <w:sz w:val="18"/>
              </w:rPr>
              <w:t>~</w:t>
            </w:r>
            <w:r>
              <w:rPr>
                <w:rFonts w:ascii="Times New Roman" w:hAnsi="Times New Roman"/>
                <w:sz w:val="18"/>
              </w:rPr>
              <w:t>5.615</w:t>
            </w:r>
          </w:p>
        </w:tc>
      </w:tr>
      <w:tr w14:paraId="5EBBE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2B01D556">
            <w:pPr>
              <w:pStyle w:val="125"/>
              <w:adjustRightInd w:val="0"/>
              <w:snapToGrid w:val="0"/>
              <w:rPr>
                <w:rFonts w:ascii="Times New Roman" w:hAnsi="Times New Roman"/>
                <w:sz w:val="18"/>
              </w:rPr>
            </w:pPr>
            <w:r>
              <w:rPr>
                <w:rFonts w:hint="eastAsia" w:ascii="Times New Roman" w:hAnsi="Times New Roman"/>
                <w:sz w:val="18"/>
              </w:rPr>
              <w:t>2</w:t>
            </w:r>
          </w:p>
        </w:tc>
        <w:tc>
          <w:tcPr>
            <w:tcW w:w="3170" w:type="dxa"/>
          </w:tcPr>
          <w:p w14:paraId="6BC5DC17">
            <w:pPr>
              <w:pStyle w:val="125"/>
              <w:adjustRightInd w:val="0"/>
              <w:snapToGrid w:val="0"/>
              <w:rPr>
                <w:rFonts w:ascii="Times New Roman" w:hAnsi="Times New Roman"/>
                <w:sz w:val="18"/>
              </w:rPr>
            </w:pPr>
            <w:r>
              <w:rPr>
                <w:rFonts w:hint="eastAsia" w:ascii="Times New Roman" w:hAnsi="Times New Roman"/>
                <w:sz w:val="18"/>
              </w:rPr>
              <w:t>0</w:t>
            </w:r>
            <w:r>
              <w:rPr>
                <w:rFonts w:ascii="Times New Roman" w:hAnsi="Times New Roman"/>
                <w:sz w:val="18"/>
              </w:rPr>
              <w:t>.781</w:t>
            </w:r>
            <w:r>
              <w:rPr>
                <w:rFonts w:hint="eastAsia" w:ascii="Times New Roman" w:hAnsi="Times New Roman"/>
                <w:sz w:val="18"/>
              </w:rPr>
              <w:t>~</w:t>
            </w:r>
            <w:r>
              <w:rPr>
                <w:rFonts w:ascii="Times New Roman" w:hAnsi="Times New Roman"/>
                <w:sz w:val="18"/>
              </w:rPr>
              <w:t>2.930</w:t>
            </w:r>
          </w:p>
        </w:tc>
      </w:tr>
      <w:tr w14:paraId="2BA58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0EF5CBC4">
            <w:pPr>
              <w:pStyle w:val="125"/>
              <w:adjustRightInd w:val="0"/>
              <w:snapToGrid w:val="0"/>
              <w:rPr>
                <w:rFonts w:ascii="Times New Roman" w:hAnsi="Times New Roman"/>
                <w:sz w:val="18"/>
              </w:rPr>
            </w:pPr>
            <w:r>
              <w:rPr>
                <w:rFonts w:hint="eastAsia" w:ascii="Times New Roman" w:hAnsi="Times New Roman"/>
                <w:sz w:val="18"/>
              </w:rPr>
              <w:t>3</w:t>
            </w:r>
          </w:p>
        </w:tc>
        <w:tc>
          <w:tcPr>
            <w:tcW w:w="3170" w:type="dxa"/>
          </w:tcPr>
          <w:p w14:paraId="1CC3674C">
            <w:pPr>
              <w:pStyle w:val="125"/>
              <w:adjustRightInd w:val="0"/>
              <w:snapToGrid w:val="0"/>
              <w:rPr>
                <w:rFonts w:ascii="Times New Roman" w:hAnsi="Times New Roman"/>
                <w:sz w:val="18"/>
              </w:rPr>
            </w:pPr>
            <w:r>
              <w:rPr>
                <w:rFonts w:ascii="Times New Roman" w:hAnsi="Times New Roman"/>
                <w:sz w:val="18"/>
              </w:rPr>
              <w:t>0.781~11.963</w:t>
            </w:r>
          </w:p>
        </w:tc>
      </w:tr>
      <w:tr w14:paraId="4099B8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55A323F2">
            <w:pPr>
              <w:pStyle w:val="125"/>
              <w:adjustRightInd w:val="0"/>
              <w:snapToGrid w:val="0"/>
              <w:rPr>
                <w:rFonts w:ascii="Times New Roman" w:hAnsi="Times New Roman"/>
                <w:sz w:val="18"/>
              </w:rPr>
            </w:pPr>
            <w:r>
              <w:rPr>
                <w:rFonts w:hint="eastAsia" w:ascii="Times New Roman" w:hAnsi="Times New Roman"/>
                <w:sz w:val="18"/>
              </w:rPr>
              <w:t>4</w:t>
            </w:r>
          </w:p>
        </w:tc>
        <w:tc>
          <w:tcPr>
            <w:tcW w:w="3170" w:type="dxa"/>
          </w:tcPr>
          <w:p w14:paraId="1FA013F7">
            <w:pPr>
              <w:pStyle w:val="125"/>
              <w:adjustRightInd w:val="0"/>
              <w:snapToGrid w:val="0"/>
              <w:rPr>
                <w:rFonts w:ascii="Times New Roman" w:hAnsi="Times New Roman"/>
                <w:sz w:val="18"/>
              </w:rPr>
            </w:pPr>
            <w:r>
              <w:rPr>
                <w:rFonts w:ascii="Times New Roman" w:hAnsi="Times New Roman"/>
                <w:sz w:val="18"/>
              </w:rPr>
              <w:t>0.781~5.615</w:t>
            </w:r>
          </w:p>
        </w:tc>
      </w:tr>
      <w:tr w14:paraId="35880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3BABEB00">
            <w:pPr>
              <w:pStyle w:val="125"/>
              <w:adjustRightInd w:val="0"/>
              <w:snapToGrid w:val="0"/>
              <w:rPr>
                <w:rFonts w:ascii="Times New Roman" w:hAnsi="Times New Roman"/>
                <w:sz w:val="18"/>
              </w:rPr>
            </w:pPr>
            <w:r>
              <w:rPr>
                <w:rFonts w:hint="eastAsia" w:ascii="Times New Roman" w:hAnsi="Times New Roman"/>
                <w:sz w:val="18"/>
              </w:rPr>
              <w:t>5</w:t>
            </w:r>
          </w:p>
        </w:tc>
        <w:tc>
          <w:tcPr>
            <w:tcW w:w="3170" w:type="dxa"/>
          </w:tcPr>
          <w:p w14:paraId="6942A473">
            <w:pPr>
              <w:pStyle w:val="125"/>
              <w:adjustRightInd w:val="0"/>
              <w:snapToGrid w:val="0"/>
              <w:rPr>
                <w:rFonts w:ascii="Times New Roman" w:hAnsi="Times New Roman"/>
                <w:sz w:val="18"/>
              </w:rPr>
            </w:pPr>
            <w:r>
              <w:rPr>
                <w:rFonts w:hint="eastAsia" w:ascii="Times New Roman" w:hAnsi="Times New Roman"/>
                <w:sz w:val="18"/>
              </w:rPr>
              <w:t>保留</w:t>
            </w:r>
          </w:p>
        </w:tc>
      </w:tr>
      <w:tr w14:paraId="04BDD3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416EBA77">
            <w:pPr>
              <w:pStyle w:val="125"/>
              <w:adjustRightInd w:val="0"/>
              <w:snapToGrid w:val="0"/>
              <w:rPr>
                <w:rFonts w:ascii="Times New Roman" w:hAnsi="Times New Roman"/>
                <w:sz w:val="18"/>
              </w:rPr>
            </w:pPr>
            <w:r>
              <w:rPr>
                <w:rFonts w:hint="eastAsia" w:ascii="Times New Roman" w:hAnsi="Times New Roman"/>
                <w:sz w:val="18"/>
              </w:rPr>
              <w:t>6</w:t>
            </w:r>
          </w:p>
        </w:tc>
        <w:tc>
          <w:tcPr>
            <w:tcW w:w="3170" w:type="dxa"/>
          </w:tcPr>
          <w:p w14:paraId="58175C47">
            <w:pPr>
              <w:pStyle w:val="125"/>
              <w:adjustRightInd w:val="0"/>
              <w:snapToGrid w:val="0"/>
              <w:rPr>
                <w:rFonts w:ascii="Times New Roman" w:hAnsi="Times New Roman"/>
                <w:sz w:val="18"/>
              </w:rPr>
            </w:pPr>
            <w:r>
              <w:rPr>
                <w:rFonts w:hint="eastAsia" w:ascii="Times New Roman" w:hAnsi="Times New Roman"/>
                <w:sz w:val="18"/>
              </w:rPr>
              <w:t>保留</w:t>
            </w:r>
          </w:p>
        </w:tc>
      </w:tr>
      <w:tr w14:paraId="40AE0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7827E037">
            <w:pPr>
              <w:pStyle w:val="125"/>
              <w:adjustRightInd w:val="0"/>
              <w:snapToGrid w:val="0"/>
              <w:rPr>
                <w:rFonts w:ascii="Times New Roman" w:hAnsi="Times New Roman"/>
                <w:sz w:val="18"/>
              </w:rPr>
            </w:pPr>
            <w:r>
              <w:rPr>
                <w:rFonts w:hint="eastAsia" w:ascii="Times New Roman" w:hAnsi="Times New Roman"/>
                <w:sz w:val="18"/>
              </w:rPr>
              <w:t>7</w:t>
            </w:r>
          </w:p>
        </w:tc>
        <w:tc>
          <w:tcPr>
            <w:tcW w:w="3170" w:type="dxa"/>
          </w:tcPr>
          <w:p w14:paraId="334D91CA">
            <w:pPr>
              <w:pStyle w:val="125"/>
              <w:adjustRightInd w:val="0"/>
              <w:snapToGrid w:val="0"/>
              <w:rPr>
                <w:rFonts w:ascii="Times New Roman" w:hAnsi="Times New Roman"/>
                <w:sz w:val="18"/>
              </w:rPr>
            </w:pPr>
            <w:r>
              <w:rPr>
                <w:rFonts w:hint="eastAsia" w:ascii="Times New Roman" w:hAnsi="Times New Roman"/>
                <w:sz w:val="18"/>
              </w:rPr>
              <w:t>保留</w:t>
            </w:r>
          </w:p>
        </w:tc>
      </w:tr>
    </w:tbl>
    <w:p w14:paraId="1775E3BC">
      <w:pPr>
        <w:pStyle w:val="50"/>
      </w:pPr>
    </w:p>
    <w:p w14:paraId="5FDCE0FC">
      <w:pPr>
        <w:pStyle w:val="67"/>
      </w:pPr>
      <w:r>
        <w:t>信标帧载荷校验序列</w:t>
      </w:r>
      <w:bookmarkEnd w:id="887"/>
      <w:bookmarkEnd w:id="888"/>
    </w:p>
    <w:p w14:paraId="78A0F933">
      <w:pPr>
        <w:pStyle w:val="50"/>
      </w:pPr>
      <w:r>
        <w:t>信标帧载荷校验序列是一个32比特的字段，用来检查信标帧载荷的完整性。信标帧载荷校验序列是信标帧载荷的32位循环冗余计算结果，循环冗余计算不包括信标帧载荷校验序列。</w:t>
      </w:r>
    </w:p>
    <w:p w14:paraId="5BC27913">
      <w:pPr>
        <w:pStyle w:val="67"/>
      </w:pPr>
      <w:bookmarkStart w:id="902" w:name="_Toc403570199"/>
      <w:bookmarkStart w:id="903" w:name="_Toc399228905"/>
      <w:r>
        <w:t>物理块校验序列</w:t>
      </w:r>
      <w:bookmarkEnd w:id="902"/>
      <w:bookmarkEnd w:id="903"/>
    </w:p>
    <w:p w14:paraId="011B66D6">
      <w:pPr>
        <w:pStyle w:val="50"/>
      </w:pPr>
      <w:r>
        <w:t>物理块检验序列是一个24比特的字段。校验时，覆盖帧载荷和BPCS信标帧载荷校验序列和保留字节三部分在内，计算出24位循环冗余的校验值，填充在物理块检查序列的最后24比特的位置。一旦MPDU被发送到目的地，每个物理块的物理块检查序列被用来进行校验，校验成功的物理块说明物理传输成功，否则说明物理传输失败。</w:t>
      </w:r>
    </w:p>
    <w:p w14:paraId="6704F8D1">
      <w:pPr>
        <w:pStyle w:val="48"/>
      </w:pPr>
      <w:bookmarkStart w:id="904" w:name="_Toc387845867"/>
      <w:bookmarkEnd w:id="904"/>
      <w:bookmarkStart w:id="905" w:name="_Toc387845618"/>
      <w:bookmarkEnd w:id="905"/>
      <w:bookmarkStart w:id="906" w:name="_Toc340065624"/>
      <w:bookmarkEnd w:id="906"/>
      <w:bookmarkStart w:id="907" w:name="_Toc296266703"/>
      <w:bookmarkEnd w:id="907"/>
      <w:bookmarkStart w:id="908" w:name="_Toc387845499"/>
      <w:bookmarkEnd w:id="908"/>
      <w:bookmarkStart w:id="909" w:name="_Toc387845783"/>
      <w:bookmarkEnd w:id="909"/>
      <w:bookmarkStart w:id="910" w:name="_Toc296266428"/>
      <w:bookmarkEnd w:id="910"/>
      <w:bookmarkStart w:id="911" w:name="_Toc295158221"/>
      <w:bookmarkEnd w:id="911"/>
      <w:bookmarkStart w:id="912" w:name="_Toc387845500"/>
      <w:bookmarkEnd w:id="912"/>
      <w:bookmarkStart w:id="913" w:name="_Toc295158222"/>
      <w:bookmarkEnd w:id="913"/>
      <w:bookmarkStart w:id="914" w:name="_Toc387845588"/>
      <w:bookmarkEnd w:id="914"/>
      <w:bookmarkStart w:id="915" w:name="_Toc387845848"/>
      <w:bookmarkEnd w:id="915"/>
      <w:bookmarkStart w:id="916" w:name="_Toc296266523"/>
      <w:bookmarkEnd w:id="916"/>
      <w:bookmarkStart w:id="917" w:name="_Toc387845813"/>
      <w:bookmarkEnd w:id="917"/>
      <w:bookmarkStart w:id="918" w:name="_Toc387845781"/>
      <w:bookmarkEnd w:id="918"/>
      <w:bookmarkStart w:id="919" w:name="_Toc387845882"/>
      <w:bookmarkEnd w:id="919"/>
      <w:bookmarkStart w:id="920" w:name="_Toc294774151"/>
      <w:bookmarkEnd w:id="920"/>
      <w:bookmarkStart w:id="921" w:name="_Toc296266521"/>
      <w:bookmarkEnd w:id="921"/>
      <w:bookmarkStart w:id="922" w:name="_Toc294793012"/>
      <w:bookmarkEnd w:id="922"/>
      <w:bookmarkStart w:id="923" w:name="_Toc294865472"/>
      <w:bookmarkEnd w:id="923"/>
      <w:bookmarkStart w:id="924" w:name="_Toc294879112"/>
      <w:bookmarkEnd w:id="924"/>
      <w:bookmarkStart w:id="925" w:name="_Toc294879463"/>
      <w:bookmarkEnd w:id="925"/>
      <w:bookmarkStart w:id="926" w:name="_Toc387845816"/>
      <w:bookmarkEnd w:id="926"/>
      <w:bookmarkStart w:id="927" w:name="_Toc387845815"/>
      <w:bookmarkEnd w:id="927"/>
      <w:bookmarkStart w:id="928" w:name="_Toc294774494"/>
      <w:bookmarkEnd w:id="928"/>
      <w:bookmarkStart w:id="929" w:name="_Toc387845650"/>
      <w:bookmarkEnd w:id="929"/>
      <w:bookmarkStart w:id="930" w:name="_Toc387845670"/>
      <w:bookmarkEnd w:id="930"/>
      <w:bookmarkStart w:id="931" w:name="_Toc296266571"/>
      <w:bookmarkEnd w:id="931"/>
      <w:bookmarkStart w:id="932" w:name="_Toc387845682"/>
      <w:bookmarkEnd w:id="932"/>
      <w:bookmarkStart w:id="933" w:name="_Toc387845782"/>
      <w:bookmarkEnd w:id="933"/>
      <w:bookmarkStart w:id="934" w:name="_Toc294865474"/>
      <w:bookmarkEnd w:id="934"/>
      <w:bookmarkStart w:id="935" w:name="_Toc387845396"/>
      <w:bookmarkEnd w:id="935"/>
      <w:bookmarkStart w:id="936" w:name="_Toc296266705"/>
      <w:bookmarkEnd w:id="936"/>
      <w:bookmarkStart w:id="937" w:name="_Toc387845868"/>
      <w:bookmarkEnd w:id="937"/>
      <w:bookmarkStart w:id="938" w:name="_Toc294879111"/>
      <w:bookmarkEnd w:id="938"/>
      <w:bookmarkStart w:id="939" w:name="_Toc387845817"/>
      <w:bookmarkEnd w:id="939"/>
      <w:bookmarkStart w:id="940" w:name="_Toc387845811"/>
      <w:bookmarkEnd w:id="940"/>
      <w:bookmarkStart w:id="941" w:name="_Toc294865475"/>
      <w:bookmarkEnd w:id="941"/>
      <w:bookmarkStart w:id="942" w:name="_Toc387845551"/>
      <w:bookmarkEnd w:id="942"/>
      <w:bookmarkStart w:id="943" w:name="_Toc294865473"/>
      <w:bookmarkEnd w:id="943"/>
      <w:bookmarkStart w:id="944" w:name="_Toc296266702"/>
      <w:bookmarkEnd w:id="944"/>
      <w:bookmarkStart w:id="945" w:name="_Toc296266570"/>
      <w:bookmarkEnd w:id="945"/>
      <w:bookmarkStart w:id="946" w:name="_Toc387845842"/>
      <w:bookmarkEnd w:id="946"/>
      <w:bookmarkStart w:id="947" w:name="_Toc294774732"/>
      <w:bookmarkEnd w:id="947"/>
      <w:bookmarkStart w:id="948" w:name="_Toc387845777"/>
      <w:bookmarkEnd w:id="948"/>
      <w:bookmarkStart w:id="949" w:name="_Toc387845830"/>
      <w:bookmarkEnd w:id="949"/>
      <w:bookmarkStart w:id="950" w:name="_Toc294879109"/>
      <w:bookmarkEnd w:id="950"/>
      <w:bookmarkStart w:id="951" w:name="_Toc387845638"/>
      <w:bookmarkEnd w:id="951"/>
      <w:bookmarkStart w:id="952" w:name="_Toc294793013"/>
      <w:bookmarkEnd w:id="952"/>
      <w:bookmarkStart w:id="953" w:name="_Toc387845776"/>
      <w:bookmarkEnd w:id="953"/>
      <w:bookmarkStart w:id="954" w:name="_Toc294879464"/>
      <w:bookmarkEnd w:id="954"/>
      <w:bookmarkStart w:id="955" w:name="_Toc294791194"/>
      <w:bookmarkEnd w:id="955"/>
      <w:bookmarkStart w:id="956" w:name="_Toc387845694"/>
      <w:bookmarkEnd w:id="956"/>
      <w:bookmarkStart w:id="957" w:name="_Toc387845600"/>
      <w:bookmarkEnd w:id="957"/>
      <w:bookmarkStart w:id="958" w:name="_Toc296266522"/>
      <w:bookmarkEnd w:id="958"/>
      <w:bookmarkStart w:id="959" w:name="_Toc387845775"/>
      <w:bookmarkEnd w:id="959"/>
      <w:bookmarkStart w:id="960" w:name="_Toc296266569"/>
      <w:bookmarkEnd w:id="960"/>
      <w:bookmarkStart w:id="961" w:name="_Toc387845716"/>
      <w:bookmarkEnd w:id="961"/>
      <w:bookmarkStart w:id="962" w:name="_Toc295158223"/>
      <w:bookmarkEnd w:id="962"/>
      <w:bookmarkStart w:id="963" w:name="_Toc387845715"/>
      <w:bookmarkEnd w:id="963"/>
      <w:bookmarkStart w:id="964" w:name="_Toc296266704"/>
      <w:bookmarkEnd w:id="964"/>
      <w:bookmarkStart w:id="965" w:name="_Toc387845395"/>
      <w:bookmarkEnd w:id="965"/>
      <w:bookmarkStart w:id="966" w:name="_Toc387845606"/>
      <w:bookmarkEnd w:id="966"/>
      <w:bookmarkStart w:id="967" w:name="_Toc387845713"/>
      <w:bookmarkEnd w:id="967"/>
      <w:bookmarkStart w:id="968" w:name="_Toc387845550"/>
      <w:bookmarkEnd w:id="968"/>
      <w:bookmarkStart w:id="969" w:name="_Toc294879110"/>
      <w:bookmarkEnd w:id="969"/>
      <w:bookmarkStart w:id="970" w:name="_Toc387845394"/>
      <w:bookmarkEnd w:id="970"/>
      <w:bookmarkStart w:id="971" w:name="_Toc387845714"/>
      <w:bookmarkEnd w:id="971"/>
      <w:bookmarkStart w:id="972" w:name="_Toc294879461"/>
      <w:bookmarkEnd w:id="972"/>
      <w:bookmarkStart w:id="973" w:name="_Toc387845657"/>
      <w:bookmarkEnd w:id="973"/>
      <w:bookmarkStart w:id="974" w:name="_Toc387845814"/>
      <w:bookmarkEnd w:id="974"/>
      <w:bookmarkStart w:id="975" w:name="_Toc387845836"/>
      <w:bookmarkEnd w:id="975"/>
      <w:bookmarkStart w:id="976" w:name="_Toc296266426"/>
      <w:bookmarkEnd w:id="976"/>
      <w:bookmarkStart w:id="977" w:name="_Toc387845514"/>
      <w:bookmarkEnd w:id="977"/>
      <w:bookmarkStart w:id="978" w:name="_Toc294774700"/>
      <w:bookmarkEnd w:id="978"/>
      <w:bookmarkStart w:id="979" w:name="_Toc387845779"/>
      <w:bookmarkEnd w:id="979"/>
      <w:bookmarkStart w:id="980" w:name="_Toc296266429"/>
      <w:bookmarkEnd w:id="980"/>
      <w:bookmarkStart w:id="981" w:name="_Toc387845785"/>
      <w:bookmarkEnd w:id="981"/>
      <w:bookmarkStart w:id="982" w:name="_Toc387845854"/>
      <w:bookmarkEnd w:id="982"/>
      <w:bookmarkStart w:id="983" w:name="_Toc387845745"/>
      <w:bookmarkEnd w:id="983"/>
      <w:bookmarkStart w:id="984" w:name="_Toc387845656"/>
      <w:bookmarkEnd w:id="984"/>
      <w:bookmarkStart w:id="985" w:name="_Toc294793014"/>
      <w:bookmarkEnd w:id="985"/>
      <w:bookmarkStart w:id="986" w:name="_Toc387845712"/>
      <w:bookmarkEnd w:id="986"/>
      <w:bookmarkStart w:id="987" w:name="_Toc387845866"/>
      <w:bookmarkEnd w:id="987"/>
      <w:bookmarkStart w:id="988" w:name="_Toc294879462"/>
      <w:bookmarkEnd w:id="988"/>
      <w:bookmarkStart w:id="989" w:name="_Toc387845751"/>
      <w:bookmarkEnd w:id="989"/>
      <w:bookmarkStart w:id="990" w:name="_Toc387845784"/>
      <w:bookmarkEnd w:id="990"/>
      <w:bookmarkStart w:id="991" w:name="_Toc387845869"/>
      <w:bookmarkEnd w:id="991"/>
      <w:bookmarkStart w:id="992" w:name="_Toc387845564"/>
      <w:bookmarkEnd w:id="992"/>
      <w:bookmarkStart w:id="993" w:name="_Toc296266568"/>
      <w:bookmarkEnd w:id="993"/>
      <w:bookmarkStart w:id="994" w:name="_Toc387845532"/>
      <w:bookmarkEnd w:id="994"/>
      <w:bookmarkStart w:id="995" w:name="_Toc296266427"/>
      <w:bookmarkEnd w:id="995"/>
      <w:bookmarkStart w:id="996" w:name="_Toc294791193"/>
      <w:bookmarkEnd w:id="996"/>
      <w:bookmarkStart w:id="997" w:name="_Toc387845786"/>
      <w:bookmarkEnd w:id="997"/>
      <w:bookmarkStart w:id="998" w:name="_Toc294775049"/>
      <w:bookmarkEnd w:id="998"/>
      <w:bookmarkStart w:id="999" w:name="_Toc387845718"/>
      <w:bookmarkEnd w:id="999"/>
      <w:bookmarkStart w:id="1000" w:name="_Toc387845576"/>
      <w:bookmarkEnd w:id="1000"/>
      <w:bookmarkStart w:id="1001" w:name="_Toc295158220"/>
      <w:bookmarkEnd w:id="1001"/>
      <w:bookmarkStart w:id="1002" w:name="_Toc387845717"/>
      <w:bookmarkEnd w:id="1002"/>
      <w:bookmarkStart w:id="1003" w:name="_Toc387845501"/>
      <w:bookmarkEnd w:id="1003"/>
      <w:bookmarkStart w:id="1004" w:name="_Toc294791195"/>
      <w:bookmarkEnd w:id="1004"/>
      <w:bookmarkStart w:id="1005" w:name="_Toc294793015"/>
      <w:bookmarkEnd w:id="1005"/>
      <w:bookmarkStart w:id="1006" w:name="_Toc387845619"/>
      <w:bookmarkEnd w:id="1006"/>
      <w:bookmarkStart w:id="1007" w:name="_Toc387845860"/>
      <w:bookmarkEnd w:id="1007"/>
      <w:bookmarkStart w:id="1008" w:name="_Toc387845544"/>
      <w:bookmarkEnd w:id="1008"/>
      <w:bookmarkStart w:id="1009" w:name="_Toc294774445"/>
      <w:bookmarkEnd w:id="1009"/>
      <w:bookmarkStart w:id="1010" w:name="_Toc387845778"/>
      <w:bookmarkEnd w:id="1010"/>
      <w:bookmarkStart w:id="1011" w:name="_Toc296266524"/>
      <w:bookmarkEnd w:id="1011"/>
      <w:bookmarkStart w:id="1012" w:name="_Toc387845812"/>
      <w:bookmarkEnd w:id="1012"/>
      <w:bookmarkStart w:id="1013" w:name="_Toc387845780"/>
      <w:bookmarkEnd w:id="1013"/>
      <w:bookmarkStart w:id="1014" w:name="_Toc387845700"/>
      <w:bookmarkEnd w:id="1014"/>
      <w:bookmarkStart w:id="1015" w:name="_Toc397529472"/>
      <w:bookmarkStart w:id="1016" w:name="_Toc31706"/>
      <w:bookmarkStart w:id="1017" w:name="_Toc409125976"/>
      <w:bookmarkStart w:id="1018" w:name="_Toc23395"/>
      <w:bookmarkStart w:id="1019" w:name="_Toc397528804"/>
      <w:bookmarkStart w:id="1020" w:name="_Toc21667"/>
      <w:bookmarkStart w:id="1021" w:name="_Toc399259272"/>
      <w:bookmarkStart w:id="1022" w:name="_Toc403585335"/>
      <w:bookmarkStart w:id="1023" w:name="_Toc405476677"/>
      <w:bookmarkStart w:id="1024" w:name="_Toc402982932"/>
      <w:bookmarkStart w:id="1025" w:name="_Toc399757314"/>
      <w:bookmarkStart w:id="1026" w:name="_Toc403570200"/>
      <w:bookmarkStart w:id="1027" w:name="_Toc389724829"/>
      <w:bookmarkStart w:id="1028" w:name="_Toc408859806"/>
      <w:bookmarkStart w:id="1029" w:name="_Toc399228906"/>
      <w:bookmarkStart w:id="1030" w:name="_Toc439785764"/>
      <w:bookmarkStart w:id="1031" w:name="_Toc402983864"/>
      <w:bookmarkStart w:id="1032" w:name="_Toc402983398"/>
      <w:bookmarkStart w:id="1033" w:name="_Toc400798942"/>
      <w:r>
        <w:t>管理消息帧格式</w:t>
      </w:r>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p>
    <w:p w14:paraId="25553222">
      <w:pPr>
        <w:pStyle w:val="50"/>
      </w:pPr>
      <w:r>
        <w:t>MAC层的管理消息报文，使用长帧头格式的MSDU进行封装。</w:t>
      </w:r>
    </w:p>
    <w:p w14:paraId="7EAF4A4E">
      <w:pPr>
        <w:pStyle w:val="50"/>
      </w:pPr>
      <w:r>
        <w:t>管理消息报文头的定义如</w:t>
      </w:r>
      <w:r>
        <w:fldChar w:fldCharType="begin"/>
      </w:r>
      <w:r>
        <w:instrText xml:space="preserve"> REF _Ref56764854 \h  \* MERGEFORMAT </w:instrText>
      </w:r>
      <w:r>
        <w:fldChar w:fldCharType="separate"/>
      </w:r>
      <w:r>
        <w:t>表 76</w:t>
      </w:r>
      <w:r>
        <w:fldChar w:fldCharType="end"/>
      </w:r>
      <w:r>
        <w:t>所示。</w:t>
      </w:r>
    </w:p>
    <w:p w14:paraId="7081F869">
      <w:pPr>
        <w:pStyle w:val="10"/>
      </w:pPr>
      <w:bookmarkStart w:id="1034" w:name="_Ref56764854"/>
      <w:bookmarkStart w:id="1035" w:name="_Toc403570635"/>
      <w:bookmarkStart w:id="1036" w:name="_Toc405476942"/>
      <w:bookmarkStart w:id="1037" w:name="_Toc408860217"/>
      <w:bookmarkStart w:id="1038" w:name="_Toc397529184"/>
      <w:bookmarkStart w:id="1039" w:name="_Toc402540107"/>
      <w:bookmarkStart w:id="1040" w:name="_Toc402984124"/>
      <w:bookmarkStart w:id="1041" w:name="_Toc402983658"/>
      <w:bookmarkStart w:id="1042" w:name="_Toc405022520"/>
      <w:bookmarkStart w:id="1043" w:name="_Toc399229398"/>
      <w:bookmarkStart w:id="1044" w:name="_Toc399757624"/>
      <w:bookmarkStart w:id="1045" w:name="_Toc399259594"/>
      <w:bookmarkStart w:id="1046" w:name="_Ref398997878"/>
      <w:bookmarkStart w:id="1047" w:name="_Toc397529852"/>
      <w:bookmarkStart w:id="1048" w:name="_Toc402983192"/>
      <w:r>
        <w:t xml:space="preserve">表 </w:t>
      </w:r>
      <w:r>
        <w:fldChar w:fldCharType="begin"/>
      </w:r>
      <w:r>
        <w:instrText xml:space="preserve"> SEQ 表 \* ARABIC </w:instrText>
      </w:r>
      <w:r>
        <w:fldChar w:fldCharType="separate"/>
      </w:r>
      <w:r>
        <w:t>76</w:t>
      </w:r>
      <w:r>
        <w:fldChar w:fldCharType="end"/>
      </w:r>
      <w:bookmarkEnd w:id="1034"/>
      <w:r>
        <w:t xml:space="preserve"> 管理消息报文头格式</w:t>
      </w:r>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5"/>
        <w:gridCol w:w="2126"/>
        <w:gridCol w:w="1701"/>
      </w:tblGrid>
      <w:tr w14:paraId="5001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3609A07A">
            <w:pPr>
              <w:pStyle w:val="125"/>
              <w:adjustRightInd w:val="0"/>
              <w:snapToGrid w:val="0"/>
              <w:rPr>
                <w:rFonts w:ascii="Times New Roman" w:hAnsi="Times New Roman"/>
                <w:sz w:val="18"/>
              </w:rPr>
            </w:pPr>
            <w:r>
              <w:rPr>
                <w:rFonts w:ascii="Times New Roman" w:hAnsi="Times New Roman"/>
                <w:sz w:val="18"/>
              </w:rPr>
              <w:t>字段</w:t>
            </w:r>
          </w:p>
        </w:tc>
        <w:tc>
          <w:tcPr>
            <w:tcW w:w="2126" w:type="dxa"/>
            <w:vAlign w:val="center"/>
          </w:tcPr>
          <w:p w14:paraId="3A14BF0D">
            <w:pPr>
              <w:pStyle w:val="125"/>
              <w:adjustRightInd w:val="0"/>
              <w:snapToGrid w:val="0"/>
              <w:rPr>
                <w:rFonts w:ascii="Times New Roman" w:hAnsi="Times New Roman"/>
                <w:sz w:val="18"/>
              </w:rPr>
            </w:pPr>
            <w:r>
              <w:rPr>
                <w:rFonts w:ascii="Times New Roman" w:hAnsi="Times New Roman"/>
                <w:sz w:val="18"/>
              </w:rPr>
              <w:t>字节号</w:t>
            </w:r>
          </w:p>
        </w:tc>
        <w:tc>
          <w:tcPr>
            <w:tcW w:w="1701" w:type="dxa"/>
            <w:vAlign w:val="center"/>
          </w:tcPr>
          <w:p w14:paraId="6475BCE7">
            <w:pPr>
              <w:pStyle w:val="125"/>
              <w:adjustRightInd w:val="0"/>
              <w:snapToGrid w:val="0"/>
              <w:rPr>
                <w:rFonts w:ascii="Times New Roman" w:hAnsi="Times New Roman"/>
                <w:sz w:val="18"/>
              </w:rPr>
            </w:pPr>
            <w:r>
              <w:rPr>
                <w:rFonts w:ascii="Times New Roman" w:hAnsi="Times New Roman"/>
                <w:sz w:val="18"/>
              </w:rPr>
              <w:t>字段大小(字节)</w:t>
            </w:r>
          </w:p>
        </w:tc>
      </w:tr>
      <w:tr w14:paraId="6AFB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6EB782DC">
            <w:pPr>
              <w:pStyle w:val="125"/>
              <w:adjustRightInd w:val="0"/>
              <w:snapToGrid w:val="0"/>
              <w:rPr>
                <w:rFonts w:ascii="Times New Roman" w:hAnsi="Times New Roman"/>
                <w:sz w:val="18"/>
              </w:rPr>
            </w:pPr>
            <w:r>
              <w:rPr>
                <w:rFonts w:ascii="Times New Roman" w:hAnsi="Times New Roman"/>
                <w:sz w:val="18"/>
              </w:rPr>
              <w:t>原始目的地址</w:t>
            </w:r>
          </w:p>
        </w:tc>
        <w:tc>
          <w:tcPr>
            <w:tcW w:w="2126" w:type="dxa"/>
            <w:vAlign w:val="center"/>
          </w:tcPr>
          <w:p w14:paraId="45A95F7F">
            <w:pPr>
              <w:pStyle w:val="125"/>
              <w:adjustRightInd w:val="0"/>
              <w:snapToGrid w:val="0"/>
              <w:rPr>
                <w:rFonts w:ascii="Times New Roman" w:hAnsi="Times New Roman"/>
                <w:sz w:val="18"/>
              </w:rPr>
            </w:pPr>
            <w:r>
              <w:rPr>
                <w:rFonts w:ascii="Times New Roman" w:hAnsi="Times New Roman"/>
                <w:sz w:val="18"/>
              </w:rPr>
              <w:t>0-5</w:t>
            </w:r>
          </w:p>
        </w:tc>
        <w:tc>
          <w:tcPr>
            <w:tcW w:w="1701" w:type="dxa"/>
            <w:vAlign w:val="center"/>
          </w:tcPr>
          <w:p w14:paraId="201B967E">
            <w:pPr>
              <w:pStyle w:val="125"/>
              <w:adjustRightInd w:val="0"/>
              <w:snapToGrid w:val="0"/>
              <w:rPr>
                <w:rFonts w:ascii="Times New Roman" w:hAnsi="Times New Roman"/>
                <w:sz w:val="18"/>
              </w:rPr>
            </w:pPr>
            <w:r>
              <w:rPr>
                <w:rFonts w:ascii="Times New Roman" w:hAnsi="Times New Roman"/>
                <w:sz w:val="18"/>
              </w:rPr>
              <w:t>6</w:t>
            </w:r>
          </w:p>
        </w:tc>
      </w:tr>
      <w:tr w14:paraId="3A76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1BDDC7AF">
            <w:pPr>
              <w:pStyle w:val="125"/>
              <w:adjustRightInd w:val="0"/>
              <w:snapToGrid w:val="0"/>
              <w:rPr>
                <w:rFonts w:ascii="Times New Roman" w:hAnsi="Times New Roman"/>
                <w:sz w:val="18"/>
              </w:rPr>
            </w:pPr>
            <w:r>
              <w:rPr>
                <w:rFonts w:ascii="Times New Roman" w:hAnsi="Times New Roman"/>
                <w:sz w:val="18"/>
              </w:rPr>
              <w:t>原始源地址</w:t>
            </w:r>
          </w:p>
        </w:tc>
        <w:tc>
          <w:tcPr>
            <w:tcW w:w="2126" w:type="dxa"/>
            <w:vAlign w:val="center"/>
          </w:tcPr>
          <w:p w14:paraId="168AC055">
            <w:pPr>
              <w:pStyle w:val="125"/>
              <w:adjustRightInd w:val="0"/>
              <w:snapToGrid w:val="0"/>
              <w:rPr>
                <w:rFonts w:ascii="Times New Roman" w:hAnsi="Times New Roman"/>
                <w:sz w:val="18"/>
              </w:rPr>
            </w:pPr>
            <w:r>
              <w:rPr>
                <w:rFonts w:ascii="Times New Roman" w:hAnsi="Times New Roman"/>
                <w:sz w:val="18"/>
              </w:rPr>
              <w:t>6-11</w:t>
            </w:r>
          </w:p>
        </w:tc>
        <w:tc>
          <w:tcPr>
            <w:tcW w:w="1701" w:type="dxa"/>
            <w:vAlign w:val="center"/>
          </w:tcPr>
          <w:p w14:paraId="1D8A5C40">
            <w:pPr>
              <w:pStyle w:val="125"/>
              <w:adjustRightInd w:val="0"/>
              <w:snapToGrid w:val="0"/>
              <w:rPr>
                <w:rFonts w:ascii="Times New Roman" w:hAnsi="Times New Roman"/>
                <w:sz w:val="18"/>
              </w:rPr>
            </w:pPr>
            <w:r>
              <w:rPr>
                <w:rFonts w:ascii="Times New Roman" w:hAnsi="Times New Roman"/>
                <w:sz w:val="18"/>
              </w:rPr>
              <w:t>6</w:t>
            </w:r>
          </w:p>
        </w:tc>
      </w:tr>
      <w:tr w14:paraId="75B8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2CFFD5F5">
            <w:pPr>
              <w:pStyle w:val="125"/>
              <w:adjustRightInd w:val="0"/>
              <w:snapToGrid w:val="0"/>
              <w:rPr>
                <w:rFonts w:ascii="Times New Roman" w:hAnsi="Times New Roman"/>
                <w:sz w:val="18"/>
              </w:rPr>
            </w:pPr>
            <w:r>
              <w:rPr>
                <w:rFonts w:ascii="Times New Roman" w:hAnsi="Times New Roman"/>
                <w:sz w:val="18"/>
              </w:rPr>
              <w:t>虚拟局域网标签</w:t>
            </w:r>
          </w:p>
        </w:tc>
        <w:tc>
          <w:tcPr>
            <w:tcW w:w="2126" w:type="dxa"/>
            <w:vAlign w:val="center"/>
          </w:tcPr>
          <w:p w14:paraId="7E1EBABA">
            <w:pPr>
              <w:pStyle w:val="125"/>
              <w:adjustRightInd w:val="0"/>
              <w:snapToGrid w:val="0"/>
              <w:rPr>
                <w:rFonts w:ascii="Times New Roman" w:hAnsi="Times New Roman"/>
                <w:sz w:val="18"/>
              </w:rPr>
            </w:pPr>
            <w:r>
              <w:rPr>
                <w:rFonts w:ascii="Times New Roman" w:hAnsi="Times New Roman"/>
                <w:sz w:val="18"/>
              </w:rPr>
              <w:t>12-15</w:t>
            </w:r>
          </w:p>
        </w:tc>
        <w:tc>
          <w:tcPr>
            <w:tcW w:w="1701" w:type="dxa"/>
            <w:vAlign w:val="center"/>
          </w:tcPr>
          <w:p w14:paraId="123CF1F2">
            <w:pPr>
              <w:pStyle w:val="125"/>
              <w:adjustRightInd w:val="0"/>
              <w:snapToGrid w:val="0"/>
              <w:rPr>
                <w:rFonts w:ascii="Times New Roman" w:hAnsi="Times New Roman"/>
                <w:sz w:val="18"/>
              </w:rPr>
            </w:pPr>
            <w:r>
              <w:rPr>
                <w:rFonts w:ascii="Times New Roman" w:hAnsi="Times New Roman"/>
                <w:sz w:val="18"/>
              </w:rPr>
              <w:t>4</w:t>
            </w:r>
          </w:p>
        </w:tc>
      </w:tr>
      <w:tr w14:paraId="7D566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28E83B27">
            <w:pPr>
              <w:pStyle w:val="125"/>
              <w:adjustRightInd w:val="0"/>
              <w:snapToGrid w:val="0"/>
              <w:rPr>
                <w:rFonts w:ascii="Times New Roman" w:hAnsi="Times New Roman"/>
                <w:sz w:val="18"/>
              </w:rPr>
            </w:pPr>
            <w:r>
              <w:rPr>
                <w:rFonts w:ascii="Times New Roman" w:hAnsi="Times New Roman"/>
                <w:sz w:val="18"/>
              </w:rPr>
              <w:t>MSDU帧类型</w:t>
            </w:r>
          </w:p>
        </w:tc>
        <w:tc>
          <w:tcPr>
            <w:tcW w:w="2126" w:type="dxa"/>
            <w:vAlign w:val="center"/>
          </w:tcPr>
          <w:p w14:paraId="3003CF51">
            <w:pPr>
              <w:pStyle w:val="125"/>
              <w:adjustRightInd w:val="0"/>
              <w:snapToGrid w:val="0"/>
              <w:rPr>
                <w:rFonts w:ascii="Times New Roman" w:hAnsi="Times New Roman"/>
                <w:sz w:val="18"/>
              </w:rPr>
            </w:pPr>
            <w:r>
              <w:rPr>
                <w:rFonts w:ascii="Times New Roman" w:hAnsi="Times New Roman"/>
                <w:sz w:val="18"/>
              </w:rPr>
              <w:t>16-17</w:t>
            </w:r>
          </w:p>
        </w:tc>
        <w:tc>
          <w:tcPr>
            <w:tcW w:w="1701" w:type="dxa"/>
            <w:vAlign w:val="center"/>
          </w:tcPr>
          <w:p w14:paraId="048EA338">
            <w:pPr>
              <w:pStyle w:val="125"/>
              <w:adjustRightInd w:val="0"/>
              <w:snapToGrid w:val="0"/>
              <w:rPr>
                <w:rFonts w:ascii="Times New Roman" w:hAnsi="Times New Roman"/>
                <w:sz w:val="18"/>
              </w:rPr>
            </w:pPr>
            <w:r>
              <w:rPr>
                <w:rFonts w:ascii="Times New Roman" w:hAnsi="Times New Roman"/>
                <w:sz w:val="18"/>
              </w:rPr>
              <w:t>2</w:t>
            </w:r>
          </w:p>
        </w:tc>
      </w:tr>
      <w:tr w14:paraId="338A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1F5A53C9">
            <w:pPr>
              <w:pStyle w:val="125"/>
              <w:adjustRightInd w:val="0"/>
              <w:snapToGrid w:val="0"/>
              <w:rPr>
                <w:rFonts w:ascii="Times New Roman" w:hAnsi="Times New Roman"/>
                <w:sz w:val="18"/>
              </w:rPr>
            </w:pPr>
            <w:r>
              <w:rPr>
                <w:rFonts w:ascii="Times New Roman" w:hAnsi="Times New Roman"/>
                <w:sz w:val="18"/>
              </w:rPr>
              <w:t>管理消息版本</w:t>
            </w:r>
          </w:p>
        </w:tc>
        <w:tc>
          <w:tcPr>
            <w:tcW w:w="2126" w:type="dxa"/>
            <w:vAlign w:val="center"/>
          </w:tcPr>
          <w:p w14:paraId="035025DD">
            <w:pPr>
              <w:pStyle w:val="125"/>
              <w:adjustRightInd w:val="0"/>
              <w:snapToGrid w:val="0"/>
              <w:rPr>
                <w:rFonts w:ascii="Times New Roman" w:hAnsi="Times New Roman"/>
                <w:sz w:val="18"/>
              </w:rPr>
            </w:pPr>
            <w:r>
              <w:rPr>
                <w:rFonts w:ascii="Times New Roman" w:hAnsi="Times New Roman"/>
                <w:sz w:val="18"/>
              </w:rPr>
              <w:t>18</w:t>
            </w:r>
          </w:p>
        </w:tc>
        <w:tc>
          <w:tcPr>
            <w:tcW w:w="1701" w:type="dxa"/>
            <w:vAlign w:val="center"/>
          </w:tcPr>
          <w:p w14:paraId="62B1A1C7">
            <w:pPr>
              <w:pStyle w:val="125"/>
              <w:adjustRightInd w:val="0"/>
              <w:snapToGrid w:val="0"/>
              <w:rPr>
                <w:rFonts w:ascii="Times New Roman" w:hAnsi="Times New Roman"/>
                <w:sz w:val="18"/>
              </w:rPr>
            </w:pPr>
            <w:r>
              <w:rPr>
                <w:rFonts w:ascii="Times New Roman" w:hAnsi="Times New Roman"/>
                <w:sz w:val="18"/>
              </w:rPr>
              <w:t>1</w:t>
            </w:r>
          </w:p>
        </w:tc>
      </w:tr>
      <w:tr w14:paraId="508C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2DB09464">
            <w:pPr>
              <w:pStyle w:val="125"/>
              <w:adjustRightInd w:val="0"/>
              <w:snapToGrid w:val="0"/>
              <w:rPr>
                <w:rFonts w:ascii="Times New Roman" w:hAnsi="Times New Roman"/>
                <w:sz w:val="18"/>
              </w:rPr>
            </w:pPr>
            <w:r>
              <w:rPr>
                <w:rFonts w:ascii="Times New Roman" w:hAnsi="Times New Roman"/>
                <w:sz w:val="18"/>
              </w:rPr>
              <w:t>管理消息类型</w:t>
            </w:r>
          </w:p>
        </w:tc>
        <w:tc>
          <w:tcPr>
            <w:tcW w:w="2126" w:type="dxa"/>
            <w:vAlign w:val="center"/>
          </w:tcPr>
          <w:p w14:paraId="79D4ACFD">
            <w:pPr>
              <w:pStyle w:val="125"/>
              <w:adjustRightInd w:val="0"/>
              <w:snapToGrid w:val="0"/>
              <w:rPr>
                <w:rFonts w:ascii="Times New Roman" w:hAnsi="Times New Roman"/>
                <w:sz w:val="18"/>
              </w:rPr>
            </w:pPr>
            <w:r>
              <w:rPr>
                <w:rFonts w:ascii="Times New Roman" w:hAnsi="Times New Roman"/>
                <w:sz w:val="18"/>
              </w:rPr>
              <w:t>19-20</w:t>
            </w:r>
          </w:p>
        </w:tc>
        <w:tc>
          <w:tcPr>
            <w:tcW w:w="1701" w:type="dxa"/>
            <w:vAlign w:val="center"/>
          </w:tcPr>
          <w:p w14:paraId="40E7795E">
            <w:pPr>
              <w:pStyle w:val="125"/>
              <w:adjustRightInd w:val="0"/>
              <w:snapToGrid w:val="0"/>
              <w:rPr>
                <w:rFonts w:ascii="Times New Roman" w:hAnsi="Times New Roman"/>
                <w:sz w:val="18"/>
              </w:rPr>
            </w:pPr>
            <w:r>
              <w:rPr>
                <w:rFonts w:ascii="Times New Roman" w:hAnsi="Times New Roman"/>
                <w:sz w:val="18"/>
              </w:rPr>
              <w:t>2</w:t>
            </w:r>
          </w:p>
        </w:tc>
      </w:tr>
      <w:tr w14:paraId="54DC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5" w:type="dxa"/>
            <w:vAlign w:val="center"/>
          </w:tcPr>
          <w:p w14:paraId="4B85C6D8">
            <w:pPr>
              <w:pStyle w:val="125"/>
              <w:adjustRightInd w:val="0"/>
              <w:snapToGrid w:val="0"/>
              <w:rPr>
                <w:rFonts w:ascii="Times New Roman" w:hAnsi="Times New Roman"/>
                <w:sz w:val="18"/>
              </w:rPr>
            </w:pPr>
            <w:r>
              <w:rPr>
                <w:rFonts w:ascii="Times New Roman" w:hAnsi="Times New Roman"/>
                <w:sz w:val="18"/>
              </w:rPr>
              <w:t>保留</w:t>
            </w:r>
          </w:p>
        </w:tc>
        <w:tc>
          <w:tcPr>
            <w:tcW w:w="2126" w:type="dxa"/>
            <w:vAlign w:val="center"/>
          </w:tcPr>
          <w:p w14:paraId="17622BDB">
            <w:pPr>
              <w:pStyle w:val="125"/>
              <w:adjustRightInd w:val="0"/>
              <w:snapToGrid w:val="0"/>
              <w:rPr>
                <w:rFonts w:ascii="Times New Roman" w:hAnsi="Times New Roman"/>
                <w:sz w:val="18"/>
              </w:rPr>
            </w:pPr>
            <w:r>
              <w:rPr>
                <w:rFonts w:ascii="Times New Roman" w:hAnsi="Times New Roman"/>
                <w:sz w:val="18"/>
              </w:rPr>
              <w:t>21-23</w:t>
            </w:r>
          </w:p>
        </w:tc>
        <w:tc>
          <w:tcPr>
            <w:tcW w:w="1701" w:type="dxa"/>
            <w:vAlign w:val="center"/>
          </w:tcPr>
          <w:p w14:paraId="1EE8B9EE">
            <w:pPr>
              <w:pStyle w:val="125"/>
              <w:adjustRightInd w:val="0"/>
              <w:snapToGrid w:val="0"/>
              <w:rPr>
                <w:rFonts w:ascii="Times New Roman" w:hAnsi="Times New Roman"/>
                <w:sz w:val="18"/>
              </w:rPr>
            </w:pPr>
            <w:r>
              <w:rPr>
                <w:rFonts w:ascii="Times New Roman" w:hAnsi="Times New Roman"/>
                <w:sz w:val="18"/>
              </w:rPr>
              <w:t>3</w:t>
            </w:r>
          </w:p>
        </w:tc>
      </w:tr>
    </w:tbl>
    <w:p w14:paraId="32FE382D">
      <w:pPr>
        <w:pStyle w:val="50"/>
      </w:pPr>
    </w:p>
    <w:p w14:paraId="20DEA388">
      <w:pPr>
        <w:pStyle w:val="50"/>
      </w:pPr>
      <w:r>
        <w:t>管理消息类型（MMTYPE）的定义如</w:t>
      </w:r>
      <w:r>
        <w:fldChar w:fldCharType="begin"/>
      </w:r>
      <w:r>
        <w:instrText xml:space="preserve"> REF _Ref56764868 \h  \* MERGEFORMAT </w:instrText>
      </w:r>
      <w:r>
        <w:fldChar w:fldCharType="separate"/>
      </w:r>
      <w:r>
        <w:t>表 77</w:t>
      </w:r>
      <w:r>
        <w:fldChar w:fldCharType="end"/>
      </w:r>
      <w:r>
        <w:t>所示。</w:t>
      </w:r>
    </w:p>
    <w:p w14:paraId="0671D3FB">
      <w:pPr>
        <w:pStyle w:val="10"/>
      </w:pPr>
      <w:bookmarkStart w:id="1049" w:name="_Ref56764868"/>
      <w:bookmarkStart w:id="1050" w:name="_Toc399259595"/>
      <w:bookmarkStart w:id="1051" w:name="_Toc402540108"/>
      <w:bookmarkStart w:id="1052" w:name="_Ref398997899"/>
      <w:bookmarkStart w:id="1053" w:name="_Toc405476943"/>
      <w:bookmarkStart w:id="1054" w:name="_Toc403570636"/>
      <w:bookmarkStart w:id="1055" w:name="_Toc399757625"/>
      <w:bookmarkStart w:id="1056" w:name="_Toc397529185"/>
      <w:bookmarkStart w:id="1057" w:name="_Toc402983659"/>
      <w:bookmarkStart w:id="1058" w:name="_Toc408860218"/>
      <w:bookmarkStart w:id="1059" w:name="_Toc399229399"/>
      <w:bookmarkStart w:id="1060" w:name="_Toc397529853"/>
      <w:bookmarkStart w:id="1061" w:name="_Toc402984125"/>
      <w:bookmarkStart w:id="1062" w:name="_Toc402983193"/>
      <w:bookmarkStart w:id="1063" w:name="_Toc405022521"/>
      <w:r>
        <w:t xml:space="preserve">表 </w:t>
      </w:r>
      <w:r>
        <w:fldChar w:fldCharType="begin"/>
      </w:r>
      <w:r>
        <w:instrText xml:space="preserve"> SEQ 表 \* ARABIC </w:instrText>
      </w:r>
      <w:r>
        <w:fldChar w:fldCharType="separate"/>
      </w:r>
      <w:r>
        <w:t>77</w:t>
      </w:r>
      <w:r>
        <w:fldChar w:fldCharType="end"/>
      </w:r>
      <w:bookmarkEnd w:id="1049"/>
      <w:r>
        <w:t xml:space="preserve"> 管理消息类型</w:t>
      </w:r>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89"/>
        <w:gridCol w:w="2481"/>
      </w:tblGrid>
      <w:tr w14:paraId="5D1D8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3FC80F89">
            <w:pPr>
              <w:pStyle w:val="125"/>
              <w:adjustRightInd w:val="0"/>
              <w:snapToGrid w:val="0"/>
              <w:rPr>
                <w:rFonts w:ascii="Times New Roman" w:hAnsi="Times New Roman"/>
                <w:sz w:val="18"/>
              </w:rPr>
            </w:pPr>
            <w:r>
              <w:rPr>
                <w:rFonts w:ascii="Times New Roman" w:hAnsi="Times New Roman"/>
                <w:sz w:val="18"/>
              </w:rPr>
              <w:t>管理消息名称</w:t>
            </w:r>
          </w:p>
        </w:tc>
        <w:tc>
          <w:tcPr>
            <w:tcW w:w="2481" w:type="dxa"/>
            <w:vAlign w:val="center"/>
          </w:tcPr>
          <w:p w14:paraId="7F28ACDA">
            <w:pPr>
              <w:pStyle w:val="125"/>
              <w:adjustRightInd w:val="0"/>
              <w:snapToGrid w:val="0"/>
              <w:rPr>
                <w:rFonts w:ascii="Times New Roman" w:hAnsi="Times New Roman"/>
                <w:sz w:val="18"/>
              </w:rPr>
            </w:pPr>
            <w:r>
              <w:rPr>
                <w:rFonts w:ascii="Times New Roman" w:hAnsi="Times New Roman"/>
                <w:sz w:val="18"/>
              </w:rPr>
              <w:t>管理消息类型标识符</w:t>
            </w:r>
          </w:p>
        </w:tc>
      </w:tr>
      <w:tr w14:paraId="289F5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697A579F">
            <w:pPr>
              <w:pStyle w:val="125"/>
              <w:adjustRightInd w:val="0"/>
              <w:snapToGrid w:val="0"/>
              <w:rPr>
                <w:rFonts w:ascii="Times New Roman" w:hAnsi="Times New Roman"/>
                <w:sz w:val="18"/>
              </w:rPr>
            </w:pPr>
            <w:r>
              <w:rPr>
                <w:rFonts w:ascii="Times New Roman" w:hAnsi="Times New Roman"/>
                <w:sz w:val="18"/>
              </w:rPr>
              <w:t>关联请求（MMeAssocReq）</w:t>
            </w:r>
          </w:p>
        </w:tc>
        <w:tc>
          <w:tcPr>
            <w:tcW w:w="2481" w:type="dxa"/>
            <w:vAlign w:val="center"/>
          </w:tcPr>
          <w:p w14:paraId="4C78497B">
            <w:pPr>
              <w:pStyle w:val="125"/>
              <w:adjustRightInd w:val="0"/>
              <w:snapToGrid w:val="0"/>
              <w:rPr>
                <w:rFonts w:ascii="Times New Roman" w:hAnsi="Times New Roman"/>
                <w:sz w:val="18"/>
              </w:rPr>
            </w:pPr>
            <w:r>
              <w:rPr>
                <w:rFonts w:ascii="Times New Roman" w:hAnsi="Times New Roman"/>
                <w:sz w:val="18"/>
              </w:rPr>
              <w:t>0x0030</w:t>
            </w:r>
          </w:p>
        </w:tc>
      </w:tr>
      <w:tr w14:paraId="7BBCB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64DC78D7">
            <w:pPr>
              <w:pStyle w:val="125"/>
              <w:adjustRightInd w:val="0"/>
              <w:snapToGrid w:val="0"/>
              <w:rPr>
                <w:rFonts w:ascii="Times New Roman" w:hAnsi="Times New Roman"/>
                <w:sz w:val="18"/>
              </w:rPr>
            </w:pPr>
            <w:r>
              <w:rPr>
                <w:rFonts w:ascii="Times New Roman" w:hAnsi="Times New Roman"/>
                <w:sz w:val="18"/>
              </w:rPr>
              <w:t>关联</w:t>
            </w:r>
            <w:r>
              <w:rPr>
                <w:rFonts w:hint="eastAsia" w:ascii="Times New Roman" w:hAnsi="Times New Roman"/>
                <w:sz w:val="18"/>
              </w:rPr>
              <w:t>确认</w:t>
            </w:r>
            <w:r>
              <w:rPr>
                <w:rFonts w:ascii="Times New Roman" w:hAnsi="Times New Roman"/>
                <w:sz w:val="18"/>
              </w:rPr>
              <w:t>（MMeAssocCnf）</w:t>
            </w:r>
          </w:p>
        </w:tc>
        <w:tc>
          <w:tcPr>
            <w:tcW w:w="2481" w:type="dxa"/>
            <w:vAlign w:val="center"/>
          </w:tcPr>
          <w:p w14:paraId="58D66CD2">
            <w:pPr>
              <w:pStyle w:val="125"/>
              <w:adjustRightInd w:val="0"/>
              <w:snapToGrid w:val="0"/>
              <w:rPr>
                <w:rFonts w:ascii="Times New Roman" w:hAnsi="Times New Roman"/>
                <w:sz w:val="18"/>
              </w:rPr>
            </w:pPr>
            <w:r>
              <w:rPr>
                <w:rFonts w:ascii="Times New Roman" w:hAnsi="Times New Roman"/>
                <w:sz w:val="18"/>
              </w:rPr>
              <w:t>0x0031</w:t>
            </w:r>
          </w:p>
        </w:tc>
      </w:tr>
      <w:tr w14:paraId="27720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2F0CFD80">
            <w:pPr>
              <w:pStyle w:val="125"/>
              <w:adjustRightInd w:val="0"/>
              <w:snapToGrid w:val="0"/>
              <w:rPr>
                <w:rFonts w:ascii="Times New Roman" w:hAnsi="Times New Roman"/>
                <w:sz w:val="18"/>
              </w:rPr>
            </w:pPr>
            <w:r>
              <w:rPr>
                <w:rFonts w:ascii="Times New Roman" w:hAnsi="Times New Roman"/>
                <w:sz w:val="18"/>
              </w:rPr>
              <w:t>代理变更请求（MMeChangeProxyReq）</w:t>
            </w:r>
          </w:p>
        </w:tc>
        <w:tc>
          <w:tcPr>
            <w:tcW w:w="2481" w:type="dxa"/>
            <w:vAlign w:val="center"/>
          </w:tcPr>
          <w:p w14:paraId="09FFCC44">
            <w:pPr>
              <w:pStyle w:val="125"/>
              <w:adjustRightInd w:val="0"/>
              <w:snapToGrid w:val="0"/>
              <w:rPr>
                <w:rFonts w:ascii="Times New Roman" w:hAnsi="Times New Roman"/>
                <w:sz w:val="18"/>
              </w:rPr>
            </w:pPr>
            <w:r>
              <w:rPr>
                <w:rFonts w:ascii="Times New Roman" w:hAnsi="Times New Roman"/>
                <w:sz w:val="18"/>
              </w:rPr>
              <w:t>0x0032</w:t>
            </w:r>
          </w:p>
        </w:tc>
      </w:tr>
      <w:tr w14:paraId="3310D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2CEF5E34">
            <w:pPr>
              <w:pStyle w:val="125"/>
              <w:adjustRightInd w:val="0"/>
              <w:snapToGrid w:val="0"/>
              <w:rPr>
                <w:rFonts w:ascii="Times New Roman" w:hAnsi="Times New Roman"/>
                <w:sz w:val="18"/>
              </w:rPr>
            </w:pPr>
            <w:r>
              <w:rPr>
                <w:rFonts w:ascii="Times New Roman" w:hAnsi="Times New Roman"/>
                <w:sz w:val="18"/>
              </w:rPr>
              <w:t>关联指示（MMeAssocInd）</w:t>
            </w:r>
          </w:p>
        </w:tc>
        <w:tc>
          <w:tcPr>
            <w:tcW w:w="2481" w:type="dxa"/>
            <w:vAlign w:val="center"/>
          </w:tcPr>
          <w:p w14:paraId="0B696637">
            <w:pPr>
              <w:pStyle w:val="125"/>
              <w:adjustRightInd w:val="0"/>
              <w:snapToGrid w:val="0"/>
              <w:rPr>
                <w:rFonts w:ascii="Times New Roman" w:hAnsi="Times New Roman"/>
                <w:sz w:val="18"/>
              </w:rPr>
            </w:pPr>
            <w:r>
              <w:rPr>
                <w:rFonts w:ascii="Times New Roman" w:hAnsi="Times New Roman"/>
                <w:sz w:val="18"/>
              </w:rPr>
              <w:t>0x0034</w:t>
            </w:r>
          </w:p>
        </w:tc>
      </w:tr>
      <w:tr w14:paraId="2EC38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123E5C92">
            <w:pPr>
              <w:pStyle w:val="125"/>
              <w:adjustRightInd w:val="0"/>
              <w:snapToGrid w:val="0"/>
              <w:rPr>
                <w:rFonts w:ascii="Times New Roman" w:hAnsi="Times New Roman"/>
                <w:sz w:val="18"/>
              </w:rPr>
            </w:pPr>
            <w:r>
              <w:rPr>
                <w:rFonts w:ascii="Times New Roman" w:hAnsi="Times New Roman"/>
                <w:sz w:val="18"/>
              </w:rPr>
              <w:t>代理变更</w:t>
            </w:r>
            <w:r>
              <w:rPr>
                <w:rFonts w:hint="eastAsia" w:ascii="Times New Roman" w:hAnsi="Times New Roman"/>
                <w:sz w:val="18"/>
              </w:rPr>
              <w:t>确认</w:t>
            </w:r>
            <w:r>
              <w:rPr>
                <w:rFonts w:ascii="Times New Roman" w:hAnsi="Times New Roman"/>
                <w:sz w:val="18"/>
              </w:rPr>
              <w:t>（MMeChangeProxyCnf）</w:t>
            </w:r>
          </w:p>
        </w:tc>
        <w:tc>
          <w:tcPr>
            <w:tcW w:w="2481" w:type="dxa"/>
            <w:vAlign w:val="center"/>
          </w:tcPr>
          <w:p w14:paraId="0BEBC372">
            <w:pPr>
              <w:pStyle w:val="125"/>
              <w:adjustRightInd w:val="0"/>
              <w:snapToGrid w:val="0"/>
              <w:rPr>
                <w:rFonts w:ascii="Times New Roman" w:hAnsi="Times New Roman"/>
                <w:sz w:val="18"/>
              </w:rPr>
            </w:pPr>
            <w:r>
              <w:rPr>
                <w:rFonts w:ascii="Times New Roman" w:hAnsi="Times New Roman"/>
                <w:sz w:val="18"/>
              </w:rPr>
              <w:t>0x0037</w:t>
            </w:r>
          </w:p>
        </w:tc>
      </w:tr>
      <w:tr w14:paraId="3A729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20D160F1">
            <w:pPr>
              <w:pStyle w:val="125"/>
              <w:adjustRightInd w:val="0"/>
              <w:snapToGrid w:val="0"/>
              <w:rPr>
                <w:rFonts w:ascii="Times New Roman" w:hAnsi="Times New Roman"/>
                <w:sz w:val="18"/>
              </w:rPr>
            </w:pPr>
            <w:r>
              <w:rPr>
                <w:rFonts w:ascii="Times New Roman" w:hAnsi="Times New Roman"/>
                <w:sz w:val="18"/>
              </w:rPr>
              <w:t>关联汇总指示（MMeAssocGatherInd）</w:t>
            </w:r>
          </w:p>
        </w:tc>
        <w:tc>
          <w:tcPr>
            <w:tcW w:w="2481" w:type="dxa"/>
            <w:vAlign w:val="center"/>
          </w:tcPr>
          <w:p w14:paraId="1EF48DB4">
            <w:pPr>
              <w:pStyle w:val="125"/>
              <w:adjustRightInd w:val="0"/>
              <w:snapToGrid w:val="0"/>
              <w:rPr>
                <w:rFonts w:ascii="Times New Roman" w:hAnsi="Times New Roman"/>
                <w:sz w:val="18"/>
              </w:rPr>
            </w:pPr>
            <w:r>
              <w:rPr>
                <w:rFonts w:ascii="Times New Roman" w:hAnsi="Times New Roman"/>
                <w:sz w:val="18"/>
              </w:rPr>
              <w:t>0x003A</w:t>
            </w:r>
          </w:p>
        </w:tc>
      </w:tr>
      <w:tr w14:paraId="3C383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2867D95A">
            <w:pPr>
              <w:pStyle w:val="125"/>
              <w:adjustRightInd w:val="0"/>
              <w:snapToGrid w:val="0"/>
              <w:rPr>
                <w:rFonts w:ascii="Times New Roman" w:hAnsi="Times New Roman"/>
                <w:sz w:val="18"/>
              </w:rPr>
            </w:pPr>
            <w:r>
              <w:rPr>
                <w:rFonts w:ascii="Times New Roman" w:hAnsi="Times New Roman"/>
                <w:sz w:val="18"/>
              </w:rPr>
              <w:t>代理变更</w:t>
            </w:r>
            <w:r>
              <w:rPr>
                <w:rFonts w:hint="eastAsia" w:ascii="Times New Roman" w:hAnsi="Times New Roman"/>
                <w:sz w:val="18"/>
              </w:rPr>
              <w:t>确认</w:t>
            </w:r>
            <w:r>
              <w:rPr>
                <w:rFonts w:ascii="Times New Roman" w:hAnsi="Times New Roman"/>
                <w:sz w:val="18"/>
              </w:rPr>
              <w:t>（MMeChangeProxyBitMapCnf）</w:t>
            </w:r>
          </w:p>
        </w:tc>
        <w:tc>
          <w:tcPr>
            <w:tcW w:w="2481" w:type="dxa"/>
            <w:vAlign w:val="center"/>
          </w:tcPr>
          <w:p w14:paraId="7BAE805E">
            <w:pPr>
              <w:pStyle w:val="125"/>
              <w:adjustRightInd w:val="0"/>
              <w:snapToGrid w:val="0"/>
              <w:rPr>
                <w:rFonts w:ascii="Times New Roman" w:hAnsi="Times New Roman"/>
                <w:sz w:val="18"/>
              </w:rPr>
            </w:pPr>
            <w:r>
              <w:rPr>
                <w:rFonts w:ascii="Times New Roman" w:hAnsi="Times New Roman"/>
                <w:sz w:val="18"/>
              </w:rPr>
              <w:t>0x003B</w:t>
            </w:r>
          </w:p>
        </w:tc>
      </w:tr>
      <w:tr w14:paraId="7D45C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6B02D08A">
            <w:pPr>
              <w:pStyle w:val="125"/>
              <w:adjustRightInd w:val="0"/>
              <w:snapToGrid w:val="0"/>
              <w:rPr>
                <w:rFonts w:ascii="Times New Roman" w:hAnsi="Times New Roman"/>
                <w:sz w:val="18"/>
              </w:rPr>
            </w:pPr>
            <w:r>
              <w:rPr>
                <w:rFonts w:ascii="Times New Roman" w:hAnsi="Times New Roman"/>
                <w:sz w:val="18"/>
              </w:rPr>
              <w:t>离线指示（MMeLeaveInd）</w:t>
            </w:r>
          </w:p>
        </w:tc>
        <w:tc>
          <w:tcPr>
            <w:tcW w:w="2481" w:type="dxa"/>
            <w:vAlign w:val="center"/>
          </w:tcPr>
          <w:p w14:paraId="3EDA040C">
            <w:pPr>
              <w:pStyle w:val="125"/>
              <w:adjustRightInd w:val="0"/>
              <w:snapToGrid w:val="0"/>
              <w:rPr>
                <w:rFonts w:ascii="Times New Roman" w:hAnsi="Times New Roman"/>
                <w:sz w:val="18"/>
              </w:rPr>
            </w:pPr>
            <w:r>
              <w:rPr>
                <w:rFonts w:ascii="Times New Roman" w:hAnsi="Times New Roman"/>
                <w:sz w:val="18"/>
              </w:rPr>
              <w:t>0x0049</w:t>
            </w:r>
          </w:p>
        </w:tc>
      </w:tr>
      <w:tr w14:paraId="2CDC4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29EEB400">
            <w:pPr>
              <w:pStyle w:val="125"/>
              <w:adjustRightInd w:val="0"/>
              <w:snapToGrid w:val="0"/>
              <w:rPr>
                <w:rFonts w:ascii="Times New Roman" w:hAnsi="Times New Roman"/>
                <w:sz w:val="18"/>
              </w:rPr>
            </w:pPr>
            <w:r>
              <w:rPr>
                <w:rFonts w:ascii="Times New Roman" w:hAnsi="Times New Roman"/>
                <w:sz w:val="18"/>
              </w:rPr>
              <w:t>心跳检测（MMeHeartBeatCheck）</w:t>
            </w:r>
          </w:p>
        </w:tc>
        <w:tc>
          <w:tcPr>
            <w:tcW w:w="2481" w:type="dxa"/>
            <w:vAlign w:val="center"/>
          </w:tcPr>
          <w:p w14:paraId="25E512AF">
            <w:pPr>
              <w:pStyle w:val="125"/>
              <w:adjustRightInd w:val="0"/>
              <w:snapToGrid w:val="0"/>
              <w:rPr>
                <w:rFonts w:ascii="Times New Roman" w:hAnsi="Times New Roman"/>
                <w:sz w:val="18"/>
              </w:rPr>
            </w:pPr>
            <w:r>
              <w:rPr>
                <w:rFonts w:ascii="Times New Roman" w:hAnsi="Times New Roman"/>
                <w:sz w:val="18"/>
              </w:rPr>
              <w:t>0x0051</w:t>
            </w:r>
          </w:p>
        </w:tc>
      </w:tr>
      <w:tr w14:paraId="59AA6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3113BB76">
            <w:pPr>
              <w:pStyle w:val="125"/>
              <w:adjustRightInd w:val="0"/>
              <w:snapToGrid w:val="0"/>
              <w:rPr>
                <w:rFonts w:ascii="Times New Roman" w:hAnsi="Times New Roman"/>
                <w:sz w:val="18"/>
              </w:rPr>
            </w:pPr>
            <w:r>
              <w:rPr>
                <w:rFonts w:ascii="Times New Roman" w:hAnsi="Times New Roman"/>
                <w:sz w:val="18"/>
              </w:rPr>
              <w:t>发现列表（MMeDiscoverNodeList）</w:t>
            </w:r>
          </w:p>
        </w:tc>
        <w:tc>
          <w:tcPr>
            <w:tcW w:w="2481" w:type="dxa"/>
            <w:vAlign w:val="center"/>
          </w:tcPr>
          <w:p w14:paraId="5555D00C">
            <w:pPr>
              <w:pStyle w:val="125"/>
              <w:adjustRightInd w:val="0"/>
              <w:snapToGrid w:val="0"/>
              <w:rPr>
                <w:rFonts w:ascii="Times New Roman" w:hAnsi="Times New Roman"/>
                <w:sz w:val="18"/>
              </w:rPr>
            </w:pPr>
            <w:r>
              <w:rPr>
                <w:rFonts w:ascii="Times New Roman" w:hAnsi="Times New Roman"/>
                <w:sz w:val="18"/>
              </w:rPr>
              <w:t>0x0055</w:t>
            </w:r>
          </w:p>
        </w:tc>
      </w:tr>
      <w:tr w14:paraId="37E09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530BFF94">
            <w:pPr>
              <w:pStyle w:val="125"/>
              <w:adjustRightInd w:val="0"/>
              <w:snapToGrid w:val="0"/>
              <w:rPr>
                <w:rFonts w:ascii="Times New Roman" w:hAnsi="Times New Roman"/>
                <w:sz w:val="18"/>
              </w:rPr>
            </w:pPr>
            <w:r>
              <w:rPr>
                <w:rFonts w:ascii="Times New Roman" w:hAnsi="Times New Roman"/>
                <w:sz w:val="18"/>
              </w:rPr>
              <w:t>延迟离线指示（MMeDelayLeaveInd）</w:t>
            </w:r>
          </w:p>
        </w:tc>
        <w:tc>
          <w:tcPr>
            <w:tcW w:w="2481" w:type="dxa"/>
            <w:vAlign w:val="center"/>
          </w:tcPr>
          <w:p w14:paraId="1314D310">
            <w:pPr>
              <w:pStyle w:val="125"/>
              <w:adjustRightInd w:val="0"/>
              <w:snapToGrid w:val="0"/>
              <w:rPr>
                <w:rFonts w:ascii="Times New Roman" w:hAnsi="Times New Roman"/>
                <w:sz w:val="18"/>
              </w:rPr>
            </w:pPr>
            <w:r>
              <w:rPr>
                <w:rFonts w:ascii="Times New Roman" w:hAnsi="Times New Roman"/>
                <w:sz w:val="18"/>
              </w:rPr>
              <w:t>0x005D</w:t>
            </w:r>
          </w:p>
        </w:tc>
      </w:tr>
      <w:tr w14:paraId="616A0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398741CD">
            <w:pPr>
              <w:pStyle w:val="125"/>
              <w:adjustRightInd w:val="0"/>
              <w:snapToGrid w:val="0"/>
              <w:rPr>
                <w:rFonts w:ascii="Times New Roman" w:hAnsi="Times New Roman"/>
                <w:sz w:val="18"/>
              </w:rPr>
            </w:pPr>
            <w:r>
              <w:rPr>
                <w:rFonts w:ascii="Times New Roman" w:hAnsi="Times New Roman"/>
                <w:sz w:val="18"/>
              </w:rPr>
              <w:t>通信成功率上报（MMeSuccessRateReport）</w:t>
            </w:r>
          </w:p>
        </w:tc>
        <w:tc>
          <w:tcPr>
            <w:tcW w:w="2481" w:type="dxa"/>
            <w:vAlign w:val="center"/>
          </w:tcPr>
          <w:p w14:paraId="74ED730B">
            <w:pPr>
              <w:pStyle w:val="125"/>
              <w:adjustRightInd w:val="0"/>
              <w:snapToGrid w:val="0"/>
              <w:rPr>
                <w:rFonts w:ascii="Times New Roman" w:hAnsi="Times New Roman"/>
                <w:sz w:val="18"/>
              </w:rPr>
            </w:pPr>
            <w:r>
              <w:rPr>
                <w:rFonts w:ascii="Times New Roman" w:hAnsi="Times New Roman"/>
                <w:sz w:val="18"/>
              </w:rPr>
              <w:t>0x005E</w:t>
            </w:r>
          </w:p>
        </w:tc>
      </w:tr>
      <w:tr w14:paraId="4971F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1B93117B">
            <w:pPr>
              <w:pStyle w:val="125"/>
              <w:rPr>
                <w:rFonts w:ascii="Times New Roman" w:hAnsi="Times New Roman"/>
                <w:sz w:val="18"/>
              </w:rPr>
            </w:pPr>
            <w:r>
              <w:rPr>
                <w:rFonts w:hint="eastAsia" w:ascii="Times New Roman" w:hAnsi="Times New Roman"/>
                <w:sz w:val="18"/>
              </w:rPr>
              <w:t>网络冲突上报报文（MMeNetworkConflictReport）</w:t>
            </w:r>
          </w:p>
        </w:tc>
        <w:tc>
          <w:tcPr>
            <w:tcW w:w="2481" w:type="dxa"/>
            <w:vAlign w:val="center"/>
          </w:tcPr>
          <w:p w14:paraId="00DFA813">
            <w:pPr>
              <w:pStyle w:val="125"/>
              <w:rPr>
                <w:rFonts w:ascii="Times New Roman" w:hAnsi="Times New Roman"/>
                <w:sz w:val="18"/>
              </w:rPr>
            </w:pPr>
            <w:r>
              <w:rPr>
                <w:rFonts w:ascii="Times New Roman" w:hAnsi="Times New Roman"/>
                <w:sz w:val="18"/>
              </w:rPr>
              <w:t>0x005F</w:t>
            </w:r>
          </w:p>
        </w:tc>
      </w:tr>
      <w:tr w14:paraId="3C397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175C7C35">
            <w:pPr>
              <w:pStyle w:val="125"/>
              <w:adjustRightInd w:val="0"/>
              <w:snapToGrid w:val="0"/>
              <w:rPr>
                <w:rFonts w:ascii="Times New Roman" w:hAnsi="Times New Roman"/>
                <w:sz w:val="18"/>
              </w:rPr>
            </w:pPr>
            <w:r>
              <w:rPr>
                <w:rFonts w:ascii="Times New Roman" w:hAnsi="Times New Roman"/>
                <w:sz w:val="18"/>
              </w:rPr>
              <w:t>过零NTB采集指示（MMeZeroCrossNTBCollectInd）</w:t>
            </w:r>
          </w:p>
        </w:tc>
        <w:tc>
          <w:tcPr>
            <w:tcW w:w="2481" w:type="dxa"/>
            <w:vAlign w:val="center"/>
          </w:tcPr>
          <w:p w14:paraId="64CA26F2">
            <w:pPr>
              <w:pStyle w:val="125"/>
              <w:adjustRightInd w:val="0"/>
              <w:snapToGrid w:val="0"/>
              <w:rPr>
                <w:rFonts w:ascii="Times New Roman" w:hAnsi="Times New Roman"/>
                <w:sz w:val="18"/>
              </w:rPr>
            </w:pPr>
            <w:r>
              <w:rPr>
                <w:rFonts w:ascii="Times New Roman" w:hAnsi="Times New Roman"/>
                <w:sz w:val="18"/>
              </w:rPr>
              <w:t>0x0062</w:t>
            </w:r>
          </w:p>
        </w:tc>
      </w:tr>
      <w:tr w14:paraId="38B3E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26BB2FD4">
            <w:pPr>
              <w:pStyle w:val="125"/>
              <w:adjustRightInd w:val="0"/>
              <w:snapToGrid w:val="0"/>
              <w:rPr>
                <w:rFonts w:ascii="Times New Roman" w:hAnsi="Times New Roman"/>
                <w:sz w:val="18"/>
              </w:rPr>
            </w:pPr>
            <w:r>
              <w:rPr>
                <w:rFonts w:ascii="Times New Roman" w:hAnsi="Times New Roman"/>
                <w:sz w:val="18"/>
              </w:rPr>
              <w:t>过零NTB上报（MMeZeroCrossNTBReport）</w:t>
            </w:r>
          </w:p>
        </w:tc>
        <w:tc>
          <w:tcPr>
            <w:tcW w:w="2481" w:type="dxa"/>
            <w:vAlign w:val="center"/>
          </w:tcPr>
          <w:p w14:paraId="1AC8E3D0">
            <w:pPr>
              <w:pStyle w:val="125"/>
              <w:adjustRightInd w:val="0"/>
              <w:snapToGrid w:val="0"/>
              <w:rPr>
                <w:rFonts w:ascii="Times New Roman" w:hAnsi="Times New Roman"/>
                <w:sz w:val="18"/>
              </w:rPr>
            </w:pPr>
            <w:r>
              <w:rPr>
                <w:rFonts w:ascii="Times New Roman" w:hAnsi="Times New Roman"/>
                <w:sz w:val="18"/>
              </w:rPr>
              <w:t>0x0063</w:t>
            </w:r>
          </w:p>
        </w:tc>
      </w:tr>
      <w:tr w14:paraId="43434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06496120">
            <w:pPr>
              <w:pStyle w:val="125"/>
              <w:adjustRightInd w:val="0"/>
              <w:snapToGrid w:val="0"/>
              <w:rPr>
                <w:rFonts w:ascii="Times New Roman" w:hAnsi="Times New Roman"/>
                <w:sz w:val="18"/>
              </w:rPr>
            </w:pPr>
            <w:r>
              <w:rPr>
                <w:rFonts w:ascii="Times New Roman" w:hAnsi="Times New Roman"/>
                <w:sz w:val="18"/>
              </w:rPr>
              <w:t>网络诊断报文（MMeDiagnose）</w:t>
            </w:r>
          </w:p>
        </w:tc>
        <w:tc>
          <w:tcPr>
            <w:tcW w:w="2481" w:type="dxa"/>
            <w:vAlign w:val="center"/>
          </w:tcPr>
          <w:p w14:paraId="737666FF">
            <w:pPr>
              <w:pStyle w:val="125"/>
              <w:adjustRightInd w:val="0"/>
              <w:snapToGrid w:val="0"/>
              <w:rPr>
                <w:rFonts w:ascii="Times New Roman" w:hAnsi="Times New Roman"/>
                <w:sz w:val="18"/>
              </w:rPr>
            </w:pPr>
            <w:r>
              <w:rPr>
                <w:rFonts w:ascii="Times New Roman" w:hAnsi="Times New Roman"/>
                <w:sz w:val="18"/>
              </w:rPr>
              <w:t>0x0064</w:t>
            </w:r>
          </w:p>
        </w:tc>
      </w:tr>
      <w:tr w14:paraId="51D9A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vAlign w:val="center"/>
          </w:tcPr>
          <w:p w14:paraId="14C2452A">
            <w:pPr>
              <w:pStyle w:val="125"/>
              <w:rPr>
                <w:rFonts w:ascii="Times New Roman" w:hAnsi="Times New Roman"/>
                <w:sz w:val="18"/>
              </w:rPr>
            </w:pPr>
            <w:bookmarkStart w:id="1064" w:name="_Toc400798943"/>
            <w:bookmarkStart w:id="1065" w:name="_Toc397529473"/>
            <w:bookmarkStart w:id="1066" w:name="_Toc399228907"/>
            <w:bookmarkStart w:id="1067" w:name="_Toc408859807"/>
            <w:bookmarkStart w:id="1068" w:name="_Toc402982933"/>
            <w:bookmarkStart w:id="1069" w:name="_Toc405476678"/>
            <w:bookmarkStart w:id="1070" w:name="_Toc389724830"/>
            <w:bookmarkStart w:id="1071" w:name="_Toc397528805"/>
            <w:bookmarkStart w:id="1072" w:name="_Toc439785765"/>
            <w:bookmarkStart w:id="1073" w:name="_Toc399757315"/>
            <w:bookmarkStart w:id="1074" w:name="_Toc399259273"/>
            <w:bookmarkStart w:id="1075" w:name="_Toc403585336"/>
            <w:bookmarkStart w:id="1076" w:name="_Toc402983865"/>
            <w:bookmarkStart w:id="1077" w:name="_Toc402983399"/>
            <w:bookmarkStart w:id="1078" w:name="_Toc403570201"/>
            <w:r>
              <w:rPr>
                <w:rFonts w:hint="eastAsia" w:ascii="Times New Roman" w:hAnsi="Times New Roman"/>
                <w:sz w:val="18"/>
              </w:rPr>
              <w:t>无线信道冲突上报（MMeRFChannelConflictReport）</w:t>
            </w:r>
          </w:p>
        </w:tc>
        <w:tc>
          <w:tcPr>
            <w:tcW w:w="2481" w:type="dxa"/>
            <w:vAlign w:val="center"/>
          </w:tcPr>
          <w:p w14:paraId="312E8B60">
            <w:pPr>
              <w:pStyle w:val="125"/>
              <w:rPr>
                <w:rFonts w:ascii="Times New Roman" w:hAnsi="Times New Roman"/>
                <w:sz w:val="18"/>
              </w:rPr>
            </w:pPr>
            <w:r>
              <w:rPr>
                <w:rFonts w:ascii="Times New Roman" w:hAnsi="Times New Roman"/>
                <w:sz w:val="18"/>
              </w:rPr>
              <w:t>0x0070</w:t>
            </w:r>
          </w:p>
        </w:tc>
      </w:tr>
      <w:tr w14:paraId="17C9B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Borders>
              <w:top w:val="single" w:color="000000" w:sz="4" w:space="0"/>
              <w:left w:val="single" w:color="000000" w:sz="4" w:space="0"/>
              <w:bottom w:val="single" w:color="000000" w:sz="4" w:space="0"/>
              <w:right w:val="single" w:color="000000" w:sz="4" w:space="0"/>
            </w:tcBorders>
            <w:vAlign w:val="center"/>
          </w:tcPr>
          <w:p w14:paraId="46E71376">
            <w:pPr>
              <w:pStyle w:val="125"/>
              <w:adjustRightInd w:val="0"/>
              <w:snapToGrid w:val="0"/>
              <w:rPr>
                <w:rFonts w:ascii="Times New Roman" w:hAnsi="Times New Roman"/>
                <w:sz w:val="18"/>
              </w:rPr>
            </w:pPr>
            <w:r>
              <w:rPr>
                <w:rFonts w:ascii="Times New Roman" w:hAnsi="Times New Roman"/>
                <w:sz w:val="18"/>
              </w:rPr>
              <w:t>Bitloading训练结果更新请求</w:t>
            </w:r>
          </w:p>
        </w:tc>
        <w:tc>
          <w:tcPr>
            <w:tcW w:w="2481" w:type="dxa"/>
            <w:tcBorders>
              <w:top w:val="single" w:color="000000" w:sz="4" w:space="0"/>
              <w:left w:val="single" w:color="000000" w:sz="4" w:space="0"/>
              <w:bottom w:val="single" w:color="000000" w:sz="4" w:space="0"/>
              <w:right w:val="single" w:color="000000" w:sz="4" w:space="0"/>
            </w:tcBorders>
            <w:vAlign w:val="center"/>
          </w:tcPr>
          <w:p w14:paraId="0605103D">
            <w:pPr>
              <w:pStyle w:val="125"/>
              <w:rPr>
                <w:rFonts w:ascii="Times New Roman" w:hAnsi="Times New Roman"/>
                <w:sz w:val="18"/>
              </w:rPr>
            </w:pPr>
            <w:r>
              <w:rPr>
                <w:rFonts w:ascii="Times New Roman" w:hAnsi="Times New Roman"/>
                <w:sz w:val="18"/>
              </w:rPr>
              <w:t>0x</w:t>
            </w:r>
            <w:r>
              <w:rPr>
                <w:rFonts w:hint="eastAsia" w:ascii="Times New Roman" w:hAnsi="Times New Roman"/>
                <w:sz w:val="18"/>
              </w:rPr>
              <w:t>00</w:t>
            </w:r>
            <w:r>
              <w:rPr>
                <w:rFonts w:ascii="Times New Roman" w:hAnsi="Times New Roman"/>
                <w:sz w:val="18"/>
              </w:rPr>
              <w:t>80</w:t>
            </w:r>
          </w:p>
        </w:tc>
      </w:tr>
      <w:tr w14:paraId="1F1C4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Borders>
              <w:top w:val="single" w:color="000000" w:sz="4" w:space="0"/>
              <w:left w:val="single" w:color="000000" w:sz="4" w:space="0"/>
              <w:bottom w:val="single" w:color="000000" w:sz="4" w:space="0"/>
              <w:right w:val="single" w:color="000000" w:sz="4" w:space="0"/>
            </w:tcBorders>
            <w:vAlign w:val="center"/>
          </w:tcPr>
          <w:p w14:paraId="5F6E69AA">
            <w:pPr>
              <w:pStyle w:val="125"/>
              <w:adjustRightInd w:val="0"/>
              <w:snapToGrid w:val="0"/>
              <w:rPr>
                <w:rFonts w:ascii="Times New Roman" w:hAnsi="Times New Roman"/>
                <w:sz w:val="18"/>
              </w:rPr>
            </w:pPr>
            <w:r>
              <w:rPr>
                <w:rFonts w:ascii="Times New Roman" w:hAnsi="Times New Roman"/>
                <w:sz w:val="18"/>
              </w:rPr>
              <w:t>Bitloading训练结果更新确认</w:t>
            </w:r>
          </w:p>
        </w:tc>
        <w:tc>
          <w:tcPr>
            <w:tcW w:w="2481" w:type="dxa"/>
            <w:tcBorders>
              <w:top w:val="single" w:color="000000" w:sz="4" w:space="0"/>
              <w:left w:val="single" w:color="000000" w:sz="4" w:space="0"/>
              <w:bottom w:val="single" w:color="000000" w:sz="4" w:space="0"/>
              <w:right w:val="single" w:color="000000" w:sz="4" w:space="0"/>
            </w:tcBorders>
            <w:vAlign w:val="center"/>
          </w:tcPr>
          <w:p w14:paraId="7C736B01">
            <w:pPr>
              <w:pStyle w:val="125"/>
              <w:rPr>
                <w:rFonts w:ascii="Times New Roman" w:hAnsi="Times New Roman"/>
                <w:sz w:val="18"/>
              </w:rPr>
            </w:pPr>
            <w:r>
              <w:rPr>
                <w:rFonts w:ascii="Times New Roman" w:hAnsi="Times New Roman"/>
                <w:sz w:val="18"/>
              </w:rPr>
              <w:t>0x</w:t>
            </w:r>
            <w:r>
              <w:rPr>
                <w:rFonts w:hint="eastAsia" w:ascii="Times New Roman" w:hAnsi="Times New Roman"/>
                <w:sz w:val="18"/>
              </w:rPr>
              <w:t>00</w:t>
            </w:r>
            <w:r>
              <w:rPr>
                <w:rFonts w:ascii="Times New Roman" w:hAnsi="Times New Roman"/>
                <w:sz w:val="18"/>
              </w:rPr>
              <w:t>81</w:t>
            </w:r>
          </w:p>
        </w:tc>
      </w:tr>
      <w:tr w14:paraId="148B3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Borders>
              <w:top w:val="single" w:color="000000" w:sz="4" w:space="0"/>
              <w:left w:val="single" w:color="000000" w:sz="4" w:space="0"/>
              <w:bottom w:val="single" w:color="000000" w:sz="4" w:space="0"/>
              <w:right w:val="single" w:color="000000" w:sz="4" w:space="0"/>
            </w:tcBorders>
            <w:vAlign w:val="center"/>
          </w:tcPr>
          <w:p w14:paraId="7BCAB874">
            <w:pPr>
              <w:pStyle w:val="125"/>
              <w:adjustRightInd w:val="0"/>
              <w:snapToGrid w:val="0"/>
              <w:rPr>
                <w:rFonts w:ascii="Times New Roman" w:hAnsi="Times New Roman"/>
                <w:sz w:val="18"/>
              </w:rPr>
            </w:pPr>
            <w:r>
              <w:rPr>
                <w:rFonts w:ascii="Times New Roman" w:hAnsi="Times New Roman"/>
                <w:sz w:val="18"/>
              </w:rPr>
              <w:t>RU_SNR信息告知</w:t>
            </w:r>
          </w:p>
        </w:tc>
        <w:tc>
          <w:tcPr>
            <w:tcW w:w="2481" w:type="dxa"/>
            <w:tcBorders>
              <w:top w:val="single" w:color="000000" w:sz="4" w:space="0"/>
              <w:left w:val="single" w:color="000000" w:sz="4" w:space="0"/>
              <w:bottom w:val="single" w:color="000000" w:sz="4" w:space="0"/>
              <w:right w:val="single" w:color="000000" w:sz="4" w:space="0"/>
            </w:tcBorders>
            <w:vAlign w:val="center"/>
          </w:tcPr>
          <w:p w14:paraId="7B671457">
            <w:pPr>
              <w:pStyle w:val="125"/>
              <w:rPr>
                <w:rFonts w:ascii="Times New Roman" w:hAnsi="Times New Roman"/>
                <w:sz w:val="18"/>
              </w:rPr>
            </w:pPr>
            <w:r>
              <w:rPr>
                <w:rFonts w:ascii="Times New Roman" w:hAnsi="Times New Roman"/>
                <w:sz w:val="18"/>
              </w:rPr>
              <w:t>0x</w:t>
            </w:r>
            <w:r>
              <w:rPr>
                <w:rFonts w:hint="eastAsia" w:ascii="Times New Roman" w:hAnsi="Times New Roman"/>
                <w:sz w:val="18"/>
              </w:rPr>
              <w:t>00</w:t>
            </w:r>
            <w:r>
              <w:rPr>
                <w:rFonts w:ascii="Times New Roman" w:hAnsi="Times New Roman"/>
                <w:sz w:val="18"/>
              </w:rPr>
              <w:t>82</w:t>
            </w:r>
          </w:p>
        </w:tc>
      </w:tr>
      <w:tr w14:paraId="09510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Borders>
              <w:top w:val="single" w:color="000000" w:sz="4" w:space="0"/>
              <w:left w:val="single" w:color="000000" w:sz="4" w:space="0"/>
              <w:bottom w:val="single" w:color="000000" w:sz="4" w:space="0"/>
              <w:right w:val="single" w:color="000000" w:sz="4" w:space="0"/>
            </w:tcBorders>
            <w:vAlign w:val="center"/>
          </w:tcPr>
          <w:p w14:paraId="71DD4832">
            <w:pPr>
              <w:pStyle w:val="125"/>
              <w:adjustRightInd w:val="0"/>
              <w:snapToGrid w:val="0"/>
              <w:rPr>
                <w:rFonts w:ascii="Times New Roman" w:hAnsi="Times New Roman"/>
                <w:sz w:val="18"/>
              </w:rPr>
            </w:pPr>
            <w:r>
              <w:rPr>
                <w:rFonts w:ascii="Times New Roman" w:hAnsi="Times New Roman"/>
                <w:sz w:val="18"/>
              </w:rPr>
              <w:t>站点TEI列表请求</w:t>
            </w:r>
          </w:p>
        </w:tc>
        <w:tc>
          <w:tcPr>
            <w:tcW w:w="2481" w:type="dxa"/>
            <w:tcBorders>
              <w:top w:val="single" w:color="000000" w:sz="4" w:space="0"/>
              <w:left w:val="single" w:color="000000" w:sz="4" w:space="0"/>
              <w:bottom w:val="single" w:color="000000" w:sz="4" w:space="0"/>
              <w:right w:val="single" w:color="000000" w:sz="4" w:space="0"/>
            </w:tcBorders>
            <w:vAlign w:val="center"/>
          </w:tcPr>
          <w:p w14:paraId="523FC153">
            <w:pPr>
              <w:pStyle w:val="125"/>
              <w:rPr>
                <w:rFonts w:ascii="Times New Roman" w:hAnsi="Times New Roman"/>
                <w:sz w:val="18"/>
              </w:rPr>
            </w:pPr>
            <w:r>
              <w:rPr>
                <w:rFonts w:ascii="Times New Roman" w:hAnsi="Times New Roman"/>
                <w:sz w:val="18"/>
              </w:rPr>
              <w:t>0x</w:t>
            </w:r>
            <w:r>
              <w:rPr>
                <w:rFonts w:hint="eastAsia" w:ascii="Times New Roman" w:hAnsi="Times New Roman"/>
                <w:sz w:val="18"/>
              </w:rPr>
              <w:t>00</w:t>
            </w:r>
            <w:r>
              <w:rPr>
                <w:rFonts w:ascii="Times New Roman" w:hAnsi="Times New Roman"/>
                <w:sz w:val="18"/>
              </w:rPr>
              <w:t>83</w:t>
            </w:r>
          </w:p>
        </w:tc>
      </w:tr>
      <w:tr w14:paraId="51795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Borders>
              <w:top w:val="single" w:color="000000" w:sz="4" w:space="0"/>
              <w:left w:val="single" w:color="000000" w:sz="4" w:space="0"/>
              <w:bottom w:val="single" w:color="000000" w:sz="4" w:space="0"/>
              <w:right w:val="single" w:color="000000" w:sz="4" w:space="0"/>
            </w:tcBorders>
            <w:vAlign w:val="center"/>
          </w:tcPr>
          <w:p w14:paraId="010A3172">
            <w:pPr>
              <w:pStyle w:val="125"/>
              <w:adjustRightInd w:val="0"/>
              <w:snapToGrid w:val="0"/>
              <w:rPr>
                <w:rFonts w:ascii="Times New Roman" w:hAnsi="Times New Roman"/>
                <w:sz w:val="18"/>
              </w:rPr>
            </w:pPr>
            <w:r>
              <w:rPr>
                <w:rFonts w:ascii="Times New Roman" w:hAnsi="Times New Roman"/>
                <w:sz w:val="18"/>
              </w:rPr>
              <w:t>站点TEI列表回复</w:t>
            </w:r>
          </w:p>
        </w:tc>
        <w:tc>
          <w:tcPr>
            <w:tcW w:w="2481" w:type="dxa"/>
            <w:tcBorders>
              <w:top w:val="single" w:color="000000" w:sz="4" w:space="0"/>
              <w:left w:val="single" w:color="000000" w:sz="4" w:space="0"/>
              <w:bottom w:val="single" w:color="000000" w:sz="4" w:space="0"/>
              <w:right w:val="single" w:color="000000" w:sz="4" w:space="0"/>
            </w:tcBorders>
            <w:vAlign w:val="center"/>
          </w:tcPr>
          <w:p w14:paraId="223471F2">
            <w:pPr>
              <w:pStyle w:val="125"/>
              <w:rPr>
                <w:rFonts w:ascii="Times New Roman" w:hAnsi="Times New Roman"/>
                <w:sz w:val="18"/>
              </w:rPr>
            </w:pPr>
            <w:r>
              <w:rPr>
                <w:rFonts w:ascii="Times New Roman" w:hAnsi="Times New Roman"/>
                <w:sz w:val="18"/>
              </w:rPr>
              <w:t>0x</w:t>
            </w:r>
            <w:r>
              <w:rPr>
                <w:rFonts w:hint="eastAsia" w:ascii="Times New Roman" w:hAnsi="Times New Roman"/>
                <w:sz w:val="18"/>
              </w:rPr>
              <w:t>00</w:t>
            </w:r>
            <w:r>
              <w:rPr>
                <w:rFonts w:ascii="Times New Roman" w:hAnsi="Times New Roman"/>
                <w:sz w:val="18"/>
              </w:rPr>
              <w:t>84</w:t>
            </w:r>
          </w:p>
        </w:tc>
      </w:tr>
      <w:tr w14:paraId="7CBF6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Borders>
              <w:top w:val="single" w:color="000000" w:sz="4" w:space="0"/>
              <w:left w:val="single" w:color="000000" w:sz="4" w:space="0"/>
              <w:bottom w:val="single" w:color="000000" w:sz="4" w:space="0"/>
              <w:right w:val="single" w:color="000000" w:sz="4" w:space="0"/>
            </w:tcBorders>
            <w:vAlign w:val="center"/>
          </w:tcPr>
          <w:p w14:paraId="3F335C09">
            <w:pPr>
              <w:pStyle w:val="125"/>
              <w:adjustRightInd w:val="0"/>
              <w:snapToGrid w:val="0"/>
              <w:rPr>
                <w:rFonts w:ascii="Times New Roman" w:hAnsi="Times New Roman"/>
                <w:sz w:val="18"/>
              </w:rPr>
            </w:pPr>
            <w:r>
              <w:rPr>
                <w:rFonts w:hint="eastAsia"/>
                <w:sz w:val="18"/>
              </w:rPr>
              <w:t>扩展网络冲突上报报文</w:t>
            </w:r>
          </w:p>
        </w:tc>
        <w:tc>
          <w:tcPr>
            <w:tcW w:w="2481" w:type="dxa"/>
            <w:tcBorders>
              <w:top w:val="single" w:color="000000" w:sz="4" w:space="0"/>
              <w:left w:val="single" w:color="000000" w:sz="4" w:space="0"/>
              <w:bottom w:val="single" w:color="000000" w:sz="4" w:space="0"/>
              <w:right w:val="single" w:color="000000" w:sz="4" w:space="0"/>
            </w:tcBorders>
            <w:vAlign w:val="center"/>
          </w:tcPr>
          <w:p w14:paraId="56FAEA1F">
            <w:pPr>
              <w:pStyle w:val="125"/>
              <w:rPr>
                <w:rFonts w:ascii="Times New Roman" w:hAnsi="Times New Roman"/>
                <w:sz w:val="18"/>
              </w:rPr>
            </w:pPr>
            <w:r>
              <w:rPr>
                <w:rFonts w:hint="eastAsia"/>
                <w:sz w:val="18"/>
              </w:rPr>
              <w:t>0x</w:t>
            </w:r>
            <w:r>
              <w:rPr>
                <w:sz w:val="18"/>
              </w:rPr>
              <w:t>00</w:t>
            </w:r>
            <w:r>
              <w:rPr>
                <w:rFonts w:hint="eastAsia"/>
                <w:sz w:val="18"/>
              </w:rPr>
              <w:t>85</w:t>
            </w:r>
          </w:p>
        </w:tc>
      </w:tr>
    </w:tbl>
    <w:p w14:paraId="53BE972B">
      <w:pPr>
        <w:pStyle w:val="50"/>
      </w:pPr>
    </w:p>
    <w:p w14:paraId="19B15637">
      <w:pPr>
        <w:pStyle w:val="57"/>
        <w:ind w:left="420" w:hanging="420"/>
      </w:pPr>
      <w:bookmarkStart w:id="1079" w:name="_Toc12017"/>
      <w:bookmarkStart w:id="1080" w:name="_Toc29911"/>
      <w:bookmarkStart w:id="1081" w:name="_Toc32749"/>
      <w:r>
        <w:t>关联请求报文</w:t>
      </w:r>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p>
    <w:p w14:paraId="03A6ED56">
      <w:pPr>
        <w:pStyle w:val="50"/>
      </w:pPr>
      <w:r>
        <w:t>关联请求报文（MMeAssocReq）格式的定义如</w:t>
      </w:r>
      <w:r>
        <w:fldChar w:fldCharType="begin"/>
      </w:r>
      <w:r>
        <w:instrText xml:space="preserve"> REF _Ref56764908 \h  \* MERGEFORMAT </w:instrText>
      </w:r>
      <w:r>
        <w:fldChar w:fldCharType="separate"/>
      </w:r>
      <w:r>
        <w:t>表 78</w:t>
      </w:r>
      <w:r>
        <w:fldChar w:fldCharType="end"/>
      </w:r>
      <w:r>
        <w:t>所示。</w:t>
      </w:r>
    </w:p>
    <w:p w14:paraId="35C95F68">
      <w:pPr>
        <w:pStyle w:val="10"/>
      </w:pPr>
      <w:bookmarkStart w:id="1082" w:name="_Ref56764908"/>
      <w:bookmarkStart w:id="1083" w:name="_Toc397529186"/>
      <w:bookmarkStart w:id="1084" w:name="_Toc397529854"/>
      <w:bookmarkStart w:id="1085" w:name="_Toc405022522"/>
      <w:bookmarkStart w:id="1086" w:name="_Toc399229400"/>
      <w:bookmarkStart w:id="1087" w:name="_Toc399259596"/>
      <w:bookmarkStart w:id="1088" w:name="_Toc399757626"/>
      <w:bookmarkStart w:id="1089" w:name="_Toc402983660"/>
      <w:bookmarkStart w:id="1090" w:name="_Toc403570637"/>
      <w:bookmarkStart w:id="1091" w:name="_Toc402983194"/>
      <w:bookmarkStart w:id="1092" w:name="_Ref398997915"/>
      <w:bookmarkStart w:id="1093" w:name="_Toc402984126"/>
      <w:bookmarkStart w:id="1094" w:name="_Toc402540109"/>
      <w:bookmarkStart w:id="1095" w:name="_Toc405476944"/>
      <w:bookmarkStart w:id="1096" w:name="_Toc408860219"/>
      <w:r>
        <w:t xml:space="preserve">表 </w:t>
      </w:r>
      <w:r>
        <w:fldChar w:fldCharType="begin"/>
      </w:r>
      <w:r>
        <w:instrText xml:space="preserve"> SEQ 表 \* ARABIC </w:instrText>
      </w:r>
      <w:r>
        <w:fldChar w:fldCharType="separate"/>
      </w:r>
      <w:r>
        <w:t>78</w:t>
      </w:r>
      <w:r>
        <w:fldChar w:fldCharType="end"/>
      </w:r>
      <w:bookmarkEnd w:id="1082"/>
      <w:r>
        <w:t xml:space="preserve"> 关联请求</w:t>
      </w:r>
      <w:bookmarkEnd w:id="1083"/>
      <w:bookmarkEnd w:id="1084"/>
      <w:r>
        <w:t>报文格式</w:t>
      </w:r>
      <w:bookmarkEnd w:id="1085"/>
      <w:bookmarkEnd w:id="1086"/>
      <w:bookmarkEnd w:id="1087"/>
      <w:bookmarkEnd w:id="1088"/>
      <w:bookmarkEnd w:id="1089"/>
      <w:bookmarkEnd w:id="1090"/>
      <w:bookmarkEnd w:id="1091"/>
      <w:bookmarkEnd w:id="1092"/>
      <w:bookmarkEnd w:id="1093"/>
      <w:bookmarkEnd w:id="1094"/>
      <w:bookmarkEnd w:id="1095"/>
      <w:bookmarkEnd w:id="1096"/>
    </w:p>
    <w:tbl>
      <w:tblPr>
        <w:tblStyle w:val="3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3"/>
        <w:gridCol w:w="2898"/>
        <w:gridCol w:w="1629"/>
        <w:gridCol w:w="2332"/>
      </w:tblGrid>
      <w:tr w14:paraId="0D6D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72C3FE92">
            <w:pPr>
              <w:pStyle w:val="125"/>
              <w:rPr>
                <w:rFonts w:ascii="Times New Roman" w:hAnsi="Times New Roman"/>
                <w:sz w:val="18"/>
              </w:rPr>
            </w:pPr>
            <w:r>
              <w:rPr>
                <w:rFonts w:hint="eastAsia" w:ascii="Times New Roman" w:hAnsi="Times New Roman"/>
                <w:sz w:val="18"/>
              </w:rPr>
              <w:t>字段</w:t>
            </w:r>
          </w:p>
        </w:tc>
        <w:tc>
          <w:tcPr>
            <w:tcW w:w="1514" w:type="pct"/>
            <w:tcBorders>
              <w:top w:val="single" w:color="auto" w:sz="4" w:space="0"/>
              <w:left w:val="nil"/>
              <w:bottom w:val="single" w:color="auto" w:sz="4" w:space="0"/>
              <w:right w:val="single" w:color="auto" w:sz="4" w:space="0"/>
            </w:tcBorders>
            <w:vAlign w:val="center"/>
          </w:tcPr>
          <w:p w14:paraId="0DBD02F4">
            <w:pPr>
              <w:pStyle w:val="125"/>
              <w:rPr>
                <w:rFonts w:ascii="Times New Roman" w:hAnsi="Times New Roman"/>
                <w:sz w:val="18"/>
              </w:rPr>
            </w:pPr>
            <w:r>
              <w:rPr>
                <w:rFonts w:hint="eastAsia" w:ascii="Times New Roman" w:hAnsi="Times New Roman"/>
                <w:sz w:val="18"/>
              </w:rPr>
              <w:t>字节号</w:t>
            </w:r>
          </w:p>
        </w:tc>
        <w:tc>
          <w:tcPr>
            <w:tcW w:w="851" w:type="pct"/>
            <w:tcBorders>
              <w:top w:val="single" w:color="auto" w:sz="4" w:space="0"/>
              <w:left w:val="nil"/>
              <w:bottom w:val="single" w:color="auto" w:sz="4" w:space="0"/>
              <w:right w:val="single" w:color="auto" w:sz="4" w:space="0"/>
            </w:tcBorders>
            <w:vAlign w:val="center"/>
          </w:tcPr>
          <w:p w14:paraId="3BB4A34E">
            <w:pPr>
              <w:pStyle w:val="125"/>
              <w:rPr>
                <w:rFonts w:ascii="Times New Roman" w:hAnsi="Times New Roman"/>
                <w:sz w:val="18"/>
              </w:rPr>
            </w:pPr>
            <w:r>
              <w:rPr>
                <w:rFonts w:hint="eastAsia" w:ascii="Times New Roman" w:hAnsi="Times New Roman"/>
                <w:sz w:val="18"/>
              </w:rPr>
              <w:t>字段大小</w:t>
            </w:r>
            <w:r>
              <w:rPr>
                <w:rFonts w:ascii="Times New Roman" w:hAnsi="Times New Roman"/>
                <w:sz w:val="18"/>
              </w:rPr>
              <w:t>(</w:t>
            </w:r>
            <w:r>
              <w:rPr>
                <w:rFonts w:hint="eastAsia" w:ascii="Times New Roman" w:hAnsi="Times New Roman"/>
                <w:sz w:val="18"/>
              </w:rPr>
              <w:t>比特</w:t>
            </w:r>
            <w:r>
              <w:rPr>
                <w:rFonts w:ascii="Times New Roman" w:hAnsi="Times New Roman"/>
                <w:sz w:val="18"/>
              </w:rPr>
              <w:t>)</w:t>
            </w:r>
          </w:p>
        </w:tc>
        <w:tc>
          <w:tcPr>
            <w:tcW w:w="1218" w:type="pct"/>
            <w:tcBorders>
              <w:top w:val="single" w:color="auto" w:sz="4" w:space="0"/>
              <w:left w:val="nil"/>
              <w:bottom w:val="single" w:color="auto" w:sz="4" w:space="0"/>
              <w:right w:val="single" w:color="auto" w:sz="4" w:space="0"/>
            </w:tcBorders>
            <w:vAlign w:val="center"/>
          </w:tcPr>
          <w:p w14:paraId="12EED56D">
            <w:pPr>
              <w:pStyle w:val="125"/>
              <w:rPr>
                <w:rFonts w:ascii="Times New Roman" w:hAnsi="Times New Roman"/>
                <w:sz w:val="18"/>
              </w:rPr>
            </w:pPr>
            <w:r>
              <w:rPr>
                <w:rFonts w:hint="eastAsia" w:ascii="Times New Roman" w:hAnsi="Times New Roman"/>
                <w:sz w:val="18"/>
              </w:rPr>
              <w:t>说明</w:t>
            </w:r>
          </w:p>
        </w:tc>
      </w:tr>
      <w:tr w14:paraId="70B4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5471D487">
            <w:pPr>
              <w:pStyle w:val="125"/>
              <w:rPr>
                <w:rFonts w:ascii="Times New Roman" w:hAnsi="Times New Roman"/>
                <w:sz w:val="18"/>
              </w:rPr>
            </w:pPr>
            <w:r>
              <w:rPr>
                <w:rFonts w:hint="eastAsia" w:ascii="Times New Roman" w:hAnsi="Times New Roman"/>
                <w:sz w:val="18"/>
              </w:rPr>
              <w:t>站点</w:t>
            </w:r>
            <w:r>
              <w:rPr>
                <w:rFonts w:ascii="Times New Roman" w:hAnsi="Times New Roman"/>
                <w:sz w:val="18"/>
              </w:rPr>
              <w:t>MAC</w:t>
            </w:r>
            <w:r>
              <w:rPr>
                <w:rFonts w:hint="eastAsia" w:ascii="Times New Roman" w:hAnsi="Times New Roman"/>
                <w:sz w:val="18"/>
              </w:rPr>
              <w:t>地址</w:t>
            </w:r>
          </w:p>
        </w:tc>
        <w:tc>
          <w:tcPr>
            <w:tcW w:w="1514" w:type="pct"/>
            <w:tcBorders>
              <w:top w:val="single" w:color="auto" w:sz="4" w:space="0"/>
              <w:left w:val="nil"/>
              <w:bottom w:val="single" w:color="auto" w:sz="4" w:space="0"/>
              <w:right w:val="single" w:color="auto" w:sz="4" w:space="0"/>
            </w:tcBorders>
            <w:vAlign w:val="center"/>
          </w:tcPr>
          <w:p w14:paraId="5298F8BB">
            <w:pPr>
              <w:pStyle w:val="125"/>
              <w:rPr>
                <w:rFonts w:ascii="Times New Roman" w:hAnsi="Times New Roman"/>
                <w:sz w:val="18"/>
              </w:rPr>
            </w:pPr>
            <w:r>
              <w:rPr>
                <w:rFonts w:ascii="Times New Roman" w:hAnsi="Times New Roman"/>
                <w:sz w:val="18"/>
              </w:rPr>
              <w:t>0-5</w:t>
            </w:r>
          </w:p>
        </w:tc>
        <w:tc>
          <w:tcPr>
            <w:tcW w:w="851" w:type="pct"/>
            <w:tcBorders>
              <w:top w:val="single" w:color="auto" w:sz="4" w:space="0"/>
              <w:left w:val="nil"/>
              <w:bottom w:val="single" w:color="auto" w:sz="4" w:space="0"/>
              <w:right w:val="single" w:color="auto" w:sz="4" w:space="0"/>
            </w:tcBorders>
            <w:vAlign w:val="center"/>
          </w:tcPr>
          <w:p w14:paraId="136DB602">
            <w:pPr>
              <w:pStyle w:val="125"/>
              <w:rPr>
                <w:rFonts w:ascii="Times New Roman" w:hAnsi="Times New Roman"/>
                <w:sz w:val="18"/>
              </w:rPr>
            </w:pPr>
            <w:r>
              <w:rPr>
                <w:rFonts w:ascii="Times New Roman" w:hAnsi="Times New Roman"/>
                <w:sz w:val="18"/>
              </w:rPr>
              <w:t>48</w:t>
            </w:r>
          </w:p>
        </w:tc>
        <w:tc>
          <w:tcPr>
            <w:tcW w:w="1218" w:type="pct"/>
            <w:tcBorders>
              <w:top w:val="single" w:color="auto" w:sz="4" w:space="0"/>
              <w:left w:val="nil"/>
              <w:bottom w:val="single" w:color="auto" w:sz="4" w:space="0"/>
              <w:right w:val="single" w:color="auto" w:sz="4" w:space="0"/>
            </w:tcBorders>
            <w:vAlign w:val="center"/>
          </w:tcPr>
          <w:p w14:paraId="2467DEC4">
            <w:pPr>
              <w:pStyle w:val="125"/>
              <w:rPr>
                <w:rFonts w:ascii="Times New Roman" w:hAnsi="Times New Roman"/>
                <w:sz w:val="18"/>
              </w:rPr>
            </w:pPr>
            <w:r>
              <w:rPr>
                <w:rFonts w:hint="eastAsia" w:ascii="Times New Roman" w:hAnsi="Times New Roman"/>
                <w:sz w:val="18"/>
              </w:rPr>
              <w:t>-</w:t>
            </w:r>
          </w:p>
        </w:tc>
      </w:tr>
      <w:tr w14:paraId="652E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restart"/>
            <w:tcBorders>
              <w:top w:val="nil"/>
              <w:left w:val="single" w:color="auto" w:sz="4" w:space="0"/>
              <w:bottom w:val="single" w:color="auto" w:sz="4" w:space="0"/>
              <w:right w:val="single" w:color="auto" w:sz="4" w:space="0"/>
            </w:tcBorders>
            <w:vAlign w:val="center"/>
          </w:tcPr>
          <w:p w14:paraId="1895D1EF">
            <w:pPr>
              <w:pStyle w:val="125"/>
              <w:rPr>
                <w:rFonts w:ascii="Times New Roman" w:hAnsi="Times New Roman"/>
                <w:sz w:val="18"/>
              </w:rPr>
            </w:pPr>
            <w:r>
              <w:rPr>
                <w:rFonts w:hint="eastAsia" w:ascii="Times New Roman" w:hAnsi="Times New Roman"/>
                <w:sz w:val="18"/>
              </w:rPr>
              <w:t>代理</w:t>
            </w:r>
            <w:r>
              <w:rPr>
                <w:rFonts w:ascii="Times New Roman" w:hAnsi="Times New Roman"/>
                <w:sz w:val="18"/>
              </w:rPr>
              <w:t>TEI</w:t>
            </w:r>
          </w:p>
        </w:tc>
        <w:tc>
          <w:tcPr>
            <w:tcW w:w="1514" w:type="pct"/>
            <w:tcBorders>
              <w:top w:val="single" w:color="auto" w:sz="4" w:space="0"/>
              <w:left w:val="nil"/>
              <w:bottom w:val="single" w:color="auto" w:sz="4" w:space="0"/>
              <w:right w:val="single" w:color="auto" w:sz="4" w:space="0"/>
            </w:tcBorders>
            <w:vAlign w:val="center"/>
          </w:tcPr>
          <w:p w14:paraId="67BC19FE">
            <w:pPr>
              <w:pStyle w:val="125"/>
              <w:rPr>
                <w:rFonts w:ascii="Times New Roman" w:hAnsi="Times New Roman"/>
                <w:sz w:val="18"/>
              </w:rPr>
            </w:pPr>
            <w:r>
              <w:rPr>
                <w:rFonts w:ascii="Times New Roman" w:hAnsi="Times New Roman"/>
                <w:sz w:val="18"/>
              </w:rPr>
              <w:t>6-7</w:t>
            </w:r>
          </w:p>
        </w:tc>
        <w:tc>
          <w:tcPr>
            <w:tcW w:w="851" w:type="pct"/>
            <w:tcBorders>
              <w:top w:val="single" w:color="auto" w:sz="4" w:space="0"/>
              <w:left w:val="nil"/>
              <w:bottom w:val="single" w:color="auto" w:sz="4" w:space="0"/>
              <w:right w:val="single" w:color="auto" w:sz="4" w:space="0"/>
            </w:tcBorders>
            <w:vAlign w:val="center"/>
          </w:tcPr>
          <w:p w14:paraId="35BADC8D">
            <w:pPr>
              <w:pStyle w:val="125"/>
              <w:rPr>
                <w:rFonts w:ascii="Times New Roman" w:hAnsi="Times New Roman"/>
                <w:sz w:val="18"/>
              </w:rPr>
            </w:pPr>
            <w:r>
              <w:rPr>
                <w:rFonts w:ascii="Times New Roman" w:hAnsi="Times New Roman"/>
                <w:sz w:val="18"/>
              </w:rPr>
              <w:t>16</w:t>
            </w:r>
          </w:p>
        </w:tc>
        <w:tc>
          <w:tcPr>
            <w:tcW w:w="1218" w:type="pct"/>
            <w:tcBorders>
              <w:top w:val="single" w:color="auto" w:sz="4" w:space="0"/>
              <w:left w:val="nil"/>
              <w:bottom w:val="single" w:color="auto" w:sz="4" w:space="0"/>
              <w:right w:val="single" w:color="auto" w:sz="4" w:space="0"/>
            </w:tcBorders>
            <w:vAlign w:val="center"/>
          </w:tcPr>
          <w:p w14:paraId="5CDA69E3">
            <w:pPr>
              <w:pStyle w:val="125"/>
              <w:rPr>
                <w:rFonts w:ascii="Times New Roman" w:hAnsi="Times New Roman"/>
                <w:sz w:val="18"/>
              </w:rPr>
            </w:pPr>
            <w:r>
              <w:rPr>
                <w:rFonts w:hint="eastAsia" w:ascii="Times New Roman" w:hAnsi="Times New Roman"/>
                <w:sz w:val="18"/>
              </w:rPr>
              <w:t>-</w:t>
            </w:r>
          </w:p>
        </w:tc>
      </w:tr>
      <w:tr w14:paraId="5A8B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continue"/>
            <w:tcBorders>
              <w:top w:val="nil"/>
              <w:left w:val="single" w:color="auto" w:sz="4" w:space="0"/>
              <w:bottom w:val="single" w:color="auto" w:sz="4" w:space="0"/>
              <w:right w:val="single" w:color="auto" w:sz="4" w:space="0"/>
            </w:tcBorders>
            <w:vAlign w:val="center"/>
          </w:tcPr>
          <w:p w14:paraId="71598197">
            <w:pPr>
              <w:pStyle w:val="125"/>
              <w:rPr>
                <w:rFonts w:ascii="Times New Roman" w:hAnsi="Times New Roman"/>
                <w:sz w:val="18"/>
              </w:rPr>
            </w:pPr>
          </w:p>
        </w:tc>
        <w:tc>
          <w:tcPr>
            <w:tcW w:w="1514" w:type="pct"/>
            <w:tcBorders>
              <w:top w:val="single" w:color="auto" w:sz="4" w:space="0"/>
              <w:left w:val="nil"/>
              <w:bottom w:val="single" w:color="auto" w:sz="4" w:space="0"/>
              <w:right w:val="single" w:color="auto" w:sz="4" w:space="0"/>
            </w:tcBorders>
            <w:vAlign w:val="center"/>
          </w:tcPr>
          <w:p w14:paraId="5DF290B9">
            <w:pPr>
              <w:pStyle w:val="125"/>
              <w:rPr>
                <w:rFonts w:ascii="Times New Roman" w:hAnsi="Times New Roman"/>
                <w:sz w:val="18"/>
              </w:rPr>
            </w:pPr>
            <w:r>
              <w:rPr>
                <w:rFonts w:ascii="Times New Roman" w:hAnsi="Times New Roman"/>
                <w:sz w:val="18"/>
              </w:rPr>
              <w:t>8-9</w:t>
            </w:r>
          </w:p>
        </w:tc>
        <w:tc>
          <w:tcPr>
            <w:tcW w:w="851" w:type="pct"/>
            <w:tcBorders>
              <w:top w:val="single" w:color="auto" w:sz="4" w:space="0"/>
              <w:left w:val="nil"/>
              <w:bottom w:val="single" w:color="auto" w:sz="4" w:space="0"/>
              <w:right w:val="single" w:color="auto" w:sz="4" w:space="0"/>
            </w:tcBorders>
            <w:vAlign w:val="center"/>
          </w:tcPr>
          <w:p w14:paraId="4A242B70">
            <w:pPr>
              <w:pStyle w:val="125"/>
              <w:rPr>
                <w:rFonts w:ascii="Times New Roman" w:hAnsi="Times New Roman"/>
                <w:sz w:val="18"/>
              </w:rPr>
            </w:pPr>
            <w:r>
              <w:rPr>
                <w:rFonts w:ascii="Times New Roman" w:hAnsi="Times New Roman"/>
                <w:sz w:val="18"/>
              </w:rPr>
              <w:t>16</w:t>
            </w:r>
          </w:p>
        </w:tc>
        <w:tc>
          <w:tcPr>
            <w:tcW w:w="1218" w:type="pct"/>
            <w:tcBorders>
              <w:top w:val="single" w:color="auto" w:sz="4" w:space="0"/>
              <w:left w:val="nil"/>
              <w:bottom w:val="single" w:color="auto" w:sz="4" w:space="0"/>
              <w:right w:val="single" w:color="auto" w:sz="4" w:space="0"/>
            </w:tcBorders>
            <w:vAlign w:val="center"/>
          </w:tcPr>
          <w:p w14:paraId="35ADD7D3">
            <w:pPr>
              <w:pStyle w:val="125"/>
              <w:rPr>
                <w:rFonts w:ascii="Times New Roman" w:hAnsi="Times New Roman"/>
                <w:sz w:val="18"/>
              </w:rPr>
            </w:pPr>
            <w:r>
              <w:rPr>
                <w:rFonts w:hint="eastAsia" w:ascii="Times New Roman" w:hAnsi="Times New Roman"/>
                <w:sz w:val="18"/>
              </w:rPr>
              <w:t>-</w:t>
            </w:r>
          </w:p>
        </w:tc>
      </w:tr>
      <w:tr w14:paraId="1D90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continue"/>
            <w:tcBorders>
              <w:top w:val="nil"/>
              <w:left w:val="single" w:color="auto" w:sz="4" w:space="0"/>
              <w:bottom w:val="single" w:color="auto" w:sz="4" w:space="0"/>
              <w:right w:val="single" w:color="auto" w:sz="4" w:space="0"/>
            </w:tcBorders>
            <w:vAlign w:val="center"/>
          </w:tcPr>
          <w:p w14:paraId="52351200">
            <w:pPr>
              <w:pStyle w:val="125"/>
              <w:rPr>
                <w:rFonts w:ascii="Times New Roman" w:hAnsi="Times New Roman"/>
                <w:sz w:val="18"/>
              </w:rPr>
            </w:pPr>
          </w:p>
        </w:tc>
        <w:tc>
          <w:tcPr>
            <w:tcW w:w="1514" w:type="pct"/>
            <w:tcBorders>
              <w:top w:val="single" w:color="auto" w:sz="4" w:space="0"/>
              <w:left w:val="nil"/>
              <w:bottom w:val="single" w:color="auto" w:sz="4" w:space="0"/>
              <w:right w:val="single" w:color="auto" w:sz="4" w:space="0"/>
            </w:tcBorders>
            <w:vAlign w:val="center"/>
          </w:tcPr>
          <w:p w14:paraId="7D1FAEB5">
            <w:pPr>
              <w:pStyle w:val="125"/>
              <w:rPr>
                <w:rFonts w:ascii="Times New Roman" w:hAnsi="Times New Roman"/>
                <w:sz w:val="18"/>
              </w:rPr>
            </w:pPr>
            <w:r>
              <w:rPr>
                <w:rFonts w:ascii="Times New Roman" w:hAnsi="Times New Roman"/>
                <w:sz w:val="18"/>
              </w:rPr>
              <w:t>10-11</w:t>
            </w:r>
          </w:p>
        </w:tc>
        <w:tc>
          <w:tcPr>
            <w:tcW w:w="851" w:type="pct"/>
            <w:tcBorders>
              <w:top w:val="single" w:color="auto" w:sz="4" w:space="0"/>
              <w:left w:val="nil"/>
              <w:bottom w:val="single" w:color="auto" w:sz="4" w:space="0"/>
              <w:right w:val="single" w:color="auto" w:sz="4" w:space="0"/>
            </w:tcBorders>
            <w:vAlign w:val="center"/>
          </w:tcPr>
          <w:p w14:paraId="75D68C4E">
            <w:pPr>
              <w:pStyle w:val="125"/>
              <w:rPr>
                <w:rFonts w:ascii="Times New Roman" w:hAnsi="Times New Roman"/>
                <w:sz w:val="18"/>
              </w:rPr>
            </w:pPr>
            <w:r>
              <w:rPr>
                <w:rFonts w:ascii="Times New Roman" w:hAnsi="Times New Roman"/>
                <w:sz w:val="18"/>
              </w:rPr>
              <w:t>16</w:t>
            </w:r>
          </w:p>
        </w:tc>
        <w:tc>
          <w:tcPr>
            <w:tcW w:w="1218" w:type="pct"/>
            <w:tcBorders>
              <w:top w:val="single" w:color="auto" w:sz="4" w:space="0"/>
              <w:left w:val="nil"/>
              <w:bottom w:val="single" w:color="auto" w:sz="4" w:space="0"/>
              <w:right w:val="single" w:color="auto" w:sz="4" w:space="0"/>
            </w:tcBorders>
            <w:vAlign w:val="center"/>
          </w:tcPr>
          <w:p w14:paraId="13D8BE84">
            <w:pPr>
              <w:pStyle w:val="125"/>
              <w:rPr>
                <w:rFonts w:ascii="Times New Roman" w:hAnsi="Times New Roman"/>
                <w:sz w:val="18"/>
              </w:rPr>
            </w:pPr>
            <w:r>
              <w:rPr>
                <w:rFonts w:hint="eastAsia" w:ascii="Times New Roman" w:hAnsi="Times New Roman"/>
                <w:sz w:val="18"/>
              </w:rPr>
              <w:t>-</w:t>
            </w:r>
          </w:p>
        </w:tc>
      </w:tr>
      <w:tr w14:paraId="1175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continue"/>
            <w:tcBorders>
              <w:top w:val="nil"/>
              <w:left w:val="single" w:color="auto" w:sz="4" w:space="0"/>
              <w:bottom w:val="single" w:color="auto" w:sz="4" w:space="0"/>
              <w:right w:val="single" w:color="auto" w:sz="4" w:space="0"/>
            </w:tcBorders>
            <w:vAlign w:val="center"/>
          </w:tcPr>
          <w:p w14:paraId="04FF4CFB">
            <w:pPr>
              <w:pStyle w:val="125"/>
              <w:rPr>
                <w:rFonts w:ascii="Times New Roman" w:hAnsi="Times New Roman"/>
                <w:sz w:val="18"/>
              </w:rPr>
            </w:pPr>
          </w:p>
        </w:tc>
        <w:tc>
          <w:tcPr>
            <w:tcW w:w="1514" w:type="pct"/>
            <w:tcBorders>
              <w:top w:val="single" w:color="auto" w:sz="4" w:space="0"/>
              <w:left w:val="nil"/>
              <w:bottom w:val="single" w:color="auto" w:sz="4" w:space="0"/>
              <w:right w:val="single" w:color="auto" w:sz="4" w:space="0"/>
            </w:tcBorders>
            <w:vAlign w:val="center"/>
          </w:tcPr>
          <w:p w14:paraId="0ECA43C9">
            <w:pPr>
              <w:pStyle w:val="125"/>
              <w:rPr>
                <w:rFonts w:ascii="Times New Roman" w:hAnsi="Times New Roman"/>
                <w:sz w:val="18"/>
              </w:rPr>
            </w:pPr>
            <w:r>
              <w:rPr>
                <w:rFonts w:ascii="Times New Roman" w:hAnsi="Times New Roman"/>
                <w:sz w:val="18"/>
              </w:rPr>
              <w:t>12-13</w:t>
            </w:r>
          </w:p>
        </w:tc>
        <w:tc>
          <w:tcPr>
            <w:tcW w:w="851" w:type="pct"/>
            <w:tcBorders>
              <w:top w:val="single" w:color="auto" w:sz="4" w:space="0"/>
              <w:left w:val="nil"/>
              <w:bottom w:val="single" w:color="auto" w:sz="4" w:space="0"/>
              <w:right w:val="single" w:color="auto" w:sz="4" w:space="0"/>
            </w:tcBorders>
            <w:vAlign w:val="center"/>
          </w:tcPr>
          <w:p w14:paraId="29975251">
            <w:pPr>
              <w:pStyle w:val="125"/>
              <w:rPr>
                <w:rFonts w:ascii="Times New Roman" w:hAnsi="Times New Roman"/>
                <w:sz w:val="18"/>
              </w:rPr>
            </w:pPr>
            <w:r>
              <w:rPr>
                <w:rFonts w:ascii="Times New Roman" w:hAnsi="Times New Roman"/>
                <w:sz w:val="18"/>
              </w:rPr>
              <w:t>16</w:t>
            </w:r>
          </w:p>
        </w:tc>
        <w:tc>
          <w:tcPr>
            <w:tcW w:w="1218" w:type="pct"/>
            <w:tcBorders>
              <w:top w:val="single" w:color="auto" w:sz="4" w:space="0"/>
              <w:left w:val="nil"/>
              <w:bottom w:val="single" w:color="auto" w:sz="4" w:space="0"/>
              <w:right w:val="single" w:color="auto" w:sz="4" w:space="0"/>
            </w:tcBorders>
            <w:vAlign w:val="center"/>
          </w:tcPr>
          <w:p w14:paraId="7D3A484A">
            <w:pPr>
              <w:pStyle w:val="125"/>
              <w:rPr>
                <w:rFonts w:ascii="Times New Roman" w:hAnsi="Times New Roman"/>
                <w:sz w:val="18"/>
              </w:rPr>
            </w:pPr>
            <w:r>
              <w:rPr>
                <w:rFonts w:hint="eastAsia" w:ascii="Times New Roman" w:hAnsi="Times New Roman"/>
                <w:sz w:val="18"/>
              </w:rPr>
              <w:t>-</w:t>
            </w:r>
          </w:p>
        </w:tc>
      </w:tr>
      <w:tr w14:paraId="51EF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continue"/>
            <w:tcBorders>
              <w:top w:val="nil"/>
              <w:left w:val="single" w:color="auto" w:sz="4" w:space="0"/>
              <w:bottom w:val="single" w:color="auto" w:sz="4" w:space="0"/>
              <w:right w:val="single" w:color="auto" w:sz="4" w:space="0"/>
            </w:tcBorders>
            <w:vAlign w:val="center"/>
          </w:tcPr>
          <w:p w14:paraId="2DD4BEFB">
            <w:pPr>
              <w:pStyle w:val="125"/>
              <w:rPr>
                <w:rFonts w:ascii="Times New Roman" w:hAnsi="Times New Roman"/>
                <w:sz w:val="18"/>
              </w:rPr>
            </w:pPr>
          </w:p>
        </w:tc>
        <w:tc>
          <w:tcPr>
            <w:tcW w:w="1514" w:type="pct"/>
            <w:tcBorders>
              <w:top w:val="single" w:color="auto" w:sz="4" w:space="0"/>
              <w:left w:val="nil"/>
              <w:bottom w:val="single" w:color="auto" w:sz="4" w:space="0"/>
              <w:right w:val="single" w:color="auto" w:sz="4" w:space="0"/>
            </w:tcBorders>
            <w:vAlign w:val="center"/>
          </w:tcPr>
          <w:p w14:paraId="753025B8">
            <w:pPr>
              <w:pStyle w:val="125"/>
              <w:rPr>
                <w:rFonts w:ascii="Times New Roman" w:hAnsi="Times New Roman"/>
                <w:sz w:val="18"/>
              </w:rPr>
            </w:pPr>
            <w:r>
              <w:rPr>
                <w:rFonts w:ascii="Times New Roman" w:hAnsi="Times New Roman"/>
                <w:sz w:val="18"/>
              </w:rPr>
              <w:t>14-15</w:t>
            </w:r>
          </w:p>
        </w:tc>
        <w:tc>
          <w:tcPr>
            <w:tcW w:w="851" w:type="pct"/>
            <w:tcBorders>
              <w:top w:val="single" w:color="auto" w:sz="4" w:space="0"/>
              <w:left w:val="nil"/>
              <w:bottom w:val="single" w:color="auto" w:sz="4" w:space="0"/>
              <w:right w:val="single" w:color="auto" w:sz="4" w:space="0"/>
            </w:tcBorders>
            <w:vAlign w:val="center"/>
          </w:tcPr>
          <w:p w14:paraId="5D379BD1">
            <w:pPr>
              <w:pStyle w:val="125"/>
              <w:rPr>
                <w:rFonts w:ascii="Times New Roman" w:hAnsi="Times New Roman"/>
                <w:sz w:val="18"/>
              </w:rPr>
            </w:pPr>
            <w:r>
              <w:rPr>
                <w:rFonts w:ascii="Times New Roman" w:hAnsi="Times New Roman"/>
                <w:sz w:val="18"/>
              </w:rPr>
              <w:t>16</w:t>
            </w:r>
          </w:p>
        </w:tc>
        <w:tc>
          <w:tcPr>
            <w:tcW w:w="1218" w:type="pct"/>
            <w:tcBorders>
              <w:top w:val="single" w:color="auto" w:sz="4" w:space="0"/>
              <w:left w:val="nil"/>
              <w:bottom w:val="single" w:color="auto" w:sz="4" w:space="0"/>
              <w:right w:val="single" w:color="auto" w:sz="4" w:space="0"/>
            </w:tcBorders>
            <w:vAlign w:val="center"/>
          </w:tcPr>
          <w:p w14:paraId="674CEB95">
            <w:pPr>
              <w:pStyle w:val="125"/>
              <w:rPr>
                <w:rFonts w:ascii="Times New Roman" w:hAnsi="Times New Roman"/>
                <w:sz w:val="18"/>
              </w:rPr>
            </w:pPr>
            <w:r>
              <w:rPr>
                <w:rFonts w:hint="eastAsia" w:ascii="Times New Roman" w:hAnsi="Times New Roman"/>
                <w:sz w:val="18"/>
              </w:rPr>
              <w:t>-</w:t>
            </w:r>
          </w:p>
        </w:tc>
      </w:tr>
      <w:tr w14:paraId="1DC6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restart"/>
            <w:tcBorders>
              <w:top w:val="nil"/>
              <w:left w:val="single" w:color="auto" w:sz="4" w:space="0"/>
              <w:bottom w:val="single" w:color="auto" w:sz="4" w:space="0"/>
              <w:right w:val="single" w:color="auto" w:sz="4" w:space="0"/>
            </w:tcBorders>
            <w:vAlign w:val="center"/>
          </w:tcPr>
          <w:p w14:paraId="6F0BA0C1">
            <w:pPr>
              <w:pStyle w:val="125"/>
              <w:rPr>
                <w:rFonts w:ascii="Times New Roman" w:hAnsi="Times New Roman"/>
                <w:sz w:val="18"/>
              </w:rPr>
            </w:pPr>
            <w:r>
              <w:rPr>
                <w:rFonts w:hint="eastAsia" w:ascii="Times New Roman" w:hAnsi="Times New Roman"/>
                <w:sz w:val="18"/>
              </w:rPr>
              <w:t>相线</w:t>
            </w:r>
          </w:p>
        </w:tc>
        <w:tc>
          <w:tcPr>
            <w:tcW w:w="1514" w:type="pct"/>
            <w:tcBorders>
              <w:top w:val="single" w:color="auto" w:sz="4" w:space="0"/>
              <w:left w:val="nil"/>
              <w:bottom w:val="single" w:color="auto" w:sz="4" w:space="0"/>
              <w:right w:val="single" w:color="auto" w:sz="4" w:space="0"/>
            </w:tcBorders>
            <w:vAlign w:val="center"/>
          </w:tcPr>
          <w:p w14:paraId="320876EA">
            <w:pPr>
              <w:pStyle w:val="125"/>
              <w:rPr>
                <w:rFonts w:ascii="Times New Roman" w:hAnsi="Times New Roman"/>
                <w:sz w:val="18"/>
              </w:rPr>
            </w:pPr>
            <w:r>
              <w:rPr>
                <w:rFonts w:ascii="Times New Roman" w:hAnsi="Times New Roman"/>
                <w:sz w:val="18"/>
              </w:rPr>
              <w:t>16</w:t>
            </w:r>
          </w:p>
        </w:tc>
        <w:tc>
          <w:tcPr>
            <w:tcW w:w="851" w:type="pct"/>
            <w:tcBorders>
              <w:top w:val="single" w:color="auto" w:sz="4" w:space="0"/>
              <w:left w:val="nil"/>
              <w:bottom w:val="single" w:color="auto" w:sz="4" w:space="0"/>
              <w:right w:val="single" w:color="auto" w:sz="4" w:space="0"/>
            </w:tcBorders>
            <w:vAlign w:val="center"/>
          </w:tcPr>
          <w:p w14:paraId="70BBB0BA">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26E6BCA7">
            <w:pPr>
              <w:pStyle w:val="125"/>
              <w:rPr>
                <w:rFonts w:ascii="Times New Roman" w:hAnsi="Times New Roman"/>
                <w:sz w:val="18"/>
              </w:rPr>
            </w:pPr>
            <w:r>
              <w:rPr>
                <w:rFonts w:hint="eastAsia" w:ascii="Times New Roman" w:hAnsi="Times New Roman"/>
                <w:sz w:val="18"/>
              </w:rPr>
              <w:t>-</w:t>
            </w:r>
          </w:p>
        </w:tc>
      </w:tr>
      <w:tr w14:paraId="5A82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continue"/>
            <w:tcBorders>
              <w:top w:val="nil"/>
              <w:left w:val="single" w:color="auto" w:sz="4" w:space="0"/>
              <w:bottom w:val="single" w:color="auto" w:sz="4" w:space="0"/>
              <w:right w:val="single" w:color="auto" w:sz="4" w:space="0"/>
            </w:tcBorders>
            <w:vAlign w:val="center"/>
          </w:tcPr>
          <w:p w14:paraId="7BAF5BE0">
            <w:pPr>
              <w:pStyle w:val="125"/>
              <w:rPr>
                <w:rFonts w:ascii="Times New Roman" w:hAnsi="Times New Roman"/>
                <w:sz w:val="18"/>
              </w:rPr>
            </w:pPr>
          </w:p>
        </w:tc>
        <w:tc>
          <w:tcPr>
            <w:tcW w:w="1514" w:type="pct"/>
            <w:tcBorders>
              <w:top w:val="single" w:color="auto" w:sz="4" w:space="0"/>
              <w:left w:val="nil"/>
              <w:bottom w:val="single" w:color="auto" w:sz="4" w:space="0"/>
              <w:right w:val="single" w:color="auto" w:sz="4" w:space="0"/>
            </w:tcBorders>
            <w:vAlign w:val="center"/>
          </w:tcPr>
          <w:p w14:paraId="5E564307">
            <w:pPr>
              <w:pStyle w:val="125"/>
              <w:rPr>
                <w:rFonts w:ascii="Times New Roman" w:hAnsi="Times New Roman"/>
                <w:sz w:val="18"/>
              </w:rPr>
            </w:pPr>
            <w:r>
              <w:rPr>
                <w:rFonts w:ascii="Times New Roman" w:hAnsi="Times New Roman"/>
                <w:sz w:val="18"/>
              </w:rPr>
              <w:t>17</w:t>
            </w:r>
          </w:p>
        </w:tc>
        <w:tc>
          <w:tcPr>
            <w:tcW w:w="851" w:type="pct"/>
            <w:tcBorders>
              <w:top w:val="single" w:color="auto" w:sz="4" w:space="0"/>
              <w:left w:val="nil"/>
              <w:bottom w:val="single" w:color="auto" w:sz="4" w:space="0"/>
              <w:right w:val="single" w:color="auto" w:sz="4" w:space="0"/>
            </w:tcBorders>
            <w:vAlign w:val="center"/>
          </w:tcPr>
          <w:p w14:paraId="7B8BF6A5">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25EFA8D3">
            <w:pPr>
              <w:pStyle w:val="125"/>
              <w:rPr>
                <w:rFonts w:ascii="Times New Roman" w:hAnsi="Times New Roman"/>
                <w:sz w:val="18"/>
              </w:rPr>
            </w:pPr>
            <w:r>
              <w:rPr>
                <w:rFonts w:hint="eastAsia" w:ascii="Times New Roman" w:hAnsi="Times New Roman"/>
                <w:sz w:val="18"/>
              </w:rPr>
              <w:t>-</w:t>
            </w:r>
          </w:p>
        </w:tc>
      </w:tr>
      <w:tr w14:paraId="5722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vMerge w:val="continue"/>
            <w:tcBorders>
              <w:top w:val="nil"/>
              <w:left w:val="single" w:color="auto" w:sz="4" w:space="0"/>
              <w:bottom w:val="single" w:color="auto" w:sz="4" w:space="0"/>
              <w:right w:val="single" w:color="auto" w:sz="4" w:space="0"/>
            </w:tcBorders>
            <w:vAlign w:val="center"/>
          </w:tcPr>
          <w:p w14:paraId="09215222">
            <w:pPr>
              <w:pStyle w:val="125"/>
              <w:rPr>
                <w:rFonts w:ascii="Times New Roman" w:hAnsi="Times New Roman"/>
                <w:sz w:val="18"/>
              </w:rPr>
            </w:pPr>
          </w:p>
        </w:tc>
        <w:tc>
          <w:tcPr>
            <w:tcW w:w="1514" w:type="pct"/>
            <w:tcBorders>
              <w:top w:val="single" w:color="auto" w:sz="4" w:space="0"/>
              <w:left w:val="nil"/>
              <w:bottom w:val="single" w:color="auto" w:sz="4" w:space="0"/>
              <w:right w:val="single" w:color="auto" w:sz="4" w:space="0"/>
            </w:tcBorders>
            <w:vAlign w:val="center"/>
          </w:tcPr>
          <w:p w14:paraId="372FAE4D">
            <w:pPr>
              <w:pStyle w:val="125"/>
              <w:rPr>
                <w:rFonts w:ascii="Times New Roman" w:hAnsi="Times New Roman"/>
                <w:sz w:val="18"/>
              </w:rPr>
            </w:pPr>
            <w:r>
              <w:rPr>
                <w:rFonts w:ascii="Times New Roman" w:hAnsi="Times New Roman"/>
                <w:sz w:val="18"/>
              </w:rPr>
              <w:t>18</w:t>
            </w:r>
          </w:p>
        </w:tc>
        <w:tc>
          <w:tcPr>
            <w:tcW w:w="851" w:type="pct"/>
            <w:tcBorders>
              <w:top w:val="single" w:color="auto" w:sz="4" w:space="0"/>
              <w:left w:val="nil"/>
              <w:bottom w:val="single" w:color="auto" w:sz="4" w:space="0"/>
              <w:right w:val="single" w:color="auto" w:sz="4" w:space="0"/>
            </w:tcBorders>
            <w:vAlign w:val="center"/>
          </w:tcPr>
          <w:p w14:paraId="21CA757F">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458BDDB2">
            <w:pPr>
              <w:pStyle w:val="125"/>
              <w:rPr>
                <w:rFonts w:ascii="Times New Roman" w:hAnsi="Times New Roman"/>
                <w:sz w:val="18"/>
              </w:rPr>
            </w:pPr>
            <w:r>
              <w:rPr>
                <w:rFonts w:hint="eastAsia" w:ascii="Times New Roman" w:hAnsi="Times New Roman"/>
                <w:sz w:val="18"/>
              </w:rPr>
              <w:t>-</w:t>
            </w:r>
          </w:p>
        </w:tc>
      </w:tr>
      <w:tr w14:paraId="763B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7B013878">
            <w:pPr>
              <w:pStyle w:val="125"/>
              <w:rPr>
                <w:rFonts w:ascii="Times New Roman" w:hAnsi="Times New Roman"/>
                <w:sz w:val="18"/>
              </w:rPr>
            </w:pPr>
            <w:r>
              <w:rPr>
                <w:rFonts w:hint="eastAsia" w:ascii="Times New Roman" w:hAnsi="Times New Roman"/>
                <w:sz w:val="18"/>
              </w:rPr>
              <w:t>设备类型</w:t>
            </w:r>
          </w:p>
        </w:tc>
        <w:tc>
          <w:tcPr>
            <w:tcW w:w="1514" w:type="pct"/>
            <w:tcBorders>
              <w:top w:val="single" w:color="auto" w:sz="4" w:space="0"/>
              <w:left w:val="nil"/>
              <w:bottom w:val="single" w:color="auto" w:sz="4" w:space="0"/>
              <w:right w:val="single" w:color="auto" w:sz="4" w:space="0"/>
            </w:tcBorders>
            <w:vAlign w:val="center"/>
          </w:tcPr>
          <w:p w14:paraId="40922672">
            <w:pPr>
              <w:pStyle w:val="125"/>
              <w:rPr>
                <w:rFonts w:ascii="Times New Roman" w:hAnsi="Times New Roman"/>
                <w:sz w:val="18"/>
              </w:rPr>
            </w:pPr>
            <w:r>
              <w:rPr>
                <w:rFonts w:ascii="Times New Roman" w:hAnsi="Times New Roman"/>
                <w:sz w:val="18"/>
              </w:rPr>
              <w:t>19</w:t>
            </w:r>
          </w:p>
        </w:tc>
        <w:tc>
          <w:tcPr>
            <w:tcW w:w="851" w:type="pct"/>
            <w:tcBorders>
              <w:top w:val="single" w:color="auto" w:sz="4" w:space="0"/>
              <w:left w:val="nil"/>
              <w:bottom w:val="single" w:color="auto" w:sz="4" w:space="0"/>
              <w:right w:val="single" w:color="auto" w:sz="4" w:space="0"/>
            </w:tcBorders>
            <w:vAlign w:val="center"/>
          </w:tcPr>
          <w:p w14:paraId="584926CE">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0FFEF0AA">
            <w:pPr>
              <w:pStyle w:val="125"/>
              <w:rPr>
                <w:rFonts w:ascii="Times New Roman" w:hAnsi="Times New Roman"/>
                <w:sz w:val="18"/>
              </w:rPr>
            </w:pPr>
            <w:r>
              <w:rPr>
                <w:rFonts w:hint="eastAsia" w:ascii="Times New Roman" w:hAnsi="Times New Roman"/>
                <w:sz w:val="18"/>
              </w:rPr>
              <w:t>-</w:t>
            </w:r>
          </w:p>
        </w:tc>
      </w:tr>
      <w:tr w14:paraId="190F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50926D74">
            <w:pPr>
              <w:pStyle w:val="125"/>
              <w:rPr>
                <w:rFonts w:ascii="Times New Roman" w:hAnsi="Times New Roman"/>
                <w:sz w:val="18"/>
              </w:rPr>
            </w:pPr>
            <w:r>
              <w:rPr>
                <w:rFonts w:hint="eastAsia" w:ascii="Times New Roman" w:hAnsi="Times New Roman"/>
                <w:sz w:val="18"/>
              </w:rPr>
              <w:t>保留</w:t>
            </w:r>
          </w:p>
        </w:tc>
        <w:tc>
          <w:tcPr>
            <w:tcW w:w="1514" w:type="pct"/>
            <w:tcBorders>
              <w:top w:val="single" w:color="auto" w:sz="4" w:space="0"/>
              <w:left w:val="nil"/>
              <w:bottom w:val="single" w:color="auto" w:sz="4" w:space="0"/>
              <w:right w:val="single" w:color="auto" w:sz="4" w:space="0"/>
            </w:tcBorders>
            <w:vAlign w:val="center"/>
          </w:tcPr>
          <w:p w14:paraId="62A6F2DA">
            <w:pPr>
              <w:pStyle w:val="125"/>
              <w:rPr>
                <w:rFonts w:ascii="Times New Roman" w:hAnsi="Times New Roman"/>
                <w:sz w:val="18"/>
              </w:rPr>
            </w:pPr>
            <w:r>
              <w:rPr>
                <w:rFonts w:ascii="Times New Roman" w:hAnsi="Times New Roman"/>
                <w:sz w:val="18"/>
              </w:rPr>
              <w:t>20</w:t>
            </w:r>
          </w:p>
        </w:tc>
        <w:tc>
          <w:tcPr>
            <w:tcW w:w="851" w:type="pct"/>
            <w:tcBorders>
              <w:top w:val="single" w:color="auto" w:sz="4" w:space="0"/>
              <w:left w:val="nil"/>
              <w:bottom w:val="single" w:color="auto" w:sz="4" w:space="0"/>
              <w:right w:val="single" w:color="auto" w:sz="4" w:space="0"/>
            </w:tcBorders>
            <w:vAlign w:val="center"/>
          </w:tcPr>
          <w:p w14:paraId="3C96FCCE">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67F780D4">
            <w:pPr>
              <w:pStyle w:val="125"/>
              <w:rPr>
                <w:rFonts w:ascii="Times New Roman" w:hAnsi="Times New Roman"/>
                <w:sz w:val="18"/>
              </w:rPr>
            </w:pPr>
            <w:r>
              <w:rPr>
                <w:rFonts w:ascii="Times New Roman" w:hAnsi="Times New Roman"/>
                <w:sz w:val="18"/>
              </w:rPr>
              <w:t>-</w:t>
            </w:r>
          </w:p>
        </w:tc>
      </w:tr>
      <w:tr w14:paraId="6E55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647FBEC1">
            <w:pPr>
              <w:pStyle w:val="125"/>
              <w:rPr>
                <w:rFonts w:ascii="Times New Roman" w:hAnsi="Times New Roman"/>
                <w:sz w:val="18"/>
              </w:rPr>
            </w:pPr>
            <w:r>
              <w:rPr>
                <w:rFonts w:hint="eastAsia" w:ascii="Times New Roman" w:hAnsi="Times New Roman"/>
                <w:sz w:val="18"/>
              </w:rPr>
              <w:t>扩展特性版本号</w:t>
            </w:r>
          </w:p>
        </w:tc>
        <w:tc>
          <w:tcPr>
            <w:tcW w:w="1514" w:type="pct"/>
            <w:tcBorders>
              <w:top w:val="single" w:color="auto" w:sz="4" w:space="0"/>
              <w:left w:val="nil"/>
              <w:bottom w:val="single" w:color="auto" w:sz="4" w:space="0"/>
              <w:right w:val="single" w:color="auto" w:sz="4" w:space="0"/>
            </w:tcBorders>
            <w:vAlign w:val="center"/>
          </w:tcPr>
          <w:p w14:paraId="1E06E086">
            <w:pPr>
              <w:pStyle w:val="125"/>
              <w:rPr>
                <w:rFonts w:ascii="Times New Roman" w:hAnsi="Times New Roman"/>
                <w:sz w:val="18"/>
              </w:rPr>
            </w:pPr>
            <w:r>
              <w:rPr>
                <w:rFonts w:ascii="Times New Roman" w:hAnsi="Times New Roman"/>
                <w:sz w:val="18"/>
              </w:rPr>
              <w:t>21</w:t>
            </w:r>
          </w:p>
        </w:tc>
        <w:tc>
          <w:tcPr>
            <w:tcW w:w="851" w:type="pct"/>
            <w:tcBorders>
              <w:top w:val="single" w:color="auto" w:sz="4" w:space="0"/>
              <w:left w:val="nil"/>
              <w:bottom w:val="single" w:color="auto" w:sz="4" w:space="0"/>
              <w:right w:val="single" w:color="auto" w:sz="4" w:space="0"/>
            </w:tcBorders>
            <w:vAlign w:val="center"/>
          </w:tcPr>
          <w:p w14:paraId="3A32C52E">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0ED7F3C9">
            <w:pPr>
              <w:pStyle w:val="125"/>
              <w:jc w:val="left"/>
              <w:rPr>
                <w:rFonts w:ascii="Times New Roman" w:hAnsi="Times New Roman"/>
                <w:sz w:val="18"/>
              </w:rPr>
            </w:pPr>
            <w:r>
              <w:rPr>
                <w:rFonts w:ascii="Times New Roman" w:hAnsi="Times New Roman"/>
                <w:sz w:val="18"/>
              </w:rPr>
              <w:t>1</w:t>
            </w:r>
            <w:r>
              <w:rPr>
                <w:rFonts w:hint="eastAsia" w:ascii="Times New Roman" w:hAnsi="Times New Roman"/>
                <w:sz w:val="18"/>
              </w:rPr>
              <w:t>：指示模块支持应用层多帧抄读；</w:t>
            </w:r>
          </w:p>
          <w:p w14:paraId="44A9E204">
            <w:pPr>
              <w:pStyle w:val="125"/>
              <w:jc w:val="left"/>
              <w:rPr>
                <w:rFonts w:ascii="Times New Roman" w:hAnsi="Times New Roman"/>
                <w:sz w:val="18"/>
              </w:rPr>
            </w:pPr>
            <w:r>
              <w:rPr>
                <w:rFonts w:hint="eastAsia" w:ascii="Times New Roman" w:hAnsi="Times New Roman"/>
                <w:sz w:val="18"/>
              </w:rPr>
              <w:t>其他：保留；</w:t>
            </w:r>
          </w:p>
        </w:tc>
      </w:tr>
      <w:tr w14:paraId="2609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3CC49533">
            <w:pPr>
              <w:pStyle w:val="125"/>
              <w:rPr>
                <w:rFonts w:ascii="Times New Roman" w:hAnsi="Times New Roman"/>
                <w:sz w:val="18"/>
              </w:rPr>
            </w:pPr>
            <w:r>
              <w:rPr>
                <w:rFonts w:ascii="Times New Roman" w:hAnsi="Times New Roman"/>
                <w:sz w:val="18"/>
              </w:rPr>
              <w:t>MAC</w:t>
            </w:r>
            <w:r>
              <w:rPr>
                <w:rFonts w:hint="eastAsia" w:ascii="Times New Roman" w:hAnsi="Times New Roman"/>
                <w:sz w:val="18"/>
              </w:rPr>
              <w:t>地址类型</w:t>
            </w:r>
          </w:p>
        </w:tc>
        <w:tc>
          <w:tcPr>
            <w:tcW w:w="1514" w:type="pct"/>
            <w:tcBorders>
              <w:top w:val="single" w:color="auto" w:sz="4" w:space="0"/>
              <w:left w:val="nil"/>
              <w:bottom w:val="single" w:color="auto" w:sz="4" w:space="0"/>
              <w:right w:val="single" w:color="auto" w:sz="4" w:space="0"/>
            </w:tcBorders>
            <w:vAlign w:val="center"/>
          </w:tcPr>
          <w:p w14:paraId="750CA5A3">
            <w:pPr>
              <w:pStyle w:val="125"/>
              <w:rPr>
                <w:rFonts w:ascii="Times New Roman" w:hAnsi="Times New Roman"/>
                <w:sz w:val="18"/>
              </w:rPr>
            </w:pPr>
            <w:r>
              <w:rPr>
                <w:rFonts w:ascii="Times New Roman" w:hAnsi="Times New Roman"/>
                <w:sz w:val="18"/>
              </w:rPr>
              <w:t>22</w:t>
            </w:r>
          </w:p>
        </w:tc>
        <w:tc>
          <w:tcPr>
            <w:tcW w:w="851" w:type="pct"/>
            <w:tcBorders>
              <w:top w:val="single" w:color="auto" w:sz="4" w:space="0"/>
              <w:left w:val="nil"/>
              <w:bottom w:val="single" w:color="auto" w:sz="4" w:space="0"/>
              <w:right w:val="single" w:color="auto" w:sz="4" w:space="0"/>
            </w:tcBorders>
            <w:vAlign w:val="center"/>
          </w:tcPr>
          <w:p w14:paraId="6582A0B0">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02BAD9FE">
            <w:pPr>
              <w:pStyle w:val="125"/>
              <w:rPr>
                <w:rFonts w:ascii="Times New Roman" w:hAnsi="Times New Roman"/>
                <w:sz w:val="18"/>
              </w:rPr>
            </w:pPr>
            <w:r>
              <w:rPr>
                <w:rFonts w:hint="eastAsia" w:ascii="Times New Roman" w:hAnsi="Times New Roman"/>
                <w:sz w:val="18"/>
              </w:rPr>
              <w:t>-</w:t>
            </w:r>
          </w:p>
        </w:tc>
      </w:tr>
      <w:tr w14:paraId="0066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7D23B26C">
            <w:pPr>
              <w:pStyle w:val="125"/>
              <w:rPr>
                <w:rFonts w:ascii="Times New Roman" w:hAnsi="Times New Roman"/>
                <w:sz w:val="18"/>
              </w:rPr>
            </w:pPr>
            <w:r>
              <w:rPr>
                <w:rFonts w:hint="eastAsia" w:ascii="Times New Roman" w:hAnsi="Times New Roman"/>
                <w:sz w:val="18"/>
              </w:rPr>
              <w:t>模块类型</w:t>
            </w:r>
          </w:p>
        </w:tc>
        <w:tc>
          <w:tcPr>
            <w:tcW w:w="1514" w:type="pct"/>
            <w:vMerge w:val="restart"/>
            <w:tcBorders>
              <w:top w:val="nil"/>
              <w:left w:val="nil"/>
              <w:bottom w:val="single" w:color="auto" w:sz="4" w:space="0"/>
              <w:right w:val="single" w:color="auto" w:sz="4" w:space="0"/>
            </w:tcBorders>
            <w:vAlign w:val="center"/>
          </w:tcPr>
          <w:p w14:paraId="2C487B34">
            <w:pPr>
              <w:pStyle w:val="125"/>
              <w:rPr>
                <w:rFonts w:ascii="Times New Roman" w:hAnsi="Times New Roman"/>
                <w:sz w:val="18"/>
              </w:rPr>
            </w:pPr>
            <w:r>
              <w:rPr>
                <w:rFonts w:ascii="Times New Roman" w:hAnsi="Times New Roman"/>
                <w:sz w:val="18"/>
              </w:rPr>
              <w:t>23</w:t>
            </w:r>
          </w:p>
        </w:tc>
        <w:tc>
          <w:tcPr>
            <w:tcW w:w="851" w:type="pct"/>
            <w:tcBorders>
              <w:top w:val="single" w:color="auto" w:sz="4" w:space="0"/>
              <w:left w:val="nil"/>
              <w:bottom w:val="single" w:color="auto" w:sz="4" w:space="0"/>
              <w:right w:val="single" w:color="auto" w:sz="4" w:space="0"/>
            </w:tcBorders>
            <w:vAlign w:val="center"/>
          </w:tcPr>
          <w:p w14:paraId="339B8476">
            <w:pPr>
              <w:pStyle w:val="125"/>
              <w:rPr>
                <w:rFonts w:ascii="Times New Roman" w:hAnsi="Times New Roman"/>
                <w:sz w:val="18"/>
              </w:rPr>
            </w:pPr>
            <w:r>
              <w:rPr>
                <w:rFonts w:ascii="Times New Roman" w:hAnsi="Times New Roman"/>
                <w:sz w:val="18"/>
              </w:rPr>
              <w:t>2</w:t>
            </w:r>
          </w:p>
        </w:tc>
        <w:tc>
          <w:tcPr>
            <w:tcW w:w="1218" w:type="pct"/>
            <w:tcBorders>
              <w:top w:val="single" w:color="auto" w:sz="4" w:space="0"/>
              <w:left w:val="nil"/>
              <w:bottom w:val="single" w:color="auto" w:sz="4" w:space="0"/>
              <w:right w:val="single" w:color="auto" w:sz="4" w:space="0"/>
            </w:tcBorders>
            <w:vAlign w:val="center"/>
          </w:tcPr>
          <w:p w14:paraId="23563407">
            <w:pPr>
              <w:pStyle w:val="125"/>
              <w:rPr>
                <w:rFonts w:ascii="Times New Roman" w:hAnsi="Times New Roman"/>
                <w:sz w:val="18"/>
              </w:rPr>
            </w:pPr>
            <w:r>
              <w:rPr>
                <w:rFonts w:hint="eastAsia" w:ascii="Times New Roman" w:hAnsi="Times New Roman"/>
                <w:sz w:val="18"/>
              </w:rPr>
              <w:t>-</w:t>
            </w:r>
          </w:p>
        </w:tc>
      </w:tr>
      <w:tr w14:paraId="35E9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0AD53885">
            <w:pPr>
              <w:pStyle w:val="125"/>
              <w:rPr>
                <w:rFonts w:ascii="Times New Roman" w:hAnsi="Times New Roman"/>
                <w:sz w:val="18"/>
              </w:rPr>
            </w:pPr>
            <w:r>
              <w:rPr>
                <w:rFonts w:hint="eastAsia" w:ascii="Times New Roman" w:hAnsi="Times New Roman"/>
                <w:sz w:val="18"/>
              </w:rPr>
              <w:t>候选代理0链路类型</w:t>
            </w:r>
          </w:p>
        </w:tc>
        <w:tc>
          <w:tcPr>
            <w:tcW w:w="1514" w:type="pct"/>
            <w:vMerge w:val="continue"/>
            <w:tcBorders>
              <w:top w:val="nil"/>
              <w:left w:val="nil"/>
              <w:bottom w:val="single" w:color="auto" w:sz="4" w:space="0"/>
              <w:right w:val="single" w:color="auto" w:sz="4" w:space="0"/>
            </w:tcBorders>
            <w:vAlign w:val="center"/>
          </w:tcPr>
          <w:p w14:paraId="0A930893">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5ECE46CD">
            <w:pPr>
              <w:pStyle w:val="125"/>
              <w:rPr>
                <w:rFonts w:ascii="Times New Roman" w:hAnsi="Times New Roman"/>
                <w:sz w:val="18"/>
              </w:rPr>
            </w:pPr>
            <w:r>
              <w:rPr>
                <w:rFonts w:hint="eastAsia"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3109DC70">
            <w:pPr>
              <w:pStyle w:val="125"/>
              <w:rPr>
                <w:rFonts w:ascii="Times New Roman" w:hAnsi="Times New Roman"/>
                <w:sz w:val="18"/>
              </w:rPr>
            </w:pPr>
            <w:r>
              <w:rPr>
                <w:rFonts w:hint="eastAsia" w:ascii="Times New Roman" w:hAnsi="Times New Roman"/>
                <w:sz w:val="18"/>
              </w:rPr>
              <w:t>-</w:t>
            </w:r>
          </w:p>
        </w:tc>
      </w:tr>
      <w:tr w14:paraId="597D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47B5733C">
            <w:pPr>
              <w:pStyle w:val="125"/>
              <w:rPr>
                <w:rFonts w:ascii="Times New Roman" w:hAnsi="Times New Roman"/>
                <w:sz w:val="18"/>
              </w:rPr>
            </w:pPr>
            <w:r>
              <w:rPr>
                <w:rFonts w:hint="eastAsia" w:ascii="Times New Roman" w:hAnsi="Times New Roman"/>
                <w:sz w:val="18"/>
              </w:rPr>
              <w:t>候选代理</w:t>
            </w:r>
            <w:r>
              <w:rPr>
                <w:rFonts w:ascii="Times New Roman" w:hAnsi="Times New Roman"/>
                <w:sz w:val="18"/>
              </w:rPr>
              <w:t>1</w:t>
            </w:r>
            <w:r>
              <w:rPr>
                <w:rFonts w:hint="eastAsia" w:ascii="Times New Roman" w:hAnsi="Times New Roman"/>
                <w:sz w:val="18"/>
              </w:rPr>
              <w:t>链路类型</w:t>
            </w:r>
          </w:p>
        </w:tc>
        <w:tc>
          <w:tcPr>
            <w:tcW w:w="1514" w:type="pct"/>
            <w:vMerge w:val="continue"/>
            <w:tcBorders>
              <w:top w:val="nil"/>
              <w:left w:val="nil"/>
              <w:bottom w:val="single" w:color="auto" w:sz="4" w:space="0"/>
              <w:right w:val="single" w:color="auto" w:sz="4" w:space="0"/>
            </w:tcBorders>
            <w:vAlign w:val="center"/>
          </w:tcPr>
          <w:p w14:paraId="598A4BAA">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6E5BCAE4">
            <w:pPr>
              <w:pStyle w:val="125"/>
              <w:rPr>
                <w:rFonts w:ascii="Times New Roman" w:hAnsi="Times New Roman"/>
                <w:sz w:val="18"/>
              </w:rPr>
            </w:pPr>
            <w:r>
              <w:rPr>
                <w:rFonts w:hint="eastAsia"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53184E4B">
            <w:pPr>
              <w:pStyle w:val="125"/>
              <w:rPr>
                <w:rFonts w:ascii="Times New Roman" w:hAnsi="Times New Roman"/>
                <w:sz w:val="18"/>
              </w:rPr>
            </w:pPr>
            <w:r>
              <w:rPr>
                <w:rFonts w:hint="eastAsia" w:ascii="Times New Roman" w:hAnsi="Times New Roman"/>
                <w:sz w:val="18"/>
              </w:rPr>
              <w:t>-</w:t>
            </w:r>
          </w:p>
        </w:tc>
      </w:tr>
      <w:tr w14:paraId="5DEFF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71B0B2C2">
            <w:pPr>
              <w:pStyle w:val="125"/>
              <w:rPr>
                <w:rFonts w:ascii="Times New Roman" w:hAnsi="Times New Roman"/>
                <w:sz w:val="18"/>
              </w:rPr>
            </w:pPr>
            <w:r>
              <w:rPr>
                <w:rFonts w:hint="eastAsia" w:ascii="Times New Roman" w:hAnsi="Times New Roman"/>
                <w:sz w:val="18"/>
              </w:rPr>
              <w:t>候选代理</w:t>
            </w:r>
            <w:r>
              <w:rPr>
                <w:rFonts w:ascii="Times New Roman" w:hAnsi="Times New Roman"/>
                <w:sz w:val="18"/>
              </w:rPr>
              <w:t>2</w:t>
            </w:r>
            <w:r>
              <w:rPr>
                <w:rFonts w:hint="eastAsia" w:ascii="Times New Roman" w:hAnsi="Times New Roman"/>
                <w:sz w:val="18"/>
              </w:rPr>
              <w:t>链路类型</w:t>
            </w:r>
          </w:p>
        </w:tc>
        <w:tc>
          <w:tcPr>
            <w:tcW w:w="1514" w:type="pct"/>
            <w:vMerge w:val="continue"/>
            <w:tcBorders>
              <w:top w:val="nil"/>
              <w:left w:val="nil"/>
              <w:bottom w:val="single" w:color="auto" w:sz="4" w:space="0"/>
              <w:right w:val="single" w:color="auto" w:sz="4" w:space="0"/>
            </w:tcBorders>
            <w:vAlign w:val="center"/>
          </w:tcPr>
          <w:p w14:paraId="6E6CF744">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48C587FB">
            <w:pPr>
              <w:pStyle w:val="125"/>
              <w:rPr>
                <w:rFonts w:ascii="Times New Roman" w:hAnsi="Times New Roman"/>
                <w:sz w:val="18"/>
              </w:rPr>
            </w:pPr>
            <w:r>
              <w:rPr>
                <w:rFonts w:hint="eastAsia"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55FE636B">
            <w:pPr>
              <w:pStyle w:val="125"/>
              <w:rPr>
                <w:rFonts w:ascii="Times New Roman" w:hAnsi="Times New Roman"/>
                <w:sz w:val="18"/>
              </w:rPr>
            </w:pPr>
            <w:r>
              <w:rPr>
                <w:rFonts w:hint="eastAsia" w:ascii="Times New Roman" w:hAnsi="Times New Roman"/>
                <w:sz w:val="18"/>
              </w:rPr>
              <w:t>-</w:t>
            </w:r>
          </w:p>
        </w:tc>
      </w:tr>
      <w:tr w14:paraId="0634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28D1166E">
            <w:pPr>
              <w:pStyle w:val="125"/>
              <w:rPr>
                <w:rFonts w:ascii="Times New Roman" w:hAnsi="Times New Roman"/>
                <w:sz w:val="18"/>
              </w:rPr>
            </w:pPr>
            <w:r>
              <w:rPr>
                <w:rFonts w:hint="eastAsia" w:ascii="Times New Roman" w:hAnsi="Times New Roman"/>
                <w:sz w:val="18"/>
              </w:rPr>
              <w:t>候选代理</w:t>
            </w:r>
            <w:r>
              <w:rPr>
                <w:rFonts w:ascii="Times New Roman" w:hAnsi="Times New Roman"/>
                <w:sz w:val="18"/>
              </w:rPr>
              <w:t>3</w:t>
            </w:r>
            <w:r>
              <w:rPr>
                <w:rFonts w:hint="eastAsia" w:ascii="Times New Roman" w:hAnsi="Times New Roman"/>
                <w:sz w:val="18"/>
              </w:rPr>
              <w:t>链路类型</w:t>
            </w:r>
          </w:p>
        </w:tc>
        <w:tc>
          <w:tcPr>
            <w:tcW w:w="1514" w:type="pct"/>
            <w:vMerge w:val="continue"/>
            <w:tcBorders>
              <w:top w:val="nil"/>
              <w:left w:val="nil"/>
              <w:bottom w:val="single" w:color="auto" w:sz="4" w:space="0"/>
              <w:right w:val="single" w:color="auto" w:sz="4" w:space="0"/>
            </w:tcBorders>
            <w:vAlign w:val="center"/>
          </w:tcPr>
          <w:p w14:paraId="4C78EE90">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6821E9E1">
            <w:pPr>
              <w:pStyle w:val="125"/>
              <w:rPr>
                <w:rFonts w:ascii="Times New Roman" w:hAnsi="Times New Roman"/>
                <w:sz w:val="18"/>
              </w:rPr>
            </w:pPr>
            <w:r>
              <w:rPr>
                <w:rFonts w:hint="eastAsia"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1212910F">
            <w:pPr>
              <w:pStyle w:val="125"/>
              <w:rPr>
                <w:rFonts w:ascii="Times New Roman" w:hAnsi="Times New Roman"/>
                <w:sz w:val="18"/>
              </w:rPr>
            </w:pPr>
            <w:r>
              <w:rPr>
                <w:rFonts w:hint="eastAsia" w:ascii="Times New Roman" w:hAnsi="Times New Roman"/>
                <w:sz w:val="18"/>
              </w:rPr>
              <w:t>-</w:t>
            </w:r>
          </w:p>
        </w:tc>
      </w:tr>
      <w:tr w14:paraId="0913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496672CF">
            <w:pPr>
              <w:pStyle w:val="125"/>
              <w:rPr>
                <w:rFonts w:ascii="Times New Roman" w:hAnsi="Times New Roman"/>
                <w:sz w:val="18"/>
              </w:rPr>
            </w:pPr>
            <w:r>
              <w:rPr>
                <w:rFonts w:hint="eastAsia" w:ascii="Times New Roman" w:hAnsi="Times New Roman"/>
                <w:sz w:val="18"/>
              </w:rPr>
              <w:t>候选代理</w:t>
            </w:r>
            <w:r>
              <w:rPr>
                <w:rFonts w:ascii="Times New Roman" w:hAnsi="Times New Roman"/>
                <w:sz w:val="18"/>
              </w:rPr>
              <w:t>4</w:t>
            </w:r>
            <w:r>
              <w:rPr>
                <w:rFonts w:hint="eastAsia" w:ascii="Times New Roman" w:hAnsi="Times New Roman"/>
                <w:sz w:val="18"/>
              </w:rPr>
              <w:t>链路类型</w:t>
            </w:r>
          </w:p>
        </w:tc>
        <w:tc>
          <w:tcPr>
            <w:tcW w:w="1514" w:type="pct"/>
            <w:vMerge w:val="continue"/>
            <w:tcBorders>
              <w:top w:val="nil"/>
              <w:left w:val="nil"/>
              <w:bottom w:val="single" w:color="auto" w:sz="4" w:space="0"/>
              <w:right w:val="single" w:color="auto" w:sz="4" w:space="0"/>
            </w:tcBorders>
            <w:vAlign w:val="center"/>
          </w:tcPr>
          <w:p w14:paraId="64C7B73C">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383407F4">
            <w:pPr>
              <w:pStyle w:val="125"/>
              <w:rPr>
                <w:rFonts w:ascii="Times New Roman" w:hAnsi="Times New Roman"/>
                <w:sz w:val="18"/>
              </w:rPr>
            </w:pPr>
            <w:r>
              <w:rPr>
                <w:rFonts w:hint="eastAsia"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21D5E298">
            <w:pPr>
              <w:pStyle w:val="125"/>
              <w:rPr>
                <w:rFonts w:ascii="Times New Roman" w:hAnsi="Times New Roman"/>
                <w:sz w:val="18"/>
              </w:rPr>
            </w:pPr>
            <w:r>
              <w:rPr>
                <w:rFonts w:hint="eastAsia" w:ascii="Times New Roman" w:hAnsi="Times New Roman"/>
                <w:sz w:val="18"/>
              </w:rPr>
              <w:t>-</w:t>
            </w:r>
          </w:p>
        </w:tc>
      </w:tr>
      <w:tr w14:paraId="6F169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728BF259">
            <w:pPr>
              <w:pStyle w:val="125"/>
              <w:rPr>
                <w:rFonts w:ascii="Times New Roman" w:hAnsi="Times New Roman"/>
                <w:sz w:val="18"/>
              </w:rPr>
            </w:pPr>
            <w:r>
              <w:rPr>
                <w:rFonts w:hint="eastAsia" w:ascii="Times New Roman" w:hAnsi="Times New Roman"/>
                <w:sz w:val="18"/>
              </w:rPr>
              <w:t>保留</w:t>
            </w:r>
          </w:p>
        </w:tc>
        <w:tc>
          <w:tcPr>
            <w:tcW w:w="1514" w:type="pct"/>
            <w:vMerge w:val="continue"/>
            <w:tcBorders>
              <w:top w:val="nil"/>
              <w:left w:val="nil"/>
              <w:bottom w:val="single" w:color="auto" w:sz="4" w:space="0"/>
              <w:right w:val="single" w:color="auto" w:sz="4" w:space="0"/>
            </w:tcBorders>
            <w:vAlign w:val="center"/>
          </w:tcPr>
          <w:p w14:paraId="5034E577">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42FDA209">
            <w:pPr>
              <w:pStyle w:val="125"/>
              <w:rPr>
                <w:rFonts w:ascii="Times New Roman" w:hAnsi="Times New Roman"/>
                <w:sz w:val="18"/>
              </w:rPr>
            </w:pPr>
            <w:r>
              <w:rPr>
                <w:rFonts w:hint="eastAsia"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3C02F63D">
            <w:pPr>
              <w:pStyle w:val="125"/>
              <w:rPr>
                <w:rFonts w:ascii="Times New Roman" w:hAnsi="Times New Roman"/>
                <w:sz w:val="18"/>
              </w:rPr>
            </w:pPr>
            <w:r>
              <w:rPr>
                <w:rFonts w:hint="eastAsia" w:ascii="Times New Roman" w:hAnsi="Times New Roman"/>
                <w:sz w:val="18"/>
              </w:rPr>
              <w:t>-</w:t>
            </w:r>
          </w:p>
        </w:tc>
      </w:tr>
      <w:tr w14:paraId="2FA4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52BA1E56">
            <w:pPr>
              <w:pStyle w:val="125"/>
              <w:rPr>
                <w:rFonts w:ascii="Times New Roman" w:hAnsi="Times New Roman"/>
                <w:sz w:val="18"/>
              </w:rPr>
            </w:pPr>
            <w:r>
              <w:rPr>
                <w:rFonts w:hint="eastAsia" w:ascii="Times New Roman" w:hAnsi="Times New Roman"/>
                <w:sz w:val="18"/>
              </w:rPr>
              <w:t>站点关联随机数</w:t>
            </w:r>
          </w:p>
        </w:tc>
        <w:tc>
          <w:tcPr>
            <w:tcW w:w="1514" w:type="pct"/>
            <w:tcBorders>
              <w:top w:val="single" w:color="auto" w:sz="4" w:space="0"/>
              <w:left w:val="nil"/>
              <w:bottom w:val="single" w:color="auto" w:sz="4" w:space="0"/>
              <w:right w:val="single" w:color="auto" w:sz="4" w:space="0"/>
            </w:tcBorders>
            <w:vAlign w:val="center"/>
          </w:tcPr>
          <w:p w14:paraId="144C89FE">
            <w:pPr>
              <w:pStyle w:val="125"/>
              <w:rPr>
                <w:rFonts w:ascii="Times New Roman" w:hAnsi="Times New Roman"/>
                <w:sz w:val="18"/>
              </w:rPr>
            </w:pPr>
            <w:r>
              <w:rPr>
                <w:rFonts w:ascii="Times New Roman" w:hAnsi="Times New Roman"/>
                <w:sz w:val="18"/>
              </w:rPr>
              <w:t>24-27</w:t>
            </w:r>
          </w:p>
        </w:tc>
        <w:tc>
          <w:tcPr>
            <w:tcW w:w="851" w:type="pct"/>
            <w:tcBorders>
              <w:top w:val="single" w:color="auto" w:sz="4" w:space="0"/>
              <w:left w:val="nil"/>
              <w:bottom w:val="single" w:color="auto" w:sz="4" w:space="0"/>
              <w:right w:val="single" w:color="auto" w:sz="4" w:space="0"/>
            </w:tcBorders>
            <w:vAlign w:val="center"/>
          </w:tcPr>
          <w:p w14:paraId="13CB16B0">
            <w:pPr>
              <w:pStyle w:val="125"/>
              <w:rPr>
                <w:rFonts w:ascii="Times New Roman" w:hAnsi="Times New Roman"/>
                <w:sz w:val="18"/>
              </w:rPr>
            </w:pPr>
            <w:r>
              <w:rPr>
                <w:rFonts w:ascii="Times New Roman" w:hAnsi="Times New Roman"/>
                <w:sz w:val="18"/>
              </w:rPr>
              <w:t>32</w:t>
            </w:r>
          </w:p>
        </w:tc>
        <w:tc>
          <w:tcPr>
            <w:tcW w:w="1218" w:type="pct"/>
            <w:tcBorders>
              <w:top w:val="single" w:color="auto" w:sz="4" w:space="0"/>
              <w:left w:val="nil"/>
              <w:bottom w:val="single" w:color="auto" w:sz="4" w:space="0"/>
              <w:right w:val="single" w:color="auto" w:sz="4" w:space="0"/>
            </w:tcBorders>
            <w:vAlign w:val="center"/>
          </w:tcPr>
          <w:p w14:paraId="46E4C0F9">
            <w:pPr>
              <w:pStyle w:val="125"/>
              <w:rPr>
                <w:rFonts w:ascii="Times New Roman" w:hAnsi="Times New Roman"/>
                <w:sz w:val="18"/>
              </w:rPr>
            </w:pPr>
            <w:r>
              <w:rPr>
                <w:rFonts w:hint="eastAsia" w:ascii="Times New Roman" w:hAnsi="Times New Roman"/>
                <w:sz w:val="18"/>
              </w:rPr>
              <w:t>-</w:t>
            </w:r>
          </w:p>
        </w:tc>
      </w:tr>
      <w:tr w14:paraId="4A52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32AB9439">
            <w:pPr>
              <w:pStyle w:val="125"/>
              <w:rPr>
                <w:rFonts w:ascii="Times New Roman" w:hAnsi="Times New Roman"/>
                <w:sz w:val="18"/>
              </w:rPr>
            </w:pPr>
            <w:r>
              <w:rPr>
                <w:rFonts w:hint="eastAsia" w:ascii="Times New Roman" w:hAnsi="Times New Roman"/>
                <w:sz w:val="18"/>
              </w:rPr>
              <w:t>厂家附加数据</w:t>
            </w:r>
          </w:p>
        </w:tc>
        <w:tc>
          <w:tcPr>
            <w:tcW w:w="1514" w:type="pct"/>
            <w:tcBorders>
              <w:top w:val="single" w:color="auto" w:sz="4" w:space="0"/>
              <w:left w:val="nil"/>
              <w:bottom w:val="single" w:color="auto" w:sz="4" w:space="0"/>
              <w:right w:val="single" w:color="auto" w:sz="4" w:space="0"/>
            </w:tcBorders>
            <w:vAlign w:val="center"/>
          </w:tcPr>
          <w:p w14:paraId="1A40B2A9">
            <w:pPr>
              <w:pStyle w:val="125"/>
              <w:rPr>
                <w:rFonts w:ascii="Times New Roman" w:hAnsi="Times New Roman"/>
                <w:sz w:val="18"/>
              </w:rPr>
            </w:pPr>
            <w:r>
              <w:rPr>
                <w:rFonts w:ascii="Times New Roman" w:hAnsi="Times New Roman"/>
                <w:sz w:val="18"/>
              </w:rPr>
              <w:t>28-45</w:t>
            </w:r>
          </w:p>
        </w:tc>
        <w:tc>
          <w:tcPr>
            <w:tcW w:w="851" w:type="pct"/>
            <w:tcBorders>
              <w:top w:val="single" w:color="auto" w:sz="4" w:space="0"/>
              <w:left w:val="nil"/>
              <w:bottom w:val="single" w:color="auto" w:sz="4" w:space="0"/>
              <w:right w:val="single" w:color="auto" w:sz="4" w:space="0"/>
            </w:tcBorders>
            <w:vAlign w:val="center"/>
          </w:tcPr>
          <w:p w14:paraId="554650B0">
            <w:pPr>
              <w:pStyle w:val="125"/>
              <w:rPr>
                <w:rFonts w:ascii="Times New Roman" w:hAnsi="Times New Roman"/>
                <w:sz w:val="18"/>
              </w:rPr>
            </w:pPr>
            <w:r>
              <w:rPr>
                <w:rFonts w:ascii="Times New Roman" w:hAnsi="Times New Roman"/>
                <w:sz w:val="18"/>
              </w:rPr>
              <w:t>144</w:t>
            </w:r>
          </w:p>
        </w:tc>
        <w:tc>
          <w:tcPr>
            <w:tcW w:w="1218" w:type="pct"/>
            <w:tcBorders>
              <w:top w:val="single" w:color="auto" w:sz="4" w:space="0"/>
              <w:left w:val="nil"/>
              <w:bottom w:val="single" w:color="auto" w:sz="4" w:space="0"/>
              <w:right w:val="single" w:color="auto" w:sz="4" w:space="0"/>
            </w:tcBorders>
            <w:vAlign w:val="center"/>
          </w:tcPr>
          <w:p w14:paraId="6F3EBB0C">
            <w:pPr>
              <w:pStyle w:val="125"/>
              <w:rPr>
                <w:rFonts w:ascii="Times New Roman" w:hAnsi="Times New Roman"/>
                <w:sz w:val="18"/>
              </w:rPr>
            </w:pPr>
            <w:r>
              <w:rPr>
                <w:rFonts w:hint="eastAsia" w:ascii="Times New Roman" w:hAnsi="Times New Roman"/>
                <w:sz w:val="18"/>
              </w:rPr>
              <w:t>-</w:t>
            </w:r>
          </w:p>
        </w:tc>
      </w:tr>
      <w:tr w14:paraId="36E1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33AD46AB">
            <w:pPr>
              <w:pStyle w:val="125"/>
              <w:rPr>
                <w:rFonts w:ascii="Times New Roman" w:hAnsi="Times New Roman"/>
                <w:sz w:val="18"/>
              </w:rPr>
            </w:pPr>
            <w:r>
              <w:rPr>
                <w:rFonts w:hint="eastAsia" w:ascii="Times New Roman" w:hAnsi="Times New Roman"/>
                <w:sz w:val="18"/>
              </w:rPr>
              <w:t>版本信息</w:t>
            </w:r>
          </w:p>
        </w:tc>
        <w:tc>
          <w:tcPr>
            <w:tcW w:w="1514" w:type="pct"/>
            <w:tcBorders>
              <w:top w:val="single" w:color="auto" w:sz="4" w:space="0"/>
              <w:left w:val="nil"/>
              <w:bottom w:val="single" w:color="auto" w:sz="4" w:space="0"/>
              <w:right w:val="single" w:color="auto" w:sz="4" w:space="0"/>
            </w:tcBorders>
            <w:vAlign w:val="center"/>
          </w:tcPr>
          <w:p w14:paraId="386AFBA8">
            <w:pPr>
              <w:pStyle w:val="125"/>
              <w:rPr>
                <w:rFonts w:ascii="Times New Roman" w:hAnsi="Times New Roman"/>
                <w:sz w:val="18"/>
              </w:rPr>
            </w:pPr>
            <w:r>
              <w:rPr>
                <w:rFonts w:ascii="Times New Roman" w:hAnsi="Times New Roman"/>
                <w:sz w:val="18"/>
              </w:rPr>
              <w:t>46-55</w:t>
            </w:r>
          </w:p>
        </w:tc>
        <w:tc>
          <w:tcPr>
            <w:tcW w:w="851" w:type="pct"/>
            <w:tcBorders>
              <w:top w:val="single" w:color="auto" w:sz="4" w:space="0"/>
              <w:left w:val="nil"/>
              <w:bottom w:val="single" w:color="auto" w:sz="4" w:space="0"/>
              <w:right w:val="single" w:color="auto" w:sz="4" w:space="0"/>
            </w:tcBorders>
            <w:vAlign w:val="center"/>
          </w:tcPr>
          <w:p w14:paraId="71AC2E6C">
            <w:pPr>
              <w:pStyle w:val="125"/>
              <w:rPr>
                <w:rFonts w:ascii="Times New Roman" w:hAnsi="Times New Roman"/>
                <w:sz w:val="18"/>
              </w:rPr>
            </w:pPr>
            <w:r>
              <w:rPr>
                <w:rFonts w:ascii="Times New Roman" w:hAnsi="Times New Roman"/>
                <w:sz w:val="18"/>
              </w:rPr>
              <w:t>80</w:t>
            </w:r>
          </w:p>
        </w:tc>
        <w:tc>
          <w:tcPr>
            <w:tcW w:w="1218" w:type="pct"/>
            <w:tcBorders>
              <w:top w:val="single" w:color="auto" w:sz="4" w:space="0"/>
              <w:left w:val="nil"/>
              <w:bottom w:val="single" w:color="auto" w:sz="4" w:space="0"/>
              <w:right w:val="single" w:color="auto" w:sz="4" w:space="0"/>
            </w:tcBorders>
            <w:vAlign w:val="center"/>
          </w:tcPr>
          <w:p w14:paraId="62E9E5ED">
            <w:pPr>
              <w:pStyle w:val="125"/>
              <w:rPr>
                <w:rFonts w:ascii="Times New Roman" w:hAnsi="Times New Roman"/>
                <w:sz w:val="18"/>
              </w:rPr>
            </w:pPr>
            <w:r>
              <w:rPr>
                <w:rFonts w:hint="eastAsia" w:ascii="Times New Roman" w:hAnsi="Times New Roman"/>
                <w:sz w:val="18"/>
              </w:rPr>
              <w:t>-</w:t>
            </w:r>
          </w:p>
        </w:tc>
      </w:tr>
      <w:tr w14:paraId="6F09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1B673041">
            <w:pPr>
              <w:pStyle w:val="125"/>
              <w:rPr>
                <w:rFonts w:ascii="Times New Roman" w:hAnsi="Times New Roman"/>
                <w:sz w:val="18"/>
              </w:rPr>
            </w:pPr>
            <w:r>
              <w:rPr>
                <w:rFonts w:hint="eastAsia" w:ascii="Times New Roman" w:hAnsi="Times New Roman"/>
                <w:sz w:val="18"/>
              </w:rPr>
              <w:t>硬复位累积次数</w:t>
            </w:r>
          </w:p>
        </w:tc>
        <w:tc>
          <w:tcPr>
            <w:tcW w:w="1514" w:type="pct"/>
            <w:tcBorders>
              <w:top w:val="single" w:color="auto" w:sz="4" w:space="0"/>
              <w:left w:val="nil"/>
              <w:bottom w:val="single" w:color="auto" w:sz="4" w:space="0"/>
              <w:right w:val="single" w:color="auto" w:sz="4" w:space="0"/>
            </w:tcBorders>
            <w:vAlign w:val="center"/>
          </w:tcPr>
          <w:p w14:paraId="15AEFF9B">
            <w:pPr>
              <w:pStyle w:val="125"/>
              <w:rPr>
                <w:rFonts w:ascii="Times New Roman" w:hAnsi="Times New Roman"/>
                <w:sz w:val="18"/>
              </w:rPr>
            </w:pPr>
            <w:r>
              <w:rPr>
                <w:rFonts w:ascii="Times New Roman" w:hAnsi="Times New Roman"/>
                <w:sz w:val="18"/>
              </w:rPr>
              <w:t>56-57</w:t>
            </w:r>
          </w:p>
        </w:tc>
        <w:tc>
          <w:tcPr>
            <w:tcW w:w="851" w:type="pct"/>
            <w:tcBorders>
              <w:top w:val="single" w:color="auto" w:sz="4" w:space="0"/>
              <w:left w:val="nil"/>
              <w:bottom w:val="single" w:color="auto" w:sz="4" w:space="0"/>
              <w:right w:val="single" w:color="auto" w:sz="4" w:space="0"/>
            </w:tcBorders>
            <w:vAlign w:val="center"/>
          </w:tcPr>
          <w:p w14:paraId="0BEE1F54">
            <w:pPr>
              <w:pStyle w:val="125"/>
              <w:rPr>
                <w:rFonts w:ascii="Times New Roman" w:hAnsi="Times New Roman"/>
                <w:sz w:val="18"/>
              </w:rPr>
            </w:pPr>
            <w:r>
              <w:rPr>
                <w:rFonts w:ascii="Times New Roman" w:hAnsi="Times New Roman"/>
                <w:sz w:val="18"/>
              </w:rPr>
              <w:t>16</w:t>
            </w:r>
          </w:p>
        </w:tc>
        <w:tc>
          <w:tcPr>
            <w:tcW w:w="1218" w:type="pct"/>
            <w:tcBorders>
              <w:top w:val="single" w:color="auto" w:sz="4" w:space="0"/>
              <w:left w:val="nil"/>
              <w:bottom w:val="single" w:color="auto" w:sz="4" w:space="0"/>
              <w:right w:val="single" w:color="auto" w:sz="4" w:space="0"/>
            </w:tcBorders>
            <w:vAlign w:val="center"/>
          </w:tcPr>
          <w:p w14:paraId="2174314E">
            <w:pPr>
              <w:pStyle w:val="125"/>
              <w:rPr>
                <w:rFonts w:ascii="Times New Roman" w:hAnsi="Times New Roman"/>
                <w:sz w:val="18"/>
              </w:rPr>
            </w:pPr>
            <w:r>
              <w:rPr>
                <w:rFonts w:hint="eastAsia" w:ascii="Times New Roman" w:hAnsi="Times New Roman"/>
                <w:sz w:val="18"/>
              </w:rPr>
              <w:t>-</w:t>
            </w:r>
          </w:p>
        </w:tc>
      </w:tr>
      <w:tr w14:paraId="6F41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0DBD5C94">
            <w:pPr>
              <w:pStyle w:val="125"/>
              <w:rPr>
                <w:rFonts w:ascii="Times New Roman" w:hAnsi="Times New Roman"/>
                <w:sz w:val="18"/>
              </w:rPr>
            </w:pPr>
            <w:r>
              <w:rPr>
                <w:rFonts w:hint="eastAsia" w:ascii="Times New Roman" w:hAnsi="Times New Roman"/>
                <w:sz w:val="18"/>
              </w:rPr>
              <w:t>软复位累积次数</w:t>
            </w:r>
          </w:p>
        </w:tc>
        <w:tc>
          <w:tcPr>
            <w:tcW w:w="1514" w:type="pct"/>
            <w:tcBorders>
              <w:top w:val="single" w:color="auto" w:sz="4" w:space="0"/>
              <w:left w:val="nil"/>
              <w:bottom w:val="single" w:color="auto" w:sz="4" w:space="0"/>
              <w:right w:val="single" w:color="auto" w:sz="4" w:space="0"/>
            </w:tcBorders>
            <w:vAlign w:val="center"/>
          </w:tcPr>
          <w:p w14:paraId="7356715C">
            <w:pPr>
              <w:pStyle w:val="125"/>
              <w:rPr>
                <w:rFonts w:ascii="Times New Roman" w:hAnsi="Times New Roman"/>
                <w:sz w:val="18"/>
              </w:rPr>
            </w:pPr>
            <w:r>
              <w:rPr>
                <w:rFonts w:ascii="Times New Roman" w:hAnsi="Times New Roman"/>
                <w:sz w:val="18"/>
              </w:rPr>
              <w:t>58-59</w:t>
            </w:r>
          </w:p>
        </w:tc>
        <w:tc>
          <w:tcPr>
            <w:tcW w:w="851" w:type="pct"/>
            <w:tcBorders>
              <w:top w:val="single" w:color="auto" w:sz="4" w:space="0"/>
              <w:left w:val="nil"/>
              <w:bottom w:val="single" w:color="auto" w:sz="4" w:space="0"/>
              <w:right w:val="single" w:color="auto" w:sz="4" w:space="0"/>
            </w:tcBorders>
            <w:vAlign w:val="center"/>
          </w:tcPr>
          <w:p w14:paraId="213EC06E">
            <w:pPr>
              <w:pStyle w:val="125"/>
              <w:rPr>
                <w:rFonts w:ascii="Times New Roman" w:hAnsi="Times New Roman"/>
                <w:sz w:val="18"/>
              </w:rPr>
            </w:pPr>
            <w:r>
              <w:rPr>
                <w:rFonts w:ascii="Times New Roman" w:hAnsi="Times New Roman"/>
                <w:sz w:val="18"/>
              </w:rPr>
              <w:t>16</w:t>
            </w:r>
          </w:p>
        </w:tc>
        <w:tc>
          <w:tcPr>
            <w:tcW w:w="1218" w:type="pct"/>
            <w:tcBorders>
              <w:top w:val="single" w:color="auto" w:sz="4" w:space="0"/>
              <w:left w:val="nil"/>
              <w:bottom w:val="single" w:color="auto" w:sz="4" w:space="0"/>
              <w:right w:val="single" w:color="auto" w:sz="4" w:space="0"/>
            </w:tcBorders>
            <w:vAlign w:val="center"/>
          </w:tcPr>
          <w:p w14:paraId="7311BF64">
            <w:pPr>
              <w:pStyle w:val="125"/>
              <w:rPr>
                <w:rFonts w:ascii="Times New Roman" w:hAnsi="Times New Roman"/>
                <w:sz w:val="18"/>
              </w:rPr>
            </w:pPr>
            <w:r>
              <w:rPr>
                <w:rFonts w:hint="eastAsia" w:ascii="Times New Roman" w:hAnsi="Times New Roman"/>
                <w:sz w:val="18"/>
              </w:rPr>
              <w:t>-</w:t>
            </w:r>
          </w:p>
        </w:tc>
      </w:tr>
      <w:tr w14:paraId="7996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56D1D91C">
            <w:pPr>
              <w:pStyle w:val="125"/>
              <w:rPr>
                <w:rFonts w:ascii="Times New Roman" w:hAnsi="Times New Roman"/>
                <w:sz w:val="18"/>
              </w:rPr>
            </w:pPr>
            <w:r>
              <w:rPr>
                <w:rFonts w:hint="eastAsia" w:ascii="Times New Roman" w:hAnsi="Times New Roman"/>
                <w:sz w:val="18"/>
              </w:rPr>
              <w:t>代理类型</w:t>
            </w:r>
          </w:p>
        </w:tc>
        <w:tc>
          <w:tcPr>
            <w:tcW w:w="1514" w:type="pct"/>
            <w:tcBorders>
              <w:top w:val="single" w:color="auto" w:sz="4" w:space="0"/>
              <w:left w:val="nil"/>
              <w:bottom w:val="single" w:color="auto" w:sz="4" w:space="0"/>
              <w:right w:val="single" w:color="auto" w:sz="4" w:space="0"/>
            </w:tcBorders>
            <w:vAlign w:val="center"/>
          </w:tcPr>
          <w:p w14:paraId="460329CD">
            <w:pPr>
              <w:pStyle w:val="125"/>
              <w:rPr>
                <w:rFonts w:ascii="Times New Roman" w:hAnsi="Times New Roman"/>
                <w:sz w:val="18"/>
              </w:rPr>
            </w:pPr>
            <w:r>
              <w:rPr>
                <w:rFonts w:ascii="Times New Roman" w:hAnsi="Times New Roman"/>
                <w:sz w:val="18"/>
              </w:rPr>
              <w:t>60</w:t>
            </w:r>
          </w:p>
        </w:tc>
        <w:tc>
          <w:tcPr>
            <w:tcW w:w="851" w:type="pct"/>
            <w:tcBorders>
              <w:top w:val="single" w:color="auto" w:sz="4" w:space="0"/>
              <w:left w:val="nil"/>
              <w:bottom w:val="single" w:color="auto" w:sz="4" w:space="0"/>
              <w:right w:val="single" w:color="auto" w:sz="4" w:space="0"/>
            </w:tcBorders>
            <w:vAlign w:val="center"/>
          </w:tcPr>
          <w:p w14:paraId="45F13AB1">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05460D9C">
            <w:pPr>
              <w:pStyle w:val="125"/>
              <w:rPr>
                <w:rFonts w:ascii="Times New Roman" w:hAnsi="Times New Roman"/>
                <w:sz w:val="18"/>
              </w:rPr>
            </w:pPr>
            <w:r>
              <w:rPr>
                <w:rFonts w:hint="eastAsia" w:ascii="Times New Roman" w:hAnsi="Times New Roman"/>
                <w:sz w:val="18"/>
              </w:rPr>
              <w:t>-</w:t>
            </w:r>
          </w:p>
        </w:tc>
      </w:tr>
      <w:tr w14:paraId="2E3F7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77744FB2">
            <w:pPr>
              <w:pStyle w:val="125"/>
              <w:rPr>
                <w:rFonts w:ascii="Times New Roman" w:hAnsi="Times New Roman"/>
                <w:sz w:val="18"/>
              </w:rPr>
            </w:pPr>
            <w:r>
              <w:rPr>
                <w:rFonts w:hint="eastAsia" w:ascii="Times New Roman" w:hAnsi="Times New Roman"/>
                <w:sz w:val="18"/>
              </w:rPr>
              <w:t>组网序列号</w:t>
            </w:r>
          </w:p>
        </w:tc>
        <w:tc>
          <w:tcPr>
            <w:tcW w:w="1514" w:type="pct"/>
            <w:tcBorders>
              <w:top w:val="single" w:color="auto" w:sz="4" w:space="0"/>
              <w:left w:val="nil"/>
              <w:bottom w:val="single" w:color="auto" w:sz="4" w:space="0"/>
              <w:right w:val="single" w:color="auto" w:sz="4" w:space="0"/>
            </w:tcBorders>
            <w:vAlign w:val="center"/>
          </w:tcPr>
          <w:p w14:paraId="73793ED0">
            <w:pPr>
              <w:pStyle w:val="125"/>
              <w:rPr>
                <w:rFonts w:ascii="Times New Roman" w:hAnsi="Times New Roman"/>
                <w:sz w:val="18"/>
              </w:rPr>
            </w:pPr>
            <w:r>
              <w:rPr>
                <w:rFonts w:ascii="Times New Roman" w:hAnsi="Times New Roman"/>
                <w:sz w:val="18"/>
              </w:rPr>
              <w:t>61</w:t>
            </w:r>
          </w:p>
        </w:tc>
        <w:tc>
          <w:tcPr>
            <w:tcW w:w="851" w:type="pct"/>
            <w:tcBorders>
              <w:top w:val="single" w:color="auto" w:sz="4" w:space="0"/>
              <w:left w:val="nil"/>
              <w:bottom w:val="single" w:color="auto" w:sz="4" w:space="0"/>
              <w:right w:val="single" w:color="auto" w:sz="4" w:space="0"/>
            </w:tcBorders>
            <w:vAlign w:val="center"/>
          </w:tcPr>
          <w:p w14:paraId="73648D70">
            <w:pPr>
              <w:pStyle w:val="125"/>
              <w:rPr>
                <w:rFonts w:ascii="Times New Roman" w:hAnsi="Times New Roman"/>
                <w:sz w:val="18"/>
              </w:rPr>
            </w:pPr>
            <w:r>
              <w:rPr>
                <w:rFonts w:ascii="Times New Roman" w:hAnsi="Times New Roman"/>
                <w:sz w:val="18"/>
              </w:rPr>
              <w:t>8</w:t>
            </w:r>
          </w:p>
        </w:tc>
        <w:tc>
          <w:tcPr>
            <w:tcW w:w="1218" w:type="pct"/>
            <w:tcBorders>
              <w:top w:val="single" w:color="auto" w:sz="4" w:space="0"/>
              <w:left w:val="nil"/>
              <w:bottom w:val="single" w:color="auto" w:sz="4" w:space="0"/>
              <w:right w:val="single" w:color="auto" w:sz="4" w:space="0"/>
            </w:tcBorders>
            <w:vAlign w:val="center"/>
          </w:tcPr>
          <w:p w14:paraId="4A80A6AA">
            <w:pPr>
              <w:pStyle w:val="125"/>
              <w:rPr>
                <w:rFonts w:ascii="Times New Roman" w:hAnsi="Times New Roman"/>
                <w:sz w:val="18"/>
              </w:rPr>
            </w:pPr>
            <w:r>
              <w:rPr>
                <w:rFonts w:hint="eastAsia" w:ascii="Times New Roman" w:hAnsi="Times New Roman"/>
                <w:sz w:val="18"/>
              </w:rPr>
              <w:t>-</w:t>
            </w:r>
          </w:p>
        </w:tc>
      </w:tr>
      <w:tr w14:paraId="3ECA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503C2A1C">
            <w:pPr>
              <w:pStyle w:val="125"/>
              <w:rPr>
                <w:rFonts w:ascii="Times New Roman" w:hAnsi="Times New Roman"/>
                <w:sz w:val="18"/>
              </w:rPr>
            </w:pPr>
            <w:r>
              <w:rPr>
                <w:rFonts w:hint="eastAsia" w:ascii="Times New Roman" w:hAnsi="Times New Roman"/>
                <w:sz w:val="18"/>
              </w:rPr>
              <w:t>保留</w:t>
            </w:r>
          </w:p>
        </w:tc>
        <w:tc>
          <w:tcPr>
            <w:tcW w:w="1514" w:type="pct"/>
            <w:vMerge w:val="restart"/>
            <w:tcBorders>
              <w:top w:val="nil"/>
              <w:left w:val="nil"/>
              <w:bottom w:val="single" w:color="auto" w:sz="4" w:space="0"/>
              <w:right w:val="single" w:color="auto" w:sz="4" w:space="0"/>
            </w:tcBorders>
            <w:vAlign w:val="center"/>
          </w:tcPr>
          <w:p w14:paraId="30C338F9">
            <w:pPr>
              <w:pStyle w:val="125"/>
              <w:rPr>
                <w:rFonts w:ascii="Times New Roman" w:hAnsi="Times New Roman"/>
                <w:sz w:val="18"/>
              </w:rPr>
            </w:pPr>
            <w:r>
              <w:rPr>
                <w:rFonts w:ascii="Times New Roman" w:hAnsi="Times New Roman"/>
                <w:sz w:val="18"/>
              </w:rPr>
              <w:t>62</w:t>
            </w:r>
          </w:p>
        </w:tc>
        <w:tc>
          <w:tcPr>
            <w:tcW w:w="851" w:type="pct"/>
            <w:tcBorders>
              <w:top w:val="single" w:color="auto" w:sz="4" w:space="0"/>
              <w:left w:val="nil"/>
              <w:bottom w:val="single" w:color="auto" w:sz="4" w:space="0"/>
              <w:right w:val="single" w:color="auto" w:sz="4" w:space="0"/>
            </w:tcBorders>
            <w:vAlign w:val="center"/>
          </w:tcPr>
          <w:p w14:paraId="45F70F72">
            <w:pPr>
              <w:pStyle w:val="125"/>
              <w:rPr>
                <w:rFonts w:ascii="Times New Roman" w:hAnsi="Times New Roman"/>
                <w:sz w:val="18"/>
              </w:rPr>
            </w:pPr>
            <w:r>
              <w:rPr>
                <w:rFonts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28AD8D12">
            <w:pPr>
              <w:pStyle w:val="125"/>
              <w:rPr>
                <w:rFonts w:ascii="Times New Roman" w:hAnsi="Times New Roman"/>
                <w:sz w:val="18"/>
              </w:rPr>
            </w:pPr>
            <w:r>
              <w:rPr>
                <w:rFonts w:hint="eastAsia" w:ascii="Times New Roman" w:hAnsi="Times New Roman"/>
                <w:sz w:val="18"/>
              </w:rPr>
              <w:t>-</w:t>
            </w:r>
          </w:p>
        </w:tc>
      </w:tr>
      <w:tr w14:paraId="0AA5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48C70AC8">
            <w:pPr>
              <w:pStyle w:val="125"/>
              <w:rPr>
                <w:rFonts w:ascii="Times New Roman" w:hAnsi="Times New Roman"/>
                <w:sz w:val="18"/>
              </w:rPr>
            </w:pPr>
            <w:r>
              <w:rPr>
                <w:rFonts w:hint="eastAsia" w:ascii="Times New Roman" w:hAnsi="Times New Roman"/>
                <w:sz w:val="18"/>
              </w:rPr>
              <w:t>管理消息版本</w:t>
            </w:r>
          </w:p>
        </w:tc>
        <w:tc>
          <w:tcPr>
            <w:tcW w:w="1514" w:type="pct"/>
            <w:vMerge w:val="continue"/>
            <w:tcBorders>
              <w:top w:val="nil"/>
              <w:left w:val="nil"/>
              <w:bottom w:val="single" w:color="auto" w:sz="4" w:space="0"/>
              <w:right w:val="single" w:color="auto" w:sz="4" w:space="0"/>
            </w:tcBorders>
            <w:vAlign w:val="center"/>
          </w:tcPr>
          <w:p w14:paraId="6E22A6A3">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119DFE5B">
            <w:pPr>
              <w:pStyle w:val="125"/>
              <w:rPr>
                <w:rFonts w:ascii="Times New Roman" w:hAnsi="Times New Roman"/>
                <w:sz w:val="18"/>
              </w:rPr>
            </w:pPr>
            <w:r>
              <w:rPr>
                <w:rFonts w:ascii="Times New Roman" w:hAnsi="Times New Roman"/>
                <w:sz w:val="18"/>
              </w:rPr>
              <w:t>4</w:t>
            </w:r>
          </w:p>
        </w:tc>
        <w:tc>
          <w:tcPr>
            <w:tcW w:w="1218" w:type="pct"/>
            <w:tcBorders>
              <w:top w:val="single" w:color="auto" w:sz="4" w:space="0"/>
              <w:left w:val="nil"/>
              <w:bottom w:val="single" w:color="auto" w:sz="4" w:space="0"/>
              <w:right w:val="single" w:color="auto" w:sz="4" w:space="0"/>
            </w:tcBorders>
            <w:vAlign w:val="center"/>
          </w:tcPr>
          <w:p w14:paraId="3F21681E">
            <w:pPr>
              <w:pStyle w:val="125"/>
              <w:rPr>
                <w:rFonts w:ascii="Times New Roman" w:hAnsi="Times New Roman"/>
                <w:sz w:val="18"/>
              </w:rPr>
            </w:pPr>
            <w:r>
              <w:rPr>
                <w:rFonts w:hint="eastAsia" w:ascii="Times New Roman" w:hAnsi="Times New Roman"/>
                <w:sz w:val="18"/>
              </w:rPr>
              <w:t>-</w:t>
            </w:r>
          </w:p>
        </w:tc>
      </w:tr>
      <w:tr w14:paraId="3EA7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53D1F1B8">
            <w:pPr>
              <w:pStyle w:val="125"/>
              <w:rPr>
                <w:rFonts w:ascii="Times New Roman" w:hAnsi="Times New Roman"/>
                <w:sz w:val="18"/>
              </w:rPr>
            </w:pPr>
            <w:r>
              <w:rPr>
                <w:rFonts w:hint="eastAsia" w:ascii="Times New Roman" w:hAnsi="Times New Roman"/>
                <w:sz w:val="18"/>
              </w:rPr>
              <w:t>P</w:t>
            </w:r>
            <w:r>
              <w:rPr>
                <w:rFonts w:ascii="Times New Roman" w:hAnsi="Times New Roman"/>
                <w:sz w:val="18"/>
              </w:rPr>
              <w:t>LC</w:t>
            </w:r>
            <w:r>
              <w:rPr>
                <w:rFonts w:hint="eastAsia" w:ascii="Times New Roman" w:hAnsi="Times New Roman"/>
                <w:sz w:val="18"/>
              </w:rPr>
              <w:t>能力指示</w:t>
            </w:r>
          </w:p>
        </w:tc>
        <w:tc>
          <w:tcPr>
            <w:tcW w:w="1514" w:type="pct"/>
            <w:vMerge w:val="continue"/>
            <w:tcBorders>
              <w:top w:val="nil"/>
              <w:left w:val="nil"/>
              <w:bottom w:val="single" w:color="auto" w:sz="4" w:space="0"/>
              <w:right w:val="single" w:color="auto" w:sz="4" w:space="0"/>
            </w:tcBorders>
            <w:vAlign w:val="center"/>
          </w:tcPr>
          <w:p w14:paraId="0372209F">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74EC1E87">
            <w:pPr>
              <w:pStyle w:val="125"/>
              <w:rPr>
                <w:rFonts w:ascii="Times New Roman" w:hAnsi="Times New Roman"/>
                <w:sz w:val="18"/>
              </w:rPr>
            </w:pPr>
            <w:r>
              <w:rPr>
                <w:rFonts w:ascii="Times New Roman" w:hAnsi="Times New Roman"/>
                <w:sz w:val="18"/>
              </w:rPr>
              <w:t>2</w:t>
            </w:r>
          </w:p>
        </w:tc>
        <w:tc>
          <w:tcPr>
            <w:tcW w:w="1218" w:type="pct"/>
            <w:tcBorders>
              <w:top w:val="single" w:color="auto" w:sz="4" w:space="0"/>
              <w:left w:val="nil"/>
              <w:bottom w:val="single" w:color="auto" w:sz="4" w:space="0"/>
              <w:right w:val="single" w:color="auto" w:sz="4" w:space="0"/>
            </w:tcBorders>
            <w:vAlign w:val="center"/>
          </w:tcPr>
          <w:p w14:paraId="4BF97B29">
            <w:pPr>
              <w:pStyle w:val="125"/>
              <w:jc w:val="left"/>
              <w:rPr>
                <w:rFonts w:ascii="Times New Roman" w:hAnsi="Times New Roman"/>
                <w:sz w:val="18"/>
              </w:rPr>
            </w:pPr>
            <w:r>
              <w:rPr>
                <w:rFonts w:hint="eastAsia" w:ascii="Times New Roman" w:hAnsi="Times New Roman"/>
                <w:sz w:val="18"/>
              </w:rPr>
              <w:t>0：本站点支持BP</w:t>
            </w:r>
            <w:r>
              <w:rPr>
                <w:rFonts w:ascii="Times New Roman" w:hAnsi="Times New Roman"/>
                <w:sz w:val="18"/>
              </w:rPr>
              <w:t>LC</w:t>
            </w:r>
            <w:r>
              <w:rPr>
                <w:rFonts w:hint="eastAsia" w:ascii="Times New Roman" w:hAnsi="Times New Roman"/>
                <w:sz w:val="18"/>
              </w:rPr>
              <w:t>版本；</w:t>
            </w:r>
          </w:p>
          <w:p w14:paraId="63527C03">
            <w:pPr>
              <w:pStyle w:val="125"/>
              <w:jc w:val="left"/>
              <w:rPr>
                <w:rFonts w:ascii="Times New Roman" w:hAnsi="Times New Roman"/>
                <w:sz w:val="18"/>
              </w:rPr>
            </w:pPr>
            <w:r>
              <w:rPr>
                <w:rFonts w:ascii="Times New Roman" w:hAnsi="Times New Roman"/>
                <w:sz w:val="18"/>
              </w:rPr>
              <w:t>1</w:t>
            </w:r>
            <w:r>
              <w:rPr>
                <w:rFonts w:hint="eastAsia" w:ascii="Times New Roman" w:hAnsi="Times New Roman"/>
                <w:sz w:val="18"/>
              </w:rPr>
              <w:t>：本站点支持BP</w:t>
            </w:r>
            <w:r>
              <w:rPr>
                <w:rFonts w:ascii="Times New Roman" w:hAnsi="Times New Roman"/>
                <w:sz w:val="18"/>
              </w:rPr>
              <w:t>LC</w:t>
            </w:r>
            <w:r>
              <w:rPr>
                <w:rFonts w:hint="eastAsia" w:ascii="Times New Roman" w:hAnsi="Times New Roman"/>
                <w:sz w:val="18"/>
              </w:rPr>
              <w:t>版本和ISAC-P</w:t>
            </w:r>
            <w:r>
              <w:rPr>
                <w:rFonts w:ascii="Times New Roman" w:hAnsi="Times New Roman"/>
                <w:sz w:val="18"/>
              </w:rPr>
              <w:t xml:space="preserve">LC </w:t>
            </w:r>
            <w:r>
              <w:rPr>
                <w:rFonts w:hint="eastAsia" w:ascii="Times New Roman" w:hAnsi="Times New Roman"/>
                <w:sz w:val="18"/>
              </w:rPr>
              <w:t>版本；</w:t>
            </w:r>
          </w:p>
          <w:p w14:paraId="7908F6A0">
            <w:pPr>
              <w:pStyle w:val="125"/>
              <w:jc w:val="left"/>
              <w:rPr>
                <w:rFonts w:ascii="Times New Roman" w:hAnsi="Times New Roman"/>
                <w:sz w:val="18"/>
              </w:rPr>
            </w:pPr>
            <w:r>
              <w:rPr>
                <w:rFonts w:hint="eastAsia" w:ascii="Times New Roman" w:hAnsi="Times New Roman"/>
                <w:sz w:val="18"/>
              </w:rPr>
              <w:t>其他：保留</w:t>
            </w:r>
          </w:p>
        </w:tc>
      </w:tr>
      <w:tr w14:paraId="02E44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4D41DA2C">
            <w:pPr>
              <w:pStyle w:val="125"/>
              <w:rPr>
                <w:rFonts w:ascii="Times New Roman" w:hAnsi="Times New Roman"/>
                <w:sz w:val="18"/>
              </w:rPr>
            </w:pPr>
            <w:r>
              <w:rPr>
                <w:rFonts w:hint="eastAsia" w:ascii="Times New Roman" w:hAnsi="Times New Roman"/>
                <w:sz w:val="18"/>
              </w:rPr>
              <w:t>通道数</w:t>
            </w:r>
          </w:p>
        </w:tc>
        <w:tc>
          <w:tcPr>
            <w:tcW w:w="1514" w:type="pct"/>
            <w:vMerge w:val="continue"/>
            <w:tcBorders>
              <w:top w:val="nil"/>
              <w:left w:val="nil"/>
              <w:bottom w:val="single" w:color="auto" w:sz="4" w:space="0"/>
              <w:right w:val="single" w:color="auto" w:sz="4" w:space="0"/>
            </w:tcBorders>
            <w:vAlign w:val="center"/>
          </w:tcPr>
          <w:p w14:paraId="6965C066">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724D9194">
            <w:pPr>
              <w:pStyle w:val="125"/>
              <w:rPr>
                <w:rFonts w:ascii="Times New Roman" w:hAnsi="Times New Roman"/>
                <w:sz w:val="18"/>
              </w:rPr>
            </w:pPr>
            <w:r>
              <w:rPr>
                <w:rFonts w:hint="eastAsia" w:ascii="Times New Roman" w:hAnsi="Times New Roman"/>
                <w:sz w:val="18"/>
              </w:rPr>
              <w:t>1</w:t>
            </w:r>
          </w:p>
        </w:tc>
        <w:tc>
          <w:tcPr>
            <w:tcW w:w="1218" w:type="pct"/>
            <w:tcBorders>
              <w:top w:val="single" w:color="auto" w:sz="4" w:space="0"/>
              <w:left w:val="nil"/>
              <w:bottom w:val="single" w:color="auto" w:sz="4" w:space="0"/>
              <w:right w:val="single" w:color="auto" w:sz="4" w:space="0"/>
            </w:tcBorders>
            <w:vAlign w:val="center"/>
          </w:tcPr>
          <w:p w14:paraId="64F23976">
            <w:pPr>
              <w:pStyle w:val="125"/>
              <w:rPr>
                <w:rFonts w:ascii="Times New Roman" w:hAnsi="Times New Roman"/>
                <w:sz w:val="18"/>
              </w:rPr>
            </w:pPr>
            <w:r>
              <w:rPr>
                <w:rFonts w:hint="eastAsia" w:ascii="Times New Roman" w:hAnsi="Times New Roman"/>
                <w:sz w:val="18"/>
              </w:rPr>
              <w:t>0：单通道；</w:t>
            </w:r>
          </w:p>
          <w:p w14:paraId="58052261">
            <w:pPr>
              <w:pStyle w:val="125"/>
              <w:rPr>
                <w:rFonts w:ascii="Times New Roman" w:hAnsi="Times New Roman"/>
                <w:sz w:val="18"/>
              </w:rPr>
            </w:pPr>
            <w:r>
              <w:rPr>
                <w:rFonts w:hint="eastAsia" w:ascii="Times New Roman" w:hAnsi="Times New Roman"/>
                <w:sz w:val="18"/>
              </w:rPr>
              <w:t>1：多通道；</w:t>
            </w:r>
          </w:p>
        </w:tc>
      </w:tr>
      <w:tr w14:paraId="10548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1C9AB9CB">
            <w:pPr>
              <w:pStyle w:val="125"/>
              <w:rPr>
                <w:rFonts w:ascii="Times New Roman" w:hAnsi="Times New Roman"/>
                <w:sz w:val="18"/>
              </w:rPr>
            </w:pPr>
            <w:r>
              <w:rPr>
                <w:rFonts w:hint="eastAsia" w:ascii="Times New Roman" w:hAnsi="Times New Roman"/>
                <w:sz w:val="18"/>
              </w:rPr>
              <w:t>支持频段标识</w:t>
            </w:r>
          </w:p>
        </w:tc>
        <w:tc>
          <w:tcPr>
            <w:tcW w:w="1514" w:type="pct"/>
            <w:vMerge w:val="restart"/>
            <w:tcBorders>
              <w:top w:val="nil"/>
              <w:left w:val="nil"/>
              <w:bottom w:val="single" w:color="auto" w:sz="4" w:space="0"/>
              <w:right w:val="single" w:color="auto" w:sz="4" w:space="0"/>
            </w:tcBorders>
            <w:vAlign w:val="center"/>
          </w:tcPr>
          <w:p w14:paraId="4BABBC71">
            <w:pPr>
              <w:pStyle w:val="125"/>
              <w:rPr>
                <w:rFonts w:ascii="Times New Roman" w:hAnsi="Times New Roman"/>
                <w:sz w:val="18"/>
              </w:rPr>
            </w:pPr>
            <w:r>
              <w:rPr>
                <w:rFonts w:ascii="Times New Roman" w:hAnsi="Times New Roman"/>
                <w:sz w:val="18"/>
              </w:rPr>
              <w:t>63</w:t>
            </w:r>
          </w:p>
        </w:tc>
        <w:tc>
          <w:tcPr>
            <w:tcW w:w="851" w:type="pct"/>
            <w:tcBorders>
              <w:top w:val="single" w:color="auto" w:sz="4" w:space="0"/>
              <w:left w:val="nil"/>
              <w:bottom w:val="single" w:color="auto" w:sz="4" w:space="0"/>
              <w:right w:val="single" w:color="auto" w:sz="4" w:space="0"/>
            </w:tcBorders>
            <w:vAlign w:val="center"/>
          </w:tcPr>
          <w:p w14:paraId="2CA29C12">
            <w:pPr>
              <w:pStyle w:val="125"/>
              <w:rPr>
                <w:rFonts w:ascii="Times New Roman" w:hAnsi="Times New Roman"/>
                <w:sz w:val="18"/>
              </w:rPr>
            </w:pPr>
            <w:r>
              <w:rPr>
                <w:rFonts w:ascii="Times New Roman" w:hAnsi="Times New Roman"/>
                <w:sz w:val="18"/>
              </w:rPr>
              <w:t>2</w:t>
            </w:r>
          </w:p>
        </w:tc>
        <w:tc>
          <w:tcPr>
            <w:tcW w:w="1218" w:type="pct"/>
            <w:tcBorders>
              <w:top w:val="single" w:color="auto" w:sz="4" w:space="0"/>
              <w:left w:val="nil"/>
              <w:bottom w:val="single" w:color="auto" w:sz="4" w:space="0"/>
              <w:right w:val="single" w:color="auto" w:sz="4" w:space="0"/>
            </w:tcBorders>
            <w:vAlign w:val="center"/>
          </w:tcPr>
          <w:p w14:paraId="1648E331">
            <w:pPr>
              <w:pStyle w:val="125"/>
              <w:rPr>
                <w:rFonts w:ascii="Times New Roman" w:hAnsi="Times New Roman"/>
                <w:sz w:val="18"/>
              </w:rPr>
            </w:pPr>
            <w:r>
              <w:rPr>
                <w:rFonts w:hint="eastAsia" w:ascii="Times New Roman" w:hAnsi="Times New Roman"/>
                <w:sz w:val="18"/>
              </w:rPr>
              <w:t>-</w:t>
            </w:r>
          </w:p>
        </w:tc>
      </w:tr>
      <w:tr w14:paraId="48D3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6813E352">
            <w:pPr>
              <w:pStyle w:val="125"/>
              <w:rPr>
                <w:rFonts w:ascii="Times New Roman" w:hAnsi="Times New Roman"/>
                <w:sz w:val="18"/>
              </w:rPr>
            </w:pPr>
            <w:r>
              <w:rPr>
                <w:rFonts w:hint="eastAsia" w:ascii="Times New Roman" w:hAnsi="Times New Roman"/>
                <w:sz w:val="18"/>
              </w:rPr>
              <w:t>保留</w:t>
            </w:r>
          </w:p>
        </w:tc>
        <w:tc>
          <w:tcPr>
            <w:tcW w:w="1514" w:type="pct"/>
            <w:vMerge w:val="continue"/>
            <w:tcBorders>
              <w:top w:val="nil"/>
              <w:left w:val="nil"/>
              <w:bottom w:val="single" w:color="auto" w:sz="4" w:space="0"/>
              <w:right w:val="single" w:color="auto" w:sz="4" w:space="0"/>
            </w:tcBorders>
            <w:vAlign w:val="center"/>
          </w:tcPr>
          <w:p w14:paraId="10DDDABD">
            <w:pPr>
              <w:pStyle w:val="125"/>
              <w:rPr>
                <w:rFonts w:ascii="Times New Roman" w:hAnsi="Times New Roman"/>
                <w:sz w:val="18"/>
              </w:rPr>
            </w:pPr>
          </w:p>
        </w:tc>
        <w:tc>
          <w:tcPr>
            <w:tcW w:w="851" w:type="pct"/>
            <w:tcBorders>
              <w:top w:val="single" w:color="auto" w:sz="4" w:space="0"/>
              <w:left w:val="nil"/>
              <w:bottom w:val="single" w:color="auto" w:sz="4" w:space="0"/>
              <w:right w:val="single" w:color="auto" w:sz="4" w:space="0"/>
            </w:tcBorders>
            <w:vAlign w:val="center"/>
          </w:tcPr>
          <w:p w14:paraId="04057F24">
            <w:pPr>
              <w:pStyle w:val="125"/>
              <w:rPr>
                <w:rFonts w:ascii="Times New Roman" w:hAnsi="Times New Roman"/>
                <w:sz w:val="18"/>
              </w:rPr>
            </w:pPr>
            <w:r>
              <w:rPr>
                <w:rFonts w:ascii="Times New Roman" w:hAnsi="Times New Roman"/>
                <w:sz w:val="18"/>
              </w:rPr>
              <w:t>6</w:t>
            </w:r>
          </w:p>
        </w:tc>
        <w:tc>
          <w:tcPr>
            <w:tcW w:w="1218" w:type="pct"/>
            <w:tcBorders>
              <w:top w:val="single" w:color="auto" w:sz="4" w:space="0"/>
              <w:left w:val="nil"/>
              <w:bottom w:val="single" w:color="auto" w:sz="4" w:space="0"/>
              <w:right w:val="single" w:color="auto" w:sz="4" w:space="0"/>
            </w:tcBorders>
            <w:vAlign w:val="center"/>
          </w:tcPr>
          <w:p w14:paraId="7D120DBD">
            <w:pPr>
              <w:pStyle w:val="125"/>
              <w:rPr>
                <w:rFonts w:ascii="Times New Roman" w:hAnsi="Times New Roman"/>
                <w:sz w:val="18"/>
              </w:rPr>
            </w:pPr>
            <w:r>
              <w:rPr>
                <w:rFonts w:hint="eastAsia" w:ascii="Times New Roman" w:hAnsi="Times New Roman"/>
                <w:sz w:val="18"/>
              </w:rPr>
              <w:t>-</w:t>
            </w:r>
          </w:p>
        </w:tc>
      </w:tr>
      <w:tr w14:paraId="33FA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pct"/>
            <w:tcBorders>
              <w:top w:val="single" w:color="auto" w:sz="4" w:space="0"/>
              <w:left w:val="single" w:color="auto" w:sz="4" w:space="0"/>
              <w:bottom w:val="single" w:color="auto" w:sz="4" w:space="0"/>
              <w:right w:val="single" w:color="auto" w:sz="4" w:space="0"/>
            </w:tcBorders>
            <w:vAlign w:val="center"/>
          </w:tcPr>
          <w:p w14:paraId="01550DD3">
            <w:pPr>
              <w:pStyle w:val="125"/>
              <w:rPr>
                <w:rFonts w:ascii="Times New Roman" w:hAnsi="Times New Roman"/>
                <w:sz w:val="18"/>
              </w:rPr>
            </w:pPr>
            <w:r>
              <w:rPr>
                <w:rFonts w:hint="eastAsia" w:ascii="Times New Roman" w:hAnsi="Times New Roman"/>
                <w:sz w:val="18"/>
              </w:rPr>
              <w:t>端到端序列号</w:t>
            </w:r>
          </w:p>
        </w:tc>
        <w:tc>
          <w:tcPr>
            <w:tcW w:w="1514" w:type="pct"/>
            <w:tcBorders>
              <w:top w:val="single" w:color="auto" w:sz="4" w:space="0"/>
              <w:left w:val="nil"/>
              <w:bottom w:val="single" w:color="auto" w:sz="4" w:space="0"/>
              <w:right w:val="single" w:color="auto" w:sz="4" w:space="0"/>
            </w:tcBorders>
            <w:vAlign w:val="center"/>
          </w:tcPr>
          <w:p w14:paraId="7429E53F">
            <w:pPr>
              <w:pStyle w:val="125"/>
              <w:rPr>
                <w:rFonts w:ascii="Times New Roman" w:hAnsi="Times New Roman"/>
                <w:sz w:val="18"/>
              </w:rPr>
            </w:pPr>
            <w:r>
              <w:rPr>
                <w:rFonts w:ascii="Times New Roman" w:hAnsi="Times New Roman"/>
                <w:sz w:val="18"/>
              </w:rPr>
              <w:t>64-67</w:t>
            </w:r>
          </w:p>
        </w:tc>
        <w:tc>
          <w:tcPr>
            <w:tcW w:w="851" w:type="pct"/>
            <w:tcBorders>
              <w:top w:val="single" w:color="auto" w:sz="4" w:space="0"/>
              <w:left w:val="nil"/>
              <w:bottom w:val="single" w:color="auto" w:sz="4" w:space="0"/>
              <w:right w:val="single" w:color="auto" w:sz="4" w:space="0"/>
            </w:tcBorders>
            <w:vAlign w:val="center"/>
          </w:tcPr>
          <w:p w14:paraId="7A5ED301">
            <w:pPr>
              <w:pStyle w:val="125"/>
              <w:rPr>
                <w:rFonts w:ascii="Times New Roman" w:hAnsi="Times New Roman"/>
                <w:sz w:val="18"/>
              </w:rPr>
            </w:pPr>
            <w:r>
              <w:rPr>
                <w:rFonts w:ascii="Times New Roman" w:hAnsi="Times New Roman"/>
                <w:sz w:val="18"/>
              </w:rPr>
              <w:t>32</w:t>
            </w:r>
          </w:p>
        </w:tc>
        <w:tc>
          <w:tcPr>
            <w:tcW w:w="1218" w:type="pct"/>
            <w:tcBorders>
              <w:top w:val="single" w:color="auto" w:sz="4" w:space="0"/>
              <w:left w:val="nil"/>
              <w:bottom w:val="single" w:color="auto" w:sz="4" w:space="0"/>
              <w:right w:val="single" w:color="auto" w:sz="4" w:space="0"/>
            </w:tcBorders>
            <w:vAlign w:val="center"/>
          </w:tcPr>
          <w:p w14:paraId="473B8949">
            <w:pPr>
              <w:pStyle w:val="125"/>
              <w:rPr>
                <w:rFonts w:ascii="Times New Roman" w:hAnsi="Times New Roman"/>
                <w:sz w:val="18"/>
              </w:rPr>
            </w:pPr>
            <w:r>
              <w:rPr>
                <w:rFonts w:hint="eastAsia" w:ascii="Times New Roman" w:hAnsi="Times New Roman"/>
                <w:sz w:val="18"/>
              </w:rPr>
              <w:t>-</w:t>
            </w:r>
          </w:p>
        </w:tc>
      </w:tr>
    </w:tbl>
    <w:p w14:paraId="32C8EB1D">
      <w:pPr>
        <w:pStyle w:val="67"/>
      </w:pPr>
      <w:bookmarkStart w:id="1097" w:name="_Toc397529474"/>
      <w:bookmarkStart w:id="1098" w:name="_Toc403570202"/>
      <w:bookmarkStart w:id="1099" w:name="_Toc15938"/>
      <w:bookmarkStart w:id="1100" w:name="_Toc399228908"/>
      <w:bookmarkStart w:id="1101" w:name="_Toc408859808"/>
      <w:bookmarkStart w:id="1102" w:name="_Toc10103"/>
      <w:bookmarkStart w:id="1103" w:name="_Toc397528806"/>
      <w:bookmarkStart w:id="1104" w:name="_Toc29904"/>
      <w:r>
        <w:t>站点MAC地址</w:t>
      </w:r>
      <w:bookmarkEnd w:id="1097"/>
      <w:bookmarkEnd w:id="1098"/>
      <w:bookmarkEnd w:id="1099"/>
      <w:bookmarkEnd w:id="1100"/>
      <w:bookmarkEnd w:id="1101"/>
      <w:bookmarkEnd w:id="1102"/>
      <w:bookmarkEnd w:id="1103"/>
      <w:bookmarkEnd w:id="1104"/>
    </w:p>
    <w:p w14:paraId="0C95CD04">
      <w:pPr>
        <w:pStyle w:val="50"/>
      </w:pPr>
      <w:r>
        <w:t>表示发起关联请求的终端设备地址，长度为6字节。</w:t>
      </w:r>
    </w:p>
    <w:p w14:paraId="4093323C">
      <w:pPr>
        <w:pStyle w:val="67"/>
      </w:pPr>
      <w:bookmarkStart w:id="1105" w:name="_Toc397528807"/>
      <w:bookmarkStart w:id="1106" w:name="_Toc397529475"/>
      <w:bookmarkStart w:id="1107" w:name="_Toc403570203"/>
      <w:bookmarkStart w:id="1108" w:name="_Toc4942"/>
      <w:bookmarkStart w:id="1109" w:name="_Toc27025"/>
      <w:bookmarkStart w:id="1110" w:name="_Toc408859809"/>
      <w:bookmarkStart w:id="1111" w:name="_Toc399228909"/>
      <w:bookmarkStart w:id="1112" w:name="_Toc25217"/>
      <w:r>
        <w:t>代理</w:t>
      </w:r>
      <w:bookmarkEnd w:id="1105"/>
      <w:bookmarkEnd w:id="1106"/>
      <w:r>
        <w:t>TEI</w:t>
      </w:r>
      <w:bookmarkEnd w:id="1107"/>
      <w:bookmarkEnd w:id="1108"/>
      <w:bookmarkEnd w:id="1109"/>
      <w:bookmarkEnd w:id="1110"/>
      <w:bookmarkEnd w:id="1111"/>
      <w:bookmarkEnd w:id="1112"/>
    </w:p>
    <w:p w14:paraId="02095C5C">
      <w:pPr>
        <w:pStyle w:val="50"/>
      </w:pPr>
      <w:r>
        <w:t>包含了候选代理站点列表，最多支持携带5个候选代理站点的TEI。</w:t>
      </w:r>
    </w:p>
    <w:p w14:paraId="07FBBD53">
      <w:pPr>
        <w:pStyle w:val="67"/>
      </w:pPr>
      <w:r>
        <w:rPr>
          <w:rFonts w:hint="eastAsia"/>
        </w:rPr>
        <w:t>链路类型</w:t>
      </w:r>
    </w:p>
    <w:p w14:paraId="132FAF3D">
      <w:pPr>
        <w:pStyle w:val="50"/>
      </w:pPr>
      <w:r>
        <w:rPr>
          <w:rFonts w:hint="eastAsia"/>
        </w:rPr>
        <w:t>表示发送关联请求站点与候选代理的通信链路类型，链路类型值定义如</w:t>
      </w:r>
      <w:r>
        <w:fldChar w:fldCharType="begin"/>
      </w:r>
      <w:r>
        <w:instrText xml:space="preserve"> REF _Ref22779 \h  \* MERGEFORMAT </w:instrText>
      </w:r>
      <w:r>
        <w:fldChar w:fldCharType="separate"/>
      </w:r>
      <w:r>
        <w:t>表 79</w:t>
      </w:r>
      <w:r>
        <w:fldChar w:fldCharType="end"/>
      </w:r>
      <w:r>
        <w:rPr>
          <w:rFonts w:hint="eastAsia"/>
        </w:rPr>
        <w:t>所示。</w:t>
      </w:r>
    </w:p>
    <w:p w14:paraId="6A217013">
      <w:pPr>
        <w:pStyle w:val="10"/>
      </w:pPr>
      <w:bookmarkStart w:id="1113" w:name="_Ref22779"/>
      <w:bookmarkStart w:id="1114" w:name="_Ref46139048"/>
      <w:r>
        <w:t xml:space="preserve">表 </w:t>
      </w:r>
      <w:r>
        <w:fldChar w:fldCharType="begin"/>
      </w:r>
      <w:r>
        <w:instrText xml:space="preserve"> SEQ 表 \* ARABIC </w:instrText>
      </w:r>
      <w:r>
        <w:fldChar w:fldCharType="separate"/>
      </w:r>
      <w:r>
        <w:t>79</w:t>
      </w:r>
      <w:r>
        <w:fldChar w:fldCharType="end"/>
      </w:r>
      <w:bookmarkEnd w:id="1113"/>
      <w:r>
        <w:rPr>
          <w:rFonts w:hint="eastAsia"/>
        </w:rPr>
        <w:t xml:space="preserve"> </w:t>
      </w:r>
      <w:r>
        <w:t>链路类型值</w:t>
      </w:r>
      <w:bookmarkEnd w:id="1114"/>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74"/>
        <w:gridCol w:w="6228"/>
      </w:tblGrid>
      <w:tr w14:paraId="706D9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5CEDC466">
            <w:pPr>
              <w:pStyle w:val="125"/>
              <w:rPr>
                <w:rFonts w:ascii="Times New Roman" w:hAnsi="Times New Roman"/>
                <w:sz w:val="18"/>
              </w:rPr>
            </w:pPr>
            <w:r>
              <w:rPr>
                <w:rFonts w:ascii="Times New Roman" w:hAnsi="Times New Roman"/>
                <w:sz w:val="18"/>
              </w:rPr>
              <w:t>值</w:t>
            </w:r>
          </w:p>
        </w:tc>
        <w:tc>
          <w:tcPr>
            <w:tcW w:w="6228" w:type="dxa"/>
          </w:tcPr>
          <w:p w14:paraId="79EAF24F">
            <w:pPr>
              <w:pStyle w:val="125"/>
              <w:rPr>
                <w:rFonts w:ascii="Times New Roman" w:hAnsi="Times New Roman"/>
                <w:sz w:val="18"/>
              </w:rPr>
            </w:pPr>
            <w:r>
              <w:rPr>
                <w:rFonts w:ascii="Times New Roman" w:hAnsi="Times New Roman"/>
                <w:sz w:val="18"/>
              </w:rPr>
              <w:t>定义</w:t>
            </w:r>
          </w:p>
        </w:tc>
      </w:tr>
      <w:tr w14:paraId="20B7D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7103845B">
            <w:pPr>
              <w:pStyle w:val="125"/>
              <w:rPr>
                <w:rFonts w:ascii="Times New Roman" w:hAnsi="Times New Roman"/>
                <w:sz w:val="18"/>
              </w:rPr>
            </w:pPr>
            <w:r>
              <w:rPr>
                <w:rFonts w:ascii="Times New Roman" w:hAnsi="Times New Roman"/>
                <w:sz w:val="18"/>
              </w:rPr>
              <w:t>0</w:t>
            </w:r>
          </w:p>
        </w:tc>
        <w:tc>
          <w:tcPr>
            <w:tcW w:w="6228" w:type="dxa"/>
          </w:tcPr>
          <w:p w14:paraId="20851B22">
            <w:pPr>
              <w:pStyle w:val="125"/>
              <w:rPr>
                <w:rFonts w:ascii="Times New Roman" w:hAnsi="Times New Roman"/>
                <w:sz w:val="18"/>
              </w:rPr>
            </w:pPr>
            <w:r>
              <w:rPr>
                <w:rFonts w:hint="eastAsia" w:ascii="Times New Roman" w:hAnsi="Times New Roman"/>
                <w:sz w:val="18"/>
              </w:rPr>
              <w:t>高速</w:t>
            </w:r>
            <w:r>
              <w:rPr>
                <w:rFonts w:ascii="Times New Roman" w:hAnsi="Times New Roman"/>
                <w:sz w:val="18"/>
              </w:rPr>
              <w:t>载波链路</w:t>
            </w:r>
          </w:p>
        </w:tc>
      </w:tr>
      <w:tr w14:paraId="74A6E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0EB229A1">
            <w:pPr>
              <w:pStyle w:val="125"/>
              <w:rPr>
                <w:rFonts w:ascii="Times New Roman" w:hAnsi="Times New Roman"/>
                <w:sz w:val="18"/>
              </w:rPr>
            </w:pPr>
            <w:r>
              <w:rPr>
                <w:rFonts w:hint="eastAsia" w:ascii="Times New Roman" w:hAnsi="Times New Roman"/>
                <w:sz w:val="18"/>
              </w:rPr>
              <w:t>1</w:t>
            </w:r>
          </w:p>
        </w:tc>
        <w:tc>
          <w:tcPr>
            <w:tcW w:w="6228" w:type="dxa"/>
          </w:tcPr>
          <w:p w14:paraId="0E59922D">
            <w:pPr>
              <w:pStyle w:val="125"/>
              <w:rPr>
                <w:rFonts w:ascii="Times New Roman" w:hAnsi="Times New Roman"/>
                <w:sz w:val="18"/>
              </w:rPr>
            </w:pPr>
            <w:r>
              <w:rPr>
                <w:rFonts w:hint="eastAsia" w:ascii="Times New Roman" w:hAnsi="Times New Roman"/>
                <w:sz w:val="18"/>
              </w:rPr>
              <w:t>无线链路</w:t>
            </w:r>
          </w:p>
        </w:tc>
      </w:tr>
    </w:tbl>
    <w:p w14:paraId="44336280">
      <w:pPr>
        <w:pStyle w:val="50"/>
      </w:pPr>
    </w:p>
    <w:p w14:paraId="63006BC0">
      <w:pPr>
        <w:pStyle w:val="67"/>
      </w:pPr>
      <w:bookmarkStart w:id="1115" w:name="_Toc408859810"/>
      <w:bookmarkStart w:id="1116" w:name="_Toc403570204"/>
      <w:bookmarkStart w:id="1117" w:name="_Toc24639"/>
      <w:bookmarkStart w:id="1118" w:name="_Toc12354"/>
      <w:bookmarkStart w:id="1119" w:name="_Toc21746"/>
      <w:r>
        <w:t>相线</w:t>
      </w:r>
      <w:bookmarkEnd w:id="1115"/>
      <w:bookmarkEnd w:id="1116"/>
      <w:bookmarkEnd w:id="1117"/>
      <w:bookmarkEnd w:id="1118"/>
      <w:bookmarkEnd w:id="1119"/>
    </w:p>
    <w:p w14:paraId="5104EA77">
      <w:pPr>
        <w:pStyle w:val="50"/>
      </w:pPr>
      <w:r>
        <w:t>表示本站点的所属相线的评估结果，最低字节存放评估出的所属相线，其他字节依次填入可能的备选相位，相线的值定义如</w:t>
      </w:r>
      <w:r>
        <w:fldChar w:fldCharType="begin"/>
      </w:r>
      <w:r>
        <w:instrText xml:space="preserve"> REF _Ref56764927 \h  \* MERGEFORMAT </w:instrText>
      </w:r>
      <w:r>
        <w:fldChar w:fldCharType="separate"/>
      </w:r>
      <w:r>
        <w:t>表 80</w:t>
      </w:r>
      <w:r>
        <w:fldChar w:fldCharType="end"/>
      </w:r>
      <w:r>
        <w:t>所示。</w:t>
      </w:r>
    </w:p>
    <w:p w14:paraId="32FE985E">
      <w:pPr>
        <w:pStyle w:val="10"/>
      </w:pPr>
      <w:bookmarkStart w:id="1120" w:name="_Ref56764927"/>
      <w:bookmarkStart w:id="1121" w:name="_Toc405476945"/>
      <w:bookmarkStart w:id="1122" w:name="_Toc399229401"/>
      <w:bookmarkStart w:id="1123" w:name="_Toc402984127"/>
      <w:bookmarkStart w:id="1124" w:name="_Toc402983195"/>
      <w:bookmarkStart w:id="1125" w:name="_Toc402983661"/>
      <w:bookmarkStart w:id="1126" w:name="_Toc399259597"/>
      <w:bookmarkStart w:id="1127" w:name="_Toc408860220"/>
      <w:bookmarkStart w:id="1128" w:name="_Ref398997951"/>
      <w:bookmarkStart w:id="1129" w:name="_Toc397529187"/>
      <w:bookmarkStart w:id="1130" w:name="_Toc403570638"/>
      <w:bookmarkStart w:id="1131" w:name="_Toc399757627"/>
      <w:bookmarkStart w:id="1132" w:name="_Toc405022523"/>
      <w:bookmarkStart w:id="1133" w:name="_Toc402540110"/>
      <w:bookmarkStart w:id="1134" w:name="_Toc397529855"/>
      <w:r>
        <w:t xml:space="preserve">表 </w:t>
      </w:r>
      <w:r>
        <w:fldChar w:fldCharType="begin"/>
      </w:r>
      <w:r>
        <w:instrText xml:space="preserve"> SEQ 表 \* ARABIC </w:instrText>
      </w:r>
      <w:r>
        <w:fldChar w:fldCharType="separate"/>
      </w:r>
      <w:r>
        <w:t>80</w:t>
      </w:r>
      <w:r>
        <w:fldChar w:fldCharType="end"/>
      </w:r>
      <w:bookmarkEnd w:id="1120"/>
      <w:r>
        <w:t xml:space="preserve"> 相线值</w:t>
      </w:r>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74"/>
        <w:gridCol w:w="6228"/>
      </w:tblGrid>
      <w:tr w14:paraId="5EC0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vAlign w:val="center"/>
          </w:tcPr>
          <w:p w14:paraId="19869475">
            <w:pPr>
              <w:pStyle w:val="125"/>
              <w:adjustRightInd w:val="0"/>
              <w:snapToGrid w:val="0"/>
              <w:rPr>
                <w:rFonts w:ascii="Times New Roman" w:hAnsi="Times New Roman"/>
                <w:sz w:val="18"/>
              </w:rPr>
            </w:pPr>
            <w:r>
              <w:rPr>
                <w:rFonts w:ascii="Times New Roman" w:hAnsi="Times New Roman"/>
                <w:sz w:val="18"/>
              </w:rPr>
              <w:t>值</w:t>
            </w:r>
          </w:p>
        </w:tc>
        <w:tc>
          <w:tcPr>
            <w:tcW w:w="6228" w:type="dxa"/>
            <w:vAlign w:val="center"/>
          </w:tcPr>
          <w:p w14:paraId="31451DFD">
            <w:pPr>
              <w:pStyle w:val="125"/>
              <w:adjustRightInd w:val="0"/>
              <w:snapToGrid w:val="0"/>
              <w:rPr>
                <w:rFonts w:ascii="Times New Roman" w:hAnsi="Times New Roman"/>
                <w:sz w:val="18"/>
              </w:rPr>
            </w:pPr>
            <w:r>
              <w:rPr>
                <w:rFonts w:ascii="Times New Roman" w:hAnsi="Times New Roman"/>
                <w:sz w:val="18"/>
              </w:rPr>
              <w:t>定义</w:t>
            </w:r>
          </w:p>
        </w:tc>
      </w:tr>
      <w:tr w14:paraId="6B0492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vAlign w:val="center"/>
          </w:tcPr>
          <w:p w14:paraId="61AF86F1">
            <w:pPr>
              <w:pStyle w:val="125"/>
              <w:adjustRightInd w:val="0"/>
              <w:snapToGrid w:val="0"/>
              <w:rPr>
                <w:rFonts w:ascii="Times New Roman" w:hAnsi="Times New Roman"/>
                <w:sz w:val="18"/>
              </w:rPr>
            </w:pPr>
            <w:r>
              <w:rPr>
                <w:rFonts w:ascii="Times New Roman" w:hAnsi="Times New Roman"/>
                <w:sz w:val="18"/>
              </w:rPr>
              <w:t>0</w:t>
            </w:r>
          </w:p>
        </w:tc>
        <w:tc>
          <w:tcPr>
            <w:tcW w:w="6228" w:type="dxa"/>
            <w:vAlign w:val="center"/>
          </w:tcPr>
          <w:p w14:paraId="637A829D">
            <w:pPr>
              <w:pStyle w:val="125"/>
              <w:adjustRightInd w:val="0"/>
              <w:snapToGrid w:val="0"/>
              <w:rPr>
                <w:rFonts w:ascii="Times New Roman" w:hAnsi="Times New Roman"/>
                <w:sz w:val="18"/>
              </w:rPr>
            </w:pPr>
            <w:r>
              <w:rPr>
                <w:rFonts w:ascii="Times New Roman" w:hAnsi="Times New Roman"/>
                <w:sz w:val="18"/>
              </w:rPr>
              <w:t>表示未知相线</w:t>
            </w:r>
          </w:p>
        </w:tc>
      </w:tr>
      <w:tr w14:paraId="0AED2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vAlign w:val="center"/>
          </w:tcPr>
          <w:p w14:paraId="226D0C4A">
            <w:pPr>
              <w:pStyle w:val="125"/>
              <w:adjustRightInd w:val="0"/>
              <w:snapToGrid w:val="0"/>
              <w:rPr>
                <w:rFonts w:ascii="Times New Roman" w:hAnsi="Times New Roman"/>
                <w:sz w:val="18"/>
              </w:rPr>
            </w:pPr>
            <w:r>
              <w:rPr>
                <w:rFonts w:ascii="Times New Roman" w:hAnsi="Times New Roman"/>
                <w:sz w:val="18"/>
              </w:rPr>
              <w:t>1</w:t>
            </w:r>
          </w:p>
        </w:tc>
        <w:tc>
          <w:tcPr>
            <w:tcW w:w="6228" w:type="dxa"/>
            <w:vAlign w:val="center"/>
          </w:tcPr>
          <w:p w14:paraId="36CD291E">
            <w:pPr>
              <w:pStyle w:val="125"/>
              <w:adjustRightInd w:val="0"/>
              <w:snapToGrid w:val="0"/>
              <w:rPr>
                <w:rFonts w:ascii="Times New Roman" w:hAnsi="Times New Roman"/>
                <w:sz w:val="18"/>
              </w:rPr>
            </w:pPr>
            <w:r>
              <w:rPr>
                <w:rFonts w:ascii="Times New Roman" w:hAnsi="Times New Roman"/>
                <w:sz w:val="18"/>
              </w:rPr>
              <w:t>表示A相线</w:t>
            </w:r>
          </w:p>
        </w:tc>
      </w:tr>
      <w:tr w14:paraId="00D8D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vAlign w:val="center"/>
          </w:tcPr>
          <w:p w14:paraId="324631E3">
            <w:pPr>
              <w:pStyle w:val="125"/>
              <w:adjustRightInd w:val="0"/>
              <w:snapToGrid w:val="0"/>
              <w:rPr>
                <w:rFonts w:ascii="Times New Roman" w:hAnsi="Times New Roman"/>
                <w:sz w:val="18"/>
              </w:rPr>
            </w:pPr>
            <w:r>
              <w:rPr>
                <w:rFonts w:ascii="Times New Roman" w:hAnsi="Times New Roman"/>
                <w:sz w:val="18"/>
              </w:rPr>
              <w:t>2</w:t>
            </w:r>
          </w:p>
        </w:tc>
        <w:tc>
          <w:tcPr>
            <w:tcW w:w="6228" w:type="dxa"/>
            <w:vAlign w:val="center"/>
          </w:tcPr>
          <w:p w14:paraId="35464B31">
            <w:pPr>
              <w:pStyle w:val="125"/>
              <w:adjustRightInd w:val="0"/>
              <w:snapToGrid w:val="0"/>
              <w:rPr>
                <w:rFonts w:ascii="Times New Roman" w:hAnsi="Times New Roman"/>
                <w:sz w:val="18"/>
              </w:rPr>
            </w:pPr>
            <w:r>
              <w:rPr>
                <w:rFonts w:ascii="Times New Roman" w:hAnsi="Times New Roman"/>
                <w:sz w:val="18"/>
              </w:rPr>
              <w:t>表示B相线</w:t>
            </w:r>
          </w:p>
        </w:tc>
      </w:tr>
      <w:tr w14:paraId="77A06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vAlign w:val="center"/>
          </w:tcPr>
          <w:p w14:paraId="5CA33F41">
            <w:pPr>
              <w:pStyle w:val="125"/>
              <w:adjustRightInd w:val="0"/>
              <w:snapToGrid w:val="0"/>
              <w:rPr>
                <w:rFonts w:ascii="Times New Roman" w:hAnsi="Times New Roman"/>
                <w:sz w:val="18"/>
              </w:rPr>
            </w:pPr>
            <w:r>
              <w:rPr>
                <w:rFonts w:ascii="Times New Roman" w:hAnsi="Times New Roman"/>
                <w:sz w:val="18"/>
              </w:rPr>
              <w:t>3</w:t>
            </w:r>
          </w:p>
        </w:tc>
        <w:tc>
          <w:tcPr>
            <w:tcW w:w="6228" w:type="dxa"/>
            <w:vAlign w:val="center"/>
          </w:tcPr>
          <w:p w14:paraId="4AECDDCA">
            <w:pPr>
              <w:pStyle w:val="125"/>
              <w:adjustRightInd w:val="0"/>
              <w:snapToGrid w:val="0"/>
              <w:rPr>
                <w:rFonts w:ascii="Times New Roman" w:hAnsi="Times New Roman"/>
                <w:sz w:val="18"/>
              </w:rPr>
            </w:pPr>
            <w:r>
              <w:rPr>
                <w:rFonts w:ascii="Times New Roman" w:hAnsi="Times New Roman"/>
                <w:sz w:val="18"/>
              </w:rPr>
              <w:t>表示C相线</w:t>
            </w:r>
          </w:p>
        </w:tc>
      </w:tr>
    </w:tbl>
    <w:p w14:paraId="0A214D98">
      <w:pPr>
        <w:pStyle w:val="50"/>
      </w:pPr>
      <w:bookmarkStart w:id="1135" w:name="_Toc403570205"/>
      <w:bookmarkStart w:id="1136" w:name="_Toc408859811"/>
      <w:bookmarkStart w:id="1137" w:name="_Toc399228911"/>
    </w:p>
    <w:p w14:paraId="6CD95EF3">
      <w:pPr>
        <w:pStyle w:val="67"/>
      </w:pPr>
      <w:bookmarkStart w:id="1138" w:name="_Toc20433"/>
      <w:bookmarkStart w:id="1139" w:name="_Toc3997"/>
      <w:bookmarkStart w:id="1140" w:name="_Toc5531"/>
      <w:r>
        <w:t>设备类型</w:t>
      </w:r>
      <w:bookmarkEnd w:id="1135"/>
      <w:bookmarkEnd w:id="1136"/>
      <w:bookmarkEnd w:id="1137"/>
      <w:bookmarkEnd w:id="1138"/>
      <w:bookmarkEnd w:id="1139"/>
      <w:bookmarkEnd w:id="1140"/>
    </w:p>
    <w:p w14:paraId="68341445">
      <w:pPr>
        <w:pStyle w:val="50"/>
      </w:pPr>
      <w:r>
        <w:t>表示设备的类型，定义如</w:t>
      </w:r>
      <w:r>
        <w:fldChar w:fldCharType="begin"/>
      </w:r>
      <w:r>
        <w:instrText xml:space="preserve"> REF _Ref56764936 \h  \* MERGEFORMAT </w:instrText>
      </w:r>
      <w:r>
        <w:fldChar w:fldCharType="separate"/>
      </w:r>
      <w:r>
        <w:t>表 81</w:t>
      </w:r>
      <w:r>
        <w:fldChar w:fldCharType="end"/>
      </w:r>
      <w:r>
        <w:t>所示。</w:t>
      </w:r>
    </w:p>
    <w:p w14:paraId="7C4D33CD">
      <w:pPr>
        <w:pStyle w:val="10"/>
      </w:pPr>
      <w:bookmarkStart w:id="1141" w:name="_Ref56764936"/>
      <w:bookmarkStart w:id="1142" w:name="_Toc399259598"/>
      <w:bookmarkStart w:id="1143" w:name="_Toc402983196"/>
      <w:bookmarkStart w:id="1144" w:name="_Ref398997962"/>
      <w:bookmarkStart w:id="1145" w:name="_Toc399757628"/>
      <w:bookmarkStart w:id="1146" w:name="_Toc402983662"/>
      <w:bookmarkStart w:id="1147" w:name="_Toc397529856"/>
      <w:bookmarkStart w:id="1148" w:name="_Toc402984128"/>
      <w:bookmarkStart w:id="1149" w:name="_Toc399229402"/>
      <w:bookmarkStart w:id="1150" w:name="_Toc402540111"/>
      <w:bookmarkStart w:id="1151" w:name="_Toc397529188"/>
      <w:bookmarkStart w:id="1152" w:name="_Toc405022524"/>
      <w:bookmarkStart w:id="1153" w:name="_Toc403570639"/>
      <w:bookmarkStart w:id="1154" w:name="_Toc408860221"/>
      <w:bookmarkStart w:id="1155" w:name="_Toc405476946"/>
      <w:r>
        <w:t xml:space="preserve">表 </w:t>
      </w:r>
      <w:r>
        <w:fldChar w:fldCharType="begin"/>
      </w:r>
      <w:r>
        <w:instrText xml:space="preserve"> SEQ 表 \* ARABIC </w:instrText>
      </w:r>
      <w:r>
        <w:fldChar w:fldCharType="separate"/>
      </w:r>
      <w:r>
        <w:t>81</w:t>
      </w:r>
      <w:r>
        <w:fldChar w:fldCharType="end"/>
      </w:r>
      <w:bookmarkEnd w:id="1141"/>
      <w:r>
        <w:t xml:space="preserve"> 设备类型</w:t>
      </w:r>
      <w:bookmarkEnd w:id="1142"/>
      <w:bookmarkEnd w:id="1143"/>
      <w:bookmarkEnd w:id="1144"/>
      <w:bookmarkEnd w:id="1145"/>
      <w:bookmarkEnd w:id="1146"/>
      <w:bookmarkEnd w:id="1147"/>
      <w:bookmarkEnd w:id="1148"/>
      <w:bookmarkEnd w:id="1149"/>
      <w:bookmarkEnd w:id="1150"/>
      <w:bookmarkEnd w:id="1151"/>
      <w:r>
        <w:t>字段</w:t>
      </w:r>
      <w:bookmarkEnd w:id="1152"/>
      <w:bookmarkEnd w:id="1153"/>
      <w:bookmarkEnd w:id="1154"/>
      <w:bookmarkEnd w:id="1155"/>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6262"/>
      </w:tblGrid>
      <w:tr w14:paraId="370AE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809" w:type="dxa"/>
            <w:vAlign w:val="center"/>
          </w:tcPr>
          <w:p w14:paraId="6090CEDA">
            <w:pPr>
              <w:pStyle w:val="125"/>
              <w:adjustRightInd w:val="0"/>
              <w:snapToGrid w:val="0"/>
              <w:rPr>
                <w:rFonts w:ascii="Times New Roman" w:hAnsi="Times New Roman"/>
                <w:sz w:val="18"/>
              </w:rPr>
            </w:pPr>
            <w:r>
              <w:rPr>
                <w:rFonts w:ascii="Times New Roman" w:hAnsi="Times New Roman"/>
                <w:sz w:val="18"/>
              </w:rPr>
              <w:t>值</w:t>
            </w:r>
          </w:p>
        </w:tc>
        <w:tc>
          <w:tcPr>
            <w:tcW w:w="6262" w:type="dxa"/>
            <w:vAlign w:val="center"/>
          </w:tcPr>
          <w:p w14:paraId="7B6A64B3">
            <w:pPr>
              <w:pStyle w:val="125"/>
              <w:adjustRightInd w:val="0"/>
              <w:snapToGrid w:val="0"/>
              <w:rPr>
                <w:rFonts w:ascii="Times New Roman" w:hAnsi="Times New Roman"/>
                <w:sz w:val="18"/>
              </w:rPr>
            </w:pPr>
            <w:r>
              <w:rPr>
                <w:rFonts w:ascii="Times New Roman" w:hAnsi="Times New Roman"/>
                <w:sz w:val="18"/>
              </w:rPr>
              <w:t>定义</w:t>
            </w:r>
          </w:p>
        </w:tc>
      </w:tr>
      <w:tr w14:paraId="478E1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61C8709D">
            <w:pPr>
              <w:pStyle w:val="125"/>
              <w:adjustRightInd w:val="0"/>
              <w:snapToGrid w:val="0"/>
              <w:rPr>
                <w:rFonts w:ascii="Times New Roman" w:hAnsi="Times New Roman"/>
                <w:sz w:val="18"/>
              </w:rPr>
            </w:pPr>
            <w:r>
              <w:rPr>
                <w:rFonts w:ascii="Times New Roman" w:hAnsi="Times New Roman"/>
                <w:sz w:val="18"/>
              </w:rPr>
              <w:t>0x01</w:t>
            </w:r>
          </w:p>
        </w:tc>
        <w:tc>
          <w:tcPr>
            <w:tcW w:w="6262" w:type="dxa"/>
            <w:vAlign w:val="center"/>
          </w:tcPr>
          <w:p w14:paraId="063FB594">
            <w:pPr>
              <w:pStyle w:val="125"/>
              <w:adjustRightInd w:val="0"/>
              <w:snapToGrid w:val="0"/>
              <w:rPr>
                <w:rFonts w:ascii="Times New Roman" w:hAnsi="Times New Roman"/>
                <w:sz w:val="18"/>
              </w:rPr>
            </w:pPr>
            <w:r>
              <w:rPr>
                <w:rFonts w:ascii="Times New Roman" w:hAnsi="Times New Roman"/>
                <w:sz w:val="18"/>
              </w:rPr>
              <w:t>抄控器</w:t>
            </w:r>
          </w:p>
        </w:tc>
      </w:tr>
      <w:tr w14:paraId="6051D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0C20594A">
            <w:pPr>
              <w:pStyle w:val="125"/>
              <w:adjustRightInd w:val="0"/>
              <w:snapToGrid w:val="0"/>
              <w:rPr>
                <w:rFonts w:ascii="Times New Roman" w:hAnsi="Times New Roman"/>
                <w:sz w:val="18"/>
              </w:rPr>
            </w:pPr>
            <w:r>
              <w:rPr>
                <w:rFonts w:ascii="Times New Roman" w:hAnsi="Times New Roman"/>
                <w:sz w:val="18"/>
              </w:rPr>
              <w:t>0x02</w:t>
            </w:r>
          </w:p>
        </w:tc>
        <w:tc>
          <w:tcPr>
            <w:tcW w:w="6262" w:type="dxa"/>
            <w:vAlign w:val="center"/>
          </w:tcPr>
          <w:p w14:paraId="5271F949">
            <w:pPr>
              <w:pStyle w:val="125"/>
              <w:adjustRightInd w:val="0"/>
              <w:snapToGrid w:val="0"/>
              <w:rPr>
                <w:rFonts w:ascii="Times New Roman" w:hAnsi="Times New Roman"/>
                <w:sz w:val="18"/>
              </w:rPr>
            </w:pPr>
            <w:r>
              <w:rPr>
                <w:rFonts w:ascii="Times New Roman" w:hAnsi="Times New Roman"/>
                <w:sz w:val="18"/>
              </w:rPr>
              <w:t>集中器通信模块</w:t>
            </w:r>
          </w:p>
        </w:tc>
      </w:tr>
      <w:tr w14:paraId="2558F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50B52DC1">
            <w:pPr>
              <w:pStyle w:val="125"/>
              <w:adjustRightInd w:val="0"/>
              <w:snapToGrid w:val="0"/>
              <w:rPr>
                <w:rFonts w:ascii="Times New Roman" w:hAnsi="Times New Roman"/>
                <w:sz w:val="18"/>
              </w:rPr>
            </w:pPr>
            <w:r>
              <w:rPr>
                <w:rFonts w:ascii="Times New Roman" w:hAnsi="Times New Roman"/>
                <w:sz w:val="18"/>
              </w:rPr>
              <w:t>0x03</w:t>
            </w:r>
          </w:p>
        </w:tc>
        <w:tc>
          <w:tcPr>
            <w:tcW w:w="6262" w:type="dxa"/>
            <w:vAlign w:val="center"/>
          </w:tcPr>
          <w:p w14:paraId="6AFD516A">
            <w:pPr>
              <w:pStyle w:val="125"/>
              <w:adjustRightInd w:val="0"/>
              <w:snapToGrid w:val="0"/>
              <w:rPr>
                <w:rFonts w:ascii="Times New Roman" w:hAnsi="Times New Roman"/>
                <w:sz w:val="18"/>
              </w:rPr>
            </w:pPr>
            <w:r>
              <w:rPr>
                <w:rFonts w:ascii="Times New Roman" w:hAnsi="Times New Roman"/>
                <w:sz w:val="18"/>
              </w:rPr>
              <w:t>单相电表通信模块</w:t>
            </w:r>
          </w:p>
        </w:tc>
      </w:tr>
      <w:tr w14:paraId="72BBA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44C34F6F">
            <w:pPr>
              <w:pStyle w:val="125"/>
              <w:adjustRightInd w:val="0"/>
              <w:snapToGrid w:val="0"/>
              <w:rPr>
                <w:rFonts w:ascii="Times New Roman" w:hAnsi="Times New Roman"/>
                <w:sz w:val="18"/>
              </w:rPr>
            </w:pPr>
            <w:r>
              <w:rPr>
                <w:rFonts w:ascii="Times New Roman" w:hAnsi="Times New Roman"/>
                <w:sz w:val="18"/>
              </w:rPr>
              <w:t>0x04</w:t>
            </w:r>
          </w:p>
        </w:tc>
        <w:tc>
          <w:tcPr>
            <w:tcW w:w="6262" w:type="dxa"/>
            <w:vAlign w:val="center"/>
          </w:tcPr>
          <w:p w14:paraId="3DFF1474">
            <w:pPr>
              <w:pStyle w:val="125"/>
              <w:adjustRightInd w:val="0"/>
              <w:snapToGrid w:val="0"/>
              <w:rPr>
                <w:rFonts w:ascii="Times New Roman" w:hAnsi="Times New Roman"/>
                <w:sz w:val="18"/>
              </w:rPr>
            </w:pPr>
            <w:r>
              <w:rPr>
                <w:rFonts w:ascii="Times New Roman" w:hAnsi="Times New Roman"/>
                <w:sz w:val="18"/>
              </w:rPr>
              <w:t>中继器</w:t>
            </w:r>
          </w:p>
        </w:tc>
      </w:tr>
      <w:tr w14:paraId="78CCE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38BDFC81">
            <w:pPr>
              <w:pStyle w:val="125"/>
              <w:adjustRightInd w:val="0"/>
              <w:snapToGrid w:val="0"/>
              <w:rPr>
                <w:rFonts w:ascii="Times New Roman" w:hAnsi="Times New Roman"/>
                <w:sz w:val="18"/>
              </w:rPr>
            </w:pPr>
            <w:r>
              <w:rPr>
                <w:rFonts w:ascii="Times New Roman" w:hAnsi="Times New Roman"/>
                <w:sz w:val="18"/>
              </w:rPr>
              <w:t>0x05</w:t>
            </w:r>
          </w:p>
        </w:tc>
        <w:tc>
          <w:tcPr>
            <w:tcW w:w="6262" w:type="dxa"/>
            <w:vAlign w:val="center"/>
          </w:tcPr>
          <w:p w14:paraId="0660A47F">
            <w:pPr>
              <w:pStyle w:val="125"/>
              <w:adjustRightInd w:val="0"/>
              <w:snapToGrid w:val="0"/>
              <w:rPr>
                <w:rFonts w:ascii="Times New Roman" w:hAnsi="Times New Roman"/>
                <w:sz w:val="18"/>
              </w:rPr>
            </w:pPr>
            <w:r>
              <w:rPr>
                <w:rFonts w:ascii="Times New Roman" w:hAnsi="Times New Roman"/>
                <w:sz w:val="18"/>
              </w:rPr>
              <w:t>II型采集器</w:t>
            </w:r>
          </w:p>
        </w:tc>
      </w:tr>
      <w:tr w14:paraId="16AB1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45C8D0DC">
            <w:pPr>
              <w:pStyle w:val="125"/>
              <w:adjustRightInd w:val="0"/>
              <w:snapToGrid w:val="0"/>
              <w:rPr>
                <w:rFonts w:ascii="Times New Roman" w:hAnsi="Times New Roman"/>
                <w:sz w:val="18"/>
              </w:rPr>
            </w:pPr>
            <w:r>
              <w:rPr>
                <w:rFonts w:ascii="Times New Roman" w:hAnsi="Times New Roman"/>
                <w:sz w:val="18"/>
              </w:rPr>
              <w:t>0x06</w:t>
            </w:r>
          </w:p>
        </w:tc>
        <w:tc>
          <w:tcPr>
            <w:tcW w:w="6262" w:type="dxa"/>
            <w:vAlign w:val="center"/>
          </w:tcPr>
          <w:p w14:paraId="0EE12363">
            <w:pPr>
              <w:pStyle w:val="125"/>
              <w:adjustRightInd w:val="0"/>
              <w:snapToGrid w:val="0"/>
              <w:rPr>
                <w:rFonts w:ascii="Times New Roman" w:hAnsi="Times New Roman"/>
                <w:sz w:val="18"/>
              </w:rPr>
            </w:pPr>
            <w:r>
              <w:rPr>
                <w:rFonts w:ascii="Times New Roman" w:hAnsi="Times New Roman"/>
                <w:sz w:val="18"/>
              </w:rPr>
              <w:t>I型采集器</w:t>
            </w:r>
          </w:p>
        </w:tc>
      </w:tr>
      <w:tr w14:paraId="09C05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1BC1E4F7">
            <w:pPr>
              <w:pStyle w:val="125"/>
              <w:adjustRightInd w:val="0"/>
              <w:snapToGrid w:val="0"/>
              <w:rPr>
                <w:rFonts w:ascii="Times New Roman" w:hAnsi="Times New Roman"/>
                <w:sz w:val="18"/>
              </w:rPr>
            </w:pPr>
            <w:r>
              <w:rPr>
                <w:rFonts w:ascii="Times New Roman" w:hAnsi="Times New Roman"/>
                <w:sz w:val="18"/>
              </w:rPr>
              <w:t>0x07</w:t>
            </w:r>
          </w:p>
        </w:tc>
        <w:tc>
          <w:tcPr>
            <w:tcW w:w="6262" w:type="dxa"/>
            <w:vAlign w:val="center"/>
          </w:tcPr>
          <w:p w14:paraId="5029056D">
            <w:pPr>
              <w:pStyle w:val="125"/>
              <w:adjustRightInd w:val="0"/>
              <w:snapToGrid w:val="0"/>
              <w:rPr>
                <w:rFonts w:ascii="Times New Roman" w:hAnsi="Times New Roman"/>
                <w:sz w:val="18"/>
              </w:rPr>
            </w:pPr>
            <w:r>
              <w:rPr>
                <w:rFonts w:ascii="Times New Roman" w:hAnsi="Times New Roman"/>
                <w:sz w:val="18"/>
              </w:rPr>
              <w:t>三相表通信模块</w:t>
            </w:r>
          </w:p>
        </w:tc>
      </w:tr>
      <w:tr w14:paraId="2EAEF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09" w:type="dxa"/>
            <w:vAlign w:val="center"/>
          </w:tcPr>
          <w:p w14:paraId="45A6177A">
            <w:pPr>
              <w:pStyle w:val="125"/>
              <w:adjustRightInd w:val="0"/>
              <w:snapToGrid w:val="0"/>
              <w:rPr>
                <w:rFonts w:ascii="Times New Roman" w:hAnsi="Times New Roman"/>
                <w:sz w:val="18"/>
              </w:rPr>
            </w:pPr>
            <w:r>
              <w:rPr>
                <w:rFonts w:hint="eastAsia" w:ascii="Times New Roman" w:hAnsi="Times New Roman"/>
                <w:sz w:val="18"/>
              </w:rPr>
              <w:t>0x</w:t>
            </w:r>
            <w:r>
              <w:rPr>
                <w:rFonts w:ascii="Times New Roman" w:hAnsi="Times New Roman"/>
                <w:sz w:val="18"/>
              </w:rPr>
              <w:t>08</w:t>
            </w:r>
            <w:r>
              <w:rPr>
                <w:rFonts w:hint="eastAsia" w:ascii="Times New Roman" w:hAnsi="Times New Roman"/>
                <w:sz w:val="18"/>
              </w:rPr>
              <w:t>-0xFF</w:t>
            </w:r>
          </w:p>
        </w:tc>
        <w:tc>
          <w:tcPr>
            <w:tcW w:w="6262" w:type="dxa"/>
            <w:vAlign w:val="center"/>
          </w:tcPr>
          <w:p w14:paraId="1CDA17E9">
            <w:pPr>
              <w:pStyle w:val="125"/>
              <w:adjustRightInd w:val="0"/>
              <w:snapToGrid w:val="0"/>
              <w:rPr>
                <w:rFonts w:ascii="Times New Roman" w:hAnsi="Times New Roman"/>
                <w:sz w:val="18"/>
              </w:rPr>
            </w:pPr>
            <w:r>
              <w:rPr>
                <w:rFonts w:hint="eastAsia" w:ascii="Times New Roman" w:hAnsi="Times New Roman"/>
                <w:sz w:val="18"/>
              </w:rPr>
              <w:t>保留</w:t>
            </w:r>
          </w:p>
        </w:tc>
      </w:tr>
    </w:tbl>
    <w:p w14:paraId="35F6823F">
      <w:pPr>
        <w:pStyle w:val="67"/>
      </w:pPr>
      <w:bookmarkStart w:id="1156" w:name="_Toc403570207"/>
      <w:bookmarkStart w:id="1157" w:name="_Toc399228914"/>
      <w:bookmarkStart w:id="1158" w:name="_Toc397528812"/>
      <w:bookmarkStart w:id="1159" w:name="_Toc397529480"/>
      <w:bookmarkStart w:id="1160" w:name="_Toc408859813"/>
      <w:r>
        <w:rPr>
          <w:rFonts w:hint="eastAsia"/>
        </w:rPr>
        <w:t>扩展特性版本号</w:t>
      </w:r>
    </w:p>
    <w:p w14:paraId="62D83964">
      <w:pPr>
        <w:pStyle w:val="50"/>
      </w:pPr>
      <w:r>
        <w:t>表示</w:t>
      </w:r>
      <w:r>
        <w:rPr>
          <w:rFonts w:hint="eastAsia"/>
        </w:rPr>
        <w:t>节点支持的扩展特性，定义如</w:t>
      </w:r>
      <w:r>
        <w:fldChar w:fldCharType="begin"/>
      </w:r>
      <w:r>
        <w:instrText xml:space="preserve"> </w:instrText>
      </w:r>
      <w:r>
        <w:rPr>
          <w:rFonts w:hint="eastAsia"/>
        </w:rPr>
        <w:instrText xml:space="preserve">REF _Ref219383443 \h</w:instrText>
      </w:r>
      <w:r>
        <w:instrText xml:space="preserve">  \* MERGEFORMAT </w:instrText>
      </w:r>
      <w:r>
        <w:fldChar w:fldCharType="separate"/>
      </w:r>
      <w:r>
        <w:t>表 82</w:t>
      </w:r>
      <w:r>
        <w:fldChar w:fldCharType="end"/>
      </w:r>
      <w:r>
        <w:rPr>
          <w:rFonts w:hint="eastAsia"/>
        </w:rPr>
        <w:t>所示。</w:t>
      </w:r>
    </w:p>
    <w:p w14:paraId="449368CD">
      <w:pPr>
        <w:pStyle w:val="10"/>
        <w:rPr>
          <w:kern w:val="0"/>
        </w:rPr>
      </w:pPr>
      <w:r>
        <w:rPr>
          <w:rFonts w:hint="eastAsia"/>
          <w:kern w:val="0"/>
        </w:rPr>
        <w:tab/>
      </w:r>
      <w:r>
        <w:rPr>
          <w:rFonts w:hint="eastAsia"/>
          <w:kern w:val="0"/>
        </w:rPr>
        <w:tab/>
      </w:r>
      <w:bookmarkStart w:id="1161" w:name="_Ref24968"/>
      <w:bookmarkEnd w:id="1161"/>
      <w:bookmarkStart w:id="1162" w:name="_Ref219383443"/>
      <w:r>
        <w:t xml:space="preserve">表 </w:t>
      </w:r>
      <w:r>
        <w:fldChar w:fldCharType="begin"/>
      </w:r>
      <w:r>
        <w:instrText xml:space="preserve"> SEQ 表 \* ARABIC </w:instrText>
      </w:r>
      <w:r>
        <w:fldChar w:fldCharType="separate"/>
      </w:r>
      <w:r>
        <w:t>82</w:t>
      </w:r>
      <w:r>
        <w:fldChar w:fldCharType="end"/>
      </w:r>
      <w:bookmarkEnd w:id="1162"/>
      <w:r>
        <w:rPr>
          <w:rFonts w:hint="eastAsia"/>
        </w:rPr>
        <w:t xml:space="preserve"> 扩展特性版本号字段</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18"/>
        <w:gridCol w:w="6621"/>
      </w:tblGrid>
      <w:tr w14:paraId="661F9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60306A50">
            <w:pPr>
              <w:pStyle w:val="125"/>
              <w:adjustRightInd w:val="0"/>
              <w:snapToGrid w:val="0"/>
              <w:rPr>
                <w:rFonts w:ascii="Times New Roman" w:hAnsi="Times New Roman"/>
                <w:sz w:val="18"/>
              </w:rPr>
            </w:pPr>
            <w:r>
              <w:rPr>
                <w:rFonts w:ascii="Times New Roman" w:hAnsi="Times New Roman"/>
                <w:sz w:val="18"/>
              </w:rPr>
              <w:t>值</w:t>
            </w:r>
          </w:p>
        </w:tc>
        <w:tc>
          <w:tcPr>
            <w:tcW w:w="6621" w:type="dxa"/>
            <w:tcBorders>
              <w:top w:val="single" w:color="000000" w:sz="4" w:space="0"/>
              <w:left w:val="single" w:color="000000" w:sz="4" w:space="0"/>
              <w:bottom w:val="single" w:color="000000" w:sz="4" w:space="0"/>
              <w:right w:val="single" w:color="000000" w:sz="4" w:space="0"/>
            </w:tcBorders>
            <w:vAlign w:val="center"/>
          </w:tcPr>
          <w:p w14:paraId="6858A658">
            <w:pPr>
              <w:pStyle w:val="125"/>
              <w:adjustRightInd w:val="0"/>
              <w:snapToGrid w:val="0"/>
              <w:rPr>
                <w:rFonts w:ascii="Times New Roman" w:hAnsi="Times New Roman"/>
                <w:sz w:val="18"/>
              </w:rPr>
            </w:pPr>
            <w:r>
              <w:rPr>
                <w:rFonts w:ascii="Times New Roman" w:hAnsi="Times New Roman"/>
                <w:sz w:val="18"/>
              </w:rPr>
              <w:t>定义</w:t>
            </w:r>
          </w:p>
        </w:tc>
      </w:tr>
      <w:tr w14:paraId="3BEE7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4FE55FC4">
            <w:pPr>
              <w:pStyle w:val="125"/>
              <w:adjustRightInd w:val="0"/>
              <w:snapToGrid w:val="0"/>
              <w:rPr>
                <w:rFonts w:ascii="Times New Roman" w:hAnsi="Times New Roman"/>
                <w:sz w:val="18"/>
              </w:rPr>
            </w:pPr>
            <w:r>
              <w:rPr>
                <w:rFonts w:hint="eastAsia" w:ascii="Times New Roman" w:hAnsi="Times New Roman"/>
                <w:sz w:val="18"/>
              </w:rPr>
              <w:t>其它</w:t>
            </w:r>
          </w:p>
        </w:tc>
        <w:tc>
          <w:tcPr>
            <w:tcW w:w="6621" w:type="dxa"/>
            <w:tcBorders>
              <w:top w:val="single" w:color="000000" w:sz="4" w:space="0"/>
              <w:left w:val="single" w:color="000000" w:sz="4" w:space="0"/>
              <w:bottom w:val="single" w:color="000000" w:sz="4" w:space="0"/>
              <w:right w:val="single" w:color="000000" w:sz="4" w:space="0"/>
            </w:tcBorders>
            <w:vAlign w:val="center"/>
          </w:tcPr>
          <w:p w14:paraId="4BEEC6F8">
            <w:pPr>
              <w:pStyle w:val="125"/>
              <w:adjustRightInd w:val="0"/>
              <w:snapToGrid w:val="0"/>
              <w:rPr>
                <w:rFonts w:ascii="Times New Roman" w:hAnsi="Times New Roman"/>
                <w:sz w:val="18"/>
              </w:rPr>
            </w:pPr>
            <w:r>
              <w:rPr>
                <w:rFonts w:hint="eastAsia" w:ascii="Times New Roman" w:hAnsi="Times New Roman"/>
                <w:sz w:val="18"/>
              </w:rPr>
              <w:t>保留</w:t>
            </w:r>
          </w:p>
        </w:tc>
      </w:tr>
      <w:tr w14:paraId="63850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8" w:type="dxa"/>
            <w:tcBorders>
              <w:top w:val="single" w:color="000000" w:sz="4" w:space="0"/>
              <w:left w:val="single" w:color="000000" w:sz="4" w:space="0"/>
              <w:bottom w:val="single" w:color="000000" w:sz="4" w:space="0"/>
              <w:right w:val="single" w:color="000000" w:sz="4" w:space="0"/>
            </w:tcBorders>
            <w:vAlign w:val="center"/>
          </w:tcPr>
          <w:p w14:paraId="480397CE">
            <w:pPr>
              <w:pStyle w:val="125"/>
              <w:adjustRightInd w:val="0"/>
              <w:snapToGrid w:val="0"/>
              <w:rPr>
                <w:rFonts w:ascii="Times New Roman" w:hAnsi="Times New Roman"/>
                <w:sz w:val="18"/>
              </w:rPr>
            </w:pPr>
            <w:r>
              <w:rPr>
                <w:rFonts w:ascii="Times New Roman" w:hAnsi="Times New Roman"/>
                <w:sz w:val="18"/>
              </w:rPr>
              <w:t>0x1</w:t>
            </w:r>
          </w:p>
        </w:tc>
        <w:tc>
          <w:tcPr>
            <w:tcW w:w="6621" w:type="dxa"/>
            <w:tcBorders>
              <w:top w:val="single" w:color="000000" w:sz="4" w:space="0"/>
              <w:left w:val="single" w:color="000000" w:sz="4" w:space="0"/>
              <w:bottom w:val="single" w:color="000000" w:sz="4" w:space="0"/>
              <w:right w:val="single" w:color="000000" w:sz="4" w:space="0"/>
            </w:tcBorders>
            <w:vAlign w:val="center"/>
          </w:tcPr>
          <w:p w14:paraId="40D26E5B">
            <w:pPr>
              <w:pStyle w:val="125"/>
              <w:adjustRightInd w:val="0"/>
              <w:snapToGrid w:val="0"/>
              <w:rPr>
                <w:rFonts w:ascii="Times New Roman" w:hAnsi="Times New Roman"/>
                <w:sz w:val="18"/>
              </w:rPr>
            </w:pPr>
            <w:r>
              <w:rPr>
                <w:rFonts w:ascii="Times New Roman" w:hAnsi="Times New Roman"/>
                <w:sz w:val="18"/>
              </w:rPr>
              <w:t xml:space="preserve"> </w:t>
            </w:r>
            <w:r>
              <w:rPr>
                <w:rFonts w:hint="eastAsia" w:ascii="Times New Roman" w:hAnsi="Times New Roman"/>
                <w:sz w:val="18"/>
              </w:rPr>
              <w:t>指示模块支持应用层多帧抄读；</w:t>
            </w:r>
          </w:p>
        </w:tc>
      </w:tr>
    </w:tbl>
    <w:p w14:paraId="41B6599C">
      <w:pPr>
        <w:pStyle w:val="50"/>
      </w:pPr>
    </w:p>
    <w:p w14:paraId="701402DD">
      <w:pPr>
        <w:pStyle w:val="67"/>
      </w:pPr>
      <w:bookmarkStart w:id="1163" w:name="_Toc4623"/>
      <w:bookmarkStart w:id="1164" w:name="_Toc20219"/>
      <w:bookmarkStart w:id="1165" w:name="_Toc23298"/>
      <w:r>
        <w:t>MAC地址类型</w:t>
      </w:r>
      <w:bookmarkEnd w:id="1156"/>
      <w:bookmarkEnd w:id="1157"/>
      <w:bookmarkEnd w:id="1158"/>
      <w:bookmarkEnd w:id="1159"/>
      <w:bookmarkEnd w:id="1160"/>
      <w:bookmarkEnd w:id="1163"/>
      <w:bookmarkEnd w:id="1164"/>
      <w:bookmarkEnd w:id="1165"/>
    </w:p>
    <w:p w14:paraId="75E1EF8E">
      <w:pPr>
        <w:pStyle w:val="50"/>
      </w:pPr>
      <w:r>
        <w:t>表示关联入网时使用的MAC地址的来源，定义如</w:t>
      </w:r>
      <w:r>
        <w:fldChar w:fldCharType="begin"/>
      </w:r>
      <w:r>
        <w:instrText xml:space="preserve"> REF _Ref56764956 \h  \* MERGEFORMAT </w:instrText>
      </w:r>
      <w:r>
        <w:fldChar w:fldCharType="separate"/>
      </w:r>
      <w:r>
        <w:t>表 83</w:t>
      </w:r>
      <w:r>
        <w:fldChar w:fldCharType="end"/>
      </w:r>
      <w:r>
        <w:t>所示。</w:t>
      </w:r>
    </w:p>
    <w:p w14:paraId="45654109">
      <w:pPr>
        <w:pStyle w:val="10"/>
      </w:pPr>
      <w:bookmarkStart w:id="1166" w:name="_Ref56764956"/>
      <w:bookmarkStart w:id="1167" w:name="_Ref398997996"/>
      <w:bookmarkStart w:id="1168" w:name="_Toc399229404"/>
      <w:bookmarkStart w:id="1169" w:name="_Toc402540112"/>
      <w:bookmarkStart w:id="1170" w:name="_Toc397529190"/>
      <w:bookmarkStart w:id="1171" w:name="_Toc402984129"/>
      <w:bookmarkStart w:id="1172" w:name="_Toc399259600"/>
      <w:bookmarkStart w:id="1173" w:name="_Toc402983197"/>
      <w:bookmarkStart w:id="1174" w:name="_Toc397529858"/>
      <w:bookmarkStart w:id="1175" w:name="_Toc402983663"/>
      <w:bookmarkStart w:id="1176" w:name="_Toc399757630"/>
      <w:bookmarkStart w:id="1177" w:name="_Toc408860222"/>
      <w:bookmarkStart w:id="1178" w:name="_Toc403570640"/>
      <w:bookmarkStart w:id="1179" w:name="_Toc405476947"/>
      <w:bookmarkStart w:id="1180" w:name="_Toc405022525"/>
      <w:r>
        <w:t xml:space="preserve">表 </w:t>
      </w:r>
      <w:r>
        <w:fldChar w:fldCharType="begin"/>
      </w:r>
      <w:r>
        <w:instrText xml:space="preserve"> SEQ 表 \* ARABIC </w:instrText>
      </w:r>
      <w:r>
        <w:fldChar w:fldCharType="separate"/>
      </w:r>
      <w:r>
        <w:t>83</w:t>
      </w:r>
      <w:r>
        <w:fldChar w:fldCharType="end"/>
      </w:r>
      <w:bookmarkEnd w:id="1166"/>
      <w:r>
        <w:t xml:space="preserve"> MAC地址类型</w:t>
      </w:r>
      <w:bookmarkEnd w:id="1167"/>
      <w:bookmarkEnd w:id="1168"/>
      <w:bookmarkEnd w:id="1169"/>
      <w:bookmarkEnd w:id="1170"/>
      <w:bookmarkEnd w:id="1171"/>
      <w:bookmarkEnd w:id="1172"/>
      <w:bookmarkEnd w:id="1173"/>
      <w:bookmarkEnd w:id="1174"/>
      <w:bookmarkEnd w:id="1175"/>
      <w:bookmarkEnd w:id="1176"/>
      <w:r>
        <w:t>字段</w:t>
      </w:r>
      <w:bookmarkEnd w:id="1177"/>
      <w:bookmarkEnd w:id="1178"/>
      <w:bookmarkEnd w:id="1179"/>
      <w:bookmarkEnd w:id="1180"/>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6621"/>
      </w:tblGrid>
      <w:tr w14:paraId="7F8E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3551D5BF">
            <w:pPr>
              <w:pStyle w:val="125"/>
              <w:adjustRightInd w:val="0"/>
              <w:snapToGrid w:val="0"/>
              <w:rPr>
                <w:rFonts w:ascii="Times New Roman" w:hAnsi="Times New Roman"/>
                <w:sz w:val="18"/>
              </w:rPr>
            </w:pPr>
            <w:r>
              <w:rPr>
                <w:rFonts w:ascii="Times New Roman" w:hAnsi="Times New Roman"/>
                <w:sz w:val="18"/>
              </w:rPr>
              <w:t>值</w:t>
            </w:r>
          </w:p>
        </w:tc>
        <w:tc>
          <w:tcPr>
            <w:tcW w:w="6621" w:type="dxa"/>
            <w:vAlign w:val="center"/>
          </w:tcPr>
          <w:p w14:paraId="766B740A">
            <w:pPr>
              <w:pStyle w:val="125"/>
              <w:adjustRightInd w:val="0"/>
              <w:snapToGrid w:val="0"/>
              <w:rPr>
                <w:rFonts w:ascii="Times New Roman" w:hAnsi="Times New Roman"/>
                <w:sz w:val="18"/>
              </w:rPr>
            </w:pPr>
            <w:r>
              <w:rPr>
                <w:rFonts w:ascii="Times New Roman" w:hAnsi="Times New Roman"/>
                <w:sz w:val="18"/>
              </w:rPr>
              <w:t>定义</w:t>
            </w:r>
          </w:p>
        </w:tc>
      </w:tr>
      <w:tr w14:paraId="611B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6BF34058">
            <w:pPr>
              <w:pStyle w:val="125"/>
              <w:adjustRightInd w:val="0"/>
              <w:snapToGrid w:val="0"/>
              <w:rPr>
                <w:rFonts w:ascii="Times New Roman" w:hAnsi="Times New Roman"/>
                <w:sz w:val="18"/>
              </w:rPr>
            </w:pPr>
            <w:r>
              <w:rPr>
                <w:rFonts w:ascii="Times New Roman" w:hAnsi="Times New Roman"/>
                <w:sz w:val="18"/>
              </w:rPr>
              <w:t>0x0</w:t>
            </w:r>
          </w:p>
        </w:tc>
        <w:tc>
          <w:tcPr>
            <w:tcW w:w="6621" w:type="dxa"/>
            <w:vAlign w:val="center"/>
          </w:tcPr>
          <w:p w14:paraId="46826358">
            <w:pPr>
              <w:pStyle w:val="125"/>
              <w:adjustRightInd w:val="0"/>
              <w:snapToGrid w:val="0"/>
              <w:rPr>
                <w:rFonts w:ascii="Times New Roman" w:hAnsi="Times New Roman"/>
                <w:sz w:val="18"/>
              </w:rPr>
            </w:pPr>
            <w:r>
              <w:rPr>
                <w:rFonts w:ascii="Times New Roman" w:hAnsi="Times New Roman"/>
                <w:sz w:val="18"/>
              </w:rPr>
              <w:t>电能表地址作为入网MAC地址，应用于电表场景；</w:t>
            </w:r>
          </w:p>
        </w:tc>
      </w:tr>
      <w:tr w14:paraId="02CB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2363F88F">
            <w:pPr>
              <w:pStyle w:val="125"/>
              <w:adjustRightInd w:val="0"/>
              <w:snapToGrid w:val="0"/>
              <w:rPr>
                <w:rFonts w:ascii="Times New Roman" w:hAnsi="Times New Roman"/>
                <w:sz w:val="18"/>
              </w:rPr>
            </w:pPr>
            <w:r>
              <w:rPr>
                <w:rFonts w:ascii="Times New Roman" w:hAnsi="Times New Roman"/>
                <w:sz w:val="18"/>
              </w:rPr>
              <w:t>0x1</w:t>
            </w:r>
          </w:p>
        </w:tc>
        <w:tc>
          <w:tcPr>
            <w:tcW w:w="6621" w:type="dxa"/>
            <w:vAlign w:val="center"/>
          </w:tcPr>
          <w:p w14:paraId="51C8F041">
            <w:pPr>
              <w:pStyle w:val="125"/>
              <w:adjustRightInd w:val="0"/>
              <w:snapToGrid w:val="0"/>
              <w:rPr>
                <w:rFonts w:ascii="Times New Roman" w:hAnsi="Times New Roman"/>
                <w:sz w:val="18"/>
              </w:rPr>
            </w:pPr>
            <w:r>
              <w:rPr>
                <w:rFonts w:ascii="Times New Roman" w:hAnsi="Times New Roman"/>
                <w:sz w:val="18"/>
              </w:rPr>
              <w:t>通信模块本身的MAC地址作为入网MAC地址，应用于其他异常场景，如获取电表地址失败。</w:t>
            </w:r>
          </w:p>
        </w:tc>
      </w:tr>
      <w:tr w14:paraId="1E6C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3A38D978">
            <w:pPr>
              <w:pStyle w:val="125"/>
              <w:adjustRightInd w:val="0"/>
              <w:snapToGrid w:val="0"/>
              <w:rPr>
                <w:rFonts w:ascii="Times New Roman" w:hAnsi="Times New Roman"/>
                <w:sz w:val="18"/>
              </w:rPr>
            </w:pPr>
            <w:r>
              <w:rPr>
                <w:rFonts w:ascii="Times New Roman" w:hAnsi="Times New Roman"/>
                <w:sz w:val="18"/>
              </w:rPr>
              <w:t>0x2</w:t>
            </w:r>
          </w:p>
        </w:tc>
        <w:tc>
          <w:tcPr>
            <w:tcW w:w="6621" w:type="dxa"/>
            <w:vAlign w:val="center"/>
          </w:tcPr>
          <w:p w14:paraId="66B1837A">
            <w:pPr>
              <w:pStyle w:val="125"/>
              <w:adjustRightInd w:val="0"/>
              <w:snapToGrid w:val="0"/>
              <w:rPr>
                <w:rFonts w:ascii="Times New Roman" w:hAnsi="Times New Roman"/>
                <w:sz w:val="18"/>
              </w:rPr>
            </w:pPr>
            <w:r>
              <w:rPr>
                <w:rFonts w:ascii="Times New Roman" w:hAnsi="Times New Roman"/>
                <w:sz w:val="18"/>
              </w:rPr>
              <w:t>采集器地址作为入网MAC地址，应用于I型采集器及II型采集器场景。</w:t>
            </w:r>
          </w:p>
        </w:tc>
      </w:tr>
    </w:tbl>
    <w:p w14:paraId="5C72ED3C">
      <w:pPr>
        <w:pStyle w:val="67"/>
      </w:pPr>
      <w:bookmarkStart w:id="1181" w:name="_Toc397528813"/>
      <w:bookmarkStart w:id="1182" w:name="_Toc403570208"/>
      <w:bookmarkStart w:id="1183" w:name="_Toc399228915"/>
      <w:bookmarkStart w:id="1184" w:name="_Toc397529481"/>
      <w:bookmarkStart w:id="1185" w:name="_Toc408859814"/>
      <w:r>
        <w:rPr>
          <w:rFonts w:hint="eastAsia"/>
        </w:rPr>
        <w:t>模块类型</w:t>
      </w:r>
    </w:p>
    <w:p w14:paraId="38507861">
      <w:pPr>
        <w:pStyle w:val="50"/>
      </w:pPr>
      <w:r>
        <w:rPr>
          <w:rFonts w:hint="eastAsia"/>
        </w:rPr>
        <w:t>表示发送关联请求站点通信模块的类型，定义如</w:t>
      </w:r>
      <w:r>
        <w:rPr>
          <w:rFonts w:hint="eastAsia"/>
        </w:rPr>
        <w:fldChar w:fldCharType="begin"/>
      </w:r>
      <w:r>
        <w:rPr>
          <w:rFonts w:hint="eastAsia"/>
        </w:rPr>
        <w:instrText xml:space="preserve"> REF _Ref24124 \h </w:instrText>
      </w:r>
      <w:r>
        <w:instrText xml:space="preserve"> \* MERGEFORMAT </w:instrText>
      </w:r>
      <w:r>
        <w:rPr>
          <w:rFonts w:hint="eastAsia"/>
        </w:rPr>
        <w:fldChar w:fldCharType="separate"/>
      </w:r>
      <w:r>
        <w:t>表 84</w:t>
      </w:r>
      <w:r>
        <w:rPr>
          <w:rFonts w:hint="eastAsia"/>
        </w:rPr>
        <w:fldChar w:fldCharType="end"/>
      </w:r>
      <w:r>
        <w:rPr>
          <w:rFonts w:hint="eastAsia"/>
        </w:rPr>
        <w:t>所示。</w:t>
      </w:r>
    </w:p>
    <w:p w14:paraId="4F96B2E8">
      <w:pPr>
        <w:pStyle w:val="10"/>
      </w:pPr>
      <w:bookmarkStart w:id="1186" w:name="_Ref24124"/>
      <w:bookmarkStart w:id="1187" w:name="_Ref46151145"/>
      <w:r>
        <w:t xml:space="preserve">表 </w:t>
      </w:r>
      <w:r>
        <w:fldChar w:fldCharType="begin"/>
      </w:r>
      <w:r>
        <w:instrText xml:space="preserve"> SEQ 表 \* ARABIC </w:instrText>
      </w:r>
      <w:r>
        <w:fldChar w:fldCharType="separate"/>
      </w:r>
      <w:r>
        <w:t>84</w:t>
      </w:r>
      <w:r>
        <w:fldChar w:fldCharType="end"/>
      </w:r>
      <w:bookmarkEnd w:id="1186"/>
      <w:r>
        <w:rPr>
          <w:rFonts w:hint="eastAsia"/>
        </w:rPr>
        <w:t xml:space="preserve"> </w:t>
      </w:r>
      <w:r>
        <w:t>模块类型值</w:t>
      </w:r>
      <w:bookmarkEnd w:id="1187"/>
    </w:p>
    <w:tbl>
      <w:tblPr>
        <w:tblStyle w:val="31"/>
        <w:tblW w:w="0" w:type="auto"/>
        <w:tblInd w:w="8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3"/>
        <w:gridCol w:w="6237"/>
      </w:tblGrid>
      <w:tr w14:paraId="56503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43" w:type="dxa"/>
          </w:tcPr>
          <w:p w14:paraId="47809B3D">
            <w:pPr>
              <w:pStyle w:val="125"/>
              <w:adjustRightInd w:val="0"/>
              <w:snapToGrid w:val="0"/>
              <w:rPr>
                <w:rFonts w:ascii="Times New Roman" w:hAnsi="Times New Roman"/>
                <w:sz w:val="18"/>
              </w:rPr>
            </w:pPr>
            <w:r>
              <w:rPr>
                <w:rFonts w:ascii="Times New Roman" w:hAnsi="Times New Roman"/>
                <w:sz w:val="18"/>
              </w:rPr>
              <w:t>值</w:t>
            </w:r>
          </w:p>
        </w:tc>
        <w:tc>
          <w:tcPr>
            <w:tcW w:w="6237" w:type="dxa"/>
          </w:tcPr>
          <w:p w14:paraId="3EA89313">
            <w:pPr>
              <w:pStyle w:val="125"/>
              <w:adjustRightInd w:val="0"/>
              <w:snapToGrid w:val="0"/>
              <w:rPr>
                <w:rFonts w:ascii="Times New Roman" w:hAnsi="Times New Roman"/>
                <w:sz w:val="18"/>
              </w:rPr>
            </w:pPr>
            <w:r>
              <w:rPr>
                <w:rFonts w:ascii="Times New Roman" w:hAnsi="Times New Roman"/>
                <w:sz w:val="18"/>
              </w:rPr>
              <w:t>定义</w:t>
            </w:r>
          </w:p>
        </w:tc>
      </w:tr>
      <w:tr w14:paraId="68EC0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43" w:type="dxa"/>
          </w:tcPr>
          <w:p w14:paraId="21E39517">
            <w:pPr>
              <w:pStyle w:val="125"/>
              <w:adjustRightInd w:val="0"/>
              <w:snapToGrid w:val="0"/>
              <w:rPr>
                <w:rFonts w:ascii="Times New Roman" w:hAnsi="Times New Roman"/>
                <w:sz w:val="18"/>
              </w:rPr>
            </w:pPr>
            <w:r>
              <w:rPr>
                <w:rFonts w:ascii="Times New Roman" w:hAnsi="Times New Roman"/>
                <w:sz w:val="18"/>
              </w:rPr>
              <w:t>0</w:t>
            </w:r>
          </w:p>
        </w:tc>
        <w:tc>
          <w:tcPr>
            <w:tcW w:w="6237" w:type="dxa"/>
          </w:tcPr>
          <w:p w14:paraId="7D526479">
            <w:pPr>
              <w:pStyle w:val="125"/>
              <w:adjustRightInd w:val="0"/>
              <w:snapToGrid w:val="0"/>
              <w:rPr>
                <w:rFonts w:ascii="Times New Roman" w:hAnsi="Times New Roman"/>
                <w:sz w:val="18"/>
              </w:rPr>
            </w:pPr>
            <w:r>
              <w:rPr>
                <w:rFonts w:hint="eastAsia" w:ascii="Times New Roman" w:hAnsi="Times New Roman"/>
                <w:sz w:val="18"/>
              </w:rPr>
              <w:t>H</w:t>
            </w:r>
            <w:r>
              <w:rPr>
                <w:rFonts w:ascii="Times New Roman" w:hAnsi="Times New Roman"/>
                <w:sz w:val="18"/>
              </w:rPr>
              <w:t>PLC</w:t>
            </w:r>
            <w:r>
              <w:rPr>
                <w:rFonts w:hint="eastAsia" w:ascii="Times New Roman" w:hAnsi="Times New Roman"/>
                <w:sz w:val="18"/>
              </w:rPr>
              <w:t>单模</w:t>
            </w:r>
            <w:r>
              <w:rPr>
                <w:rFonts w:ascii="Times New Roman" w:hAnsi="Times New Roman"/>
                <w:sz w:val="18"/>
              </w:rPr>
              <w:t>模块</w:t>
            </w:r>
          </w:p>
        </w:tc>
      </w:tr>
      <w:tr w14:paraId="13B03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43" w:type="dxa"/>
          </w:tcPr>
          <w:p w14:paraId="5F397ACD">
            <w:pPr>
              <w:pStyle w:val="125"/>
              <w:adjustRightInd w:val="0"/>
              <w:snapToGrid w:val="0"/>
              <w:rPr>
                <w:rFonts w:ascii="Times New Roman" w:hAnsi="Times New Roman"/>
                <w:sz w:val="18"/>
              </w:rPr>
            </w:pPr>
            <w:r>
              <w:rPr>
                <w:rFonts w:hint="eastAsia" w:ascii="Times New Roman" w:hAnsi="Times New Roman"/>
                <w:sz w:val="18"/>
              </w:rPr>
              <w:t>1</w:t>
            </w:r>
          </w:p>
        </w:tc>
        <w:tc>
          <w:tcPr>
            <w:tcW w:w="6237" w:type="dxa"/>
          </w:tcPr>
          <w:p w14:paraId="0EC78F9C">
            <w:pPr>
              <w:pStyle w:val="125"/>
              <w:adjustRightInd w:val="0"/>
              <w:snapToGrid w:val="0"/>
              <w:rPr>
                <w:rFonts w:ascii="Times New Roman" w:hAnsi="Times New Roman"/>
                <w:sz w:val="18"/>
              </w:rPr>
            </w:pPr>
            <w:r>
              <w:rPr>
                <w:rFonts w:hint="eastAsia" w:ascii="Times New Roman" w:hAnsi="Times New Roman"/>
                <w:sz w:val="18"/>
              </w:rPr>
              <w:t>双模HPLC和RF模块</w:t>
            </w:r>
          </w:p>
        </w:tc>
      </w:tr>
      <w:tr w14:paraId="26A66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43" w:type="dxa"/>
          </w:tcPr>
          <w:p w14:paraId="215779C1">
            <w:pPr>
              <w:pStyle w:val="125"/>
              <w:adjustRightInd w:val="0"/>
              <w:snapToGrid w:val="0"/>
              <w:rPr>
                <w:rFonts w:ascii="Times New Roman" w:hAnsi="Times New Roman"/>
                <w:sz w:val="18"/>
              </w:rPr>
            </w:pPr>
            <w:r>
              <w:rPr>
                <w:rFonts w:ascii="Times New Roman" w:hAnsi="Times New Roman"/>
                <w:sz w:val="18"/>
              </w:rPr>
              <w:t>2</w:t>
            </w:r>
          </w:p>
        </w:tc>
        <w:tc>
          <w:tcPr>
            <w:tcW w:w="6237" w:type="dxa"/>
          </w:tcPr>
          <w:p w14:paraId="4ED921BD">
            <w:pPr>
              <w:pStyle w:val="125"/>
              <w:adjustRightInd w:val="0"/>
              <w:snapToGrid w:val="0"/>
              <w:rPr>
                <w:rFonts w:ascii="Times New Roman" w:hAnsi="Times New Roman"/>
                <w:sz w:val="18"/>
              </w:rPr>
            </w:pPr>
            <w:r>
              <w:rPr>
                <w:rFonts w:hint="eastAsia" w:ascii="Times New Roman" w:hAnsi="Times New Roman"/>
                <w:sz w:val="18"/>
              </w:rPr>
              <w:t>无线</w:t>
            </w:r>
            <w:r>
              <w:rPr>
                <w:rFonts w:ascii="Times New Roman" w:hAnsi="Times New Roman"/>
                <w:sz w:val="18"/>
              </w:rPr>
              <w:t>单模模块</w:t>
            </w:r>
          </w:p>
        </w:tc>
      </w:tr>
    </w:tbl>
    <w:p w14:paraId="150AB797">
      <w:pPr>
        <w:pStyle w:val="50"/>
      </w:pPr>
    </w:p>
    <w:p w14:paraId="0BBEBEC4">
      <w:pPr>
        <w:pStyle w:val="67"/>
      </w:pPr>
      <w:bookmarkStart w:id="1188" w:name="_Toc25961"/>
      <w:bookmarkStart w:id="1189" w:name="_Toc19914"/>
      <w:bookmarkStart w:id="1190" w:name="_Toc22547"/>
      <w:r>
        <w:t>站点关联随机数</w:t>
      </w:r>
      <w:bookmarkEnd w:id="1181"/>
      <w:bookmarkEnd w:id="1182"/>
      <w:bookmarkEnd w:id="1183"/>
      <w:bookmarkEnd w:id="1184"/>
      <w:bookmarkEnd w:id="1185"/>
      <w:bookmarkEnd w:id="1188"/>
      <w:bookmarkEnd w:id="1189"/>
      <w:bookmarkEnd w:id="1190"/>
    </w:p>
    <w:p w14:paraId="1B3470F5">
      <w:pPr>
        <w:pStyle w:val="50"/>
      </w:pPr>
      <w:r>
        <w:t>表示模块关联入网的随机数，设备出厂后，初次上电时会自动获取一个32比特的随机值作为关联随机数，后续掉电后再上电，不再重新获取。</w:t>
      </w:r>
    </w:p>
    <w:p w14:paraId="7F19EE2B">
      <w:pPr>
        <w:pStyle w:val="67"/>
      </w:pPr>
      <w:bookmarkStart w:id="1191" w:name="_Toc3793"/>
      <w:bookmarkStart w:id="1192" w:name="_Toc399228916"/>
      <w:bookmarkStart w:id="1193" w:name="_Toc26279"/>
      <w:bookmarkStart w:id="1194" w:name="_Toc397528814"/>
      <w:bookmarkStart w:id="1195" w:name="_Toc27300"/>
      <w:bookmarkStart w:id="1196" w:name="_Toc408859815"/>
      <w:bookmarkStart w:id="1197" w:name="_Toc403570209"/>
      <w:bookmarkStart w:id="1198" w:name="_Toc397529482"/>
      <w:r>
        <w:t>版本信息</w:t>
      </w:r>
      <w:bookmarkEnd w:id="1191"/>
      <w:bookmarkEnd w:id="1192"/>
      <w:bookmarkEnd w:id="1193"/>
      <w:bookmarkEnd w:id="1194"/>
      <w:bookmarkEnd w:id="1195"/>
      <w:bookmarkEnd w:id="1196"/>
      <w:bookmarkEnd w:id="1197"/>
      <w:bookmarkEnd w:id="1198"/>
    </w:p>
    <w:p w14:paraId="6F9E9B50">
      <w:pPr>
        <w:pStyle w:val="50"/>
        <w:rPr>
          <w:rStyle w:val="51"/>
        </w:rPr>
      </w:pPr>
      <w:r>
        <w:t>表</w:t>
      </w:r>
      <w:r>
        <w:rPr>
          <w:rStyle w:val="51"/>
        </w:rPr>
        <w:t>示站点的软硬件版本信息，定义如</w:t>
      </w:r>
      <w:r>
        <w:rPr>
          <w:rStyle w:val="51"/>
        </w:rPr>
        <w:fldChar w:fldCharType="begin"/>
      </w:r>
      <w:r>
        <w:rPr>
          <w:rStyle w:val="51"/>
        </w:rPr>
        <w:instrText xml:space="preserve"> REF _Ref56764970 \h  \* MERGEFORMAT </w:instrText>
      </w:r>
      <w:r>
        <w:rPr>
          <w:rStyle w:val="51"/>
        </w:rPr>
        <w:fldChar w:fldCharType="separate"/>
      </w:r>
      <w:r>
        <w:rPr>
          <w:rStyle w:val="51"/>
        </w:rPr>
        <w:t>表 85</w:t>
      </w:r>
      <w:r>
        <w:rPr>
          <w:rStyle w:val="51"/>
        </w:rPr>
        <w:fldChar w:fldCharType="end"/>
      </w:r>
      <w:r>
        <w:rPr>
          <w:rStyle w:val="51"/>
        </w:rPr>
        <w:t>所示。</w:t>
      </w:r>
    </w:p>
    <w:p w14:paraId="0B87B4FC">
      <w:pPr>
        <w:pStyle w:val="10"/>
      </w:pPr>
      <w:bookmarkStart w:id="1199" w:name="_Ref56764970"/>
      <w:bookmarkStart w:id="1200" w:name="_Toc402983198"/>
      <w:bookmarkStart w:id="1201" w:name="_Toc399229405"/>
      <w:bookmarkStart w:id="1202" w:name="_Ref398998037"/>
      <w:bookmarkStart w:id="1203" w:name="_Toc399757631"/>
      <w:bookmarkStart w:id="1204" w:name="_Toc397529859"/>
      <w:bookmarkStart w:id="1205" w:name="_Toc397529191"/>
      <w:bookmarkStart w:id="1206" w:name="_Toc402984130"/>
      <w:bookmarkStart w:id="1207" w:name="_Toc399259601"/>
      <w:bookmarkStart w:id="1208" w:name="_Toc402540113"/>
      <w:bookmarkStart w:id="1209" w:name="_Toc402983664"/>
      <w:bookmarkStart w:id="1210" w:name="_Toc408860223"/>
      <w:bookmarkStart w:id="1211" w:name="_Toc403570641"/>
      <w:bookmarkStart w:id="1212" w:name="_Toc405476948"/>
      <w:bookmarkStart w:id="1213" w:name="_Toc405022526"/>
      <w:r>
        <w:t xml:space="preserve">表 </w:t>
      </w:r>
      <w:r>
        <w:fldChar w:fldCharType="begin"/>
      </w:r>
      <w:r>
        <w:instrText xml:space="preserve"> SEQ 表 \* ARABIC </w:instrText>
      </w:r>
      <w:r>
        <w:fldChar w:fldCharType="separate"/>
      </w:r>
      <w:r>
        <w:t>85</w:t>
      </w:r>
      <w:r>
        <w:fldChar w:fldCharType="end"/>
      </w:r>
      <w:bookmarkEnd w:id="1199"/>
      <w:r>
        <w:t xml:space="preserve"> 站点版本信息</w:t>
      </w:r>
      <w:bookmarkEnd w:id="1200"/>
      <w:bookmarkEnd w:id="1201"/>
      <w:bookmarkEnd w:id="1202"/>
      <w:bookmarkEnd w:id="1203"/>
      <w:bookmarkEnd w:id="1204"/>
      <w:bookmarkEnd w:id="1205"/>
      <w:bookmarkEnd w:id="1206"/>
      <w:bookmarkEnd w:id="1207"/>
      <w:bookmarkEnd w:id="1208"/>
      <w:bookmarkEnd w:id="1209"/>
      <w:r>
        <w:t>字段</w:t>
      </w:r>
      <w:bookmarkEnd w:id="1210"/>
      <w:bookmarkEnd w:id="1211"/>
      <w:bookmarkEnd w:id="1212"/>
      <w:bookmarkEnd w:id="1213"/>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2"/>
        <w:gridCol w:w="2118"/>
        <w:gridCol w:w="2119"/>
      </w:tblGrid>
      <w:tr w14:paraId="2D875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2" w:type="dxa"/>
            <w:vAlign w:val="center"/>
          </w:tcPr>
          <w:p w14:paraId="1ED34194">
            <w:pPr>
              <w:pStyle w:val="125"/>
              <w:adjustRightInd w:val="0"/>
              <w:snapToGrid w:val="0"/>
              <w:rPr>
                <w:rFonts w:ascii="Times New Roman" w:hAnsi="Times New Roman"/>
                <w:sz w:val="18"/>
              </w:rPr>
            </w:pPr>
            <w:r>
              <w:rPr>
                <w:rFonts w:ascii="Times New Roman" w:hAnsi="Times New Roman"/>
                <w:sz w:val="18"/>
              </w:rPr>
              <w:t>字段</w:t>
            </w:r>
          </w:p>
        </w:tc>
        <w:tc>
          <w:tcPr>
            <w:tcW w:w="2118" w:type="dxa"/>
            <w:vAlign w:val="center"/>
          </w:tcPr>
          <w:p w14:paraId="53BC864D">
            <w:pPr>
              <w:pStyle w:val="125"/>
              <w:adjustRightInd w:val="0"/>
              <w:snapToGrid w:val="0"/>
              <w:rPr>
                <w:rFonts w:ascii="Times New Roman" w:hAnsi="Times New Roman"/>
                <w:sz w:val="18"/>
              </w:rPr>
            </w:pPr>
            <w:r>
              <w:rPr>
                <w:rFonts w:ascii="Times New Roman" w:hAnsi="Times New Roman"/>
                <w:sz w:val="18"/>
              </w:rPr>
              <w:t>字节号</w:t>
            </w:r>
          </w:p>
        </w:tc>
        <w:tc>
          <w:tcPr>
            <w:tcW w:w="2119" w:type="dxa"/>
            <w:vAlign w:val="center"/>
          </w:tcPr>
          <w:p w14:paraId="0ABE1FA2">
            <w:pPr>
              <w:pStyle w:val="125"/>
              <w:adjustRightInd w:val="0"/>
              <w:snapToGrid w:val="0"/>
              <w:rPr>
                <w:rFonts w:ascii="Times New Roman" w:hAnsi="Times New Roman"/>
                <w:sz w:val="18"/>
              </w:rPr>
            </w:pPr>
            <w:r>
              <w:rPr>
                <w:rFonts w:ascii="Times New Roman" w:hAnsi="Times New Roman"/>
                <w:sz w:val="18"/>
              </w:rPr>
              <w:t>字段大小(字节)</w:t>
            </w:r>
          </w:p>
        </w:tc>
      </w:tr>
      <w:tr w14:paraId="1183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2" w:type="dxa"/>
            <w:vAlign w:val="center"/>
          </w:tcPr>
          <w:p w14:paraId="03E378D5">
            <w:pPr>
              <w:pStyle w:val="125"/>
              <w:adjustRightInd w:val="0"/>
              <w:snapToGrid w:val="0"/>
              <w:rPr>
                <w:rFonts w:ascii="Times New Roman" w:hAnsi="Times New Roman"/>
                <w:sz w:val="18"/>
              </w:rPr>
            </w:pPr>
            <w:r>
              <w:rPr>
                <w:rFonts w:ascii="Times New Roman" w:hAnsi="Times New Roman"/>
                <w:sz w:val="18"/>
              </w:rPr>
              <w:t>系统启动原因</w:t>
            </w:r>
          </w:p>
        </w:tc>
        <w:tc>
          <w:tcPr>
            <w:tcW w:w="2118" w:type="dxa"/>
            <w:vAlign w:val="center"/>
          </w:tcPr>
          <w:p w14:paraId="4A76A243">
            <w:pPr>
              <w:pStyle w:val="125"/>
              <w:adjustRightInd w:val="0"/>
              <w:snapToGrid w:val="0"/>
              <w:rPr>
                <w:rFonts w:ascii="Times New Roman" w:hAnsi="Times New Roman"/>
                <w:sz w:val="18"/>
              </w:rPr>
            </w:pPr>
            <w:r>
              <w:rPr>
                <w:rFonts w:ascii="Times New Roman" w:hAnsi="Times New Roman"/>
                <w:sz w:val="18"/>
              </w:rPr>
              <w:t>0</w:t>
            </w:r>
          </w:p>
        </w:tc>
        <w:tc>
          <w:tcPr>
            <w:tcW w:w="2119" w:type="dxa"/>
            <w:vAlign w:val="center"/>
          </w:tcPr>
          <w:p w14:paraId="45CAC063">
            <w:pPr>
              <w:pStyle w:val="125"/>
              <w:adjustRightInd w:val="0"/>
              <w:snapToGrid w:val="0"/>
              <w:rPr>
                <w:rFonts w:ascii="Times New Roman" w:hAnsi="Times New Roman"/>
                <w:sz w:val="18"/>
              </w:rPr>
            </w:pPr>
            <w:r>
              <w:rPr>
                <w:rFonts w:ascii="Times New Roman" w:hAnsi="Times New Roman"/>
                <w:sz w:val="18"/>
              </w:rPr>
              <w:t>1</w:t>
            </w:r>
          </w:p>
        </w:tc>
      </w:tr>
      <w:tr w14:paraId="68CCE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2" w:type="dxa"/>
            <w:vAlign w:val="center"/>
          </w:tcPr>
          <w:p w14:paraId="2A468E55">
            <w:pPr>
              <w:pStyle w:val="125"/>
              <w:adjustRightInd w:val="0"/>
              <w:snapToGrid w:val="0"/>
              <w:rPr>
                <w:rFonts w:ascii="Times New Roman" w:hAnsi="Times New Roman"/>
                <w:sz w:val="18"/>
              </w:rPr>
            </w:pPr>
            <w:r>
              <w:rPr>
                <w:rFonts w:ascii="Times New Roman" w:hAnsi="Times New Roman"/>
                <w:sz w:val="18"/>
              </w:rPr>
              <w:t>BOOT版本号</w:t>
            </w:r>
          </w:p>
        </w:tc>
        <w:tc>
          <w:tcPr>
            <w:tcW w:w="2118" w:type="dxa"/>
            <w:vAlign w:val="center"/>
          </w:tcPr>
          <w:p w14:paraId="611B05C4">
            <w:pPr>
              <w:pStyle w:val="125"/>
              <w:adjustRightInd w:val="0"/>
              <w:snapToGrid w:val="0"/>
              <w:rPr>
                <w:rFonts w:ascii="Times New Roman" w:hAnsi="Times New Roman"/>
                <w:sz w:val="18"/>
              </w:rPr>
            </w:pPr>
            <w:r>
              <w:rPr>
                <w:rFonts w:ascii="Times New Roman" w:hAnsi="Times New Roman"/>
                <w:sz w:val="18"/>
              </w:rPr>
              <w:t>1</w:t>
            </w:r>
          </w:p>
        </w:tc>
        <w:tc>
          <w:tcPr>
            <w:tcW w:w="2119" w:type="dxa"/>
            <w:vAlign w:val="center"/>
          </w:tcPr>
          <w:p w14:paraId="33465C05">
            <w:pPr>
              <w:pStyle w:val="125"/>
              <w:adjustRightInd w:val="0"/>
              <w:snapToGrid w:val="0"/>
              <w:rPr>
                <w:rFonts w:ascii="Times New Roman" w:hAnsi="Times New Roman"/>
                <w:sz w:val="18"/>
              </w:rPr>
            </w:pPr>
            <w:r>
              <w:rPr>
                <w:rFonts w:ascii="Times New Roman" w:hAnsi="Times New Roman"/>
                <w:sz w:val="18"/>
              </w:rPr>
              <w:t>1</w:t>
            </w:r>
          </w:p>
        </w:tc>
      </w:tr>
      <w:tr w14:paraId="3D54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2" w:type="dxa"/>
            <w:vAlign w:val="center"/>
          </w:tcPr>
          <w:p w14:paraId="68D029CF">
            <w:pPr>
              <w:pStyle w:val="125"/>
              <w:adjustRightInd w:val="0"/>
              <w:snapToGrid w:val="0"/>
              <w:rPr>
                <w:rFonts w:ascii="Times New Roman" w:hAnsi="Times New Roman"/>
                <w:sz w:val="18"/>
              </w:rPr>
            </w:pPr>
            <w:r>
              <w:rPr>
                <w:rFonts w:ascii="Times New Roman" w:hAnsi="Times New Roman"/>
                <w:sz w:val="18"/>
              </w:rPr>
              <w:t>软件版本号</w:t>
            </w:r>
          </w:p>
        </w:tc>
        <w:tc>
          <w:tcPr>
            <w:tcW w:w="2118" w:type="dxa"/>
            <w:vAlign w:val="center"/>
          </w:tcPr>
          <w:p w14:paraId="0C21AF31">
            <w:pPr>
              <w:pStyle w:val="125"/>
              <w:adjustRightInd w:val="0"/>
              <w:snapToGrid w:val="0"/>
              <w:rPr>
                <w:rFonts w:ascii="Times New Roman" w:hAnsi="Times New Roman"/>
                <w:sz w:val="18"/>
              </w:rPr>
            </w:pPr>
            <w:r>
              <w:rPr>
                <w:rFonts w:ascii="Times New Roman" w:hAnsi="Times New Roman"/>
                <w:sz w:val="18"/>
              </w:rPr>
              <w:t>2-3</w:t>
            </w:r>
          </w:p>
        </w:tc>
        <w:tc>
          <w:tcPr>
            <w:tcW w:w="2119" w:type="dxa"/>
            <w:vAlign w:val="center"/>
          </w:tcPr>
          <w:p w14:paraId="664B4166">
            <w:pPr>
              <w:pStyle w:val="125"/>
              <w:adjustRightInd w:val="0"/>
              <w:snapToGrid w:val="0"/>
              <w:rPr>
                <w:rFonts w:ascii="Times New Roman" w:hAnsi="Times New Roman"/>
                <w:sz w:val="18"/>
              </w:rPr>
            </w:pPr>
            <w:r>
              <w:rPr>
                <w:rFonts w:ascii="Times New Roman" w:hAnsi="Times New Roman"/>
                <w:sz w:val="18"/>
              </w:rPr>
              <w:t>2</w:t>
            </w:r>
          </w:p>
        </w:tc>
      </w:tr>
      <w:tr w14:paraId="08A9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2" w:type="dxa"/>
            <w:vAlign w:val="center"/>
          </w:tcPr>
          <w:p w14:paraId="1B048548">
            <w:pPr>
              <w:pStyle w:val="125"/>
              <w:adjustRightInd w:val="0"/>
              <w:snapToGrid w:val="0"/>
              <w:rPr>
                <w:rFonts w:ascii="Times New Roman" w:hAnsi="Times New Roman"/>
                <w:sz w:val="18"/>
              </w:rPr>
            </w:pPr>
            <w:r>
              <w:rPr>
                <w:rFonts w:ascii="Times New Roman" w:hAnsi="Times New Roman"/>
                <w:sz w:val="18"/>
              </w:rPr>
              <w:t>版本时间</w:t>
            </w:r>
          </w:p>
        </w:tc>
        <w:tc>
          <w:tcPr>
            <w:tcW w:w="2118" w:type="dxa"/>
            <w:vAlign w:val="center"/>
          </w:tcPr>
          <w:p w14:paraId="57503CBF">
            <w:pPr>
              <w:pStyle w:val="125"/>
              <w:adjustRightInd w:val="0"/>
              <w:snapToGrid w:val="0"/>
              <w:rPr>
                <w:rFonts w:ascii="Times New Roman" w:hAnsi="Times New Roman"/>
                <w:sz w:val="18"/>
              </w:rPr>
            </w:pPr>
            <w:r>
              <w:rPr>
                <w:rFonts w:ascii="Times New Roman" w:hAnsi="Times New Roman"/>
                <w:sz w:val="18"/>
              </w:rPr>
              <w:t>4-5</w:t>
            </w:r>
          </w:p>
        </w:tc>
        <w:tc>
          <w:tcPr>
            <w:tcW w:w="2119" w:type="dxa"/>
            <w:vAlign w:val="center"/>
          </w:tcPr>
          <w:p w14:paraId="495E325A">
            <w:pPr>
              <w:pStyle w:val="125"/>
              <w:adjustRightInd w:val="0"/>
              <w:snapToGrid w:val="0"/>
              <w:rPr>
                <w:rFonts w:ascii="Times New Roman" w:hAnsi="Times New Roman"/>
                <w:sz w:val="18"/>
              </w:rPr>
            </w:pPr>
            <w:r>
              <w:rPr>
                <w:rFonts w:ascii="Times New Roman" w:hAnsi="Times New Roman"/>
                <w:sz w:val="18"/>
              </w:rPr>
              <w:t>2</w:t>
            </w:r>
          </w:p>
        </w:tc>
      </w:tr>
      <w:tr w14:paraId="1400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2" w:type="dxa"/>
            <w:vAlign w:val="center"/>
          </w:tcPr>
          <w:p w14:paraId="1F11BF16">
            <w:pPr>
              <w:pStyle w:val="125"/>
              <w:adjustRightInd w:val="0"/>
              <w:snapToGrid w:val="0"/>
              <w:rPr>
                <w:rFonts w:ascii="Times New Roman" w:hAnsi="Times New Roman"/>
                <w:sz w:val="18"/>
              </w:rPr>
            </w:pPr>
            <w:r>
              <w:rPr>
                <w:rFonts w:ascii="Times New Roman" w:hAnsi="Times New Roman"/>
                <w:sz w:val="18"/>
              </w:rPr>
              <w:t>厂商代码</w:t>
            </w:r>
          </w:p>
        </w:tc>
        <w:tc>
          <w:tcPr>
            <w:tcW w:w="2118" w:type="dxa"/>
            <w:vAlign w:val="center"/>
          </w:tcPr>
          <w:p w14:paraId="0F931382">
            <w:pPr>
              <w:pStyle w:val="125"/>
              <w:adjustRightInd w:val="0"/>
              <w:snapToGrid w:val="0"/>
              <w:rPr>
                <w:rFonts w:ascii="Times New Roman" w:hAnsi="Times New Roman"/>
                <w:sz w:val="18"/>
              </w:rPr>
            </w:pPr>
            <w:r>
              <w:rPr>
                <w:rFonts w:ascii="Times New Roman" w:hAnsi="Times New Roman"/>
                <w:sz w:val="18"/>
              </w:rPr>
              <w:t>6-7</w:t>
            </w:r>
          </w:p>
        </w:tc>
        <w:tc>
          <w:tcPr>
            <w:tcW w:w="2119" w:type="dxa"/>
            <w:vAlign w:val="center"/>
          </w:tcPr>
          <w:p w14:paraId="061F948A">
            <w:pPr>
              <w:pStyle w:val="125"/>
              <w:adjustRightInd w:val="0"/>
              <w:snapToGrid w:val="0"/>
              <w:rPr>
                <w:rFonts w:ascii="Times New Roman" w:hAnsi="Times New Roman"/>
                <w:sz w:val="18"/>
              </w:rPr>
            </w:pPr>
            <w:r>
              <w:rPr>
                <w:rFonts w:ascii="Times New Roman" w:hAnsi="Times New Roman"/>
                <w:sz w:val="18"/>
              </w:rPr>
              <w:t>2</w:t>
            </w:r>
          </w:p>
        </w:tc>
      </w:tr>
      <w:tr w14:paraId="2046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42" w:type="dxa"/>
            <w:vAlign w:val="center"/>
          </w:tcPr>
          <w:p w14:paraId="59BB0F2F">
            <w:pPr>
              <w:pStyle w:val="125"/>
              <w:adjustRightInd w:val="0"/>
              <w:snapToGrid w:val="0"/>
              <w:rPr>
                <w:rFonts w:ascii="Times New Roman" w:hAnsi="Times New Roman"/>
                <w:sz w:val="18"/>
              </w:rPr>
            </w:pPr>
            <w:r>
              <w:rPr>
                <w:rFonts w:ascii="Times New Roman" w:hAnsi="Times New Roman"/>
                <w:sz w:val="18"/>
              </w:rPr>
              <w:t>芯片代码</w:t>
            </w:r>
          </w:p>
        </w:tc>
        <w:tc>
          <w:tcPr>
            <w:tcW w:w="2118" w:type="dxa"/>
            <w:vAlign w:val="center"/>
          </w:tcPr>
          <w:p w14:paraId="76DBD599">
            <w:pPr>
              <w:pStyle w:val="125"/>
              <w:adjustRightInd w:val="0"/>
              <w:snapToGrid w:val="0"/>
              <w:rPr>
                <w:rFonts w:ascii="Times New Roman" w:hAnsi="Times New Roman"/>
                <w:sz w:val="18"/>
              </w:rPr>
            </w:pPr>
            <w:r>
              <w:rPr>
                <w:rFonts w:ascii="Times New Roman" w:hAnsi="Times New Roman"/>
                <w:sz w:val="18"/>
              </w:rPr>
              <w:t>8-9</w:t>
            </w:r>
          </w:p>
        </w:tc>
        <w:tc>
          <w:tcPr>
            <w:tcW w:w="2119" w:type="dxa"/>
            <w:vAlign w:val="center"/>
          </w:tcPr>
          <w:p w14:paraId="05EF414D">
            <w:pPr>
              <w:pStyle w:val="125"/>
              <w:adjustRightInd w:val="0"/>
              <w:snapToGrid w:val="0"/>
              <w:rPr>
                <w:rFonts w:ascii="Times New Roman" w:hAnsi="Times New Roman"/>
                <w:sz w:val="18"/>
              </w:rPr>
            </w:pPr>
            <w:r>
              <w:rPr>
                <w:rFonts w:ascii="Times New Roman" w:hAnsi="Times New Roman"/>
                <w:sz w:val="18"/>
              </w:rPr>
              <w:t>2</w:t>
            </w:r>
          </w:p>
        </w:tc>
      </w:tr>
    </w:tbl>
    <w:p w14:paraId="63E9D524">
      <w:pPr>
        <w:pStyle w:val="50"/>
      </w:pPr>
    </w:p>
    <w:p w14:paraId="4BE34172">
      <w:pPr>
        <w:pStyle w:val="132"/>
        <w:ind w:left="420" w:hanging="420"/>
      </w:pPr>
      <w:r>
        <w:t>系统启动原因</w:t>
      </w:r>
    </w:p>
    <w:p w14:paraId="2AC7BD10">
      <w:pPr>
        <w:pStyle w:val="50"/>
      </w:pPr>
      <w:r>
        <w:t>系统启动原因定义如</w:t>
      </w:r>
      <w:r>
        <w:fldChar w:fldCharType="begin"/>
      </w:r>
      <w:r>
        <w:instrText xml:space="preserve"> REF _Ref56765030 \h  \* MERGEFORMAT </w:instrText>
      </w:r>
      <w:r>
        <w:fldChar w:fldCharType="separate"/>
      </w:r>
      <w:r>
        <w:t>表 86</w:t>
      </w:r>
      <w:r>
        <w:fldChar w:fldCharType="end"/>
      </w:r>
      <w:r>
        <w:rPr>
          <w:rFonts w:hint="eastAsia"/>
        </w:rPr>
        <w:t>所示。</w:t>
      </w:r>
    </w:p>
    <w:p w14:paraId="5AD4AC78">
      <w:pPr>
        <w:pStyle w:val="10"/>
      </w:pPr>
      <w:bookmarkStart w:id="1214" w:name="_Ref56765030"/>
      <w:r>
        <w:t xml:space="preserve">表 </w:t>
      </w:r>
      <w:r>
        <w:fldChar w:fldCharType="begin"/>
      </w:r>
      <w:r>
        <w:instrText xml:space="preserve"> SEQ 表 \* ARABIC </w:instrText>
      </w:r>
      <w:r>
        <w:fldChar w:fldCharType="separate"/>
      </w:r>
      <w:r>
        <w:t>86</w:t>
      </w:r>
      <w:r>
        <w:fldChar w:fldCharType="end"/>
      </w:r>
      <w:bookmarkEnd w:id="1214"/>
      <w:r>
        <w:t xml:space="preserve"> </w:t>
      </w:r>
      <w:r>
        <w:rPr>
          <w:rFonts w:hint="eastAsia"/>
        </w:rPr>
        <w:t>系统启动原因</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A576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331360F">
            <w:pPr>
              <w:pStyle w:val="125"/>
              <w:adjustRightInd w:val="0"/>
              <w:snapToGrid w:val="0"/>
              <w:rPr>
                <w:rFonts w:ascii="Times New Roman" w:hAnsi="Times New Roman"/>
                <w:sz w:val="18"/>
              </w:rPr>
            </w:pPr>
            <w:r>
              <w:rPr>
                <w:rFonts w:ascii="Times New Roman" w:hAnsi="Times New Roman"/>
                <w:sz w:val="18"/>
              </w:rPr>
              <w:t>值</w:t>
            </w:r>
          </w:p>
        </w:tc>
        <w:tc>
          <w:tcPr>
            <w:tcW w:w="4261" w:type="dxa"/>
            <w:vAlign w:val="center"/>
          </w:tcPr>
          <w:p w14:paraId="1DB0A2C0">
            <w:pPr>
              <w:pStyle w:val="125"/>
              <w:adjustRightInd w:val="0"/>
              <w:snapToGrid w:val="0"/>
              <w:rPr>
                <w:rFonts w:ascii="Times New Roman" w:hAnsi="Times New Roman"/>
                <w:sz w:val="18"/>
              </w:rPr>
            </w:pPr>
            <w:r>
              <w:rPr>
                <w:rFonts w:ascii="Times New Roman" w:hAnsi="Times New Roman"/>
                <w:sz w:val="18"/>
              </w:rPr>
              <w:t>定义</w:t>
            </w:r>
          </w:p>
        </w:tc>
      </w:tr>
      <w:tr w14:paraId="0B84C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7343F79">
            <w:pPr>
              <w:pStyle w:val="125"/>
              <w:adjustRightInd w:val="0"/>
              <w:snapToGrid w:val="0"/>
              <w:rPr>
                <w:rFonts w:ascii="Times New Roman" w:hAnsi="Times New Roman"/>
                <w:sz w:val="18"/>
              </w:rPr>
            </w:pPr>
            <w:r>
              <w:rPr>
                <w:rFonts w:ascii="Times New Roman" w:hAnsi="Times New Roman"/>
                <w:sz w:val="18"/>
              </w:rPr>
              <w:t>0x0</w:t>
            </w:r>
          </w:p>
        </w:tc>
        <w:tc>
          <w:tcPr>
            <w:tcW w:w="4261" w:type="dxa"/>
            <w:vAlign w:val="center"/>
          </w:tcPr>
          <w:p w14:paraId="79FDAC95">
            <w:pPr>
              <w:pStyle w:val="125"/>
              <w:adjustRightInd w:val="0"/>
              <w:snapToGrid w:val="0"/>
              <w:rPr>
                <w:rFonts w:ascii="Times New Roman" w:hAnsi="Times New Roman"/>
                <w:sz w:val="18"/>
              </w:rPr>
            </w:pPr>
            <w:r>
              <w:rPr>
                <w:rFonts w:ascii="Times New Roman" w:hAnsi="Times New Roman"/>
                <w:sz w:val="18"/>
              </w:rPr>
              <w:t>正常重启</w:t>
            </w:r>
          </w:p>
        </w:tc>
      </w:tr>
      <w:tr w14:paraId="3F189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77A7CDEF">
            <w:pPr>
              <w:pStyle w:val="125"/>
              <w:adjustRightInd w:val="0"/>
              <w:snapToGrid w:val="0"/>
              <w:rPr>
                <w:rFonts w:ascii="Times New Roman" w:hAnsi="Times New Roman"/>
                <w:sz w:val="18"/>
              </w:rPr>
            </w:pPr>
            <w:r>
              <w:rPr>
                <w:rFonts w:ascii="Times New Roman" w:hAnsi="Times New Roman"/>
                <w:sz w:val="18"/>
              </w:rPr>
              <w:t>其他</w:t>
            </w:r>
          </w:p>
        </w:tc>
        <w:tc>
          <w:tcPr>
            <w:tcW w:w="4261" w:type="dxa"/>
            <w:vAlign w:val="center"/>
          </w:tcPr>
          <w:p w14:paraId="4FD714FB">
            <w:pPr>
              <w:pStyle w:val="125"/>
              <w:adjustRightInd w:val="0"/>
              <w:snapToGrid w:val="0"/>
              <w:rPr>
                <w:rFonts w:ascii="Times New Roman" w:hAnsi="Times New Roman"/>
                <w:sz w:val="18"/>
              </w:rPr>
            </w:pPr>
            <w:r>
              <w:rPr>
                <w:rFonts w:ascii="Times New Roman" w:hAnsi="Times New Roman"/>
                <w:sz w:val="18"/>
              </w:rPr>
              <w:t>保留</w:t>
            </w:r>
          </w:p>
        </w:tc>
      </w:tr>
    </w:tbl>
    <w:p w14:paraId="1670C8DD">
      <w:pPr>
        <w:pStyle w:val="132"/>
        <w:ind w:left="420" w:hanging="420"/>
      </w:pPr>
      <w:r>
        <w:rPr>
          <w:rFonts w:hint="eastAsia"/>
        </w:rPr>
        <w:t>BOOT版本号</w:t>
      </w:r>
    </w:p>
    <w:p w14:paraId="50259F34">
      <w:pPr>
        <w:pStyle w:val="50"/>
      </w:pPr>
      <w:r>
        <w:rPr>
          <w:rFonts w:hint="eastAsia"/>
        </w:rPr>
        <w:t>BOOT</w:t>
      </w:r>
      <w:r>
        <w:t>版本号使用BCD码表示。</w:t>
      </w:r>
    </w:p>
    <w:p w14:paraId="445F520F">
      <w:pPr>
        <w:pStyle w:val="132"/>
        <w:ind w:left="420" w:hanging="420"/>
      </w:pPr>
      <w:r>
        <w:t>软件版本号</w:t>
      </w:r>
    </w:p>
    <w:p w14:paraId="089B18C5">
      <w:pPr>
        <w:pStyle w:val="50"/>
      </w:pPr>
      <w:r>
        <w:t>软件版本号使用BCD码表示。</w:t>
      </w:r>
    </w:p>
    <w:p w14:paraId="318EA979">
      <w:pPr>
        <w:pStyle w:val="132"/>
        <w:ind w:left="420" w:hanging="420"/>
      </w:pPr>
      <w:r>
        <w:t>版本时间</w:t>
      </w:r>
    </w:p>
    <w:p w14:paraId="763AEC3B">
      <w:pPr>
        <w:pStyle w:val="50"/>
      </w:pPr>
      <w:r>
        <w:t>版本时间，使用BIN码表示，具体表示方法如</w:t>
      </w:r>
      <w:r>
        <w:fldChar w:fldCharType="begin"/>
      </w:r>
      <w:r>
        <w:instrText xml:space="preserve"> REF _Ref56765104 \h  \* MERGEFORMAT </w:instrText>
      </w:r>
      <w:r>
        <w:fldChar w:fldCharType="separate"/>
      </w:r>
      <w:r>
        <w:t>表 87</w:t>
      </w:r>
      <w:r>
        <w:fldChar w:fldCharType="end"/>
      </w:r>
      <w:r>
        <w:rPr>
          <w:rFonts w:hint="eastAsia"/>
        </w:rPr>
        <w:t>所示。</w:t>
      </w:r>
    </w:p>
    <w:p w14:paraId="6B1DDDF7">
      <w:pPr>
        <w:pStyle w:val="10"/>
      </w:pPr>
      <w:bookmarkStart w:id="1215" w:name="_Ref56765104"/>
      <w:r>
        <w:t xml:space="preserve">表 </w:t>
      </w:r>
      <w:r>
        <w:fldChar w:fldCharType="begin"/>
      </w:r>
      <w:r>
        <w:instrText xml:space="preserve"> SEQ 表 \* ARABIC </w:instrText>
      </w:r>
      <w:r>
        <w:fldChar w:fldCharType="separate"/>
      </w:r>
      <w:r>
        <w:t>87</w:t>
      </w:r>
      <w:r>
        <w:fldChar w:fldCharType="end"/>
      </w:r>
      <w:bookmarkEnd w:id="1215"/>
      <w:r>
        <w:t xml:space="preserve"> </w:t>
      </w:r>
      <w:r>
        <w:rPr>
          <w:rFonts w:hint="eastAsia"/>
        </w:rPr>
        <w:t>版本时间</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5"/>
        <w:gridCol w:w="1418"/>
        <w:gridCol w:w="1427"/>
        <w:gridCol w:w="2119"/>
      </w:tblGrid>
      <w:tr w14:paraId="4D0A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08B2ED3C">
            <w:pPr>
              <w:pStyle w:val="125"/>
              <w:adjustRightInd w:val="0"/>
              <w:snapToGrid w:val="0"/>
              <w:rPr>
                <w:rFonts w:ascii="Times New Roman" w:hAnsi="Times New Roman"/>
                <w:sz w:val="18"/>
              </w:rPr>
            </w:pPr>
            <w:r>
              <w:rPr>
                <w:rFonts w:ascii="Times New Roman" w:hAnsi="Times New Roman"/>
                <w:sz w:val="18"/>
              </w:rPr>
              <w:t>字段</w:t>
            </w:r>
          </w:p>
        </w:tc>
        <w:tc>
          <w:tcPr>
            <w:tcW w:w="1418" w:type="dxa"/>
            <w:vAlign w:val="center"/>
          </w:tcPr>
          <w:p w14:paraId="629D1F66">
            <w:pPr>
              <w:pStyle w:val="125"/>
              <w:adjustRightInd w:val="0"/>
              <w:snapToGrid w:val="0"/>
              <w:rPr>
                <w:rFonts w:ascii="Times New Roman" w:hAnsi="Times New Roman"/>
                <w:sz w:val="18"/>
              </w:rPr>
            </w:pPr>
            <w:r>
              <w:rPr>
                <w:rFonts w:ascii="Times New Roman" w:hAnsi="Times New Roman"/>
                <w:sz w:val="18"/>
              </w:rPr>
              <w:t>字节号</w:t>
            </w:r>
          </w:p>
        </w:tc>
        <w:tc>
          <w:tcPr>
            <w:tcW w:w="1427" w:type="dxa"/>
            <w:vAlign w:val="center"/>
          </w:tcPr>
          <w:p w14:paraId="46148B9E">
            <w:pPr>
              <w:pStyle w:val="125"/>
              <w:adjustRightInd w:val="0"/>
              <w:snapToGrid w:val="0"/>
              <w:rPr>
                <w:rFonts w:ascii="Times New Roman" w:hAnsi="Times New Roman"/>
                <w:sz w:val="18"/>
              </w:rPr>
            </w:pPr>
            <w:r>
              <w:rPr>
                <w:rFonts w:ascii="Times New Roman" w:hAnsi="Times New Roman"/>
                <w:sz w:val="18"/>
              </w:rPr>
              <w:t>比特号</w:t>
            </w:r>
          </w:p>
        </w:tc>
        <w:tc>
          <w:tcPr>
            <w:tcW w:w="2119" w:type="dxa"/>
            <w:vAlign w:val="center"/>
          </w:tcPr>
          <w:p w14:paraId="600FFEF8">
            <w:pPr>
              <w:pStyle w:val="125"/>
              <w:adjustRightInd w:val="0"/>
              <w:snapToGrid w:val="0"/>
              <w:rPr>
                <w:rFonts w:ascii="Times New Roman" w:hAnsi="Times New Roman"/>
                <w:sz w:val="18"/>
              </w:rPr>
            </w:pPr>
            <w:r>
              <w:rPr>
                <w:rFonts w:ascii="Times New Roman" w:hAnsi="Times New Roman"/>
                <w:sz w:val="18"/>
              </w:rPr>
              <w:t>字段大小(比特)</w:t>
            </w:r>
          </w:p>
        </w:tc>
      </w:tr>
      <w:tr w14:paraId="4316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0A44B2C4">
            <w:pPr>
              <w:pStyle w:val="125"/>
              <w:adjustRightInd w:val="0"/>
              <w:snapToGrid w:val="0"/>
              <w:rPr>
                <w:rFonts w:ascii="Times New Roman" w:hAnsi="Times New Roman"/>
                <w:sz w:val="18"/>
              </w:rPr>
            </w:pPr>
            <w:r>
              <w:rPr>
                <w:rFonts w:ascii="Times New Roman" w:hAnsi="Times New Roman"/>
                <w:sz w:val="18"/>
              </w:rPr>
              <w:t>年</w:t>
            </w:r>
          </w:p>
        </w:tc>
        <w:tc>
          <w:tcPr>
            <w:tcW w:w="1418" w:type="dxa"/>
            <w:vAlign w:val="center"/>
          </w:tcPr>
          <w:p w14:paraId="50142499">
            <w:pPr>
              <w:pStyle w:val="125"/>
              <w:adjustRightInd w:val="0"/>
              <w:snapToGrid w:val="0"/>
              <w:rPr>
                <w:rFonts w:ascii="Times New Roman" w:hAnsi="Times New Roman"/>
                <w:sz w:val="18"/>
              </w:rPr>
            </w:pPr>
            <w:r>
              <w:rPr>
                <w:rFonts w:ascii="Times New Roman" w:hAnsi="Times New Roman"/>
                <w:sz w:val="18"/>
              </w:rPr>
              <w:t>0</w:t>
            </w:r>
          </w:p>
        </w:tc>
        <w:tc>
          <w:tcPr>
            <w:tcW w:w="1427" w:type="dxa"/>
            <w:vAlign w:val="center"/>
          </w:tcPr>
          <w:p w14:paraId="00B9B03A">
            <w:pPr>
              <w:pStyle w:val="125"/>
              <w:adjustRightInd w:val="0"/>
              <w:snapToGrid w:val="0"/>
              <w:rPr>
                <w:rFonts w:ascii="Times New Roman" w:hAnsi="Times New Roman"/>
                <w:sz w:val="18"/>
              </w:rPr>
            </w:pPr>
            <w:r>
              <w:rPr>
                <w:rFonts w:ascii="Times New Roman" w:hAnsi="Times New Roman"/>
                <w:sz w:val="18"/>
              </w:rPr>
              <w:t>0-6</w:t>
            </w:r>
          </w:p>
        </w:tc>
        <w:tc>
          <w:tcPr>
            <w:tcW w:w="2119" w:type="dxa"/>
            <w:vAlign w:val="center"/>
          </w:tcPr>
          <w:p w14:paraId="5836DA9E">
            <w:pPr>
              <w:pStyle w:val="125"/>
              <w:adjustRightInd w:val="0"/>
              <w:snapToGrid w:val="0"/>
              <w:rPr>
                <w:rFonts w:ascii="Times New Roman" w:hAnsi="Times New Roman"/>
                <w:sz w:val="18"/>
              </w:rPr>
            </w:pPr>
            <w:r>
              <w:rPr>
                <w:rFonts w:ascii="Times New Roman" w:hAnsi="Times New Roman"/>
                <w:sz w:val="18"/>
              </w:rPr>
              <w:t>7</w:t>
            </w:r>
          </w:p>
        </w:tc>
      </w:tr>
      <w:tr w14:paraId="637D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Merge w:val="restart"/>
            <w:vAlign w:val="center"/>
          </w:tcPr>
          <w:p w14:paraId="5DA07FE3">
            <w:pPr>
              <w:pStyle w:val="125"/>
              <w:adjustRightInd w:val="0"/>
              <w:snapToGrid w:val="0"/>
              <w:rPr>
                <w:rFonts w:ascii="Times New Roman" w:hAnsi="Times New Roman"/>
                <w:sz w:val="18"/>
              </w:rPr>
            </w:pPr>
            <w:r>
              <w:rPr>
                <w:rFonts w:ascii="Times New Roman" w:hAnsi="Times New Roman"/>
                <w:sz w:val="18"/>
              </w:rPr>
              <w:t>月</w:t>
            </w:r>
          </w:p>
        </w:tc>
        <w:tc>
          <w:tcPr>
            <w:tcW w:w="1418" w:type="dxa"/>
            <w:vAlign w:val="center"/>
          </w:tcPr>
          <w:p w14:paraId="09B1EFD8">
            <w:pPr>
              <w:pStyle w:val="125"/>
              <w:adjustRightInd w:val="0"/>
              <w:snapToGrid w:val="0"/>
              <w:rPr>
                <w:rFonts w:ascii="Times New Roman" w:hAnsi="Times New Roman"/>
                <w:sz w:val="18"/>
              </w:rPr>
            </w:pPr>
            <w:r>
              <w:rPr>
                <w:rFonts w:ascii="Times New Roman" w:hAnsi="Times New Roman"/>
                <w:sz w:val="18"/>
              </w:rPr>
              <w:t>0</w:t>
            </w:r>
          </w:p>
        </w:tc>
        <w:tc>
          <w:tcPr>
            <w:tcW w:w="1427" w:type="dxa"/>
            <w:vAlign w:val="center"/>
          </w:tcPr>
          <w:p w14:paraId="30133C39">
            <w:pPr>
              <w:pStyle w:val="125"/>
              <w:adjustRightInd w:val="0"/>
              <w:snapToGrid w:val="0"/>
              <w:rPr>
                <w:rFonts w:ascii="Times New Roman" w:hAnsi="Times New Roman"/>
                <w:sz w:val="18"/>
              </w:rPr>
            </w:pPr>
            <w:r>
              <w:rPr>
                <w:rFonts w:ascii="Times New Roman" w:hAnsi="Times New Roman"/>
                <w:sz w:val="18"/>
              </w:rPr>
              <w:t>7</w:t>
            </w:r>
          </w:p>
        </w:tc>
        <w:tc>
          <w:tcPr>
            <w:tcW w:w="2119" w:type="dxa"/>
            <w:vMerge w:val="restart"/>
            <w:vAlign w:val="center"/>
          </w:tcPr>
          <w:p w14:paraId="25F0C1D5">
            <w:pPr>
              <w:pStyle w:val="125"/>
              <w:adjustRightInd w:val="0"/>
              <w:snapToGrid w:val="0"/>
              <w:rPr>
                <w:rFonts w:ascii="Times New Roman" w:hAnsi="Times New Roman"/>
                <w:sz w:val="18"/>
              </w:rPr>
            </w:pPr>
            <w:r>
              <w:rPr>
                <w:rFonts w:ascii="Times New Roman" w:hAnsi="Times New Roman"/>
                <w:sz w:val="18"/>
              </w:rPr>
              <w:t>4</w:t>
            </w:r>
          </w:p>
        </w:tc>
      </w:tr>
      <w:tr w14:paraId="5364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Merge w:val="continue"/>
            <w:vAlign w:val="center"/>
          </w:tcPr>
          <w:p w14:paraId="3AD1F721">
            <w:pPr>
              <w:pStyle w:val="125"/>
              <w:adjustRightInd w:val="0"/>
              <w:snapToGrid w:val="0"/>
              <w:rPr>
                <w:rFonts w:ascii="Times New Roman" w:hAnsi="Times New Roman"/>
                <w:sz w:val="18"/>
              </w:rPr>
            </w:pPr>
          </w:p>
        </w:tc>
        <w:tc>
          <w:tcPr>
            <w:tcW w:w="1418" w:type="dxa"/>
            <w:vAlign w:val="center"/>
          </w:tcPr>
          <w:p w14:paraId="65C1FB1C">
            <w:pPr>
              <w:pStyle w:val="125"/>
              <w:adjustRightInd w:val="0"/>
              <w:snapToGrid w:val="0"/>
              <w:rPr>
                <w:rFonts w:ascii="Times New Roman" w:hAnsi="Times New Roman"/>
                <w:sz w:val="18"/>
              </w:rPr>
            </w:pPr>
            <w:r>
              <w:rPr>
                <w:rFonts w:ascii="Times New Roman" w:hAnsi="Times New Roman"/>
                <w:sz w:val="18"/>
              </w:rPr>
              <w:t>1</w:t>
            </w:r>
          </w:p>
        </w:tc>
        <w:tc>
          <w:tcPr>
            <w:tcW w:w="1427" w:type="dxa"/>
            <w:vAlign w:val="center"/>
          </w:tcPr>
          <w:p w14:paraId="33C2FA7C">
            <w:pPr>
              <w:pStyle w:val="125"/>
              <w:adjustRightInd w:val="0"/>
              <w:snapToGrid w:val="0"/>
              <w:rPr>
                <w:rFonts w:ascii="Times New Roman" w:hAnsi="Times New Roman"/>
                <w:sz w:val="18"/>
              </w:rPr>
            </w:pPr>
            <w:r>
              <w:rPr>
                <w:rFonts w:ascii="Times New Roman" w:hAnsi="Times New Roman"/>
                <w:sz w:val="18"/>
              </w:rPr>
              <w:t>0-2</w:t>
            </w:r>
          </w:p>
        </w:tc>
        <w:tc>
          <w:tcPr>
            <w:tcW w:w="2119" w:type="dxa"/>
            <w:vMerge w:val="continue"/>
            <w:vAlign w:val="center"/>
          </w:tcPr>
          <w:p w14:paraId="1C6D8D0A">
            <w:pPr>
              <w:pStyle w:val="125"/>
              <w:adjustRightInd w:val="0"/>
              <w:snapToGrid w:val="0"/>
              <w:rPr>
                <w:rFonts w:ascii="Times New Roman" w:hAnsi="Times New Roman"/>
                <w:sz w:val="18"/>
              </w:rPr>
            </w:pPr>
          </w:p>
        </w:tc>
      </w:tr>
      <w:tr w14:paraId="6682F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vAlign w:val="center"/>
          </w:tcPr>
          <w:p w14:paraId="17EFC108">
            <w:pPr>
              <w:pStyle w:val="125"/>
              <w:adjustRightInd w:val="0"/>
              <w:snapToGrid w:val="0"/>
              <w:rPr>
                <w:rFonts w:ascii="Times New Roman" w:hAnsi="Times New Roman"/>
                <w:sz w:val="18"/>
              </w:rPr>
            </w:pPr>
            <w:r>
              <w:rPr>
                <w:rFonts w:ascii="Times New Roman" w:hAnsi="Times New Roman"/>
                <w:sz w:val="18"/>
              </w:rPr>
              <w:t>日</w:t>
            </w:r>
          </w:p>
        </w:tc>
        <w:tc>
          <w:tcPr>
            <w:tcW w:w="1418" w:type="dxa"/>
            <w:vAlign w:val="center"/>
          </w:tcPr>
          <w:p w14:paraId="005078F8">
            <w:pPr>
              <w:pStyle w:val="125"/>
              <w:adjustRightInd w:val="0"/>
              <w:snapToGrid w:val="0"/>
              <w:rPr>
                <w:rFonts w:ascii="Times New Roman" w:hAnsi="Times New Roman"/>
                <w:sz w:val="18"/>
              </w:rPr>
            </w:pPr>
            <w:r>
              <w:rPr>
                <w:rFonts w:ascii="Times New Roman" w:hAnsi="Times New Roman"/>
                <w:sz w:val="18"/>
              </w:rPr>
              <w:t>1</w:t>
            </w:r>
          </w:p>
        </w:tc>
        <w:tc>
          <w:tcPr>
            <w:tcW w:w="1427" w:type="dxa"/>
            <w:vAlign w:val="center"/>
          </w:tcPr>
          <w:p w14:paraId="5F18064B">
            <w:pPr>
              <w:pStyle w:val="125"/>
              <w:adjustRightInd w:val="0"/>
              <w:snapToGrid w:val="0"/>
              <w:rPr>
                <w:rFonts w:ascii="Times New Roman" w:hAnsi="Times New Roman"/>
                <w:sz w:val="18"/>
              </w:rPr>
            </w:pPr>
            <w:r>
              <w:rPr>
                <w:rFonts w:ascii="Times New Roman" w:hAnsi="Times New Roman"/>
                <w:sz w:val="18"/>
              </w:rPr>
              <w:t>3-7</w:t>
            </w:r>
          </w:p>
        </w:tc>
        <w:tc>
          <w:tcPr>
            <w:tcW w:w="2119" w:type="dxa"/>
            <w:vAlign w:val="center"/>
          </w:tcPr>
          <w:p w14:paraId="29BA56AE">
            <w:pPr>
              <w:pStyle w:val="125"/>
              <w:adjustRightInd w:val="0"/>
              <w:snapToGrid w:val="0"/>
              <w:rPr>
                <w:rFonts w:ascii="Times New Roman" w:hAnsi="Times New Roman"/>
                <w:sz w:val="18"/>
              </w:rPr>
            </w:pPr>
            <w:r>
              <w:rPr>
                <w:rFonts w:ascii="Times New Roman" w:hAnsi="Times New Roman"/>
                <w:sz w:val="18"/>
              </w:rPr>
              <w:t>5</w:t>
            </w:r>
          </w:p>
        </w:tc>
      </w:tr>
    </w:tbl>
    <w:p w14:paraId="0C05DA67">
      <w:pPr>
        <w:pStyle w:val="132"/>
        <w:ind w:left="420" w:hanging="420"/>
      </w:pPr>
      <w:r>
        <w:t>厂商代码</w:t>
      </w:r>
    </w:p>
    <w:p w14:paraId="5BF53B62">
      <w:pPr>
        <w:pStyle w:val="50"/>
      </w:pPr>
      <w:r>
        <w:t>厂商代码，使用ASCII码表示。</w:t>
      </w:r>
    </w:p>
    <w:p w14:paraId="435E3825">
      <w:pPr>
        <w:pStyle w:val="132"/>
        <w:ind w:left="420" w:hanging="420"/>
      </w:pPr>
      <w:r>
        <w:t>芯片代码</w:t>
      </w:r>
    </w:p>
    <w:p w14:paraId="39A9B6A3">
      <w:pPr>
        <w:pStyle w:val="50"/>
      </w:pPr>
      <w:r>
        <w:t>芯片代码，使用ASCII码表示。</w:t>
      </w:r>
    </w:p>
    <w:p w14:paraId="5E6C8DC8">
      <w:pPr>
        <w:pStyle w:val="67"/>
      </w:pPr>
      <w:bookmarkStart w:id="1216" w:name="_Toc403570221"/>
      <w:bookmarkStart w:id="1217" w:name="_Toc12474"/>
      <w:bookmarkStart w:id="1218" w:name="_Toc15792"/>
      <w:bookmarkStart w:id="1219" w:name="_Toc23987"/>
      <w:bookmarkStart w:id="1220" w:name="_Toc408859816"/>
      <w:bookmarkStart w:id="1221" w:name="_Toc399228929"/>
      <w:bookmarkStart w:id="1222" w:name="_Toc397528827"/>
      <w:bookmarkStart w:id="1223" w:name="_Toc397529495"/>
      <w:r>
        <w:t>硬复位累积次数</w:t>
      </w:r>
      <w:bookmarkEnd w:id="1216"/>
      <w:bookmarkEnd w:id="1217"/>
      <w:bookmarkEnd w:id="1218"/>
      <w:bookmarkEnd w:id="1219"/>
      <w:bookmarkEnd w:id="1220"/>
      <w:bookmarkEnd w:id="1221"/>
      <w:bookmarkEnd w:id="1222"/>
      <w:bookmarkEnd w:id="1223"/>
    </w:p>
    <w:p w14:paraId="57F8930D">
      <w:pPr>
        <w:pStyle w:val="50"/>
      </w:pPr>
      <w:r>
        <w:t>记录设备的硬件复位的累计次数。</w:t>
      </w:r>
    </w:p>
    <w:p w14:paraId="2F1CC7A4">
      <w:pPr>
        <w:pStyle w:val="67"/>
      </w:pPr>
      <w:bookmarkStart w:id="1224" w:name="_Toc399228930"/>
      <w:bookmarkStart w:id="1225" w:name="_Toc397529496"/>
      <w:bookmarkStart w:id="1226" w:name="_Toc397528828"/>
      <w:bookmarkStart w:id="1227" w:name="_Toc408859817"/>
      <w:bookmarkStart w:id="1228" w:name="_Toc27151"/>
      <w:bookmarkStart w:id="1229" w:name="_Toc24826"/>
      <w:bookmarkStart w:id="1230" w:name="_Toc403570222"/>
      <w:r>
        <w:t>软复位累积次数</w:t>
      </w:r>
      <w:bookmarkEnd w:id="1224"/>
      <w:bookmarkEnd w:id="1225"/>
      <w:bookmarkEnd w:id="1226"/>
      <w:bookmarkEnd w:id="1227"/>
      <w:bookmarkEnd w:id="1228"/>
      <w:bookmarkEnd w:id="1229"/>
      <w:bookmarkEnd w:id="1230"/>
    </w:p>
    <w:p w14:paraId="2ECBA381">
      <w:pPr>
        <w:pStyle w:val="50"/>
      </w:pPr>
      <w:r>
        <w:t>记录设备的软件复位的累计次数。</w:t>
      </w:r>
    </w:p>
    <w:p w14:paraId="62041F31">
      <w:pPr>
        <w:pStyle w:val="67"/>
      </w:pPr>
      <w:bookmarkStart w:id="1231" w:name="_Toc8888"/>
      <w:bookmarkStart w:id="1232" w:name="_Toc11224"/>
      <w:bookmarkStart w:id="1233" w:name="_Toc13461"/>
      <w:bookmarkStart w:id="1234" w:name="_Toc403570223"/>
      <w:bookmarkStart w:id="1235" w:name="_Toc399228931"/>
      <w:bookmarkStart w:id="1236" w:name="_Toc397528829"/>
      <w:bookmarkStart w:id="1237" w:name="_Toc397529497"/>
      <w:bookmarkStart w:id="1238" w:name="_Toc408859818"/>
      <w:r>
        <w:t>代理类型</w:t>
      </w:r>
      <w:bookmarkEnd w:id="1231"/>
      <w:bookmarkEnd w:id="1232"/>
      <w:bookmarkEnd w:id="1233"/>
      <w:bookmarkEnd w:id="1234"/>
      <w:bookmarkEnd w:id="1235"/>
      <w:bookmarkEnd w:id="1236"/>
      <w:bookmarkEnd w:id="1237"/>
      <w:bookmarkEnd w:id="1238"/>
    </w:p>
    <w:p w14:paraId="2D57AFDA">
      <w:pPr>
        <w:pStyle w:val="50"/>
      </w:pPr>
      <w:r>
        <w:t>表示代理站点的类型，定义如</w:t>
      </w:r>
      <w:r>
        <w:fldChar w:fldCharType="begin"/>
      </w:r>
      <w:r>
        <w:instrText xml:space="preserve"> REF _Ref56765402 \h  \* MERGEFORMAT </w:instrText>
      </w:r>
      <w:r>
        <w:fldChar w:fldCharType="separate"/>
      </w:r>
      <w:r>
        <w:t>表 88</w:t>
      </w:r>
      <w:r>
        <w:fldChar w:fldCharType="end"/>
      </w:r>
      <w:r>
        <w:t>所示。</w:t>
      </w:r>
    </w:p>
    <w:p w14:paraId="4CA040D5">
      <w:pPr>
        <w:pStyle w:val="10"/>
      </w:pPr>
      <w:bookmarkStart w:id="1239" w:name="_Ref56765402"/>
      <w:bookmarkStart w:id="1240" w:name="_Toc399229413"/>
      <w:bookmarkStart w:id="1241" w:name="_Toc405022531"/>
      <w:bookmarkStart w:id="1242" w:name="_Toc399259609"/>
      <w:bookmarkStart w:id="1243" w:name="_Toc402984135"/>
      <w:bookmarkStart w:id="1244" w:name="_Toc397529867"/>
      <w:bookmarkStart w:id="1245" w:name="_Toc399757639"/>
      <w:bookmarkStart w:id="1246" w:name="_Toc402983669"/>
      <w:bookmarkStart w:id="1247" w:name="_Toc403570646"/>
      <w:bookmarkStart w:id="1248" w:name="_Toc408860228"/>
      <w:bookmarkStart w:id="1249" w:name="_Toc402540121"/>
      <w:bookmarkStart w:id="1250" w:name="_Ref398998311"/>
      <w:bookmarkStart w:id="1251" w:name="_Toc402983203"/>
      <w:bookmarkStart w:id="1252" w:name="_Toc405476953"/>
      <w:bookmarkStart w:id="1253" w:name="_Toc397529199"/>
      <w:r>
        <w:t xml:space="preserve">表 </w:t>
      </w:r>
      <w:r>
        <w:fldChar w:fldCharType="begin"/>
      </w:r>
      <w:r>
        <w:instrText xml:space="preserve"> SEQ 表 \* ARABIC </w:instrText>
      </w:r>
      <w:r>
        <w:fldChar w:fldCharType="separate"/>
      </w:r>
      <w:r>
        <w:t>88</w:t>
      </w:r>
      <w:r>
        <w:fldChar w:fldCharType="end"/>
      </w:r>
      <w:bookmarkEnd w:id="1239"/>
      <w:r>
        <w:t xml:space="preserve"> 代理类型</w:t>
      </w:r>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854"/>
      </w:tblGrid>
      <w:tr w14:paraId="2E5ED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436D0E15">
            <w:pPr>
              <w:pStyle w:val="125"/>
              <w:adjustRightInd w:val="0"/>
              <w:snapToGrid w:val="0"/>
              <w:rPr>
                <w:rFonts w:ascii="Times New Roman" w:hAnsi="Times New Roman"/>
                <w:sz w:val="18"/>
              </w:rPr>
            </w:pPr>
            <w:r>
              <w:rPr>
                <w:rFonts w:ascii="Times New Roman" w:hAnsi="Times New Roman"/>
                <w:sz w:val="18"/>
              </w:rPr>
              <w:t>值</w:t>
            </w:r>
          </w:p>
        </w:tc>
        <w:tc>
          <w:tcPr>
            <w:tcW w:w="6854" w:type="dxa"/>
            <w:vAlign w:val="center"/>
          </w:tcPr>
          <w:p w14:paraId="26B26E87">
            <w:pPr>
              <w:pStyle w:val="125"/>
              <w:adjustRightInd w:val="0"/>
              <w:snapToGrid w:val="0"/>
              <w:rPr>
                <w:rFonts w:ascii="Times New Roman" w:hAnsi="Times New Roman"/>
                <w:sz w:val="18"/>
              </w:rPr>
            </w:pPr>
            <w:r>
              <w:rPr>
                <w:rFonts w:ascii="Times New Roman" w:hAnsi="Times New Roman"/>
                <w:sz w:val="18"/>
              </w:rPr>
              <w:t>定义</w:t>
            </w:r>
          </w:p>
        </w:tc>
      </w:tr>
      <w:tr w14:paraId="232F6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9241657">
            <w:pPr>
              <w:pStyle w:val="125"/>
              <w:adjustRightInd w:val="0"/>
              <w:snapToGrid w:val="0"/>
              <w:rPr>
                <w:rFonts w:ascii="Times New Roman" w:hAnsi="Times New Roman"/>
                <w:sz w:val="18"/>
              </w:rPr>
            </w:pPr>
            <w:r>
              <w:rPr>
                <w:rFonts w:ascii="Times New Roman" w:hAnsi="Times New Roman"/>
                <w:sz w:val="18"/>
              </w:rPr>
              <w:t>0x1</w:t>
            </w:r>
          </w:p>
        </w:tc>
        <w:tc>
          <w:tcPr>
            <w:tcW w:w="6854" w:type="dxa"/>
            <w:vAlign w:val="center"/>
          </w:tcPr>
          <w:p w14:paraId="5E6DB80B">
            <w:pPr>
              <w:pStyle w:val="125"/>
              <w:adjustRightInd w:val="0"/>
              <w:snapToGrid w:val="0"/>
              <w:rPr>
                <w:rFonts w:ascii="Times New Roman" w:hAnsi="Times New Roman"/>
                <w:sz w:val="18"/>
              </w:rPr>
            </w:pPr>
            <w:r>
              <w:rPr>
                <w:rFonts w:ascii="Times New Roman" w:hAnsi="Times New Roman"/>
                <w:sz w:val="18"/>
              </w:rPr>
              <w:t>保留。</w:t>
            </w:r>
          </w:p>
        </w:tc>
      </w:tr>
      <w:tr w14:paraId="3FF9D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5C54A205">
            <w:pPr>
              <w:pStyle w:val="125"/>
              <w:adjustRightInd w:val="0"/>
              <w:snapToGrid w:val="0"/>
              <w:rPr>
                <w:rFonts w:ascii="Times New Roman" w:hAnsi="Times New Roman"/>
                <w:sz w:val="18"/>
              </w:rPr>
            </w:pPr>
            <w:r>
              <w:rPr>
                <w:rFonts w:ascii="Times New Roman" w:hAnsi="Times New Roman"/>
                <w:sz w:val="18"/>
              </w:rPr>
              <w:t>0x2</w:t>
            </w:r>
          </w:p>
        </w:tc>
        <w:tc>
          <w:tcPr>
            <w:tcW w:w="6854" w:type="dxa"/>
            <w:vAlign w:val="center"/>
          </w:tcPr>
          <w:p w14:paraId="198698EA">
            <w:pPr>
              <w:pStyle w:val="125"/>
              <w:adjustRightInd w:val="0"/>
              <w:snapToGrid w:val="0"/>
              <w:rPr>
                <w:rFonts w:ascii="Times New Roman" w:hAnsi="Times New Roman"/>
                <w:sz w:val="18"/>
              </w:rPr>
            </w:pPr>
            <w:r>
              <w:rPr>
                <w:rFonts w:ascii="Times New Roman" w:hAnsi="Times New Roman"/>
                <w:sz w:val="18"/>
              </w:rPr>
              <w:t>表示是站点自己动态选择的代理。</w:t>
            </w:r>
          </w:p>
        </w:tc>
      </w:tr>
    </w:tbl>
    <w:p w14:paraId="5E33E389">
      <w:pPr>
        <w:pStyle w:val="50"/>
      </w:pPr>
      <w:bookmarkStart w:id="1254" w:name="_Toc403570224"/>
      <w:bookmarkStart w:id="1255" w:name="_Toc399228932"/>
      <w:bookmarkStart w:id="1256" w:name="_Toc397529498"/>
      <w:bookmarkStart w:id="1257" w:name="_Toc397528830"/>
      <w:bookmarkStart w:id="1258" w:name="_Toc408859819"/>
    </w:p>
    <w:p w14:paraId="7E40F1E7">
      <w:pPr>
        <w:pStyle w:val="67"/>
      </w:pPr>
      <w:bookmarkStart w:id="1259" w:name="_Toc8120"/>
      <w:bookmarkStart w:id="1260" w:name="_Toc9415"/>
      <w:bookmarkStart w:id="1261" w:name="_Toc31198"/>
      <w:r>
        <w:t>组网序列号</w:t>
      </w:r>
      <w:bookmarkEnd w:id="1254"/>
      <w:bookmarkEnd w:id="1255"/>
      <w:bookmarkEnd w:id="1256"/>
      <w:bookmarkEnd w:id="1257"/>
      <w:bookmarkEnd w:id="1258"/>
      <w:bookmarkEnd w:id="1259"/>
      <w:bookmarkEnd w:id="1260"/>
      <w:bookmarkEnd w:id="1261"/>
    </w:p>
    <w:p w14:paraId="2BD88BC2">
      <w:pPr>
        <w:pStyle w:val="50"/>
      </w:pPr>
      <w:r>
        <w:t>表示关联请求报文产生时的组网序列号。</w:t>
      </w:r>
    </w:p>
    <w:p w14:paraId="73F9AE79">
      <w:pPr>
        <w:pStyle w:val="67"/>
      </w:pPr>
      <w:bookmarkStart w:id="1262" w:name="_Toc408859820"/>
      <w:bookmarkStart w:id="1263" w:name="_Toc397528831"/>
      <w:bookmarkStart w:id="1264" w:name="_Toc403570225"/>
      <w:bookmarkStart w:id="1265" w:name="_Toc399228933"/>
      <w:bookmarkStart w:id="1266" w:name="_Toc11934"/>
      <w:bookmarkStart w:id="1267" w:name="_Toc397529499"/>
      <w:bookmarkStart w:id="1268" w:name="_Toc25126"/>
      <w:bookmarkStart w:id="1269" w:name="_Toc2755"/>
      <w:r>
        <w:t>管理消息版本</w:t>
      </w:r>
      <w:bookmarkEnd w:id="1262"/>
      <w:bookmarkEnd w:id="1263"/>
      <w:bookmarkEnd w:id="1264"/>
      <w:bookmarkEnd w:id="1265"/>
      <w:bookmarkEnd w:id="1266"/>
      <w:bookmarkEnd w:id="1267"/>
      <w:bookmarkEnd w:id="1268"/>
      <w:bookmarkEnd w:id="1269"/>
    </w:p>
    <w:p w14:paraId="1D17072D">
      <w:pPr>
        <w:pStyle w:val="50"/>
      </w:pPr>
      <w:r>
        <w:t>表示网络管理消息的版本号。</w:t>
      </w:r>
    </w:p>
    <w:p w14:paraId="471398A5">
      <w:pPr>
        <w:pStyle w:val="50"/>
      </w:pPr>
      <w:r>
        <w:t>本版本的管理消息版本号固定为1。</w:t>
      </w:r>
    </w:p>
    <w:p w14:paraId="121ED8D4">
      <w:pPr>
        <w:pStyle w:val="67"/>
      </w:pPr>
      <w:r>
        <w:rPr>
          <w:rFonts w:hint="eastAsia"/>
        </w:rPr>
        <w:t>PLC能力指示</w:t>
      </w:r>
    </w:p>
    <w:p w14:paraId="53D87E29">
      <w:pPr>
        <w:pStyle w:val="50"/>
      </w:pPr>
      <w:r>
        <w:rPr>
          <w:rFonts w:hint="eastAsia"/>
        </w:rPr>
        <w:t xml:space="preserve"> 表示本节点支持的PLC版本。</w:t>
      </w:r>
      <w:r>
        <w:t>定义如</w:t>
      </w:r>
      <w:r>
        <w:fldChar w:fldCharType="begin"/>
      </w:r>
      <w:r>
        <w:instrText xml:space="preserve"> REF _Ref219367890 \h  \* MERGEFORMAT </w:instrText>
      </w:r>
      <w:r>
        <w:fldChar w:fldCharType="separate"/>
      </w:r>
      <w:r>
        <w:t>表 89</w:t>
      </w:r>
      <w:r>
        <w:fldChar w:fldCharType="end"/>
      </w:r>
      <w:r>
        <w:t>所示。</w:t>
      </w:r>
    </w:p>
    <w:p w14:paraId="2E911F27">
      <w:pPr>
        <w:pStyle w:val="10"/>
      </w:pPr>
      <w:bookmarkStart w:id="1270" w:name="_Ref25380"/>
      <w:bookmarkEnd w:id="1270"/>
      <w:bookmarkStart w:id="1271" w:name="_Ref219367890"/>
      <w:r>
        <w:t xml:space="preserve">表 </w:t>
      </w:r>
      <w:r>
        <w:fldChar w:fldCharType="begin"/>
      </w:r>
      <w:r>
        <w:instrText xml:space="preserve"> SEQ 表 \* ARABIC </w:instrText>
      </w:r>
      <w:r>
        <w:fldChar w:fldCharType="separate"/>
      </w:r>
      <w:r>
        <w:t>89</w:t>
      </w:r>
      <w:r>
        <w:fldChar w:fldCharType="end"/>
      </w:r>
      <w:bookmarkEnd w:id="1271"/>
      <w:r>
        <w:t xml:space="preserve"> </w:t>
      </w:r>
      <w:r>
        <w:rPr>
          <w:rFonts w:hint="eastAsia"/>
        </w:rPr>
        <w:t>PLC能力指示类型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854"/>
      </w:tblGrid>
      <w:tr w14:paraId="77F73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1AF9F9EF">
            <w:pPr>
              <w:pStyle w:val="125"/>
              <w:adjustRightInd w:val="0"/>
              <w:snapToGrid w:val="0"/>
              <w:rPr>
                <w:rFonts w:ascii="Times New Roman" w:hAnsi="Times New Roman"/>
                <w:sz w:val="18"/>
              </w:rPr>
            </w:pPr>
            <w:r>
              <w:rPr>
                <w:rFonts w:ascii="Times New Roman" w:hAnsi="Times New Roman"/>
                <w:sz w:val="18"/>
              </w:rPr>
              <w:t>值</w:t>
            </w:r>
          </w:p>
        </w:tc>
        <w:tc>
          <w:tcPr>
            <w:tcW w:w="6854" w:type="dxa"/>
            <w:tcBorders>
              <w:top w:val="single" w:color="000000" w:sz="4" w:space="0"/>
              <w:left w:val="single" w:color="000000" w:sz="4" w:space="0"/>
              <w:bottom w:val="single" w:color="000000" w:sz="4" w:space="0"/>
              <w:right w:val="single" w:color="000000" w:sz="4" w:space="0"/>
            </w:tcBorders>
            <w:vAlign w:val="center"/>
          </w:tcPr>
          <w:p w14:paraId="3DF39709">
            <w:pPr>
              <w:pStyle w:val="125"/>
              <w:adjustRightInd w:val="0"/>
              <w:snapToGrid w:val="0"/>
              <w:rPr>
                <w:rFonts w:ascii="Times New Roman" w:hAnsi="Times New Roman"/>
                <w:sz w:val="18"/>
              </w:rPr>
            </w:pPr>
            <w:r>
              <w:rPr>
                <w:rFonts w:ascii="Times New Roman" w:hAnsi="Times New Roman"/>
                <w:sz w:val="18"/>
              </w:rPr>
              <w:t>定义</w:t>
            </w:r>
          </w:p>
        </w:tc>
      </w:tr>
      <w:tr w14:paraId="1B508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7A929196">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0</w:t>
            </w:r>
          </w:p>
        </w:tc>
        <w:tc>
          <w:tcPr>
            <w:tcW w:w="6854" w:type="dxa"/>
            <w:tcBorders>
              <w:top w:val="single" w:color="000000" w:sz="4" w:space="0"/>
              <w:left w:val="single" w:color="000000" w:sz="4" w:space="0"/>
              <w:bottom w:val="single" w:color="000000" w:sz="4" w:space="0"/>
              <w:right w:val="single" w:color="000000" w:sz="4" w:space="0"/>
            </w:tcBorders>
            <w:vAlign w:val="center"/>
          </w:tcPr>
          <w:p w14:paraId="36F733F7">
            <w:pPr>
              <w:pStyle w:val="125"/>
              <w:adjustRightInd w:val="0"/>
              <w:snapToGrid w:val="0"/>
              <w:rPr>
                <w:rFonts w:ascii="Times New Roman" w:hAnsi="Times New Roman"/>
                <w:sz w:val="18"/>
              </w:rPr>
            </w:pPr>
            <w:r>
              <w:rPr>
                <w:rFonts w:hint="eastAsia" w:ascii="Times New Roman" w:hAnsi="Times New Roman"/>
                <w:sz w:val="18"/>
              </w:rPr>
              <w:t>本站点支持BP</w:t>
            </w:r>
            <w:r>
              <w:rPr>
                <w:rFonts w:ascii="Times New Roman" w:hAnsi="Times New Roman"/>
                <w:sz w:val="18"/>
              </w:rPr>
              <w:t>LC</w:t>
            </w:r>
            <w:r>
              <w:rPr>
                <w:rFonts w:hint="eastAsia" w:ascii="Times New Roman" w:hAnsi="Times New Roman"/>
                <w:sz w:val="18"/>
              </w:rPr>
              <w:t>版本</w:t>
            </w:r>
          </w:p>
        </w:tc>
      </w:tr>
      <w:tr w14:paraId="75E0B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61B7398E">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1</w:t>
            </w:r>
          </w:p>
        </w:tc>
        <w:tc>
          <w:tcPr>
            <w:tcW w:w="6854" w:type="dxa"/>
            <w:tcBorders>
              <w:top w:val="single" w:color="000000" w:sz="4" w:space="0"/>
              <w:left w:val="single" w:color="000000" w:sz="4" w:space="0"/>
              <w:bottom w:val="single" w:color="000000" w:sz="4" w:space="0"/>
              <w:right w:val="single" w:color="000000" w:sz="4" w:space="0"/>
            </w:tcBorders>
            <w:vAlign w:val="center"/>
          </w:tcPr>
          <w:p w14:paraId="57994C2A">
            <w:pPr>
              <w:pStyle w:val="125"/>
              <w:adjustRightInd w:val="0"/>
              <w:snapToGrid w:val="0"/>
              <w:rPr>
                <w:rFonts w:ascii="Times New Roman" w:hAnsi="Times New Roman"/>
                <w:sz w:val="18"/>
              </w:rPr>
            </w:pPr>
            <w:r>
              <w:rPr>
                <w:rFonts w:hint="eastAsia" w:ascii="Times New Roman" w:hAnsi="Times New Roman"/>
                <w:sz w:val="18"/>
              </w:rPr>
              <w:t>本站点支持BP</w:t>
            </w:r>
            <w:r>
              <w:rPr>
                <w:rFonts w:ascii="Times New Roman" w:hAnsi="Times New Roman"/>
                <w:sz w:val="18"/>
              </w:rPr>
              <w:t>LC</w:t>
            </w:r>
            <w:r>
              <w:rPr>
                <w:rFonts w:hint="eastAsia" w:ascii="Times New Roman" w:hAnsi="Times New Roman"/>
                <w:sz w:val="18"/>
              </w:rPr>
              <w:t>版本和ISAC-P</w:t>
            </w:r>
            <w:r>
              <w:rPr>
                <w:rFonts w:ascii="Times New Roman" w:hAnsi="Times New Roman"/>
                <w:sz w:val="18"/>
              </w:rPr>
              <w:t>LC</w:t>
            </w:r>
            <w:r>
              <w:rPr>
                <w:rFonts w:hint="eastAsia" w:ascii="Times New Roman" w:hAnsi="Times New Roman"/>
                <w:sz w:val="18"/>
              </w:rPr>
              <w:t>版本</w:t>
            </w:r>
          </w:p>
        </w:tc>
      </w:tr>
    </w:tbl>
    <w:p w14:paraId="6CE6F8DF">
      <w:pPr>
        <w:pStyle w:val="50"/>
      </w:pPr>
      <w:r>
        <w:t xml:space="preserve"> </w:t>
      </w:r>
    </w:p>
    <w:p w14:paraId="6349DEE3">
      <w:pPr>
        <w:pStyle w:val="67"/>
      </w:pPr>
      <w:r>
        <w:rPr>
          <w:rFonts w:hint="eastAsia"/>
        </w:rPr>
        <w:t>通道数</w:t>
      </w:r>
    </w:p>
    <w:p w14:paraId="050FF31A">
      <w:pPr>
        <w:pStyle w:val="50"/>
      </w:pPr>
      <w:r>
        <w:rPr>
          <w:rFonts w:hint="eastAsia"/>
        </w:rPr>
        <w:t xml:space="preserve"> 表示本节点支持的通道个数。</w:t>
      </w:r>
      <w:r>
        <w:t>定义如</w:t>
      </w:r>
      <w:r>
        <w:fldChar w:fldCharType="begin"/>
      </w:r>
      <w:r>
        <w:instrText xml:space="preserve"> REF _Ref219367898 \h  \* MERGEFORMAT </w:instrText>
      </w:r>
      <w:r>
        <w:fldChar w:fldCharType="separate"/>
      </w:r>
      <w:r>
        <w:t>表 90</w:t>
      </w:r>
      <w:r>
        <w:fldChar w:fldCharType="end"/>
      </w:r>
      <w:r>
        <w:t>所示。</w:t>
      </w:r>
    </w:p>
    <w:p w14:paraId="0078696C">
      <w:pPr>
        <w:pStyle w:val="10"/>
      </w:pPr>
      <w:bookmarkStart w:id="1272" w:name="_Ref25419"/>
      <w:bookmarkEnd w:id="1272"/>
      <w:bookmarkStart w:id="1273" w:name="_Ref219367898"/>
      <w:r>
        <w:t xml:space="preserve">表 </w:t>
      </w:r>
      <w:r>
        <w:fldChar w:fldCharType="begin"/>
      </w:r>
      <w:r>
        <w:instrText xml:space="preserve"> SEQ 表 \* ARABIC </w:instrText>
      </w:r>
      <w:r>
        <w:fldChar w:fldCharType="separate"/>
      </w:r>
      <w:r>
        <w:t>90</w:t>
      </w:r>
      <w:r>
        <w:fldChar w:fldCharType="end"/>
      </w:r>
      <w:bookmarkEnd w:id="1273"/>
      <w:r>
        <w:rPr>
          <w:rFonts w:hint="eastAsia"/>
        </w:rPr>
        <w:t xml:space="preserve"> 通道数类型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854"/>
      </w:tblGrid>
      <w:tr w14:paraId="41E9D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67F1B08A">
            <w:pPr>
              <w:pStyle w:val="125"/>
              <w:adjustRightInd w:val="0"/>
              <w:snapToGrid w:val="0"/>
              <w:rPr>
                <w:rFonts w:ascii="Times New Roman" w:hAnsi="Times New Roman"/>
                <w:sz w:val="18"/>
              </w:rPr>
            </w:pPr>
            <w:r>
              <w:rPr>
                <w:rFonts w:ascii="Times New Roman" w:hAnsi="Times New Roman"/>
                <w:sz w:val="18"/>
              </w:rPr>
              <w:t>值</w:t>
            </w:r>
          </w:p>
        </w:tc>
        <w:tc>
          <w:tcPr>
            <w:tcW w:w="6854" w:type="dxa"/>
            <w:tcBorders>
              <w:top w:val="single" w:color="000000" w:sz="4" w:space="0"/>
              <w:left w:val="single" w:color="000000" w:sz="4" w:space="0"/>
              <w:bottom w:val="single" w:color="000000" w:sz="4" w:space="0"/>
              <w:right w:val="single" w:color="000000" w:sz="4" w:space="0"/>
            </w:tcBorders>
            <w:vAlign w:val="center"/>
          </w:tcPr>
          <w:p w14:paraId="21C2ECB2">
            <w:pPr>
              <w:pStyle w:val="125"/>
              <w:adjustRightInd w:val="0"/>
              <w:snapToGrid w:val="0"/>
              <w:rPr>
                <w:rFonts w:ascii="Times New Roman" w:hAnsi="Times New Roman"/>
                <w:sz w:val="18"/>
              </w:rPr>
            </w:pPr>
            <w:r>
              <w:rPr>
                <w:rFonts w:ascii="Times New Roman" w:hAnsi="Times New Roman"/>
                <w:sz w:val="18"/>
              </w:rPr>
              <w:t>定义</w:t>
            </w:r>
          </w:p>
        </w:tc>
      </w:tr>
      <w:tr w14:paraId="4739A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7F54814D">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0</w:t>
            </w:r>
          </w:p>
        </w:tc>
        <w:tc>
          <w:tcPr>
            <w:tcW w:w="6854" w:type="dxa"/>
            <w:tcBorders>
              <w:top w:val="single" w:color="000000" w:sz="4" w:space="0"/>
              <w:left w:val="single" w:color="000000" w:sz="4" w:space="0"/>
              <w:bottom w:val="single" w:color="000000" w:sz="4" w:space="0"/>
              <w:right w:val="single" w:color="000000" w:sz="4" w:space="0"/>
            </w:tcBorders>
            <w:vAlign w:val="center"/>
          </w:tcPr>
          <w:p w14:paraId="30B04279">
            <w:pPr>
              <w:pStyle w:val="125"/>
              <w:adjustRightInd w:val="0"/>
              <w:snapToGrid w:val="0"/>
              <w:rPr>
                <w:rFonts w:ascii="Times New Roman" w:hAnsi="Times New Roman"/>
                <w:sz w:val="18"/>
              </w:rPr>
            </w:pPr>
            <w:r>
              <w:rPr>
                <w:rFonts w:hint="eastAsia" w:ascii="Times New Roman" w:hAnsi="Times New Roman"/>
                <w:sz w:val="18"/>
              </w:rPr>
              <w:t>单通道</w:t>
            </w:r>
          </w:p>
        </w:tc>
      </w:tr>
      <w:tr w14:paraId="45A6E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2DCB7715">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1</w:t>
            </w:r>
          </w:p>
        </w:tc>
        <w:tc>
          <w:tcPr>
            <w:tcW w:w="6854" w:type="dxa"/>
            <w:tcBorders>
              <w:top w:val="single" w:color="000000" w:sz="4" w:space="0"/>
              <w:left w:val="single" w:color="000000" w:sz="4" w:space="0"/>
              <w:bottom w:val="single" w:color="000000" w:sz="4" w:space="0"/>
              <w:right w:val="single" w:color="000000" w:sz="4" w:space="0"/>
            </w:tcBorders>
            <w:vAlign w:val="center"/>
          </w:tcPr>
          <w:p w14:paraId="051E4556">
            <w:pPr>
              <w:pStyle w:val="125"/>
              <w:adjustRightInd w:val="0"/>
              <w:snapToGrid w:val="0"/>
              <w:rPr>
                <w:rFonts w:ascii="Times New Roman" w:hAnsi="Times New Roman"/>
                <w:sz w:val="18"/>
              </w:rPr>
            </w:pPr>
            <w:r>
              <w:rPr>
                <w:rFonts w:hint="eastAsia" w:ascii="Times New Roman" w:hAnsi="Times New Roman"/>
                <w:sz w:val="18"/>
              </w:rPr>
              <w:t>多通道</w:t>
            </w:r>
          </w:p>
        </w:tc>
      </w:tr>
    </w:tbl>
    <w:p w14:paraId="13100A13">
      <w:pPr>
        <w:pStyle w:val="50"/>
      </w:pPr>
      <w:r>
        <w:t xml:space="preserve"> </w:t>
      </w:r>
    </w:p>
    <w:p w14:paraId="4EADE289">
      <w:pPr>
        <w:pStyle w:val="50"/>
      </w:pPr>
    </w:p>
    <w:p w14:paraId="36FD24BA">
      <w:pPr>
        <w:pStyle w:val="67"/>
      </w:pPr>
      <w:bookmarkStart w:id="1274" w:name="_Toc19086"/>
      <w:bookmarkStart w:id="1275" w:name="_Toc31489"/>
      <w:bookmarkStart w:id="1276" w:name="_Toc19672"/>
      <w:r>
        <w:t>支持频段标识</w:t>
      </w:r>
      <w:bookmarkEnd w:id="1274"/>
      <w:bookmarkEnd w:id="1275"/>
      <w:bookmarkEnd w:id="1276"/>
    </w:p>
    <w:p w14:paraId="3A7B0689">
      <w:pPr>
        <w:pStyle w:val="50"/>
      </w:pPr>
      <w:r>
        <w:rPr>
          <w:rFonts w:hint="eastAsia"/>
        </w:rPr>
        <w:t>支持频段如</w:t>
      </w:r>
      <w:r>
        <w:fldChar w:fldCharType="begin"/>
      </w:r>
      <w:r>
        <w:instrText xml:space="preserve"> REF _Ref56765412 \h  \* MERGEFORMAT </w:instrText>
      </w:r>
      <w:r>
        <w:fldChar w:fldCharType="separate"/>
      </w:r>
      <w:r>
        <w:t>表 91</w:t>
      </w:r>
      <w:r>
        <w:fldChar w:fldCharType="end"/>
      </w:r>
      <w:r>
        <w:rPr>
          <w:rFonts w:hint="eastAsia"/>
        </w:rPr>
        <w:t>所示。</w:t>
      </w:r>
    </w:p>
    <w:p w14:paraId="4267DFB5">
      <w:pPr>
        <w:pStyle w:val="10"/>
      </w:pPr>
      <w:bookmarkStart w:id="1277" w:name="_Ref56765412"/>
      <w:r>
        <w:t xml:space="preserve">表 </w:t>
      </w:r>
      <w:r>
        <w:fldChar w:fldCharType="begin"/>
      </w:r>
      <w:r>
        <w:instrText xml:space="preserve"> SEQ 表 \* ARABIC </w:instrText>
      </w:r>
      <w:r>
        <w:fldChar w:fldCharType="separate"/>
      </w:r>
      <w:r>
        <w:t>91</w:t>
      </w:r>
      <w:r>
        <w:fldChar w:fldCharType="end"/>
      </w:r>
      <w:bookmarkEnd w:id="1277"/>
      <w:r>
        <w:t xml:space="preserve"> 频段标识</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854"/>
      </w:tblGrid>
      <w:tr w14:paraId="45C1B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68" w:type="dxa"/>
            <w:vAlign w:val="center"/>
          </w:tcPr>
          <w:p w14:paraId="3B3470DE">
            <w:pPr>
              <w:pStyle w:val="125"/>
              <w:adjustRightInd w:val="0"/>
              <w:snapToGrid w:val="0"/>
              <w:rPr>
                <w:rFonts w:ascii="Times New Roman" w:hAnsi="Times New Roman"/>
                <w:sz w:val="18"/>
              </w:rPr>
            </w:pPr>
            <w:r>
              <w:rPr>
                <w:rFonts w:ascii="Times New Roman" w:hAnsi="Times New Roman"/>
                <w:sz w:val="18"/>
              </w:rPr>
              <w:t>值</w:t>
            </w:r>
          </w:p>
        </w:tc>
        <w:tc>
          <w:tcPr>
            <w:tcW w:w="6854" w:type="dxa"/>
            <w:vAlign w:val="center"/>
          </w:tcPr>
          <w:p w14:paraId="3CC45E91">
            <w:pPr>
              <w:pStyle w:val="125"/>
              <w:adjustRightInd w:val="0"/>
              <w:snapToGrid w:val="0"/>
              <w:rPr>
                <w:rFonts w:ascii="Times New Roman" w:hAnsi="Times New Roman"/>
                <w:sz w:val="18"/>
              </w:rPr>
            </w:pPr>
            <w:r>
              <w:rPr>
                <w:rFonts w:ascii="Times New Roman" w:hAnsi="Times New Roman"/>
                <w:sz w:val="18"/>
              </w:rPr>
              <w:t>定义</w:t>
            </w:r>
          </w:p>
        </w:tc>
      </w:tr>
      <w:tr w14:paraId="2D1BF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49348B84">
            <w:pPr>
              <w:pStyle w:val="125"/>
              <w:adjustRightInd w:val="0"/>
              <w:snapToGrid w:val="0"/>
              <w:rPr>
                <w:rFonts w:ascii="Times New Roman" w:hAnsi="Times New Roman"/>
                <w:sz w:val="18"/>
              </w:rPr>
            </w:pPr>
            <w:r>
              <w:rPr>
                <w:rFonts w:ascii="Times New Roman" w:hAnsi="Times New Roman"/>
                <w:sz w:val="18"/>
              </w:rPr>
              <w:t>0x0</w:t>
            </w:r>
          </w:p>
        </w:tc>
        <w:tc>
          <w:tcPr>
            <w:tcW w:w="6854" w:type="dxa"/>
            <w:vAlign w:val="center"/>
          </w:tcPr>
          <w:p w14:paraId="1F797267">
            <w:pPr>
              <w:pStyle w:val="125"/>
              <w:adjustRightInd w:val="0"/>
              <w:snapToGrid w:val="0"/>
              <w:rPr>
                <w:rFonts w:ascii="Times New Roman" w:hAnsi="Times New Roman"/>
                <w:sz w:val="18"/>
              </w:rPr>
            </w:pPr>
            <w:r>
              <w:rPr>
                <w:rFonts w:ascii="Times New Roman" w:hAnsi="Times New Roman"/>
                <w:sz w:val="18"/>
              </w:rPr>
              <w:t>表示仅支持频段0和频段1。</w:t>
            </w:r>
          </w:p>
        </w:tc>
      </w:tr>
      <w:tr w14:paraId="2A9F6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6F09B30C">
            <w:pPr>
              <w:pStyle w:val="125"/>
              <w:adjustRightInd w:val="0"/>
              <w:snapToGrid w:val="0"/>
              <w:rPr>
                <w:rFonts w:ascii="Times New Roman" w:hAnsi="Times New Roman"/>
                <w:sz w:val="18"/>
              </w:rPr>
            </w:pPr>
            <w:r>
              <w:rPr>
                <w:rFonts w:ascii="Times New Roman" w:hAnsi="Times New Roman"/>
                <w:sz w:val="18"/>
              </w:rPr>
              <w:t>0x1</w:t>
            </w:r>
          </w:p>
        </w:tc>
        <w:tc>
          <w:tcPr>
            <w:tcW w:w="6854" w:type="dxa"/>
            <w:vAlign w:val="center"/>
          </w:tcPr>
          <w:p w14:paraId="7673F241">
            <w:pPr>
              <w:pStyle w:val="125"/>
              <w:adjustRightInd w:val="0"/>
              <w:snapToGrid w:val="0"/>
              <w:rPr>
                <w:rFonts w:ascii="Times New Roman" w:hAnsi="Times New Roman"/>
                <w:sz w:val="18"/>
              </w:rPr>
            </w:pPr>
            <w:r>
              <w:rPr>
                <w:rFonts w:hint="eastAsia" w:ascii="Times New Roman" w:hAnsi="Times New Roman"/>
                <w:sz w:val="18"/>
              </w:rPr>
              <w:t>PL</w:t>
            </w:r>
            <w:r>
              <w:rPr>
                <w:rFonts w:ascii="Times New Roman" w:hAnsi="Times New Roman"/>
                <w:sz w:val="18"/>
              </w:rPr>
              <w:t>C能力指示类型为</w:t>
            </w:r>
            <w:r>
              <w:rPr>
                <w:rFonts w:hint="eastAsia" w:ascii="Times New Roman" w:hAnsi="Times New Roman"/>
                <w:sz w:val="18"/>
              </w:rPr>
              <w:t>0时，</w:t>
            </w:r>
            <w:r>
              <w:rPr>
                <w:rFonts w:ascii="Times New Roman" w:hAnsi="Times New Roman"/>
                <w:sz w:val="18"/>
              </w:rPr>
              <w:t>表示支持频段0、频段1、频段2。</w:t>
            </w:r>
          </w:p>
          <w:p w14:paraId="7DCA4E61">
            <w:pPr>
              <w:pStyle w:val="125"/>
              <w:adjustRightInd w:val="0"/>
              <w:snapToGrid w:val="0"/>
              <w:rPr>
                <w:rFonts w:ascii="Times New Roman" w:hAnsi="Times New Roman"/>
                <w:sz w:val="18"/>
              </w:rPr>
            </w:pPr>
            <w:r>
              <w:rPr>
                <w:rFonts w:hint="eastAsia" w:ascii="Times New Roman" w:hAnsi="Times New Roman"/>
                <w:sz w:val="18"/>
              </w:rPr>
              <w:t>PL</w:t>
            </w:r>
            <w:r>
              <w:rPr>
                <w:rFonts w:ascii="Times New Roman" w:hAnsi="Times New Roman"/>
                <w:sz w:val="18"/>
              </w:rPr>
              <w:t>C能力指示类型为1</w:t>
            </w:r>
            <w:r>
              <w:rPr>
                <w:rFonts w:hint="eastAsia" w:ascii="Times New Roman" w:hAnsi="Times New Roman"/>
                <w:sz w:val="18"/>
              </w:rPr>
              <w:t>时，</w:t>
            </w:r>
            <w:r>
              <w:rPr>
                <w:rFonts w:ascii="Times New Roman" w:hAnsi="Times New Roman"/>
                <w:sz w:val="18"/>
              </w:rPr>
              <w:t>表示支持频段0、频段1、频段2</w:t>
            </w:r>
            <w:r>
              <w:rPr>
                <w:rFonts w:hint="eastAsia" w:ascii="Times New Roman" w:hAnsi="Times New Roman"/>
                <w:sz w:val="18"/>
              </w:rPr>
              <w:t>、</w:t>
            </w:r>
            <w:r>
              <w:rPr>
                <w:rFonts w:ascii="Times New Roman" w:hAnsi="Times New Roman"/>
                <w:sz w:val="18"/>
              </w:rPr>
              <w:t>频段</w:t>
            </w:r>
            <w:r>
              <w:rPr>
                <w:rFonts w:hint="eastAsia" w:ascii="Times New Roman" w:hAnsi="Times New Roman"/>
                <w:sz w:val="18"/>
              </w:rPr>
              <w:t>3、频段4</w:t>
            </w:r>
            <w:r>
              <w:rPr>
                <w:rFonts w:ascii="Times New Roman" w:hAnsi="Times New Roman"/>
                <w:sz w:val="18"/>
              </w:rPr>
              <w:t>。</w:t>
            </w:r>
          </w:p>
        </w:tc>
      </w:tr>
    </w:tbl>
    <w:p w14:paraId="1610354C">
      <w:pPr>
        <w:pStyle w:val="50"/>
      </w:pPr>
      <w:bookmarkStart w:id="1278" w:name="_Toc397529500"/>
      <w:bookmarkStart w:id="1279" w:name="_Toc403570226"/>
      <w:bookmarkStart w:id="1280" w:name="_Toc397528832"/>
      <w:bookmarkStart w:id="1281" w:name="_Toc399228934"/>
      <w:bookmarkStart w:id="1282" w:name="_Toc408859821"/>
    </w:p>
    <w:p w14:paraId="10613C88">
      <w:pPr>
        <w:pStyle w:val="67"/>
      </w:pPr>
      <w:bookmarkStart w:id="1283" w:name="_Toc32342"/>
      <w:bookmarkStart w:id="1284" w:name="_Toc20385"/>
      <w:bookmarkStart w:id="1285" w:name="_Toc17476"/>
      <w:r>
        <w:t>端到端序列号</w:t>
      </w:r>
      <w:bookmarkEnd w:id="1278"/>
      <w:bookmarkEnd w:id="1279"/>
      <w:bookmarkEnd w:id="1280"/>
      <w:bookmarkEnd w:id="1281"/>
      <w:bookmarkEnd w:id="1282"/>
      <w:bookmarkEnd w:id="1283"/>
      <w:bookmarkEnd w:id="1284"/>
      <w:bookmarkEnd w:id="1285"/>
    </w:p>
    <w:p w14:paraId="411C0190">
      <w:pPr>
        <w:pStyle w:val="50"/>
      </w:pPr>
      <w:r>
        <w:t>表示端到端的管理消息序列号。请求入网的站点，在产生关联请求报文时，需要获取一个序列号，CCO在确认关联入网时，需要在确认报文中携带关联请求报文中的端到端管理报文序列号。</w:t>
      </w:r>
    </w:p>
    <w:p w14:paraId="3327A630">
      <w:pPr>
        <w:pStyle w:val="57"/>
        <w:ind w:left="420" w:hanging="420"/>
      </w:pPr>
      <w:bookmarkStart w:id="1286" w:name="_Toc400798944"/>
      <w:bookmarkStart w:id="1287" w:name="_Toc397528833"/>
      <w:bookmarkStart w:id="1288" w:name="_Toc16525"/>
      <w:bookmarkStart w:id="1289" w:name="_Toc389724831"/>
      <w:bookmarkStart w:id="1290" w:name="_Toc402982934"/>
      <w:bookmarkStart w:id="1291" w:name="_Toc32231"/>
      <w:bookmarkStart w:id="1292" w:name="_Toc439785766"/>
      <w:bookmarkStart w:id="1293" w:name="_Toc399228935"/>
      <w:bookmarkStart w:id="1294" w:name="_Toc403585337"/>
      <w:bookmarkStart w:id="1295" w:name="_Toc402983400"/>
      <w:bookmarkStart w:id="1296" w:name="_Toc408859822"/>
      <w:bookmarkStart w:id="1297" w:name="_Toc405476679"/>
      <w:bookmarkStart w:id="1298" w:name="_Toc399757316"/>
      <w:bookmarkStart w:id="1299" w:name="_Toc403570227"/>
      <w:bookmarkStart w:id="1300" w:name="_Toc397529501"/>
      <w:bookmarkStart w:id="1301" w:name="_Toc14400"/>
      <w:bookmarkStart w:id="1302" w:name="_Toc399259274"/>
      <w:bookmarkStart w:id="1303" w:name="_Toc402983866"/>
      <w:r>
        <w:t>关联确认报文</w:t>
      </w:r>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p>
    <w:p w14:paraId="30826687">
      <w:pPr>
        <w:pStyle w:val="50"/>
        <w:rPr>
          <w:rStyle w:val="51"/>
        </w:rPr>
      </w:pPr>
      <w:r>
        <w:t>关</w:t>
      </w:r>
      <w:r>
        <w:rPr>
          <w:rStyle w:val="51"/>
        </w:rPr>
        <w:t>联确认报文（MMeAssocCnf）格式的定义如</w:t>
      </w:r>
      <w:r>
        <w:rPr>
          <w:rStyle w:val="51"/>
        </w:rPr>
        <w:fldChar w:fldCharType="begin"/>
      </w:r>
      <w:r>
        <w:rPr>
          <w:rStyle w:val="51"/>
        </w:rPr>
        <w:instrText xml:space="preserve"> REF _Ref56765448 \h  \* MERGEFORMAT </w:instrText>
      </w:r>
      <w:r>
        <w:rPr>
          <w:rStyle w:val="51"/>
        </w:rPr>
        <w:fldChar w:fldCharType="separate"/>
      </w:r>
      <w:r>
        <w:rPr>
          <w:rStyle w:val="51"/>
        </w:rPr>
        <w:t>表 92</w:t>
      </w:r>
      <w:r>
        <w:rPr>
          <w:rStyle w:val="51"/>
        </w:rPr>
        <w:fldChar w:fldCharType="end"/>
      </w:r>
      <w:r>
        <w:rPr>
          <w:rStyle w:val="51"/>
        </w:rPr>
        <w:t>所示。</w:t>
      </w:r>
    </w:p>
    <w:p w14:paraId="5CBFD80F">
      <w:pPr>
        <w:pStyle w:val="10"/>
      </w:pPr>
      <w:bookmarkStart w:id="1304" w:name="_Ref56765448"/>
      <w:bookmarkStart w:id="1305" w:name="_Toc405022532"/>
      <w:bookmarkStart w:id="1306" w:name="_Toc408860229"/>
      <w:bookmarkStart w:id="1307" w:name="_Toc405476954"/>
      <w:bookmarkStart w:id="1308" w:name="_Ref398998385"/>
      <w:bookmarkStart w:id="1309" w:name="_Toc402983204"/>
      <w:bookmarkStart w:id="1310" w:name="_Toc399229414"/>
      <w:bookmarkStart w:id="1311" w:name="_Toc397529200"/>
      <w:bookmarkStart w:id="1312" w:name="_Toc399757640"/>
      <w:bookmarkStart w:id="1313" w:name="_Toc399259610"/>
      <w:bookmarkStart w:id="1314" w:name="_Toc397529868"/>
      <w:bookmarkStart w:id="1315" w:name="_Toc403570647"/>
      <w:bookmarkStart w:id="1316" w:name="_Toc402984136"/>
      <w:bookmarkStart w:id="1317" w:name="_Toc402983670"/>
      <w:bookmarkStart w:id="1318" w:name="_Toc402540122"/>
      <w:r>
        <w:t xml:space="preserve">表 </w:t>
      </w:r>
      <w:r>
        <w:fldChar w:fldCharType="begin"/>
      </w:r>
      <w:r>
        <w:instrText xml:space="preserve"> SEQ 表 \* ARABIC </w:instrText>
      </w:r>
      <w:r>
        <w:fldChar w:fldCharType="separate"/>
      </w:r>
      <w:r>
        <w:t>92</w:t>
      </w:r>
      <w:r>
        <w:fldChar w:fldCharType="end"/>
      </w:r>
      <w:bookmarkEnd w:id="1304"/>
      <w:r>
        <w:rPr>
          <w:rFonts w:hint="eastAsia"/>
        </w:rPr>
        <w:t xml:space="preserve"> </w:t>
      </w:r>
      <w:r>
        <w:t>关联确认报文格式</w:t>
      </w:r>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1694"/>
        <w:gridCol w:w="1842"/>
      </w:tblGrid>
      <w:tr w14:paraId="75A4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10" w:type="dxa"/>
            <w:vAlign w:val="center"/>
          </w:tcPr>
          <w:p w14:paraId="05DE8474">
            <w:pPr>
              <w:pStyle w:val="125"/>
              <w:adjustRightInd w:val="0"/>
              <w:snapToGrid w:val="0"/>
              <w:rPr>
                <w:rFonts w:cs="宋体"/>
                <w:sz w:val="18"/>
              </w:rPr>
            </w:pPr>
            <w:r>
              <w:rPr>
                <w:rFonts w:hint="eastAsia" w:cs="宋体"/>
                <w:sz w:val="18"/>
              </w:rPr>
              <w:t>字段</w:t>
            </w:r>
          </w:p>
        </w:tc>
        <w:tc>
          <w:tcPr>
            <w:tcW w:w="1694" w:type="dxa"/>
            <w:vAlign w:val="center"/>
          </w:tcPr>
          <w:p w14:paraId="50B1F34C">
            <w:pPr>
              <w:pStyle w:val="125"/>
              <w:adjustRightInd w:val="0"/>
              <w:snapToGrid w:val="0"/>
              <w:rPr>
                <w:rFonts w:cs="宋体"/>
                <w:sz w:val="18"/>
              </w:rPr>
            </w:pPr>
            <w:r>
              <w:rPr>
                <w:rFonts w:hint="eastAsia" w:cs="宋体"/>
                <w:sz w:val="18"/>
              </w:rPr>
              <w:t>字节号</w:t>
            </w:r>
          </w:p>
        </w:tc>
        <w:tc>
          <w:tcPr>
            <w:tcW w:w="1842" w:type="dxa"/>
            <w:vAlign w:val="center"/>
          </w:tcPr>
          <w:p w14:paraId="0FB4D8C2">
            <w:pPr>
              <w:pStyle w:val="125"/>
              <w:adjustRightInd w:val="0"/>
              <w:snapToGrid w:val="0"/>
              <w:rPr>
                <w:rFonts w:cs="宋体"/>
                <w:sz w:val="18"/>
              </w:rPr>
            </w:pPr>
            <w:r>
              <w:rPr>
                <w:rFonts w:hint="eastAsia" w:cs="宋体"/>
                <w:sz w:val="18"/>
              </w:rPr>
              <w:t>字段大小(字节)</w:t>
            </w:r>
          </w:p>
        </w:tc>
      </w:tr>
      <w:tr w14:paraId="4AE31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72585757">
            <w:pPr>
              <w:pStyle w:val="125"/>
              <w:adjustRightInd w:val="0"/>
              <w:snapToGrid w:val="0"/>
              <w:rPr>
                <w:rFonts w:cs="宋体"/>
                <w:sz w:val="18"/>
              </w:rPr>
            </w:pPr>
            <w:r>
              <w:rPr>
                <w:rFonts w:hint="eastAsia" w:cs="宋体"/>
                <w:sz w:val="18"/>
              </w:rPr>
              <w:t>站点MAC地址</w:t>
            </w:r>
          </w:p>
        </w:tc>
        <w:tc>
          <w:tcPr>
            <w:tcW w:w="1694" w:type="dxa"/>
            <w:vAlign w:val="center"/>
          </w:tcPr>
          <w:p w14:paraId="6808FE8C">
            <w:pPr>
              <w:pStyle w:val="125"/>
              <w:adjustRightInd w:val="0"/>
              <w:snapToGrid w:val="0"/>
              <w:rPr>
                <w:rFonts w:cs="宋体"/>
                <w:sz w:val="18"/>
              </w:rPr>
            </w:pPr>
            <w:r>
              <w:rPr>
                <w:rFonts w:cs="宋体"/>
                <w:sz w:val="18"/>
              </w:rPr>
              <w:t>0-5</w:t>
            </w:r>
          </w:p>
        </w:tc>
        <w:tc>
          <w:tcPr>
            <w:tcW w:w="1842" w:type="dxa"/>
            <w:vAlign w:val="center"/>
          </w:tcPr>
          <w:p w14:paraId="018E7A45">
            <w:pPr>
              <w:pStyle w:val="125"/>
              <w:adjustRightInd w:val="0"/>
              <w:snapToGrid w:val="0"/>
              <w:rPr>
                <w:rFonts w:cs="宋体"/>
                <w:sz w:val="18"/>
              </w:rPr>
            </w:pPr>
            <w:r>
              <w:rPr>
                <w:rFonts w:cs="宋体"/>
                <w:sz w:val="18"/>
              </w:rPr>
              <w:t>6</w:t>
            </w:r>
          </w:p>
        </w:tc>
      </w:tr>
      <w:tr w14:paraId="2C088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7A565490">
            <w:pPr>
              <w:pStyle w:val="125"/>
              <w:adjustRightInd w:val="0"/>
              <w:snapToGrid w:val="0"/>
              <w:rPr>
                <w:rFonts w:cs="宋体"/>
                <w:sz w:val="18"/>
              </w:rPr>
            </w:pPr>
            <w:r>
              <w:rPr>
                <w:rFonts w:hint="eastAsia" w:cs="宋体"/>
                <w:sz w:val="18"/>
              </w:rPr>
              <w:t>结果</w:t>
            </w:r>
          </w:p>
        </w:tc>
        <w:tc>
          <w:tcPr>
            <w:tcW w:w="1694" w:type="dxa"/>
            <w:vAlign w:val="center"/>
          </w:tcPr>
          <w:p w14:paraId="203C053D">
            <w:pPr>
              <w:pStyle w:val="125"/>
              <w:adjustRightInd w:val="0"/>
              <w:snapToGrid w:val="0"/>
              <w:rPr>
                <w:rFonts w:cs="宋体"/>
                <w:sz w:val="18"/>
              </w:rPr>
            </w:pPr>
            <w:r>
              <w:rPr>
                <w:rFonts w:cs="宋体"/>
                <w:sz w:val="18"/>
              </w:rPr>
              <w:t>6</w:t>
            </w:r>
          </w:p>
        </w:tc>
        <w:tc>
          <w:tcPr>
            <w:tcW w:w="1842" w:type="dxa"/>
            <w:vAlign w:val="center"/>
          </w:tcPr>
          <w:p w14:paraId="6627919C">
            <w:pPr>
              <w:pStyle w:val="125"/>
              <w:adjustRightInd w:val="0"/>
              <w:snapToGrid w:val="0"/>
              <w:rPr>
                <w:rFonts w:cs="宋体"/>
                <w:sz w:val="18"/>
              </w:rPr>
            </w:pPr>
            <w:r>
              <w:rPr>
                <w:rFonts w:cs="宋体"/>
                <w:sz w:val="18"/>
              </w:rPr>
              <w:t>1</w:t>
            </w:r>
          </w:p>
        </w:tc>
      </w:tr>
      <w:tr w14:paraId="75B3D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038C76BB">
            <w:pPr>
              <w:pStyle w:val="125"/>
              <w:adjustRightInd w:val="0"/>
              <w:snapToGrid w:val="0"/>
              <w:rPr>
                <w:rFonts w:cs="宋体"/>
                <w:sz w:val="18"/>
              </w:rPr>
            </w:pPr>
            <w:r>
              <w:rPr>
                <w:rFonts w:hint="eastAsia" w:cs="宋体"/>
                <w:sz w:val="18"/>
              </w:rPr>
              <w:t>站点层级</w:t>
            </w:r>
          </w:p>
        </w:tc>
        <w:tc>
          <w:tcPr>
            <w:tcW w:w="1694" w:type="dxa"/>
            <w:vAlign w:val="center"/>
          </w:tcPr>
          <w:p w14:paraId="18C8BFAB">
            <w:pPr>
              <w:pStyle w:val="125"/>
              <w:adjustRightInd w:val="0"/>
              <w:snapToGrid w:val="0"/>
              <w:rPr>
                <w:rFonts w:cs="宋体"/>
                <w:sz w:val="18"/>
              </w:rPr>
            </w:pPr>
            <w:r>
              <w:rPr>
                <w:rFonts w:cs="宋体"/>
                <w:sz w:val="18"/>
              </w:rPr>
              <w:t>7</w:t>
            </w:r>
          </w:p>
        </w:tc>
        <w:tc>
          <w:tcPr>
            <w:tcW w:w="1842" w:type="dxa"/>
            <w:vAlign w:val="center"/>
          </w:tcPr>
          <w:p w14:paraId="241A4A25">
            <w:pPr>
              <w:pStyle w:val="125"/>
              <w:adjustRightInd w:val="0"/>
              <w:snapToGrid w:val="0"/>
              <w:rPr>
                <w:rFonts w:cs="宋体"/>
                <w:sz w:val="18"/>
              </w:rPr>
            </w:pPr>
            <w:r>
              <w:rPr>
                <w:rFonts w:cs="宋体"/>
                <w:sz w:val="18"/>
              </w:rPr>
              <w:t>1</w:t>
            </w:r>
          </w:p>
        </w:tc>
      </w:tr>
      <w:tr w14:paraId="309D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1F38BFB7">
            <w:pPr>
              <w:pStyle w:val="125"/>
              <w:adjustRightInd w:val="0"/>
              <w:snapToGrid w:val="0"/>
              <w:rPr>
                <w:rFonts w:cs="宋体"/>
                <w:sz w:val="18"/>
              </w:rPr>
            </w:pPr>
            <w:r>
              <w:rPr>
                <w:rFonts w:hint="eastAsia" w:cs="宋体"/>
                <w:sz w:val="18"/>
              </w:rPr>
              <w:t>站点TEI</w:t>
            </w:r>
          </w:p>
        </w:tc>
        <w:tc>
          <w:tcPr>
            <w:tcW w:w="1694" w:type="dxa"/>
            <w:vAlign w:val="center"/>
          </w:tcPr>
          <w:p w14:paraId="213874A2">
            <w:pPr>
              <w:pStyle w:val="125"/>
              <w:adjustRightInd w:val="0"/>
              <w:snapToGrid w:val="0"/>
              <w:rPr>
                <w:rFonts w:cs="宋体"/>
                <w:sz w:val="18"/>
              </w:rPr>
            </w:pPr>
            <w:r>
              <w:rPr>
                <w:rFonts w:cs="宋体"/>
                <w:sz w:val="18"/>
              </w:rPr>
              <w:t>8-9</w:t>
            </w:r>
          </w:p>
        </w:tc>
        <w:tc>
          <w:tcPr>
            <w:tcW w:w="1842" w:type="dxa"/>
            <w:vAlign w:val="center"/>
          </w:tcPr>
          <w:p w14:paraId="037B8718">
            <w:pPr>
              <w:pStyle w:val="125"/>
              <w:adjustRightInd w:val="0"/>
              <w:snapToGrid w:val="0"/>
              <w:rPr>
                <w:rFonts w:cs="宋体"/>
                <w:sz w:val="18"/>
              </w:rPr>
            </w:pPr>
            <w:r>
              <w:rPr>
                <w:rFonts w:cs="宋体"/>
                <w:sz w:val="18"/>
              </w:rPr>
              <w:t>2</w:t>
            </w:r>
          </w:p>
        </w:tc>
      </w:tr>
      <w:tr w14:paraId="479F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567AFE82">
            <w:pPr>
              <w:pStyle w:val="125"/>
              <w:adjustRightInd w:val="0"/>
              <w:snapToGrid w:val="0"/>
              <w:rPr>
                <w:rFonts w:cs="宋体"/>
                <w:sz w:val="18"/>
              </w:rPr>
            </w:pPr>
            <w:r>
              <w:rPr>
                <w:rFonts w:hint="eastAsia" w:cs="宋体"/>
                <w:sz w:val="18"/>
              </w:rPr>
              <w:t>代理TEI</w:t>
            </w:r>
          </w:p>
        </w:tc>
        <w:tc>
          <w:tcPr>
            <w:tcW w:w="1694" w:type="dxa"/>
            <w:vAlign w:val="center"/>
          </w:tcPr>
          <w:p w14:paraId="52053AA9">
            <w:pPr>
              <w:pStyle w:val="125"/>
              <w:adjustRightInd w:val="0"/>
              <w:snapToGrid w:val="0"/>
              <w:rPr>
                <w:rFonts w:cs="宋体"/>
                <w:sz w:val="18"/>
              </w:rPr>
            </w:pPr>
            <w:r>
              <w:rPr>
                <w:rFonts w:cs="宋体"/>
                <w:sz w:val="18"/>
              </w:rPr>
              <w:t>10-11</w:t>
            </w:r>
          </w:p>
        </w:tc>
        <w:tc>
          <w:tcPr>
            <w:tcW w:w="1842" w:type="dxa"/>
            <w:vAlign w:val="center"/>
          </w:tcPr>
          <w:p w14:paraId="51080D0D">
            <w:pPr>
              <w:pStyle w:val="125"/>
              <w:adjustRightInd w:val="0"/>
              <w:snapToGrid w:val="0"/>
              <w:rPr>
                <w:rFonts w:cs="宋体"/>
                <w:sz w:val="18"/>
              </w:rPr>
            </w:pPr>
            <w:r>
              <w:rPr>
                <w:rFonts w:cs="宋体"/>
                <w:sz w:val="18"/>
              </w:rPr>
              <w:t>2</w:t>
            </w:r>
          </w:p>
        </w:tc>
      </w:tr>
      <w:tr w14:paraId="6045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5E6D4119">
            <w:pPr>
              <w:pStyle w:val="125"/>
              <w:adjustRightInd w:val="0"/>
              <w:snapToGrid w:val="0"/>
              <w:rPr>
                <w:rFonts w:cs="宋体"/>
                <w:sz w:val="18"/>
              </w:rPr>
            </w:pPr>
            <w:r>
              <w:rPr>
                <w:rFonts w:hint="eastAsia" w:cs="宋体"/>
                <w:sz w:val="18"/>
              </w:rPr>
              <w:t>总分包数</w:t>
            </w:r>
          </w:p>
        </w:tc>
        <w:tc>
          <w:tcPr>
            <w:tcW w:w="1694" w:type="dxa"/>
            <w:vAlign w:val="center"/>
          </w:tcPr>
          <w:p w14:paraId="04B6519D">
            <w:pPr>
              <w:pStyle w:val="125"/>
              <w:adjustRightInd w:val="0"/>
              <w:snapToGrid w:val="0"/>
              <w:rPr>
                <w:rFonts w:cs="宋体"/>
                <w:sz w:val="18"/>
              </w:rPr>
            </w:pPr>
            <w:r>
              <w:rPr>
                <w:rFonts w:cs="宋体"/>
                <w:sz w:val="18"/>
              </w:rPr>
              <w:t>12</w:t>
            </w:r>
          </w:p>
        </w:tc>
        <w:tc>
          <w:tcPr>
            <w:tcW w:w="1842" w:type="dxa"/>
            <w:vAlign w:val="center"/>
          </w:tcPr>
          <w:p w14:paraId="07CD9DA1">
            <w:pPr>
              <w:pStyle w:val="125"/>
              <w:adjustRightInd w:val="0"/>
              <w:snapToGrid w:val="0"/>
              <w:rPr>
                <w:rFonts w:cs="宋体"/>
                <w:sz w:val="18"/>
              </w:rPr>
            </w:pPr>
            <w:r>
              <w:rPr>
                <w:rFonts w:cs="宋体"/>
                <w:sz w:val="18"/>
              </w:rPr>
              <w:t>1</w:t>
            </w:r>
          </w:p>
        </w:tc>
      </w:tr>
      <w:tr w14:paraId="7A26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3A735D86">
            <w:pPr>
              <w:pStyle w:val="125"/>
              <w:adjustRightInd w:val="0"/>
              <w:snapToGrid w:val="0"/>
              <w:rPr>
                <w:rFonts w:cs="宋体"/>
                <w:sz w:val="18"/>
              </w:rPr>
            </w:pPr>
            <w:r>
              <w:rPr>
                <w:rFonts w:hint="eastAsia" w:cs="宋体"/>
                <w:sz w:val="18"/>
              </w:rPr>
              <w:t>分包序号</w:t>
            </w:r>
          </w:p>
        </w:tc>
        <w:tc>
          <w:tcPr>
            <w:tcW w:w="1694" w:type="dxa"/>
            <w:vAlign w:val="center"/>
          </w:tcPr>
          <w:p w14:paraId="10C0C226">
            <w:pPr>
              <w:pStyle w:val="125"/>
              <w:adjustRightInd w:val="0"/>
              <w:snapToGrid w:val="0"/>
              <w:rPr>
                <w:rFonts w:cs="宋体"/>
                <w:sz w:val="18"/>
              </w:rPr>
            </w:pPr>
            <w:r>
              <w:rPr>
                <w:rFonts w:cs="宋体"/>
                <w:sz w:val="18"/>
              </w:rPr>
              <w:t>13</w:t>
            </w:r>
          </w:p>
        </w:tc>
        <w:tc>
          <w:tcPr>
            <w:tcW w:w="1842" w:type="dxa"/>
            <w:vAlign w:val="center"/>
          </w:tcPr>
          <w:p w14:paraId="7779BA43">
            <w:pPr>
              <w:pStyle w:val="125"/>
              <w:adjustRightInd w:val="0"/>
              <w:snapToGrid w:val="0"/>
              <w:rPr>
                <w:rFonts w:cs="宋体"/>
                <w:sz w:val="18"/>
              </w:rPr>
            </w:pPr>
            <w:r>
              <w:rPr>
                <w:rFonts w:cs="宋体"/>
                <w:sz w:val="18"/>
              </w:rPr>
              <w:t>1</w:t>
            </w:r>
          </w:p>
        </w:tc>
      </w:tr>
      <w:tr w14:paraId="16D5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21321FD4">
            <w:pPr>
              <w:pStyle w:val="125"/>
              <w:adjustRightInd w:val="0"/>
              <w:snapToGrid w:val="0"/>
              <w:rPr>
                <w:rFonts w:cs="宋体"/>
                <w:sz w:val="18"/>
              </w:rPr>
            </w:pPr>
            <w:r>
              <w:rPr>
                <w:rFonts w:hint="eastAsia" w:cs="宋体"/>
                <w:sz w:val="18"/>
              </w:rPr>
              <w:t>最后一个分包标识</w:t>
            </w:r>
          </w:p>
        </w:tc>
        <w:tc>
          <w:tcPr>
            <w:tcW w:w="1694" w:type="dxa"/>
            <w:vAlign w:val="center"/>
          </w:tcPr>
          <w:p w14:paraId="0DF12FD9">
            <w:pPr>
              <w:pStyle w:val="125"/>
              <w:adjustRightInd w:val="0"/>
              <w:snapToGrid w:val="0"/>
              <w:rPr>
                <w:rFonts w:cs="宋体"/>
                <w:sz w:val="18"/>
              </w:rPr>
            </w:pPr>
            <w:r>
              <w:rPr>
                <w:rFonts w:cs="宋体"/>
                <w:sz w:val="18"/>
              </w:rPr>
              <w:t>14</w:t>
            </w:r>
          </w:p>
        </w:tc>
        <w:tc>
          <w:tcPr>
            <w:tcW w:w="1842" w:type="dxa"/>
            <w:vAlign w:val="center"/>
          </w:tcPr>
          <w:p w14:paraId="441BE84A">
            <w:pPr>
              <w:pStyle w:val="125"/>
              <w:adjustRightInd w:val="0"/>
              <w:snapToGrid w:val="0"/>
              <w:rPr>
                <w:rFonts w:cs="宋体"/>
                <w:sz w:val="18"/>
              </w:rPr>
            </w:pPr>
            <w:r>
              <w:rPr>
                <w:rFonts w:cs="宋体"/>
                <w:sz w:val="18"/>
              </w:rPr>
              <w:t>1</w:t>
            </w:r>
          </w:p>
        </w:tc>
      </w:tr>
      <w:tr w14:paraId="6B4C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2410" w:type="dxa"/>
            <w:vAlign w:val="center"/>
          </w:tcPr>
          <w:p w14:paraId="07B269A6">
            <w:pPr>
              <w:pStyle w:val="125"/>
              <w:adjustRightInd w:val="0"/>
              <w:snapToGrid w:val="0"/>
              <w:rPr>
                <w:rFonts w:cs="宋体"/>
                <w:sz w:val="18"/>
              </w:rPr>
            </w:pPr>
            <w:r>
              <w:rPr>
                <w:rFonts w:hint="eastAsia" w:cs="宋体"/>
                <w:sz w:val="18"/>
              </w:rPr>
              <w:t>链路类型</w:t>
            </w:r>
          </w:p>
        </w:tc>
        <w:tc>
          <w:tcPr>
            <w:tcW w:w="1694" w:type="dxa"/>
            <w:vMerge w:val="restart"/>
            <w:vAlign w:val="center"/>
          </w:tcPr>
          <w:p w14:paraId="265ECD7A">
            <w:pPr>
              <w:pStyle w:val="125"/>
              <w:adjustRightInd w:val="0"/>
              <w:snapToGrid w:val="0"/>
              <w:rPr>
                <w:rFonts w:cs="宋体"/>
                <w:sz w:val="18"/>
              </w:rPr>
            </w:pPr>
            <w:r>
              <w:rPr>
                <w:rFonts w:cs="宋体"/>
                <w:sz w:val="18"/>
              </w:rPr>
              <w:t>15</w:t>
            </w:r>
          </w:p>
        </w:tc>
        <w:tc>
          <w:tcPr>
            <w:tcW w:w="1842" w:type="dxa"/>
            <w:vAlign w:val="center"/>
          </w:tcPr>
          <w:p w14:paraId="13B4998E">
            <w:pPr>
              <w:pStyle w:val="125"/>
              <w:adjustRightInd w:val="0"/>
              <w:snapToGrid w:val="0"/>
              <w:rPr>
                <w:rFonts w:cs="宋体"/>
                <w:sz w:val="18"/>
              </w:rPr>
            </w:pPr>
            <w:r>
              <w:rPr>
                <w:rFonts w:cs="宋体"/>
                <w:sz w:val="18"/>
              </w:rPr>
              <w:t>1bit</w:t>
            </w:r>
          </w:p>
        </w:tc>
      </w:tr>
      <w:tr w14:paraId="62FD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43A44265">
            <w:pPr>
              <w:pStyle w:val="125"/>
              <w:adjustRightInd w:val="0"/>
              <w:snapToGrid w:val="0"/>
              <w:rPr>
                <w:rFonts w:cs="宋体"/>
                <w:sz w:val="18"/>
              </w:rPr>
            </w:pPr>
            <w:r>
              <w:rPr>
                <w:rFonts w:hint="eastAsia" w:cs="宋体"/>
                <w:sz w:val="18"/>
              </w:rPr>
              <w:t>载波频段</w:t>
            </w:r>
          </w:p>
        </w:tc>
        <w:tc>
          <w:tcPr>
            <w:tcW w:w="1694" w:type="dxa"/>
            <w:vMerge w:val="continue"/>
            <w:vAlign w:val="center"/>
          </w:tcPr>
          <w:p w14:paraId="57F54558">
            <w:pPr>
              <w:pStyle w:val="125"/>
              <w:adjustRightInd w:val="0"/>
              <w:snapToGrid w:val="0"/>
              <w:rPr>
                <w:rFonts w:cs="宋体"/>
                <w:sz w:val="18"/>
              </w:rPr>
            </w:pPr>
          </w:p>
        </w:tc>
        <w:tc>
          <w:tcPr>
            <w:tcW w:w="1842" w:type="dxa"/>
            <w:vAlign w:val="center"/>
          </w:tcPr>
          <w:p w14:paraId="14164AEF">
            <w:pPr>
              <w:pStyle w:val="125"/>
              <w:adjustRightInd w:val="0"/>
              <w:snapToGrid w:val="0"/>
              <w:rPr>
                <w:rFonts w:cs="宋体"/>
                <w:sz w:val="18"/>
              </w:rPr>
            </w:pPr>
            <w:r>
              <w:rPr>
                <w:rFonts w:hint="eastAsia" w:cs="宋体"/>
                <w:sz w:val="18"/>
              </w:rPr>
              <w:t>3</w:t>
            </w:r>
            <w:r>
              <w:rPr>
                <w:rFonts w:cs="宋体"/>
                <w:sz w:val="18"/>
              </w:rPr>
              <w:t>bit</w:t>
            </w:r>
          </w:p>
        </w:tc>
      </w:tr>
      <w:tr w14:paraId="2A4E0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73A09139">
            <w:pPr>
              <w:pStyle w:val="125"/>
              <w:adjustRightInd w:val="0"/>
              <w:snapToGrid w:val="0"/>
              <w:rPr>
                <w:rFonts w:cs="宋体"/>
                <w:sz w:val="18"/>
              </w:rPr>
            </w:pPr>
            <w:r>
              <w:rPr>
                <w:rFonts w:hint="eastAsia" w:cs="宋体"/>
                <w:sz w:val="18"/>
              </w:rPr>
              <w:t>保留</w:t>
            </w:r>
          </w:p>
        </w:tc>
        <w:tc>
          <w:tcPr>
            <w:tcW w:w="1694" w:type="dxa"/>
            <w:vMerge w:val="continue"/>
            <w:vAlign w:val="center"/>
          </w:tcPr>
          <w:p w14:paraId="6CC21EDA">
            <w:pPr>
              <w:pStyle w:val="125"/>
              <w:adjustRightInd w:val="0"/>
              <w:snapToGrid w:val="0"/>
              <w:rPr>
                <w:rFonts w:cs="宋体"/>
                <w:sz w:val="18"/>
              </w:rPr>
            </w:pPr>
          </w:p>
        </w:tc>
        <w:tc>
          <w:tcPr>
            <w:tcW w:w="1842" w:type="dxa"/>
            <w:vAlign w:val="center"/>
          </w:tcPr>
          <w:p w14:paraId="163C145A">
            <w:pPr>
              <w:pStyle w:val="125"/>
              <w:adjustRightInd w:val="0"/>
              <w:snapToGrid w:val="0"/>
              <w:rPr>
                <w:rFonts w:cs="宋体"/>
                <w:sz w:val="18"/>
              </w:rPr>
            </w:pPr>
            <w:r>
              <w:rPr>
                <w:rFonts w:hint="eastAsia" w:cs="宋体"/>
                <w:sz w:val="18"/>
              </w:rPr>
              <w:t>4</w:t>
            </w:r>
            <w:r>
              <w:rPr>
                <w:rFonts w:cs="宋体"/>
                <w:sz w:val="18"/>
              </w:rPr>
              <w:t>bis</w:t>
            </w:r>
          </w:p>
        </w:tc>
      </w:tr>
      <w:tr w14:paraId="3ADFA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3591FB1A">
            <w:pPr>
              <w:pStyle w:val="125"/>
              <w:adjustRightInd w:val="0"/>
              <w:snapToGrid w:val="0"/>
              <w:rPr>
                <w:rFonts w:cs="宋体"/>
                <w:sz w:val="18"/>
              </w:rPr>
            </w:pPr>
            <w:r>
              <w:rPr>
                <w:rFonts w:hint="eastAsia" w:cs="宋体"/>
                <w:sz w:val="18"/>
              </w:rPr>
              <w:t>站点关联随机数</w:t>
            </w:r>
          </w:p>
        </w:tc>
        <w:tc>
          <w:tcPr>
            <w:tcW w:w="1694" w:type="dxa"/>
            <w:vAlign w:val="center"/>
          </w:tcPr>
          <w:p w14:paraId="7EFBB597">
            <w:pPr>
              <w:pStyle w:val="125"/>
              <w:adjustRightInd w:val="0"/>
              <w:snapToGrid w:val="0"/>
              <w:rPr>
                <w:rFonts w:cs="宋体"/>
                <w:sz w:val="18"/>
              </w:rPr>
            </w:pPr>
            <w:r>
              <w:rPr>
                <w:rFonts w:cs="宋体"/>
                <w:sz w:val="18"/>
              </w:rPr>
              <w:t>16-19</w:t>
            </w:r>
          </w:p>
        </w:tc>
        <w:tc>
          <w:tcPr>
            <w:tcW w:w="1842" w:type="dxa"/>
            <w:vAlign w:val="center"/>
          </w:tcPr>
          <w:p w14:paraId="411EC282">
            <w:pPr>
              <w:pStyle w:val="125"/>
              <w:adjustRightInd w:val="0"/>
              <w:snapToGrid w:val="0"/>
              <w:rPr>
                <w:rFonts w:cs="宋体"/>
                <w:sz w:val="18"/>
              </w:rPr>
            </w:pPr>
            <w:r>
              <w:rPr>
                <w:rFonts w:cs="宋体"/>
                <w:sz w:val="18"/>
              </w:rPr>
              <w:t>4</w:t>
            </w:r>
          </w:p>
        </w:tc>
      </w:tr>
      <w:tr w14:paraId="00C15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2DD03EE0">
            <w:pPr>
              <w:pStyle w:val="125"/>
              <w:adjustRightInd w:val="0"/>
              <w:snapToGrid w:val="0"/>
              <w:rPr>
                <w:rFonts w:cs="宋体"/>
                <w:sz w:val="18"/>
              </w:rPr>
            </w:pPr>
            <w:r>
              <w:rPr>
                <w:rFonts w:hint="eastAsia" w:cs="宋体"/>
                <w:sz w:val="18"/>
              </w:rPr>
              <w:t>重新关联时间</w:t>
            </w:r>
          </w:p>
        </w:tc>
        <w:tc>
          <w:tcPr>
            <w:tcW w:w="1694" w:type="dxa"/>
            <w:vAlign w:val="center"/>
          </w:tcPr>
          <w:p w14:paraId="7BB0330D">
            <w:pPr>
              <w:pStyle w:val="125"/>
              <w:adjustRightInd w:val="0"/>
              <w:snapToGrid w:val="0"/>
              <w:rPr>
                <w:rFonts w:cs="宋体"/>
                <w:sz w:val="18"/>
              </w:rPr>
            </w:pPr>
            <w:r>
              <w:rPr>
                <w:rFonts w:cs="宋体"/>
                <w:sz w:val="18"/>
              </w:rPr>
              <w:t>20-23</w:t>
            </w:r>
          </w:p>
        </w:tc>
        <w:tc>
          <w:tcPr>
            <w:tcW w:w="1842" w:type="dxa"/>
            <w:vAlign w:val="center"/>
          </w:tcPr>
          <w:p w14:paraId="211C954A">
            <w:pPr>
              <w:pStyle w:val="125"/>
              <w:adjustRightInd w:val="0"/>
              <w:snapToGrid w:val="0"/>
              <w:rPr>
                <w:rFonts w:cs="宋体"/>
                <w:sz w:val="18"/>
              </w:rPr>
            </w:pPr>
            <w:r>
              <w:rPr>
                <w:rFonts w:cs="宋体"/>
                <w:sz w:val="18"/>
              </w:rPr>
              <w:t>4</w:t>
            </w:r>
          </w:p>
        </w:tc>
      </w:tr>
      <w:tr w14:paraId="0C100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30F56CBF">
            <w:pPr>
              <w:pStyle w:val="125"/>
              <w:adjustRightInd w:val="0"/>
              <w:snapToGrid w:val="0"/>
              <w:rPr>
                <w:rFonts w:cs="宋体"/>
                <w:sz w:val="18"/>
              </w:rPr>
            </w:pPr>
            <w:r>
              <w:rPr>
                <w:rFonts w:hint="eastAsia" w:cs="宋体"/>
                <w:sz w:val="18"/>
              </w:rPr>
              <w:t>端到端序列号</w:t>
            </w:r>
          </w:p>
        </w:tc>
        <w:tc>
          <w:tcPr>
            <w:tcW w:w="1694" w:type="dxa"/>
            <w:vAlign w:val="center"/>
          </w:tcPr>
          <w:p w14:paraId="13A3349C">
            <w:pPr>
              <w:pStyle w:val="125"/>
              <w:adjustRightInd w:val="0"/>
              <w:snapToGrid w:val="0"/>
              <w:rPr>
                <w:rFonts w:cs="宋体"/>
                <w:sz w:val="18"/>
              </w:rPr>
            </w:pPr>
            <w:r>
              <w:rPr>
                <w:rFonts w:cs="宋体"/>
                <w:sz w:val="18"/>
              </w:rPr>
              <w:t>24-27</w:t>
            </w:r>
          </w:p>
        </w:tc>
        <w:tc>
          <w:tcPr>
            <w:tcW w:w="1842" w:type="dxa"/>
            <w:vAlign w:val="center"/>
          </w:tcPr>
          <w:p w14:paraId="7056FD00">
            <w:pPr>
              <w:pStyle w:val="125"/>
              <w:adjustRightInd w:val="0"/>
              <w:snapToGrid w:val="0"/>
              <w:rPr>
                <w:rFonts w:cs="宋体"/>
                <w:sz w:val="18"/>
              </w:rPr>
            </w:pPr>
            <w:r>
              <w:rPr>
                <w:rFonts w:cs="宋体"/>
                <w:sz w:val="18"/>
              </w:rPr>
              <w:t>4</w:t>
            </w:r>
          </w:p>
        </w:tc>
      </w:tr>
      <w:tr w14:paraId="397FE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49064EEA">
            <w:pPr>
              <w:pStyle w:val="125"/>
              <w:adjustRightInd w:val="0"/>
              <w:snapToGrid w:val="0"/>
              <w:rPr>
                <w:rFonts w:cs="宋体"/>
                <w:sz w:val="18"/>
              </w:rPr>
            </w:pPr>
            <w:r>
              <w:rPr>
                <w:rFonts w:hint="eastAsia" w:cs="宋体"/>
                <w:sz w:val="18"/>
              </w:rPr>
              <w:t>路径序号</w:t>
            </w:r>
          </w:p>
        </w:tc>
        <w:tc>
          <w:tcPr>
            <w:tcW w:w="1694" w:type="dxa"/>
            <w:vAlign w:val="center"/>
          </w:tcPr>
          <w:p w14:paraId="00DEBCC8">
            <w:pPr>
              <w:pStyle w:val="125"/>
              <w:adjustRightInd w:val="0"/>
              <w:snapToGrid w:val="0"/>
              <w:rPr>
                <w:rFonts w:cs="宋体"/>
                <w:sz w:val="18"/>
              </w:rPr>
            </w:pPr>
            <w:r>
              <w:rPr>
                <w:rFonts w:cs="宋体"/>
                <w:sz w:val="18"/>
              </w:rPr>
              <w:t>28-31</w:t>
            </w:r>
          </w:p>
        </w:tc>
        <w:tc>
          <w:tcPr>
            <w:tcW w:w="1842" w:type="dxa"/>
            <w:vAlign w:val="center"/>
          </w:tcPr>
          <w:p w14:paraId="105111E0">
            <w:pPr>
              <w:pStyle w:val="125"/>
              <w:adjustRightInd w:val="0"/>
              <w:snapToGrid w:val="0"/>
              <w:rPr>
                <w:rFonts w:cs="宋体"/>
                <w:sz w:val="18"/>
              </w:rPr>
            </w:pPr>
            <w:r>
              <w:rPr>
                <w:rFonts w:cs="宋体"/>
                <w:sz w:val="18"/>
              </w:rPr>
              <w:t>4</w:t>
            </w:r>
          </w:p>
        </w:tc>
      </w:tr>
      <w:tr w14:paraId="0ABC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08CDFCE2">
            <w:pPr>
              <w:pStyle w:val="125"/>
              <w:adjustRightInd w:val="0"/>
              <w:snapToGrid w:val="0"/>
              <w:rPr>
                <w:rFonts w:cs="宋体"/>
                <w:sz w:val="18"/>
              </w:rPr>
            </w:pPr>
            <w:r>
              <w:rPr>
                <w:rFonts w:hint="eastAsia" w:cs="宋体"/>
                <w:sz w:val="18"/>
              </w:rPr>
              <w:t>组网序列号</w:t>
            </w:r>
          </w:p>
        </w:tc>
        <w:tc>
          <w:tcPr>
            <w:tcW w:w="1694" w:type="dxa"/>
            <w:vAlign w:val="center"/>
          </w:tcPr>
          <w:p w14:paraId="3BE1C2B9">
            <w:pPr>
              <w:pStyle w:val="125"/>
              <w:adjustRightInd w:val="0"/>
              <w:snapToGrid w:val="0"/>
              <w:rPr>
                <w:rFonts w:cs="宋体"/>
                <w:sz w:val="18"/>
              </w:rPr>
            </w:pPr>
            <w:r>
              <w:rPr>
                <w:rFonts w:cs="宋体"/>
                <w:sz w:val="18"/>
              </w:rPr>
              <w:t>32</w:t>
            </w:r>
          </w:p>
        </w:tc>
        <w:tc>
          <w:tcPr>
            <w:tcW w:w="1842" w:type="dxa"/>
            <w:vAlign w:val="center"/>
          </w:tcPr>
          <w:p w14:paraId="700E3D40">
            <w:pPr>
              <w:pStyle w:val="125"/>
              <w:adjustRightInd w:val="0"/>
              <w:snapToGrid w:val="0"/>
              <w:rPr>
                <w:rFonts w:cs="宋体"/>
                <w:sz w:val="18"/>
              </w:rPr>
            </w:pPr>
            <w:r>
              <w:rPr>
                <w:rFonts w:cs="宋体"/>
                <w:sz w:val="18"/>
              </w:rPr>
              <w:t>1</w:t>
            </w:r>
          </w:p>
        </w:tc>
      </w:tr>
      <w:tr w14:paraId="3CC9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5299DDC7">
            <w:pPr>
              <w:pStyle w:val="125"/>
              <w:adjustRightInd w:val="0"/>
              <w:snapToGrid w:val="0"/>
              <w:rPr>
                <w:rFonts w:cs="宋体"/>
                <w:sz w:val="18"/>
              </w:rPr>
            </w:pPr>
            <w:r>
              <w:rPr>
                <w:rFonts w:hint="eastAsia" w:cs="宋体"/>
                <w:sz w:val="18"/>
              </w:rPr>
              <w:t>管理消息版本</w:t>
            </w:r>
          </w:p>
        </w:tc>
        <w:tc>
          <w:tcPr>
            <w:tcW w:w="1694" w:type="dxa"/>
            <w:vMerge w:val="restart"/>
            <w:vAlign w:val="center"/>
          </w:tcPr>
          <w:p w14:paraId="78F4A035">
            <w:pPr>
              <w:pStyle w:val="125"/>
              <w:adjustRightInd w:val="0"/>
              <w:snapToGrid w:val="0"/>
              <w:rPr>
                <w:rFonts w:cs="宋体"/>
                <w:sz w:val="18"/>
              </w:rPr>
            </w:pPr>
            <w:r>
              <w:rPr>
                <w:rFonts w:cs="宋体"/>
                <w:sz w:val="18"/>
              </w:rPr>
              <w:t>33</w:t>
            </w:r>
          </w:p>
        </w:tc>
        <w:tc>
          <w:tcPr>
            <w:tcW w:w="1842" w:type="dxa"/>
            <w:vAlign w:val="center"/>
          </w:tcPr>
          <w:p w14:paraId="4F72E6C7">
            <w:pPr>
              <w:pStyle w:val="125"/>
              <w:adjustRightInd w:val="0"/>
              <w:snapToGrid w:val="0"/>
              <w:rPr>
                <w:rFonts w:cs="宋体"/>
                <w:sz w:val="18"/>
              </w:rPr>
            </w:pPr>
            <w:r>
              <w:rPr>
                <w:rFonts w:cs="宋体"/>
                <w:sz w:val="18"/>
              </w:rPr>
              <w:t>bit0-bit3</w:t>
            </w:r>
          </w:p>
        </w:tc>
      </w:tr>
      <w:tr w14:paraId="6ED6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157F127B">
            <w:pPr>
              <w:pStyle w:val="125"/>
              <w:adjustRightInd w:val="0"/>
              <w:snapToGrid w:val="0"/>
              <w:rPr>
                <w:rFonts w:cs="宋体"/>
                <w:sz w:val="18"/>
              </w:rPr>
            </w:pPr>
            <w:r>
              <w:rPr>
                <w:rFonts w:hint="eastAsia" w:cs="宋体"/>
                <w:sz w:val="18"/>
              </w:rPr>
              <w:t>探测频段标识符</w:t>
            </w:r>
          </w:p>
        </w:tc>
        <w:tc>
          <w:tcPr>
            <w:tcW w:w="1694" w:type="dxa"/>
            <w:vMerge w:val="continue"/>
            <w:vAlign w:val="center"/>
          </w:tcPr>
          <w:p w14:paraId="1D521A17">
            <w:pPr>
              <w:pStyle w:val="125"/>
              <w:adjustRightInd w:val="0"/>
              <w:snapToGrid w:val="0"/>
              <w:rPr>
                <w:rFonts w:cs="宋体"/>
                <w:sz w:val="18"/>
              </w:rPr>
            </w:pPr>
          </w:p>
        </w:tc>
        <w:tc>
          <w:tcPr>
            <w:tcW w:w="1842" w:type="dxa"/>
            <w:vAlign w:val="center"/>
          </w:tcPr>
          <w:p w14:paraId="798DFBAF">
            <w:pPr>
              <w:pStyle w:val="125"/>
              <w:adjustRightInd w:val="0"/>
              <w:snapToGrid w:val="0"/>
              <w:rPr>
                <w:rFonts w:cs="宋体"/>
                <w:sz w:val="18"/>
              </w:rPr>
            </w:pPr>
            <w:r>
              <w:rPr>
                <w:rFonts w:cs="宋体"/>
                <w:sz w:val="18"/>
              </w:rPr>
              <w:t>bit4</w:t>
            </w:r>
          </w:p>
        </w:tc>
      </w:tr>
      <w:tr w14:paraId="1E34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73320D39">
            <w:pPr>
              <w:pStyle w:val="125"/>
              <w:adjustRightInd w:val="0"/>
              <w:snapToGrid w:val="0"/>
              <w:rPr>
                <w:rFonts w:cs="宋体"/>
                <w:sz w:val="18"/>
              </w:rPr>
            </w:pPr>
            <w:r>
              <w:rPr>
                <w:rFonts w:hint="eastAsia" w:cs="宋体"/>
                <w:sz w:val="18"/>
              </w:rPr>
              <w:t>保留</w:t>
            </w:r>
          </w:p>
        </w:tc>
        <w:tc>
          <w:tcPr>
            <w:tcW w:w="1694" w:type="dxa"/>
            <w:vMerge w:val="continue"/>
            <w:vAlign w:val="center"/>
          </w:tcPr>
          <w:p w14:paraId="1B92C589">
            <w:pPr>
              <w:pStyle w:val="125"/>
              <w:adjustRightInd w:val="0"/>
              <w:snapToGrid w:val="0"/>
              <w:rPr>
                <w:rFonts w:cs="宋体"/>
                <w:sz w:val="18"/>
              </w:rPr>
            </w:pPr>
          </w:p>
        </w:tc>
        <w:tc>
          <w:tcPr>
            <w:tcW w:w="1842" w:type="dxa"/>
            <w:vAlign w:val="center"/>
          </w:tcPr>
          <w:p w14:paraId="523744C9">
            <w:pPr>
              <w:pStyle w:val="125"/>
              <w:adjustRightInd w:val="0"/>
              <w:snapToGrid w:val="0"/>
              <w:rPr>
                <w:rFonts w:cs="宋体"/>
                <w:sz w:val="18"/>
              </w:rPr>
            </w:pPr>
            <w:r>
              <w:rPr>
                <w:rFonts w:cs="宋体"/>
                <w:sz w:val="18"/>
              </w:rPr>
              <w:t>bit5-bit7</w:t>
            </w:r>
          </w:p>
        </w:tc>
      </w:tr>
      <w:tr w14:paraId="6A19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Merge w:val="restart"/>
            <w:vAlign w:val="center"/>
          </w:tcPr>
          <w:p w14:paraId="305C7618">
            <w:pPr>
              <w:pStyle w:val="125"/>
              <w:adjustRightInd w:val="0"/>
              <w:snapToGrid w:val="0"/>
              <w:rPr>
                <w:rFonts w:cs="宋体"/>
                <w:sz w:val="18"/>
              </w:rPr>
            </w:pPr>
            <w:r>
              <w:rPr>
                <w:rFonts w:hint="eastAsia" w:cs="宋体"/>
                <w:sz w:val="18"/>
              </w:rPr>
              <w:t>保留</w:t>
            </w:r>
          </w:p>
        </w:tc>
        <w:tc>
          <w:tcPr>
            <w:tcW w:w="1694" w:type="dxa"/>
            <w:vAlign w:val="center"/>
          </w:tcPr>
          <w:p w14:paraId="3813B1D1">
            <w:pPr>
              <w:pStyle w:val="125"/>
              <w:adjustRightInd w:val="0"/>
              <w:snapToGrid w:val="0"/>
              <w:rPr>
                <w:rFonts w:cs="宋体"/>
                <w:sz w:val="18"/>
              </w:rPr>
            </w:pPr>
            <w:r>
              <w:rPr>
                <w:rFonts w:cs="宋体"/>
                <w:sz w:val="18"/>
              </w:rPr>
              <w:t>34</w:t>
            </w:r>
          </w:p>
        </w:tc>
        <w:tc>
          <w:tcPr>
            <w:tcW w:w="1842" w:type="dxa"/>
            <w:vAlign w:val="center"/>
          </w:tcPr>
          <w:p w14:paraId="4D88B1CE">
            <w:pPr>
              <w:pStyle w:val="125"/>
              <w:adjustRightInd w:val="0"/>
              <w:snapToGrid w:val="0"/>
              <w:rPr>
                <w:rFonts w:cs="宋体"/>
                <w:sz w:val="18"/>
              </w:rPr>
            </w:pPr>
            <w:r>
              <w:rPr>
                <w:rFonts w:cs="宋体"/>
                <w:sz w:val="18"/>
              </w:rPr>
              <w:t>2</w:t>
            </w:r>
          </w:p>
        </w:tc>
      </w:tr>
      <w:tr w14:paraId="1C89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Merge w:val="continue"/>
            <w:vAlign w:val="center"/>
          </w:tcPr>
          <w:p w14:paraId="20692AE7">
            <w:pPr>
              <w:pStyle w:val="125"/>
              <w:adjustRightInd w:val="0"/>
              <w:snapToGrid w:val="0"/>
              <w:rPr>
                <w:rFonts w:cs="宋体"/>
                <w:sz w:val="18"/>
              </w:rPr>
            </w:pPr>
          </w:p>
        </w:tc>
        <w:tc>
          <w:tcPr>
            <w:tcW w:w="1694" w:type="dxa"/>
            <w:vAlign w:val="center"/>
          </w:tcPr>
          <w:p w14:paraId="497C03C9">
            <w:pPr>
              <w:pStyle w:val="125"/>
              <w:adjustRightInd w:val="0"/>
              <w:snapToGrid w:val="0"/>
              <w:rPr>
                <w:rFonts w:cs="宋体"/>
                <w:sz w:val="18"/>
              </w:rPr>
            </w:pPr>
            <w:r>
              <w:rPr>
                <w:rFonts w:cs="宋体"/>
                <w:sz w:val="18"/>
              </w:rPr>
              <w:t>35</w:t>
            </w:r>
          </w:p>
        </w:tc>
        <w:tc>
          <w:tcPr>
            <w:tcW w:w="1842" w:type="dxa"/>
            <w:vAlign w:val="center"/>
          </w:tcPr>
          <w:p w14:paraId="1912DE28">
            <w:pPr>
              <w:pStyle w:val="125"/>
              <w:adjustRightInd w:val="0"/>
              <w:snapToGrid w:val="0"/>
              <w:rPr>
                <w:rFonts w:cs="宋体"/>
                <w:sz w:val="18"/>
              </w:rPr>
            </w:pPr>
          </w:p>
        </w:tc>
      </w:tr>
      <w:tr w14:paraId="543D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0406CA19">
            <w:pPr>
              <w:pStyle w:val="125"/>
              <w:adjustRightInd w:val="0"/>
              <w:snapToGrid w:val="0"/>
              <w:rPr>
                <w:rFonts w:cs="宋体"/>
                <w:sz w:val="18"/>
              </w:rPr>
            </w:pPr>
            <w:r>
              <w:rPr>
                <w:rFonts w:hint="eastAsia" w:cs="宋体"/>
                <w:sz w:val="18"/>
              </w:rPr>
              <w:t>路由表信息</w:t>
            </w:r>
          </w:p>
        </w:tc>
        <w:tc>
          <w:tcPr>
            <w:tcW w:w="1694" w:type="dxa"/>
            <w:vAlign w:val="center"/>
          </w:tcPr>
          <w:p w14:paraId="13D955F9">
            <w:pPr>
              <w:pStyle w:val="125"/>
              <w:adjustRightInd w:val="0"/>
              <w:snapToGrid w:val="0"/>
              <w:rPr>
                <w:rFonts w:cs="宋体"/>
                <w:sz w:val="18"/>
              </w:rPr>
            </w:pPr>
            <w:r>
              <w:rPr>
                <w:rFonts w:hint="eastAsia" w:cs="宋体"/>
                <w:sz w:val="18"/>
              </w:rPr>
              <w:t>可变</w:t>
            </w:r>
          </w:p>
        </w:tc>
        <w:tc>
          <w:tcPr>
            <w:tcW w:w="1842" w:type="dxa"/>
            <w:vAlign w:val="center"/>
          </w:tcPr>
          <w:p w14:paraId="2C129987">
            <w:pPr>
              <w:pStyle w:val="125"/>
              <w:adjustRightInd w:val="0"/>
              <w:snapToGrid w:val="0"/>
              <w:rPr>
                <w:rFonts w:cs="宋体"/>
                <w:sz w:val="18"/>
              </w:rPr>
            </w:pPr>
            <w:r>
              <w:rPr>
                <w:rFonts w:hint="eastAsia" w:cs="宋体"/>
                <w:sz w:val="18"/>
              </w:rPr>
              <w:t>可变长</w:t>
            </w:r>
          </w:p>
        </w:tc>
      </w:tr>
    </w:tbl>
    <w:p w14:paraId="2586AE19">
      <w:pPr>
        <w:pStyle w:val="67"/>
      </w:pPr>
      <w:bookmarkStart w:id="1319" w:name="_Toc408859823"/>
      <w:bookmarkStart w:id="1320" w:name="_Toc7143"/>
      <w:bookmarkStart w:id="1321" w:name="_Toc403570228"/>
      <w:bookmarkStart w:id="1322" w:name="_Toc397528834"/>
      <w:bookmarkStart w:id="1323" w:name="_Toc397529502"/>
      <w:bookmarkStart w:id="1324" w:name="_Toc13181"/>
      <w:bookmarkStart w:id="1325" w:name="_Toc399228936"/>
      <w:bookmarkStart w:id="1326" w:name="_Toc23063"/>
      <w:r>
        <w:t>站点MAC地址</w:t>
      </w:r>
      <w:bookmarkEnd w:id="1319"/>
      <w:bookmarkEnd w:id="1320"/>
      <w:bookmarkEnd w:id="1321"/>
      <w:bookmarkEnd w:id="1322"/>
      <w:bookmarkEnd w:id="1323"/>
      <w:bookmarkEnd w:id="1324"/>
      <w:bookmarkEnd w:id="1325"/>
      <w:bookmarkEnd w:id="1326"/>
    </w:p>
    <w:p w14:paraId="03006815">
      <w:pPr>
        <w:pStyle w:val="50"/>
      </w:pPr>
      <w:r>
        <w:t>用来标识关联确认报文的目的终端设备地址。</w:t>
      </w:r>
    </w:p>
    <w:p w14:paraId="5A27B394">
      <w:pPr>
        <w:pStyle w:val="67"/>
      </w:pPr>
      <w:bookmarkStart w:id="1327" w:name="_Toc3629"/>
      <w:bookmarkStart w:id="1328" w:name="_Toc399228937"/>
      <w:bookmarkStart w:id="1329" w:name="_Toc13535"/>
      <w:bookmarkStart w:id="1330" w:name="_Toc18765"/>
      <w:bookmarkStart w:id="1331" w:name="_Toc403570229"/>
      <w:bookmarkStart w:id="1332" w:name="_Toc397528835"/>
      <w:bookmarkStart w:id="1333" w:name="_Toc408859824"/>
      <w:bookmarkStart w:id="1334" w:name="_Toc397529503"/>
      <w:r>
        <w:t>结果</w:t>
      </w:r>
      <w:bookmarkEnd w:id="1327"/>
      <w:bookmarkEnd w:id="1328"/>
      <w:bookmarkEnd w:id="1329"/>
      <w:bookmarkEnd w:id="1330"/>
      <w:bookmarkEnd w:id="1331"/>
      <w:bookmarkEnd w:id="1332"/>
      <w:bookmarkEnd w:id="1333"/>
      <w:bookmarkEnd w:id="1334"/>
    </w:p>
    <w:p w14:paraId="34304A4D">
      <w:pPr>
        <w:pStyle w:val="50"/>
      </w:pPr>
      <w:r>
        <w:t>关联请求的确认结果，定义如</w:t>
      </w:r>
      <w:r>
        <w:fldChar w:fldCharType="begin"/>
      </w:r>
      <w:r>
        <w:instrText xml:space="preserve"> REF _Ref56765470 \h  \* MERGEFORMAT </w:instrText>
      </w:r>
      <w:r>
        <w:fldChar w:fldCharType="separate"/>
      </w:r>
      <w:r>
        <w:t>表 93</w:t>
      </w:r>
      <w:r>
        <w:fldChar w:fldCharType="end"/>
      </w:r>
      <w:r>
        <w:t>所示。</w:t>
      </w:r>
    </w:p>
    <w:p w14:paraId="51D5B5C8">
      <w:pPr>
        <w:pStyle w:val="10"/>
      </w:pPr>
      <w:bookmarkStart w:id="1335" w:name="_Ref56765470"/>
      <w:bookmarkStart w:id="1336" w:name="_Toc405022533"/>
      <w:bookmarkStart w:id="1337" w:name="_Toc408860230"/>
      <w:bookmarkStart w:id="1338" w:name="_Toc402984137"/>
      <w:bookmarkStart w:id="1339" w:name="_Toc405476955"/>
      <w:bookmarkStart w:id="1340" w:name="_Toc399259611"/>
      <w:bookmarkStart w:id="1341" w:name="_Toc402983671"/>
      <w:bookmarkStart w:id="1342" w:name="_Toc397529201"/>
      <w:bookmarkStart w:id="1343" w:name="_Toc399757641"/>
      <w:bookmarkStart w:id="1344" w:name="_Toc399229415"/>
      <w:bookmarkStart w:id="1345" w:name="_Toc403570648"/>
      <w:bookmarkStart w:id="1346" w:name="_Ref398998399"/>
      <w:bookmarkStart w:id="1347" w:name="_Toc402540123"/>
      <w:bookmarkStart w:id="1348" w:name="_Toc397529869"/>
      <w:bookmarkStart w:id="1349" w:name="_Toc402983205"/>
      <w:r>
        <w:t xml:space="preserve">表 </w:t>
      </w:r>
      <w:r>
        <w:fldChar w:fldCharType="begin"/>
      </w:r>
      <w:r>
        <w:instrText xml:space="preserve"> SEQ 表 \* ARABIC </w:instrText>
      </w:r>
      <w:r>
        <w:fldChar w:fldCharType="separate"/>
      </w:r>
      <w:r>
        <w:t>93</w:t>
      </w:r>
      <w:r>
        <w:fldChar w:fldCharType="end"/>
      </w:r>
      <w:bookmarkEnd w:id="1335"/>
      <w:r>
        <w:t xml:space="preserve"> 关联请求的确认结果</w:t>
      </w:r>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6571"/>
      </w:tblGrid>
      <w:tr w14:paraId="7B0D7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3C1DB3E1">
            <w:pPr>
              <w:pStyle w:val="125"/>
              <w:adjustRightInd w:val="0"/>
              <w:snapToGrid w:val="0"/>
              <w:rPr>
                <w:rFonts w:ascii="Times New Roman" w:hAnsi="Times New Roman"/>
                <w:sz w:val="18"/>
              </w:rPr>
            </w:pPr>
            <w:r>
              <w:rPr>
                <w:rFonts w:ascii="Times New Roman" w:hAnsi="Times New Roman"/>
                <w:sz w:val="18"/>
              </w:rPr>
              <w:t>值</w:t>
            </w:r>
          </w:p>
        </w:tc>
        <w:tc>
          <w:tcPr>
            <w:tcW w:w="6571" w:type="dxa"/>
            <w:vAlign w:val="center"/>
          </w:tcPr>
          <w:p w14:paraId="5FB4B44C">
            <w:pPr>
              <w:pStyle w:val="125"/>
              <w:adjustRightInd w:val="0"/>
              <w:snapToGrid w:val="0"/>
              <w:rPr>
                <w:rFonts w:ascii="Times New Roman" w:hAnsi="Times New Roman"/>
                <w:sz w:val="18"/>
              </w:rPr>
            </w:pPr>
            <w:r>
              <w:rPr>
                <w:rFonts w:ascii="Times New Roman" w:hAnsi="Times New Roman"/>
                <w:sz w:val="18"/>
              </w:rPr>
              <w:t>定义</w:t>
            </w:r>
          </w:p>
        </w:tc>
      </w:tr>
      <w:tr w14:paraId="1D4F4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2791B761">
            <w:pPr>
              <w:pStyle w:val="125"/>
              <w:adjustRightInd w:val="0"/>
              <w:snapToGrid w:val="0"/>
              <w:rPr>
                <w:rFonts w:ascii="Times New Roman" w:hAnsi="Times New Roman"/>
                <w:sz w:val="18"/>
              </w:rPr>
            </w:pPr>
            <w:r>
              <w:rPr>
                <w:rFonts w:ascii="Times New Roman" w:hAnsi="Times New Roman"/>
                <w:sz w:val="18"/>
              </w:rPr>
              <w:t>0x00</w:t>
            </w:r>
          </w:p>
        </w:tc>
        <w:tc>
          <w:tcPr>
            <w:tcW w:w="6571" w:type="dxa"/>
            <w:vAlign w:val="center"/>
          </w:tcPr>
          <w:p w14:paraId="78FFBF3E">
            <w:pPr>
              <w:pStyle w:val="125"/>
              <w:adjustRightInd w:val="0"/>
              <w:snapToGrid w:val="0"/>
              <w:rPr>
                <w:rFonts w:ascii="Times New Roman" w:hAnsi="Times New Roman"/>
                <w:sz w:val="18"/>
              </w:rPr>
            </w:pPr>
            <w:r>
              <w:rPr>
                <w:rFonts w:ascii="Times New Roman" w:hAnsi="Times New Roman"/>
                <w:sz w:val="18"/>
              </w:rPr>
              <w:t>表示关联请求成功</w:t>
            </w:r>
          </w:p>
        </w:tc>
      </w:tr>
      <w:tr w14:paraId="3BAD5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4CC7E658">
            <w:pPr>
              <w:pStyle w:val="125"/>
              <w:adjustRightInd w:val="0"/>
              <w:snapToGrid w:val="0"/>
              <w:rPr>
                <w:rFonts w:ascii="Times New Roman" w:hAnsi="Times New Roman"/>
                <w:sz w:val="18"/>
              </w:rPr>
            </w:pPr>
            <w:r>
              <w:rPr>
                <w:rFonts w:ascii="Times New Roman" w:hAnsi="Times New Roman"/>
                <w:sz w:val="18"/>
              </w:rPr>
              <w:t>0x01</w:t>
            </w:r>
          </w:p>
        </w:tc>
        <w:tc>
          <w:tcPr>
            <w:tcW w:w="6571" w:type="dxa"/>
            <w:vAlign w:val="center"/>
          </w:tcPr>
          <w:p w14:paraId="4089BA41">
            <w:pPr>
              <w:pStyle w:val="125"/>
              <w:adjustRightInd w:val="0"/>
              <w:snapToGrid w:val="0"/>
              <w:rPr>
                <w:rFonts w:ascii="Times New Roman" w:hAnsi="Times New Roman"/>
                <w:sz w:val="18"/>
              </w:rPr>
            </w:pPr>
            <w:r>
              <w:rPr>
                <w:rFonts w:ascii="Times New Roman" w:hAnsi="Times New Roman"/>
                <w:sz w:val="18"/>
              </w:rPr>
              <w:t>表示该站点不在白名单中</w:t>
            </w:r>
          </w:p>
        </w:tc>
      </w:tr>
      <w:tr w14:paraId="30BEE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60D9B01F">
            <w:pPr>
              <w:pStyle w:val="125"/>
              <w:adjustRightInd w:val="0"/>
              <w:snapToGrid w:val="0"/>
              <w:rPr>
                <w:rFonts w:ascii="Times New Roman" w:hAnsi="Times New Roman"/>
                <w:sz w:val="18"/>
              </w:rPr>
            </w:pPr>
            <w:r>
              <w:rPr>
                <w:rFonts w:ascii="Times New Roman" w:hAnsi="Times New Roman"/>
                <w:sz w:val="18"/>
              </w:rPr>
              <w:t>0x02</w:t>
            </w:r>
          </w:p>
        </w:tc>
        <w:tc>
          <w:tcPr>
            <w:tcW w:w="6571" w:type="dxa"/>
            <w:vAlign w:val="center"/>
          </w:tcPr>
          <w:p w14:paraId="392D4EB4">
            <w:pPr>
              <w:pStyle w:val="125"/>
              <w:adjustRightInd w:val="0"/>
              <w:snapToGrid w:val="0"/>
              <w:rPr>
                <w:rFonts w:ascii="Times New Roman" w:hAnsi="Times New Roman"/>
                <w:sz w:val="18"/>
              </w:rPr>
            </w:pPr>
            <w:r>
              <w:rPr>
                <w:rFonts w:ascii="Times New Roman" w:hAnsi="Times New Roman"/>
                <w:sz w:val="18"/>
              </w:rPr>
              <w:t>保留</w:t>
            </w:r>
          </w:p>
        </w:tc>
      </w:tr>
      <w:tr w14:paraId="750A7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22CD7429">
            <w:pPr>
              <w:pStyle w:val="125"/>
              <w:adjustRightInd w:val="0"/>
              <w:snapToGrid w:val="0"/>
              <w:rPr>
                <w:rFonts w:ascii="Times New Roman" w:hAnsi="Times New Roman"/>
                <w:sz w:val="18"/>
              </w:rPr>
            </w:pPr>
            <w:r>
              <w:rPr>
                <w:rFonts w:ascii="Times New Roman" w:hAnsi="Times New Roman"/>
                <w:sz w:val="18"/>
              </w:rPr>
              <w:t>0x03</w:t>
            </w:r>
          </w:p>
        </w:tc>
        <w:tc>
          <w:tcPr>
            <w:tcW w:w="6571" w:type="dxa"/>
            <w:vAlign w:val="center"/>
          </w:tcPr>
          <w:p w14:paraId="7CA2D2DC">
            <w:pPr>
              <w:pStyle w:val="125"/>
              <w:adjustRightInd w:val="0"/>
              <w:snapToGrid w:val="0"/>
              <w:rPr>
                <w:rFonts w:ascii="Times New Roman" w:hAnsi="Times New Roman"/>
                <w:sz w:val="18"/>
              </w:rPr>
            </w:pPr>
            <w:r>
              <w:rPr>
                <w:rFonts w:ascii="Times New Roman" w:hAnsi="Times New Roman"/>
                <w:sz w:val="18"/>
              </w:rPr>
              <w:t>表示加入的站点个数超过上限</w:t>
            </w:r>
          </w:p>
        </w:tc>
      </w:tr>
      <w:tr w14:paraId="6F77F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4C1B01DA">
            <w:pPr>
              <w:pStyle w:val="125"/>
              <w:adjustRightInd w:val="0"/>
              <w:snapToGrid w:val="0"/>
              <w:rPr>
                <w:rFonts w:ascii="Times New Roman" w:hAnsi="Times New Roman"/>
                <w:sz w:val="18"/>
              </w:rPr>
            </w:pPr>
            <w:r>
              <w:rPr>
                <w:rFonts w:ascii="Times New Roman" w:hAnsi="Times New Roman"/>
                <w:sz w:val="18"/>
              </w:rPr>
              <w:t>0x04</w:t>
            </w:r>
          </w:p>
        </w:tc>
        <w:tc>
          <w:tcPr>
            <w:tcW w:w="6571" w:type="dxa"/>
            <w:vAlign w:val="center"/>
          </w:tcPr>
          <w:p w14:paraId="40F1A1DF">
            <w:pPr>
              <w:pStyle w:val="125"/>
              <w:adjustRightInd w:val="0"/>
              <w:snapToGrid w:val="0"/>
              <w:rPr>
                <w:rFonts w:ascii="Times New Roman" w:hAnsi="Times New Roman"/>
                <w:sz w:val="18"/>
              </w:rPr>
            </w:pPr>
            <w:r>
              <w:rPr>
                <w:rFonts w:ascii="Times New Roman" w:hAnsi="Times New Roman"/>
                <w:sz w:val="18"/>
              </w:rPr>
              <w:t>表示没有设置白名单列表</w:t>
            </w:r>
          </w:p>
        </w:tc>
      </w:tr>
      <w:tr w14:paraId="68C4B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34C72664">
            <w:pPr>
              <w:pStyle w:val="125"/>
              <w:adjustRightInd w:val="0"/>
              <w:snapToGrid w:val="0"/>
              <w:rPr>
                <w:rFonts w:ascii="Times New Roman" w:hAnsi="Times New Roman"/>
                <w:sz w:val="18"/>
              </w:rPr>
            </w:pPr>
            <w:r>
              <w:rPr>
                <w:rFonts w:ascii="Times New Roman" w:hAnsi="Times New Roman"/>
                <w:sz w:val="18"/>
              </w:rPr>
              <w:t>0x05</w:t>
            </w:r>
          </w:p>
        </w:tc>
        <w:tc>
          <w:tcPr>
            <w:tcW w:w="6571" w:type="dxa"/>
            <w:vAlign w:val="center"/>
          </w:tcPr>
          <w:p w14:paraId="7992FDB6">
            <w:pPr>
              <w:pStyle w:val="125"/>
              <w:adjustRightInd w:val="0"/>
              <w:snapToGrid w:val="0"/>
              <w:rPr>
                <w:rFonts w:ascii="Times New Roman" w:hAnsi="Times New Roman"/>
                <w:sz w:val="18"/>
              </w:rPr>
            </w:pPr>
            <w:r>
              <w:rPr>
                <w:rFonts w:ascii="Times New Roman" w:hAnsi="Times New Roman"/>
                <w:sz w:val="18"/>
              </w:rPr>
              <w:t>表示代理站点个数超过上限</w:t>
            </w:r>
          </w:p>
        </w:tc>
      </w:tr>
      <w:tr w14:paraId="4983D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264648F2">
            <w:pPr>
              <w:pStyle w:val="125"/>
              <w:adjustRightInd w:val="0"/>
              <w:snapToGrid w:val="0"/>
              <w:rPr>
                <w:rFonts w:ascii="Times New Roman" w:hAnsi="Times New Roman"/>
                <w:sz w:val="18"/>
              </w:rPr>
            </w:pPr>
            <w:r>
              <w:rPr>
                <w:rFonts w:ascii="Times New Roman" w:hAnsi="Times New Roman"/>
                <w:sz w:val="18"/>
              </w:rPr>
              <w:t>0x06</w:t>
            </w:r>
          </w:p>
        </w:tc>
        <w:tc>
          <w:tcPr>
            <w:tcW w:w="6571" w:type="dxa"/>
            <w:vAlign w:val="center"/>
          </w:tcPr>
          <w:p w14:paraId="246CA7B5">
            <w:pPr>
              <w:pStyle w:val="125"/>
              <w:adjustRightInd w:val="0"/>
              <w:snapToGrid w:val="0"/>
              <w:rPr>
                <w:rFonts w:ascii="Times New Roman" w:hAnsi="Times New Roman"/>
                <w:sz w:val="18"/>
              </w:rPr>
            </w:pPr>
            <w:r>
              <w:rPr>
                <w:rFonts w:ascii="Times New Roman" w:hAnsi="Times New Roman"/>
                <w:sz w:val="18"/>
              </w:rPr>
              <w:t>表示子站点个数超过上限</w:t>
            </w:r>
          </w:p>
        </w:tc>
      </w:tr>
      <w:tr w14:paraId="6C31E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5871223">
            <w:pPr>
              <w:pStyle w:val="125"/>
              <w:adjustRightInd w:val="0"/>
              <w:snapToGrid w:val="0"/>
              <w:rPr>
                <w:rFonts w:ascii="Times New Roman" w:hAnsi="Times New Roman"/>
                <w:sz w:val="18"/>
              </w:rPr>
            </w:pPr>
            <w:r>
              <w:rPr>
                <w:rFonts w:ascii="Times New Roman" w:hAnsi="Times New Roman"/>
                <w:sz w:val="18"/>
              </w:rPr>
              <w:t>0x07</w:t>
            </w:r>
          </w:p>
        </w:tc>
        <w:tc>
          <w:tcPr>
            <w:tcW w:w="6571" w:type="dxa"/>
            <w:vAlign w:val="center"/>
          </w:tcPr>
          <w:p w14:paraId="400032E1">
            <w:pPr>
              <w:pStyle w:val="125"/>
              <w:adjustRightInd w:val="0"/>
              <w:snapToGrid w:val="0"/>
              <w:rPr>
                <w:rFonts w:ascii="Times New Roman" w:hAnsi="Times New Roman"/>
                <w:sz w:val="18"/>
              </w:rPr>
            </w:pPr>
            <w:r>
              <w:rPr>
                <w:rFonts w:ascii="Times New Roman" w:hAnsi="Times New Roman"/>
                <w:sz w:val="18"/>
              </w:rPr>
              <w:t>保留</w:t>
            </w:r>
          </w:p>
        </w:tc>
      </w:tr>
      <w:tr w14:paraId="36AB5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533BF3FD">
            <w:pPr>
              <w:pStyle w:val="125"/>
              <w:adjustRightInd w:val="0"/>
              <w:snapToGrid w:val="0"/>
              <w:rPr>
                <w:rFonts w:ascii="Times New Roman" w:hAnsi="Times New Roman"/>
                <w:sz w:val="18"/>
              </w:rPr>
            </w:pPr>
            <w:r>
              <w:rPr>
                <w:rFonts w:ascii="Times New Roman" w:hAnsi="Times New Roman"/>
                <w:sz w:val="18"/>
              </w:rPr>
              <w:t>0x08</w:t>
            </w:r>
          </w:p>
        </w:tc>
        <w:tc>
          <w:tcPr>
            <w:tcW w:w="6571" w:type="dxa"/>
            <w:vAlign w:val="center"/>
          </w:tcPr>
          <w:p w14:paraId="3AF51E9D">
            <w:pPr>
              <w:pStyle w:val="125"/>
              <w:adjustRightInd w:val="0"/>
              <w:snapToGrid w:val="0"/>
              <w:rPr>
                <w:rFonts w:ascii="Times New Roman" w:hAnsi="Times New Roman"/>
                <w:sz w:val="18"/>
              </w:rPr>
            </w:pPr>
            <w:r>
              <w:rPr>
                <w:rFonts w:ascii="Times New Roman" w:hAnsi="Times New Roman"/>
                <w:sz w:val="18"/>
              </w:rPr>
              <w:t>表示重复的MAC地址</w:t>
            </w:r>
          </w:p>
        </w:tc>
      </w:tr>
      <w:tr w14:paraId="1FBB4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09E0151E">
            <w:pPr>
              <w:pStyle w:val="125"/>
              <w:adjustRightInd w:val="0"/>
              <w:snapToGrid w:val="0"/>
              <w:rPr>
                <w:rFonts w:ascii="Times New Roman" w:hAnsi="Times New Roman"/>
                <w:sz w:val="18"/>
              </w:rPr>
            </w:pPr>
            <w:r>
              <w:rPr>
                <w:rFonts w:ascii="Times New Roman" w:hAnsi="Times New Roman"/>
                <w:sz w:val="18"/>
              </w:rPr>
              <w:t>0x09</w:t>
            </w:r>
          </w:p>
        </w:tc>
        <w:tc>
          <w:tcPr>
            <w:tcW w:w="6571" w:type="dxa"/>
            <w:vAlign w:val="center"/>
          </w:tcPr>
          <w:p w14:paraId="2ADFEBDD">
            <w:pPr>
              <w:pStyle w:val="125"/>
              <w:adjustRightInd w:val="0"/>
              <w:snapToGrid w:val="0"/>
              <w:rPr>
                <w:rFonts w:ascii="Times New Roman" w:hAnsi="Times New Roman"/>
                <w:sz w:val="18"/>
              </w:rPr>
            </w:pPr>
            <w:r>
              <w:rPr>
                <w:rFonts w:ascii="Times New Roman" w:hAnsi="Times New Roman"/>
                <w:sz w:val="18"/>
              </w:rPr>
              <w:t>表示超过拓扑层级</w:t>
            </w:r>
          </w:p>
        </w:tc>
      </w:tr>
      <w:tr w14:paraId="4826D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0E3700B0">
            <w:pPr>
              <w:pStyle w:val="125"/>
              <w:adjustRightInd w:val="0"/>
              <w:snapToGrid w:val="0"/>
              <w:rPr>
                <w:rFonts w:ascii="Times New Roman" w:hAnsi="Times New Roman"/>
                <w:sz w:val="18"/>
              </w:rPr>
            </w:pPr>
            <w:r>
              <w:rPr>
                <w:rFonts w:ascii="Times New Roman" w:hAnsi="Times New Roman"/>
                <w:sz w:val="18"/>
              </w:rPr>
              <w:t>0x0A</w:t>
            </w:r>
          </w:p>
        </w:tc>
        <w:tc>
          <w:tcPr>
            <w:tcW w:w="6571" w:type="dxa"/>
            <w:vAlign w:val="center"/>
          </w:tcPr>
          <w:p w14:paraId="0F471EFD">
            <w:pPr>
              <w:pStyle w:val="125"/>
              <w:adjustRightInd w:val="0"/>
              <w:snapToGrid w:val="0"/>
              <w:rPr>
                <w:rFonts w:ascii="Times New Roman" w:hAnsi="Times New Roman"/>
                <w:sz w:val="18"/>
              </w:rPr>
            </w:pPr>
            <w:r>
              <w:rPr>
                <w:rFonts w:ascii="Times New Roman" w:hAnsi="Times New Roman"/>
                <w:sz w:val="18"/>
              </w:rPr>
              <w:t>表示站点再次关联请求入网成功</w:t>
            </w:r>
          </w:p>
        </w:tc>
      </w:tr>
      <w:tr w14:paraId="53AF1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24079106">
            <w:pPr>
              <w:pStyle w:val="125"/>
              <w:adjustRightInd w:val="0"/>
              <w:snapToGrid w:val="0"/>
              <w:rPr>
                <w:rFonts w:ascii="Times New Roman" w:hAnsi="Times New Roman"/>
                <w:sz w:val="18"/>
              </w:rPr>
            </w:pPr>
            <w:r>
              <w:rPr>
                <w:rFonts w:ascii="Times New Roman" w:hAnsi="Times New Roman"/>
                <w:sz w:val="18"/>
              </w:rPr>
              <w:t>0x0B</w:t>
            </w:r>
          </w:p>
        </w:tc>
        <w:tc>
          <w:tcPr>
            <w:tcW w:w="6571" w:type="dxa"/>
            <w:vAlign w:val="center"/>
          </w:tcPr>
          <w:p w14:paraId="0DCD28D2">
            <w:pPr>
              <w:pStyle w:val="125"/>
              <w:adjustRightInd w:val="0"/>
              <w:snapToGrid w:val="0"/>
              <w:rPr>
                <w:rFonts w:ascii="Times New Roman" w:hAnsi="Times New Roman"/>
                <w:sz w:val="18"/>
              </w:rPr>
            </w:pPr>
            <w:r>
              <w:rPr>
                <w:rFonts w:ascii="Times New Roman" w:hAnsi="Times New Roman"/>
                <w:sz w:val="18"/>
              </w:rPr>
              <w:t>表示新的站点试图以自己的子站点为代理来入网</w:t>
            </w:r>
          </w:p>
        </w:tc>
      </w:tr>
      <w:tr w14:paraId="70012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3F2CC8BE">
            <w:pPr>
              <w:pStyle w:val="125"/>
              <w:adjustRightInd w:val="0"/>
              <w:snapToGrid w:val="0"/>
              <w:rPr>
                <w:rFonts w:ascii="Times New Roman" w:hAnsi="Times New Roman"/>
                <w:sz w:val="18"/>
              </w:rPr>
            </w:pPr>
            <w:r>
              <w:rPr>
                <w:rFonts w:ascii="Times New Roman" w:hAnsi="Times New Roman"/>
                <w:sz w:val="18"/>
              </w:rPr>
              <w:t>0x0C</w:t>
            </w:r>
          </w:p>
        </w:tc>
        <w:tc>
          <w:tcPr>
            <w:tcW w:w="6571" w:type="dxa"/>
            <w:vAlign w:val="center"/>
          </w:tcPr>
          <w:p w14:paraId="22C6D16B">
            <w:pPr>
              <w:pStyle w:val="125"/>
              <w:adjustRightInd w:val="0"/>
              <w:snapToGrid w:val="0"/>
              <w:rPr>
                <w:rFonts w:ascii="Times New Roman" w:hAnsi="Times New Roman"/>
                <w:sz w:val="18"/>
              </w:rPr>
            </w:pPr>
            <w:r>
              <w:rPr>
                <w:rFonts w:ascii="Times New Roman" w:hAnsi="Times New Roman"/>
                <w:sz w:val="18"/>
              </w:rPr>
              <w:t>表示组网拓扑中存在环路</w:t>
            </w:r>
          </w:p>
        </w:tc>
      </w:tr>
      <w:tr w14:paraId="612A4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18293114">
            <w:pPr>
              <w:pStyle w:val="125"/>
              <w:adjustRightInd w:val="0"/>
              <w:snapToGrid w:val="0"/>
              <w:rPr>
                <w:rFonts w:ascii="Times New Roman" w:hAnsi="Times New Roman"/>
                <w:sz w:val="18"/>
              </w:rPr>
            </w:pPr>
            <w:r>
              <w:rPr>
                <w:rFonts w:ascii="Times New Roman" w:hAnsi="Times New Roman"/>
                <w:sz w:val="18"/>
              </w:rPr>
              <w:t>0x0D</w:t>
            </w:r>
          </w:p>
        </w:tc>
        <w:tc>
          <w:tcPr>
            <w:tcW w:w="6571" w:type="dxa"/>
            <w:vAlign w:val="center"/>
          </w:tcPr>
          <w:p w14:paraId="4785B97B">
            <w:pPr>
              <w:pStyle w:val="125"/>
              <w:adjustRightInd w:val="0"/>
              <w:snapToGrid w:val="0"/>
              <w:rPr>
                <w:rFonts w:ascii="Times New Roman" w:hAnsi="Times New Roman"/>
                <w:sz w:val="18"/>
              </w:rPr>
            </w:pPr>
            <w:r>
              <w:rPr>
                <w:rFonts w:ascii="Times New Roman" w:hAnsi="Times New Roman"/>
                <w:sz w:val="18"/>
              </w:rPr>
              <w:t>表示CCO端未知原因出错</w:t>
            </w:r>
          </w:p>
        </w:tc>
      </w:tr>
    </w:tbl>
    <w:p w14:paraId="4BD39BF2">
      <w:pPr>
        <w:pStyle w:val="50"/>
      </w:pPr>
      <w:bookmarkStart w:id="1350" w:name="_Toc397528836"/>
      <w:bookmarkStart w:id="1351" w:name="_Toc399228938"/>
      <w:bookmarkStart w:id="1352" w:name="_Toc403570230"/>
      <w:bookmarkStart w:id="1353" w:name="_Toc397529504"/>
      <w:bookmarkStart w:id="1354" w:name="_Toc408859825"/>
    </w:p>
    <w:p w14:paraId="408D50D4">
      <w:pPr>
        <w:pStyle w:val="67"/>
      </w:pPr>
      <w:bookmarkStart w:id="1355" w:name="_Toc19799"/>
      <w:bookmarkStart w:id="1356" w:name="_Toc12920"/>
      <w:bookmarkStart w:id="1357" w:name="_Toc24299"/>
      <w:r>
        <w:t>站点层级</w:t>
      </w:r>
      <w:bookmarkEnd w:id="1350"/>
      <w:bookmarkEnd w:id="1351"/>
      <w:bookmarkEnd w:id="1352"/>
      <w:bookmarkEnd w:id="1353"/>
      <w:bookmarkEnd w:id="1354"/>
      <w:bookmarkEnd w:id="1355"/>
      <w:bookmarkEnd w:id="1356"/>
      <w:bookmarkEnd w:id="1357"/>
    </w:p>
    <w:p w14:paraId="0C7139B1">
      <w:pPr>
        <w:pStyle w:val="50"/>
      </w:pPr>
      <w:r>
        <w:rPr>
          <w:rFonts w:hint="eastAsia"/>
        </w:rPr>
        <w:t>表示新入网站点所属的网络层级。</w:t>
      </w:r>
    </w:p>
    <w:p w14:paraId="7C1F641E">
      <w:pPr>
        <w:pStyle w:val="67"/>
      </w:pPr>
      <w:bookmarkStart w:id="1358" w:name="_Toc29587"/>
      <w:bookmarkStart w:id="1359" w:name="_Toc4318"/>
      <w:bookmarkStart w:id="1360" w:name="_Toc27783"/>
      <w:bookmarkStart w:id="1361" w:name="_Toc397529506"/>
      <w:bookmarkStart w:id="1362" w:name="_Toc399228940"/>
      <w:bookmarkStart w:id="1363" w:name="_Toc397528838"/>
      <w:bookmarkStart w:id="1364" w:name="_Toc403570232"/>
      <w:bookmarkStart w:id="1365" w:name="_Toc408859827"/>
      <w:r>
        <w:rPr>
          <w:rFonts w:hint="eastAsia"/>
        </w:rPr>
        <w:t>站点TEI</w:t>
      </w:r>
      <w:bookmarkEnd w:id="1358"/>
      <w:bookmarkEnd w:id="1359"/>
      <w:bookmarkEnd w:id="1360"/>
    </w:p>
    <w:p w14:paraId="5327ACBD">
      <w:pPr>
        <w:pStyle w:val="50"/>
      </w:pPr>
      <w:r>
        <w:rPr>
          <w:rFonts w:hint="eastAsia"/>
        </w:rPr>
        <w:t>CCO在确认该站点可以入网后，为该站点分配的设备标识TEI。</w:t>
      </w:r>
    </w:p>
    <w:p w14:paraId="2331E53C">
      <w:pPr>
        <w:pStyle w:val="67"/>
      </w:pPr>
      <w:r>
        <w:rPr>
          <w:rFonts w:hint="eastAsia"/>
        </w:rPr>
        <w:t>链路类型</w:t>
      </w:r>
    </w:p>
    <w:p w14:paraId="00E22289">
      <w:pPr>
        <w:pStyle w:val="50"/>
      </w:pPr>
      <w:r>
        <w:rPr>
          <w:rFonts w:hint="eastAsia"/>
        </w:rPr>
        <w:t>表示代理与关联确认目标站点的通信链路类型，链路类型值定义如</w:t>
      </w:r>
      <w:r>
        <w:rPr>
          <w:rFonts w:hint="eastAsia"/>
        </w:rPr>
        <w:fldChar w:fldCharType="begin"/>
      </w:r>
      <w:r>
        <w:rPr>
          <w:rFonts w:hint="eastAsia"/>
        </w:rPr>
        <w:instrText xml:space="preserve"> REF _Ref25669 \h </w:instrText>
      </w:r>
      <w:r>
        <w:instrText xml:space="preserve"> \* MERGEFORMAT </w:instrText>
      </w:r>
      <w:r>
        <w:rPr>
          <w:rFonts w:hint="eastAsia"/>
        </w:rPr>
        <w:fldChar w:fldCharType="separate"/>
      </w:r>
      <w:r>
        <w:t>表 94</w:t>
      </w:r>
      <w:r>
        <w:rPr>
          <w:rFonts w:hint="eastAsia"/>
        </w:rPr>
        <w:fldChar w:fldCharType="end"/>
      </w:r>
      <w:r>
        <w:rPr>
          <w:rFonts w:hint="eastAsia"/>
        </w:rPr>
        <w:t>所示。</w:t>
      </w:r>
    </w:p>
    <w:p w14:paraId="1451728C">
      <w:pPr>
        <w:pStyle w:val="10"/>
      </w:pPr>
      <w:bookmarkStart w:id="1366" w:name="_Ref25669"/>
      <w:bookmarkStart w:id="1367" w:name="_Ref46157651"/>
      <w:r>
        <w:t xml:space="preserve">表 </w:t>
      </w:r>
      <w:r>
        <w:fldChar w:fldCharType="begin"/>
      </w:r>
      <w:r>
        <w:instrText xml:space="preserve"> SEQ 表 \* ARABIC </w:instrText>
      </w:r>
      <w:r>
        <w:fldChar w:fldCharType="separate"/>
      </w:r>
      <w:r>
        <w:t>94</w:t>
      </w:r>
      <w:r>
        <w:fldChar w:fldCharType="end"/>
      </w:r>
      <w:bookmarkEnd w:id="1366"/>
      <w:r>
        <w:rPr>
          <w:rFonts w:hint="eastAsia"/>
        </w:rPr>
        <w:t xml:space="preserve"> </w:t>
      </w:r>
      <w:r>
        <w:t>链路类型值</w:t>
      </w:r>
      <w:bookmarkEnd w:id="136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74"/>
        <w:gridCol w:w="3312"/>
      </w:tblGrid>
      <w:tr w14:paraId="31969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61964AEC">
            <w:pPr>
              <w:pStyle w:val="125"/>
              <w:adjustRightInd w:val="0"/>
              <w:snapToGrid w:val="0"/>
              <w:rPr>
                <w:rFonts w:cs="宋体"/>
                <w:sz w:val="18"/>
              </w:rPr>
            </w:pPr>
            <w:r>
              <w:rPr>
                <w:rFonts w:cs="宋体"/>
                <w:sz w:val="18"/>
              </w:rPr>
              <w:t>值</w:t>
            </w:r>
          </w:p>
        </w:tc>
        <w:tc>
          <w:tcPr>
            <w:tcW w:w="3312" w:type="dxa"/>
          </w:tcPr>
          <w:p w14:paraId="5569456E">
            <w:pPr>
              <w:pStyle w:val="125"/>
              <w:adjustRightInd w:val="0"/>
              <w:snapToGrid w:val="0"/>
              <w:rPr>
                <w:rFonts w:cs="宋体"/>
                <w:sz w:val="18"/>
              </w:rPr>
            </w:pPr>
            <w:r>
              <w:rPr>
                <w:rFonts w:cs="宋体"/>
                <w:sz w:val="18"/>
              </w:rPr>
              <w:t>定义</w:t>
            </w:r>
          </w:p>
        </w:tc>
      </w:tr>
      <w:tr w14:paraId="15592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12517473">
            <w:pPr>
              <w:pStyle w:val="125"/>
              <w:adjustRightInd w:val="0"/>
              <w:snapToGrid w:val="0"/>
              <w:rPr>
                <w:rFonts w:cs="宋体"/>
                <w:sz w:val="18"/>
              </w:rPr>
            </w:pPr>
            <w:r>
              <w:rPr>
                <w:rFonts w:cs="宋体"/>
                <w:sz w:val="18"/>
              </w:rPr>
              <w:t>0</w:t>
            </w:r>
          </w:p>
        </w:tc>
        <w:tc>
          <w:tcPr>
            <w:tcW w:w="3312" w:type="dxa"/>
          </w:tcPr>
          <w:p w14:paraId="5A331966">
            <w:pPr>
              <w:pStyle w:val="125"/>
              <w:adjustRightInd w:val="0"/>
              <w:snapToGrid w:val="0"/>
              <w:rPr>
                <w:rFonts w:cs="宋体"/>
                <w:sz w:val="18"/>
              </w:rPr>
            </w:pPr>
            <w:r>
              <w:rPr>
                <w:rFonts w:hint="eastAsia" w:cs="宋体"/>
                <w:sz w:val="18"/>
              </w:rPr>
              <w:t>高速</w:t>
            </w:r>
            <w:r>
              <w:rPr>
                <w:rFonts w:cs="宋体"/>
                <w:sz w:val="18"/>
              </w:rPr>
              <w:t>载波链路</w:t>
            </w:r>
          </w:p>
        </w:tc>
      </w:tr>
      <w:tr w14:paraId="15ED0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36F5B8FF">
            <w:pPr>
              <w:pStyle w:val="125"/>
              <w:adjustRightInd w:val="0"/>
              <w:snapToGrid w:val="0"/>
              <w:rPr>
                <w:rFonts w:cs="宋体"/>
                <w:sz w:val="18"/>
              </w:rPr>
            </w:pPr>
            <w:r>
              <w:rPr>
                <w:rFonts w:hint="eastAsia" w:cs="宋体"/>
                <w:sz w:val="18"/>
              </w:rPr>
              <w:t>1</w:t>
            </w:r>
          </w:p>
        </w:tc>
        <w:tc>
          <w:tcPr>
            <w:tcW w:w="3312" w:type="dxa"/>
          </w:tcPr>
          <w:p w14:paraId="04CB3EC5">
            <w:pPr>
              <w:pStyle w:val="125"/>
              <w:adjustRightInd w:val="0"/>
              <w:snapToGrid w:val="0"/>
              <w:rPr>
                <w:rFonts w:cs="宋体"/>
                <w:sz w:val="18"/>
              </w:rPr>
            </w:pPr>
            <w:r>
              <w:rPr>
                <w:rFonts w:hint="eastAsia" w:cs="宋体"/>
                <w:sz w:val="18"/>
              </w:rPr>
              <w:t>无线链路</w:t>
            </w:r>
          </w:p>
        </w:tc>
      </w:tr>
    </w:tbl>
    <w:p w14:paraId="70C9B0BD">
      <w:pPr>
        <w:pStyle w:val="50"/>
      </w:pPr>
    </w:p>
    <w:p w14:paraId="4142A12E">
      <w:pPr>
        <w:pStyle w:val="67"/>
      </w:pPr>
      <w:r>
        <w:rPr>
          <w:rFonts w:hint="eastAsia"/>
        </w:rPr>
        <w:t>载波频段</w:t>
      </w:r>
    </w:p>
    <w:p w14:paraId="4FF7D6BA">
      <w:pPr>
        <w:pStyle w:val="50"/>
      </w:pPr>
      <w:r>
        <w:rPr>
          <w:rFonts w:hint="eastAsia"/>
        </w:rPr>
        <w:t>表示网络采用的载波频段，载波频段值定义如</w:t>
      </w:r>
      <w:r>
        <w:rPr>
          <w:rFonts w:hint="eastAsia"/>
        </w:rPr>
        <w:fldChar w:fldCharType="begin"/>
      </w:r>
      <w:r>
        <w:rPr>
          <w:rFonts w:hint="eastAsia"/>
        </w:rPr>
        <w:instrText xml:space="preserve"> REF _Ref25698 \h </w:instrText>
      </w:r>
      <w:r>
        <w:instrText xml:space="preserve"> \* MERGEFORMAT </w:instrText>
      </w:r>
      <w:r>
        <w:rPr>
          <w:rFonts w:hint="eastAsia"/>
        </w:rPr>
        <w:fldChar w:fldCharType="separate"/>
      </w:r>
      <w:r>
        <w:t>表 95</w:t>
      </w:r>
      <w:r>
        <w:rPr>
          <w:rFonts w:hint="eastAsia"/>
        </w:rPr>
        <w:fldChar w:fldCharType="end"/>
      </w:r>
      <w:r>
        <w:rPr>
          <w:rFonts w:hint="eastAsia"/>
        </w:rPr>
        <w:t>所示。</w:t>
      </w:r>
    </w:p>
    <w:p w14:paraId="67AB3837">
      <w:pPr>
        <w:pStyle w:val="10"/>
      </w:pPr>
      <w:bookmarkStart w:id="1368" w:name="_Ref25698"/>
      <w:bookmarkStart w:id="1369" w:name="_Ref46158139"/>
      <w:r>
        <w:t xml:space="preserve">表 </w:t>
      </w:r>
      <w:r>
        <w:fldChar w:fldCharType="begin"/>
      </w:r>
      <w:r>
        <w:instrText xml:space="preserve"> SEQ 表 \* ARABIC </w:instrText>
      </w:r>
      <w:r>
        <w:fldChar w:fldCharType="separate"/>
      </w:r>
      <w:r>
        <w:t>95</w:t>
      </w:r>
      <w:r>
        <w:fldChar w:fldCharType="end"/>
      </w:r>
      <w:bookmarkEnd w:id="1368"/>
      <w:r>
        <w:rPr>
          <w:rFonts w:hint="eastAsia"/>
        </w:rPr>
        <w:t xml:space="preserve"> </w:t>
      </w:r>
      <w:r>
        <w:t>载波频段值</w:t>
      </w:r>
      <w:bookmarkEnd w:id="136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74"/>
        <w:gridCol w:w="3170"/>
      </w:tblGrid>
      <w:tr w14:paraId="2CC63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08CAF7F1">
            <w:pPr>
              <w:pStyle w:val="125"/>
              <w:adjustRightInd w:val="0"/>
              <w:snapToGrid w:val="0"/>
              <w:ind w:firstLine="360"/>
              <w:rPr>
                <w:rFonts w:ascii="Times New Roman" w:hAnsi="Times New Roman"/>
                <w:sz w:val="18"/>
              </w:rPr>
            </w:pPr>
            <w:r>
              <w:rPr>
                <w:rFonts w:ascii="Times New Roman" w:hAnsi="Times New Roman"/>
                <w:sz w:val="18"/>
              </w:rPr>
              <w:t>值</w:t>
            </w:r>
          </w:p>
        </w:tc>
        <w:tc>
          <w:tcPr>
            <w:tcW w:w="3170" w:type="dxa"/>
          </w:tcPr>
          <w:p w14:paraId="562E934B">
            <w:pPr>
              <w:pStyle w:val="125"/>
              <w:adjustRightInd w:val="0"/>
              <w:snapToGrid w:val="0"/>
              <w:ind w:firstLine="360"/>
              <w:rPr>
                <w:rFonts w:ascii="Times New Roman" w:hAnsi="Times New Roman"/>
                <w:sz w:val="18"/>
              </w:rPr>
            </w:pPr>
            <w:r>
              <w:rPr>
                <w:rFonts w:ascii="Times New Roman" w:hAnsi="Times New Roman"/>
                <w:sz w:val="18"/>
              </w:rPr>
              <w:t>定义</w:t>
            </w:r>
          </w:p>
        </w:tc>
      </w:tr>
      <w:tr w14:paraId="681EB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64679EA3">
            <w:pPr>
              <w:pStyle w:val="125"/>
              <w:adjustRightInd w:val="0"/>
              <w:snapToGrid w:val="0"/>
              <w:ind w:firstLine="360"/>
              <w:rPr>
                <w:rFonts w:ascii="Times New Roman" w:hAnsi="Times New Roman"/>
                <w:sz w:val="18"/>
              </w:rPr>
            </w:pPr>
            <w:r>
              <w:rPr>
                <w:rFonts w:ascii="Times New Roman" w:hAnsi="Times New Roman"/>
                <w:sz w:val="18"/>
              </w:rPr>
              <w:t>0</w:t>
            </w:r>
          </w:p>
        </w:tc>
        <w:tc>
          <w:tcPr>
            <w:tcW w:w="3170" w:type="dxa"/>
          </w:tcPr>
          <w:p w14:paraId="0CF5BDA5">
            <w:pPr>
              <w:pStyle w:val="125"/>
              <w:adjustRightInd w:val="0"/>
              <w:snapToGrid w:val="0"/>
              <w:ind w:firstLine="360"/>
              <w:rPr>
                <w:rFonts w:ascii="Times New Roman" w:hAnsi="Times New Roman"/>
                <w:sz w:val="18"/>
              </w:rPr>
            </w:pPr>
            <w:r>
              <w:rPr>
                <w:rFonts w:hint="eastAsia" w:ascii="Times New Roman" w:hAnsi="Times New Roman"/>
                <w:sz w:val="18"/>
              </w:rPr>
              <w:t>1</w:t>
            </w:r>
            <w:r>
              <w:rPr>
                <w:rFonts w:ascii="Times New Roman" w:hAnsi="Times New Roman"/>
                <w:sz w:val="18"/>
              </w:rPr>
              <w:t>.953</w:t>
            </w:r>
            <w:r>
              <w:rPr>
                <w:rFonts w:hint="eastAsia" w:ascii="Times New Roman" w:hAnsi="Times New Roman"/>
                <w:sz w:val="18"/>
              </w:rPr>
              <w:t>~</w:t>
            </w:r>
            <w:r>
              <w:rPr>
                <w:rFonts w:ascii="Times New Roman" w:hAnsi="Times New Roman"/>
                <w:sz w:val="18"/>
              </w:rPr>
              <w:t>11.96</w:t>
            </w:r>
          </w:p>
        </w:tc>
      </w:tr>
      <w:tr w14:paraId="4D9B9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7A5B5C79">
            <w:pPr>
              <w:pStyle w:val="125"/>
              <w:adjustRightInd w:val="0"/>
              <w:snapToGrid w:val="0"/>
              <w:ind w:firstLine="360"/>
              <w:rPr>
                <w:rFonts w:ascii="Times New Roman" w:hAnsi="Times New Roman"/>
                <w:sz w:val="18"/>
              </w:rPr>
            </w:pPr>
            <w:r>
              <w:rPr>
                <w:rFonts w:hint="eastAsia" w:ascii="Times New Roman" w:hAnsi="Times New Roman"/>
                <w:sz w:val="18"/>
              </w:rPr>
              <w:t>1</w:t>
            </w:r>
          </w:p>
        </w:tc>
        <w:tc>
          <w:tcPr>
            <w:tcW w:w="3170" w:type="dxa"/>
          </w:tcPr>
          <w:p w14:paraId="096AF0C6">
            <w:pPr>
              <w:pStyle w:val="125"/>
              <w:adjustRightInd w:val="0"/>
              <w:snapToGrid w:val="0"/>
              <w:ind w:firstLine="360"/>
              <w:rPr>
                <w:rFonts w:ascii="Times New Roman" w:hAnsi="Times New Roman"/>
                <w:sz w:val="18"/>
              </w:rPr>
            </w:pPr>
            <w:r>
              <w:rPr>
                <w:rFonts w:hint="eastAsia" w:ascii="Times New Roman" w:hAnsi="Times New Roman"/>
                <w:sz w:val="18"/>
              </w:rPr>
              <w:t>2</w:t>
            </w:r>
            <w:r>
              <w:rPr>
                <w:rFonts w:ascii="Times New Roman" w:hAnsi="Times New Roman"/>
                <w:sz w:val="18"/>
              </w:rPr>
              <w:t>.441</w:t>
            </w:r>
            <w:r>
              <w:rPr>
                <w:rFonts w:hint="eastAsia" w:ascii="Times New Roman" w:hAnsi="Times New Roman"/>
                <w:sz w:val="18"/>
              </w:rPr>
              <w:t>~</w:t>
            </w:r>
            <w:r>
              <w:rPr>
                <w:rFonts w:ascii="Times New Roman" w:hAnsi="Times New Roman"/>
                <w:sz w:val="18"/>
              </w:rPr>
              <w:t>5.615</w:t>
            </w:r>
          </w:p>
        </w:tc>
      </w:tr>
      <w:tr w14:paraId="4C492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512A4FB5">
            <w:pPr>
              <w:pStyle w:val="125"/>
              <w:adjustRightInd w:val="0"/>
              <w:snapToGrid w:val="0"/>
              <w:ind w:firstLine="360"/>
              <w:rPr>
                <w:rFonts w:ascii="Times New Roman" w:hAnsi="Times New Roman"/>
                <w:sz w:val="18"/>
              </w:rPr>
            </w:pPr>
            <w:r>
              <w:rPr>
                <w:rFonts w:hint="eastAsia" w:ascii="Times New Roman" w:hAnsi="Times New Roman"/>
                <w:sz w:val="18"/>
              </w:rPr>
              <w:t>2</w:t>
            </w:r>
          </w:p>
        </w:tc>
        <w:tc>
          <w:tcPr>
            <w:tcW w:w="3170" w:type="dxa"/>
          </w:tcPr>
          <w:p w14:paraId="01EE122C">
            <w:pPr>
              <w:pStyle w:val="125"/>
              <w:adjustRightInd w:val="0"/>
              <w:snapToGrid w:val="0"/>
              <w:ind w:firstLine="360"/>
              <w:rPr>
                <w:rFonts w:ascii="Times New Roman" w:hAnsi="Times New Roman"/>
                <w:sz w:val="18"/>
              </w:rPr>
            </w:pPr>
            <w:r>
              <w:rPr>
                <w:rFonts w:hint="eastAsia" w:ascii="Times New Roman" w:hAnsi="Times New Roman"/>
                <w:sz w:val="18"/>
              </w:rPr>
              <w:t>0</w:t>
            </w:r>
            <w:r>
              <w:rPr>
                <w:rFonts w:ascii="Times New Roman" w:hAnsi="Times New Roman"/>
                <w:sz w:val="18"/>
              </w:rPr>
              <w:t>.781</w:t>
            </w:r>
            <w:r>
              <w:rPr>
                <w:rFonts w:hint="eastAsia" w:ascii="Times New Roman" w:hAnsi="Times New Roman"/>
                <w:sz w:val="18"/>
              </w:rPr>
              <w:t>~</w:t>
            </w:r>
            <w:r>
              <w:rPr>
                <w:rFonts w:ascii="Times New Roman" w:hAnsi="Times New Roman"/>
                <w:sz w:val="18"/>
              </w:rPr>
              <w:t>2.930</w:t>
            </w:r>
          </w:p>
        </w:tc>
      </w:tr>
      <w:tr w14:paraId="40378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79843572">
            <w:pPr>
              <w:pStyle w:val="125"/>
              <w:adjustRightInd w:val="0"/>
              <w:snapToGrid w:val="0"/>
              <w:ind w:firstLine="360"/>
              <w:rPr>
                <w:rFonts w:ascii="Times New Roman" w:hAnsi="Times New Roman"/>
                <w:sz w:val="18"/>
              </w:rPr>
            </w:pPr>
            <w:r>
              <w:rPr>
                <w:rFonts w:hint="eastAsia" w:ascii="Times New Roman" w:hAnsi="Times New Roman"/>
                <w:sz w:val="18"/>
              </w:rPr>
              <w:t>3</w:t>
            </w:r>
          </w:p>
        </w:tc>
        <w:tc>
          <w:tcPr>
            <w:tcW w:w="3170" w:type="dxa"/>
          </w:tcPr>
          <w:p w14:paraId="6362D096">
            <w:pPr>
              <w:pStyle w:val="125"/>
              <w:adjustRightInd w:val="0"/>
              <w:snapToGrid w:val="0"/>
              <w:ind w:firstLine="360"/>
              <w:rPr>
                <w:rFonts w:ascii="Times New Roman" w:hAnsi="Times New Roman"/>
                <w:sz w:val="18"/>
              </w:rPr>
            </w:pPr>
            <w:r>
              <w:rPr>
                <w:rFonts w:ascii="Times New Roman" w:hAnsi="Times New Roman"/>
                <w:sz w:val="18"/>
              </w:rPr>
              <w:t>0.781~11.963</w:t>
            </w:r>
          </w:p>
        </w:tc>
      </w:tr>
      <w:tr w14:paraId="2B2AA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0965B01C">
            <w:pPr>
              <w:pStyle w:val="125"/>
              <w:adjustRightInd w:val="0"/>
              <w:snapToGrid w:val="0"/>
              <w:ind w:firstLine="360"/>
              <w:rPr>
                <w:rFonts w:ascii="Times New Roman" w:hAnsi="Times New Roman"/>
                <w:sz w:val="18"/>
              </w:rPr>
            </w:pPr>
            <w:r>
              <w:rPr>
                <w:rFonts w:hint="eastAsia" w:ascii="Times New Roman" w:hAnsi="Times New Roman"/>
                <w:sz w:val="18"/>
              </w:rPr>
              <w:t>4</w:t>
            </w:r>
          </w:p>
        </w:tc>
        <w:tc>
          <w:tcPr>
            <w:tcW w:w="3170" w:type="dxa"/>
          </w:tcPr>
          <w:p w14:paraId="104134D4">
            <w:pPr>
              <w:pStyle w:val="125"/>
              <w:adjustRightInd w:val="0"/>
              <w:snapToGrid w:val="0"/>
              <w:ind w:firstLine="360"/>
              <w:rPr>
                <w:rFonts w:ascii="Times New Roman" w:hAnsi="Times New Roman"/>
                <w:sz w:val="18"/>
              </w:rPr>
            </w:pPr>
            <w:r>
              <w:rPr>
                <w:rFonts w:ascii="Times New Roman" w:hAnsi="Times New Roman"/>
                <w:sz w:val="18"/>
              </w:rPr>
              <w:t>0.781~5.615</w:t>
            </w:r>
          </w:p>
        </w:tc>
      </w:tr>
      <w:tr w14:paraId="760FE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7859E5EB">
            <w:pPr>
              <w:pStyle w:val="125"/>
              <w:adjustRightInd w:val="0"/>
              <w:snapToGrid w:val="0"/>
              <w:ind w:firstLine="360"/>
              <w:rPr>
                <w:rFonts w:ascii="Times New Roman" w:hAnsi="Times New Roman"/>
                <w:sz w:val="18"/>
              </w:rPr>
            </w:pPr>
            <w:r>
              <w:rPr>
                <w:rFonts w:hint="eastAsia" w:ascii="Times New Roman" w:hAnsi="Times New Roman"/>
                <w:sz w:val="18"/>
              </w:rPr>
              <w:t>5</w:t>
            </w:r>
          </w:p>
        </w:tc>
        <w:tc>
          <w:tcPr>
            <w:tcW w:w="3170" w:type="dxa"/>
          </w:tcPr>
          <w:p w14:paraId="5A83EF3C">
            <w:pPr>
              <w:pStyle w:val="125"/>
              <w:adjustRightInd w:val="0"/>
              <w:snapToGrid w:val="0"/>
              <w:ind w:firstLine="360"/>
              <w:rPr>
                <w:rFonts w:ascii="Times New Roman" w:hAnsi="Times New Roman"/>
                <w:sz w:val="18"/>
              </w:rPr>
            </w:pPr>
            <w:r>
              <w:rPr>
                <w:rFonts w:hint="eastAsia" w:ascii="Times New Roman" w:hAnsi="Times New Roman"/>
                <w:sz w:val="18"/>
              </w:rPr>
              <w:t>保留</w:t>
            </w:r>
          </w:p>
        </w:tc>
      </w:tr>
      <w:tr w14:paraId="19224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3CC23130">
            <w:pPr>
              <w:pStyle w:val="125"/>
              <w:adjustRightInd w:val="0"/>
              <w:snapToGrid w:val="0"/>
              <w:ind w:firstLine="360"/>
              <w:rPr>
                <w:rFonts w:ascii="Times New Roman" w:hAnsi="Times New Roman"/>
                <w:sz w:val="18"/>
              </w:rPr>
            </w:pPr>
            <w:r>
              <w:rPr>
                <w:rFonts w:hint="eastAsia" w:ascii="Times New Roman" w:hAnsi="Times New Roman"/>
                <w:sz w:val="18"/>
              </w:rPr>
              <w:t>6</w:t>
            </w:r>
          </w:p>
        </w:tc>
        <w:tc>
          <w:tcPr>
            <w:tcW w:w="3170" w:type="dxa"/>
          </w:tcPr>
          <w:p w14:paraId="2733CD71">
            <w:pPr>
              <w:pStyle w:val="125"/>
              <w:adjustRightInd w:val="0"/>
              <w:snapToGrid w:val="0"/>
              <w:ind w:firstLine="360"/>
              <w:rPr>
                <w:rFonts w:ascii="Times New Roman" w:hAnsi="Times New Roman"/>
                <w:sz w:val="18"/>
              </w:rPr>
            </w:pPr>
            <w:r>
              <w:rPr>
                <w:rFonts w:hint="eastAsia" w:ascii="Times New Roman" w:hAnsi="Times New Roman"/>
                <w:sz w:val="18"/>
              </w:rPr>
              <w:t>保留</w:t>
            </w:r>
          </w:p>
        </w:tc>
      </w:tr>
      <w:tr w14:paraId="2C354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74" w:type="dxa"/>
          </w:tcPr>
          <w:p w14:paraId="4147B570">
            <w:pPr>
              <w:pStyle w:val="125"/>
              <w:adjustRightInd w:val="0"/>
              <w:snapToGrid w:val="0"/>
              <w:ind w:firstLine="360"/>
              <w:rPr>
                <w:rFonts w:ascii="Times New Roman" w:hAnsi="Times New Roman"/>
                <w:sz w:val="18"/>
              </w:rPr>
            </w:pPr>
            <w:r>
              <w:rPr>
                <w:rFonts w:hint="eastAsia" w:ascii="Times New Roman" w:hAnsi="Times New Roman"/>
                <w:sz w:val="18"/>
              </w:rPr>
              <w:t>7</w:t>
            </w:r>
          </w:p>
        </w:tc>
        <w:tc>
          <w:tcPr>
            <w:tcW w:w="3170" w:type="dxa"/>
          </w:tcPr>
          <w:p w14:paraId="24A789A5">
            <w:pPr>
              <w:pStyle w:val="125"/>
              <w:adjustRightInd w:val="0"/>
              <w:snapToGrid w:val="0"/>
              <w:ind w:firstLine="360"/>
              <w:rPr>
                <w:rFonts w:ascii="Times New Roman" w:hAnsi="Times New Roman"/>
                <w:sz w:val="18"/>
              </w:rPr>
            </w:pPr>
            <w:r>
              <w:rPr>
                <w:rFonts w:hint="eastAsia" w:ascii="Times New Roman" w:hAnsi="Times New Roman"/>
                <w:sz w:val="18"/>
              </w:rPr>
              <w:t>保留</w:t>
            </w:r>
          </w:p>
        </w:tc>
      </w:tr>
    </w:tbl>
    <w:p w14:paraId="328CDEBD">
      <w:pPr>
        <w:pStyle w:val="50"/>
      </w:pPr>
    </w:p>
    <w:p w14:paraId="7B4609F6">
      <w:pPr>
        <w:pStyle w:val="67"/>
      </w:pPr>
      <w:bookmarkStart w:id="1370" w:name="_Toc3311"/>
      <w:bookmarkStart w:id="1371" w:name="_Toc2145"/>
      <w:bookmarkStart w:id="1372" w:name="_Toc23004"/>
      <w:r>
        <w:t>代理TEI</w:t>
      </w:r>
      <w:bookmarkEnd w:id="1361"/>
      <w:bookmarkEnd w:id="1362"/>
      <w:bookmarkEnd w:id="1363"/>
      <w:bookmarkEnd w:id="1364"/>
      <w:bookmarkEnd w:id="1365"/>
      <w:bookmarkEnd w:id="1370"/>
      <w:bookmarkEnd w:id="1371"/>
      <w:bookmarkEnd w:id="1372"/>
    </w:p>
    <w:p w14:paraId="67D2B9BE">
      <w:pPr>
        <w:pStyle w:val="50"/>
      </w:pPr>
      <w:r>
        <w:t>CCO为该站点选定的代理站点的设备标识TEI。</w:t>
      </w:r>
    </w:p>
    <w:p w14:paraId="78D2F6CF">
      <w:pPr>
        <w:pStyle w:val="67"/>
      </w:pPr>
      <w:bookmarkStart w:id="1373" w:name="_Toc408859828"/>
      <w:bookmarkStart w:id="1374" w:name="_Toc397528839"/>
      <w:bookmarkStart w:id="1375" w:name="_Toc403570233"/>
      <w:bookmarkStart w:id="1376" w:name="_Toc25378"/>
      <w:bookmarkStart w:id="1377" w:name="_Toc399228941"/>
      <w:bookmarkStart w:id="1378" w:name="_Toc10159"/>
      <w:bookmarkStart w:id="1379" w:name="_Toc6086"/>
      <w:bookmarkStart w:id="1380" w:name="_Toc397529507"/>
      <w:r>
        <w:t>总分包数</w:t>
      </w:r>
      <w:bookmarkEnd w:id="1373"/>
      <w:bookmarkEnd w:id="1374"/>
      <w:bookmarkEnd w:id="1375"/>
      <w:bookmarkEnd w:id="1376"/>
      <w:bookmarkEnd w:id="1377"/>
      <w:bookmarkEnd w:id="1378"/>
      <w:bookmarkEnd w:id="1379"/>
      <w:bookmarkEnd w:id="1380"/>
    </w:p>
    <w:p w14:paraId="5EE12B78">
      <w:pPr>
        <w:pStyle w:val="50"/>
      </w:pPr>
      <w:r>
        <w:t>表示关联回复消息报文分包后，分包的总个数。</w:t>
      </w:r>
    </w:p>
    <w:p w14:paraId="3D4AEFA2">
      <w:pPr>
        <w:pStyle w:val="67"/>
      </w:pPr>
      <w:bookmarkStart w:id="1381" w:name="_Toc399228942"/>
      <w:bookmarkStart w:id="1382" w:name="_Toc408859829"/>
      <w:bookmarkStart w:id="1383" w:name="_Toc403570234"/>
      <w:bookmarkStart w:id="1384" w:name="_Toc397529508"/>
      <w:bookmarkStart w:id="1385" w:name="_Toc32178"/>
      <w:bookmarkStart w:id="1386" w:name="_Toc15766"/>
      <w:bookmarkStart w:id="1387" w:name="_Toc397528840"/>
      <w:bookmarkStart w:id="1388" w:name="_Toc7300"/>
      <w:r>
        <w:t>分包序号</w:t>
      </w:r>
      <w:bookmarkEnd w:id="1381"/>
      <w:bookmarkEnd w:id="1382"/>
      <w:bookmarkEnd w:id="1383"/>
      <w:bookmarkEnd w:id="1384"/>
      <w:bookmarkEnd w:id="1385"/>
      <w:bookmarkEnd w:id="1386"/>
      <w:bookmarkEnd w:id="1387"/>
      <w:bookmarkEnd w:id="1388"/>
    </w:p>
    <w:p w14:paraId="2275FA28">
      <w:pPr>
        <w:pStyle w:val="50"/>
      </w:pPr>
      <w:r>
        <w:t>表示关联确认报文分包的索引值。当关联确认报文需要分割发送时，每个分割后的分包都被分配一个递增的索引值，第一个分包的索引值为1。</w:t>
      </w:r>
    </w:p>
    <w:p w14:paraId="56E2837D">
      <w:pPr>
        <w:pStyle w:val="67"/>
      </w:pPr>
      <w:bookmarkStart w:id="1389" w:name="_Toc19531"/>
      <w:bookmarkStart w:id="1390" w:name="_Toc397529509"/>
      <w:bookmarkStart w:id="1391" w:name="_Toc22491"/>
      <w:bookmarkStart w:id="1392" w:name="_Toc408859830"/>
      <w:bookmarkStart w:id="1393" w:name="_Toc399228943"/>
      <w:bookmarkStart w:id="1394" w:name="_Toc397528841"/>
      <w:bookmarkStart w:id="1395" w:name="_Toc22774"/>
      <w:bookmarkStart w:id="1396" w:name="_Toc403570235"/>
      <w:r>
        <w:t>最后一个分包标识</w:t>
      </w:r>
      <w:bookmarkEnd w:id="1389"/>
      <w:bookmarkEnd w:id="1390"/>
      <w:bookmarkEnd w:id="1391"/>
      <w:bookmarkEnd w:id="1392"/>
      <w:bookmarkEnd w:id="1393"/>
      <w:bookmarkEnd w:id="1394"/>
      <w:bookmarkEnd w:id="1395"/>
      <w:bookmarkEnd w:id="1396"/>
    </w:p>
    <w:p w14:paraId="063C4558">
      <w:pPr>
        <w:pStyle w:val="50"/>
      </w:pPr>
      <w:r>
        <w:t>表示当前报文，是否为最后一个分包报文，定义如</w:t>
      </w:r>
      <w:r>
        <w:fldChar w:fldCharType="begin"/>
      </w:r>
      <w:r>
        <w:instrText xml:space="preserve"> REF _Ref56765488 \h  \* MERGEFORMAT </w:instrText>
      </w:r>
      <w:r>
        <w:fldChar w:fldCharType="separate"/>
      </w:r>
      <w:r>
        <w:t>表 96</w:t>
      </w:r>
      <w:r>
        <w:fldChar w:fldCharType="end"/>
      </w:r>
      <w:r>
        <w:t>所示。</w:t>
      </w:r>
    </w:p>
    <w:p w14:paraId="5BC5AD7D">
      <w:pPr>
        <w:pStyle w:val="10"/>
      </w:pPr>
      <w:bookmarkStart w:id="1397" w:name="_Ref56765488"/>
      <w:bookmarkStart w:id="1398" w:name="_Toc399259612"/>
      <w:bookmarkStart w:id="1399" w:name="_Toc402984138"/>
      <w:bookmarkStart w:id="1400" w:name="_Toc402540124"/>
      <w:bookmarkStart w:id="1401" w:name="_Toc402983206"/>
      <w:bookmarkStart w:id="1402" w:name="_Toc402983672"/>
      <w:bookmarkStart w:id="1403" w:name="_Ref398998431"/>
      <w:bookmarkStart w:id="1404" w:name="_Toc399757642"/>
      <w:bookmarkStart w:id="1405" w:name="_Toc397529202"/>
      <w:bookmarkStart w:id="1406" w:name="_Toc399229416"/>
      <w:bookmarkStart w:id="1407" w:name="_Toc397529870"/>
      <w:bookmarkStart w:id="1408" w:name="_Toc403570649"/>
      <w:bookmarkStart w:id="1409" w:name="_Toc405022534"/>
      <w:bookmarkStart w:id="1410" w:name="_Toc405476956"/>
      <w:bookmarkStart w:id="1411" w:name="_Toc408860231"/>
      <w:r>
        <w:t xml:space="preserve">表 </w:t>
      </w:r>
      <w:r>
        <w:fldChar w:fldCharType="begin"/>
      </w:r>
      <w:r>
        <w:instrText xml:space="preserve"> SEQ 表 \* ARABIC </w:instrText>
      </w:r>
      <w:r>
        <w:fldChar w:fldCharType="separate"/>
      </w:r>
      <w:r>
        <w:t>96</w:t>
      </w:r>
      <w:r>
        <w:fldChar w:fldCharType="end"/>
      </w:r>
      <w:bookmarkEnd w:id="1397"/>
      <w:r>
        <w:rPr>
          <w:rFonts w:hint="eastAsia"/>
        </w:rPr>
        <w:t xml:space="preserve"> </w:t>
      </w:r>
      <w:r>
        <w:t>最后一个分包标识</w:t>
      </w:r>
      <w:bookmarkEnd w:id="1398"/>
      <w:bookmarkEnd w:id="1399"/>
      <w:bookmarkEnd w:id="1400"/>
      <w:bookmarkEnd w:id="1401"/>
      <w:bookmarkEnd w:id="1402"/>
      <w:bookmarkEnd w:id="1403"/>
      <w:bookmarkEnd w:id="1404"/>
      <w:bookmarkEnd w:id="1405"/>
      <w:bookmarkEnd w:id="1406"/>
      <w:bookmarkEnd w:id="1407"/>
      <w:r>
        <w:t>字段</w:t>
      </w:r>
      <w:bookmarkEnd w:id="1408"/>
      <w:bookmarkEnd w:id="1409"/>
      <w:bookmarkEnd w:id="1410"/>
      <w:bookmarkEnd w:id="141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537CD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EC1972C">
            <w:pPr>
              <w:pStyle w:val="125"/>
              <w:adjustRightInd w:val="0"/>
              <w:snapToGrid w:val="0"/>
              <w:rPr>
                <w:rFonts w:ascii="Times New Roman" w:hAnsi="Times New Roman"/>
                <w:sz w:val="18"/>
              </w:rPr>
            </w:pPr>
            <w:r>
              <w:rPr>
                <w:rFonts w:ascii="Times New Roman" w:hAnsi="Times New Roman"/>
                <w:sz w:val="18"/>
              </w:rPr>
              <w:t>值</w:t>
            </w:r>
          </w:p>
        </w:tc>
        <w:tc>
          <w:tcPr>
            <w:tcW w:w="4261" w:type="dxa"/>
            <w:vAlign w:val="center"/>
          </w:tcPr>
          <w:p w14:paraId="35C9C0F7">
            <w:pPr>
              <w:pStyle w:val="125"/>
              <w:adjustRightInd w:val="0"/>
              <w:snapToGrid w:val="0"/>
              <w:rPr>
                <w:rFonts w:ascii="Times New Roman" w:hAnsi="Times New Roman"/>
                <w:sz w:val="18"/>
              </w:rPr>
            </w:pPr>
            <w:r>
              <w:rPr>
                <w:rFonts w:ascii="Times New Roman" w:hAnsi="Times New Roman"/>
                <w:sz w:val="18"/>
              </w:rPr>
              <w:t>定义</w:t>
            </w:r>
          </w:p>
        </w:tc>
      </w:tr>
      <w:tr w14:paraId="1A526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144C91C9">
            <w:pPr>
              <w:pStyle w:val="125"/>
              <w:adjustRightInd w:val="0"/>
              <w:snapToGrid w:val="0"/>
              <w:rPr>
                <w:rFonts w:ascii="Times New Roman" w:hAnsi="Times New Roman"/>
                <w:sz w:val="18"/>
              </w:rPr>
            </w:pPr>
            <w:r>
              <w:rPr>
                <w:rFonts w:ascii="Times New Roman" w:hAnsi="Times New Roman"/>
                <w:sz w:val="18"/>
              </w:rPr>
              <w:t>0</w:t>
            </w:r>
          </w:p>
        </w:tc>
        <w:tc>
          <w:tcPr>
            <w:tcW w:w="4261" w:type="dxa"/>
            <w:vAlign w:val="center"/>
          </w:tcPr>
          <w:p w14:paraId="21698BD7">
            <w:pPr>
              <w:pStyle w:val="125"/>
              <w:adjustRightInd w:val="0"/>
              <w:snapToGrid w:val="0"/>
              <w:rPr>
                <w:rFonts w:ascii="Times New Roman" w:hAnsi="Times New Roman"/>
                <w:sz w:val="18"/>
              </w:rPr>
            </w:pPr>
            <w:r>
              <w:rPr>
                <w:rFonts w:ascii="Times New Roman" w:hAnsi="Times New Roman"/>
                <w:sz w:val="18"/>
              </w:rPr>
              <w:t>不是最后一个分包</w:t>
            </w:r>
          </w:p>
        </w:tc>
      </w:tr>
      <w:tr w14:paraId="14FE5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78E388DF">
            <w:pPr>
              <w:pStyle w:val="125"/>
              <w:adjustRightInd w:val="0"/>
              <w:snapToGrid w:val="0"/>
              <w:rPr>
                <w:rFonts w:ascii="Times New Roman" w:hAnsi="Times New Roman"/>
                <w:sz w:val="18"/>
              </w:rPr>
            </w:pPr>
            <w:r>
              <w:rPr>
                <w:rFonts w:ascii="Times New Roman" w:hAnsi="Times New Roman"/>
                <w:sz w:val="18"/>
              </w:rPr>
              <w:t>1</w:t>
            </w:r>
          </w:p>
        </w:tc>
        <w:tc>
          <w:tcPr>
            <w:tcW w:w="4261" w:type="dxa"/>
            <w:vAlign w:val="center"/>
          </w:tcPr>
          <w:p w14:paraId="19AB6FAF">
            <w:pPr>
              <w:pStyle w:val="125"/>
              <w:adjustRightInd w:val="0"/>
              <w:snapToGrid w:val="0"/>
              <w:rPr>
                <w:rFonts w:ascii="Times New Roman" w:hAnsi="Times New Roman"/>
                <w:sz w:val="18"/>
              </w:rPr>
            </w:pPr>
            <w:r>
              <w:rPr>
                <w:rFonts w:ascii="Times New Roman" w:hAnsi="Times New Roman"/>
                <w:sz w:val="18"/>
              </w:rPr>
              <w:t>是最后一个分包</w:t>
            </w:r>
          </w:p>
        </w:tc>
      </w:tr>
    </w:tbl>
    <w:p w14:paraId="27C9B05E">
      <w:pPr>
        <w:pStyle w:val="50"/>
      </w:pPr>
      <w:bookmarkStart w:id="1412" w:name="_Toc397529510"/>
      <w:bookmarkStart w:id="1413" w:name="_Toc403570236"/>
      <w:bookmarkStart w:id="1414" w:name="_Toc397528842"/>
      <w:bookmarkStart w:id="1415" w:name="_Toc408859831"/>
      <w:bookmarkStart w:id="1416" w:name="_Toc399228944"/>
    </w:p>
    <w:p w14:paraId="404637E5">
      <w:pPr>
        <w:pStyle w:val="67"/>
      </w:pPr>
      <w:bookmarkStart w:id="1417" w:name="_Toc21565"/>
      <w:bookmarkStart w:id="1418" w:name="_Toc336"/>
      <w:bookmarkStart w:id="1419" w:name="_Toc3803"/>
      <w:r>
        <w:t>站点关联随机数</w:t>
      </w:r>
      <w:bookmarkEnd w:id="1412"/>
      <w:bookmarkEnd w:id="1413"/>
      <w:bookmarkEnd w:id="1414"/>
      <w:bookmarkEnd w:id="1415"/>
      <w:bookmarkEnd w:id="1416"/>
      <w:bookmarkEnd w:id="1417"/>
      <w:bookmarkEnd w:id="1418"/>
      <w:bookmarkEnd w:id="1419"/>
    </w:p>
    <w:p w14:paraId="528F20D2">
      <w:pPr>
        <w:pStyle w:val="50"/>
      </w:pPr>
      <w:r>
        <w:t>表示站点关联请求随机数，是请求入网的站点在发送的关联请求报文中携带的站点关联随机数。</w:t>
      </w:r>
    </w:p>
    <w:p w14:paraId="7F130C42">
      <w:pPr>
        <w:pStyle w:val="67"/>
      </w:pPr>
      <w:bookmarkStart w:id="1420" w:name="_Toc7581"/>
      <w:bookmarkStart w:id="1421" w:name="_Toc19654"/>
      <w:bookmarkStart w:id="1422" w:name="_Toc399228945"/>
      <w:bookmarkStart w:id="1423" w:name="_Toc397528843"/>
      <w:bookmarkStart w:id="1424" w:name="_Toc3141"/>
      <w:bookmarkStart w:id="1425" w:name="_Toc408859832"/>
      <w:bookmarkStart w:id="1426" w:name="_Toc403570237"/>
      <w:bookmarkStart w:id="1427" w:name="_Toc397529511"/>
      <w:r>
        <w:t>重新关联时间</w:t>
      </w:r>
      <w:bookmarkEnd w:id="1420"/>
      <w:bookmarkEnd w:id="1421"/>
      <w:bookmarkEnd w:id="1422"/>
      <w:bookmarkEnd w:id="1423"/>
      <w:bookmarkEnd w:id="1424"/>
      <w:bookmarkEnd w:id="1425"/>
      <w:bookmarkEnd w:id="1426"/>
      <w:bookmarkEnd w:id="1427"/>
    </w:p>
    <w:p w14:paraId="7EE61AA9">
      <w:pPr>
        <w:pStyle w:val="50"/>
      </w:pPr>
      <w:r>
        <w:t>表示STA站点可以重新发起关联请求的时间间隔。当STA的关联请求被CCO拒绝后，CCO会通知STA站点下次可以重新向本网络发起关联请求的间隔时间。单位：毫秒。</w:t>
      </w:r>
    </w:p>
    <w:p w14:paraId="155F477F">
      <w:pPr>
        <w:pStyle w:val="67"/>
      </w:pPr>
      <w:bookmarkStart w:id="1428" w:name="_Toc403570238"/>
      <w:bookmarkStart w:id="1429" w:name="_Toc1030"/>
      <w:bookmarkStart w:id="1430" w:name="_Toc29570"/>
      <w:bookmarkStart w:id="1431" w:name="_Toc399228946"/>
      <w:bookmarkStart w:id="1432" w:name="_Toc18052"/>
      <w:bookmarkStart w:id="1433" w:name="_Toc408859833"/>
      <w:r>
        <w:t>端到端序列号</w:t>
      </w:r>
      <w:bookmarkEnd w:id="1428"/>
      <w:bookmarkEnd w:id="1429"/>
      <w:bookmarkEnd w:id="1430"/>
      <w:bookmarkEnd w:id="1431"/>
      <w:bookmarkEnd w:id="1432"/>
      <w:bookmarkEnd w:id="1433"/>
    </w:p>
    <w:p w14:paraId="75FED661">
      <w:pPr>
        <w:pStyle w:val="50"/>
      </w:pPr>
      <w:r>
        <w:t>表示端到端管理报文序列号，当STA向CCO发起一次入网关联请求时，获取一个端到端管理报文序列号。</w:t>
      </w:r>
    </w:p>
    <w:p w14:paraId="076212AA">
      <w:pPr>
        <w:pStyle w:val="50"/>
      </w:pPr>
      <w:r>
        <w:t>CCO在处理入网关联请求时，在发送的关联确认报文中，需要携带原始关联请求报文的端到端管理报文序列号。</w:t>
      </w:r>
    </w:p>
    <w:p w14:paraId="11073E48">
      <w:pPr>
        <w:pStyle w:val="67"/>
      </w:pPr>
      <w:bookmarkStart w:id="1434" w:name="_Toc397528845"/>
      <w:bookmarkStart w:id="1435" w:name="_Toc15099"/>
      <w:bookmarkStart w:id="1436" w:name="_Toc397529513"/>
      <w:bookmarkStart w:id="1437" w:name="_Toc10493"/>
      <w:bookmarkStart w:id="1438" w:name="_Toc403570239"/>
      <w:bookmarkStart w:id="1439" w:name="_Toc408859834"/>
      <w:bookmarkStart w:id="1440" w:name="_Toc399228947"/>
      <w:bookmarkStart w:id="1441" w:name="_Toc17870"/>
      <w:r>
        <w:t>路径序号</w:t>
      </w:r>
      <w:bookmarkEnd w:id="1434"/>
      <w:bookmarkEnd w:id="1435"/>
      <w:bookmarkEnd w:id="1436"/>
      <w:bookmarkEnd w:id="1437"/>
      <w:bookmarkEnd w:id="1438"/>
      <w:bookmarkEnd w:id="1439"/>
      <w:bookmarkEnd w:id="1440"/>
      <w:bookmarkEnd w:id="1441"/>
    </w:p>
    <w:p w14:paraId="6D22DC8B">
      <w:pPr>
        <w:pStyle w:val="50"/>
      </w:pPr>
      <w:r>
        <w:t>表示路径通知序列号。</w:t>
      </w:r>
    </w:p>
    <w:p w14:paraId="55913F69">
      <w:pPr>
        <w:pStyle w:val="50"/>
      </w:pPr>
      <w:r>
        <w:t>在关联确认报文中，会携带路由路径信息。CCO每次发送关联确认报文时，需要获取一个路径通知序列号，获取的路径序列号是递加的。如发送第一个关联确认报文时，取值为0，则发送第二个关联确认报文时，取值为1，以此类推。</w:t>
      </w:r>
    </w:p>
    <w:p w14:paraId="1A351E27">
      <w:pPr>
        <w:pStyle w:val="50"/>
      </w:pPr>
      <w:r>
        <w:t>代理站点或者STA，在刷新路由表项时，需要判断路径序列号是否为最新的。</w:t>
      </w:r>
    </w:p>
    <w:p w14:paraId="74F72E06">
      <w:pPr>
        <w:pStyle w:val="67"/>
      </w:pPr>
      <w:bookmarkStart w:id="1442" w:name="_Toc408859835"/>
      <w:bookmarkStart w:id="1443" w:name="_Toc27789"/>
      <w:bookmarkStart w:id="1444" w:name="_Toc399228948"/>
      <w:bookmarkStart w:id="1445" w:name="_Toc403570240"/>
      <w:bookmarkStart w:id="1446" w:name="_Toc1025"/>
      <w:r>
        <w:t>组网序列号</w:t>
      </w:r>
      <w:bookmarkEnd w:id="1442"/>
      <w:bookmarkEnd w:id="1443"/>
      <w:bookmarkEnd w:id="1444"/>
      <w:bookmarkEnd w:id="1445"/>
      <w:bookmarkEnd w:id="1446"/>
    </w:p>
    <w:p w14:paraId="6E3AE370">
      <w:pPr>
        <w:pStyle w:val="50"/>
      </w:pPr>
      <w:r>
        <w:t>表示组网序列号，携带的是本关联确认消息所回应的关联请求消息中的组网序列号。</w:t>
      </w:r>
    </w:p>
    <w:p w14:paraId="05CE4950">
      <w:pPr>
        <w:pStyle w:val="67"/>
      </w:pPr>
      <w:bookmarkStart w:id="1447" w:name="_Toc399228949"/>
      <w:bookmarkStart w:id="1448" w:name="_Toc397529515"/>
      <w:bookmarkStart w:id="1449" w:name="_Toc403570241"/>
      <w:bookmarkStart w:id="1450" w:name="_Toc397528847"/>
      <w:bookmarkStart w:id="1451" w:name="_Toc20052"/>
      <w:bookmarkStart w:id="1452" w:name="_Toc6622"/>
      <w:bookmarkStart w:id="1453" w:name="_Toc3070"/>
      <w:bookmarkStart w:id="1454" w:name="_Toc408859836"/>
      <w:r>
        <w:t>管理消息版本</w:t>
      </w:r>
      <w:bookmarkEnd w:id="1447"/>
      <w:bookmarkEnd w:id="1448"/>
      <w:bookmarkEnd w:id="1449"/>
      <w:bookmarkEnd w:id="1450"/>
      <w:bookmarkEnd w:id="1451"/>
      <w:bookmarkEnd w:id="1452"/>
      <w:bookmarkEnd w:id="1453"/>
      <w:bookmarkEnd w:id="1454"/>
    </w:p>
    <w:p w14:paraId="26C344DE">
      <w:pPr>
        <w:pStyle w:val="50"/>
      </w:pPr>
      <w:r>
        <w:t>表示网络管理消息的版本号。本版本的管理消息版本号固定为1。</w:t>
      </w:r>
    </w:p>
    <w:p w14:paraId="52A62DE9">
      <w:pPr>
        <w:pStyle w:val="67"/>
      </w:pPr>
      <w:bookmarkStart w:id="1455" w:name="_Toc6381"/>
      <w:bookmarkStart w:id="1456" w:name="_Toc20231"/>
      <w:bookmarkStart w:id="1457" w:name="_Toc10954"/>
      <w:r>
        <w:rPr>
          <w:rFonts w:hint="eastAsia"/>
        </w:rPr>
        <w:t>探测频段标识符</w:t>
      </w:r>
      <w:bookmarkEnd w:id="1455"/>
      <w:bookmarkEnd w:id="1456"/>
      <w:bookmarkEnd w:id="1457"/>
    </w:p>
    <w:p w14:paraId="2B229319">
      <w:pPr>
        <w:pStyle w:val="50"/>
      </w:pPr>
      <w:r>
        <w:rPr>
          <w:rFonts w:hint="eastAsia"/>
        </w:rPr>
        <w:t>表示</w:t>
      </w:r>
      <w:r>
        <w:t>关联指示是否在探测频段上发送，</w:t>
      </w:r>
      <w:r>
        <w:rPr>
          <w:rFonts w:hint="eastAsia"/>
        </w:rPr>
        <w:t>0表示</w:t>
      </w:r>
      <w:r>
        <w:t>非探测频段，即关联指示在</w:t>
      </w:r>
      <w:r>
        <w:rPr>
          <w:rFonts w:hint="eastAsia"/>
        </w:rPr>
        <w:t>工作</w:t>
      </w:r>
      <w:r>
        <w:t>频段上发送，</w:t>
      </w:r>
      <w:r>
        <w:rPr>
          <w:rFonts w:hint="eastAsia"/>
        </w:rPr>
        <w:t>1.表示</w:t>
      </w:r>
      <w:r>
        <w:t>探测频段，即关联指示在探测频段上发送。</w:t>
      </w:r>
    </w:p>
    <w:p w14:paraId="62BD9F43">
      <w:pPr>
        <w:pStyle w:val="50"/>
      </w:pPr>
      <w:r>
        <w:rPr>
          <w:rFonts w:hint="eastAsia"/>
        </w:rPr>
        <w:t>关联节点</w:t>
      </w:r>
      <w:r>
        <w:t>选择的</w:t>
      </w:r>
      <w:r>
        <w:rPr>
          <w:rFonts w:hint="eastAsia"/>
        </w:rPr>
        <w:t>代理</w:t>
      </w:r>
      <w:r>
        <w:t>节点接收</w:t>
      </w:r>
      <w:r>
        <w:rPr>
          <w:rFonts w:hint="eastAsia"/>
        </w:rPr>
        <w:t>到“</w:t>
      </w:r>
      <w:r>
        <w:t>关联</w:t>
      </w:r>
      <w:r>
        <w:rPr>
          <w:rFonts w:hint="eastAsia"/>
        </w:rPr>
        <w:t>确认报文</w:t>
      </w:r>
      <w:r>
        <w:t>”</w:t>
      </w:r>
      <w:r>
        <w:rPr>
          <w:rFonts w:hint="eastAsia"/>
        </w:rPr>
        <w:t>后</w:t>
      </w:r>
      <w:r>
        <w:t>，</w:t>
      </w:r>
      <w:r>
        <w:rPr>
          <w:rFonts w:hint="eastAsia"/>
        </w:rPr>
        <w:t>若</w:t>
      </w:r>
      <w:r>
        <w:t>“</w:t>
      </w:r>
      <w:r>
        <w:rPr>
          <w:rFonts w:hint="eastAsia"/>
        </w:rPr>
        <w:t>探测</w:t>
      </w:r>
      <w:r>
        <w:t>频段标识符”</w:t>
      </w:r>
      <w:r>
        <w:rPr>
          <w:rFonts w:hint="eastAsia"/>
        </w:rPr>
        <w:t>为1，</w:t>
      </w:r>
      <w:r>
        <w:t>则生成</w:t>
      </w:r>
      <w:r>
        <w:rPr>
          <w:rFonts w:hint="eastAsia"/>
        </w:rPr>
        <w:t>“关联</w:t>
      </w:r>
      <w:r>
        <w:t>指示报文”</w:t>
      </w:r>
      <w:r>
        <w:rPr>
          <w:rFonts w:hint="eastAsia"/>
        </w:rPr>
        <w:t>后</w:t>
      </w:r>
      <w:r>
        <w:t>，在频段</w:t>
      </w:r>
      <w:r>
        <w:rPr>
          <w:rFonts w:hint="eastAsia"/>
        </w:rPr>
        <w:t>1上</w:t>
      </w:r>
      <w:r>
        <w:t>发送</w:t>
      </w:r>
      <w:r>
        <w:rPr>
          <w:rFonts w:hint="eastAsia"/>
        </w:rPr>
        <w:t>“关联指示</w:t>
      </w:r>
      <w:r>
        <w:t>报文</w:t>
      </w:r>
      <w:r>
        <w:rPr>
          <w:rFonts w:hint="eastAsia"/>
        </w:rPr>
        <w:t>”。</w:t>
      </w:r>
    </w:p>
    <w:p w14:paraId="15D25498">
      <w:pPr>
        <w:pStyle w:val="50"/>
      </w:pPr>
      <w:r>
        <w:rPr>
          <w:rFonts w:hint="eastAsia"/>
        </w:rPr>
        <w:t>注：若不</w:t>
      </w:r>
      <w:r>
        <w:t>支持频段</w:t>
      </w:r>
      <w:r>
        <w:rPr>
          <w:rFonts w:hint="eastAsia"/>
        </w:rPr>
        <w:t>2的节点</w:t>
      </w:r>
      <w:r>
        <w:t>，在探测频段上发起关联，</w:t>
      </w:r>
      <w:r>
        <w:rPr>
          <w:rFonts w:hint="eastAsia"/>
        </w:rPr>
        <w:t>并且</w:t>
      </w:r>
      <w:r>
        <w:t>该</w:t>
      </w:r>
      <w:r>
        <w:rPr>
          <w:rFonts w:hint="eastAsia"/>
        </w:rPr>
        <w:t>节点不</w:t>
      </w:r>
      <w:r>
        <w:t>在网络白名单中，当前的协议不支持</w:t>
      </w:r>
      <w:r>
        <w:rPr>
          <w:rFonts w:hint="eastAsia"/>
        </w:rPr>
        <w:t>CCO回复拒绝</w:t>
      </w:r>
      <w:r>
        <w:t>，</w:t>
      </w:r>
      <w:r>
        <w:rPr>
          <w:rFonts w:hint="eastAsia"/>
        </w:rPr>
        <w:t>会</w:t>
      </w:r>
      <w:r>
        <w:t>导致</w:t>
      </w:r>
      <w:r>
        <w:rPr>
          <w:rFonts w:hint="eastAsia"/>
        </w:rPr>
        <w:t>该节点需要</w:t>
      </w:r>
      <w:r>
        <w:t>关联超时后，才能选择</w:t>
      </w:r>
      <w:r>
        <w:rPr>
          <w:rFonts w:hint="eastAsia"/>
        </w:rPr>
        <w:t>其他</w:t>
      </w:r>
      <w:r>
        <w:t>网络接入，影响关联效率。</w:t>
      </w:r>
    </w:p>
    <w:p w14:paraId="1A263C2D">
      <w:pPr>
        <w:pStyle w:val="67"/>
      </w:pPr>
      <w:bookmarkStart w:id="1458" w:name="_Toc403570242"/>
      <w:bookmarkStart w:id="1459" w:name="_Toc399228950"/>
      <w:bookmarkStart w:id="1460" w:name="_Ref74816830"/>
      <w:bookmarkStart w:id="1461" w:name="_Ref386619545"/>
      <w:bookmarkStart w:id="1462" w:name="_Ref74816809"/>
      <w:bookmarkStart w:id="1463" w:name="_Toc28282"/>
      <w:bookmarkStart w:id="1464" w:name="_Toc408859837"/>
      <w:bookmarkStart w:id="1465" w:name="_Toc397528848"/>
      <w:bookmarkStart w:id="1466" w:name="_Toc397529516"/>
      <w:bookmarkStart w:id="1467" w:name="_Toc24446"/>
      <w:bookmarkStart w:id="1468" w:name="_Toc6300"/>
      <w:r>
        <w:t>路由表信息</w:t>
      </w:r>
      <w:bookmarkEnd w:id="1458"/>
      <w:bookmarkEnd w:id="1459"/>
      <w:bookmarkEnd w:id="1460"/>
      <w:bookmarkEnd w:id="1461"/>
      <w:bookmarkEnd w:id="1462"/>
      <w:bookmarkEnd w:id="1463"/>
      <w:bookmarkEnd w:id="1464"/>
      <w:bookmarkEnd w:id="1465"/>
      <w:bookmarkEnd w:id="1466"/>
      <w:bookmarkEnd w:id="1467"/>
      <w:bookmarkEnd w:id="1468"/>
    </w:p>
    <w:p w14:paraId="3BC139F6">
      <w:pPr>
        <w:pStyle w:val="50"/>
      </w:pPr>
      <w:r>
        <w:t>CCO在关联确认报文中会携带与关联入网站点相关的路由信息。该信息中包括新入网站点的所有直连STA站点和直连代理站点以及代理站点的所有子站点。路由表信息字段的定义如</w:t>
      </w:r>
      <w:r>
        <w:fldChar w:fldCharType="begin"/>
      </w:r>
      <w:r>
        <w:instrText xml:space="preserve"> REF _Ref56765506 \h  \* MERGEFORMAT </w:instrText>
      </w:r>
      <w:r>
        <w:fldChar w:fldCharType="separate"/>
      </w:r>
      <w:r>
        <w:t>表 97</w:t>
      </w:r>
      <w:r>
        <w:fldChar w:fldCharType="end"/>
      </w:r>
      <w:r>
        <w:t>所示。</w:t>
      </w:r>
    </w:p>
    <w:p w14:paraId="60E2332E">
      <w:pPr>
        <w:pStyle w:val="10"/>
      </w:pPr>
      <w:bookmarkStart w:id="1469" w:name="_Ref56765506"/>
      <w:bookmarkStart w:id="1470" w:name="_Toc402540125"/>
      <w:bookmarkStart w:id="1471" w:name="_Toc397529203"/>
      <w:bookmarkStart w:id="1472" w:name="_Toc402984139"/>
      <w:bookmarkStart w:id="1473" w:name="_Toc399229417"/>
      <w:bookmarkStart w:id="1474" w:name="_Toc399757643"/>
      <w:bookmarkStart w:id="1475" w:name="_Toc402983673"/>
      <w:bookmarkStart w:id="1476" w:name="_Ref398998445"/>
      <w:bookmarkStart w:id="1477" w:name="_Toc402983207"/>
      <w:bookmarkStart w:id="1478" w:name="_Toc399259613"/>
      <w:bookmarkStart w:id="1479" w:name="_Toc397529871"/>
      <w:bookmarkStart w:id="1480" w:name="_Toc408860232"/>
      <w:bookmarkStart w:id="1481" w:name="_Toc403570650"/>
      <w:bookmarkStart w:id="1482" w:name="_Toc405476957"/>
      <w:bookmarkStart w:id="1483" w:name="_Toc405022535"/>
      <w:r>
        <w:t xml:space="preserve">表 </w:t>
      </w:r>
      <w:r>
        <w:fldChar w:fldCharType="begin"/>
      </w:r>
      <w:r>
        <w:instrText xml:space="preserve"> SEQ 表 \* ARABIC </w:instrText>
      </w:r>
      <w:r>
        <w:fldChar w:fldCharType="separate"/>
      </w:r>
      <w:r>
        <w:t>97</w:t>
      </w:r>
      <w:r>
        <w:fldChar w:fldCharType="end"/>
      </w:r>
      <w:bookmarkEnd w:id="1469"/>
      <w:r>
        <w:rPr>
          <w:rFonts w:hint="eastAsia"/>
        </w:rPr>
        <w:t xml:space="preserve"> </w:t>
      </w:r>
      <w:r>
        <w:t>路由信息</w:t>
      </w:r>
      <w:bookmarkEnd w:id="1470"/>
      <w:bookmarkEnd w:id="1471"/>
      <w:bookmarkEnd w:id="1472"/>
      <w:bookmarkEnd w:id="1473"/>
      <w:bookmarkEnd w:id="1474"/>
      <w:bookmarkEnd w:id="1475"/>
      <w:bookmarkEnd w:id="1476"/>
      <w:bookmarkEnd w:id="1477"/>
      <w:bookmarkEnd w:id="1478"/>
      <w:bookmarkEnd w:id="1479"/>
      <w:r>
        <w:t>字段</w:t>
      </w:r>
      <w:bookmarkEnd w:id="1480"/>
      <w:bookmarkEnd w:id="1481"/>
      <w:bookmarkEnd w:id="1482"/>
      <w:bookmarkEnd w:id="1483"/>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493"/>
        <w:gridCol w:w="1767"/>
        <w:gridCol w:w="2240"/>
      </w:tblGrid>
      <w:tr w14:paraId="300B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5D20E9D">
            <w:pPr>
              <w:pStyle w:val="125"/>
              <w:adjustRightInd w:val="0"/>
              <w:snapToGrid w:val="0"/>
              <w:rPr>
                <w:rFonts w:ascii="Times New Roman" w:hAnsi="Times New Roman"/>
                <w:sz w:val="18"/>
              </w:rPr>
            </w:pPr>
            <w:r>
              <w:rPr>
                <w:rFonts w:ascii="Times New Roman" w:hAnsi="Times New Roman"/>
                <w:sz w:val="18"/>
              </w:rPr>
              <w:t>字段</w:t>
            </w:r>
          </w:p>
        </w:tc>
        <w:tc>
          <w:tcPr>
            <w:tcW w:w="1493" w:type="dxa"/>
            <w:vAlign w:val="center"/>
          </w:tcPr>
          <w:p w14:paraId="31960994">
            <w:pPr>
              <w:pStyle w:val="125"/>
              <w:adjustRightInd w:val="0"/>
              <w:snapToGrid w:val="0"/>
              <w:rPr>
                <w:rFonts w:ascii="Times New Roman" w:hAnsi="Times New Roman"/>
                <w:sz w:val="18"/>
              </w:rPr>
            </w:pPr>
            <w:r>
              <w:rPr>
                <w:rFonts w:ascii="Times New Roman" w:hAnsi="Times New Roman"/>
                <w:sz w:val="18"/>
              </w:rPr>
              <w:t>字节号</w:t>
            </w:r>
          </w:p>
        </w:tc>
        <w:tc>
          <w:tcPr>
            <w:tcW w:w="1767" w:type="dxa"/>
            <w:vAlign w:val="center"/>
          </w:tcPr>
          <w:p w14:paraId="54F8C2F5">
            <w:pPr>
              <w:pStyle w:val="125"/>
              <w:adjustRightInd w:val="0"/>
              <w:snapToGrid w:val="0"/>
              <w:rPr>
                <w:rFonts w:ascii="Times New Roman" w:hAnsi="Times New Roman"/>
                <w:sz w:val="18"/>
              </w:rPr>
            </w:pPr>
            <w:r>
              <w:rPr>
                <w:rFonts w:ascii="Times New Roman" w:hAnsi="Times New Roman"/>
                <w:sz w:val="18"/>
              </w:rPr>
              <w:t>字段大小(字节)</w:t>
            </w:r>
          </w:p>
        </w:tc>
        <w:tc>
          <w:tcPr>
            <w:tcW w:w="2240" w:type="dxa"/>
            <w:vAlign w:val="center"/>
          </w:tcPr>
          <w:p w14:paraId="394D56BC">
            <w:pPr>
              <w:pStyle w:val="125"/>
              <w:adjustRightInd w:val="0"/>
              <w:snapToGrid w:val="0"/>
              <w:rPr>
                <w:rFonts w:ascii="Times New Roman" w:hAnsi="Times New Roman"/>
                <w:sz w:val="18"/>
              </w:rPr>
            </w:pPr>
            <w:r>
              <w:rPr>
                <w:rFonts w:ascii="Times New Roman" w:hAnsi="Times New Roman"/>
                <w:sz w:val="18"/>
              </w:rPr>
              <w:t>定义</w:t>
            </w:r>
          </w:p>
        </w:tc>
      </w:tr>
      <w:tr w14:paraId="4FD8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2B520CF">
            <w:pPr>
              <w:pStyle w:val="125"/>
              <w:adjustRightInd w:val="0"/>
              <w:snapToGrid w:val="0"/>
              <w:rPr>
                <w:rFonts w:ascii="Times New Roman" w:hAnsi="Times New Roman"/>
                <w:sz w:val="18"/>
              </w:rPr>
            </w:pPr>
            <w:r>
              <w:rPr>
                <w:rFonts w:ascii="Times New Roman" w:hAnsi="Times New Roman"/>
                <w:sz w:val="18"/>
              </w:rPr>
              <w:t>直连站点数</w:t>
            </w:r>
          </w:p>
        </w:tc>
        <w:tc>
          <w:tcPr>
            <w:tcW w:w="1493" w:type="dxa"/>
            <w:vAlign w:val="center"/>
          </w:tcPr>
          <w:p w14:paraId="11AD56E5">
            <w:pPr>
              <w:pStyle w:val="125"/>
              <w:adjustRightInd w:val="0"/>
              <w:snapToGrid w:val="0"/>
              <w:rPr>
                <w:rFonts w:ascii="Times New Roman" w:hAnsi="Times New Roman"/>
                <w:sz w:val="18"/>
              </w:rPr>
            </w:pPr>
            <w:r>
              <w:rPr>
                <w:rFonts w:ascii="Times New Roman" w:hAnsi="Times New Roman"/>
                <w:sz w:val="18"/>
              </w:rPr>
              <w:t>0-1</w:t>
            </w:r>
          </w:p>
        </w:tc>
        <w:tc>
          <w:tcPr>
            <w:tcW w:w="1767" w:type="dxa"/>
            <w:vAlign w:val="center"/>
          </w:tcPr>
          <w:p w14:paraId="64675134">
            <w:pPr>
              <w:pStyle w:val="125"/>
              <w:adjustRightInd w:val="0"/>
              <w:snapToGrid w:val="0"/>
              <w:rPr>
                <w:rFonts w:ascii="Times New Roman" w:hAnsi="Times New Roman"/>
                <w:sz w:val="18"/>
              </w:rPr>
            </w:pPr>
            <w:r>
              <w:rPr>
                <w:rFonts w:ascii="Times New Roman" w:hAnsi="Times New Roman"/>
                <w:sz w:val="18"/>
              </w:rPr>
              <w:t>2</w:t>
            </w:r>
          </w:p>
        </w:tc>
        <w:tc>
          <w:tcPr>
            <w:tcW w:w="2240" w:type="dxa"/>
            <w:vAlign w:val="center"/>
          </w:tcPr>
          <w:p w14:paraId="7264546F">
            <w:pPr>
              <w:pStyle w:val="125"/>
              <w:adjustRightInd w:val="0"/>
              <w:snapToGrid w:val="0"/>
              <w:rPr>
                <w:rFonts w:ascii="Times New Roman" w:hAnsi="Times New Roman"/>
                <w:sz w:val="18"/>
              </w:rPr>
            </w:pPr>
            <w:r>
              <w:rPr>
                <w:rFonts w:ascii="Times New Roman" w:hAnsi="Times New Roman"/>
                <w:sz w:val="18"/>
              </w:rPr>
              <w:t>新入网站点的直连STA站点个数</w:t>
            </w:r>
          </w:p>
        </w:tc>
      </w:tr>
      <w:tr w14:paraId="452A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6FB77F3">
            <w:pPr>
              <w:pStyle w:val="125"/>
              <w:adjustRightInd w:val="0"/>
              <w:snapToGrid w:val="0"/>
              <w:rPr>
                <w:rFonts w:ascii="Times New Roman" w:hAnsi="Times New Roman"/>
                <w:sz w:val="18"/>
              </w:rPr>
            </w:pPr>
            <w:r>
              <w:rPr>
                <w:rFonts w:ascii="Times New Roman" w:hAnsi="Times New Roman"/>
                <w:sz w:val="18"/>
              </w:rPr>
              <w:t>直连代理数</w:t>
            </w:r>
          </w:p>
        </w:tc>
        <w:tc>
          <w:tcPr>
            <w:tcW w:w="1493" w:type="dxa"/>
            <w:vAlign w:val="center"/>
          </w:tcPr>
          <w:p w14:paraId="6103A393">
            <w:pPr>
              <w:pStyle w:val="125"/>
              <w:adjustRightInd w:val="0"/>
              <w:snapToGrid w:val="0"/>
              <w:rPr>
                <w:rFonts w:ascii="Times New Roman" w:hAnsi="Times New Roman"/>
                <w:sz w:val="18"/>
              </w:rPr>
            </w:pPr>
            <w:r>
              <w:rPr>
                <w:rFonts w:ascii="Times New Roman" w:hAnsi="Times New Roman"/>
                <w:sz w:val="18"/>
              </w:rPr>
              <w:t>2-3</w:t>
            </w:r>
          </w:p>
        </w:tc>
        <w:tc>
          <w:tcPr>
            <w:tcW w:w="1767" w:type="dxa"/>
            <w:vAlign w:val="center"/>
          </w:tcPr>
          <w:p w14:paraId="229A7F86">
            <w:pPr>
              <w:pStyle w:val="125"/>
              <w:adjustRightInd w:val="0"/>
              <w:snapToGrid w:val="0"/>
              <w:rPr>
                <w:rFonts w:ascii="Times New Roman" w:hAnsi="Times New Roman"/>
                <w:sz w:val="18"/>
              </w:rPr>
            </w:pPr>
            <w:r>
              <w:rPr>
                <w:rFonts w:ascii="Times New Roman" w:hAnsi="Times New Roman"/>
                <w:sz w:val="18"/>
              </w:rPr>
              <w:t>2</w:t>
            </w:r>
          </w:p>
        </w:tc>
        <w:tc>
          <w:tcPr>
            <w:tcW w:w="2240" w:type="dxa"/>
            <w:vAlign w:val="center"/>
          </w:tcPr>
          <w:p w14:paraId="7D969E79">
            <w:pPr>
              <w:pStyle w:val="125"/>
              <w:adjustRightInd w:val="0"/>
              <w:snapToGrid w:val="0"/>
              <w:rPr>
                <w:rFonts w:ascii="Times New Roman" w:hAnsi="Times New Roman"/>
                <w:sz w:val="18"/>
              </w:rPr>
            </w:pPr>
            <w:r>
              <w:rPr>
                <w:rFonts w:ascii="Times New Roman" w:hAnsi="Times New Roman"/>
                <w:sz w:val="18"/>
              </w:rPr>
              <w:t>新入网站点的直连代理站点个数</w:t>
            </w:r>
          </w:p>
        </w:tc>
      </w:tr>
      <w:tr w14:paraId="3BFB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0A2609">
            <w:pPr>
              <w:pStyle w:val="125"/>
              <w:adjustRightInd w:val="0"/>
              <w:snapToGrid w:val="0"/>
              <w:rPr>
                <w:rFonts w:ascii="Times New Roman" w:hAnsi="Times New Roman"/>
                <w:sz w:val="18"/>
              </w:rPr>
            </w:pPr>
            <w:r>
              <w:rPr>
                <w:rFonts w:ascii="Times New Roman" w:hAnsi="Times New Roman"/>
                <w:sz w:val="18"/>
              </w:rPr>
              <w:t>路由表大小</w:t>
            </w:r>
          </w:p>
        </w:tc>
        <w:tc>
          <w:tcPr>
            <w:tcW w:w="1493" w:type="dxa"/>
            <w:vAlign w:val="center"/>
          </w:tcPr>
          <w:p w14:paraId="03769018">
            <w:pPr>
              <w:pStyle w:val="125"/>
              <w:adjustRightInd w:val="0"/>
              <w:snapToGrid w:val="0"/>
              <w:rPr>
                <w:rFonts w:ascii="Times New Roman" w:hAnsi="Times New Roman"/>
                <w:sz w:val="18"/>
              </w:rPr>
            </w:pPr>
            <w:r>
              <w:rPr>
                <w:rFonts w:ascii="Times New Roman" w:hAnsi="Times New Roman"/>
                <w:sz w:val="18"/>
              </w:rPr>
              <w:t>4-5</w:t>
            </w:r>
          </w:p>
        </w:tc>
        <w:tc>
          <w:tcPr>
            <w:tcW w:w="1767" w:type="dxa"/>
            <w:vAlign w:val="center"/>
          </w:tcPr>
          <w:p w14:paraId="4EEB2D11">
            <w:pPr>
              <w:pStyle w:val="125"/>
              <w:adjustRightInd w:val="0"/>
              <w:snapToGrid w:val="0"/>
              <w:rPr>
                <w:rFonts w:ascii="Times New Roman" w:hAnsi="Times New Roman"/>
                <w:sz w:val="18"/>
              </w:rPr>
            </w:pPr>
            <w:r>
              <w:rPr>
                <w:rFonts w:ascii="Times New Roman" w:hAnsi="Times New Roman"/>
                <w:sz w:val="18"/>
              </w:rPr>
              <w:t>2</w:t>
            </w:r>
          </w:p>
        </w:tc>
        <w:tc>
          <w:tcPr>
            <w:tcW w:w="2240" w:type="dxa"/>
            <w:vAlign w:val="center"/>
          </w:tcPr>
          <w:p w14:paraId="4164493E">
            <w:pPr>
              <w:pStyle w:val="125"/>
              <w:adjustRightInd w:val="0"/>
              <w:snapToGrid w:val="0"/>
              <w:rPr>
                <w:rFonts w:ascii="Times New Roman" w:hAnsi="Times New Roman"/>
                <w:sz w:val="18"/>
              </w:rPr>
            </w:pPr>
            <w:r>
              <w:rPr>
                <w:rFonts w:ascii="Times New Roman" w:hAnsi="Times New Roman"/>
                <w:sz w:val="18"/>
              </w:rPr>
              <w:t>路由信息表大小</w:t>
            </w:r>
            <w:r>
              <w:rPr>
                <w:rFonts w:hint="eastAsia" w:ascii="Times New Roman" w:hAnsi="Times New Roman"/>
                <w:sz w:val="18"/>
              </w:rPr>
              <w:t>，取值为路由表</w:t>
            </w:r>
            <w:r>
              <w:rPr>
                <w:rFonts w:ascii="Times New Roman" w:hAnsi="Times New Roman"/>
                <w:sz w:val="18"/>
              </w:rPr>
              <w:t>总长度</w:t>
            </w:r>
            <w:r>
              <w:rPr>
                <w:rFonts w:hint="eastAsia" w:ascii="Times New Roman" w:hAnsi="Times New Roman"/>
                <w:sz w:val="18"/>
              </w:rPr>
              <w:t>/</w:t>
            </w:r>
            <w:r>
              <w:rPr>
                <w:rFonts w:ascii="Times New Roman" w:hAnsi="Times New Roman"/>
                <w:sz w:val="18"/>
              </w:rPr>
              <w:t>2</w:t>
            </w:r>
          </w:p>
        </w:tc>
      </w:tr>
      <w:tr w14:paraId="6A2C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28C3BB">
            <w:pPr>
              <w:pStyle w:val="125"/>
              <w:adjustRightInd w:val="0"/>
              <w:snapToGrid w:val="0"/>
              <w:rPr>
                <w:rFonts w:ascii="Times New Roman" w:hAnsi="Times New Roman"/>
                <w:sz w:val="18"/>
              </w:rPr>
            </w:pPr>
            <w:r>
              <w:rPr>
                <w:rFonts w:ascii="Times New Roman" w:hAnsi="Times New Roman"/>
                <w:sz w:val="18"/>
              </w:rPr>
              <w:t>保留</w:t>
            </w:r>
          </w:p>
        </w:tc>
        <w:tc>
          <w:tcPr>
            <w:tcW w:w="1493" w:type="dxa"/>
            <w:vAlign w:val="center"/>
          </w:tcPr>
          <w:p w14:paraId="3EEF4CE3">
            <w:pPr>
              <w:pStyle w:val="125"/>
              <w:adjustRightInd w:val="0"/>
              <w:snapToGrid w:val="0"/>
              <w:rPr>
                <w:rFonts w:ascii="Times New Roman" w:hAnsi="Times New Roman"/>
                <w:sz w:val="18"/>
              </w:rPr>
            </w:pPr>
            <w:r>
              <w:rPr>
                <w:rFonts w:ascii="Times New Roman" w:hAnsi="Times New Roman"/>
                <w:sz w:val="18"/>
              </w:rPr>
              <w:t>6-7</w:t>
            </w:r>
          </w:p>
        </w:tc>
        <w:tc>
          <w:tcPr>
            <w:tcW w:w="1767" w:type="dxa"/>
            <w:vAlign w:val="center"/>
          </w:tcPr>
          <w:p w14:paraId="124C0B03">
            <w:pPr>
              <w:pStyle w:val="125"/>
              <w:adjustRightInd w:val="0"/>
              <w:snapToGrid w:val="0"/>
              <w:rPr>
                <w:rFonts w:ascii="Times New Roman" w:hAnsi="Times New Roman"/>
                <w:sz w:val="18"/>
              </w:rPr>
            </w:pPr>
            <w:r>
              <w:rPr>
                <w:rFonts w:ascii="Times New Roman" w:hAnsi="Times New Roman"/>
                <w:sz w:val="18"/>
              </w:rPr>
              <w:t>2</w:t>
            </w:r>
          </w:p>
        </w:tc>
        <w:tc>
          <w:tcPr>
            <w:tcW w:w="2240" w:type="dxa"/>
            <w:vAlign w:val="center"/>
          </w:tcPr>
          <w:p w14:paraId="5464596F">
            <w:pPr>
              <w:pStyle w:val="125"/>
              <w:adjustRightInd w:val="0"/>
              <w:snapToGrid w:val="0"/>
              <w:rPr>
                <w:rFonts w:ascii="Times New Roman" w:hAnsi="Times New Roman"/>
                <w:sz w:val="18"/>
              </w:rPr>
            </w:pPr>
            <w:r>
              <w:rPr>
                <w:rFonts w:ascii="Times New Roman" w:hAnsi="Times New Roman"/>
                <w:sz w:val="18"/>
              </w:rPr>
              <w:t>保留位</w:t>
            </w:r>
          </w:p>
        </w:tc>
      </w:tr>
      <w:tr w14:paraId="1BCE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A7205C6">
            <w:pPr>
              <w:pStyle w:val="125"/>
              <w:adjustRightInd w:val="0"/>
              <w:snapToGrid w:val="0"/>
              <w:rPr>
                <w:rFonts w:ascii="Times New Roman" w:hAnsi="Times New Roman"/>
                <w:sz w:val="18"/>
              </w:rPr>
            </w:pPr>
            <w:r>
              <w:rPr>
                <w:rFonts w:ascii="Times New Roman" w:hAnsi="Times New Roman"/>
                <w:sz w:val="18"/>
              </w:rPr>
              <w:t>路由表</w:t>
            </w:r>
          </w:p>
        </w:tc>
        <w:tc>
          <w:tcPr>
            <w:tcW w:w="1493" w:type="dxa"/>
            <w:vAlign w:val="center"/>
          </w:tcPr>
          <w:p w14:paraId="3C2DADEC">
            <w:pPr>
              <w:pStyle w:val="125"/>
              <w:adjustRightInd w:val="0"/>
              <w:snapToGrid w:val="0"/>
              <w:rPr>
                <w:rFonts w:ascii="Times New Roman" w:hAnsi="Times New Roman"/>
                <w:sz w:val="18"/>
              </w:rPr>
            </w:pPr>
            <w:r>
              <w:rPr>
                <w:rFonts w:ascii="Times New Roman" w:hAnsi="Times New Roman"/>
                <w:sz w:val="18"/>
              </w:rPr>
              <w:t>可变</w:t>
            </w:r>
          </w:p>
        </w:tc>
        <w:tc>
          <w:tcPr>
            <w:tcW w:w="1767" w:type="dxa"/>
            <w:vAlign w:val="center"/>
          </w:tcPr>
          <w:p w14:paraId="638450D5">
            <w:pPr>
              <w:pStyle w:val="125"/>
              <w:adjustRightInd w:val="0"/>
              <w:snapToGrid w:val="0"/>
              <w:rPr>
                <w:rFonts w:ascii="Times New Roman" w:hAnsi="Times New Roman"/>
                <w:sz w:val="18"/>
              </w:rPr>
            </w:pPr>
            <w:r>
              <w:rPr>
                <w:rFonts w:ascii="Times New Roman" w:hAnsi="Times New Roman"/>
                <w:sz w:val="18"/>
              </w:rPr>
              <w:t>可变长</w:t>
            </w:r>
          </w:p>
        </w:tc>
        <w:tc>
          <w:tcPr>
            <w:tcW w:w="2240" w:type="dxa"/>
            <w:vAlign w:val="center"/>
          </w:tcPr>
          <w:p w14:paraId="05D75A44">
            <w:pPr>
              <w:pStyle w:val="125"/>
              <w:adjustRightInd w:val="0"/>
              <w:snapToGrid w:val="0"/>
              <w:rPr>
                <w:rFonts w:ascii="Times New Roman" w:hAnsi="Times New Roman"/>
                <w:sz w:val="18"/>
              </w:rPr>
            </w:pPr>
            <w:r>
              <w:rPr>
                <w:rFonts w:ascii="Times New Roman" w:hAnsi="Times New Roman"/>
                <w:sz w:val="18"/>
              </w:rPr>
              <w:t>记录直连子站点信息总长度可变，具体参照Table定义。</w:t>
            </w:r>
          </w:p>
        </w:tc>
      </w:tr>
    </w:tbl>
    <w:p w14:paraId="0B237330">
      <w:pPr>
        <w:pStyle w:val="50"/>
      </w:pPr>
    </w:p>
    <w:p w14:paraId="7CFD01FE">
      <w:pPr>
        <w:pStyle w:val="50"/>
      </w:pPr>
      <w:r>
        <w:t>路由表的定义如</w:t>
      </w:r>
      <w:r>
        <w:fldChar w:fldCharType="begin"/>
      </w:r>
      <w:r>
        <w:instrText xml:space="preserve"> REF _Ref56765519 \h  \* MERGEFORMAT </w:instrText>
      </w:r>
      <w:r>
        <w:fldChar w:fldCharType="separate"/>
      </w:r>
      <w:r>
        <w:t>表 98</w:t>
      </w:r>
      <w:r>
        <w:fldChar w:fldCharType="end"/>
      </w:r>
      <w:r>
        <w:t>所示。</w:t>
      </w:r>
    </w:p>
    <w:p w14:paraId="1B38CAE3">
      <w:pPr>
        <w:pStyle w:val="10"/>
      </w:pPr>
      <w:bookmarkStart w:id="1484" w:name="_Ref56765519"/>
      <w:bookmarkStart w:id="1485" w:name="_Toc399259614"/>
      <w:bookmarkStart w:id="1486" w:name="_Toc405476958"/>
      <w:bookmarkStart w:id="1487" w:name="_Toc402983674"/>
      <w:bookmarkStart w:id="1488" w:name="_Toc397529204"/>
      <w:bookmarkStart w:id="1489" w:name="_Toc397529872"/>
      <w:bookmarkStart w:id="1490" w:name="_Toc399757644"/>
      <w:bookmarkStart w:id="1491" w:name="_Ref398998463"/>
      <w:bookmarkStart w:id="1492" w:name="_Toc405022536"/>
      <w:bookmarkStart w:id="1493" w:name="_Toc402540126"/>
      <w:bookmarkStart w:id="1494" w:name="_Toc408860233"/>
      <w:bookmarkStart w:id="1495" w:name="_Toc403570651"/>
      <w:bookmarkStart w:id="1496" w:name="_Toc402984140"/>
      <w:bookmarkStart w:id="1497" w:name="_Toc399229418"/>
      <w:bookmarkStart w:id="1498" w:name="_Toc402983208"/>
      <w:r>
        <w:t xml:space="preserve">表 </w:t>
      </w:r>
      <w:r>
        <w:fldChar w:fldCharType="begin"/>
      </w:r>
      <w:r>
        <w:instrText xml:space="preserve"> SEQ 表 \* ARABIC </w:instrText>
      </w:r>
      <w:r>
        <w:fldChar w:fldCharType="separate"/>
      </w:r>
      <w:r>
        <w:t>98</w:t>
      </w:r>
      <w:r>
        <w:fldChar w:fldCharType="end"/>
      </w:r>
      <w:bookmarkEnd w:id="1484"/>
      <w:r>
        <w:t xml:space="preserve"> 子站点表</w:t>
      </w:r>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599"/>
        <w:gridCol w:w="2382"/>
      </w:tblGrid>
      <w:tr w14:paraId="5E22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48A48BBA">
            <w:pPr>
              <w:pStyle w:val="125"/>
              <w:adjustRightInd w:val="0"/>
              <w:snapToGrid w:val="0"/>
              <w:rPr>
                <w:rFonts w:ascii="Times New Roman" w:hAnsi="Times New Roman"/>
                <w:sz w:val="18"/>
              </w:rPr>
            </w:pPr>
            <w:r>
              <w:rPr>
                <w:rFonts w:ascii="Times New Roman" w:hAnsi="Times New Roman"/>
                <w:sz w:val="18"/>
              </w:rPr>
              <w:t>字段</w:t>
            </w:r>
          </w:p>
        </w:tc>
        <w:tc>
          <w:tcPr>
            <w:tcW w:w="1661" w:type="dxa"/>
            <w:vAlign w:val="center"/>
          </w:tcPr>
          <w:p w14:paraId="69627D6A">
            <w:pPr>
              <w:pStyle w:val="125"/>
              <w:adjustRightInd w:val="0"/>
              <w:snapToGrid w:val="0"/>
              <w:rPr>
                <w:rFonts w:ascii="Times New Roman" w:hAnsi="Times New Roman"/>
                <w:sz w:val="18"/>
              </w:rPr>
            </w:pPr>
            <w:r>
              <w:rPr>
                <w:rFonts w:ascii="Times New Roman" w:hAnsi="Times New Roman"/>
                <w:sz w:val="18"/>
              </w:rPr>
              <w:t>字节号</w:t>
            </w:r>
          </w:p>
        </w:tc>
        <w:tc>
          <w:tcPr>
            <w:tcW w:w="1599" w:type="dxa"/>
            <w:vAlign w:val="center"/>
          </w:tcPr>
          <w:p w14:paraId="2DA40A4D">
            <w:pPr>
              <w:pStyle w:val="125"/>
              <w:adjustRightInd w:val="0"/>
              <w:snapToGrid w:val="0"/>
              <w:rPr>
                <w:rFonts w:ascii="Times New Roman" w:hAnsi="Times New Roman"/>
                <w:sz w:val="18"/>
              </w:rPr>
            </w:pPr>
            <w:r>
              <w:rPr>
                <w:rFonts w:ascii="Times New Roman" w:hAnsi="Times New Roman"/>
                <w:sz w:val="18"/>
              </w:rPr>
              <w:t>字段大小(字节)</w:t>
            </w:r>
          </w:p>
        </w:tc>
        <w:tc>
          <w:tcPr>
            <w:tcW w:w="2382" w:type="dxa"/>
            <w:vAlign w:val="center"/>
          </w:tcPr>
          <w:p w14:paraId="1BA48C01">
            <w:pPr>
              <w:pStyle w:val="125"/>
              <w:adjustRightInd w:val="0"/>
              <w:snapToGrid w:val="0"/>
              <w:rPr>
                <w:rFonts w:ascii="Times New Roman" w:hAnsi="Times New Roman"/>
                <w:sz w:val="18"/>
              </w:rPr>
            </w:pPr>
            <w:r>
              <w:rPr>
                <w:rFonts w:ascii="Times New Roman" w:hAnsi="Times New Roman"/>
                <w:sz w:val="18"/>
              </w:rPr>
              <w:t>定义</w:t>
            </w:r>
          </w:p>
        </w:tc>
      </w:tr>
      <w:tr w14:paraId="2E17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7C7DC7D5">
            <w:pPr>
              <w:pStyle w:val="125"/>
              <w:adjustRightInd w:val="0"/>
              <w:snapToGrid w:val="0"/>
              <w:rPr>
                <w:rFonts w:ascii="Times New Roman" w:hAnsi="Times New Roman"/>
                <w:sz w:val="18"/>
              </w:rPr>
            </w:pPr>
            <w:r>
              <w:rPr>
                <w:rFonts w:ascii="Times New Roman" w:hAnsi="Times New Roman"/>
                <w:sz w:val="18"/>
              </w:rPr>
              <w:t>直连站点[0]</w:t>
            </w:r>
          </w:p>
        </w:tc>
        <w:tc>
          <w:tcPr>
            <w:tcW w:w="1661" w:type="dxa"/>
            <w:vAlign w:val="center"/>
          </w:tcPr>
          <w:p w14:paraId="086665A2">
            <w:pPr>
              <w:pStyle w:val="125"/>
              <w:adjustRightInd w:val="0"/>
              <w:snapToGrid w:val="0"/>
              <w:rPr>
                <w:rFonts w:ascii="Times New Roman" w:hAnsi="Times New Roman"/>
                <w:sz w:val="18"/>
              </w:rPr>
            </w:pPr>
            <w:r>
              <w:rPr>
                <w:rFonts w:ascii="Times New Roman" w:hAnsi="Times New Roman"/>
                <w:sz w:val="18"/>
              </w:rPr>
              <w:t>0</w:t>
            </w:r>
          </w:p>
        </w:tc>
        <w:tc>
          <w:tcPr>
            <w:tcW w:w="1599" w:type="dxa"/>
            <w:vMerge w:val="restart"/>
            <w:vAlign w:val="center"/>
          </w:tcPr>
          <w:p w14:paraId="7FBB1596">
            <w:pPr>
              <w:pStyle w:val="125"/>
              <w:adjustRightInd w:val="0"/>
              <w:snapToGrid w:val="0"/>
              <w:rPr>
                <w:rFonts w:ascii="Times New Roman" w:hAnsi="Times New Roman"/>
                <w:sz w:val="18"/>
              </w:rPr>
            </w:pPr>
            <w:r>
              <w:rPr>
                <w:rFonts w:hint="eastAsia" w:ascii="Times New Roman" w:hAnsi="Times New Roman"/>
                <w:sz w:val="18"/>
              </w:rPr>
              <w:t>12bit</w:t>
            </w:r>
          </w:p>
        </w:tc>
        <w:tc>
          <w:tcPr>
            <w:tcW w:w="2382" w:type="dxa"/>
            <w:vMerge w:val="restart"/>
            <w:vAlign w:val="center"/>
          </w:tcPr>
          <w:p w14:paraId="1A487D21">
            <w:pPr>
              <w:pStyle w:val="125"/>
              <w:adjustRightInd w:val="0"/>
              <w:snapToGrid w:val="0"/>
              <w:rPr>
                <w:rFonts w:ascii="Times New Roman" w:hAnsi="Times New Roman"/>
                <w:sz w:val="18"/>
              </w:rPr>
            </w:pPr>
            <w:r>
              <w:rPr>
                <w:rFonts w:hint="eastAsia" w:ascii="Times New Roman" w:hAnsi="Times New Roman"/>
                <w:sz w:val="18"/>
              </w:rPr>
              <w:t>直连STA的TEI</w:t>
            </w:r>
          </w:p>
        </w:tc>
      </w:tr>
      <w:tr w14:paraId="5D05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35" w:type="dxa"/>
            <w:vMerge w:val="continue"/>
            <w:vAlign w:val="center"/>
          </w:tcPr>
          <w:p w14:paraId="04EF122A">
            <w:pPr>
              <w:pStyle w:val="125"/>
              <w:adjustRightInd w:val="0"/>
              <w:snapToGrid w:val="0"/>
              <w:rPr>
                <w:rFonts w:ascii="Times New Roman" w:hAnsi="Times New Roman"/>
                <w:sz w:val="18"/>
              </w:rPr>
            </w:pPr>
          </w:p>
        </w:tc>
        <w:tc>
          <w:tcPr>
            <w:tcW w:w="1661" w:type="dxa"/>
            <w:vMerge w:val="restart"/>
            <w:vAlign w:val="center"/>
          </w:tcPr>
          <w:p w14:paraId="27A56717">
            <w:pPr>
              <w:pStyle w:val="125"/>
              <w:adjustRightInd w:val="0"/>
              <w:snapToGrid w:val="0"/>
              <w:rPr>
                <w:rFonts w:ascii="Times New Roman" w:hAnsi="Times New Roman"/>
                <w:sz w:val="18"/>
              </w:rPr>
            </w:pPr>
            <w:r>
              <w:rPr>
                <w:rFonts w:hint="eastAsia" w:ascii="Times New Roman" w:hAnsi="Times New Roman"/>
                <w:sz w:val="18"/>
              </w:rPr>
              <w:t>1</w:t>
            </w:r>
          </w:p>
        </w:tc>
        <w:tc>
          <w:tcPr>
            <w:tcW w:w="1599" w:type="dxa"/>
            <w:vMerge w:val="continue"/>
            <w:vAlign w:val="center"/>
          </w:tcPr>
          <w:p w14:paraId="1CC24C65">
            <w:pPr>
              <w:pStyle w:val="125"/>
              <w:adjustRightInd w:val="0"/>
              <w:snapToGrid w:val="0"/>
              <w:rPr>
                <w:rFonts w:ascii="Times New Roman" w:hAnsi="Times New Roman"/>
                <w:sz w:val="18"/>
              </w:rPr>
            </w:pPr>
          </w:p>
        </w:tc>
        <w:tc>
          <w:tcPr>
            <w:tcW w:w="2382" w:type="dxa"/>
            <w:vMerge w:val="continue"/>
            <w:vAlign w:val="center"/>
          </w:tcPr>
          <w:p w14:paraId="134950E8">
            <w:pPr>
              <w:pStyle w:val="125"/>
              <w:adjustRightInd w:val="0"/>
              <w:snapToGrid w:val="0"/>
              <w:rPr>
                <w:rFonts w:ascii="Times New Roman" w:hAnsi="Times New Roman"/>
                <w:sz w:val="18"/>
              </w:rPr>
            </w:pPr>
          </w:p>
        </w:tc>
      </w:tr>
      <w:tr w14:paraId="7967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B4B4F4A">
            <w:pPr>
              <w:pStyle w:val="125"/>
              <w:adjustRightInd w:val="0"/>
              <w:snapToGrid w:val="0"/>
              <w:rPr>
                <w:rFonts w:ascii="Times New Roman" w:hAnsi="Times New Roman"/>
                <w:sz w:val="18"/>
              </w:rPr>
            </w:pPr>
            <w:r>
              <w:rPr>
                <w:rFonts w:hint="eastAsia" w:ascii="Times New Roman" w:hAnsi="Times New Roman"/>
                <w:sz w:val="18"/>
              </w:rPr>
              <w:t>链路类型</w:t>
            </w:r>
          </w:p>
        </w:tc>
        <w:tc>
          <w:tcPr>
            <w:tcW w:w="1661" w:type="dxa"/>
            <w:vMerge w:val="continue"/>
            <w:vAlign w:val="center"/>
          </w:tcPr>
          <w:p w14:paraId="1DBF28B7">
            <w:pPr>
              <w:pStyle w:val="125"/>
              <w:adjustRightInd w:val="0"/>
              <w:snapToGrid w:val="0"/>
              <w:rPr>
                <w:rFonts w:ascii="Times New Roman" w:hAnsi="Times New Roman"/>
                <w:sz w:val="18"/>
              </w:rPr>
            </w:pPr>
          </w:p>
        </w:tc>
        <w:tc>
          <w:tcPr>
            <w:tcW w:w="1599" w:type="dxa"/>
            <w:vAlign w:val="center"/>
          </w:tcPr>
          <w:p w14:paraId="4AA87757">
            <w:pPr>
              <w:pStyle w:val="125"/>
              <w:adjustRightInd w:val="0"/>
              <w:snapToGrid w:val="0"/>
              <w:rPr>
                <w:rFonts w:ascii="Times New Roman" w:hAnsi="Times New Roman"/>
                <w:sz w:val="18"/>
              </w:rPr>
            </w:pPr>
            <w:r>
              <w:rPr>
                <w:rFonts w:hint="eastAsia" w:ascii="Times New Roman" w:hAnsi="Times New Roman"/>
                <w:sz w:val="18"/>
              </w:rPr>
              <w:t>1bit</w:t>
            </w:r>
          </w:p>
        </w:tc>
        <w:tc>
          <w:tcPr>
            <w:tcW w:w="2382" w:type="dxa"/>
            <w:vAlign w:val="center"/>
          </w:tcPr>
          <w:p w14:paraId="3A2777CD">
            <w:pPr>
              <w:pStyle w:val="125"/>
              <w:adjustRightInd w:val="0"/>
              <w:snapToGrid w:val="0"/>
              <w:rPr>
                <w:rFonts w:ascii="Times New Roman" w:hAnsi="Times New Roman"/>
                <w:sz w:val="18"/>
              </w:rPr>
            </w:pPr>
            <w:r>
              <w:rPr>
                <w:rFonts w:hint="eastAsia" w:ascii="Times New Roman" w:hAnsi="Times New Roman"/>
                <w:sz w:val="18"/>
              </w:rPr>
              <w:t>与直连站点的链路类型</w:t>
            </w:r>
          </w:p>
        </w:tc>
      </w:tr>
      <w:tr w14:paraId="2209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4C7F1B8">
            <w:pPr>
              <w:pStyle w:val="125"/>
              <w:adjustRightInd w:val="0"/>
              <w:snapToGrid w:val="0"/>
              <w:rPr>
                <w:rFonts w:ascii="Times New Roman" w:hAnsi="Times New Roman"/>
                <w:sz w:val="18"/>
              </w:rPr>
            </w:pPr>
            <w:r>
              <w:rPr>
                <w:rFonts w:hint="eastAsia" w:ascii="Times New Roman" w:hAnsi="Times New Roman"/>
                <w:sz w:val="18"/>
              </w:rPr>
              <w:t>保留</w:t>
            </w:r>
          </w:p>
        </w:tc>
        <w:tc>
          <w:tcPr>
            <w:tcW w:w="1661" w:type="dxa"/>
            <w:vMerge w:val="continue"/>
            <w:vAlign w:val="center"/>
          </w:tcPr>
          <w:p w14:paraId="54B078E7">
            <w:pPr>
              <w:pStyle w:val="125"/>
              <w:adjustRightInd w:val="0"/>
              <w:snapToGrid w:val="0"/>
              <w:rPr>
                <w:rFonts w:ascii="Times New Roman" w:hAnsi="Times New Roman"/>
                <w:sz w:val="18"/>
              </w:rPr>
            </w:pPr>
          </w:p>
        </w:tc>
        <w:tc>
          <w:tcPr>
            <w:tcW w:w="1599" w:type="dxa"/>
            <w:vAlign w:val="center"/>
          </w:tcPr>
          <w:p w14:paraId="7690EAE6">
            <w:pPr>
              <w:pStyle w:val="125"/>
              <w:adjustRightInd w:val="0"/>
              <w:snapToGrid w:val="0"/>
              <w:rPr>
                <w:rFonts w:ascii="Times New Roman" w:hAnsi="Times New Roman"/>
                <w:sz w:val="18"/>
              </w:rPr>
            </w:pPr>
            <w:r>
              <w:rPr>
                <w:rFonts w:hint="eastAsia" w:ascii="Times New Roman" w:hAnsi="Times New Roman"/>
                <w:sz w:val="18"/>
              </w:rPr>
              <w:t>3bit</w:t>
            </w:r>
          </w:p>
        </w:tc>
        <w:tc>
          <w:tcPr>
            <w:tcW w:w="2382" w:type="dxa"/>
            <w:vAlign w:val="center"/>
          </w:tcPr>
          <w:p w14:paraId="04F05C18">
            <w:pPr>
              <w:pStyle w:val="125"/>
              <w:adjustRightInd w:val="0"/>
              <w:snapToGrid w:val="0"/>
              <w:rPr>
                <w:rFonts w:ascii="Times New Roman" w:hAnsi="Times New Roman"/>
                <w:sz w:val="18"/>
              </w:rPr>
            </w:pPr>
            <w:r>
              <w:rPr>
                <w:rFonts w:hint="eastAsia" w:ascii="Times New Roman" w:hAnsi="Times New Roman"/>
                <w:sz w:val="18"/>
              </w:rPr>
              <w:t>保留</w:t>
            </w:r>
          </w:p>
        </w:tc>
      </w:tr>
      <w:tr w14:paraId="6CD3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05345A4B">
            <w:pPr>
              <w:pStyle w:val="125"/>
              <w:adjustRightInd w:val="0"/>
              <w:snapToGrid w:val="0"/>
              <w:rPr>
                <w:rFonts w:ascii="Times New Roman" w:hAnsi="Times New Roman"/>
                <w:sz w:val="18"/>
              </w:rPr>
            </w:pPr>
            <w:r>
              <w:rPr>
                <w:rFonts w:ascii="Times New Roman" w:hAnsi="Times New Roman"/>
                <w:sz w:val="18"/>
              </w:rPr>
              <w:t>直连站点[</w:t>
            </w:r>
            <w:r>
              <w:rPr>
                <w:rFonts w:hint="eastAsia" w:ascii="Times New Roman" w:hAnsi="Times New Roman"/>
                <w:sz w:val="18"/>
              </w:rPr>
              <w:t>1</w:t>
            </w:r>
            <w:r>
              <w:rPr>
                <w:rFonts w:ascii="Times New Roman" w:hAnsi="Times New Roman"/>
                <w:sz w:val="18"/>
              </w:rPr>
              <w:t>]</w:t>
            </w:r>
          </w:p>
        </w:tc>
        <w:tc>
          <w:tcPr>
            <w:tcW w:w="1661" w:type="dxa"/>
            <w:vAlign w:val="center"/>
          </w:tcPr>
          <w:p w14:paraId="5B678C57">
            <w:pPr>
              <w:pStyle w:val="125"/>
              <w:adjustRightInd w:val="0"/>
              <w:snapToGrid w:val="0"/>
              <w:rPr>
                <w:rFonts w:ascii="Times New Roman" w:hAnsi="Times New Roman"/>
                <w:sz w:val="18"/>
              </w:rPr>
            </w:pPr>
            <w:r>
              <w:rPr>
                <w:rFonts w:hint="eastAsia" w:ascii="Times New Roman" w:hAnsi="Times New Roman"/>
                <w:sz w:val="18"/>
              </w:rPr>
              <w:t>2</w:t>
            </w:r>
          </w:p>
        </w:tc>
        <w:tc>
          <w:tcPr>
            <w:tcW w:w="1599" w:type="dxa"/>
            <w:vMerge w:val="restart"/>
            <w:vAlign w:val="center"/>
          </w:tcPr>
          <w:p w14:paraId="51E32A5F">
            <w:pPr>
              <w:pStyle w:val="125"/>
              <w:adjustRightInd w:val="0"/>
              <w:snapToGrid w:val="0"/>
              <w:rPr>
                <w:rFonts w:ascii="Times New Roman" w:hAnsi="Times New Roman"/>
                <w:sz w:val="18"/>
              </w:rPr>
            </w:pPr>
            <w:r>
              <w:rPr>
                <w:rFonts w:hint="eastAsia" w:ascii="Times New Roman" w:hAnsi="Times New Roman"/>
                <w:sz w:val="18"/>
              </w:rPr>
              <w:t>12bit</w:t>
            </w:r>
          </w:p>
        </w:tc>
        <w:tc>
          <w:tcPr>
            <w:tcW w:w="2382" w:type="dxa"/>
            <w:vMerge w:val="restart"/>
            <w:vAlign w:val="center"/>
          </w:tcPr>
          <w:p w14:paraId="5A1659A9">
            <w:pPr>
              <w:pStyle w:val="125"/>
              <w:adjustRightInd w:val="0"/>
              <w:snapToGrid w:val="0"/>
              <w:rPr>
                <w:rFonts w:ascii="Times New Roman" w:hAnsi="Times New Roman"/>
                <w:sz w:val="18"/>
              </w:rPr>
            </w:pPr>
            <w:r>
              <w:rPr>
                <w:rFonts w:hint="eastAsia" w:ascii="Times New Roman" w:hAnsi="Times New Roman"/>
                <w:sz w:val="18"/>
              </w:rPr>
              <w:t>直连STA的TEI</w:t>
            </w:r>
          </w:p>
        </w:tc>
      </w:tr>
      <w:tr w14:paraId="6890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235" w:type="dxa"/>
            <w:vMerge w:val="continue"/>
            <w:vAlign w:val="center"/>
          </w:tcPr>
          <w:p w14:paraId="7CBBA24B">
            <w:pPr>
              <w:pStyle w:val="125"/>
              <w:adjustRightInd w:val="0"/>
              <w:snapToGrid w:val="0"/>
              <w:rPr>
                <w:rFonts w:ascii="Times New Roman" w:hAnsi="Times New Roman"/>
                <w:sz w:val="18"/>
              </w:rPr>
            </w:pPr>
          </w:p>
        </w:tc>
        <w:tc>
          <w:tcPr>
            <w:tcW w:w="1661" w:type="dxa"/>
            <w:vMerge w:val="restart"/>
            <w:vAlign w:val="center"/>
          </w:tcPr>
          <w:p w14:paraId="0E1D7F92">
            <w:pPr>
              <w:pStyle w:val="125"/>
              <w:adjustRightInd w:val="0"/>
              <w:snapToGrid w:val="0"/>
              <w:rPr>
                <w:rFonts w:ascii="Times New Roman" w:hAnsi="Times New Roman"/>
                <w:sz w:val="18"/>
              </w:rPr>
            </w:pPr>
            <w:r>
              <w:rPr>
                <w:rFonts w:hint="eastAsia" w:ascii="Times New Roman" w:hAnsi="Times New Roman"/>
                <w:sz w:val="18"/>
              </w:rPr>
              <w:t>3</w:t>
            </w:r>
          </w:p>
        </w:tc>
        <w:tc>
          <w:tcPr>
            <w:tcW w:w="1599" w:type="dxa"/>
            <w:vMerge w:val="continue"/>
            <w:vAlign w:val="center"/>
          </w:tcPr>
          <w:p w14:paraId="67193368">
            <w:pPr>
              <w:pStyle w:val="125"/>
              <w:adjustRightInd w:val="0"/>
              <w:snapToGrid w:val="0"/>
              <w:rPr>
                <w:rFonts w:ascii="Times New Roman" w:hAnsi="Times New Roman"/>
                <w:sz w:val="18"/>
              </w:rPr>
            </w:pPr>
          </w:p>
        </w:tc>
        <w:tc>
          <w:tcPr>
            <w:tcW w:w="2382" w:type="dxa"/>
            <w:vMerge w:val="continue"/>
            <w:vAlign w:val="center"/>
          </w:tcPr>
          <w:p w14:paraId="2F58291D">
            <w:pPr>
              <w:pStyle w:val="125"/>
              <w:adjustRightInd w:val="0"/>
              <w:snapToGrid w:val="0"/>
              <w:rPr>
                <w:rFonts w:ascii="Times New Roman" w:hAnsi="Times New Roman"/>
                <w:sz w:val="18"/>
              </w:rPr>
            </w:pPr>
          </w:p>
        </w:tc>
      </w:tr>
      <w:tr w14:paraId="43F3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D056DCA">
            <w:pPr>
              <w:pStyle w:val="125"/>
              <w:adjustRightInd w:val="0"/>
              <w:snapToGrid w:val="0"/>
              <w:rPr>
                <w:rFonts w:ascii="Times New Roman" w:hAnsi="Times New Roman"/>
                <w:sz w:val="18"/>
              </w:rPr>
            </w:pPr>
            <w:r>
              <w:rPr>
                <w:rFonts w:hint="eastAsia" w:ascii="Times New Roman" w:hAnsi="Times New Roman"/>
                <w:sz w:val="18"/>
              </w:rPr>
              <w:t>链路类型</w:t>
            </w:r>
          </w:p>
        </w:tc>
        <w:tc>
          <w:tcPr>
            <w:tcW w:w="1661" w:type="dxa"/>
            <w:vMerge w:val="continue"/>
            <w:vAlign w:val="center"/>
          </w:tcPr>
          <w:p w14:paraId="3F37566F">
            <w:pPr>
              <w:pStyle w:val="125"/>
              <w:adjustRightInd w:val="0"/>
              <w:snapToGrid w:val="0"/>
              <w:rPr>
                <w:rFonts w:ascii="Times New Roman" w:hAnsi="Times New Roman"/>
                <w:sz w:val="18"/>
              </w:rPr>
            </w:pPr>
          </w:p>
        </w:tc>
        <w:tc>
          <w:tcPr>
            <w:tcW w:w="1599" w:type="dxa"/>
            <w:vAlign w:val="center"/>
          </w:tcPr>
          <w:p w14:paraId="40ED373F">
            <w:pPr>
              <w:pStyle w:val="125"/>
              <w:adjustRightInd w:val="0"/>
              <w:snapToGrid w:val="0"/>
              <w:rPr>
                <w:rFonts w:ascii="Times New Roman" w:hAnsi="Times New Roman"/>
                <w:sz w:val="18"/>
              </w:rPr>
            </w:pPr>
            <w:r>
              <w:rPr>
                <w:rFonts w:hint="eastAsia" w:ascii="Times New Roman" w:hAnsi="Times New Roman"/>
                <w:sz w:val="18"/>
              </w:rPr>
              <w:t>1bit</w:t>
            </w:r>
          </w:p>
        </w:tc>
        <w:tc>
          <w:tcPr>
            <w:tcW w:w="2382" w:type="dxa"/>
            <w:vAlign w:val="center"/>
          </w:tcPr>
          <w:p w14:paraId="24426A00">
            <w:pPr>
              <w:pStyle w:val="125"/>
              <w:adjustRightInd w:val="0"/>
              <w:snapToGrid w:val="0"/>
              <w:rPr>
                <w:rFonts w:ascii="Times New Roman" w:hAnsi="Times New Roman"/>
                <w:sz w:val="18"/>
              </w:rPr>
            </w:pPr>
            <w:r>
              <w:rPr>
                <w:rFonts w:hint="eastAsia" w:ascii="Times New Roman" w:hAnsi="Times New Roman"/>
                <w:sz w:val="18"/>
              </w:rPr>
              <w:t>与直连站点的链路类型</w:t>
            </w:r>
          </w:p>
        </w:tc>
      </w:tr>
      <w:tr w14:paraId="7301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A5446D6">
            <w:pPr>
              <w:pStyle w:val="125"/>
              <w:adjustRightInd w:val="0"/>
              <w:snapToGrid w:val="0"/>
              <w:rPr>
                <w:rFonts w:ascii="Times New Roman" w:hAnsi="Times New Roman"/>
                <w:sz w:val="18"/>
              </w:rPr>
            </w:pPr>
            <w:r>
              <w:rPr>
                <w:rFonts w:hint="eastAsia" w:ascii="Times New Roman" w:hAnsi="Times New Roman"/>
                <w:sz w:val="18"/>
              </w:rPr>
              <w:t>保留</w:t>
            </w:r>
          </w:p>
        </w:tc>
        <w:tc>
          <w:tcPr>
            <w:tcW w:w="1661" w:type="dxa"/>
            <w:vMerge w:val="continue"/>
            <w:vAlign w:val="center"/>
          </w:tcPr>
          <w:p w14:paraId="2A3C9CDF">
            <w:pPr>
              <w:pStyle w:val="125"/>
              <w:adjustRightInd w:val="0"/>
              <w:snapToGrid w:val="0"/>
              <w:rPr>
                <w:rFonts w:ascii="Times New Roman" w:hAnsi="Times New Roman"/>
                <w:sz w:val="18"/>
              </w:rPr>
            </w:pPr>
          </w:p>
        </w:tc>
        <w:tc>
          <w:tcPr>
            <w:tcW w:w="1599" w:type="dxa"/>
            <w:vAlign w:val="center"/>
          </w:tcPr>
          <w:p w14:paraId="1D0A49B9">
            <w:pPr>
              <w:pStyle w:val="125"/>
              <w:adjustRightInd w:val="0"/>
              <w:snapToGrid w:val="0"/>
              <w:rPr>
                <w:rFonts w:ascii="Times New Roman" w:hAnsi="Times New Roman"/>
                <w:sz w:val="18"/>
              </w:rPr>
            </w:pPr>
            <w:r>
              <w:rPr>
                <w:rFonts w:hint="eastAsia" w:ascii="Times New Roman" w:hAnsi="Times New Roman"/>
                <w:sz w:val="18"/>
              </w:rPr>
              <w:t>3bit</w:t>
            </w:r>
          </w:p>
        </w:tc>
        <w:tc>
          <w:tcPr>
            <w:tcW w:w="2382" w:type="dxa"/>
            <w:vAlign w:val="center"/>
          </w:tcPr>
          <w:p w14:paraId="4C7C7868">
            <w:pPr>
              <w:pStyle w:val="125"/>
              <w:adjustRightInd w:val="0"/>
              <w:snapToGrid w:val="0"/>
              <w:rPr>
                <w:rFonts w:ascii="Times New Roman" w:hAnsi="Times New Roman"/>
                <w:sz w:val="18"/>
              </w:rPr>
            </w:pPr>
            <w:r>
              <w:rPr>
                <w:rFonts w:hint="eastAsia" w:ascii="Times New Roman" w:hAnsi="Times New Roman"/>
                <w:sz w:val="18"/>
              </w:rPr>
              <w:t>保留</w:t>
            </w:r>
          </w:p>
        </w:tc>
      </w:tr>
      <w:tr w14:paraId="2159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F887228">
            <w:pPr>
              <w:pStyle w:val="125"/>
              <w:adjustRightInd w:val="0"/>
              <w:snapToGrid w:val="0"/>
              <w:rPr>
                <w:rFonts w:ascii="Times New Roman" w:hAnsi="Times New Roman"/>
                <w:sz w:val="18"/>
              </w:rPr>
            </w:pPr>
            <w:r>
              <w:rPr>
                <w:rFonts w:ascii="Times New Roman" w:hAnsi="Times New Roman"/>
                <w:sz w:val="18"/>
              </w:rPr>
              <w:t>…</w:t>
            </w:r>
          </w:p>
        </w:tc>
        <w:tc>
          <w:tcPr>
            <w:tcW w:w="1661" w:type="dxa"/>
            <w:vAlign w:val="center"/>
          </w:tcPr>
          <w:p w14:paraId="77EA0345">
            <w:pPr>
              <w:pStyle w:val="125"/>
              <w:adjustRightInd w:val="0"/>
              <w:snapToGrid w:val="0"/>
              <w:rPr>
                <w:rFonts w:ascii="Times New Roman" w:hAnsi="Times New Roman"/>
                <w:sz w:val="18"/>
              </w:rPr>
            </w:pPr>
            <w:r>
              <w:rPr>
                <w:rFonts w:ascii="Times New Roman" w:hAnsi="Times New Roman"/>
                <w:sz w:val="18"/>
              </w:rPr>
              <w:t>…</w:t>
            </w:r>
          </w:p>
        </w:tc>
        <w:tc>
          <w:tcPr>
            <w:tcW w:w="1599" w:type="dxa"/>
            <w:vAlign w:val="center"/>
          </w:tcPr>
          <w:p w14:paraId="646A4790">
            <w:pPr>
              <w:pStyle w:val="125"/>
              <w:adjustRightInd w:val="0"/>
              <w:snapToGrid w:val="0"/>
              <w:rPr>
                <w:rFonts w:ascii="Times New Roman" w:hAnsi="Times New Roman"/>
                <w:sz w:val="18"/>
              </w:rPr>
            </w:pPr>
            <w:r>
              <w:rPr>
                <w:rFonts w:ascii="Times New Roman" w:hAnsi="Times New Roman"/>
                <w:sz w:val="18"/>
              </w:rPr>
              <w:t>2</w:t>
            </w:r>
          </w:p>
        </w:tc>
        <w:tc>
          <w:tcPr>
            <w:tcW w:w="2382" w:type="dxa"/>
            <w:vAlign w:val="center"/>
          </w:tcPr>
          <w:p w14:paraId="0EC1E531">
            <w:pPr>
              <w:pStyle w:val="125"/>
              <w:adjustRightInd w:val="0"/>
              <w:snapToGrid w:val="0"/>
              <w:rPr>
                <w:rFonts w:ascii="Times New Roman" w:hAnsi="Times New Roman"/>
                <w:sz w:val="18"/>
              </w:rPr>
            </w:pPr>
            <w:r>
              <w:rPr>
                <w:rFonts w:ascii="Times New Roman" w:hAnsi="Times New Roman"/>
                <w:sz w:val="18"/>
              </w:rPr>
              <w:t>直连STA的TEI</w:t>
            </w:r>
          </w:p>
        </w:tc>
      </w:tr>
      <w:tr w14:paraId="6FFD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DD3B161">
            <w:pPr>
              <w:pStyle w:val="125"/>
              <w:adjustRightInd w:val="0"/>
              <w:snapToGrid w:val="0"/>
              <w:rPr>
                <w:rFonts w:ascii="Times New Roman" w:hAnsi="Times New Roman"/>
                <w:sz w:val="18"/>
              </w:rPr>
            </w:pPr>
            <w:r>
              <w:rPr>
                <w:rFonts w:ascii="Times New Roman" w:hAnsi="Times New Roman"/>
                <w:sz w:val="18"/>
              </w:rPr>
              <w:t>直连站点[N-1]</w:t>
            </w:r>
          </w:p>
        </w:tc>
        <w:tc>
          <w:tcPr>
            <w:tcW w:w="1661" w:type="dxa"/>
            <w:vAlign w:val="center"/>
          </w:tcPr>
          <w:p w14:paraId="6F43C318">
            <w:pPr>
              <w:pStyle w:val="125"/>
              <w:adjustRightInd w:val="0"/>
              <w:snapToGrid w:val="0"/>
              <w:rPr>
                <w:rFonts w:ascii="Times New Roman" w:hAnsi="Times New Roman"/>
                <w:sz w:val="18"/>
              </w:rPr>
            </w:pPr>
          </w:p>
          <w:p w14:paraId="7636B476">
            <w:pPr>
              <w:pStyle w:val="125"/>
              <w:adjustRightInd w:val="0"/>
              <w:snapToGrid w:val="0"/>
              <w:rPr>
                <w:rFonts w:ascii="Times New Roman" w:hAnsi="Times New Roman"/>
                <w:sz w:val="18"/>
              </w:rPr>
            </w:pPr>
            <w:r>
              <w:rPr>
                <w:rFonts w:ascii="Times New Roman" w:hAnsi="Times New Roman"/>
                <w:sz w:val="18"/>
              </w:rPr>
              <w:t>2(N-1)– (2N-1)</w:t>
            </w:r>
          </w:p>
        </w:tc>
        <w:tc>
          <w:tcPr>
            <w:tcW w:w="1599" w:type="dxa"/>
            <w:vAlign w:val="center"/>
          </w:tcPr>
          <w:p w14:paraId="67FB31F1">
            <w:pPr>
              <w:pStyle w:val="125"/>
              <w:adjustRightInd w:val="0"/>
              <w:snapToGrid w:val="0"/>
              <w:rPr>
                <w:rFonts w:ascii="Times New Roman" w:hAnsi="Times New Roman"/>
                <w:sz w:val="18"/>
              </w:rPr>
            </w:pPr>
            <w:r>
              <w:rPr>
                <w:rFonts w:ascii="Times New Roman" w:hAnsi="Times New Roman"/>
                <w:sz w:val="18"/>
              </w:rPr>
              <w:t>2</w:t>
            </w:r>
          </w:p>
        </w:tc>
        <w:tc>
          <w:tcPr>
            <w:tcW w:w="2382" w:type="dxa"/>
            <w:vAlign w:val="center"/>
          </w:tcPr>
          <w:p w14:paraId="686AAA52">
            <w:pPr>
              <w:pStyle w:val="125"/>
              <w:adjustRightInd w:val="0"/>
              <w:snapToGrid w:val="0"/>
              <w:rPr>
                <w:rFonts w:ascii="Times New Roman" w:hAnsi="Times New Roman"/>
                <w:sz w:val="18"/>
              </w:rPr>
            </w:pPr>
            <w:r>
              <w:rPr>
                <w:rFonts w:ascii="Times New Roman" w:hAnsi="Times New Roman"/>
                <w:sz w:val="18"/>
              </w:rPr>
              <w:t>直连STA的TEI。</w:t>
            </w:r>
          </w:p>
          <w:p w14:paraId="273A788A">
            <w:pPr>
              <w:pStyle w:val="125"/>
              <w:adjustRightInd w:val="0"/>
              <w:snapToGrid w:val="0"/>
              <w:rPr>
                <w:rFonts w:ascii="Times New Roman" w:hAnsi="Times New Roman"/>
                <w:sz w:val="18"/>
              </w:rPr>
            </w:pPr>
            <w:r>
              <w:rPr>
                <w:rFonts w:ascii="Times New Roman" w:hAnsi="Times New Roman"/>
                <w:sz w:val="18"/>
              </w:rPr>
              <w:t>N=直连站点数。</w:t>
            </w:r>
          </w:p>
        </w:tc>
      </w:tr>
      <w:tr w14:paraId="777A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7270036">
            <w:pPr>
              <w:pStyle w:val="125"/>
              <w:adjustRightInd w:val="0"/>
              <w:snapToGrid w:val="0"/>
              <w:rPr>
                <w:rFonts w:ascii="Times New Roman" w:hAnsi="Times New Roman"/>
                <w:sz w:val="18"/>
              </w:rPr>
            </w:pPr>
            <w:r>
              <w:rPr>
                <w:rFonts w:hint="eastAsia" w:ascii="Times New Roman" w:hAnsi="Times New Roman"/>
                <w:sz w:val="18"/>
              </w:rPr>
              <w:t>链路类型</w:t>
            </w:r>
          </w:p>
        </w:tc>
        <w:tc>
          <w:tcPr>
            <w:tcW w:w="1661" w:type="dxa"/>
            <w:vAlign w:val="center"/>
          </w:tcPr>
          <w:p w14:paraId="2C8E4C33">
            <w:pPr>
              <w:pStyle w:val="125"/>
              <w:adjustRightInd w:val="0"/>
              <w:snapToGrid w:val="0"/>
              <w:rPr>
                <w:rFonts w:ascii="Times New Roman" w:hAnsi="Times New Roman"/>
                <w:sz w:val="18"/>
              </w:rPr>
            </w:pPr>
          </w:p>
        </w:tc>
        <w:tc>
          <w:tcPr>
            <w:tcW w:w="1599" w:type="dxa"/>
            <w:vAlign w:val="center"/>
          </w:tcPr>
          <w:p w14:paraId="28A71B15">
            <w:pPr>
              <w:pStyle w:val="125"/>
              <w:adjustRightInd w:val="0"/>
              <w:snapToGrid w:val="0"/>
              <w:rPr>
                <w:rFonts w:ascii="Times New Roman" w:hAnsi="Times New Roman"/>
                <w:sz w:val="18"/>
              </w:rPr>
            </w:pPr>
            <w:r>
              <w:rPr>
                <w:rFonts w:hint="eastAsia" w:ascii="Times New Roman" w:hAnsi="Times New Roman"/>
                <w:sz w:val="18"/>
              </w:rPr>
              <w:t>1bit</w:t>
            </w:r>
          </w:p>
        </w:tc>
        <w:tc>
          <w:tcPr>
            <w:tcW w:w="2382" w:type="dxa"/>
            <w:vAlign w:val="center"/>
          </w:tcPr>
          <w:p w14:paraId="6FC381BF">
            <w:pPr>
              <w:pStyle w:val="125"/>
              <w:adjustRightInd w:val="0"/>
              <w:snapToGrid w:val="0"/>
              <w:rPr>
                <w:rFonts w:ascii="Times New Roman" w:hAnsi="Times New Roman"/>
                <w:sz w:val="18"/>
              </w:rPr>
            </w:pPr>
            <w:r>
              <w:rPr>
                <w:rFonts w:hint="eastAsia" w:ascii="Times New Roman" w:hAnsi="Times New Roman"/>
                <w:sz w:val="18"/>
              </w:rPr>
              <w:t>与直连站点的链路类型</w:t>
            </w:r>
          </w:p>
        </w:tc>
      </w:tr>
      <w:tr w14:paraId="198F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9B9E19C">
            <w:pPr>
              <w:pStyle w:val="125"/>
              <w:adjustRightInd w:val="0"/>
              <w:snapToGrid w:val="0"/>
              <w:rPr>
                <w:rFonts w:ascii="Times New Roman" w:hAnsi="Times New Roman"/>
                <w:sz w:val="18"/>
              </w:rPr>
            </w:pPr>
            <w:r>
              <w:rPr>
                <w:rFonts w:hint="eastAsia" w:ascii="Times New Roman" w:hAnsi="Times New Roman"/>
                <w:sz w:val="18"/>
              </w:rPr>
              <w:t>保留</w:t>
            </w:r>
          </w:p>
        </w:tc>
        <w:tc>
          <w:tcPr>
            <w:tcW w:w="1661" w:type="dxa"/>
            <w:vAlign w:val="center"/>
          </w:tcPr>
          <w:p w14:paraId="6C19624C">
            <w:pPr>
              <w:pStyle w:val="125"/>
              <w:adjustRightInd w:val="0"/>
              <w:snapToGrid w:val="0"/>
              <w:rPr>
                <w:rFonts w:ascii="Times New Roman" w:hAnsi="Times New Roman"/>
                <w:sz w:val="18"/>
              </w:rPr>
            </w:pPr>
          </w:p>
        </w:tc>
        <w:tc>
          <w:tcPr>
            <w:tcW w:w="1599" w:type="dxa"/>
            <w:vAlign w:val="center"/>
          </w:tcPr>
          <w:p w14:paraId="1413B16C">
            <w:pPr>
              <w:pStyle w:val="125"/>
              <w:adjustRightInd w:val="0"/>
              <w:snapToGrid w:val="0"/>
              <w:rPr>
                <w:rFonts w:ascii="Times New Roman" w:hAnsi="Times New Roman"/>
                <w:sz w:val="18"/>
              </w:rPr>
            </w:pPr>
            <w:r>
              <w:rPr>
                <w:rFonts w:hint="eastAsia" w:ascii="Times New Roman" w:hAnsi="Times New Roman"/>
                <w:sz w:val="18"/>
              </w:rPr>
              <w:t>3bit</w:t>
            </w:r>
          </w:p>
        </w:tc>
        <w:tc>
          <w:tcPr>
            <w:tcW w:w="2382" w:type="dxa"/>
            <w:vAlign w:val="center"/>
          </w:tcPr>
          <w:p w14:paraId="0A47B22E">
            <w:pPr>
              <w:pStyle w:val="125"/>
              <w:adjustRightInd w:val="0"/>
              <w:snapToGrid w:val="0"/>
              <w:rPr>
                <w:rFonts w:ascii="Times New Roman" w:hAnsi="Times New Roman"/>
                <w:sz w:val="18"/>
              </w:rPr>
            </w:pPr>
            <w:r>
              <w:rPr>
                <w:rFonts w:hint="eastAsia" w:ascii="Times New Roman" w:hAnsi="Times New Roman"/>
                <w:sz w:val="18"/>
              </w:rPr>
              <w:t>保留</w:t>
            </w:r>
          </w:p>
        </w:tc>
      </w:tr>
      <w:tr w14:paraId="62E5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3FF78726">
            <w:pPr>
              <w:pStyle w:val="125"/>
              <w:adjustRightInd w:val="0"/>
              <w:snapToGrid w:val="0"/>
              <w:rPr>
                <w:rFonts w:ascii="Times New Roman" w:hAnsi="Times New Roman"/>
                <w:sz w:val="18"/>
              </w:rPr>
            </w:pPr>
            <w:r>
              <w:rPr>
                <w:rFonts w:ascii="Times New Roman" w:hAnsi="Times New Roman"/>
                <w:sz w:val="18"/>
              </w:rPr>
              <w:t>直连代理[0]</w:t>
            </w:r>
          </w:p>
        </w:tc>
        <w:tc>
          <w:tcPr>
            <w:tcW w:w="1661" w:type="dxa"/>
            <w:vAlign w:val="center"/>
          </w:tcPr>
          <w:p w14:paraId="657B9C1F">
            <w:pPr>
              <w:pStyle w:val="125"/>
              <w:adjustRightInd w:val="0"/>
              <w:snapToGrid w:val="0"/>
              <w:rPr>
                <w:rFonts w:ascii="Times New Roman" w:hAnsi="Times New Roman"/>
                <w:sz w:val="18"/>
              </w:rPr>
            </w:pPr>
            <w:r>
              <w:rPr>
                <w:rFonts w:ascii="Times New Roman" w:hAnsi="Times New Roman"/>
                <w:sz w:val="18"/>
              </w:rPr>
              <w:t>0</w:t>
            </w:r>
          </w:p>
        </w:tc>
        <w:tc>
          <w:tcPr>
            <w:tcW w:w="1599" w:type="dxa"/>
            <w:vMerge w:val="restart"/>
            <w:vAlign w:val="center"/>
          </w:tcPr>
          <w:p w14:paraId="4C4EE7A3">
            <w:pPr>
              <w:pStyle w:val="125"/>
              <w:adjustRightInd w:val="0"/>
              <w:snapToGrid w:val="0"/>
              <w:rPr>
                <w:rFonts w:ascii="Times New Roman" w:hAnsi="Times New Roman"/>
                <w:sz w:val="18"/>
              </w:rPr>
            </w:pPr>
            <w:r>
              <w:rPr>
                <w:rFonts w:hint="eastAsia" w:ascii="Times New Roman" w:hAnsi="Times New Roman"/>
                <w:sz w:val="18"/>
              </w:rPr>
              <w:t>12bit</w:t>
            </w:r>
          </w:p>
        </w:tc>
        <w:tc>
          <w:tcPr>
            <w:tcW w:w="2382" w:type="dxa"/>
            <w:vMerge w:val="restart"/>
            <w:vAlign w:val="center"/>
          </w:tcPr>
          <w:p w14:paraId="5BAE7EEB">
            <w:pPr>
              <w:pStyle w:val="125"/>
              <w:adjustRightInd w:val="0"/>
              <w:snapToGrid w:val="0"/>
              <w:rPr>
                <w:rFonts w:ascii="Times New Roman" w:hAnsi="Times New Roman"/>
                <w:sz w:val="18"/>
              </w:rPr>
            </w:pPr>
            <w:r>
              <w:rPr>
                <w:rFonts w:ascii="Times New Roman" w:hAnsi="Times New Roman"/>
                <w:sz w:val="18"/>
              </w:rPr>
              <w:t>直连代理PCO的TEI</w:t>
            </w:r>
          </w:p>
        </w:tc>
      </w:tr>
      <w:tr w14:paraId="7A1E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235" w:type="dxa"/>
            <w:vMerge w:val="continue"/>
            <w:vAlign w:val="center"/>
          </w:tcPr>
          <w:p w14:paraId="2866B54B">
            <w:pPr>
              <w:pStyle w:val="125"/>
              <w:adjustRightInd w:val="0"/>
              <w:snapToGrid w:val="0"/>
              <w:rPr>
                <w:rFonts w:ascii="Times New Roman" w:hAnsi="Times New Roman"/>
                <w:sz w:val="18"/>
              </w:rPr>
            </w:pPr>
          </w:p>
        </w:tc>
        <w:tc>
          <w:tcPr>
            <w:tcW w:w="1661" w:type="dxa"/>
            <w:vMerge w:val="restart"/>
            <w:vAlign w:val="center"/>
          </w:tcPr>
          <w:p w14:paraId="375AD322">
            <w:pPr>
              <w:pStyle w:val="125"/>
              <w:adjustRightInd w:val="0"/>
              <w:snapToGrid w:val="0"/>
              <w:rPr>
                <w:rFonts w:ascii="Times New Roman" w:hAnsi="Times New Roman"/>
                <w:sz w:val="18"/>
              </w:rPr>
            </w:pPr>
            <w:r>
              <w:rPr>
                <w:rFonts w:hint="eastAsia" w:ascii="Times New Roman" w:hAnsi="Times New Roman"/>
                <w:sz w:val="18"/>
              </w:rPr>
              <w:t>1</w:t>
            </w:r>
          </w:p>
        </w:tc>
        <w:tc>
          <w:tcPr>
            <w:tcW w:w="1599" w:type="dxa"/>
            <w:vMerge w:val="continue"/>
            <w:vAlign w:val="center"/>
          </w:tcPr>
          <w:p w14:paraId="3CB92397">
            <w:pPr>
              <w:pStyle w:val="125"/>
              <w:adjustRightInd w:val="0"/>
              <w:snapToGrid w:val="0"/>
              <w:rPr>
                <w:rFonts w:ascii="Times New Roman" w:hAnsi="Times New Roman"/>
                <w:sz w:val="18"/>
              </w:rPr>
            </w:pPr>
          </w:p>
        </w:tc>
        <w:tc>
          <w:tcPr>
            <w:tcW w:w="2382" w:type="dxa"/>
            <w:vMerge w:val="continue"/>
            <w:vAlign w:val="center"/>
          </w:tcPr>
          <w:p w14:paraId="0280F4F6">
            <w:pPr>
              <w:pStyle w:val="125"/>
              <w:adjustRightInd w:val="0"/>
              <w:snapToGrid w:val="0"/>
              <w:rPr>
                <w:rFonts w:ascii="Times New Roman" w:hAnsi="Times New Roman"/>
                <w:sz w:val="18"/>
              </w:rPr>
            </w:pPr>
          </w:p>
        </w:tc>
      </w:tr>
      <w:tr w14:paraId="50172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2514ECA">
            <w:pPr>
              <w:pStyle w:val="125"/>
              <w:adjustRightInd w:val="0"/>
              <w:snapToGrid w:val="0"/>
              <w:rPr>
                <w:rFonts w:ascii="Times New Roman" w:hAnsi="Times New Roman"/>
                <w:sz w:val="18"/>
              </w:rPr>
            </w:pPr>
            <w:r>
              <w:rPr>
                <w:rFonts w:hint="eastAsia" w:ascii="Times New Roman" w:hAnsi="Times New Roman"/>
                <w:sz w:val="18"/>
              </w:rPr>
              <w:t>链路类型</w:t>
            </w:r>
          </w:p>
        </w:tc>
        <w:tc>
          <w:tcPr>
            <w:tcW w:w="1661" w:type="dxa"/>
            <w:vMerge w:val="continue"/>
            <w:vAlign w:val="center"/>
          </w:tcPr>
          <w:p w14:paraId="0FE5BE5D">
            <w:pPr>
              <w:pStyle w:val="125"/>
              <w:adjustRightInd w:val="0"/>
              <w:snapToGrid w:val="0"/>
              <w:rPr>
                <w:rFonts w:ascii="Times New Roman" w:hAnsi="Times New Roman"/>
                <w:sz w:val="18"/>
              </w:rPr>
            </w:pPr>
          </w:p>
        </w:tc>
        <w:tc>
          <w:tcPr>
            <w:tcW w:w="1599" w:type="dxa"/>
            <w:vAlign w:val="center"/>
          </w:tcPr>
          <w:p w14:paraId="5A329F3D">
            <w:pPr>
              <w:pStyle w:val="125"/>
              <w:adjustRightInd w:val="0"/>
              <w:snapToGrid w:val="0"/>
              <w:rPr>
                <w:rFonts w:ascii="Times New Roman" w:hAnsi="Times New Roman"/>
                <w:sz w:val="18"/>
              </w:rPr>
            </w:pPr>
            <w:r>
              <w:rPr>
                <w:rFonts w:hint="eastAsia" w:ascii="Times New Roman" w:hAnsi="Times New Roman"/>
                <w:sz w:val="18"/>
              </w:rPr>
              <w:t>1bit</w:t>
            </w:r>
          </w:p>
        </w:tc>
        <w:tc>
          <w:tcPr>
            <w:tcW w:w="2382" w:type="dxa"/>
            <w:vAlign w:val="center"/>
          </w:tcPr>
          <w:p w14:paraId="4D942EAC">
            <w:pPr>
              <w:pStyle w:val="125"/>
              <w:adjustRightInd w:val="0"/>
              <w:snapToGrid w:val="0"/>
              <w:rPr>
                <w:rFonts w:ascii="Times New Roman" w:hAnsi="Times New Roman"/>
                <w:sz w:val="18"/>
              </w:rPr>
            </w:pPr>
            <w:r>
              <w:rPr>
                <w:rFonts w:hint="eastAsia" w:ascii="Times New Roman" w:hAnsi="Times New Roman"/>
                <w:sz w:val="18"/>
              </w:rPr>
              <w:t>与直连代理的链路类型</w:t>
            </w:r>
          </w:p>
        </w:tc>
      </w:tr>
      <w:tr w14:paraId="7BB0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A6B16FE">
            <w:pPr>
              <w:pStyle w:val="125"/>
              <w:adjustRightInd w:val="0"/>
              <w:snapToGrid w:val="0"/>
              <w:rPr>
                <w:rFonts w:ascii="Times New Roman" w:hAnsi="Times New Roman"/>
                <w:sz w:val="18"/>
              </w:rPr>
            </w:pPr>
            <w:r>
              <w:rPr>
                <w:rFonts w:hint="eastAsia" w:ascii="Times New Roman" w:hAnsi="Times New Roman"/>
                <w:sz w:val="18"/>
              </w:rPr>
              <w:t>保留</w:t>
            </w:r>
          </w:p>
        </w:tc>
        <w:tc>
          <w:tcPr>
            <w:tcW w:w="1661" w:type="dxa"/>
            <w:vMerge w:val="continue"/>
            <w:vAlign w:val="center"/>
          </w:tcPr>
          <w:p w14:paraId="60D97258">
            <w:pPr>
              <w:pStyle w:val="125"/>
              <w:adjustRightInd w:val="0"/>
              <w:snapToGrid w:val="0"/>
              <w:rPr>
                <w:rFonts w:ascii="Times New Roman" w:hAnsi="Times New Roman"/>
                <w:sz w:val="18"/>
              </w:rPr>
            </w:pPr>
          </w:p>
        </w:tc>
        <w:tc>
          <w:tcPr>
            <w:tcW w:w="1599" w:type="dxa"/>
            <w:vAlign w:val="center"/>
          </w:tcPr>
          <w:p w14:paraId="09B79270">
            <w:pPr>
              <w:pStyle w:val="125"/>
              <w:adjustRightInd w:val="0"/>
              <w:snapToGrid w:val="0"/>
              <w:rPr>
                <w:rFonts w:ascii="Times New Roman" w:hAnsi="Times New Roman"/>
                <w:sz w:val="18"/>
              </w:rPr>
            </w:pPr>
            <w:r>
              <w:rPr>
                <w:rFonts w:ascii="Times New Roman" w:hAnsi="Times New Roman"/>
                <w:sz w:val="18"/>
              </w:rPr>
              <w:t>3</w:t>
            </w:r>
            <w:r>
              <w:rPr>
                <w:rFonts w:hint="eastAsia" w:ascii="Times New Roman" w:hAnsi="Times New Roman"/>
                <w:sz w:val="18"/>
              </w:rPr>
              <w:t>bit</w:t>
            </w:r>
          </w:p>
        </w:tc>
        <w:tc>
          <w:tcPr>
            <w:tcW w:w="2382" w:type="dxa"/>
            <w:vAlign w:val="center"/>
          </w:tcPr>
          <w:p w14:paraId="0AA1E330">
            <w:pPr>
              <w:pStyle w:val="125"/>
              <w:adjustRightInd w:val="0"/>
              <w:snapToGrid w:val="0"/>
              <w:rPr>
                <w:rFonts w:ascii="Times New Roman" w:hAnsi="Times New Roman"/>
                <w:sz w:val="18"/>
              </w:rPr>
            </w:pPr>
            <w:r>
              <w:rPr>
                <w:rFonts w:hint="eastAsia" w:ascii="Times New Roman" w:hAnsi="Times New Roman"/>
                <w:sz w:val="18"/>
              </w:rPr>
              <w:t>保留</w:t>
            </w:r>
          </w:p>
        </w:tc>
      </w:tr>
      <w:tr w14:paraId="54CA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65AEC4">
            <w:pPr>
              <w:pStyle w:val="125"/>
              <w:adjustRightInd w:val="0"/>
              <w:snapToGrid w:val="0"/>
              <w:rPr>
                <w:rFonts w:ascii="Times New Roman" w:hAnsi="Times New Roman"/>
                <w:sz w:val="18"/>
              </w:rPr>
            </w:pPr>
            <w:r>
              <w:rPr>
                <w:rFonts w:ascii="Times New Roman" w:hAnsi="Times New Roman"/>
                <w:sz w:val="18"/>
              </w:rPr>
              <w:t>该代理下子站点数</w:t>
            </w:r>
          </w:p>
        </w:tc>
        <w:tc>
          <w:tcPr>
            <w:tcW w:w="1661" w:type="dxa"/>
            <w:vAlign w:val="center"/>
          </w:tcPr>
          <w:p w14:paraId="4951D8C0">
            <w:pPr>
              <w:pStyle w:val="125"/>
              <w:adjustRightInd w:val="0"/>
              <w:snapToGrid w:val="0"/>
              <w:rPr>
                <w:rFonts w:ascii="Times New Roman" w:hAnsi="Times New Roman"/>
                <w:sz w:val="18"/>
              </w:rPr>
            </w:pPr>
            <w:r>
              <w:rPr>
                <w:rFonts w:ascii="Times New Roman" w:hAnsi="Times New Roman"/>
                <w:sz w:val="18"/>
              </w:rPr>
              <w:t>2-3</w:t>
            </w:r>
          </w:p>
        </w:tc>
        <w:tc>
          <w:tcPr>
            <w:tcW w:w="1599" w:type="dxa"/>
            <w:vAlign w:val="center"/>
          </w:tcPr>
          <w:p w14:paraId="0CC301B2">
            <w:pPr>
              <w:pStyle w:val="125"/>
              <w:adjustRightInd w:val="0"/>
              <w:snapToGrid w:val="0"/>
              <w:rPr>
                <w:rFonts w:ascii="Times New Roman" w:hAnsi="Times New Roman"/>
                <w:sz w:val="18"/>
              </w:rPr>
            </w:pPr>
            <w:r>
              <w:rPr>
                <w:rFonts w:ascii="Times New Roman" w:hAnsi="Times New Roman"/>
                <w:sz w:val="18"/>
              </w:rPr>
              <w:t>2</w:t>
            </w:r>
          </w:p>
        </w:tc>
        <w:tc>
          <w:tcPr>
            <w:tcW w:w="2382" w:type="dxa"/>
            <w:vAlign w:val="center"/>
          </w:tcPr>
          <w:p w14:paraId="14A93032">
            <w:pPr>
              <w:pStyle w:val="125"/>
              <w:adjustRightInd w:val="0"/>
              <w:snapToGrid w:val="0"/>
              <w:rPr>
                <w:rFonts w:ascii="Times New Roman" w:hAnsi="Times New Roman"/>
                <w:sz w:val="18"/>
              </w:rPr>
            </w:pPr>
            <w:r>
              <w:rPr>
                <w:rFonts w:ascii="Times New Roman" w:hAnsi="Times New Roman"/>
                <w:sz w:val="18"/>
              </w:rPr>
              <w:t>该PCO下所有子站点的个数。</w:t>
            </w:r>
          </w:p>
        </w:tc>
      </w:tr>
      <w:tr w14:paraId="7B68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067830D">
            <w:pPr>
              <w:pStyle w:val="125"/>
              <w:adjustRightInd w:val="0"/>
              <w:snapToGrid w:val="0"/>
              <w:rPr>
                <w:rFonts w:ascii="Times New Roman" w:hAnsi="Times New Roman"/>
                <w:sz w:val="18"/>
              </w:rPr>
            </w:pPr>
            <w:r>
              <w:rPr>
                <w:rFonts w:ascii="Times New Roman" w:hAnsi="Times New Roman"/>
                <w:sz w:val="18"/>
              </w:rPr>
              <w:t>子站点[0]</w:t>
            </w:r>
          </w:p>
        </w:tc>
        <w:tc>
          <w:tcPr>
            <w:tcW w:w="1661" w:type="dxa"/>
            <w:vAlign w:val="center"/>
          </w:tcPr>
          <w:p w14:paraId="76DDCEDD">
            <w:pPr>
              <w:pStyle w:val="125"/>
              <w:adjustRightInd w:val="0"/>
              <w:snapToGrid w:val="0"/>
              <w:rPr>
                <w:rFonts w:ascii="Times New Roman" w:hAnsi="Times New Roman"/>
                <w:sz w:val="18"/>
              </w:rPr>
            </w:pPr>
          </w:p>
        </w:tc>
        <w:tc>
          <w:tcPr>
            <w:tcW w:w="1599" w:type="dxa"/>
            <w:vAlign w:val="center"/>
          </w:tcPr>
          <w:p w14:paraId="11D38C04">
            <w:pPr>
              <w:pStyle w:val="125"/>
              <w:adjustRightInd w:val="0"/>
              <w:snapToGrid w:val="0"/>
              <w:rPr>
                <w:rFonts w:ascii="Times New Roman" w:hAnsi="Times New Roman"/>
                <w:sz w:val="18"/>
              </w:rPr>
            </w:pPr>
          </w:p>
        </w:tc>
        <w:tc>
          <w:tcPr>
            <w:tcW w:w="2382" w:type="dxa"/>
            <w:vAlign w:val="center"/>
          </w:tcPr>
          <w:p w14:paraId="1E9598BC">
            <w:pPr>
              <w:pStyle w:val="125"/>
              <w:adjustRightInd w:val="0"/>
              <w:snapToGrid w:val="0"/>
              <w:rPr>
                <w:rFonts w:ascii="Times New Roman" w:hAnsi="Times New Roman"/>
                <w:sz w:val="18"/>
              </w:rPr>
            </w:pPr>
            <w:r>
              <w:rPr>
                <w:rFonts w:ascii="Times New Roman" w:hAnsi="Times New Roman"/>
                <w:sz w:val="18"/>
              </w:rPr>
              <w:t>该PCO下子站点的TEI。</w:t>
            </w:r>
          </w:p>
        </w:tc>
      </w:tr>
      <w:tr w14:paraId="2062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3D0F48B">
            <w:pPr>
              <w:pStyle w:val="125"/>
              <w:adjustRightInd w:val="0"/>
              <w:snapToGrid w:val="0"/>
              <w:rPr>
                <w:rFonts w:ascii="Times New Roman" w:hAnsi="Times New Roman"/>
                <w:sz w:val="18"/>
              </w:rPr>
            </w:pPr>
            <w:r>
              <w:rPr>
                <w:rFonts w:ascii="Times New Roman" w:hAnsi="Times New Roman"/>
                <w:sz w:val="18"/>
              </w:rPr>
              <w:t>子站点[1]</w:t>
            </w:r>
          </w:p>
        </w:tc>
        <w:tc>
          <w:tcPr>
            <w:tcW w:w="1661" w:type="dxa"/>
            <w:vAlign w:val="center"/>
          </w:tcPr>
          <w:p w14:paraId="2DA5687B">
            <w:pPr>
              <w:pStyle w:val="125"/>
              <w:adjustRightInd w:val="0"/>
              <w:snapToGrid w:val="0"/>
              <w:rPr>
                <w:rFonts w:ascii="Times New Roman" w:hAnsi="Times New Roman"/>
                <w:sz w:val="18"/>
              </w:rPr>
            </w:pPr>
          </w:p>
        </w:tc>
        <w:tc>
          <w:tcPr>
            <w:tcW w:w="1599" w:type="dxa"/>
            <w:vAlign w:val="center"/>
          </w:tcPr>
          <w:p w14:paraId="61EDA5E3">
            <w:pPr>
              <w:pStyle w:val="125"/>
              <w:adjustRightInd w:val="0"/>
              <w:snapToGrid w:val="0"/>
              <w:rPr>
                <w:rFonts w:ascii="Times New Roman" w:hAnsi="Times New Roman"/>
                <w:sz w:val="18"/>
              </w:rPr>
            </w:pPr>
          </w:p>
        </w:tc>
        <w:tc>
          <w:tcPr>
            <w:tcW w:w="2382" w:type="dxa"/>
            <w:vAlign w:val="center"/>
          </w:tcPr>
          <w:p w14:paraId="78BBD8C2">
            <w:pPr>
              <w:pStyle w:val="125"/>
              <w:adjustRightInd w:val="0"/>
              <w:snapToGrid w:val="0"/>
              <w:rPr>
                <w:rFonts w:ascii="Times New Roman" w:hAnsi="Times New Roman"/>
                <w:sz w:val="18"/>
              </w:rPr>
            </w:pPr>
            <w:r>
              <w:rPr>
                <w:rFonts w:ascii="Times New Roman" w:hAnsi="Times New Roman"/>
                <w:sz w:val="18"/>
              </w:rPr>
              <w:t>该PCO下子站点的TEI。</w:t>
            </w:r>
          </w:p>
        </w:tc>
      </w:tr>
      <w:tr w14:paraId="19FB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1E87FE9">
            <w:pPr>
              <w:pStyle w:val="125"/>
              <w:adjustRightInd w:val="0"/>
              <w:snapToGrid w:val="0"/>
              <w:rPr>
                <w:rFonts w:ascii="Times New Roman" w:hAnsi="Times New Roman"/>
                <w:sz w:val="18"/>
              </w:rPr>
            </w:pPr>
            <w:r>
              <w:rPr>
                <w:rFonts w:ascii="Times New Roman" w:hAnsi="Times New Roman"/>
                <w:sz w:val="18"/>
              </w:rPr>
              <w:t>…</w:t>
            </w:r>
          </w:p>
        </w:tc>
        <w:tc>
          <w:tcPr>
            <w:tcW w:w="1661" w:type="dxa"/>
            <w:vAlign w:val="center"/>
          </w:tcPr>
          <w:p w14:paraId="3F399BBD">
            <w:pPr>
              <w:pStyle w:val="125"/>
              <w:adjustRightInd w:val="0"/>
              <w:snapToGrid w:val="0"/>
              <w:rPr>
                <w:rFonts w:ascii="Times New Roman" w:hAnsi="Times New Roman"/>
                <w:sz w:val="18"/>
              </w:rPr>
            </w:pPr>
            <w:r>
              <w:rPr>
                <w:rFonts w:ascii="Times New Roman" w:hAnsi="Times New Roman"/>
                <w:sz w:val="18"/>
              </w:rPr>
              <w:t>…</w:t>
            </w:r>
          </w:p>
        </w:tc>
        <w:tc>
          <w:tcPr>
            <w:tcW w:w="1599" w:type="dxa"/>
            <w:vAlign w:val="center"/>
          </w:tcPr>
          <w:p w14:paraId="0146CC28">
            <w:pPr>
              <w:pStyle w:val="125"/>
              <w:adjustRightInd w:val="0"/>
              <w:snapToGrid w:val="0"/>
              <w:rPr>
                <w:rFonts w:ascii="Times New Roman" w:hAnsi="Times New Roman"/>
                <w:sz w:val="18"/>
              </w:rPr>
            </w:pPr>
            <w:r>
              <w:rPr>
                <w:rFonts w:ascii="Times New Roman" w:hAnsi="Times New Roman"/>
                <w:sz w:val="18"/>
              </w:rPr>
              <w:t>…</w:t>
            </w:r>
          </w:p>
        </w:tc>
        <w:tc>
          <w:tcPr>
            <w:tcW w:w="2382" w:type="dxa"/>
            <w:vAlign w:val="center"/>
          </w:tcPr>
          <w:p w14:paraId="203A9B00">
            <w:pPr>
              <w:pStyle w:val="125"/>
              <w:adjustRightInd w:val="0"/>
              <w:snapToGrid w:val="0"/>
              <w:rPr>
                <w:rFonts w:ascii="Times New Roman" w:hAnsi="Times New Roman"/>
                <w:sz w:val="18"/>
              </w:rPr>
            </w:pPr>
            <w:r>
              <w:rPr>
                <w:rFonts w:ascii="Times New Roman" w:hAnsi="Times New Roman"/>
                <w:sz w:val="18"/>
              </w:rPr>
              <w:t>该PCO下子站点的TEI。</w:t>
            </w:r>
          </w:p>
        </w:tc>
      </w:tr>
      <w:tr w14:paraId="122F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969485C">
            <w:pPr>
              <w:pStyle w:val="125"/>
              <w:adjustRightInd w:val="0"/>
              <w:snapToGrid w:val="0"/>
              <w:rPr>
                <w:rFonts w:ascii="Times New Roman" w:hAnsi="Times New Roman"/>
                <w:sz w:val="18"/>
              </w:rPr>
            </w:pPr>
            <w:r>
              <w:rPr>
                <w:rFonts w:ascii="Times New Roman" w:hAnsi="Times New Roman"/>
                <w:sz w:val="18"/>
              </w:rPr>
              <w:t>子站点[M0-1]</w:t>
            </w:r>
          </w:p>
        </w:tc>
        <w:tc>
          <w:tcPr>
            <w:tcW w:w="1661" w:type="dxa"/>
            <w:vAlign w:val="center"/>
          </w:tcPr>
          <w:p w14:paraId="53CB5226">
            <w:pPr>
              <w:pStyle w:val="125"/>
              <w:adjustRightInd w:val="0"/>
              <w:snapToGrid w:val="0"/>
              <w:rPr>
                <w:rFonts w:ascii="Times New Roman" w:hAnsi="Times New Roman"/>
                <w:sz w:val="18"/>
              </w:rPr>
            </w:pPr>
          </w:p>
        </w:tc>
        <w:tc>
          <w:tcPr>
            <w:tcW w:w="1599" w:type="dxa"/>
            <w:vAlign w:val="center"/>
          </w:tcPr>
          <w:p w14:paraId="4D64605A">
            <w:pPr>
              <w:pStyle w:val="125"/>
              <w:adjustRightInd w:val="0"/>
              <w:snapToGrid w:val="0"/>
              <w:rPr>
                <w:rFonts w:ascii="Times New Roman" w:hAnsi="Times New Roman"/>
                <w:sz w:val="18"/>
              </w:rPr>
            </w:pPr>
          </w:p>
        </w:tc>
        <w:tc>
          <w:tcPr>
            <w:tcW w:w="2382" w:type="dxa"/>
            <w:vAlign w:val="center"/>
          </w:tcPr>
          <w:p w14:paraId="61016329">
            <w:pPr>
              <w:pStyle w:val="125"/>
              <w:adjustRightInd w:val="0"/>
              <w:snapToGrid w:val="0"/>
              <w:rPr>
                <w:rFonts w:ascii="Times New Roman" w:hAnsi="Times New Roman"/>
                <w:sz w:val="18"/>
              </w:rPr>
            </w:pPr>
            <w:r>
              <w:rPr>
                <w:rFonts w:ascii="Times New Roman" w:hAnsi="Times New Roman"/>
                <w:sz w:val="18"/>
              </w:rPr>
              <w:t>该PCO下子站点的TEI。</w:t>
            </w:r>
          </w:p>
        </w:tc>
      </w:tr>
      <w:tr w14:paraId="3D5B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0ADF8DDD">
            <w:pPr>
              <w:pStyle w:val="125"/>
              <w:adjustRightInd w:val="0"/>
              <w:snapToGrid w:val="0"/>
              <w:rPr>
                <w:rFonts w:ascii="Times New Roman" w:hAnsi="Times New Roman"/>
                <w:sz w:val="18"/>
              </w:rPr>
            </w:pPr>
            <w:r>
              <w:rPr>
                <w:rFonts w:ascii="Times New Roman" w:hAnsi="Times New Roman"/>
                <w:sz w:val="18"/>
              </w:rPr>
              <w:t>直连代理[</w:t>
            </w:r>
            <w:r>
              <w:rPr>
                <w:rFonts w:hint="eastAsia" w:ascii="Times New Roman" w:hAnsi="Times New Roman"/>
                <w:sz w:val="18"/>
              </w:rPr>
              <w:t>1</w:t>
            </w:r>
            <w:r>
              <w:rPr>
                <w:rFonts w:ascii="Times New Roman" w:hAnsi="Times New Roman"/>
                <w:sz w:val="18"/>
              </w:rPr>
              <w:t>]</w:t>
            </w:r>
          </w:p>
        </w:tc>
        <w:tc>
          <w:tcPr>
            <w:tcW w:w="1661" w:type="dxa"/>
            <w:vAlign w:val="center"/>
          </w:tcPr>
          <w:p w14:paraId="18DF0539">
            <w:pPr>
              <w:pStyle w:val="125"/>
              <w:adjustRightInd w:val="0"/>
              <w:snapToGrid w:val="0"/>
              <w:rPr>
                <w:rFonts w:ascii="Times New Roman" w:hAnsi="Times New Roman"/>
                <w:sz w:val="18"/>
              </w:rPr>
            </w:pPr>
            <w:r>
              <w:rPr>
                <w:rFonts w:ascii="Times New Roman" w:hAnsi="Times New Roman"/>
                <w:sz w:val="18"/>
              </w:rPr>
              <w:t>0</w:t>
            </w:r>
          </w:p>
        </w:tc>
        <w:tc>
          <w:tcPr>
            <w:tcW w:w="1599" w:type="dxa"/>
            <w:vMerge w:val="restart"/>
            <w:vAlign w:val="center"/>
          </w:tcPr>
          <w:p w14:paraId="7444ED9A">
            <w:pPr>
              <w:pStyle w:val="125"/>
              <w:adjustRightInd w:val="0"/>
              <w:snapToGrid w:val="0"/>
              <w:rPr>
                <w:rFonts w:ascii="Times New Roman" w:hAnsi="Times New Roman"/>
                <w:sz w:val="18"/>
              </w:rPr>
            </w:pPr>
            <w:r>
              <w:rPr>
                <w:rFonts w:hint="eastAsia" w:ascii="Times New Roman" w:hAnsi="Times New Roman"/>
                <w:sz w:val="18"/>
              </w:rPr>
              <w:t>12bit</w:t>
            </w:r>
          </w:p>
        </w:tc>
        <w:tc>
          <w:tcPr>
            <w:tcW w:w="2382" w:type="dxa"/>
            <w:vMerge w:val="restart"/>
            <w:vAlign w:val="center"/>
          </w:tcPr>
          <w:p w14:paraId="18E6B0D7">
            <w:pPr>
              <w:pStyle w:val="125"/>
              <w:adjustRightInd w:val="0"/>
              <w:snapToGrid w:val="0"/>
              <w:rPr>
                <w:rFonts w:ascii="Times New Roman" w:hAnsi="Times New Roman"/>
                <w:sz w:val="18"/>
              </w:rPr>
            </w:pPr>
            <w:r>
              <w:rPr>
                <w:rFonts w:ascii="Times New Roman" w:hAnsi="Times New Roman"/>
                <w:sz w:val="18"/>
              </w:rPr>
              <w:t>直连代理PCO的TEI</w:t>
            </w:r>
          </w:p>
        </w:tc>
      </w:tr>
      <w:tr w14:paraId="7A08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235" w:type="dxa"/>
            <w:vMerge w:val="continue"/>
            <w:vAlign w:val="center"/>
          </w:tcPr>
          <w:p w14:paraId="7C869CE2">
            <w:pPr>
              <w:pStyle w:val="125"/>
              <w:adjustRightInd w:val="0"/>
              <w:snapToGrid w:val="0"/>
              <w:rPr>
                <w:rFonts w:ascii="Times New Roman" w:hAnsi="Times New Roman"/>
                <w:sz w:val="18"/>
              </w:rPr>
            </w:pPr>
          </w:p>
        </w:tc>
        <w:tc>
          <w:tcPr>
            <w:tcW w:w="1661" w:type="dxa"/>
            <w:vMerge w:val="restart"/>
            <w:vAlign w:val="center"/>
          </w:tcPr>
          <w:p w14:paraId="1B954843">
            <w:pPr>
              <w:pStyle w:val="125"/>
              <w:adjustRightInd w:val="0"/>
              <w:snapToGrid w:val="0"/>
              <w:rPr>
                <w:rFonts w:ascii="Times New Roman" w:hAnsi="Times New Roman"/>
                <w:sz w:val="18"/>
              </w:rPr>
            </w:pPr>
            <w:r>
              <w:rPr>
                <w:rFonts w:hint="eastAsia" w:ascii="Times New Roman" w:hAnsi="Times New Roman"/>
                <w:sz w:val="18"/>
              </w:rPr>
              <w:t>1</w:t>
            </w:r>
          </w:p>
        </w:tc>
        <w:tc>
          <w:tcPr>
            <w:tcW w:w="1599" w:type="dxa"/>
            <w:vMerge w:val="continue"/>
            <w:vAlign w:val="center"/>
          </w:tcPr>
          <w:p w14:paraId="452BF13D">
            <w:pPr>
              <w:pStyle w:val="125"/>
              <w:adjustRightInd w:val="0"/>
              <w:snapToGrid w:val="0"/>
              <w:rPr>
                <w:rFonts w:ascii="Times New Roman" w:hAnsi="Times New Roman"/>
                <w:sz w:val="18"/>
              </w:rPr>
            </w:pPr>
          </w:p>
        </w:tc>
        <w:tc>
          <w:tcPr>
            <w:tcW w:w="2382" w:type="dxa"/>
            <w:vMerge w:val="continue"/>
            <w:vAlign w:val="center"/>
          </w:tcPr>
          <w:p w14:paraId="4F9BE2E0">
            <w:pPr>
              <w:pStyle w:val="125"/>
              <w:adjustRightInd w:val="0"/>
              <w:snapToGrid w:val="0"/>
              <w:rPr>
                <w:rFonts w:ascii="Times New Roman" w:hAnsi="Times New Roman"/>
                <w:sz w:val="18"/>
              </w:rPr>
            </w:pPr>
          </w:p>
        </w:tc>
      </w:tr>
      <w:tr w14:paraId="62A9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2EBCEA19">
            <w:pPr>
              <w:pStyle w:val="125"/>
              <w:adjustRightInd w:val="0"/>
              <w:snapToGrid w:val="0"/>
              <w:rPr>
                <w:rFonts w:ascii="Times New Roman" w:hAnsi="Times New Roman"/>
                <w:sz w:val="18"/>
              </w:rPr>
            </w:pPr>
            <w:r>
              <w:rPr>
                <w:rFonts w:hint="eastAsia" w:ascii="Times New Roman" w:hAnsi="Times New Roman"/>
                <w:sz w:val="18"/>
              </w:rPr>
              <w:t>链路类型</w:t>
            </w:r>
          </w:p>
        </w:tc>
        <w:tc>
          <w:tcPr>
            <w:tcW w:w="1661" w:type="dxa"/>
            <w:vMerge w:val="continue"/>
            <w:vAlign w:val="center"/>
          </w:tcPr>
          <w:p w14:paraId="5E1D799F">
            <w:pPr>
              <w:pStyle w:val="125"/>
              <w:adjustRightInd w:val="0"/>
              <w:snapToGrid w:val="0"/>
              <w:rPr>
                <w:rFonts w:ascii="Times New Roman" w:hAnsi="Times New Roman"/>
                <w:sz w:val="18"/>
              </w:rPr>
            </w:pPr>
          </w:p>
        </w:tc>
        <w:tc>
          <w:tcPr>
            <w:tcW w:w="1599" w:type="dxa"/>
            <w:vAlign w:val="center"/>
          </w:tcPr>
          <w:p w14:paraId="0B8932CB">
            <w:pPr>
              <w:pStyle w:val="125"/>
              <w:adjustRightInd w:val="0"/>
              <w:snapToGrid w:val="0"/>
              <w:rPr>
                <w:rFonts w:ascii="Times New Roman" w:hAnsi="Times New Roman"/>
                <w:sz w:val="18"/>
              </w:rPr>
            </w:pPr>
            <w:r>
              <w:rPr>
                <w:rFonts w:hint="eastAsia" w:ascii="Times New Roman" w:hAnsi="Times New Roman"/>
                <w:sz w:val="18"/>
              </w:rPr>
              <w:t>1bit</w:t>
            </w:r>
          </w:p>
        </w:tc>
        <w:tc>
          <w:tcPr>
            <w:tcW w:w="2382" w:type="dxa"/>
            <w:vAlign w:val="center"/>
          </w:tcPr>
          <w:p w14:paraId="4B426CA6">
            <w:pPr>
              <w:pStyle w:val="125"/>
              <w:adjustRightInd w:val="0"/>
              <w:snapToGrid w:val="0"/>
              <w:rPr>
                <w:rFonts w:ascii="Times New Roman" w:hAnsi="Times New Roman"/>
                <w:sz w:val="18"/>
              </w:rPr>
            </w:pPr>
            <w:r>
              <w:rPr>
                <w:rFonts w:hint="eastAsia" w:ascii="Times New Roman" w:hAnsi="Times New Roman"/>
                <w:sz w:val="18"/>
              </w:rPr>
              <w:t>与直连代理的链路类型</w:t>
            </w:r>
          </w:p>
        </w:tc>
      </w:tr>
      <w:tr w14:paraId="7F4DA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B017B0">
            <w:pPr>
              <w:pStyle w:val="125"/>
              <w:adjustRightInd w:val="0"/>
              <w:snapToGrid w:val="0"/>
              <w:rPr>
                <w:rFonts w:ascii="Times New Roman" w:hAnsi="Times New Roman"/>
                <w:sz w:val="18"/>
              </w:rPr>
            </w:pPr>
            <w:r>
              <w:rPr>
                <w:rFonts w:hint="eastAsia" w:ascii="Times New Roman" w:hAnsi="Times New Roman"/>
                <w:sz w:val="18"/>
              </w:rPr>
              <w:t>保留</w:t>
            </w:r>
          </w:p>
        </w:tc>
        <w:tc>
          <w:tcPr>
            <w:tcW w:w="1661" w:type="dxa"/>
            <w:vMerge w:val="continue"/>
            <w:vAlign w:val="center"/>
          </w:tcPr>
          <w:p w14:paraId="7B6D0FD6">
            <w:pPr>
              <w:pStyle w:val="125"/>
              <w:adjustRightInd w:val="0"/>
              <w:snapToGrid w:val="0"/>
              <w:rPr>
                <w:rFonts w:ascii="Times New Roman" w:hAnsi="Times New Roman"/>
                <w:sz w:val="18"/>
              </w:rPr>
            </w:pPr>
          </w:p>
        </w:tc>
        <w:tc>
          <w:tcPr>
            <w:tcW w:w="1599" w:type="dxa"/>
            <w:vAlign w:val="center"/>
          </w:tcPr>
          <w:p w14:paraId="04D09B99">
            <w:pPr>
              <w:pStyle w:val="125"/>
              <w:adjustRightInd w:val="0"/>
              <w:snapToGrid w:val="0"/>
              <w:rPr>
                <w:rFonts w:ascii="Times New Roman" w:hAnsi="Times New Roman"/>
                <w:sz w:val="18"/>
              </w:rPr>
            </w:pPr>
            <w:r>
              <w:rPr>
                <w:rFonts w:ascii="Times New Roman" w:hAnsi="Times New Roman"/>
                <w:sz w:val="18"/>
              </w:rPr>
              <w:t>3</w:t>
            </w:r>
            <w:r>
              <w:rPr>
                <w:rFonts w:hint="eastAsia" w:ascii="Times New Roman" w:hAnsi="Times New Roman"/>
                <w:sz w:val="18"/>
              </w:rPr>
              <w:t>bit</w:t>
            </w:r>
          </w:p>
        </w:tc>
        <w:tc>
          <w:tcPr>
            <w:tcW w:w="2382" w:type="dxa"/>
            <w:vAlign w:val="center"/>
          </w:tcPr>
          <w:p w14:paraId="67D05E5E">
            <w:pPr>
              <w:pStyle w:val="125"/>
              <w:adjustRightInd w:val="0"/>
              <w:snapToGrid w:val="0"/>
              <w:rPr>
                <w:rFonts w:ascii="Times New Roman" w:hAnsi="Times New Roman"/>
                <w:sz w:val="18"/>
              </w:rPr>
            </w:pPr>
            <w:r>
              <w:rPr>
                <w:rFonts w:hint="eastAsia" w:ascii="Times New Roman" w:hAnsi="Times New Roman"/>
                <w:sz w:val="18"/>
              </w:rPr>
              <w:t>保留</w:t>
            </w:r>
          </w:p>
        </w:tc>
      </w:tr>
      <w:tr w14:paraId="74C9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D969F55">
            <w:pPr>
              <w:pStyle w:val="125"/>
              <w:adjustRightInd w:val="0"/>
              <w:snapToGrid w:val="0"/>
              <w:rPr>
                <w:rFonts w:ascii="Times New Roman" w:hAnsi="Times New Roman"/>
                <w:sz w:val="18"/>
              </w:rPr>
            </w:pPr>
            <w:r>
              <w:rPr>
                <w:rFonts w:ascii="Times New Roman" w:hAnsi="Times New Roman"/>
                <w:sz w:val="18"/>
              </w:rPr>
              <w:t>该代理下子站点数</w:t>
            </w:r>
          </w:p>
        </w:tc>
        <w:tc>
          <w:tcPr>
            <w:tcW w:w="1661" w:type="dxa"/>
            <w:vAlign w:val="center"/>
          </w:tcPr>
          <w:p w14:paraId="6DF8A1F9">
            <w:pPr>
              <w:pStyle w:val="125"/>
              <w:adjustRightInd w:val="0"/>
              <w:snapToGrid w:val="0"/>
              <w:rPr>
                <w:rFonts w:ascii="Times New Roman" w:hAnsi="Times New Roman"/>
                <w:sz w:val="18"/>
              </w:rPr>
            </w:pPr>
            <w:r>
              <w:rPr>
                <w:rFonts w:ascii="Times New Roman" w:hAnsi="Times New Roman"/>
                <w:sz w:val="18"/>
              </w:rPr>
              <w:t>2-3</w:t>
            </w:r>
          </w:p>
        </w:tc>
        <w:tc>
          <w:tcPr>
            <w:tcW w:w="1599" w:type="dxa"/>
            <w:vAlign w:val="center"/>
          </w:tcPr>
          <w:p w14:paraId="44FBF32E">
            <w:pPr>
              <w:pStyle w:val="125"/>
              <w:adjustRightInd w:val="0"/>
              <w:snapToGrid w:val="0"/>
              <w:rPr>
                <w:rFonts w:ascii="Times New Roman" w:hAnsi="Times New Roman"/>
                <w:sz w:val="18"/>
              </w:rPr>
            </w:pPr>
            <w:r>
              <w:rPr>
                <w:rFonts w:ascii="Times New Roman" w:hAnsi="Times New Roman"/>
                <w:sz w:val="18"/>
              </w:rPr>
              <w:t>2</w:t>
            </w:r>
          </w:p>
        </w:tc>
        <w:tc>
          <w:tcPr>
            <w:tcW w:w="2382" w:type="dxa"/>
            <w:vAlign w:val="center"/>
          </w:tcPr>
          <w:p w14:paraId="5C56D46B">
            <w:pPr>
              <w:pStyle w:val="125"/>
              <w:adjustRightInd w:val="0"/>
              <w:snapToGrid w:val="0"/>
              <w:rPr>
                <w:rFonts w:ascii="Times New Roman" w:hAnsi="Times New Roman"/>
                <w:sz w:val="18"/>
              </w:rPr>
            </w:pPr>
            <w:r>
              <w:rPr>
                <w:rFonts w:ascii="Times New Roman" w:hAnsi="Times New Roman"/>
                <w:sz w:val="18"/>
              </w:rPr>
              <w:t>该PCO下所有子站点的个数。</w:t>
            </w:r>
          </w:p>
        </w:tc>
      </w:tr>
      <w:tr w14:paraId="5CB5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C30DCFF">
            <w:pPr>
              <w:pStyle w:val="125"/>
              <w:adjustRightInd w:val="0"/>
              <w:snapToGrid w:val="0"/>
              <w:rPr>
                <w:rFonts w:ascii="Times New Roman" w:hAnsi="Times New Roman"/>
                <w:sz w:val="18"/>
              </w:rPr>
            </w:pPr>
            <w:r>
              <w:rPr>
                <w:rFonts w:ascii="Times New Roman" w:hAnsi="Times New Roman"/>
                <w:sz w:val="18"/>
              </w:rPr>
              <w:t>子站点[0]</w:t>
            </w:r>
          </w:p>
        </w:tc>
        <w:tc>
          <w:tcPr>
            <w:tcW w:w="1661" w:type="dxa"/>
            <w:vAlign w:val="center"/>
          </w:tcPr>
          <w:p w14:paraId="7C059B47">
            <w:pPr>
              <w:pStyle w:val="125"/>
              <w:adjustRightInd w:val="0"/>
              <w:snapToGrid w:val="0"/>
              <w:rPr>
                <w:rFonts w:ascii="Times New Roman" w:hAnsi="Times New Roman"/>
                <w:sz w:val="18"/>
              </w:rPr>
            </w:pPr>
          </w:p>
        </w:tc>
        <w:tc>
          <w:tcPr>
            <w:tcW w:w="1599" w:type="dxa"/>
            <w:vAlign w:val="center"/>
          </w:tcPr>
          <w:p w14:paraId="716A36E0">
            <w:pPr>
              <w:pStyle w:val="125"/>
              <w:adjustRightInd w:val="0"/>
              <w:snapToGrid w:val="0"/>
              <w:rPr>
                <w:rFonts w:ascii="Times New Roman" w:hAnsi="Times New Roman"/>
                <w:sz w:val="18"/>
              </w:rPr>
            </w:pPr>
          </w:p>
        </w:tc>
        <w:tc>
          <w:tcPr>
            <w:tcW w:w="2382" w:type="dxa"/>
            <w:vAlign w:val="center"/>
          </w:tcPr>
          <w:p w14:paraId="2EC1F086">
            <w:pPr>
              <w:pStyle w:val="125"/>
              <w:adjustRightInd w:val="0"/>
              <w:snapToGrid w:val="0"/>
              <w:rPr>
                <w:rFonts w:ascii="Times New Roman" w:hAnsi="Times New Roman"/>
                <w:sz w:val="18"/>
              </w:rPr>
            </w:pPr>
            <w:r>
              <w:rPr>
                <w:rFonts w:ascii="Times New Roman" w:hAnsi="Times New Roman"/>
                <w:sz w:val="18"/>
              </w:rPr>
              <w:t>该PCO下子站点的TEI。</w:t>
            </w:r>
          </w:p>
        </w:tc>
      </w:tr>
      <w:tr w14:paraId="408A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469C17F">
            <w:pPr>
              <w:pStyle w:val="125"/>
              <w:adjustRightInd w:val="0"/>
              <w:snapToGrid w:val="0"/>
              <w:rPr>
                <w:rFonts w:ascii="Times New Roman" w:hAnsi="Times New Roman"/>
                <w:sz w:val="18"/>
              </w:rPr>
            </w:pPr>
            <w:r>
              <w:rPr>
                <w:rFonts w:ascii="Times New Roman" w:hAnsi="Times New Roman"/>
                <w:sz w:val="18"/>
              </w:rPr>
              <w:t>子站点[1]</w:t>
            </w:r>
          </w:p>
        </w:tc>
        <w:tc>
          <w:tcPr>
            <w:tcW w:w="1661" w:type="dxa"/>
            <w:vAlign w:val="center"/>
          </w:tcPr>
          <w:p w14:paraId="47642F54">
            <w:pPr>
              <w:pStyle w:val="125"/>
              <w:adjustRightInd w:val="0"/>
              <w:snapToGrid w:val="0"/>
              <w:rPr>
                <w:rFonts w:ascii="Times New Roman" w:hAnsi="Times New Roman"/>
                <w:sz w:val="18"/>
              </w:rPr>
            </w:pPr>
          </w:p>
        </w:tc>
        <w:tc>
          <w:tcPr>
            <w:tcW w:w="1599" w:type="dxa"/>
            <w:vAlign w:val="center"/>
          </w:tcPr>
          <w:p w14:paraId="06D9E03A">
            <w:pPr>
              <w:pStyle w:val="125"/>
              <w:adjustRightInd w:val="0"/>
              <w:snapToGrid w:val="0"/>
              <w:rPr>
                <w:rFonts w:ascii="Times New Roman" w:hAnsi="Times New Roman"/>
                <w:sz w:val="18"/>
              </w:rPr>
            </w:pPr>
          </w:p>
        </w:tc>
        <w:tc>
          <w:tcPr>
            <w:tcW w:w="2382" w:type="dxa"/>
            <w:vAlign w:val="center"/>
          </w:tcPr>
          <w:p w14:paraId="514962D6">
            <w:pPr>
              <w:pStyle w:val="125"/>
              <w:adjustRightInd w:val="0"/>
              <w:snapToGrid w:val="0"/>
              <w:rPr>
                <w:rFonts w:ascii="Times New Roman" w:hAnsi="Times New Roman"/>
                <w:sz w:val="18"/>
              </w:rPr>
            </w:pPr>
            <w:r>
              <w:rPr>
                <w:rFonts w:ascii="Times New Roman" w:hAnsi="Times New Roman"/>
                <w:sz w:val="18"/>
              </w:rPr>
              <w:t>该PCO下子站点的TEI。</w:t>
            </w:r>
          </w:p>
        </w:tc>
      </w:tr>
      <w:tr w14:paraId="6E88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DD9757C">
            <w:pPr>
              <w:pStyle w:val="125"/>
              <w:adjustRightInd w:val="0"/>
              <w:snapToGrid w:val="0"/>
              <w:rPr>
                <w:rFonts w:ascii="Times New Roman" w:hAnsi="Times New Roman"/>
                <w:sz w:val="18"/>
              </w:rPr>
            </w:pPr>
            <w:r>
              <w:rPr>
                <w:rFonts w:ascii="Times New Roman" w:hAnsi="Times New Roman"/>
                <w:sz w:val="18"/>
              </w:rPr>
              <w:t>…</w:t>
            </w:r>
          </w:p>
        </w:tc>
        <w:tc>
          <w:tcPr>
            <w:tcW w:w="1661" w:type="dxa"/>
            <w:vAlign w:val="center"/>
          </w:tcPr>
          <w:p w14:paraId="676CFDEE">
            <w:pPr>
              <w:pStyle w:val="125"/>
              <w:adjustRightInd w:val="0"/>
              <w:snapToGrid w:val="0"/>
              <w:rPr>
                <w:rFonts w:ascii="Times New Roman" w:hAnsi="Times New Roman"/>
                <w:sz w:val="18"/>
              </w:rPr>
            </w:pPr>
            <w:r>
              <w:rPr>
                <w:rFonts w:ascii="Times New Roman" w:hAnsi="Times New Roman"/>
                <w:sz w:val="18"/>
              </w:rPr>
              <w:t>…</w:t>
            </w:r>
          </w:p>
        </w:tc>
        <w:tc>
          <w:tcPr>
            <w:tcW w:w="1599" w:type="dxa"/>
            <w:vAlign w:val="center"/>
          </w:tcPr>
          <w:p w14:paraId="05EA2F93">
            <w:pPr>
              <w:pStyle w:val="125"/>
              <w:adjustRightInd w:val="0"/>
              <w:snapToGrid w:val="0"/>
              <w:rPr>
                <w:rFonts w:ascii="Times New Roman" w:hAnsi="Times New Roman"/>
                <w:sz w:val="18"/>
              </w:rPr>
            </w:pPr>
            <w:r>
              <w:rPr>
                <w:rFonts w:ascii="Times New Roman" w:hAnsi="Times New Roman"/>
                <w:sz w:val="18"/>
              </w:rPr>
              <w:t>…</w:t>
            </w:r>
          </w:p>
        </w:tc>
        <w:tc>
          <w:tcPr>
            <w:tcW w:w="2382" w:type="dxa"/>
            <w:vAlign w:val="center"/>
          </w:tcPr>
          <w:p w14:paraId="0A5F8BB4">
            <w:pPr>
              <w:pStyle w:val="125"/>
              <w:adjustRightInd w:val="0"/>
              <w:snapToGrid w:val="0"/>
              <w:rPr>
                <w:rFonts w:ascii="Times New Roman" w:hAnsi="Times New Roman"/>
                <w:sz w:val="18"/>
              </w:rPr>
            </w:pPr>
            <w:r>
              <w:rPr>
                <w:rFonts w:ascii="Times New Roman" w:hAnsi="Times New Roman"/>
                <w:sz w:val="18"/>
              </w:rPr>
              <w:t>该PCO下子站点的TEI。</w:t>
            </w:r>
          </w:p>
        </w:tc>
      </w:tr>
      <w:tr w14:paraId="1213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FB80C37">
            <w:pPr>
              <w:pStyle w:val="125"/>
              <w:adjustRightInd w:val="0"/>
              <w:snapToGrid w:val="0"/>
              <w:rPr>
                <w:rFonts w:ascii="Times New Roman" w:hAnsi="Times New Roman"/>
                <w:sz w:val="18"/>
              </w:rPr>
            </w:pPr>
            <w:r>
              <w:rPr>
                <w:rFonts w:ascii="Times New Roman" w:hAnsi="Times New Roman"/>
                <w:sz w:val="18"/>
              </w:rPr>
              <w:t>子站点[M1-1]</w:t>
            </w:r>
          </w:p>
        </w:tc>
        <w:tc>
          <w:tcPr>
            <w:tcW w:w="1661" w:type="dxa"/>
            <w:vAlign w:val="center"/>
          </w:tcPr>
          <w:p w14:paraId="4223C946">
            <w:pPr>
              <w:pStyle w:val="125"/>
              <w:adjustRightInd w:val="0"/>
              <w:snapToGrid w:val="0"/>
              <w:rPr>
                <w:rFonts w:ascii="Times New Roman" w:hAnsi="Times New Roman"/>
                <w:sz w:val="18"/>
              </w:rPr>
            </w:pPr>
          </w:p>
        </w:tc>
        <w:tc>
          <w:tcPr>
            <w:tcW w:w="1599" w:type="dxa"/>
            <w:vAlign w:val="center"/>
          </w:tcPr>
          <w:p w14:paraId="2B711EEA">
            <w:pPr>
              <w:pStyle w:val="125"/>
              <w:adjustRightInd w:val="0"/>
              <w:snapToGrid w:val="0"/>
              <w:rPr>
                <w:rFonts w:ascii="Times New Roman" w:hAnsi="Times New Roman"/>
                <w:sz w:val="18"/>
              </w:rPr>
            </w:pPr>
          </w:p>
        </w:tc>
        <w:tc>
          <w:tcPr>
            <w:tcW w:w="2382" w:type="dxa"/>
            <w:vAlign w:val="center"/>
          </w:tcPr>
          <w:p w14:paraId="7AAF8326">
            <w:pPr>
              <w:pStyle w:val="125"/>
              <w:adjustRightInd w:val="0"/>
              <w:snapToGrid w:val="0"/>
              <w:rPr>
                <w:rFonts w:ascii="Times New Roman" w:hAnsi="Times New Roman"/>
                <w:sz w:val="18"/>
              </w:rPr>
            </w:pPr>
            <w:r>
              <w:rPr>
                <w:rFonts w:ascii="Times New Roman" w:hAnsi="Times New Roman"/>
                <w:sz w:val="18"/>
              </w:rPr>
              <w:t>该PCO下子站点的TEI。</w:t>
            </w:r>
          </w:p>
        </w:tc>
      </w:tr>
      <w:tr w14:paraId="217A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8DEBCF0">
            <w:pPr>
              <w:pStyle w:val="125"/>
              <w:adjustRightInd w:val="0"/>
              <w:snapToGrid w:val="0"/>
              <w:rPr>
                <w:rFonts w:ascii="Times New Roman" w:hAnsi="Times New Roman"/>
                <w:sz w:val="18"/>
              </w:rPr>
            </w:pPr>
            <w:r>
              <w:rPr>
                <w:rFonts w:ascii="Times New Roman" w:hAnsi="Times New Roman"/>
                <w:sz w:val="18"/>
              </w:rPr>
              <w:t>…</w:t>
            </w:r>
          </w:p>
        </w:tc>
        <w:tc>
          <w:tcPr>
            <w:tcW w:w="1661" w:type="dxa"/>
            <w:vAlign w:val="center"/>
          </w:tcPr>
          <w:p w14:paraId="0DD0170A">
            <w:pPr>
              <w:pStyle w:val="125"/>
              <w:adjustRightInd w:val="0"/>
              <w:snapToGrid w:val="0"/>
              <w:rPr>
                <w:rFonts w:ascii="Times New Roman" w:hAnsi="Times New Roman"/>
                <w:sz w:val="18"/>
              </w:rPr>
            </w:pPr>
            <w:r>
              <w:rPr>
                <w:rFonts w:ascii="Times New Roman" w:hAnsi="Times New Roman"/>
                <w:sz w:val="18"/>
              </w:rPr>
              <w:t>…</w:t>
            </w:r>
          </w:p>
        </w:tc>
        <w:tc>
          <w:tcPr>
            <w:tcW w:w="1599" w:type="dxa"/>
            <w:vAlign w:val="center"/>
          </w:tcPr>
          <w:p w14:paraId="5B3672F5">
            <w:pPr>
              <w:pStyle w:val="125"/>
              <w:adjustRightInd w:val="0"/>
              <w:snapToGrid w:val="0"/>
              <w:rPr>
                <w:rFonts w:ascii="Times New Roman" w:hAnsi="Times New Roman"/>
                <w:sz w:val="18"/>
              </w:rPr>
            </w:pPr>
            <w:r>
              <w:rPr>
                <w:rFonts w:ascii="Times New Roman" w:hAnsi="Times New Roman"/>
                <w:sz w:val="18"/>
              </w:rPr>
              <w:t>…</w:t>
            </w:r>
          </w:p>
        </w:tc>
        <w:tc>
          <w:tcPr>
            <w:tcW w:w="2382" w:type="dxa"/>
            <w:vAlign w:val="center"/>
          </w:tcPr>
          <w:p w14:paraId="0839CE81">
            <w:pPr>
              <w:pStyle w:val="125"/>
              <w:adjustRightInd w:val="0"/>
              <w:snapToGrid w:val="0"/>
              <w:rPr>
                <w:rFonts w:ascii="Times New Roman" w:hAnsi="Times New Roman"/>
                <w:sz w:val="18"/>
              </w:rPr>
            </w:pPr>
            <w:r>
              <w:rPr>
                <w:rFonts w:ascii="Times New Roman" w:hAnsi="Times New Roman"/>
                <w:sz w:val="18"/>
              </w:rPr>
              <w:t>…</w:t>
            </w:r>
          </w:p>
        </w:tc>
      </w:tr>
      <w:tr w14:paraId="2D27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7E369AA1">
            <w:pPr>
              <w:pStyle w:val="125"/>
              <w:adjustRightInd w:val="0"/>
              <w:snapToGrid w:val="0"/>
              <w:rPr>
                <w:rFonts w:ascii="Times New Roman" w:hAnsi="Times New Roman"/>
                <w:sz w:val="18"/>
              </w:rPr>
            </w:pPr>
            <w:r>
              <w:rPr>
                <w:rFonts w:ascii="Times New Roman" w:hAnsi="Times New Roman"/>
                <w:sz w:val="18"/>
              </w:rPr>
              <w:t>直连代理[</w:t>
            </w:r>
            <w:r>
              <w:rPr>
                <w:rFonts w:hint="eastAsia" w:ascii="Times New Roman" w:hAnsi="Times New Roman"/>
                <w:sz w:val="18"/>
              </w:rPr>
              <w:t>S</w:t>
            </w:r>
            <w:r>
              <w:rPr>
                <w:rFonts w:ascii="Times New Roman" w:hAnsi="Times New Roman"/>
                <w:sz w:val="18"/>
              </w:rPr>
              <w:t>]</w:t>
            </w:r>
          </w:p>
        </w:tc>
        <w:tc>
          <w:tcPr>
            <w:tcW w:w="1661" w:type="dxa"/>
            <w:vAlign w:val="center"/>
          </w:tcPr>
          <w:p w14:paraId="37B0A930">
            <w:pPr>
              <w:pStyle w:val="125"/>
              <w:adjustRightInd w:val="0"/>
              <w:snapToGrid w:val="0"/>
              <w:rPr>
                <w:rFonts w:ascii="Times New Roman" w:hAnsi="Times New Roman"/>
                <w:sz w:val="18"/>
              </w:rPr>
            </w:pPr>
            <w:r>
              <w:rPr>
                <w:rFonts w:ascii="Times New Roman" w:hAnsi="Times New Roman"/>
                <w:sz w:val="18"/>
              </w:rPr>
              <w:t>0</w:t>
            </w:r>
          </w:p>
        </w:tc>
        <w:tc>
          <w:tcPr>
            <w:tcW w:w="1599" w:type="dxa"/>
            <w:vMerge w:val="restart"/>
            <w:vAlign w:val="center"/>
          </w:tcPr>
          <w:p w14:paraId="2B29D011">
            <w:pPr>
              <w:pStyle w:val="125"/>
              <w:adjustRightInd w:val="0"/>
              <w:snapToGrid w:val="0"/>
              <w:rPr>
                <w:rFonts w:ascii="Times New Roman" w:hAnsi="Times New Roman"/>
                <w:sz w:val="18"/>
              </w:rPr>
            </w:pPr>
            <w:r>
              <w:rPr>
                <w:rFonts w:hint="eastAsia" w:ascii="Times New Roman" w:hAnsi="Times New Roman"/>
                <w:sz w:val="18"/>
              </w:rPr>
              <w:t>12bit</w:t>
            </w:r>
          </w:p>
        </w:tc>
        <w:tc>
          <w:tcPr>
            <w:tcW w:w="2382" w:type="dxa"/>
            <w:vMerge w:val="restart"/>
            <w:vAlign w:val="center"/>
          </w:tcPr>
          <w:p w14:paraId="1C0419C0">
            <w:pPr>
              <w:pStyle w:val="125"/>
              <w:adjustRightInd w:val="0"/>
              <w:snapToGrid w:val="0"/>
              <w:rPr>
                <w:rFonts w:ascii="Times New Roman" w:hAnsi="Times New Roman"/>
                <w:sz w:val="18"/>
              </w:rPr>
            </w:pPr>
            <w:r>
              <w:rPr>
                <w:rFonts w:ascii="Times New Roman" w:hAnsi="Times New Roman"/>
                <w:sz w:val="18"/>
              </w:rPr>
              <w:t>直连代理PCO的TEI</w:t>
            </w:r>
          </w:p>
          <w:p w14:paraId="6FEF1B1B">
            <w:pPr>
              <w:pStyle w:val="125"/>
              <w:adjustRightInd w:val="0"/>
              <w:snapToGrid w:val="0"/>
              <w:rPr>
                <w:rFonts w:ascii="Times New Roman" w:hAnsi="Times New Roman"/>
                <w:sz w:val="18"/>
              </w:rPr>
            </w:pPr>
            <w:r>
              <w:rPr>
                <w:rFonts w:hint="eastAsia" w:ascii="Times New Roman" w:hAnsi="Times New Roman"/>
                <w:sz w:val="18"/>
              </w:rPr>
              <w:t>S = 直连代理站点数</w:t>
            </w:r>
          </w:p>
        </w:tc>
      </w:tr>
      <w:tr w14:paraId="33B3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235" w:type="dxa"/>
            <w:vMerge w:val="continue"/>
            <w:vAlign w:val="center"/>
          </w:tcPr>
          <w:p w14:paraId="7DD350B5">
            <w:pPr>
              <w:pStyle w:val="125"/>
              <w:adjustRightInd w:val="0"/>
              <w:snapToGrid w:val="0"/>
              <w:rPr>
                <w:rFonts w:ascii="Times New Roman" w:hAnsi="Times New Roman"/>
                <w:sz w:val="18"/>
              </w:rPr>
            </w:pPr>
          </w:p>
        </w:tc>
        <w:tc>
          <w:tcPr>
            <w:tcW w:w="1661" w:type="dxa"/>
            <w:vMerge w:val="restart"/>
            <w:vAlign w:val="center"/>
          </w:tcPr>
          <w:p w14:paraId="02572BF5">
            <w:pPr>
              <w:pStyle w:val="125"/>
              <w:adjustRightInd w:val="0"/>
              <w:snapToGrid w:val="0"/>
              <w:rPr>
                <w:rFonts w:ascii="Times New Roman" w:hAnsi="Times New Roman"/>
                <w:sz w:val="18"/>
              </w:rPr>
            </w:pPr>
            <w:r>
              <w:rPr>
                <w:rFonts w:hint="eastAsia" w:ascii="Times New Roman" w:hAnsi="Times New Roman"/>
                <w:sz w:val="18"/>
              </w:rPr>
              <w:t>1</w:t>
            </w:r>
          </w:p>
        </w:tc>
        <w:tc>
          <w:tcPr>
            <w:tcW w:w="1599" w:type="dxa"/>
            <w:vMerge w:val="continue"/>
            <w:vAlign w:val="center"/>
          </w:tcPr>
          <w:p w14:paraId="73735FA0">
            <w:pPr>
              <w:pStyle w:val="125"/>
              <w:adjustRightInd w:val="0"/>
              <w:snapToGrid w:val="0"/>
              <w:rPr>
                <w:rFonts w:ascii="Times New Roman" w:hAnsi="Times New Roman"/>
                <w:sz w:val="18"/>
              </w:rPr>
            </w:pPr>
          </w:p>
        </w:tc>
        <w:tc>
          <w:tcPr>
            <w:tcW w:w="2382" w:type="dxa"/>
            <w:vMerge w:val="continue"/>
            <w:vAlign w:val="center"/>
          </w:tcPr>
          <w:p w14:paraId="696E5D52">
            <w:pPr>
              <w:pStyle w:val="125"/>
              <w:adjustRightInd w:val="0"/>
              <w:snapToGrid w:val="0"/>
              <w:rPr>
                <w:rFonts w:ascii="Times New Roman" w:hAnsi="Times New Roman"/>
                <w:sz w:val="18"/>
              </w:rPr>
            </w:pPr>
          </w:p>
        </w:tc>
      </w:tr>
      <w:tr w14:paraId="44AF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E6F1261">
            <w:pPr>
              <w:pStyle w:val="125"/>
              <w:adjustRightInd w:val="0"/>
              <w:snapToGrid w:val="0"/>
              <w:rPr>
                <w:rFonts w:ascii="Times New Roman" w:hAnsi="Times New Roman"/>
                <w:sz w:val="18"/>
              </w:rPr>
            </w:pPr>
            <w:r>
              <w:rPr>
                <w:rFonts w:hint="eastAsia" w:ascii="Times New Roman" w:hAnsi="Times New Roman"/>
                <w:sz w:val="18"/>
              </w:rPr>
              <w:t>链路类型</w:t>
            </w:r>
          </w:p>
        </w:tc>
        <w:tc>
          <w:tcPr>
            <w:tcW w:w="1661" w:type="dxa"/>
            <w:vMerge w:val="continue"/>
            <w:vAlign w:val="center"/>
          </w:tcPr>
          <w:p w14:paraId="0BDE4F0A">
            <w:pPr>
              <w:pStyle w:val="125"/>
              <w:adjustRightInd w:val="0"/>
              <w:snapToGrid w:val="0"/>
              <w:rPr>
                <w:rFonts w:ascii="Times New Roman" w:hAnsi="Times New Roman"/>
                <w:sz w:val="18"/>
              </w:rPr>
            </w:pPr>
          </w:p>
        </w:tc>
        <w:tc>
          <w:tcPr>
            <w:tcW w:w="1599" w:type="dxa"/>
            <w:vAlign w:val="center"/>
          </w:tcPr>
          <w:p w14:paraId="16490B2C">
            <w:pPr>
              <w:pStyle w:val="125"/>
              <w:adjustRightInd w:val="0"/>
              <w:snapToGrid w:val="0"/>
              <w:rPr>
                <w:rFonts w:ascii="Times New Roman" w:hAnsi="Times New Roman"/>
                <w:sz w:val="18"/>
              </w:rPr>
            </w:pPr>
            <w:r>
              <w:rPr>
                <w:rFonts w:hint="eastAsia" w:ascii="Times New Roman" w:hAnsi="Times New Roman"/>
                <w:sz w:val="18"/>
              </w:rPr>
              <w:t>1bit</w:t>
            </w:r>
          </w:p>
        </w:tc>
        <w:tc>
          <w:tcPr>
            <w:tcW w:w="2382" w:type="dxa"/>
            <w:vAlign w:val="center"/>
          </w:tcPr>
          <w:p w14:paraId="4CEC7691">
            <w:pPr>
              <w:pStyle w:val="125"/>
              <w:adjustRightInd w:val="0"/>
              <w:snapToGrid w:val="0"/>
              <w:rPr>
                <w:rFonts w:ascii="Times New Roman" w:hAnsi="Times New Roman"/>
                <w:sz w:val="18"/>
              </w:rPr>
            </w:pPr>
            <w:r>
              <w:rPr>
                <w:rFonts w:hint="eastAsia" w:ascii="Times New Roman" w:hAnsi="Times New Roman"/>
                <w:sz w:val="18"/>
              </w:rPr>
              <w:t>与直连代理的链路类型</w:t>
            </w:r>
          </w:p>
        </w:tc>
      </w:tr>
      <w:tr w14:paraId="7B7CA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9FD892E">
            <w:pPr>
              <w:pStyle w:val="125"/>
              <w:adjustRightInd w:val="0"/>
              <w:snapToGrid w:val="0"/>
              <w:rPr>
                <w:rFonts w:ascii="Times New Roman" w:hAnsi="Times New Roman"/>
                <w:sz w:val="18"/>
              </w:rPr>
            </w:pPr>
            <w:r>
              <w:rPr>
                <w:rFonts w:hint="eastAsia" w:ascii="Times New Roman" w:hAnsi="Times New Roman"/>
                <w:sz w:val="18"/>
              </w:rPr>
              <w:t>保留</w:t>
            </w:r>
          </w:p>
        </w:tc>
        <w:tc>
          <w:tcPr>
            <w:tcW w:w="1661" w:type="dxa"/>
            <w:vMerge w:val="continue"/>
            <w:vAlign w:val="center"/>
          </w:tcPr>
          <w:p w14:paraId="112276D5">
            <w:pPr>
              <w:pStyle w:val="125"/>
              <w:adjustRightInd w:val="0"/>
              <w:snapToGrid w:val="0"/>
              <w:rPr>
                <w:rFonts w:ascii="Times New Roman" w:hAnsi="Times New Roman"/>
                <w:sz w:val="18"/>
              </w:rPr>
            </w:pPr>
          </w:p>
        </w:tc>
        <w:tc>
          <w:tcPr>
            <w:tcW w:w="1599" w:type="dxa"/>
            <w:vAlign w:val="center"/>
          </w:tcPr>
          <w:p w14:paraId="2B58243D">
            <w:pPr>
              <w:pStyle w:val="125"/>
              <w:adjustRightInd w:val="0"/>
              <w:snapToGrid w:val="0"/>
              <w:rPr>
                <w:rFonts w:ascii="Times New Roman" w:hAnsi="Times New Roman"/>
                <w:sz w:val="18"/>
              </w:rPr>
            </w:pPr>
            <w:r>
              <w:rPr>
                <w:rFonts w:ascii="Times New Roman" w:hAnsi="Times New Roman"/>
                <w:sz w:val="18"/>
              </w:rPr>
              <w:t>3</w:t>
            </w:r>
            <w:r>
              <w:rPr>
                <w:rFonts w:hint="eastAsia" w:ascii="Times New Roman" w:hAnsi="Times New Roman"/>
                <w:sz w:val="18"/>
              </w:rPr>
              <w:t>bit</w:t>
            </w:r>
          </w:p>
        </w:tc>
        <w:tc>
          <w:tcPr>
            <w:tcW w:w="2382" w:type="dxa"/>
            <w:vAlign w:val="center"/>
          </w:tcPr>
          <w:p w14:paraId="153B034B">
            <w:pPr>
              <w:pStyle w:val="125"/>
              <w:adjustRightInd w:val="0"/>
              <w:snapToGrid w:val="0"/>
              <w:rPr>
                <w:rFonts w:ascii="Times New Roman" w:hAnsi="Times New Roman"/>
                <w:sz w:val="18"/>
              </w:rPr>
            </w:pPr>
            <w:r>
              <w:rPr>
                <w:rFonts w:hint="eastAsia" w:ascii="Times New Roman" w:hAnsi="Times New Roman"/>
                <w:sz w:val="18"/>
              </w:rPr>
              <w:t>保留</w:t>
            </w:r>
          </w:p>
        </w:tc>
      </w:tr>
      <w:tr w14:paraId="4AE7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CE32BEE">
            <w:pPr>
              <w:pStyle w:val="125"/>
              <w:adjustRightInd w:val="0"/>
              <w:snapToGrid w:val="0"/>
              <w:rPr>
                <w:rFonts w:ascii="Times New Roman" w:hAnsi="Times New Roman"/>
                <w:sz w:val="18"/>
              </w:rPr>
            </w:pPr>
            <w:r>
              <w:rPr>
                <w:rFonts w:ascii="Times New Roman" w:hAnsi="Times New Roman"/>
                <w:sz w:val="18"/>
              </w:rPr>
              <w:t>该代理下子站点数</w:t>
            </w:r>
          </w:p>
        </w:tc>
        <w:tc>
          <w:tcPr>
            <w:tcW w:w="1661" w:type="dxa"/>
            <w:vAlign w:val="center"/>
          </w:tcPr>
          <w:p w14:paraId="0464AF9F">
            <w:pPr>
              <w:pStyle w:val="125"/>
              <w:adjustRightInd w:val="0"/>
              <w:snapToGrid w:val="0"/>
              <w:rPr>
                <w:rFonts w:ascii="Times New Roman" w:hAnsi="Times New Roman"/>
                <w:sz w:val="18"/>
              </w:rPr>
            </w:pPr>
            <w:r>
              <w:rPr>
                <w:rFonts w:ascii="Times New Roman" w:hAnsi="Times New Roman"/>
                <w:sz w:val="18"/>
              </w:rPr>
              <w:t>2-3</w:t>
            </w:r>
          </w:p>
        </w:tc>
        <w:tc>
          <w:tcPr>
            <w:tcW w:w="1599" w:type="dxa"/>
            <w:vAlign w:val="center"/>
          </w:tcPr>
          <w:p w14:paraId="72238CA2">
            <w:pPr>
              <w:pStyle w:val="125"/>
              <w:adjustRightInd w:val="0"/>
              <w:snapToGrid w:val="0"/>
              <w:rPr>
                <w:rFonts w:ascii="Times New Roman" w:hAnsi="Times New Roman"/>
                <w:sz w:val="18"/>
              </w:rPr>
            </w:pPr>
            <w:r>
              <w:rPr>
                <w:rFonts w:ascii="Times New Roman" w:hAnsi="Times New Roman"/>
                <w:sz w:val="18"/>
              </w:rPr>
              <w:t>2</w:t>
            </w:r>
          </w:p>
        </w:tc>
        <w:tc>
          <w:tcPr>
            <w:tcW w:w="2382" w:type="dxa"/>
            <w:vAlign w:val="center"/>
          </w:tcPr>
          <w:p w14:paraId="08C17AEF">
            <w:pPr>
              <w:pStyle w:val="125"/>
              <w:adjustRightInd w:val="0"/>
              <w:snapToGrid w:val="0"/>
              <w:rPr>
                <w:rFonts w:ascii="Times New Roman" w:hAnsi="Times New Roman"/>
                <w:sz w:val="18"/>
              </w:rPr>
            </w:pPr>
            <w:r>
              <w:rPr>
                <w:rFonts w:ascii="Times New Roman" w:hAnsi="Times New Roman"/>
                <w:sz w:val="18"/>
              </w:rPr>
              <w:t>该PCO下所有子站点的个数。</w:t>
            </w:r>
          </w:p>
        </w:tc>
      </w:tr>
      <w:tr w14:paraId="60BC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4240B0B">
            <w:pPr>
              <w:pStyle w:val="125"/>
              <w:adjustRightInd w:val="0"/>
              <w:snapToGrid w:val="0"/>
              <w:rPr>
                <w:rFonts w:ascii="Times New Roman" w:hAnsi="Times New Roman"/>
                <w:sz w:val="18"/>
              </w:rPr>
            </w:pPr>
            <w:r>
              <w:rPr>
                <w:rFonts w:ascii="Times New Roman" w:hAnsi="Times New Roman"/>
                <w:sz w:val="18"/>
              </w:rPr>
              <w:t>子站点[0]</w:t>
            </w:r>
          </w:p>
        </w:tc>
        <w:tc>
          <w:tcPr>
            <w:tcW w:w="1661" w:type="dxa"/>
            <w:vAlign w:val="center"/>
          </w:tcPr>
          <w:p w14:paraId="244CBD8D">
            <w:pPr>
              <w:pStyle w:val="125"/>
              <w:adjustRightInd w:val="0"/>
              <w:snapToGrid w:val="0"/>
              <w:rPr>
                <w:rFonts w:ascii="Times New Roman" w:hAnsi="Times New Roman"/>
                <w:sz w:val="18"/>
              </w:rPr>
            </w:pPr>
          </w:p>
        </w:tc>
        <w:tc>
          <w:tcPr>
            <w:tcW w:w="1599" w:type="dxa"/>
            <w:vAlign w:val="center"/>
          </w:tcPr>
          <w:p w14:paraId="4A1B3306">
            <w:pPr>
              <w:pStyle w:val="125"/>
              <w:adjustRightInd w:val="0"/>
              <w:snapToGrid w:val="0"/>
              <w:rPr>
                <w:rFonts w:ascii="Times New Roman" w:hAnsi="Times New Roman"/>
                <w:sz w:val="18"/>
              </w:rPr>
            </w:pPr>
          </w:p>
        </w:tc>
        <w:tc>
          <w:tcPr>
            <w:tcW w:w="2382" w:type="dxa"/>
            <w:vAlign w:val="center"/>
          </w:tcPr>
          <w:p w14:paraId="037C8296">
            <w:pPr>
              <w:pStyle w:val="125"/>
              <w:adjustRightInd w:val="0"/>
              <w:snapToGrid w:val="0"/>
              <w:rPr>
                <w:rFonts w:ascii="Times New Roman" w:hAnsi="Times New Roman"/>
                <w:sz w:val="18"/>
              </w:rPr>
            </w:pPr>
            <w:r>
              <w:rPr>
                <w:rFonts w:ascii="Times New Roman" w:hAnsi="Times New Roman"/>
                <w:sz w:val="18"/>
              </w:rPr>
              <w:t>该PCO下子站点的TEI。</w:t>
            </w:r>
          </w:p>
        </w:tc>
      </w:tr>
      <w:tr w14:paraId="305D5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0C0E49D">
            <w:pPr>
              <w:pStyle w:val="125"/>
              <w:adjustRightInd w:val="0"/>
              <w:snapToGrid w:val="0"/>
              <w:rPr>
                <w:rFonts w:ascii="Times New Roman" w:hAnsi="Times New Roman"/>
                <w:sz w:val="18"/>
              </w:rPr>
            </w:pPr>
            <w:r>
              <w:rPr>
                <w:rFonts w:ascii="Times New Roman" w:hAnsi="Times New Roman"/>
                <w:sz w:val="18"/>
              </w:rPr>
              <w:t>子站点[1]</w:t>
            </w:r>
          </w:p>
        </w:tc>
        <w:tc>
          <w:tcPr>
            <w:tcW w:w="1661" w:type="dxa"/>
            <w:vAlign w:val="center"/>
          </w:tcPr>
          <w:p w14:paraId="5151FF27">
            <w:pPr>
              <w:pStyle w:val="125"/>
              <w:adjustRightInd w:val="0"/>
              <w:snapToGrid w:val="0"/>
              <w:rPr>
                <w:rFonts w:ascii="Times New Roman" w:hAnsi="Times New Roman"/>
                <w:sz w:val="18"/>
              </w:rPr>
            </w:pPr>
          </w:p>
        </w:tc>
        <w:tc>
          <w:tcPr>
            <w:tcW w:w="1599" w:type="dxa"/>
            <w:vAlign w:val="center"/>
          </w:tcPr>
          <w:p w14:paraId="3D520922">
            <w:pPr>
              <w:pStyle w:val="125"/>
              <w:adjustRightInd w:val="0"/>
              <w:snapToGrid w:val="0"/>
              <w:rPr>
                <w:rFonts w:ascii="Times New Roman" w:hAnsi="Times New Roman"/>
                <w:sz w:val="18"/>
              </w:rPr>
            </w:pPr>
          </w:p>
        </w:tc>
        <w:tc>
          <w:tcPr>
            <w:tcW w:w="2382" w:type="dxa"/>
            <w:vAlign w:val="center"/>
          </w:tcPr>
          <w:p w14:paraId="39DCF683">
            <w:pPr>
              <w:pStyle w:val="125"/>
              <w:adjustRightInd w:val="0"/>
              <w:snapToGrid w:val="0"/>
              <w:rPr>
                <w:rFonts w:ascii="Times New Roman" w:hAnsi="Times New Roman"/>
                <w:sz w:val="18"/>
              </w:rPr>
            </w:pPr>
            <w:r>
              <w:rPr>
                <w:rFonts w:ascii="Times New Roman" w:hAnsi="Times New Roman"/>
                <w:sz w:val="18"/>
              </w:rPr>
              <w:t>该PCO下子站点的TEI。</w:t>
            </w:r>
          </w:p>
        </w:tc>
      </w:tr>
      <w:tr w14:paraId="42BE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5EB92AB">
            <w:pPr>
              <w:pStyle w:val="125"/>
              <w:adjustRightInd w:val="0"/>
              <w:snapToGrid w:val="0"/>
              <w:rPr>
                <w:rFonts w:ascii="Times New Roman" w:hAnsi="Times New Roman"/>
                <w:sz w:val="18"/>
              </w:rPr>
            </w:pPr>
            <w:r>
              <w:rPr>
                <w:rFonts w:ascii="Times New Roman" w:hAnsi="Times New Roman"/>
                <w:sz w:val="18"/>
              </w:rPr>
              <w:t>…</w:t>
            </w:r>
          </w:p>
        </w:tc>
        <w:tc>
          <w:tcPr>
            <w:tcW w:w="1661" w:type="dxa"/>
            <w:vAlign w:val="center"/>
          </w:tcPr>
          <w:p w14:paraId="787DC8AB">
            <w:pPr>
              <w:pStyle w:val="125"/>
              <w:adjustRightInd w:val="0"/>
              <w:snapToGrid w:val="0"/>
              <w:rPr>
                <w:rFonts w:ascii="Times New Roman" w:hAnsi="Times New Roman"/>
                <w:sz w:val="18"/>
              </w:rPr>
            </w:pPr>
            <w:r>
              <w:rPr>
                <w:rFonts w:ascii="Times New Roman" w:hAnsi="Times New Roman"/>
                <w:sz w:val="18"/>
              </w:rPr>
              <w:t>…</w:t>
            </w:r>
          </w:p>
        </w:tc>
        <w:tc>
          <w:tcPr>
            <w:tcW w:w="1599" w:type="dxa"/>
            <w:vAlign w:val="center"/>
          </w:tcPr>
          <w:p w14:paraId="6A5FACA4">
            <w:pPr>
              <w:pStyle w:val="125"/>
              <w:adjustRightInd w:val="0"/>
              <w:snapToGrid w:val="0"/>
              <w:rPr>
                <w:rFonts w:ascii="Times New Roman" w:hAnsi="Times New Roman"/>
                <w:sz w:val="18"/>
              </w:rPr>
            </w:pPr>
            <w:r>
              <w:rPr>
                <w:rFonts w:ascii="Times New Roman" w:hAnsi="Times New Roman"/>
                <w:sz w:val="18"/>
              </w:rPr>
              <w:t>…</w:t>
            </w:r>
          </w:p>
        </w:tc>
        <w:tc>
          <w:tcPr>
            <w:tcW w:w="2382" w:type="dxa"/>
            <w:vAlign w:val="center"/>
          </w:tcPr>
          <w:p w14:paraId="5CD10C91">
            <w:pPr>
              <w:pStyle w:val="125"/>
              <w:adjustRightInd w:val="0"/>
              <w:snapToGrid w:val="0"/>
              <w:rPr>
                <w:rFonts w:ascii="Times New Roman" w:hAnsi="Times New Roman"/>
                <w:sz w:val="18"/>
              </w:rPr>
            </w:pPr>
            <w:r>
              <w:rPr>
                <w:rFonts w:ascii="Times New Roman" w:hAnsi="Times New Roman"/>
                <w:sz w:val="18"/>
              </w:rPr>
              <w:t>该PCO下子站点的TEI。</w:t>
            </w:r>
          </w:p>
        </w:tc>
      </w:tr>
      <w:tr w14:paraId="12CF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3928A70">
            <w:pPr>
              <w:pStyle w:val="125"/>
              <w:adjustRightInd w:val="0"/>
              <w:snapToGrid w:val="0"/>
              <w:rPr>
                <w:rFonts w:ascii="Times New Roman" w:hAnsi="Times New Roman"/>
                <w:sz w:val="18"/>
              </w:rPr>
            </w:pPr>
            <w:r>
              <w:rPr>
                <w:rFonts w:ascii="Times New Roman" w:hAnsi="Times New Roman"/>
                <w:sz w:val="18"/>
              </w:rPr>
              <w:t>子站点[MS-1]</w:t>
            </w:r>
          </w:p>
        </w:tc>
        <w:tc>
          <w:tcPr>
            <w:tcW w:w="1661" w:type="dxa"/>
            <w:vAlign w:val="center"/>
          </w:tcPr>
          <w:p w14:paraId="640F1DBD">
            <w:pPr>
              <w:pStyle w:val="125"/>
              <w:adjustRightInd w:val="0"/>
              <w:snapToGrid w:val="0"/>
              <w:rPr>
                <w:rFonts w:ascii="Times New Roman" w:hAnsi="Times New Roman"/>
                <w:sz w:val="18"/>
              </w:rPr>
            </w:pPr>
          </w:p>
        </w:tc>
        <w:tc>
          <w:tcPr>
            <w:tcW w:w="1599" w:type="dxa"/>
            <w:vAlign w:val="center"/>
          </w:tcPr>
          <w:p w14:paraId="271C6DBC">
            <w:pPr>
              <w:pStyle w:val="125"/>
              <w:adjustRightInd w:val="0"/>
              <w:snapToGrid w:val="0"/>
              <w:rPr>
                <w:rFonts w:ascii="Times New Roman" w:hAnsi="Times New Roman"/>
                <w:sz w:val="18"/>
              </w:rPr>
            </w:pPr>
          </w:p>
        </w:tc>
        <w:tc>
          <w:tcPr>
            <w:tcW w:w="2382" w:type="dxa"/>
            <w:vAlign w:val="center"/>
          </w:tcPr>
          <w:p w14:paraId="625D7DD7">
            <w:pPr>
              <w:pStyle w:val="125"/>
              <w:adjustRightInd w:val="0"/>
              <w:snapToGrid w:val="0"/>
              <w:rPr>
                <w:rFonts w:ascii="Times New Roman" w:hAnsi="Times New Roman"/>
                <w:sz w:val="18"/>
              </w:rPr>
            </w:pPr>
            <w:r>
              <w:rPr>
                <w:rFonts w:ascii="Times New Roman" w:hAnsi="Times New Roman"/>
                <w:sz w:val="18"/>
              </w:rPr>
              <w:t>该PCO下子站点的TEI。</w:t>
            </w:r>
          </w:p>
        </w:tc>
      </w:tr>
    </w:tbl>
    <w:p w14:paraId="1C83798C"/>
    <w:p w14:paraId="4944848E">
      <w:pPr>
        <w:pStyle w:val="83"/>
      </w:pPr>
      <w:r>
        <w:rPr>
          <w:rFonts w:hint="eastAsia"/>
        </w:rPr>
        <w:t>M0，M1，...，MS，分别指直连代理[0]、直连代理[1]、...、直连代理[S]在本包中携带的所有子站点（包括STA和PCO）个数。</w:t>
      </w:r>
    </w:p>
    <w:p w14:paraId="5485498E">
      <w:pPr>
        <w:pStyle w:val="50"/>
      </w:pPr>
      <w:r>
        <w:t>当路由表过大，不能在一个报文中</w:t>
      </w:r>
      <w:r>
        <w:rPr>
          <w:rFonts w:hint="eastAsia"/>
        </w:rPr>
        <w:t>完成</w:t>
      </w:r>
      <w:r>
        <w:t>传输时，需要对路由表进行分包传输。</w:t>
      </w:r>
    </w:p>
    <w:p w14:paraId="69FAC2D1">
      <w:pPr>
        <w:pStyle w:val="50"/>
      </w:pPr>
      <w:r>
        <w:t>分包规则：</w:t>
      </w:r>
    </w:p>
    <w:p w14:paraId="4F628972">
      <w:pPr>
        <w:pStyle w:val="50"/>
      </w:pPr>
      <w:r>
        <w:t>每个分包中都有一个路由信息字段和子站点表，路由信息字段的内容指的是当前分包中的子站点表的信息，每一个分包的路由表项都要保证能够无歧义解析。</w:t>
      </w:r>
    </w:p>
    <w:p w14:paraId="359C4A64">
      <w:pPr>
        <w:pStyle w:val="50"/>
      </w:pPr>
      <w:r>
        <w:t>所有分包中，需要顺序先传输直连子站点，直连子站点未满一个分包，可继续传输直连代理子站点及其子站点；如果一个代理站点的子站点数量过大，需要多个分包时，每个分包的第一个表项</w:t>
      </w:r>
      <w:del w:id="110" w:author="gddw" w:date="2026-02-09T10:24:13Z">
        <w:r>
          <w:rPr/>
          <w:delText>必须</w:delText>
        </w:r>
      </w:del>
      <w:ins w:id="111" w:author="gddw" w:date="2026-02-09T10:24:13Z">
        <w:r>
          <w:rPr>
            <w:rFonts w:hint="eastAsia"/>
            <w:lang w:eastAsia="zh-CN"/>
          </w:rPr>
          <w:t>应</w:t>
        </w:r>
      </w:ins>
      <w:r>
        <w:t>填写该代理子站点，第二表项填写该分包中该代理站点子站点的数量，即所有分包中传输直连代理站点及其子站点时，</w:t>
      </w:r>
      <w:del w:id="112" w:author="gddw" w:date="2026-02-09T10:24:13Z">
        <w:r>
          <w:rPr/>
          <w:delText>必须</w:delText>
        </w:r>
      </w:del>
      <w:ins w:id="113" w:author="gddw" w:date="2026-02-09T10:24:13Z">
        <w:r>
          <w:rPr>
            <w:rFonts w:hint="eastAsia"/>
            <w:lang w:eastAsia="zh-CN"/>
          </w:rPr>
          <w:t>应</w:t>
        </w:r>
      </w:ins>
      <w:r>
        <w:t>保证如下格式顺序：直连代理站点TEI，该代理站点下子站点数量，子站点TEI。</w:t>
      </w:r>
    </w:p>
    <w:p w14:paraId="1C132A12">
      <w:pPr>
        <w:pStyle w:val="50"/>
      </w:pPr>
      <w:r>
        <w:t>为了提高通信可靠性，</w:t>
      </w:r>
      <w:r>
        <w:rPr>
          <w:rFonts w:hint="eastAsia"/>
        </w:rPr>
        <w:t>需</w:t>
      </w:r>
      <w:r>
        <w:t>按</w:t>
      </w:r>
      <w:r>
        <w:rPr>
          <w:rFonts w:hint="eastAsia"/>
        </w:rPr>
        <w:t>单个PB</w:t>
      </w:r>
      <w:r>
        <w:t>块进行分包</w:t>
      </w:r>
      <w:r>
        <w:rPr>
          <w:rFonts w:hint="eastAsia"/>
        </w:rPr>
        <w:t>，不允许一个分包出现多个PB块</w:t>
      </w:r>
      <w:r>
        <w:t>。</w:t>
      </w:r>
    </w:p>
    <w:p w14:paraId="515FE634">
      <w:pPr>
        <w:pStyle w:val="57"/>
        <w:ind w:left="420" w:hanging="420"/>
      </w:pPr>
      <w:bookmarkStart w:id="1499" w:name="_Toc15587"/>
      <w:bookmarkStart w:id="1500" w:name="_Toc28544"/>
      <w:bookmarkStart w:id="1501" w:name="_Toc12353"/>
      <w:bookmarkStart w:id="1502" w:name="_Toc439785767"/>
      <w:bookmarkStart w:id="1503" w:name="_Toc408859838"/>
      <w:r>
        <w:t>关联指示报文</w:t>
      </w:r>
      <w:bookmarkEnd w:id="1499"/>
      <w:bookmarkEnd w:id="1500"/>
      <w:bookmarkEnd w:id="1501"/>
      <w:bookmarkEnd w:id="1502"/>
      <w:bookmarkEnd w:id="1503"/>
    </w:p>
    <w:p w14:paraId="62F4DAEC">
      <w:pPr>
        <w:pStyle w:val="50"/>
      </w:pPr>
      <w:r>
        <w:t>关联指示报文（MMeAssocInd）格式的定义如</w:t>
      </w:r>
      <w:r>
        <w:fldChar w:fldCharType="begin"/>
      </w:r>
      <w:r>
        <w:instrText xml:space="preserve"> REF _Ref56772720 \h  \* MERGEFORMAT </w:instrText>
      </w:r>
      <w:r>
        <w:fldChar w:fldCharType="separate"/>
      </w:r>
      <w:r>
        <w:t>表 99</w:t>
      </w:r>
      <w:r>
        <w:fldChar w:fldCharType="end"/>
      </w:r>
      <w:r>
        <w:t>所示。</w:t>
      </w:r>
    </w:p>
    <w:p w14:paraId="50412E5B">
      <w:pPr>
        <w:pStyle w:val="10"/>
      </w:pPr>
      <w:bookmarkStart w:id="1504" w:name="_Ref56772720"/>
      <w:bookmarkStart w:id="1505" w:name="_Toc408860234"/>
      <w:bookmarkStart w:id="1506" w:name="_Toc405476959"/>
      <w:bookmarkStart w:id="1507" w:name="_Toc402984141"/>
      <w:bookmarkStart w:id="1508" w:name="_Toc402540127"/>
      <w:bookmarkStart w:id="1509" w:name="_Toc399259615"/>
      <w:bookmarkStart w:id="1510" w:name="_Toc399757645"/>
      <w:bookmarkStart w:id="1511" w:name="_Toc399229419"/>
      <w:bookmarkStart w:id="1512" w:name="_Toc402983675"/>
      <w:bookmarkStart w:id="1513" w:name="_Toc403570652"/>
      <w:bookmarkStart w:id="1514" w:name="_Ref398998474"/>
      <w:bookmarkStart w:id="1515" w:name="_Toc402983209"/>
      <w:bookmarkStart w:id="1516" w:name="_Toc405022537"/>
      <w:bookmarkStart w:id="1517" w:name="_Toc397529205"/>
      <w:bookmarkStart w:id="1518" w:name="_Toc397529873"/>
      <w:r>
        <w:t xml:space="preserve">表 </w:t>
      </w:r>
      <w:r>
        <w:fldChar w:fldCharType="begin"/>
      </w:r>
      <w:r>
        <w:instrText xml:space="preserve"> SEQ 表 \* ARABIC </w:instrText>
      </w:r>
      <w:r>
        <w:fldChar w:fldCharType="separate"/>
      </w:r>
      <w:r>
        <w:t>99</w:t>
      </w:r>
      <w:r>
        <w:fldChar w:fldCharType="end"/>
      </w:r>
      <w:bookmarkEnd w:id="1504"/>
      <w:r>
        <w:t xml:space="preserve"> 关联指示报文格式</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8"/>
        <w:gridCol w:w="1843"/>
        <w:gridCol w:w="1843"/>
      </w:tblGrid>
      <w:tr w14:paraId="50B3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2049DE98">
            <w:pPr>
              <w:pStyle w:val="125"/>
              <w:adjustRightInd w:val="0"/>
              <w:snapToGrid w:val="0"/>
              <w:rPr>
                <w:rFonts w:ascii="Times New Roman" w:hAnsi="Times New Roman"/>
                <w:sz w:val="18"/>
              </w:rPr>
            </w:pPr>
            <w:r>
              <w:rPr>
                <w:rFonts w:hint="eastAsia" w:ascii="Times New Roman" w:hAnsi="Times New Roman"/>
                <w:sz w:val="18"/>
              </w:rPr>
              <w:t>字段</w:t>
            </w:r>
          </w:p>
        </w:tc>
        <w:tc>
          <w:tcPr>
            <w:tcW w:w="1843" w:type="dxa"/>
            <w:vAlign w:val="center"/>
          </w:tcPr>
          <w:p w14:paraId="42AA972C">
            <w:pPr>
              <w:pStyle w:val="125"/>
              <w:adjustRightInd w:val="0"/>
              <w:snapToGrid w:val="0"/>
              <w:rPr>
                <w:rFonts w:ascii="Times New Roman" w:hAnsi="Times New Roman"/>
                <w:sz w:val="18"/>
              </w:rPr>
            </w:pPr>
            <w:r>
              <w:rPr>
                <w:rFonts w:hint="eastAsia" w:ascii="Times New Roman" w:hAnsi="Times New Roman"/>
                <w:sz w:val="18"/>
              </w:rPr>
              <w:t>字节号</w:t>
            </w:r>
          </w:p>
        </w:tc>
        <w:tc>
          <w:tcPr>
            <w:tcW w:w="1843" w:type="dxa"/>
            <w:vAlign w:val="center"/>
          </w:tcPr>
          <w:p w14:paraId="6567516E">
            <w:pPr>
              <w:pStyle w:val="125"/>
              <w:adjustRightInd w:val="0"/>
              <w:snapToGrid w:val="0"/>
              <w:rPr>
                <w:rFonts w:ascii="Times New Roman" w:hAnsi="Times New Roman"/>
                <w:sz w:val="18"/>
              </w:rPr>
            </w:pPr>
            <w:r>
              <w:rPr>
                <w:rFonts w:hint="eastAsia" w:ascii="Times New Roman" w:hAnsi="Times New Roman"/>
                <w:sz w:val="18"/>
              </w:rPr>
              <w:t>字段大小(字节)</w:t>
            </w:r>
          </w:p>
        </w:tc>
      </w:tr>
      <w:tr w14:paraId="694C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4AEDB525">
            <w:pPr>
              <w:pStyle w:val="125"/>
              <w:adjustRightInd w:val="0"/>
              <w:snapToGrid w:val="0"/>
              <w:rPr>
                <w:rFonts w:ascii="Times New Roman" w:hAnsi="Times New Roman"/>
                <w:sz w:val="18"/>
              </w:rPr>
            </w:pPr>
            <w:r>
              <w:rPr>
                <w:rFonts w:hint="eastAsia" w:ascii="Times New Roman" w:hAnsi="Times New Roman"/>
                <w:sz w:val="18"/>
              </w:rPr>
              <w:t>结果</w:t>
            </w:r>
          </w:p>
        </w:tc>
        <w:tc>
          <w:tcPr>
            <w:tcW w:w="1843" w:type="dxa"/>
            <w:vAlign w:val="center"/>
          </w:tcPr>
          <w:p w14:paraId="094550BF">
            <w:pPr>
              <w:pStyle w:val="125"/>
              <w:adjustRightInd w:val="0"/>
              <w:snapToGrid w:val="0"/>
              <w:rPr>
                <w:rFonts w:ascii="Times New Roman" w:hAnsi="Times New Roman"/>
                <w:sz w:val="18"/>
              </w:rPr>
            </w:pPr>
            <w:r>
              <w:rPr>
                <w:rFonts w:ascii="Times New Roman" w:hAnsi="Times New Roman"/>
                <w:sz w:val="18"/>
              </w:rPr>
              <w:t>0</w:t>
            </w:r>
          </w:p>
        </w:tc>
        <w:tc>
          <w:tcPr>
            <w:tcW w:w="1843" w:type="dxa"/>
            <w:vAlign w:val="center"/>
          </w:tcPr>
          <w:p w14:paraId="5DF585A7">
            <w:pPr>
              <w:pStyle w:val="125"/>
              <w:adjustRightInd w:val="0"/>
              <w:snapToGrid w:val="0"/>
              <w:rPr>
                <w:rFonts w:ascii="Times New Roman" w:hAnsi="Times New Roman"/>
                <w:sz w:val="18"/>
              </w:rPr>
            </w:pPr>
            <w:r>
              <w:rPr>
                <w:rFonts w:ascii="Times New Roman" w:hAnsi="Times New Roman"/>
                <w:sz w:val="18"/>
              </w:rPr>
              <w:t>1</w:t>
            </w:r>
          </w:p>
        </w:tc>
      </w:tr>
      <w:tr w14:paraId="6B53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030F702B">
            <w:pPr>
              <w:pStyle w:val="125"/>
              <w:adjustRightInd w:val="0"/>
              <w:snapToGrid w:val="0"/>
              <w:rPr>
                <w:rFonts w:ascii="Times New Roman" w:hAnsi="Times New Roman"/>
                <w:sz w:val="18"/>
              </w:rPr>
            </w:pPr>
            <w:r>
              <w:rPr>
                <w:rFonts w:hint="eastAsia" w:ascii="Times New Roman" w:hAnsi="Times New Roman"/>
                <w:sz w:val="18"/>
              </w:rPr>
              <w:t>站点层级</w:t>
            </w:r>
          </w:p>
        </w:tc>
        <w:tc>
          <w:tcPr>
            <w:tcW w:w="1843" w:type="dxa"/>
            <w:vAlign w:val="center"/>
          </w:tcPr>
          <w:p w14:paraId="0F21E5B5">
            <w:pPr>
              <w:pStyle w:val="125"/>
              <w:adjustRightInd w:val="0"/>
              <w:snapToGrid w:val="0"/>
              <w:rPr>
                <w:rFonts w:ascii="Times New Roman" w:hAnsi="Times New Roman"/>
                <w:sz w:val="18"/>
              </w:rPr>
            </w:pPr>
            <w:r>
              <w:rPr>
                <w:rFonts w:ascii="Times New Roman" w:hAnsi="Times New Roman"/>
                <w:sz w:val="18"/>
              </w:rPr>
              <w:t>1</w:t>
            </w:r>
          </w:p>
        </w:tc>
        <w:tc>
          <w:tcPr>
            <w:tcW w:w="1843" w:type="dxa"/>
            <w:vAlign w:val="center"/>
          </w:tcPr>
          <w:p w14:paraId="5A196143">
            <w:pPr>
              <w:pStyle w:val="125"/>
              <w:adjustRightInd w:val="0"/>
              <w:snapToGrid w:val="0"/>
              <w:rPr>
                <w:rFonts w:ascii="Times New Roman" w:hAnsi="Times New Roman"/>
                <w:sz w:val="18"/>
              </w:rPr>
            </w:pPr>
            <w:r>
              <w:rPr>
                <w:rFonts w:ascii="Times New Roman" w:hAnsi="Times New Roman"/>
                <w:sz w:val="18"/>
              </w:rPr>
              <w:t>1</w:t>
            </w:r>
          </w:p>
        </w:tc>
      </w:tr>
      <w:tr w14:paraId="3AF4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48791079">
            <w:pPr>
              <w:pStyle w:val="125"/>
              <w:adjustRightInd w:val="0"/>
              <w:snapToGrid w:val="0"/>
              <w:rPr>
                <w:rFonts w:ascii="Times New Roman" w:hAnsi="Times New Roman"/>
                <w:sz w:val="18"/>
              </w:rPr>
            </w:pPr>
            <w:r>
              <w:rPr>
                <w:rFonts w:hint="eastAsia" w:ascii="Times New Roman" w:hAnsi="Times New Roman"/>
                <w:sz w:val="18"/>
              </w:rPr>
              <w:t>站点MAC地址</w:t>
            </w:r>
          </w:p>
        </w:tc>
        <w:tc>
          <w:tcPr>
            <w:tcW w:w="1843" w:type="dxa"/>
            <w:vAlign w:val="center"/>
          </w:tcPr>
          <w:p w14:paraId="2E5269FC">
            <w:pPr>
              <w:pStyle w:val="125"/>
              <w:adjustRightInd w:val="0"/>
              <w:snapToGrid w:val="0"/>
              <w:rPr>
                <w:rFonts w:ascii="Times New Roman" w:hAnsi="Times New Roman"/>
                <w:sz w:val="18"/>
              </w:rPr>
            </w:pPr>
            <w:r>
              <w:rPr>
                <w:rFonts w:ascii="Times New Roman" w:hAnsi="Times New Roman"/>
                <w:sz w:val="18"/>
              </w:rPr>
              <w:t>2-7</w:t>
            </w:r>
          </w:p>
        </w:tc>
        <w:tc>
          <w:tcPr>
            <w:tcW w:w="1843" w:type="dxa"/>
            <w:vAlign w:val="center"/>
          </w:tcPr>
          <w:p w14:paraId="3A68C165">
            <w:pPr>
              <w:pStyle w:val="125"/>
              <w:adjustRightInd w:val="0"/>
              <w:snapToGrid w:val="0"/>
              <w:rPr>
                <w:rFonts w:ascii="Times New Roman" w:hAnsi="Times New Roman"/>
                <w:sz w:val="18"/>
              </w:rPr>
            </w:pPr>
            <w:r>
              <w:rPr>
                <w:rFonts w:ascii="Times New Roman" w:hAnsi="Times New Roman"/>
                <w:sz w:val="18"/>
              </w:rPr>
              <w:t>6</w:t>
            </w:r>
          </w:p>
        </w:tc>
      </w:tr>
      <w:tr w14:paraId="1335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69051DFB">
            <w:pPr>
              <w:pStyle w:val="125"/>
              <w:adjustRightInd w:val="0"/>
              <w:snapToGrid w:val="0"/>
              <w:rPr>
                <w:rFonts w:ascii="Times New Roman" w:hAnsi="Times New Roman"/>
                <w:sz w:val="18"/>
              </w:rPr>
            </w:pPr>
            <w:r>
              <w:rPr>
                <w:rFonts w:ascii="Times New Roman" w:hAnsi="Times New Roman"/>
                <w:sz w:val="18"/>
              </w:rPr>
              <w:t xml:space="preserve">CCO </w:t>
            </w:r>
            <w:r>
              <w:rPr>
                <w:rFonts w:hint="eastAsia" w:ascii="Times New Roman" w:hAnsi="Times New Roman"/>
                <w:sz w:val="18"/>
              </w:rPr>
              <w:t>MAC地址</w:t>
            </w:r>
          </w:p>
        </w:tc>
        <w:tc>
          <w:tcPr>
            <w:tcW w:w="1843" w:type="dxa"/>
            <w:vAlign w:val="center"/>
          </w:tcPr>
          <w:p w14:paraId="2517FF09">
            <w:pPr>
              <w:pStyle w:val="125"/>
              <w:adjustRightInd w:val="0"/>
              <w:snapToGrid w:val="0"/>
              <w:rPr>
                <w:rFonts w:ascii="Times New Roman" w:hAnsi="Times New Roman"/>
                <w:sz w:val="18"/>
              </w:rPr>
            </w:pPr>
            <w:r>
              <w:rPr>
                <w:rFonts w:ascii="Times New Roman" w:hAnsi="Times New Roman"/>
                <w:sz w:val="18"/>
              </w:rPr>
              <w:t>8-13</w:t>
            </w:r>
          </w:p>
        </w:tc>
        <w:tc>
          <w:tcPr>
            <w:tcW w:w="1843" w:type="dxa"/>
            <w:vAlign w:val="center"/>
          </w:tcPr>
          <w:p w14:paraId="5F98A3AC">
            <w:pPr>
              <w:pStyle w:val="125"/>
              <w:adjustRightInd w:val="0"/>
              <w:snapToGrid w:val="0"/>
              <w:rPr>
                <w:rFonts w:ascii="Times New Roman" w:hAnsi="Times New Roman"/>
                <w:sz w:val="18"/>
              </w:rPr>
            </w:pPr>
            <w:r>
              <w:rPr>
                <w:rFonts w:ascii="Times New Roman" w:hAnsi="Times New Roman"/>
                <w:sz w:val="18"/>
              </w:rPr>
              <w:t>6</w:t>
            </w:r>
          </w:p>
        </w:tc>
      </w:tr>
      <w:tr w14:paraId="305A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3481CE2D">
            <w:pPr>
              <w:pStyle w:val="125"/>
              <w:adjustRightInd w:val="0"/>
              <w:snapToGrid w:val="0"/>
              <w:rPr>
                <w:rFonts w:ascii="Times New Roman" w:hAnsi="Times New Roman"/>
                <w:sz w:val="18"/>
              </w:rPr>
            </w:pPr>
            <w:r>
              <w:rPr>
                <w:rFonts w:hint="eastAsia" w:ascii="Times New Roman" w:hAnsi="Times New Roman"/>
                <w:sz w:val="18"/>
              </w:rPr>
              <w:t>站点TEI</w:t>
            </w:r>
          </w:p>
        </w:tc>
        <w:tc>
          <w:tcPr>
            <w:tcW w:w="1843" w:type="dxa"/>
            <w:vAlign w:val="center"/>
          </w:tcPr>
          <w:p w14:paraId="6DB4C341">
            <w:pPr>
              <w:pStyle w:val="125"/>
              <w:adjustRightInd w:val="0"/>
              <w:snapToGrid w:val="0"/>
              <w:rPr>
                <w:rFonts w:ascii="Times New Roman" w:hAnsi="Times New Roman"/>
                <w:sz w:val="18"/>
              </w:rPr>
            </w:pPr>
            <w:r>
              <w:rPr>
                <w:rFonts w:hint="eastAsia" w:ascii="Times New Roman" w:hAnsi="Times New Roman"/>
                <w:sz w:val="18"/>
              </w:rPr>
              <w:t>14-15</w:t>
            </w:r>
          </w:p>
        </w:tc>
        <w:tc>
          <w:tcPr>
            <w:tcW w:w="1843" w:type="dxa"/>
            <w:vAlign w:val="center"/>
          </w:tcPr>
          <w:p w14:paraId="34B59A1B">
            <w:pPr>
              <w:pStyle w:val="125"/>
              <w:adjustRightInd w:val="0"/>
              <w:snapToGrid w:val="0"/>
              <w:rPr>
                <w:rFonts w:ascii="Times New Roman" w:hAnsi="Times New Roman"/>
                <w:sz w:val="18"/>
              </w:rPr>
            </w:pPr>
            <w:r>
              <w:rPr>
                <w:rFonts w:hint="eastAsia" w:ascii="Times New Roman" w:hAnsi="Times New Roman"/>
                <w:sz w:val="18"/>
              </w:rPr>
              <w:t>2</w:t>
            </w:r>
          </w:p>
        </w:tc>
      </w:tr>
      <w:tr w14:paraId="2898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3E4C2AC4">
            <w:pPr>
              <w:pStyle w:val="125"/>
              <w:adjustRightInd w:val="0"/>
              <w:snapToGrid w:val="0"/>
              <w:rPr>
                <w:rFonts w:ascii="Times New Roman" w:hAnsi="Times New Roman"/>
                <w:sz w:val="18"/>
              </w:rPr>
            </w:pPr>
            <w:r>
              <w:rPr>
                <w:rFonts w:hint="eastAsia" w:ascii="Times New Roman" w:hAnsi="Times New Roman"/>
                <w:sz w:val="18"/>
              </w:rPr>
              <w:t>代理TEI</w:t>
            </w:r>
          </w:p>
        </w:tc>
        <w:tc>
          <w:tcPr>
            <w:tcW w:w="1843" w:type="dxa"/>
            <w:vAlign w:val="center"/>
          </w:tcPr>
          <w:p w14:paraId="78D4D110">
            <w:pPr>
              <w:pStyle w:val="125"/>
              <w:adjustRightInd w:val="0"/>
              <w:snapToGrid w:val="0"/>
              <w:rPr>
                <w:rFonts w:ascii="Times New Roman" w:hAnsi="Times New Roman"/>
                <w:sz w:val="18"/>
              </w:rPr>
            </w:pPr>
            <w:r>
              <w:rPr>
                <w:rFonts w:ascii="Times New Roman" w:hAnsi="Times New Roman"/>
                <w:sz w:val="18"/>
              </w:rPr>
              <w:t>16-17</w:t>
            </w:r>
          </w:p>
        </w:tc>
        <w:tc>
          <w:tcPr>
            <w:tcW w:w="1843" w:type="dxa"/>
            <w:vAlign w:val="center"/>
          </w:tcPr>
          <w:p w14:paraId="0ABC0866">
            <w:pPr>
              <w:pStyle w:val="125"/>
              <w:adjustRightInd w:val="0"/>
              <w:snapToGrid w:val="0"/>
              <w:rPr>
                <w:rFonts w:ascii="Times New Roman" w:hAnsi="Times New Roman"/>
                <w:sz w:val="18"/>
              </w:rPr>
            </w:pPr>
            <w:r>
              <w:rPr>
                <w:rFonts w:ascii="Times New Roman" w:hAnsi="Times New Roman"/>
                <w:sz w:val="18"/>
              </w:rPr>
              <w:t>2</w:t>
            </w:r>
          </w:p>
        </w:tc>
      </w:tr>
      <w:tr w14:paraId="0F18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251C0317">
            <w:pPr>
              <w:pStyle w:val="125"/>
              <w:adjustRightInd w:val="0"/>
              <w:snapToGrid w:val="0"/>
              <w:rPr>
                <w:rFonts w:ascii="Times New Roman" w:hAnsi="Times New Roman"/>
                <w:sz w:val="18"/>
              </w:rPr>
            </w:pPr>
            <w:r>
              <w:rPr>
                <w:rFonts w:hint="eastAsia" w:ascii="Times New Roman" w:hAnsi="Times New Roman"/>
                <w:sz w:val="18"/>
              </w:rPr>
              <w:t>链路类型</w:t>
            </w:r>
          </w:p>
        </w:tc>
        <w:tc>
          <w:tcPr>
            <w:tcW w:w="1843" w:type="dxa"/>
            <w:vMerge w:val="restart"/>
            <w:vAlign w:val="center"/>
          </w:tcPr>
          <w:p w14:paraId="53533CC1">
            <w:pPr>
              <w:pStyle w:val="125"/>
              <w:rPr>
                <w:rFonts w:ascii="Times New Roman" w:hAnsi="Times New Roman"/>
                <w:sz w:val="18"/>
              </w:rPr>
            </w:pPr>
            <w:r>
              <w:rPr>
                <w:rFonts w:ascii="Times New Roman" w:hAnsi="Times New Roman"/>
                <w:sz w:val="18"/>
              </w:rPr>
              <w:t>18</w:t>
            </w:r>
          </w:p>
        </w:tc>
        <w:tc>
          <w:tcPr>
            <w:tcW w:w="1843" w:type="dxa"/>
            <w:vAlign w:val="center"/>
          </w:tcPr>
          <w:p w14:paraId="6940829B">
            <w:pPr>
              <w:pStyle w:val="125"/>
              <w:rPr>
                <w:rFonts w:ascii="Times New Roman" w:hAnsi="Times New Roman"/>
                <w:sz w:val="18"/>
              </w:rPr>
            </w:pPr>
            <w:r>
              <w:rPr>
                <w:rFonts w:ascii="Times New Roman" w:hAnsi="Times New Roman"/>
                <w:sz w:val="18"/>
              </w:rPr>
              <w:t>1bit</w:t>
            </w:r>
          </w:p>
        </w:tc>
      </w:tr>
      <w:tr w14:paraId="7BDD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4B6F3B1D">
            <w:pPr>
              <w:pStyle w:val="125"/>
              <w:adjustRightInd w:val="0"/>
              <w:snapToGrid w:val="0"/>
              <w:rPr>
                <w:rFonts w:ascii="Times New Roman" w:hAnsi="Times New Roman"/>
                <w:sz w:val="18"/>
              </w:rPr>
            </w:pPr>
            <w:r>
              <w:rPr>
                <w:rFonts w:hint="eastAsia" w:ascii="Times New Roman" w:hAnsi="Times New Roman"/>
                <w:sz w:val="18"/>
              </w:rPr>
              <w:t>载波频段</w:t>
            </w:r>
          </w:p>
        </w:tc>
        <w:tc>
          <w:tcPr>
            <w:tcW w:w="1843" w:type="dxa"/>
            <w:vMerge w:val="continue"/>
            <w:vAlign w:val="center"/>
          </w:tcPr>
          <w:p w14:paraId="1ED5FDE6">
            <w:pPr>
              <w:pStyle w:val="125"/>
              <w:rPr>
                <w:rFonts w:ascii="Times New Roman" w:hAnsi="Times New Roman"/>
                <w:sz w:val="18"/>
              </w:rPr>
            </w:pPr>
          </w:p>
        </w:tc>
        <w:tc>
          <w:tcPr>
            <w:tcW w:w="1843" w:type="dxa"/>
            <w:vAlign w:val="center"/>
          </w:tcPr>
          <w:p w14:paraId="4460EE7B">
            <w:pPr>
              <w:pStyle w:val="125"/>
              <w:rPr>
                <w:rFonts w:ascii="Times New Roman" w:hAnsi="Times New Roman"/>
                <w:sz w:val="18"/>
              </w:rPr>
            </w:pPr>
            <w:r>
              <w:rPr>
                <w:rFonts w:hint="eastAsia" w:ascii="Times New Roman" w:hAnsi="Times New Roman"/>
                <w:sz w:val="18"/>
              </w:rPr>
              <w:t>3</w:t>
            </w:r>
            <w:r>
              <w:rPr>
                <w:rFonts w:ascii="Times New Roman" w:hAnsi="Times New Roman"/>
                <w:sz w:val="18"/>
              </w:rPr>
              <w:t>bit</w:t>
            </w:r>
          </w:p>
        </w:tc>
      </w:tr>
      <w:tr w14:paraId="378E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15EF9BAF">
            <w:pPr>
              <w:pStyle w:val="125"/>
              <w:adjustRightInd w:val="0"/>
              <w:snapToGrid w:val="0"/>
              <w:rPr>
                <w:rFonts w:ascii="Times New Roman" w:hAnsi="Times New Roman"/>
                <w:sz w:val="18"/>
              </w:rPr>
            </w:pPr>
            <w:r>
              <w:rPr>
                <w:rFonts w:hint="eastAsia" w:ascii="Times New Roman" w:hAnsi="Times New Roman"/>
                <w:sz w:val="18"/>
              </w:rPr>
              <w:t>保留</w:t>
            </w:r>
          </w:p>
        </w:tc>
        <w:tc>
          <w:tcPr>
            <w:tcW w:w="1843" w:type="dxa"/>
            <w:vMerge w:val="continue"/>
            <w:vAlign w:val="center"/>
          </w:tcPr>
          <w:p w14:paraId="3DD37120">
            <w:pPr>
              <w:pStyle w:val="125"/>
              <w:rPr>
                <w:rFonts w:ascii="Times New Roman" w:hAnsi="Times New Roman"/>
                <w:sz w:val="18"/>
              </w:rPr>
            </w:pPr>
          </w:p>
        </w:tc>
        <w:tc>
          <w:tcPr>
            <w:tcW w:w="1843" w:type="dxa"/>
            <w:vAlign w:val="center"/>
          </w:tcPr>
          <w:p w14:paraId="5FEE646B">
            <w:pPr>
              <w:pStyle w:val="125"/>
              <w:rPr>
                <w:rFonts w:ascii="Times New Roman" w:hAnsi="Times New Roman"/>
                <w:sz w:val="18"/>
              </w:rPr>
            </w:pPr>
            <w:r>
              <w:rPr>
                <w:rFonts w:hint="eastAsia" w:ascii="Times New Roman" w:hAnsi="Times New Roman"/>
                <w:sz w:val="18"/>
              </w:rPr>
              <w:t>4</w:t>
            </w:r>
            <w:r>
              <w:rPr>
                <w:rFonts w:ascii="Times New Roman" w:hAnsi="Times New Roman"/>
                <w:sz w:val="18"/>
              </w:rPr>
              <w:t>bit</w:t>
            </w:r>
          </w:p>
        </w:tc>
      </w:tr>
      <w:tr w14:paraId="7F1B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Merge w:val="restart"/>
            <w:vAlign w:val="center"/>
          </w:tcPr>
          <w:p w14:paraId="77F059B3">
            <w:pPr>
              <w:pStyle w:val="125"/>
              <w:adjustRightInd w:val="0"/>
              <w:snapToGrid w:val="0"/>
              <w:rPr>
                <w:rFonts w:ascii="Times New Roman" w:hAnsi="Times New Roman"/>
                <w:sz w:val="18"/>
              </w:rPr>
            </w:pPr>
            <w:r>
              <w:rPr>
                <w:rFonts w:hint="eastAsia" w:ascii="Times New Roman" w:hAnsi="Times New Roman"/>
                <w:sz w:val="18"/>
              </w:rPr>
              <w:t>保留</w:t>
            </w:r>
          </w:p>
        </w:tc>
        <w:tc>
          <w:tcPr>
            <w:tcW w:w="1843" w:type="dxa"/>
            <w:vAlign w:val="center"/>
          </w:tcPr>
          <w:p w14:paraId="18F1900F">
            <w:pPr>
              <w:pStyle w:val="125"/>
              <w:adjustRightInd w:val="0"/>
              <w:snapToGrid w:val="0"/>
              <w:rPr>
                <w:rFonts w:ascii="Times New Roman" w:hAnsi="Times New Roman"/>
                <w:sz w:val="18"/>
              </w:rPr>
            </w:pPr>
            <w:r>
              <w:rPr>
                <w:rFonts w:ascii="Times New Roman" w:hAnsi="Times New Roman"/>
                <w:sz w:val="18"/>
              </w:rPr>
              <w:t>19</w:t>
            </w:r>
          </w:p>
        </w:tc>
        <w:tc>
          <w:tcPr>
            <w:tcW w:w="1843" w:type="dxa"/>
            <w:vMerge w:val="restart"/>
            <w:vAlign w:val="center"/>
          </w:tcPr>
          <w:p w14:paraId="28303871">
            <w:pPr>
              <w:pStyle w:val="125"/>
              <w:adjustRightInd w:val="0"/>
              <w:snapToGrid w:val="0"/>
              <w:rPr>
                <w:rFonts w:ascii="Times New Roman" w:hAnsi="Times New Roman"/>
                <w:sz w:val="18"/>
              </w:rPr>
            </w:pPr>
            <w:r>
              <w:rPr>
                <w:rFonts w:ascii="Times New Roman" w:hAnsi="Times New Roman"/>
                <w:sz w:val="18"/>
              </w:rPr>
              <w:t>2</w:t>
            </w:r>
          </w:p>
        </w:tc>
      </w:tr>
      <w:tr w14:paraId="180E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Merge w:val="continue"/>
            <w:vAlign w:val="center"/>
          </w:tcPr>
          <w:p w14:paraId="42952887">
            <w:pPr>
              <w:pStyle w:val="125"/>
              <w:adjustRightInd w:val="0"/>
              <w:snapToGrid w:val="0"/>
              <w:rPr>
                <w:rFonts w:ascii="Times New Roman" w:hAnsi="Times New Roman"/>
                <w:sz w:val="18"/>
              </w:rPr>
            </w:pPr>
          </w:p>
        </w:tc>
        <w:tc>
          <w:tcPr>
            <w:tcW w:w="1843" w:type="dxa"/>
            <w:vAlign w:val="center"/>
          </w:tcPr>
          <w:p w14:paraId="33E0BBB0">
            <w:pPr>
              <w:pStyle w:val="125"/>
              <w:adjustRightInd w:val="0"/>
              <w:snapToGrid w:val="0"/>
              <w:rPr>
                <w:rFonts w:ascii="Times New Roman" w:hAnsi="Times New Roman"/>
                <w:sz w:val="18"/>
              </w:rPr>
            </w:pPr>
            <w:r>
              <w:rPr>
                <w:rFonts w:ascii="Times New Roman" w:hAnsi="Times New Roman"/>
                <w:sz w:val="18"/>
              </w:rPr>
              <w:t>20</w:t>
            </w:r>
          </w:p>
        </w:tc>
        <w:tc>
          <w:tcPr>
            <w:tcW w:w="1843" w:type="dxa"/>
            <w:vMerge w:val="continue"/>
            <w:vAlign w:val="center"/>
          </w:tcPr>
          <w:p w14:paraId="4C10845B">
            <w:pPr>
              <w:pStyle w:val="125"/>
              <w:adjustRightInd w:val="0"/>
              <w:snapToGrid w:val="0"/>
              <w:rPr>
                <w:rFonts w:ascii="Times New Roman" w:hAnsi="Times New Roman"/>
                <w:sz w:val="18"/>
              </w:rPr>
            </w:pPr>
          </w:p>
        </w:tc>
      </w:tr>
      <w:tr w14:paraId="022C8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0FEAD222">
            <w:pPr>
              <w:pStyle w:val="125"/>
              <w:adjustRightInd w:val="0"/>
              <w:snapToGrid w:val="0"/>
              <w:rPr>
                <w:rFonts w:ascii="Times New Roman" w:hAnsi="Times New Roman"/>
                <w:sz w:val="18"/>
              </w:rPr>
            </w:pPr>
            <w:r>
              <w:rPr>
                <w:rFonts w:hint="eastAsia" w:ascii="Times New Roman" w:hAnsi="Times New Roman"/>
                <w:sz w:val="18"/>
              </w:rPr>
              <w:t>分包序号</w:t>
            </w:r>
          </w:p>
        </w:tc>
        <w:tc>
          <w:tcPr>
            <w:tcW w:w="1843" w:type="dxa"/>
            <w:vAlign w:val="center"/>
          </w:tcPr>
          <w:p w14:paraId="17B18F2E">
            <w:pPr>
              <w:pStyle w:val="125"/>
              <w:adjustRightInd w:val="0"/>
              <w:snapToGrid w:val="0"/>
              <w:rPr>
                <w:rFonts w:ascii="Times New Roman" w:hAnsi="Times New Roman"/>
                <w:sz w:val="18"/>
              </w:rPr>
            </w:pPr>
            <w:r>
              <w:rPr>
                <w:rFonts w:ascii="Times New Roman" w:hAnsi="Times New Roman"/>
                <w:sz w:val="18"/>
              </w:rPr>
              <w:t>21</w:t>
            </w:r>
          </w:p>
        </w:tc>
        <w:tc>
          <w:tcPr>
            <w:tcW w:w="1843" w:type="dxa"/>
            <w:vAlign w:val="center"/>
          </w:tcPr>
          <w:p w14:paraId="2478D461">
            <w:pPr>
              <w:pStyle w:val="125"/>
              <w:adjustRightInd w:val="0"/>
              <w:snapToGrid w:val="0"/>
              <w:rPr>
                <w:rFonts w:ascii="Times New Roman" w:hAnsi="Times New Roman"/>
                <w:sz w:val="18"/>
              </w:rPr>
            </w:pPr>
            <w:r>
              <w:rPr>
                <w:rFonts w:ascii="Times New Roman" w:hAnsi="Times New Roman"/>
                <w:sz w:val="18"/>
              </w:rPr>
              <w:t>1</w:t>
            </w:r>
          </w:p>
        </w:tc>
      </w:tr>
      <w:tr w14:paraId="5A627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44F0C2FE">
            <w:pPr>
              <w:pStyle w:val="125"/>
              <w:adjustRightInd w:val="0"/>
              <w:snapToGrid w:val="0"/>
              <w:rPr>
                <w:rFonts w:ascii="Times New Roman" w:hAnsi="Times New Roman"/>
                <w:sz w:val="18"/>
              </w:rPr>
            </w:pPr>
            <w:r>
              <w:rPr>
                <w:rFonts w:hint="eastAsia" w:ascii="Times New Roman" w:hAnsi="Times New Roman"/>
                <w:sz w:val="18"/>
              </w:rPr>
              <w:t>总分包数</w:t>
            </w:r>
          </w:p>
        </w:tc>
        <w:tc>
          <w:tcPr>
            <w:tcW w:w="1843" w:type="dxa"/>
            <w:vAlign w:val="center"/>
          </w:tcPr>
          <w:p w14:paraId="42745236">
            <w:pPr>
              <w:pStyle w:val="125"/>
              <w:adjustRightInd w:val="0"/>
              <w:snapToGrid w:val="0"/>
              <w:rPr>
                <w:rFonts w:ascii="Times New Roman" w:hAnsi="Times New Roman"/>
                <w:sz w:val="18"/>
              </w:rPr>
            </w:pPr>
            <w:r>
              <w:rPr>
                <w:rFonts w:ascii="Times New Roman" w:hAnsi="Times New Roman"/>
                <w:sz w:val="18"/>
              </w:rPr>
              <w:t>22</w:t>
            </w:r>
          </w:p>
        </w:tc>
        <w:tc>
          <w:tcPr>
            <w:tcW w:w="1843" w:type="dxa"/>
            <w:vAlign w:val="center"/>
          </w:tcPr>
          <w:p w14:paraId="27F93D2B">
            <w:pPr>
              <w:pStyle w:val="125"/>
              <w:adjustRightInd w:val="0"/>
              <w:snapToGrid w:val="0"/>
              <w:rPr>
                <w:rFonts w:ascii="Times New Roman" w:hAnsi="Times New Roman"/>
                <w:sz w:val="18"/>
              </w:rPr>
            </w:pPr>
            <w:r>
              <w:rPr>
                <w:rFonts w:ascii="Times New Roman" w:hAnsi="Times New Roman"/>
                <w:sz w:val="18"/>
              </w:rPr>
              <w:t>1</w:t>
            </w:r>
          </w:p>
        </w:tc>
      </w:tr>
      <w:tr w14:paraId="4917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3144F1F8">
            <w:pPr>
              <w:pStyle w:val="125"/>
              <w:adjustRightInd w:val="0"/>
              <w:snapToGrid w:val="0"/>
              <w:rPr>
                <w:rFonts w:ascii="Times New Roman" w:hAnsi="Times New Roman"/>
                <w:sz w:val="18"/>
              </w:rPr>
            </w:pPr>
            <w:r>
              <w:rPr>
                <w:rFonts w:hint="eastAsia" w:ascii="Times New Roman" w:hAnsi="Times New Roman"/>
                <w:sz w:val="18"/>
              </w:rPr>
              <w:t>最后一个分包标识</w:t>
            </w:r>
          </w:p>
        </w:tc>
        <w:tc>
          <w:tcPr>
            <w:tcW w:w="1843" w:type="dxa"/>
            <w:vAlign w:val="center"/>
          </w:tcPr>
          <w:p w14:paraId="03B1D7B9">
            <w:pPr>
              <w:pStyle w:val="125"/>
              <w:adjustRightInd w:val="0"/>
              <w:snapToGrid w:val="0"/>
              <w:rPr>
                <w:rFonts w:ascii="Times New Roman" w:hAnsi="Times New Roman"/>
                <w:sz w:val="18"/>
              </w:rPr>
            </w:pPr>
            <w:r>
              <w:rPr>
                <w:rFonts w:ascii="Times New Roman" w:hAnsi="Times New Roman"/>
                <w:sz w:val="18"/>
              </w:rPr>
              <w:t>23</w:t>
            </w:r>
          </w:p>
        </w:tc>
        <w:tc>
          <w:tcPr>
            <w:tcW w:w="1843" w:type="dxa"/>
            <w:vAlign w:val="center"/>
          </w:tcPr>
          <w:p w14:paraId="7BB2E35E">
            <w:pPr>
              <w:pStyle w:val="125"/>
              <w:adjustRightInd w:val="0"/>
              <w:snapToGrid w:val="0"/>
              <w:rPr>
                <w:rFonts w:ascii="Times New Roman" w:hAnsi="Times New Roman"/>
                <w:sz w:val="18"/>
              </w:rPr>
            </w:pPr>
            <w:r>
              <w:rPr>
                <w:rFonts w:ascii="Times New Roman" w:hAnsi="Times New Roman"/>
                <w:sz w:val="18"/>
              </w:rPr>
              <w:t>1</w:t>
            </w:r>
          </w:p>
        </w:tc>
      </w:tr>
      <w:tr w14:paraId="1CF7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5C3C8F45">
            <w:pPr>
              <w:pStyle w:val="125"/>
              <w:adjustRightInd w:val="0"/>
              <w:snapToGrid w:val="0"/>
              <w:rPr>
                <w:rFonts w:ascii="Times New Roman" w:hAnsi="Times New Roman"/>
                <w:sz w:val="18"/>
              </w:rPr>
            </w:pPr>
            <w:r>
              <w:rPr>
                <w:rFonts w:hint="eastAsia" w:ascii="Times New Roman" w:hAnsi="Times New Roman"/>
                <w:sz w:val="18"/>
              </w:rPr>
              <w:t>站点关联随机数</w:t>
            </w:r>
          </w:p>
        </w:tc>
        <w:tc>
          <w:tcPr>
            <w:tcW w:w="1843" w:type="dxa"/>
            <w:vAlign w:val="center"/>
          </w:tcPr>
          <w:p w14:paraId="6ADBA4E5">
            <w:pPr>
              <w:pStyle w:val="125"/>
              <w:adjustRightInd w:val="0"/>
              <w:snapToGrid w:val="0"/>
              <w:rPr>
                <w:rFonts w:ascii="Times New Roman" w:hAnsi="Times New Roman"/>
                <w:sz w:val="18"/>
              </w:rPr>
            </w:pPr>
            <w:r>
              <w:rPr>
                <w:rFonts w:ascii="Times New Roman" w:hAnsi="Times New Roman"/>
                <w:sz w:val="18"/>
              </w:rPr>
              <w:t>24-27</w:t>
            </w:r>
          </w:p>
        </w:tc>
        <w:tc>
          <w:tcPr>
            <w:tcW w:w="1843" w:type="dxa"/>
            <w:vAlign w:val="center"/>
          </w:tcPr>
          <w:p w14:paraId="24A4E1B4">
            <w:pPr>
              <w:pStyle w:val="125"/>
              <w:adjustRightInd w:val="0"/>
              <w:snapToGrid w:val="0"/>
              <w:rPr>
                <w:rFonts w:ascii="Times New Roman" w:hAnsi="Times New Roman"/>
                <w:sz w:val="18"/>
              </w:rPr>
            </w:pPr>
            <w:r>
              <w:rPr>
                <w:rFonts w:ascii="Times New Roman" w:hAnsi="Times New Roman"/>
                <w:sz w:val="18"/>
              </w:rPr>
              <w:t>4</w:t>
            </w:r>
          </w:p>
        </w:tc>
      </w:tr>
      <w:tr w14:paraId="3A6F7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7AD25182">
            <w:pPr>
              <w:pStyle w:val="125"/>
              <w:adjustRightInd w:val="0"/>
              <w:snapToGrid w:val="0"/>
              <w:rPr>
                <w:rFonts w:ascii="Times New Roman" w:hAnsi="Times New Roman"/>
                <w:sz w:val="18"/>
              </w:rPr>
            </w:pPr>
            <w:r>
              <w:rPr>
                <w:rFonts w:hint="eastAsia" w:ascii="Times New Roman" w:hAnsi="Times New Roman"/>
                <w:sz w:val="18"/>
              </w:rPr>
              <w:t>保留</w:t>
            </w:r>
          </w:p>
        </w:tc>
        <w:tc>
          <w:tcPr>
            <w:tcW w:w="1843" w:type="dxa"/>
            <w:vAlign w:val="center"/>
          </w:tcPr>
          <w:p w14:paraId="4C9B399B">
            <w:pPr>
              <w:pStyle w:val="125"/>
              <w:adjustRightInd w:val="0"/>
              <w:snapToGrid w:val="0"/>
              <w:rPr>
                <w:rFonts w:ascii="Times New Roman" w:hAnsi="Times New Roman"/>
                <w:sz w:val="18"/>
              </w:rPr>
            </w:pPr>
            <w:r>
              <w:rPr>
                <w:rFonts w:ascii="Times New Roman" w:hAnsi="Times New Roman"/>
                <w:sz w:val="18"/>
              </w:rPr>
              <w:t>28-44</w:t>
            </w:r>
          </w:p>
        </w:tc>
        <w:tc>
          <w:tcPr>
            <w:tcW w:w="1843" w:type="dxa"/>
            <w:vAlign w:val="center"/>
          </w:tcPr>
          <w:p w14:paraId="6BC025FB">
            <w:pPr>
              <w:pStyle w:val="125"/>
              <w:adjustRightInd w:val="0"/>
              <w:snapToGrid w:val="0"/>
              <w:rPr>
                <w:rFonts w:ascii="Times New Roman" w:hAnsi="Times New Roman"/>
                <w:sz w:val="18"/>
              </w:rPr>
            </w:pPr>
            <w:r>
              <w:rPr>
                <w:rFonts w:ascii="Times New Roman" w:hAnsi="Times New Roman"/>
                <w:sz w:val="18"/>
              </w:rPr>
              <w:t>17</w:t>
            </w:r>
          </w:p>
        </w:tc>
      </w:tr>
      <w:tr w14:paraId="2414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08ECEB98">
            <w:pPr>
              <w:pStyle w:val="125"/>
              <w:adjustRightInd w:val="0"/>
              <w:snapToGrid w:val="0"/>
              <w:rPr>
                <w:rFonts w:ascii="Times New Roman" w:hAnsi="Times New Roman"/>
                <w:sz w:val="18"/>
              </w:rPr>
            </w:pPr>
            <w:r>
              <w:rPr>
                <w:rFonts w:hint="eastAsia" w:ascii="Times New Roman" w:hAnsi="Times New Roman"/>
                <w:sz w:val="18"/>
              </w:rPr>
              <w:t>组网序列号</w:t>
            </w:r>
          </w:p>
        </w:tc>
        <w:tc>
          <w:tcPr>
            <w:tcW w:w="1843" w:type="dxa"/>
            <w:vAlign w:val="center"/>
          </w:tcPr>
          <w:p w14:paraId="1C1D89D2">
            <w:pPr>
              <w:pStyle w:val="125"/>
              <w:adjustRightInd w:val="0"/>
              <w:snapToGrid w:val="0"/>
              <w:rPr>
                <w:rFonts w:ascii="Times New Roman" w:hAnsi="Times New Roman"/>
                <w:sz w:val="18"/>
              </w:rPr>
            </w:pPr>
            <w:r>
              <w:rPr>
                <w:rFonts w:ascii="Times New Roman" w:hAnsi="Times New Roman"/>
                <w:sz w:val="18"/>
              </w:rPr>
              <w:t>45</w:t>
            </w:r>
          </w:p>
        </w:tc>
        <w:tc>
          <w:tcPr>
            <w:tcW w:w="1843" w:type="dxa"/>
            <w:vAlign w:val="center"/>
          </w:tcPr>
          <w:p w14:paraId="7E583A97">
            <w:pPr>
              <w:pStyle w:val="125"/>
              <w:adjustRightInd w:val="0"/>
              <w:snapToGrid w:val="0"/>
              <w:rPr>
                <w:rFonts w:ascii="Times New Roman" w:hAnsi="Times New Roman"/>
                <w:sz w:val="18"/>
              </w:rPr>
            </w:pPr>
            <w:r>
              <w:rPr>
                <w:rFonts w:ascii="Times New Roman" w:hAnsi="Times New Roman"/>
                <w:sz w:val="18"/>
              </w:rPr>
              <w:t>1</w:t>
            </w:r>
          </w:p>
        </w:tc>
      </w:tr>
      <w:tr w14:paraId="0B3D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Merge w:val="restart"/>
            <w:vAlign w:val="center"/>
          </w:tcPr>
          <w:p w14:paraId="5806880F">
            <w:pPr>
              <w:pStyle w:val="125"/>
              <w:adjustRightInd w:val="0"/>
              <w:snapToGrid w:val="0"/>
              <w:rPr>
                <w:rFonts w:ascii="Times New Roman" w:hAnsi="Times New Roman"/>
                <w:sz w:val="18"/>
              </w:rPr>
            </w:pPr>
            <w:r>
              <w:rPr>
                <w:rFonts w:hint="eastAsia" w:ascii="Times New Roman" w:hAnsi="Times New Roman"/>
                <w:sz w:val="18"/>
              </w:rPr>
              <w:t>保留</w:t>
            </w:r>
          </w:p>
        </w:tc>
        <w:tc>
          <w:tcPr>
            <w:tcW w:w="1843" w:type="dxa"/>
            <w:vAlign w:val="center"/>
          </w:tcPr>
          <w:p w14:paraId="5189106E">
            <w:pPr>
              <w:pStyle w:val="125"/>
              <w:adjustRightInd w:val="0"/>
              <w:snapToGrid w:val="0"/>
              <w:rPr>
                <w:rFonts w:ascii="Times New Roman" w:hAnsi="Times New Roman"/>
                <w:sz w:val="18"/>
              </w:rPr>
            </w:pPr>
            <w:r>
              <w:rPr>
                <w:rFonts w:ascii="Times New Roman" w:hAnsi="Times New Roman"/>
                <w:sz w:val="18"/>
              </w:rPr>
              <w:t>46</w:t>
            </w:r>
          </w:p>
        </w:tc>
        <w:tc>
          <w:tcPr>
            <w:tcW w:w="1843" w:type="dxa"/>
            <w:vMerge w:val="restart"/>
            <w:vAlign w:val="center"/>
          </w:tcPr>
          <w:p w14:paraId="1DE1E13F">
            <w:pPr>
              <w:pStyle w:val="125"/>
              <w:adjustRightInd w:val="0"/>
              <w:snapToGrid w:val="0"/>
              <w:rPr>
                <w:rFonts w:ascii="Times New Roman" w:hAnsi="Times New Roman"/>
                <w:sz w:val="18"/>
              </w:rPr>
            </w:pPr>
            <w:r>
              <w:rPr>
                <w:rFonts w:ascii="Times New Roman" w:hAnsi="Times New Roman"/>
                <w:sz w:val="18"/>
              </w:rPr>
              <w:t>2</w:t>
            </w:r>
          </w:p>
        </w:tc>
      </w:tr>
      <w:tr w14:paraId="1EB0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Merge w:val="continue"/>
            <w:vAlign w:val="center"/>
          </w:tcPr>
          <w:p w14:paraId="10787E5B">
            <w:pPr>
              <w:pStyle w:val="125"/>
              <w:adjustRightInd w:val="0"/>
              <w:snapToGrid w:val="0"/>
              <w:rPr>
                <w:rFonts w:ascii="Times New Roman" w:hAnsi="Times New Roman"/>
                <w:sz w:val="18"/>
              </w:rPr>
            </w:pPr>
          </w:p>
        </w:tc>
        <w:tc>
          <w:tcPr>
            <w:tcW w:w="1843" w:type="dxa"/>
            <w:vAlign w:val="center"/>
          </w:tcPr>
          <w:p w14:paraId="4ADFF695">
            <w:pPr>
              <w:pStyle w:val="125"/>
              <w:adjustRightInd w:val="0"/>
              <w:snapToGrid w:val="0"/>
              <w:rPr>
                <w:rFonts w:ascii="Times New Roman" w:hAnsi="Times New Roman"/>
                <w:sz w:val="18"/>
              </w:rPr>
            </w:pPr>
            <w:r>
              <w:rPr>
                <w:rFonts w:ascii="Times New Roman" w:hAnsi="Times New Roman"/>
                <w:sz w:val="18"/>
              </w:rPr>
              <w:t>47</w:t>
            </w:r>
          </w:p>
        </w:tc>
        <w:tc>
          <w:tcPr>
            <w:tcW w:w="1843" w:type="dxa"/>
            <w:vMerge w:val="continue"/>
            <w:vAlign w:val="center"/>
          </w:tcPr>
          <w:p w14:paraId="26E6394F">
            <w:pPr>
              <w:pStyle w:val="125"/>
              <w:adjustRightInd w:val="0"/>
              <w:snapToGrid w:val="0"/>
              <w:rPr>
                <w:rFonts w:ascii="Times New Roman" w:hAnsi="Times New Roman"/>
                <w:sz w:val="18"/>
              </w:rPr>
            </w:pPr>
          </w:p>
        </w:tc>
      </w:tr>
      <w:tr w14:paraId="6B4C0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79E94059">
            <w:pPr>
              <w:pStyle w:val="125"/>
              <w:adjustRightInd w:val="0"/>
              <w:snapToGrid w:val="0"/>
              <w:rPr>
                <w:rFonts w:ascii="Times New Roman" w:hAnsi="Times New Roman"/>
                <w:sz w:val="18"/>
              </w:rPr>
            </w:pPr>
            <w:r>
              <w:rPr>
                <w:rFonts w:hint="eastAsia" w:ascii="Times New Roman" w:hAnsi="Times New Roman"/>
                <w:sz w:val="18"/>
              </w:rPr>
              <w:t>重新关联时间</w:t>
            </w:r>
          </w:p>
        </w:tc>
        <w:tc>
          <w:tcPr>
            <w:tcW w:w="1843" w:type="dxa"/>
            <w:vAlign w:val="center"/>
          </w:tcPr>
          <w:p w14:paraId="4596FB8E">
            <w:pPr>
              <w:pStyle w:val="125"/>
              <w:adjustRightInd w:val="0"/>
              <w:snapToGrid w:val="0"/>
              <w:rPr>
                <w:rFonts w:ascii="Times New Roman" w:hAnsi="Times New Roman"/>
                <w:sz w:val="18"/>
              </w:rPr>
            </w:pPr>
            <w:r>
              <w:rPr>
                <w:rFonts w:ascii="Times New Roman" w:hAnsi="Times New Roman"/>
                <w:sz w:val="18"/>
              </w:rPr>
              <w:t>48-51</w:t>
            </w:r>
          </w:p>
        </w:tc>
        <w:tc>
          <w:tcPr>
            <w:tcW w:w="1843" w:type="dxa"/>
            <w:vAlign w:val="center"/>
          </w:tcPr>
          <w:p w14:paraId="2FCBF173">
            <w:pPr>
              <w:pStyle w:val="125"/>
              <w:adjustRightInd w:val="0"/>
              <w:snapToGrid w:val="0"/>
              <w:rPr>
                <w:rFonts w:ascii="Times New Roman" w:hAnsi="Times New Roman"/>
                <w:sz w:val="18"/>
              </w:rPr>
            </w:pPr>
            <w:r>
              <w:rPr>
                <w:rFonts w:ascii="Times New Roman" w:hAnsi="Times New Roman"/>
                <w:sz w:val="18"/>
              </w:rPr>
              <w:t>4</w:t>
            </w:r>
          </w:p>
        </w:tc>
      </w:tr>
      <w:tr w14:paraId="70C9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61F9E8F4">
            <w:pPr>
              <w:pStyle w:val="125"/>
              <w:adjustRightInd w:val="0"/>
              <w:snapToGrid w:val="0"/>
              <w:rPr>
                <w:rFonts w:ascii="Times New Roman" w:hAnsi="Times New Roman"/>
                <w:sz w:val="18"/>
              </w:rPr>
            </w:pPr>
            <w:r>
              <w:rPr>
                <w:rFonts w:hint="eastAsia" w:ascii="Times New Roman" w:hAnsi="Times New Roman"/>
                <w:sz w:val="18"/>
              </w:rPr>
              <w:t>端到端序列号</w:t>
            </w:r>
          </w:p>
        </w:tc>
        <w:tc>
          <w:tcPr>
            <w:tcW w:w="1843" w:type="dxa"/>
            <w:vAlign w:val="center"/>
          </w:tcPr>
          <w:p w14:paraId="0E871AB9">
            <w:pPr>
              <w:pStyle w:val="125"/>
              <w:adjustRightInd w:val="0"/>
              <w:snapToGrid w:val="0"/>
              <w:rPr>
                <w:rFonts w:ascii="Times New Roman" w:hAnsi="Times New Roman"/>
                <w:sz w:val="18"/>
              </w:rPr>
            </w:pPr>
            <w:r>
              <w:rPr>
                <w:rFonts w:ascii="Times New Roman" w:hAnsi="Times New Roman"/>
                <w:sz w:val="18"/>
              </w:rPr>
              <w:t>52-55</w:t>
            </w:r>
          </w:p>
        </w:tc>
        <w:tc>
          <w:tcPr>
            <w:tcW w:w="1843" w:type="dxa"/>
            <w:vAlign w:val="center"/>
          </w:tcPr>
          <w:p w14:paraId="6FBF1E3D">
            <w:pPr>
              <w:pStyle w:val="125"/>
              <w:adjustRightInd w:val="0"/>
              <w:snapToGrid w:val="0"/>
              <w:rPr>
                <w:rFonts w:ascii="Times New Roman" w:hAnsi="Times New Roman"/>
                <w:sz w:val="18"/>
              </w:rPr>
            </w:pPr>
            <w:r>
              <w:rPr>
                <w:rFonts w:ascii="Times New Roman" w:hAnsi="Times New Roman"/>
                <w:sz w:val="18"/>
              </w:rPr>
              <w:t>4</w:t>
            </w:r>
          </w:p>
        </w:tc>
      </w:tr>
      <w:tr w14:paraId="4771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569E08E6">
            <w:pPr>
              <w:pStyle w:val="125"/>
              <w:adjustRightInd w:val="0"/>
              <w:snapToGrid w:val="0"/>
              <w:rPr>
                <w:rFonts w:ascii="Times New Roman" w:hAnsi="Times New Roman"/>
                <w:sz w:val="18"/>
              </w:rPr>
            </w:pPr>
            <w:r>
              <w:rPr>
                <w:rFonts w:hint="eastAsia" w:ascii="Times New Roman" w:hAnsi="Times New Roman"/>
                <w:sz w:val="18"/>
              </w:rPr>
              <w:t>保留</w:t>
            </w:r>
          </w:p>
        </w:tc>
        <w:tc>
          <w:tcPr>
            <w:tcW w:w="1843" w:type="dxa"/>
            <w:vAlign w:val="center"/>
          </w:tcPr>
          <w:p w14:paraId="0E59A720">
            <w:pPr>
              <w:pStyle w:val="125"/>
              <w:adjustRightInd w:val="0"/>
              <w:snapToGrid w:val="0"/>
              <w:rPr>
                <w:rFonts w:ascii="Times New Roman" w:hAnsi="Times New Roman"/>
                <w:sz w:val="18"/>
              </w:rPr>
            </w:pPr>
            <w:r>
              <w:rPr>
                <w:rFonts w:ascii="Times New Roman" w:hAnsi="Times New Roman"/>
                <w:sz w:val="18"/>
              </w:rPr>
              <w:t>56-63</w:t>
            </w:r>
          </w:p>
        </w:tc>
        <w:tc>
          <w:tcPr>
            <w:tcW w:w="1843" w:type="dxa"/>
            <w:vAlign w:val="center"/>
          </w:tcPr>
          <w:p w14:paraId="6942D2DD">
            <w:pPr>
              <w:pStyle w:val="125"/>
              <w:adjustRightInd w:val="0"/>
              <w:snapToGrid w:val="0"/>
              <w:rPr>
                <w:rFonts w:ascii="Times New Roman" w:hAnsi="Times New Roman"/>
                <w:sz w:val="18"/>
              </w:rPr>
            </w:pPr>
            <w:r>
              <w:rPr>
                <w:rFonts w:ascii="Times New Roman" w:hAnsi="Times New Roman"/>
                <w:sz w:val="18"/>
              </w:rPr>
              <w:t>8</w:t>
            </w:r>
          </w:p>
        </w:tc>
      </w:tr>
      <w:tr w14:paraId="7141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8" w:type="dxa"/>
            <w:vAlign w:val="center"/>
          </w:tcPr>
          <w:p w14:paraId="2D1617F1">
            <w:pPr>
              <w:pStyle w:val="125"/>
              <w:adjustRightInd w:val="0"/>
              <w:snapToGrid w:val="0"/>
              <w:rPr>
                <w:rFonts w:ascii="Times New Roman" w:hAnsi="Times New Roman"/>
                <w:sz w:val="18"/>
              </w:rPr>
            </w:pPr>
            <w:r>
              <w:rPr>
                <w:rFonts w:hint="eastAsia" w:ascii="Times New Roman" w:hAnsi="Times New Roman"/>
                <w:sz w:val="18"/>
              </w:rPr>
              <w:t>路由表信息</w:t>
            </w:r>
          </w:p>
        </w:tc>
        <w:tc>
          <w:tcPr>
            <w:tcW w:w="1843" w:type="dxa"/>
            <w:vAlign w:val="center"/>
          </w:tcPr>
          <w:p w14:paraId="00A72163">
            <w:pPr>
              <w:pStyle w:val="125"/>
              <w:adjustRightInd w:val="0"/>
              <w:snapToGrid w:val="0"/>
              <w:rPr>
                <w:rFonts w:ascii="Times New Roman" w:hAnsi="Times New Roman"/>
                <w:sz w:val="18"/>
              </w:rPr>
            </w:pPr>
            <w:r>
              <w:rPr>
                <w:rFonts w:hint="eastAsia" w:ascii="Times New Roman" w:hAnsi="Times New Roman"/>
                <w:sz w:val="18"/>
              </w:rPr>
              <w:t>可变</w:t>
            </w:r>
          </w:p>
        </w:tc>
        <w:tc>
          <w:tcPr>
            <w:tcW w:w="1843" w:type="dxa"/>
            <w:vAlign w:val="center"/>
          </w:tcPr>
          <w:p w14:paraId="6DDCF05D">
            <w:pPr>
              <w:pStyle w:val="125"/>
              <w:adjustRightInd w:val="0"/>
              <w:snapToGrid w:val="0"/>
              <w:rPr>
                <w:rFonts w:ascii="Times New Roman" w:hAnsi="Times New Roman"/>
                <w:sz w:val="18"/>
              </w:rPr>
            </w:pPr>
            <w:r>
              <w:rPr>
                <w:rFonts w:hint="eastAsia" w:ascii="Times New Roman" w:hAnsi="Times New Roman"/>
                <w:sz w:val="18"/>
              </w:rPr>
              <w:t>可变长</w:t>
            </w:r>
          </w:p>
        </w:tc>
      </w:tr>
    </w:tbl>
    <w:p w14:paraId="1D34980A">
      <w:pPr>
        <w:pStyle w:val="50"/>
      </w:pPr>
      <w:r>
        <w:t>关联指示报文的MAC帧的目的TEI</w:t>
      </w:r>
      <w:del w:id="114" w:author="gddw" w:date="2026-02-09T10:24:13Z">
        <w:r>
          <w:rPr/>
          <w:delText>必须</w:delText>
        </w:r>
      </w:del>
      <w:ins w:id="115" w:author="gddw" w:date="2026-02-09T10:24:13Z">
        <w:r>
          <w:rPr>
            <w:rFonts w:hint="eastAsia"/>
            <w:lang w:eastAsia="zh-CN"/>
          </w:rPr>
          <w:t>应</w:t>
        </w:r>
      </w:ins>
      <w:r>
        <w:t>填写目的站点的TEI。未入网STA</w:t>
      </w:r>
      <w:r>
        <w:rPr>
          <w:rFonts w:hint="eastAsia"/>
        </w:rPr>
        <w:t>需处理目的MAC地址与其一致的单播关联指示报文。</w:t>
      </w:r>
    </w:p>
    <w:p w14:paraId="6F5B9B5E">
      <w:pPr>
        <w:pStyle w:val="67"/>
      </w:pPr>
      <w:bookmarkStart w:id="1519" w:name="_Toc397528850"/>
      <w:bookmarkStart w:id="1520" w:name="_Toc18320"/>
      <w:bookmarkStart w:id="1521" w:name="_Toc399228952"/>
      <w:bookmarkStart w:id="1522" w:name="_Toc397529518"/>
      <w:bookmarkStart w:id="1523" w:name="_Toc17881"/>
      <w:bookmarkStart w:id="1524" w:name="_Toc403570244"/>
      <w:bookmarkStart w:id="1525" w:name="_Toc22576"/>
      <w:bookmarkStart w:id="1526" w:name="_Toc408859839"/>
      <w:r>
        <w:t>结果</w:t>
      </w:r>
      <w:bookmarkEnd w:id="1519"/>
      <w:bookmarkEnd w:id="1520"/>
      <w:bookmarkEnd w:id="1521"/>
      <w:bookmarkEnd w:id="1522"/>
      <w:bookmarkEnd w:id="1523"/>
      <w:bookmarkEnd w:id="1524"/>
      <w:bookmarkEnd w:id="1525"/>
      <w:bookmarkEnd w:id="1526"/>
    </w:p>
    <w:p w14:paraId="26AD70CA">
      <w:pPr>
        <w:pStyle w:val="50"/>
      </w:pPr>
      <w:r>
        <w:t>关联请求的确认结果，确认结果定义如</w:t>
      </w:r>
      <w:r>
        <w:fldChar w:fldCharType="begin"/>
      </w:r>
      <w:r>
        <w:instrText xml:space="preserve"> REF _Ref56772762 \h  \* MERGEFORMAT </w:instrText>
      </w:r>
      <w:r>
        <w:fldChar w:fldCharType="separate"/>
      </w:r>
      <w:r>
        <w:t>表 100</w:t>
      </w:r>
      <w:r>
        <w:fldChar w:fldCharType="end"/>
      </w:r>
      <w:r>
        <w:t>所示。</w:t>
      </w:r>
    </w:p>
    <w:p w14:paraId="4AC70D20">
      <w:pPr>
        <w:pStyle w:val="10"/>
      </w:pPr>
      <w:bookmarkStart w:id="1527" w:name="_Ref56772762"/>
      <w:bookmarkStart w:id="1528" w:name="_Toc399259616"/>
      <w:bookmarkStart w:id="1529" w:name="_Toc405476960"/>
      <w:bookmarkStart w:id="1530" w:name="_Toc405022538"/>
      <w:bookmarkStart w:id="1531" w:name="_Toc399229420"/>
      <w:bookmarkStart w:id="1532" w:name="_Toc402984142"/>
      <w:bookmarkStart w:id="1533" w:name="_Toc402983210"/>
      <w:bookmarkStart w:id="1534" w:name="_Toc399757646"/>
      <w:bookmarkStart w:id="1535" w:name="_Toc397529874"/>
      <w:bookmarkStart w:id="1536" w:name="_Ref398998488"/>
      <w:bookmarkStart w:id="1537" w:name="_Toc408860235"/>
      <w:bookmarkStart w:id="1538" w:name="_Toc402983676"/>
      <w:bookmarkStart w:id="1539" w:name="_Toc402540128"/>
      <w:bookmarkStart w:id="1540" w:name="_Toc403570653"/>
      <w:bookmarkStart w:id="1541" w:name="_Toc397529206"/>
      <w:r>
        <w:t xml:space="preserve">表 </w:t>
      </w:r>
      <w:r>
        <w:fldChar w:fldCharType="begin"/>
      </w:r>
      <w:r>
        <w:instrText xml:space="preserve"> SEQ 表 \* ARABIC </w:instrText>
      </w:r>
      <w:r>
        <w:fldChar w:fldCharType="separate"/>
      </w:r>
      <w:r>
        <w:t>100</w:t>
      </w:r>
      <w:r>
        <w:fldChar w:fldCharType="end"/>
      </w:r>
      <w:bookmarkEnd w:id="1527"/>
      <w:r>
        <w:t xml:space="preserve"> 关联请求的确认结果</w:t>
      </w:r>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6571"/>
      </w:tblGrid>
      <w:tr w14:paraId="65AEB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664305DE">
            <w:pPr>
              <w:pStyle w:val="125"/>
              <w:rPr>
                <w:rFonts w:ascii="Times New Roman" w:hAnsi="Times New Roman"/>
                <w:sz w:val="18"/>
              </w:rPr>
            </w:pPr>
            <w:r>
              <w:rPr>
                <w:rFonts w:ascii="Times New Roman" w:hAnsi="Times New Roman"/>
                <w:sz w:val="18"/>
              </w:rPr>
              <w:t>值</w:t>
            </w:r>
          </w:p>
        </w:tc>
        <w:tc>
          <w:tcPr>
            <w:tcW w:w="6571" w:type="dxa"/>
            <w:vAlign w:val="center"/>
          </w:tcPr>
          <w:p w14:paraId="7A6A2F5D">
            <w:pPr>
              <w:pStyle w:val="125"/>
              <w:rPr>
                <w:rFonts w:ascii="Times New Roman" w:hAnsi="Times New Roman"/>
                <w:sz w:val="18"/>
              </w:rPr>
            </w:pPr>
            <w:r>
              <w:rPr>
                <w:rFonts w:ascii="Times New Roman" w:hAnsi="Times New Roman"/>
                <w:sz w:val="18"/>
              </w:rPr>
              <w:t>定义</w:t>
            </w:r>
          </w:p>
        </w:tc>
      </w:tr>
      <w:tr w14:paraId="21901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3822699A">
            <w:pPr>
              <w:pStyle w:val="125"/>
              <w:rPr>
                <w:rFonts w:ascii="Times New Roman" w:hAnsi="Times New Roman"/>
                <w:sz w:val="18"/>
              </w:rPr>
            </w:pPr>
            <w:r>
              <w:rPr>
                <w:rFonts w:ascii="Times New Roman" w:hAnsi="Times New Roman"/>
                <w:sz w:val="18"/>
              </w:rPr>
              <w:t>0x00</w:t>
            </w:r>
          </w:p>
        </w:tc>
        <w:tc>
          <w:tcPr>
            <w:tcW w:w="6571" w:type="dxa"/>
            <w:vAlign w:val="center"/>
          </w:tcPr>
          <w:p w14:paraId="4149B7FA">
            <w:pPr>
              <w:pStyle w:val="125"/>
              <w:rPr>
                <w:rFonts w:ascii="Times New Roman" w:hAnsi="Times New Roman"/>
                <w:sz w:val="18"/>
              </w:rPr>
            </w:pPr>
            <w:r>
              <w:rPr>
                <w:rFonts w:ascii="Times New Roman" w:hAnsi="Times New Roman"/>
                <w:sz w:val="18"/>
              </w:rPr>
              <w:t>表示关联请求成功</w:t>
            </w:r>
          </w:p>
        </w:tc>
      </w:tr>
      <w:tr w14:paraId="39B16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3A9E99EC">
            <w:pPr>
              <w:pStyle w:val="125"/>
              <w:rPr>
                <w:rFonts w:ascii="Times New Roman" w:hAnsi="Times New Roman"/>
                <w:sz w:val="18"/>
              </w:rPr>
            </w:pPr>
            <w:r>
              <w:rPr>
                <w:rFonts w:ascii="Times New Roman" w:hAnsi="Times New Roman"/>
                <w:sz w:val="18"/>
              </w:rPr>
              <w:t>0x01</w:t>
            </w:r>
          </w:p>
        </w:tc>
        <w:tc>
          <w:tcPr>
            <w:tcW w:w="6571" w:type="dxa"/>
            <w:vAlign w:val="center"/>
          </w:tcPr>
          <w:p w14:paraId="4B1789F9">
            <w:pPr>
              <w:pStyle w:val="125"/>
              <w:rPr>
                <w:rFonts w:ascii="Times New Roman" w:hAnsi="Times New Roman"/>
                <w:sz w:val="18"/>
              </w:rPr>
            </w:pPr>
            <w:r>
              <w:rPr>
                <w:rFonts w:ascii="Times New Roman" w:hAnsi="Times New Roman"/>
                <w:sz w:val="18"/>
              </w:rPr>
              <w:t>表示该站点不在白名单中</w:t>
            </w:r>
          </w:p>
        </w:tc>
      </w:tr>
      <w:tr w14:paraId="16D6C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371A24CB">
            <w:pPr>
              <w:pStyle w:val="125"/>
              <w:rPr>
                <w:rFonts w:ascii="Times New Roman" w:hAnsi="Times New Roman"/>
                <w:sz w:val="18"/>
              </w:rPr>
            </w:pPr>
            <w:r>
              <w:rPr>
                <w:rFonts w:ascii="Times New Roman" w:hAnsi="Times New Roman"/>
                <w:sz w:val="18"/>
              </w:rPr>
              <w:t>0x02</w:t>
            </w:r>
          </w:p>
        </w:tc>
        <w:tc>
          <w:tcPr>
            <w:tcW w:w="6571" w:type="dxa"/>
            <w:vAlign w:val="center"/>
          </w:tcPr>
          <w:p w14:paraId="3F609639">
            <w:pPr>
              <w:pStyle w:val="125"/>
              <w:rPr>
                <w:rFonts w:ascii="Times New Roman" w:hAnsi="Times New Roman"/>
                <w:sz w:val="18"/>
              </w:rPr>
            </w:pPr>
            <w:r>
              <w:rPr>
                <w:rFonts w:ascii="Times New Roman" w:hAnsi="Times New Roman"/>
                <w:sz w:val="18"/>
              </w:rPr>
              <w:t>保留</w:t>
            </w:r>
          </w:p>
        </w:tc>
      </w:tr>
      <w:tr w14:paraId="7437F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4E0C9D86">
            <w:pPr>
              <w:pStyle w:val="125"/>
              <w:rPr>
                <w:rFonts w:ascii="Times New Roman" w:hAnsi="Times New Roman"/>
                <w:sz w:val="18"/>
              </w:rPr>
            </w:pPr>
            <w:r>
              <w:rPr>
                <w:rFonts w:ascii="Times New Roman" w:hAnsi="Times New Roman"/>
                <w:sz w:val="18"/>
              </w:rPr>
              <w:t>0x03</w:t>
            </w:r>
          </w:p>
        </w:tc>
        <w:tc>
          <w:tcPr>
            <w:tcW w:w="6571" w:type="dxa"/>
            <w:vAlign w:val="center"/>
          </w:tcPr>
          <w:p w14:paraId="4C4457D1">
            <w:pPr>
              <w:pStyle w:val="125"/>
              <w:rPr>
                <w:rFonts w:ascii="Times New Roman" w:hAnsi="Times New Roman"/>
                <w:sz w:val="18"/>
              </w:rPr>
            </w:pPr>
            <w:r>
              <w:rPr>
                <w:rFonts w:ascii="Times New Roman" w:hAnsi="Times New Roman"/>
                <w:sz w:val="18"/>
              </w:rPr>
              <w:t>表示加入的站点个数超过上限</w:t>
            </w:r>
          </w:p>
        </w:tc>
      </w:tr>
      <w:tr w14:paraId="6A3F6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2311484">
            <w:pPr>
              <w:pStyle w:val="125"/>
              <w:rPr>
                <w:rFonts w:ascii="Times New Roman" w:hAnsi="Times New Roman"/>
                <w:sz w:val="18"/>
              </w:rPr>
            </w:pPr>
            <w:r>
              <w:rPr>
                <w:rFonts w:ascii="Times New Roman" w:hAnsi="Times New Roman"/>
                <w:sz w:val="18"/>
              </w:rPr>
              <w:t>0x04</w:t>
            </w:r>
          </w:p>
        </w:tc>
        <w:tc>
          <w:tcPr>
            <w:tcW w:w="6571" w:type="dxa"/>
            <w:vAlign w:val="center"/>
          </w:tcPr>
          <w:p w14:paraId="14C45AC3">
            <w:pPr>
              <w:pStyle w:val="125"/>
              <w:rPr>
                <w:rFonts w:ascii="Times New Roman" w:hAnsi="Times New Roman"/>
                <w:sz w:val="18"/>
              </w:rPr>
            </w:pPr>
            <w:r>
              <w:rPr>
                <w:rFonts w:ascii="Times New Roman" w:hAnsi="Times New Roman"/>
                <w:sz w:val="18"/>
              </w:rPr>
              <w:t>表示没有设置白名单列表</w:t>
            </w:r>
          </w:p>
        </w:tc>
      </w:tr>
      <w:tr w14:paraId="46CD7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0BBD3FB3">
            <w:pPr>
              <w:pStyle w:val="125"/>
              <w:rPr>
                <w:rFonts w:ascii="Times New Roman" w:hAnsi="Times New Roman"/>
                <w:sz w:val="18"/>
              </w:rPr>
            </w:pPr>
            <w:r>
              <w:rPr>
                <w:rFonts w:ascii="Times New Roman" w:hAnsi="Times New Roman"/>
                <w:sz w:val="18"/>
              </w:rPr>
              <w:t>0x05</w:t>
            </w:r>
          </w:p>
        </w:tc>
        <w:tc>
          <w:tcPr>
            <w:tcW w:w="6571" w:type="dxa"/>
            <w:vAlign w:val="center"/>
          </w:tcPr>
          <w:p w14:paraId="53CACB51">
            <w:pPr>
              <w:pStyle w:val="125"/>
              <w:rPr>
                <w:rFonts w:ascii="Times New Roman" w:hAnsi="Times New Roman"/>
                <w:sz w:val="18"/>
              </w:rPr>
            </w:pPr>
            <w:r>
              <w:rPr>
                <w:rFonts w:ascii="Times New Roman" w:hAnsi="Times New Roman"/>
                <w:sz w:val="18"/>
              </w:rPr>
              <w:t>表示代理站点个数超过上限</w:t>
            </w:r>
          </w:p>
        </w:tc>
      </w:tr>
      <w:tr w14:paraId="1C4DA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7665F6A">
            <w:pPr>
              <w:pStyle w:val="125"/>
              <w:rPr>
                <w:rFonts w:ascii="Times New Roman" w:hAnsi="Times New Roman"/>
                <w:sz w:val="18"/>
              </w:rPr>
            </w:pPr>
            <w:r>
              <w:rPr>
                <w:rFonts w:ascii="Times New Roman" w:hAnsi="Times New Roman"/>
                <w:sz w:val="18"/>
              </w:rPr>
              <w:t>0x06</w:t>
            </w:r>
          </w:p>
        </w:tc>
        <w:tc>
          <w:tcPr>
            <w:tcW w:w="6571" w:type="dxa"/>
            <w:vAlign w:val="center"/>
          </w:tcPr>
          <w:p w14:paraId="198E74A0">
            <w:pPr>
              <w:pStyle w:val="125"/>
              <w:rPr>
                <w:rFonts w:ascii="Times New Roman" w:hAnsi="Times New Roman"/>
                <w:sz w:val="18"/>
              </w:rPr>
            </w:pPr>
            <w:r>
              <w:rPr>
                <w:rFonts w:ascii="Times New Roman" w:hAnsi="Times New Roman"/>
                <w:sz w:val="18"/>
              </w:rPr>
              <w:t>表示子站点个数超过上限</w:t>
            </w:r>
          </w:p>
        </w:tc>
      </w:tr>
      <w:tr w14:paraId="30E47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2E00BA14">
            <w:pPr>
              <w:pStyle w:val="125"/>
              <w:rPr>
                <w:rFonts w:ascii="Times New Roman" w:hAnsi="Times New Roman"/>
                <w:sz w:val="18"/>
              </w:rPr>
            </w:pPr>
            <w:r>
              <w:rPr>
                <w:rFonts w:ascii="Times New Roman" w:hAnsi="Times New Roman"/>
                <w:sz w:val="18"/>
              </w:rPr>
              <w:t>0x07</w:t>
            </w:r>
          </w:p>
        </w:tc>
        <w:tc>
          <w:tcPr>
            <w:tcW w:w="6571" w:type="dxa"/>
            <w:vAlign w:val="center"/>
          </w:tcPr>
          <w:p w14:paraId="7F5DE668">
            <w:pPr>
              <w:pStyle w:val="125"/>
              <w:rPr>
                <w:rFonts w:ascii="Times New Roman" w:hAnsi="Times New Roman"/>
                <w:sz w:val="18"/>
              </w:rPr>
            </w:pPr>
            <w:r>
              <w:rPr>
                <w:rFonts w:ascii="Times New Roman" w:hAnsi="Times New Roman"/>
                <w:sz w:val="18"/>
              </w:rPr>
              <w:t>表示没有回复</w:t>
            </w:r>
          </w:p>
        </w:tc>
      </w:tr>
      <w:tr w14:paraId="2C3EA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6F52A18B">
            <w:pPr>
              <w:pStyle w:val="125"/>
              <w:rPr>
                <w:rFonts w:ascii="Times New Roman" w:hAnsi="Times New Roman"/>
                <w:sz w:val="18"/>
              </w:rPr>
            </w:pPr>
            <w:r>
              <w:rPr>
                <w:rFonts w:ascii="Times New Roman" w:hAnsi="Times New Roman"/>
                <w:sz w:val="18"/>
              </w:rPr>
              <w:t>0x08</w:t>
            </w:r>
          </w:p>
        </w:tc>
        <w:tc>
          <w:tcPr>
            <w:tcW w:w="6571" w:type="dxa"/>
            <w:vAlign w:val="center"/>
          </w:tcPr>
          <w:p w14:paraId="55883003">
            <w:pPr>
              <w:pStyle w:val="125"/>
              <w:rPr>
                <w:rFonts w:ascii="Times New Roman" w:hAnsi="Times New Roman"/>
                <w:sz w:val="18"/>
              </w:rPr>
            </w:pPr>
            <w:r>
              <w:rPr>
                <w:rFonts w:ascii="Times New Roman" w:hAnsi="Times New Roman"/>
                <w:sz w:val="18"/>
              </w:rPr>
              <w:t>表示重复的MAC地址</w:t>
            </w:r>
          </w:p>
        </w:tc>
      </w:tr>
      <w:tr w14:paraId="22A6B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4614EDFA">
            <w:pPr>
              <w:pStyle w:val="125"/>
              <w:rPr>
                <w:rFonts w:ascii="Times New Roman" w:hAnsi="Times New Roman"/>
                <w:sz w:val="18"/>
              </w:rPr>
            </w:pPr>
            <w:r>
              <w:rPr>
                <w:rFonts w:ascii="Times New Roman" w:hAnsi="Times New Roman"/>
                <w:sz w:val="18"/>
              </w:rPr>
              <w:t>0x09</w:t>
            </w:r>
          </w:p>
        </w:tc>
        <w:tc>
          <w:tcPr>
            <w:tcW w:w="6571" w:type="dxa"/>
            <w:vAlign w:val="center"/>
          </w:tcPr>
          <w:p w14:paraId="652CB810">
            <w:pPr>
              <w:pStyle w:val="125"/>
              <w:rPr>
                <w:rFonts w:ascii="Times New Roman" w:hAnsi="Times New Roman"/>
                <w:sz w:val="18"/>
              </w:rPr>
            </w:pPr>
            <w:r>
              <w:rPr>
                <w:rFonts w:ascii="Times New Roman" w:hAnsi="Times New Roman"/>
                <w:sz w:val="18"/>
              </w:rPr>
              <w:t>表示超过拓扑层级</w:t>
            </w:r>
          </w:p>
        </w:tc>
      </w:tr>
      <w:tr w14:paraId="0455F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4528BB48">
            <w:pPr>
              <w:pStyle w:val="125"/>
              <w:rPr>
                <w:rFonts w:ascii="Times New Roman" w:hAnsi="Times New Roman"/>
                <w:sz w:val="18"/>
              </w:rPr>
            </w:pPr>
            <w:r>
              <w:rPr>
                <w:rFonts w:ascii="Times New Roman" w:hAnsi="Times New Roman"/>
                <w:sz w:val="18"/>
              </w:rPr>
              <w:t>0x0A</w:t>
            </w:r>
          </w:p>
        </w:tc>
        <w:tc>
          <w:tcPr>
            <w:tcW w:w="6571" w:type="dxa"/>
            <w:vAlign w:val="center"/>
          </w:tcPr>
          <w:p w14:paraId="28A05538">
            <w:pPr>
              <w:pStyle w:val="125"/>
              <w:rPr>
                <w:rFonts w:ascii="Times New Roman" w:hAnsi="Times New Roman"/>
                <w:sz w:val="18"/>
              </w:rPr>
            </w:pPr>
            <w:r>
              <w:rPr>
                <w:rFonts w:ascii="Times New Roman" w:hAnsi="Times New Roman"/>
                <w:sz w:val="18"/>
              </w:rPr>
              <w:t>表示曾经入网的站点再次入网</w:t>
            </w:r>
          </w:p>
        </w:tc>
      </w:tr>
      <w:tr w14:paraId="397B8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0E278EF">
            <w:pPr>
              <w:pStyle w:val="125"/>
              <w:rPr>
                <w:rFonts w:ascii="Times New Roman" w:hAnsi="Times New Roman"/>
                <w:sz w:val="18"/>
              </w:rPr>
            </w:pPr>
            <w:r>
              <w:rPr>
                <w:rFonts w:ascii="Times New Roman" w:hAnsi="Times New Roman"/>
                <w:sz w:val="18"/>
              </w:rPr>
              <w:t>0x0B</w:t>
            </w:r>
          </w:p>
        </w:tc>
        <w:tc>
          <w:tcPr>
            <w:tcW w:w="6571" w:type="dxa"/>
            <w:vAlign w:val="center"/>
          </w:tcPr>
          <w:p w14:paraId="1C77D574">
            <w:pPr>
              <w:pStyle w:val="125"/>
              <w:rPr>
                <w:rFonts w:ascii="Times New Roman" w:hAnsi="Times New Roman"/>
                <w:sz w:val="18"/>
              </w:rPr>
            </w:pPr>
            <w:r>
              <w:rPr>
                <w:rFonts w:ascii="Times New Roman" w:hAnsi="Times New Roman"/>
                <w:sz w:val="18"/>
              </w:rPr>
              <w:t>表示新的站点试图以自己的子站点为代理来入网</w:t>
            </w:r>
          </w:p>
        </w:tc>
      </w:tr>
      <w:tr w14:paraId="0463C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23A7AB2">
            <w:pPr>
              <w:pStyle w:val="125"/>
              <w:rPr>
                <w:rFonts w:ascii="Times New Roman" w:hAnsi="Times New Roman"/>
                <w:sz w:val="18"/>
              </w:rPr>
            </w:pPr>
            <w:r>
              <w:rPr>
                <w:rFonts w:ascii="Times New Roman" w:hAnsi="Times New Roman"/>
                <w:sz w:val="18"/>
              </w:rPr>
              <w:t>0x0C</w:t>
            </w:r>
          </w:p>
        </w:tc>
        <w:tc>
          <w:tcPr>
            <w:tcW w:w="6571" w:type="dxa"/>
            <w:vAlign w:val="center"/>
          </w:tcPr>
          <w:p w14:paraId="75641791">
            <w:pPr>
              <w:pStyle w:val="125"/>
              <w:rPr>
                <w:rFonts w:ascii="Times New Roman" w:hAnsi="Times New Roman"/>
                <w:sz w:val="18"/>
              </w:rPr>
            </w:pPr>
            <w:r>
              <w:rPr>
                <w:rFonts w:ascii="Times New Roman" w:hAnsi="Times New Roman"/>
                <w:sz w:val="18"/>
              </w:rPr>
              <w:t>表示组网拓扑中存在环路</w:t>
            </w:r>
          </w:p>
        </w:tc>
      </w:tr>
      <w:tr w14:paraId="79893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1C82D33E">
            <w:pPr>
              <w:pStyle w:val="125"/>
              <w:rPr>
                <w:rFonts w:ascii="Times New Roman" w:hAnsi="Times New Roman"/>
                <w:sz w:val="18"/>
              </w:rPr>
            </w:pPr>
            <w:r>
              <w:rPr>
                <w:rFonts w:ascii="Times New Roman" w:hAnsi="Times New Roman"/>
                <w:sz w:val="18"/>
              </w:rPr>
              <w:t>0x0D</w:t>
            </w:r>
          </w:p>
        </w:tc>
        <w:tc>
          <w:tcPr>
            <w:tcW w:w="6571" w:type="dxa"/>
            <w:vAlign w:val="center"/>
          </w:tcPr>
          <w:p w14:paraId="65231770">
            <w:pPr>
              <w:pStyle w:val="125"/>
              <w:rPr>
                <w:rFonts w:ascii="Times New Roman" w:hAnsi="Times New Roman"/>
                <w:sz w:val="18"/>
              </w:rPr>
            </w:pPr>
            <w:r>
              <w:rPr>
                <w:rFonts w:ascii="Times New Roman" w:hAnsi="Times New Roman"/>
                <w:sz w:val="18"/>
              </w:rPr>
              <w:t>表示CCO端未知原因出错</w:t>
            </w:r>
          </w:p>
        </w:tc>
      </w:tr>
    </w:tbl>
    <w:p w14:paraId="3755EDEB">
      <w:pPr>
        <w:pStyle w:val="50"/>
      </w:pPr>
      <w:bookmarkStart w:id="1542" w:name="_Toc403570245"/>
      <w:bookmarkStart w:id="1543" w:name="_Toc397529519"/>
      <w:bookmarkStart w:id="1544" w:name="_Toc408859840"/>
      <w:bookmarkStart w:id="1545" w:name="_Toc399228953"/>
      <w:bookmarkStart w:id="1546" w:name="_Toc397528851"/>
    </w:p>
    <w:p w14:paraId="7195BD24">
      <w:pPr>
        <w:pStyle w:val="67"/>
      </w:pPr>
      <w:bookmarkStart w:id="1547" w:name="_Toc616"/>
      <w:bookmarkStart w:id="1548" w:name="_Toc19849"/>
      <w:bookmarkStart w:id="1549" w:name="_Toc14817"/>
      <w:r>
        <w:t>站点层级</w:t>
      </w:r>
      <w:bookmarkEnd w:id="1542"/>
      <w:bookmarkEnd w:id="1543"/>
      <w:bookmarkEnd w:id="1544"/>
      <w:bookmarkEnd w:id="1545"/>
      <w:bookmarkEnd w:id="1546"/>
      <w:bookmarkEnd w:id="1547"/>
      <w:bookmarkEnd w:id="1548"/>
      <w:bookmarkEnd w:id="1549"/>
    </w:p>
    <w:p w14:paraId="560EC816">
      <w:pPr>
        <w:pStyle w:val="50"/>
      </w:pPr>
      <w:r>
        <w:t>表示新入网站点所属的网络层级。</w:t>
      </w:r>
    </w:p>
    <w:p w14:paraId="78C78253">
      <w:pPr>
        <w:pStyle w:val="67"/>
      </w:pPr>
      <w:bookmarkStart w:id="1550" w:name="_Toc25718"/>
      <w:bookmarkStart w:id="1551" w:name="_Toc408859841"/>
      <w:bookmarkStart w:id="1552" w:name="_Toc399228954"/>
      <w:bookmarkStart w:id="1553" w:name="_Toc23524"/>
      <w:bookmarkStart w:id="1554" w:name="_Toc397528852"/>
      <w:bookmarkStart w:id="1555" w:name="_Toc24012"/>
      <w:bookmarkStart w:id="1556" w:name="_Toc403570246"/>
      <w:bookmarkStart w:id="1557" w:name="_Toc397529520"/>
      <w:r>
        <w:t>站点MAC地址</w:t>
      </w:r>
      <w:bookmarkEnd w:id="1550"/>
      <w:bookmarkEnd w:id="1551"/>
      <w:bookmarkEnd w:id="1552"/>
      <w:bookmarkEnd w:id="1553"/>
      <w:bookmarkEnd w:id="1554"/>
      <w:bookmarkEnd w:id="1555"/>
      <w:bookmarkEnd w:id="1556"/>
      <w:bookmarkEnd w:id="1557"/>
    </w:p>
    <w:p w14:paraId="6451A11F">
      <w:pPr>
        <w:pStyle w:val="50"/>
      </w:pPr>
      <w:r>
        <w:t>表示新入网站点的MAC地址。</w:t>
      </w:r>
    </w:p>
    <w:p w14:paraId="04EE8EBA">
      <w:pPr>
        <w:pStyle w:val="67"/>
      </w:pPr>
      <w:bookmarkStart w:id="1558" w:name="_Toc403570247"/>
      <w:bookmarkStart w:id="1559" w:name="_Toc397528853"/>
      <w:bookmarkStart w:id="1560" w:name="_Toc399228955"/>
      <w:bookmarkStart w:id="1561" w:name="_Toc18771"/>
      <w:bookmarkStart w:id="1562" w:name="_Toc397529521"/>
      <w:bookmarkStart w:id="1563" w:name="_Toc8298"/>
      <w:bookmarkStart w:id="1564" w:name="_Toc408859842"/>
      <w:bookmarkStart w:id="1565" w:name="_Toc19560"/>
      <w:r>
        <w:t>CCO MAC地址</w:t>
      </w:r>
      <w:bookmarkEnd w:id="1558"/>
      <w:bookmarkEnd w:id="1559"/>
      <w:bookmarkEnd w:id="1560"/>
      <w:bookmarkEnd w:id="1561"/>
      <w:bookmarkEnd w:id="1562"/>
      <w:bookmarkEnd w:id="1563"/>
      <w:bookmarkEnd w:id="1564"/>
      <w:bookmarkEnd w:id="1565"/>
    </w:p>
    <w:p w14:paraId="3BB5AB7E">
      <w:pPr>
        <w:pStyle w:val="50"/>
      </w:pPr>
      <w:r>
        <w:t>表示本网络的CCO的MAC地址。</w:t>
      </w:r>
    </w:p>
    <w:p w14:paraId="3E61D74A">
      <w:pPr>
        <w:pStyle w:val="67"/>
      </w:pPr>
      <w:bookmarkStart w:id="1566" w:name="_Toc397529522"/>
      <w:bookmarkStart w:id="1567" w:name="_Toc399228956"/>
      <w:bookmarkStart w:id="1568" w:name="_Toc397528854"/>
      <w:bookmarkStart w:id="1569" w:name="_Toc12430"/>
      <w:bookmarkStart w:id="1570" w:name="_Toc408859843"/>
      <w:bookmarkStart w:id="1571" w:name="_Toc403570248"/>
      <w:bookmarkStart w:id="1572" w:name="_Toc15470"/>
      <w:bookmarkStart w:id="1573" w:name="_Toc17571"/>
      <w:r>
        <w:t>站点TEI</w:t>
      </w:r>
      <w:bookmarkEnd w:id="1566"/>
      <w:bookmarkEnd w:id="1567"/>
      <w:bookmarkEnd w:id="1568"/>
      <w:bookmarkEnd w:id="1569"/>
      <w:bookmarkEnd w:id="1570"/>
      <w:bookmarkEnd w:id="1571"/>
      <w:bookmarkEnd w:id="1572"/>
      <w:bookmarkEnd w:id="1573"/>
    </w:p>
    <w:p w14:paraId="0C972231">
      <w:pPr>
        <w:pStyle w:val="50"/>
      </w:pPr>
      <w:r>
        <w:t>表示STA站点的设备标识，是在CCO确认该STA可以入网后，由CCO分配的TEI。</w:t>
      </w:r>
    </w:p>
    <w:p w14:paraId="272341CE">
      <w:pPr>
        <w:pStyle w:val="67"/>
      </w:pPr>
      <w:bookmarkStart w:id="1574" w:name="_Toc408859844"/>
      <w:bookmarkStart w:id="1575" w:name="_Toc19752"/>
      <w:bookmarkStart w:id="1576" w:name="_Toc31886"/>
      <w:bookmarkStart w:id="1577" w:name="_Toc403570249"/>
      <w:bookmarkStart w:id="1578" w:name="_Toc8607"/>
      <w:bookmarkStart w:id="1579" w:name="_Toc397529523"/>
      <w:bookmarkStart w:id="1580" w:name="_Toc397528855"/>
      <w:bookmarkStart w:id="1581" w:name="_Toc399228957"/>
      <w:r>
        <w:t>代理TEI</w:t>
      </w:r>
      <w:bookmarkEnd w:id="1574"/>
      <w:bookmarkEnd w:id="1575"/>
      <w:bookmarkEnd w:id="1576"/>
      <w:bookmarkEnd w:id="1577"/>
      <w:bookmarkEnd w:id="1578"/>
      <w:bookmarkEnd w:id="1579"/>
      <w:bookmarkEnd w:id="1580"/>
      <w:bookmarkEnd w:id="1581"/>
    </w:p>
    <w:p w14:paraId="5B9BDBC6">
      <w:pPr>
        <w:pStyle w:val="50"/>
      </w:pPr>
      <w:r>
        <w:t>表示代理站点的设备标识，为该新入网STA站点的代理站点的TEI。</w:t>
      </w:r>
    </w:p>
    <w:p w14:paraId="37DE4441">
      <w:pPr>
        <w:pStyle w:val="67"/>
      </w:pPr>
      <w:bookmarkStart w:id="1582" w:name="_Toc397529524"/>
      <w:bookmarkStart w:id="1583" w:name="_Toc399228958"/>
      <w:bookmarkStart w:id="1584" w:name="_Toc403570250"/>
      <w:bookmarkStart w:id="1585" w:name="_Toc14634"/>
      <w:bookmarkStart w:id="1586" w:name="_Toc397528856"/>
      <w:bookmarkStart w:id="1587" w:name="_Toc11684"/>
      <w:bookmarkStart w:id="1588" w:name="_Toc408859845"/>
      <w:bookmarkStart w:id="1589" w:name="_Toc5260"/>
      <w:r>
        <w:t>分包序号</w:t>
      </w:r>
      <w:bookmarkEnd w:id="1582"/>
      <w:bookmarkEnd w:id="1583"/>
      <w:bookmarkEnd w:id="1584"/>
      <w:bookmarkEnd w:id="1585"/>
      <w:bookmarkEnd w:id="1586"/>
      <w:bookmarkEnd w:id="1587"/>
      <w:bookmarkEnd w:id="1588"/>
      <w:bookmarkEnd w:id="1589"/>
    </w:p>
    <w:p w14:paraId="62BE264D">
      <w:pPr>
        <w:pStyle w:val="50"/>
      </w:pPr>
      <w:r>
        <w:t>表示关联指示消息的分包索引。当关联指示报文需要分割发送时，每个分割后的分包都被分配一个递增的索引值，第一个分包的索引值为1。</w:t>
      </w:r>
    </w:p>
    <w:p w14:paraId="159D484F">
      <w:pPr>
        <w:pStyle w:val="67"/>
      </w:pPr>
      <w:bookmarkStart w:id="1590" w:name="_Toc397528857"/>
      <w:bookmarkStart w:id="1591" w:name="_Toc403570251"/>
      <w:bookmarkStart w:id="1592" w:name="_Toc408859846"/>
      <w:bookmarkStart w:id="1593" w:name="_Toc27292"/>
      <w:bookmarkStart w:id="1594" w:name="_Toc397529525"/>
      <w:bookmarkStart w:id="1595" w:name="_Toc399228959"/>
      <w:bookmarkStart w:id="1596" w:name="_Toc17328"/>
      <w:bookmarkStart w:id="1597" w:name="_Toc24795"/>
      <w:r>
        <w:t>总分包数</w:t>
      </w:r>
      <w:bookmarkEnd w:id="1590"/>
      <w:bookmarkEnd w:id="1591"/>
      <w:bookmarkEnd w:id="1592"/>
      <w:bookmarkEnd w:id="1593"/>
      <w:bookmarkEnd w:id="1594"/>
      <w:bookmarkEnd w:id="1595"/>
      <w:bookmarkEnd w:id="1596"/>
      <w:bookmarkEnd w:id="1597"/>
    </w:p>
    <w:p w14:paraId="40233B2F">
      <w:pPr>
        <w:pStyle w:val="50"/>
      </w:pPr>
      <w:r>
        <w:t>表示关联指示报文的总的分包数。</w:t>
      </w:r>
    </w:p>
    <w:p w14:paraId="6ACF99B2">
      <w:pPr>
        <w:pStyle w:val="67"/>
      </w:pPr>
      <w:bookmarkStart w:id="1598" w:name="_Toc22761"/>
      <w:bookmarkStart w:id="1599" w:name="_Toc408859847"/>
      <w:bookmarkStart w:id="1600" w:name="_Toc403570252"/>
      <w:bookmarkStart w:id="1601" w:name="_Toc399228960"/>
      <w:bookmarkStart w:id="1602" w:name="_Toc8850"/>
      <w:bookmarkStart w:id="1603" w:name="_Toc23232"/>
      <w:r>
        <w:t>最后一个分包标识</w:t>
      </w:r>
      <w:bookmarkEnd w:id="1598"/>
      <w:bookmarkEnd w:id="1599"/>
      <w:bookmarkEnd w:id="1600"/>
      <w:bookmarkEnd w:id="1601"/>
      <w:bookmarkEnd w:id="1602"/>
      <w:bookmarkEnd w:id="1603"/>
    </w:p>
    <w:p w14:paraId="1B172A74">
      <w:pPr>
        <w:pStyle w:val="50"/>
      </w:pPr>
      <w:r>
        <w:t>指示当前分包报文是否为所有分包中的最后一个分包报文，定义如</w:t>
      </w:r>
      <w:r>
        <w:fldChar w:fldCharType="begin"/>
      </w:r>
      <w:r>
        <w:instrText xml:space="preserve"> REF _Ref56772784 \h  \* MERGEFORMAT </w:instrText>
      </w:r>
      <w:r>
        <w:fldChar w:fldCharType="separate"/>
      </w:r>
      <w:r>
        <w:t>表 101</w:t>
      </w:r>
      <w:r>
        <w:fldChar w:fldCharType="end"/>
      </w:r>
      <w:r>
        <w:t>所示。</w:t>
      </w:r>
    </w:p>
    <w:p w14:paraId="3E340869">
      <w:pPr>
        <w:pStyle w:val="10"/>
      </w:pPr>
      <w:bookmarkStart w:id="1604" w:name="_Ref56772784"/>
      <w:bookmarkStart w:id="1605" w:name="_Toc399757647"/>
      <w:bookmarkStart w:id="1606" w:name="_Toc402983211"/>
      <w:bookmarkStart w:id="1607" w:name="_Toc402984143"/>
      <w:bookmarkStart w:id="1608" w:name="_Toc402983677"/>
      <w:bookmarkStart w:id="1609" w:name="_Toc399229421"/>
      <w:bookmarkStart w:id="1610" w:name="_Toc397529875"/>
      <w:bookmarkStart w:id="1611" w:name="_Toc399259617"/>
      <w:bookmarkStart w:id="1612" w:name="_Toc397529207"/>
      <w:bookmarkStart w:id="1613" w:name="_Ref398998512"/>
      <w:bookmarkStart w:id="1614" w:name="_Toc402540129"/>
      <w:bookmarkStart w:id="1615" w:name="_Toc405022539"/>
      <w:bookmarkStart w:id="1616" w:name="_Toc408860236"/>
      <w:bookmarkStart w:id="1617" w:name="_Toc403570654"/>
      <w:bookmarkStart w:id="1618" w:name="_Toc405476961"/>
      <w:r>
        <w:t xml:space="preserve">表 </w:t>
      </w:r>
      <w:r>
        <w:fldChar w:fldCharType="begin"/>
      </w:r>
      <w:r>
        <w:instrText xml:space="preserve"> SEQ 表 \* ARABIC </w:instrText>
      </w:r>
      <w:r>
        <w:fldChar w:fldCharType="separate"/>
      </w:r>
      <w:r>
        <w:t>101</w:t>
      </w:r>
      <w:r>
        <w:fldChar w:fldCharType="end"/>
      </w:r>
      <w:bookmarkEnd w:id="1604"/>
      <w:r>
        <w:t xml:space="preserve"> 最后一个分包标识</w:t>
      </w:r>
      <w:bookmarkEnd w:id="1605"/>
      <w:bookmarkEnd w:id="1606"/>
      <w:bookmarkEnd w:id="1607"/>
      <w:bookmarkEnd w:id="1608"/>
      <w:bookmarkEnd w:id="1609"/>
      <w:bookmarkEnd w:id="1610"/>
      <w:bookmarkEnd w:id="1611"/>
      <w:bookmarkEnd w:id="1612"/>
      <w:bookmarkEnd w:id="1613"/>
      <w:bookmarkEnd w:id="1614"/>
      <w:r>
        <w:t>字段</w:t>
      </w:r>
      <w:bookmarkEnd w:id="1615"/>
      <w:bookmarkEnd w:id="1616"/>
      <w:bookmarkEnd w:id="1617"/>
      <w:bookmarkEnd w:id="1618"/>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7995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3AAB6D7">
            <w:pPr>
              <w:pStyle w:val="125"/>
              <w:rPr>
                <w:rFonts w:ascii="Times New Roman" w:hAnsi="Times New Roman"/>
                <w:sz w:val="18"/>
              </w:rPr>
            </w:pPr>
            <w:r>
              <w:rPr>
                <w:rFonts w:ascii="Times New Roman" w:hAnsi="Times New Roman"/>
                <w:sz w:val="18"/>
              </w:rPr>
              <w:t>值</w:t>
            </w:r>
          </w:p>
        </w:tc>
        <w:tc>
          <w:tcPr>
            <w:tcW w:w="4261" w:type="dxa"/>
            <w:vAlign w:val="center"/>
          </w:tcPr>
          <w:p w14:paraId="122C4801">
            <w:pPr>
              <w:pStyle w:val="125"/>
              <w:rPr>
                <w:rFonts w:ascii="Times New Roman" w:hAnsi="Times New Roman"/>
                <w:sz w:val="18"/>
              </w:rPr>
            </w:pPr>
            <w:r>
              <w:rPr>
                <w:rFonts w:ascii="Times New Roman" w:hAnsi="Times New Roman"/>
                <w:sz w:val="18"/>
              </w:rPr>
              <w:t>定义</w:t>
            </w:r>
          </w:p>
        </w:tc>
      </w:tr>
      <w:tr w14:paraId="2372C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2B1457B">
            <w:pPr>
              <w:pStyle w:val="125"/>
              <w:rPr>
                <w:rFonts w:ascii="Times New Roman" w:hAnsi="Times New Roman"/>
                <w:sz w:val="18"/>
              </w:rPr>
            </w:pPr>
            <w:r>
              <w:rPr>
                <w:rFonts w:ascii="Times New Roman" w:hAnsi="Times New Roman"/>
                <w:sz w:val="18"/>
              </w:rPr>
              <w:t>0x0</w:t>
            </w:r>
          </w:p>
        </w:tc>
        <w:tc>
          <w:tcPr>
            <w:tcW w:w="4261" w:type="dxa"/>
            <w:vAlign w:val="center"/>
          </w:tcPr>
          <w:p w14:paraId="4AEDC700">
            <w:pPr>
              <w:pStyle w:val="125"/>
              <w:rPr>
                <w:rFonts w:ascii="Times New Roman" w:hAnsi="Times New Roman"/>
                <w:sz w:val="18"/>
              </w:rPr>
            </w:pPr>
            <w:r>
              <w:rPr>
                <w:rFonts w:ascii="Times New Roman" w:hAnsi="Times New Roman"/>
                <w:sz w:val="18"/>
              </w:rPr>
              <w:t>不是最后一个分包</w:t>
            </w:r>
          </w:p>
        </w:tc>
      </w:tr>
      <w:tr w14:paraId="5F0FA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29EF7F60">
            <w:pPr>
              <w:pStyle w:val="125"/>
              <w:rPr>
                <w:rFonts w:ascii="Times New Roman" w:hAnsi="Times New Roman"/>
                <w:sz w:val="18"/>
              </w:rPr>
            </w:pPr>
            <w:r>
              <w:rPr>
                <w:rFonts w:ascii="Times New Roman" w:hAnsi="Times New Roman"/>
                <w:sz w:val="18"/>
              </w:rPr>
              <w:t>0x1</w:t>
            </w:r>
          </w:p>
        </w:tc>
        <w:tc>
          <w:tcPr>
            <w:tcW w:w="4261" w:type="dxa"/>
            <w:vAlign w:val="center"/>
          </w:tcPr>
          <w:p w14:paraId="265A3422">
            <w:pPr>
              <w:pStyle w:val="125"/>
              <w:rPr>
                <w:rFonts w:ascii="Times New Roman" w:hAnsi="Times New Roman"/>
                <w:sz w:val="18"/>
              </w:rPr>
            </w:pPr>
            <w:r>
              <w:rPr>
                <w:rFonts w:ascii="Times New Roman" w:hAnsi="Times New Roman"/>
                <w:sz w:val="18"/>
              </w:rPr>
              <w:t>是最后一个分包</w:t>
            </w:r>
          </w:p>
        </w:tc>
      </w:tr>
    </w:tbl>
    <w:p w14:paraId="6598017C">
      <w:pPr>
        <w:pStyle w:val="50"/>
      </w:pPr>
      <w:bookmarkStart w:id="1619" w:name="_Toc408859848"/>
      <w:bookmarkStart w:id="1620" w:name="_Toc403570253"/>
      <w:bookmarkStart w:id="1621" w:name="_Toc399228961"/>
    </w:p>
    <w:p w14:paraId="71D9223A">
      <w:pPr>
        <w:pStyle w:val="67"/>
      </w:pPr>
      <w:bookmarkStart w:id="1622" w:name="_Toc26568"/>
      <w:bookmarkStart w:id="1623" w:name="_Toc19100"/>
      <w:bookmarkStart w:id="1624" w:name="_Toc7416"/>
      <w:r>
        <w:t>站点关联随机数</w:t>
      </w:r>
      <w:bookmarkEnd w:id="1619"/>
      <w:bookmarkEnd w:id="1620"/>
      <w:bookmarkEnd w:id="1621"/>
      <w:bookmarkEnd w:id="1622"/>
      <w:bookmarkEnd w:id="1623"/>
      <w:bookmarkEnd w:id="1624"/>
    </w:p>
    <w:p w14:paraId="2E256125">
      <w:pPr>
        <w:pStyle w:val="50"/>
      </w:pPr>
      <w:r>
        <w:t>表示站点关联请求随机数，是请求入网的站点在关联请求报文中携带的站点关联随机数。</w:t>
      </w:r>
    </w:p>
    <w:p w14:paraId="23C2154F">
      <w:pPr>
        <w:pStyle w:val="67"/>
      </w:pPr>
      <w:bookmarkStart w:id="1625" w:name="_Toc403570254"/>
      <w:bookmarkStart w:id="1626" w:name="_Toc25542"/>
      <w:bookmarkStart w:id="1627" w:name="_Toc4373"/>
      <w:bookmarkStart w:id="1628" w:name="_Toc399228962"/>
      <w:bookmarkStart w:id="1629" w:name="_Toc408859849"/>
      <w:bookmarkStart w:id="1630" w:name="_Toc17043"/>
      <w:r>
        <w:t>组网序列号</w:t>
      </w:r>
      <w:bookmarkEnd w:id="1625"/>
      <w:bookmarkEnd w:id="1626"/>
      <w:bookmarkEnd w:id="1627"/>
      <w:bookmarkEnd w:id="1628"/>
      <w:bookmarkEnd w:id="1629"/>
      <w:bookmarkEnd w:id="1630"/>
    </w:p>
    <w:p w14:paraId="69C67D66">
      <w:pPr>
        <w:pStyle w:val="50"/>
      </w:pPr>
      <w:r>
        <w:t>表示组网序列号，是关联确认报文所回应的关联请求报文中的组网序列号。</w:t>
      </w:r>
    </w:p>
    <w:p w14:paraId="534EB1A6">
      <w:pPr>
        <w:pStyle w:val="67"/>
      </w:pPr>
      <w:bookmarkStart w:id="1631" w:name="_Toc403570255"/>
      <w:bookmarkStart w:id="1632" w:name="_Toc7153"/>
      <w:bookmarkStart w:id="1633" w:name="_Toc397529529"/>
      <w:bookmarkStart w:id="1634" w:name="_Toc397528861"/>
      <w:bookmarkStart w:id="1635" w:name="_Toc408859850"/>
      <w:bookmarkStart w:id="1636" w:name="_Toc24665"/>
      <w:bookmarkStart w:id="1637" w:name="_Toc3293"/>
      <w:bookmarkStart w:id="1638" w:name="_Toc399228963"/>
      <w:r>
        <w:t>重新关联时间</w:t>
      </w:r>
      <w:bookmarkEnd w:id="1631"/>
      <w:bookmarkEnd w:id="1632"/>
      <w:bookmarkEnd w:id="1633"/>
      <w:bookmarkEnd w:id="1634"/>
      <w:bookmarkEnd w:id="1635"/>
      <w:bookmarkEnd w:id="1636"/>
      <w:bookmarkEnd w:id="1637"/>
      <w:bookmarkEnd w:id="1638"/>
    </w:p>
    <w:p w14:paraId="1378E8BF">
      <w:pPr>
        <w:pStyle w:val="50"/>
      </w:pPr>
      <w:r>
        <w:t>表示STA站点可以重新发起关联请求的时间间隔。当STA的关联请求被CCO拒绝后，CCO会通知STA站点下次可以重新发起关联请求的间隔时间。单位：毫秒。</w:t>
      </w:r>
    </w:p>
    <w:p w14:paraId="41004FA6">
      <w:pPr>
        <w:pStyle w:val="67"/>
      </w:pPr>
      <w:bookmarkStart w:id="1639" w:name="_Toc28531"/>
      <w:bookmarkStart w:id="1640" w:name="_Toc31379"/>
      <w:bookmarkStart w:id="1641" w:name="_Toc16181"/>
      <w:r>
        <w:t>端到端序列号</w:t>
      </w:r>
      <w:bookmarkEnd w:id="1639"/>
      <w:bookmarkEnd w:id="1640"/>
      <w:bookmarkEnd w:id="1641"/>
    </w:p>
    <w:p w14:paraId="57527E34">
      <w:pPr>
        <w:pStyle w:val="50"/>
      </w:pPr>
      <w:r>
        <w:t>表示端到端管理报文序列号。当STA向CCO发起一次入网关联请求时，获取一个端到端管理报文序列号。PCO在发送的关联指示报文中，需要携带原始关联请求报文的端到端管理报文序列号。</w:t>
      </w:r>
    </w:p>
    <w:p w14:paraId="00816F44">
      <w:pPr>
        <w:pStyle w:val="67"/>
      </w:pPr>
      <w:bookmarkStart w:id="1642" w:name="_Toc399228965"/>
      <w:bookmarkStart w:id="1643" w:name="_Toc397529531"/>
      <w:bookmarkStart w:id="1644" w:name="_Toc397528863"/>
      <w:bookmarkStart w:id="1645" w:name="_Toc408859852"/>
      <w:bookmarkStart w:id="1646" w:name="_Toc30197"/>
      <w:bookmarkStart w:id="1647" w:name="_Toc11729"/>
      <w:bookmarkStart w:id="1648" w:name="_Toc3159"/>
      <w:bookmarkStart w:id="1649" w:name="_Toc403570257"/>
      <w:r>
        <w:t>路由表信息</w:t>
      </w:r>
      <w:bookmarkEnd w:id="1642"/>
      <w:bookmarkEnd w:id="1643"/>
      <w:bookmarkEnd w:id="1644"/>
      <w:bookmarkEnd w:id="1645"/>
      <w:bookmarkEnd w:id="1646"/>
      <w:bookmarkEnd w:id="1647"/>
      <w:bookmarkEnd w:id="1648"/>
      <w:bookmarkEnd w:id="1649"/>
    </w:p>
    <w:p w14:paraId="632C8A9D">
      <w:pPr>
        <w:pStyle w:val="50"/>
      </w:pPr>
      <w:r>
        <w:t>参照</w:t>
      </w:r>
      <w:r>
        <w:fldChar w:fldCharType="begin"/>
      </w:r>
      <w:r>
        <w:instrText xml:space="preserve"> REF _Ref74816809 \w \h  \* MERGEFORMAT </w:instrText>
      </w:r>
      <w:r>
        <w:fldChar w:fldCharType="separate"/>
      </w:r>
      <w:r>
        <w:rPr>
          <w:rFonts w:hint="eastAsia"/>
        </w:rPr>
        <w:t>5.1.4.2.18　</w:t>
      </w:r>
      <w:r>
        <w:fldChar w:fldCharType="end"/>
      </w:r>
      <w:r>
        <w:rPr>
          <w:rFonts w:hint="eastAsia"/>
        </w:rPr>
        <w:t>　</w:t>
      </w:r>
      <w:r>
        <w:fldChar w:fldCharType="begin"/>
      </w:r>
      <w:r>
        <w:instrText xml:space="preserve"> </w:instrText>
      </w:r>
      <w:r>
        <w:rPr>
          <w:rFonts w:hint="eastAsia"/>
        </w:rPr>
        <w:instrText xml:space="preserve">REF _Ref74816830 \h</w:instrText>
      </w:r>
      <w:r>
        <w:instrText xml:space="preserve">  \* MERGEFORMAT </w:instrText>
      </w:r>
      <w:r>
        <w:fldChar w:fldCharType="separate"/>
      </w:r>
      <w:r>
        <w:t>路由表信息</w:t>
      </w:r>
      <w:r>
        <w:fldChar w:fldCharType="end"/>
      </w:r>
      <w:r>
        <w:t>。</w:t>
      </w:r>
    </w:p>
    <w:p w14:paraId="53CE623D">
      <w:pPr>
        <w:pStyle w:val="57"/>
        <w:ind w:left="420" w:hanging="420"/>
      </w:pPr>
      <w:bookmarkStart w:id="1650" w:name="_Toc399757318"/>
      <w:bookmarkStart w:id="1651" w:name="_Toc399259276"/>
      <w:bookmarkStart w:id="1652" w:name="_Toc3268"/>
      <w:bookmarkStart w:id="1653" w:name="_Toc439785768"/>
      <w:bookmarkStart w:id="1654" w:name="_Toc11509"/>
      <w:bookmarkStart w:id="1655" w:name="_Toc30704"/>
      <w:bookmarkStart w:id="1656" w:name="_Toc408859853"/>
      <w:bookmarkStart w:id="1657" w:name="_Toc397528864"/>
      <w:bookmarkStart w:id="1658" w:name="_Toc405476681"/>
      <w:bookmarkStart w:id="1659" w:name="_Toc403585339"/>
      <w:bookmarkStart w:id="1660" w:name="_Toc400798946"/>
      <w:bookmarkStart w:id="1661" w:name="_Toc399228966"/>
      <w:bookmarkStart w:id="1662" w:name="_Toc403570258"/>
      <w:bookmarkStart w:id="1663" w:name="_Toc402983868"/>
      <w:bookmarkStart w:id="1664" w:name="_Toc397529532"/>
      <w:bookmarkStart w:id="1665" w:name="_Toc402982936"/>
      <w:bookmarkStart w:id="1666" w:name="_Toc402983402"/>
      <w:bookmarkStart w:id="1667" w:name="_Toc389724833"/>
      <w:r>
        <w:t>关联汇总指示报文</w:t>
      </w:r>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p>
    <w:p w14:paraId="6FAC76FC">
      <w:pPr>
        <w:pStyle w:val="50"/>
      </w:pPr>
      <w:r>
        <w:t>关联汇总指示报文（MMeAssocGatherInd）格式的定义如</w:t>
      </w:r>
      <w:r>
        <w:fldChar w:fldCharType="begin"/>
      </w:r>
      <w:r>
        <w:instrText xml:space="preserve"> REF _Ref56772802 \h  \* MERGEFORMAT </w:instrText>
      </w:r>
      <w:r>
        <w:fldChar w:fldCharType="separate"/>
      </w:r>
      <w:r>
        <w:t>表 102</w:t>
      </w:r>
      <w:r>
        <w:fldChar w:fldCharType="end"/>
      </w:r>
      <w:r>
        <w:t>所示。</w:t>
      </w:r>
    </w:p>
    <w:p w14:paraId="663184D8">
      <w:pPr>
        <w:pStyle w:val="10"/>
      </w:pPr>
      <w:bookmarkStart w:id="1668" w:name="_Ref56772802"/>
      <w:bookmarkStart w:id="1669" w:name="_Toc402540130"/>
      <w:bookmarkStart w:id="1670" w:name="_Toc399757648"/>
      <w:bookmarkStart w:id="1671" w:name="_Toc399259618"/>
      <w:bookmarkStart w:id="1672" w:name="_Toc402983212"/>
      <w:bookmarkStart w:id="1673" w:name="_Toc402984144"/>
      <w:bookmarkStart w:id="1674" w:name="_Toc408860237"/>
      <w:bookmarkStart w:id="1675" w:name="_Toc397529876"/>
      <w:bookmarkStart w:id="1676" w:name="_Ref398998526"/>
      <w:bookmarkStart w:id="1677" w:name="_Toc405022540"/>
      <w:bookmarkStart w:id="1678" w:name="_Toc399229422"/>
      <w:bookmarkStart w:id="1679" w:name="_Toc397529208"/>
      <w:bookmarkStart w:id="1680" w:name="_Toc403570655"/>
      <w:bookmarkStart w:id="1681" w:name="_Toc402983678"/>
      <w:bookmarkStart w:id="1682" w:name="_Toc405476962"/>
      <w:r>
        <w:t xml:space="preserve">表 </w:t>
      </w:r>
      <w:r>
        <w:fldChar w:fldCharType="begin"/>
      </w:r>
      <w:r>
        <w:instrText xml:space="preserve"> SEQ 表 \* ARABIC </w:instrText>
      </w:r>
      <w:r>
        <w:fldChar w:fldCharType="separate"/>
      </w:r>
      <w:r>
        <w:t>102</w:t>
      </w:r>
      <w:r>
        <w:fldChar w:fldCharType="end"/>
      </w:r>
      <w:bookmarkEnd w:id="1668"/>
      <w:r>
        <w:t xml:space="preserve"> 关联汇总指示报文格式</w:t>
      </w:r>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982"/>
        <w:gridCol w:w="1985"/>
      </w:tblGrid>
      <w:tr w14:paraId="28C7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3998AEE">
            <w:pPr>
              <w:pStyle w:val="125"/>
              <w:adjustRightInd w:val="0"/>
              <w:snapToGrid w:val="0"/>
              <w:rPr>
                <w:rFonts w:ascii="Times New Roman" w:hAnsi="Times New Roman"/>
                <w:sz w:val="18"/>
              </w:rPr>
            </w:pPr>
            <w:r>
              <w:rPr>
                <w:rFonts w:hint="eastAsia" w:ascii="Times New Roman" w:hAnsi="Times New Roman"/>
                <w:sz w:val="18"/>
              </w:rPr>
              <w:t>字段</w:t>
            </w:r>
          </w:p>
        </w:tc>
        <w:tc>
          <w:tcPr>
            <w:tcW w:w="1982" w:type="dxa"/>
            <w:vAlign w:val="center"/>
          </w:tcPr>
          <w:p w14:paraId="593F627A">
            <w:pPr>
              <w:pStyle w:val="125"/>
              <w:adjustRightInd w:val="0"/>
              <w:snapToGrid w:val="0"/>
              <w:rPr>
                <w:rFonts w:ascii="Times New Roman" w:hAnsi="Times New Roman"/>
                <w:sz w:val="18"/>
              </w:rPr>
            </w:pPr>
            <w:r>
              <w:rPr>
                <w:rFonts w:hint="eastAsia" w:ascii="Times New Roman" w:hAnsi="Times New Roman"/>
                <w:sz w:val="18"/>
              </w:rPr>
              <w:t>字节号</w:t>
            </w:r>
          </w:p>
        </w:tc>
        <w:tc>
          <w:tcPr>
            <w:tcW w:w="1985" w:type="dxa"/>
            <w:vAlign w:val="center"/>
          </w:tcPr>
          <w:p w14:paraId="1BDE8332">
            <w:pPr>
              <w:pStyle w:val="125"/>
              <w:adjustRightInd w:val="0"/>
              <w:snapToGrid w:val="0"/>
              <w:rPr>
                <w:rFonts w:ascii="Times New Roman" w:hAnsi="Times New Roman"/>
                <w:sz w:val="18"/>
              </w:rPr>
            </w:pPr>
            <w:r>
              <w:rPr>
                <w:rFonts w:hint="eastAsia" w:ascii="Times New Roman" w:hAnsi="Times New Roman"/>
                <w:sz w:val="18"/>
              </w:rPr>
              <w:t>字段大小(字节)</w:t>
            </w:r>
          </w:p>
        </w:tc>
      </w:tr>
      <w:tr w14:paraId="5544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FA08F34">
            <w:pPr>
              <w:pStyle w:val="125"/>
              <w:adjustRightInd w:val="0"/>
              <w:snapToGrid w:val="0"/>
              <w:rPr>
                <w:rFonts w:ascii="Times New Roman" w:hAnsi="Times New Roman"/>
                <w:sz w:val="18"/>
              </w:rPr>
            </w:pPr>
            <w:r>
              <w:rPr>
                <w:rFonts w:hint="eastAsia" w:ascii="Times New Roman" w:hAnsi="Times New Roman"/>
                <w:sz w:val="18"/>
              </w:rPr>
              <w:t>结果</w:t>
            </w:r>
          </w:p>
        </w:tc>
        <w:tc>
          <w:tcPr>
            <w:tcW w:w="1982" w:type="dxa"/>
            <w:vAlign w:val="center"/>
          </w:tcPr>
          <w:p w14:paraId="214D0A05">
            <w:pPr>
              <w:pStyle w:val="125"/>
              <w:adjustRightInd w:val="0"/>
              <w:snapToGrid w:val="0"/>
              <w:rPr>
                <w:rFonts w:ascii="Times New Roman" w:hAnsi="Times New Roman"/>
                <w:sz w:val="18"/>
              </w:rPr>
            </w:pPr>
            <w:r>
              <w:rPr>
                <w:rFonts w:ascii="Times New Roman" w:hAnsi="Times New Roman"/>
                <w:sz w:val="18"/>
              </w:rPr>
              <w:t>0</w:t>
            </w:r>
          </w:p>
        </w:tc>
        <w:tc>
          <w:tcPr>
            <w:tcW w:w="1985" w:type="dxa"/>
            <w:vAlign w:val="center"/>
          </w:tcPr>
          <w:p w14:paraId="3B1A7ED3">
            <w:pPr>
              <w:pStyle w:val="125"/>
              <w:adjustRightInd w:val="0"/>
              <w:snapToGrid w:val="0"/>
              <w:rPr>
                <w:rFonts w:ascii="Times New Roman" w:hAnsi="Times New Roman"/>
                <w:sz w:val="18"/>
              </w:rPr>
            </w:pPr>
            <w:r>
              <w:rPr>
                <w:rFonts w:ascii="Times New Roman" w:hAnsi="Times New Roman"/>
                <w:sz w:val="18"/>
              </w:rPr>
              <w:t>1</w:t>
            </w:r>
          </w:p>
        </w:tc>
      </w:tr>
      <w:tr w14:paraId="2CD3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66878A9">
            <w:pPr>
              <w:pStyle w:val="125"/>
              <w:adjustRightInd w:val="0"/>
              <w:snapToGrid w:val="0"/>
              <w:rPr>
                <w:rFonts w:ascii="Times New Roman" w:hAnsi="Times New Roman"/>
                <w:sz w:val="18"/>
              </w:rPr>
            </w:pPr>
            <w:r>
              <w:rPr>
                <w:rFonts w:hint="eastAsia" w:ascii="Times New Roman" w:hAnsi="Times New Roman"/>
                <w:sz w:val="18"/>
              </w:rPr>
              <w:t>站点层级</w:t>
            </w:r>
          </w:p>
        </w:tc>
        <w:tc>
          <w:tcPr>
            <w:tcW w:w="1982" w:type="dxa"/>
            <w:vAlign w:val="center"/>
          </w:tcPr>
          <w:p w14:paraId="3DBD1C59">
            <w:pPr>
              <w:pStyle w:val="125"/>
              <w:adjustRightInd w:val="0"/>
              <w:snapToGrid w:val="0"/>
              <w:rPr>
                <w:rFonts w:ascii="Times New Roman" w:hAnsi="Times New Roman"/>
                <w:sz w:val="18"/>
              </w:rPr>
            </w:pPr>
            <w:r>
              <w:rPr>
                <w:rFonts w:ascii="Times New Roman" w:hAnsi="Times New Roman"/>
                <w:sz w:val="18"/>
              </w:rPr>
              <w:t>1</w:t>
            </w:r>
          </w:p>
        </w:tc>
        <w:tc>
          <w:tcPr>
            <w:tcW w:w="1985" w:type="dxa"/>
            <w:vAlign w:val="center"/>
          </w:tcPr>
          <w:p w14:paraId="0006A3E0">
            <w:pPr>
              <w:pStyle w:val="125"/>
              <w:adjustRightInd w:val="0"/>
              <w:snapToGrid w:val="0"/>
              <w:rPr>
                <w:rFonts w:ascii="Times New Roman" w:hAnsi="Times New Roman"/>
                <w:sz w:val="18"/>
              </w:rPr>
            </w:pPr>
            <w:r>
              <w:rPr>
                <w:rFonts w:ascii="Times New Roman" w:hAnsi="Times New Roman"/>
                <w:sz w:val="18"/>
              </w:rPr>
              <w:t>1</w:t>
            </w:r>
          </w:p>
        </w:tc>
      </w:tr>
      <w:tr w14:paraId="7117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DCE3C99">
            <w:pPr>
              <w:pStyle w:val="125"/>
              <w:adjustRightInd w:val="0"/>
              <w:snapToGrid w:val="0"/>
              <w:rPr>
                <w:rFonts w:ascii="Times New Roman" w:hAnsi="Times New Roman"/>
                <w:sz w:val="18"/>
              </w:rPr>
            </w:pPr>
            <w:r>
              <w:rPr>
                <w:rFonts w:ascii="Times New Roman" w:hAnsi="Times New Roman"/>
                <w:sz w:val="18"/>
              </w:rPr>
              <w:t xml:space="preserve">CCO </w:t>
            </w:r>
            <w:r>
              <w:rPr>
                <w:rFonts w:hint="eastAsia" w:ascii="Times New Roman" w:hAnsi="Times New Roman"/>
                <w:sz w:val="18"/>
              </w:rPr>
              <w:t>MAC地址</w:t>
            </w:r>
          </w:p>
        </w:tc>
        <w:tc>
          <w:tcPr>
            <w:tcW w:w="1982" w:type="dxa"/>
            <w:vAlign w:val="center"/>
          </w:tcPr>
          <w:p w14:paraId="7853A7FD">
            <w:pPr>
              <w:pStyle w:val="125"/>
              <w:adjustRightInd w:val="0"/>
              <w:snapToGrid w:val="0"/>
              <w:rPr>
                <w:rFonts w:ascii="Times New Roman" w:hAnsi="Times New Roman"/>
                <w:sz w:val="18"/>
              </w:rPr>
            </w:pPr>
            <w:r>
              <w:rPr>
                <w:rFonts w:ascii="Times New Roman" w:hAnsi="Times New Roman"/>
                <w:sz w:val="18"/>
              </w:rPr>
              <w:t>2-7</w:t>
            </w:r>
          </w:p>
        </w:tc>
        <w:tc>
          <w:tcPr>
            <w:tcW w:w="1985" w:type="dxa"/>
            <w:vAlign w:val="center"/>
          </w:tcPr>
          <w:p w14:paraId="702C592E">
            <w:pPr>
              <w:pStyle w:val="125"/>
              <w:adjustRightInd w:val="0"/>
              <w:snapToGrid w:val="0"/>
              <w:rPr>
                <w:rFonts w:ascii="Times New Roman" w:hAnsi="Times New Roman"/>
                <w:sz w:val="18"/>
              </w:rPr>
            </w:pPr>
            <w:r>
              <w:rPr>
                <w:rFonts w:ascii="Times New Roman" w:hAnsi="Times New Roman"/>
                <w:sz w:val="18"/>
              </w:rPr>
              <w:t>6</w:t>
            </w:r>
          </w:p>
        </w:tc>
      </w:tr>
      <w:tr w14:paraId="4C47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1E30AA86">
            <w:pPr>
              <w:pStyle w:val="125"/>
              <w:adjustRightInd w:val="0"/>
              <w:snapToGrid w:val="0"/>
              <w:rPr>
                <w:rFonts w:ascii="Times New Roman" w:hAnsi="Times New Roman"/>
                <w:sz w:val="18"/>
              </w:rPr>
            </w:pPr>
            <w:r>
              <w:rPr>
                <w:rFonts w:hint="eastAsia" w:ascii="Times New Roman" w:hAnsi="Times New Roman"/>
                <w:sz w:val="18"/>
              </w:rPr>
              <w:t>代理TEI</w:t>
            </w:r>
          </w:p>
        </w:tc>
        <w:tc>
          <w:tcPr>
            <w:tcW w:w="1982" w:type="dxa"/>
            <w:vAlign w:val="center"/>
          </w:tcPr>
          <w:p w14:paraId="321A62D8">
            <w:pPr>
              <w:pStyle w:val="125"/>
              <w:adjustRightInd w:val="0"/>
              <w:snapToGrid w:val="0"/>
              <w:rPr>
                <w:rFonts w:ascii="Times New Roman" w:hAnsi="Times New Roman"/>
                <w:sz w:val="18"/>
              </w:rPr>
            </w:pPr>
            <w:r>
              <w:rPr>
                <w:rFonts w:hint="eastAsia" w:ascii="Times New Roman" w:hAnsi="Times New Roman"/>
                <w:sz w:val="18"/>
              </w:rPr>
              <w:t>8</w:t>
            </w:r>
          </w:p>
        </w:tc>
        <w:tc>
          <w:tcPr>
            <w:tcW w:w="1985" w:type="dxa"/>
            <w:vMerge w:val="restart"/>
            <w:vAlign w:val="center"/>
          </w:tcPr>
          <w:p w14:paraId="19ECC169">
            <w:pPr>
              <w:pStyle w:val="125"/>
              <w:adjustRightInd w:val="0"/>
              <w:snapToGrid w:val="0"/>
              <w:rPr>
                <w:rFonts w:ascii="Times New Roman" w:hAnsi="Times New Roman"/>
                <w:sz w:val="18"/>
              </w:rPr>
            </w:pPr>
            <w:r>
              <w:rPr>
                <w:rFonts w:hint="eastAsia" w:ascii="Times New Roman" w:hAnsi="Times New Roman"/>
                <w:sz w:val="18"/>
              </w:rPr>
              <w:t>2</w:t>
            </w:r>
          </w:p>
        </w:tc>
      </w:tr>
      <w:tr w14:paraId="27F3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continue"/>
            <w:vAlign w:val="center"/>
          </w:tcPr>
          <w:p w14:paraId="213204E4">
            <w:pPr>
              <w:pStyle w:val="125"/>
              <w:adjustRightInd w:val="0"/>
              <w:snapToGrid w:val="0"/>
              <w:rPr>
                <w:rFonts w:ascii="Times New Roman" w:hAnsi="Times New Roman"/>
                <w:sz w:val="18"/>
              </w:rPr>
            </w:pPr>
          </w:p>
        </w:tc>
        <w:tc>
          <w:tcPr>
            <w:tcW w:w="1982" w:type="dxa"/>
            <w:vAlign w:val="center"/>
          </w:tcPr>
          <w:p w14:paraId="5ED3BBB0">
            <w:pPr>
              <w:pStyle w:val="125"/>
              <w:adjustRightInd w:val="0"/>
              <w:snapToGrid w:val="0"/>
              <w:rPr>
                <w:rFonts w:ascii="Times New Roman" w:hAnsi="Times New Roman"/>
                <w:sz w:val="18"/>
              </w:rPr>
            </w:pPr>
            <w:r>
              <w:rPr>
                <w:rFonts w:hint="eastAsia" w:ascii="Times New Roman" w:hAnsi="Times New Roman"/>
                <w:sz w:val="18"/>
              </w:rPr>
              <w:t>9</w:t>
            </w:r>
          </w:p>
        </w:tc>
        <w:tc>
          <w:tcPr>
            <w:tcW w:w="1985" w:type="dxa"/>
            <w:vMerge w:val="continue"/>
            <w:vAlign w:val="center"/>
          </w:tcPr>
          <w:p w14:paraId="0B215F2A">
            <w:pPr>
              <w:pStyle w:val="125"/>
              <w:adjustRightInd w:val="0"/>
              <w:snapToGrid w:val="0"/>
              <w:rPr>
                <w:rFonts w:ascii="Times New Roman" w:hAnsi="Times New Roman"/>
                <w:sz w:val="18"/>
              </w:rPr>
            </w:pPr>
          </w:p>
        </w:tc>
      </w:tr>
      <w:tr w14:paraId="48AC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9568E32">
            <w:pPr>
              <w:pStyle w:val="125"/>
              <w:adjustRightInd w:val="0"/>
              <w:snapToGrid w:val="0"/>
              <w:rPr>
                <w:rFonts w:ascii="Times New Roman" w:hAnsi="Times New Roman"/>
                <w:sz w:val="18"/>
              </w:rPr>
            </w:pPr>
            <w:r>
              <w:rPr>
                <w:rFonts w:hint="eastAsia" w:ascii="Times New Roman" w:hAnsi="Times New Roman"/>
                <w:sz w:val="18"/>
              </w:rPr>
              <w:t>组网序列号</w:t>
            </w:r>
          </w:p>
        </w:tc>
        <w:tc>
          <w:tcPr>
            <w:tcW w:w="1982" w:type="dxa"/>
            <w:vAlign w:val="center"/>
          </w:tcPr>
          <w:p w14:paraId="6073BD26">
            <w:pPr>
              <w:pStyle w:val="125"/>
              <w:adjustRightInd w:val="0"/>
              <w:snapToGrid w:val="0"/>
              <w:rPr>
                <w:rFonts w:ascii="Times New Roman" w:hAnsi="Times New Roman"/>
                <w:sz w:val="18"/>
              </w:rPr>
            </w:pPr>
            <w:r>
              <w:rPr>
                <w:rFonts w:ascii="Times New Roman" w:hAnsi="Times New Roman"/>
                <w:sz w:val="18"/>
              </w:rPr>
              <w:t>10</w:t>
            </w:r>
          </w:p>
        </w:tc>
        <w:tc>
          <w:tcPr>
            <w:tcW w:w="1985" w:type="dxa"/>
            <w:vAlign w:val="center"/>
          </w:tcPr>
          <w:p w14:paraId="75940395">
            <w:pPr>
              <w:pStyle w:val="125"/>
              <w:adjustRightInd w:val="0"/>
              <w:snapToGrid w:val="0"/>
              <w:rPr>
                <w:rFonts w:ascii="Times New Roman" w:hAnsi="Times New Roman"/>
                <w:sz w:val="18"/>
              </w:rPr>
            </w:pPr>
            <w:r>
              <w:rPr>
                <w:rFonts w:ascii="Times New Roman" w:hAnsi="Times New Roman"/>
                <w:sz w:val="18"/>
              </w:rPr>
              <w:t>1</w:t>
            </w:r>
          </w:p>
        </w:tc>
      </w:tr>
      <w:tr w14:paraId="5170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5242BE">
            <w:pPr>
              <w:pStyle w:val="125"/>
              <w:adjustRightInd w:val="0"/>
              <w:snapToGrid w:val="0"/>
              <w:rPr>
                <w:rFonts w:ascii="Times New Roman" w:hAnsi="Times New Roman"/>
                <w:sz w:val="18"/>
              </w:rPr>
            </w:pPr>
            <w:r>
              <w:rPr>
                <w:rFonts w:hint="eastAsia" w:ascii="Times New Roman" w:hAnsi="Times New Roman"/>
                <w:sz w:val="18"/>
              </w:rPr>
              <w:t>汇总站点数</w:t>
            </w:r>
          </w:p>
        </w:tc>
        <w:tc>
          <w:tcPr>
            <w:tcW w:w="1982" w:type="dxa"/>
            <w:vAlign w:val="center"/>
          </w:tcPr>
          <w:p w14:paraId="43E4E2DD">
            <w:pPr>
              <w:pStyle w:val="125"/>
              <w:adjustRightInd w:val="0"/>
              <w:snapToGrid w:val="0"/>
              <w:rPr>
                <w:rFonts w:ascii="Times New Roman" w:hAnsi="Times New Roman"/>
                <w:sz w:val="18"/>
              </w:rPr>
            </w:pPr>
            <w:r>
              <w:rPr>
                <w:rFonts w:ascii="Times New Roman" w:hAnsi="Times New Roman"/>
                <w:sz w:val="18"/>
              </w:rPr>
              <w:t>11</w:t>
            </w:r>
          </w:p>
        </w:tc>
        <w:tc>
          <w:tcPr>
            <w:tcW w:w="1985" w:type="dxa"/>
            <w:vAlign w:val="center"/>
          </w:tcPr>
          <w:p w14:paraId="6313F974">
            <w:pPr>
              <w:pStyle w:val="125"/>
              <w:adjustRightInd w:val="0"/>
              <w:snapToGrid w:val="0"/>
              <w:rPr>
                <w:rFonts w:ascii="Times New Roman" w:hAnsi="Times New Roman"/>
                <w:sz w:val="18"/>
              </w:rPr>
            </w:pPr>
            <w:r>
              <w:rPr>
                <w:rFonts w:ascii="Times New Roman" w:hAnsi="Times New Roman"/>
                <w:sz w:val="18"/>
              </w:rPr>
              <w:t>1</w:t>
            </w:r>
          </w:p>
        </w:tc>
      </w:tr>
      <w:tr w14:paraId="464D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570B0AC">
            <w:pPr>
              <w:pStyle w:val="125"/>
              <w:adjustRightInd w:val="0"/>
              <w:snapToGrid w:val="0"/>
              <w:rPr>
                <w:rFonts w:ascii="Times New Roman" w:hAnsi="Times New Roman"/>
                <w:sz w:val="18"/>
              </w:rPr>
            </w:pPr>
            <w:r>
              <w:rPr>
                <w:rFonts w:hint="eastAsia" w:ascii="Times New Roman" w:hAnsi="Times New Roman"/>
                <w:sz w:val="18"/>
              </w:rPr>
              <w:t>载波频段</w:t>
            </w:r>
          </w:p>
        </w:tc>
        <w:tc>
          <w:tcPr>
            <w:tcW w:w="1982" w:type="dxa"/>
            <w:vMerge w:val="restart"/>
            <w:vAlign w:val="center"/>
          </w:tcPr>
          <w:p w14:paraId="060DC2FB">
            <w:pPr>
              <w:pStyle w:val="125"/>
              <w:rPr>
                <w:rFonts w:ascii="Times New Roman" w:hAnsi="Times New Roman"/>
                <w:sz w:val="18"/>
              </w:rPr>
            </w:pPr>
            <w:r>
              <w:rPr>
                <w:rFonts w:ascii="Times New Roman" w:hAnsi="Times New Roman"/>
                <w:sz w:val="18"/>
              </w:rPr>
              <w:t>12</w:t>
            </w:r>
          </w:p>
        </w:tc>
        <w:tc>
          <w:tcPr>
            <w:tcW w:w="1985" w:type="dxa"/>
            <w:vAlign w:val="center"/>
          </w:tcPr>
          <w:p w14:paraId="5D38ECE5">
            <w:pPr>
              <w:pStyle w:val="125"/>
              <w:rPr>
                <w:rFonts w:ascii="Times New Roman" w:hAnsi="Times New Roman"/>
                <w:sz w:val="18"/>
              </w:rPr>
            </w:pPr>
            <w:r>
              <w:rPr>
                <w:rFonts w:hint="eastAsia" w:ascii="Times New Roman" w:hAnsi="Times New Roman"/>
                <w:sz w:val="18"/>
              </w:rPr>
              <w:t>3</w:t>
            </w:r>
            <w:r>
              <w:rPr>
                <w:rFonts w:ascii="Times New Roman" w:hAnsi="Times New Roman"/>
                <w:sz w:val="18"/>
              </w:rPr>
              <w:t>bit</w:t>
            </w:r>
          </w:p>
        </w:tc>
      </w:tr>
      <w:tr w14:paraId="20ED9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D2593DA">
            <w:pPr>
              <w:pStyle w:val="125"/>
              <w:adjustRightInd w:val="0"/>
              <w:snapToGrid w:val="0"/>
              <w:rPr>
                <w:rFonts w:ascii="Times New Roman" w:hAnsi="Times New Roman"/>
                <w:sz w:val="18"/>
              </w:rPr>
            </w:pPr>
            <w:r>
              <w:rPr>
                <w:rFonts w:hint="eastAsia" w:ascii="Times New Roman" w:hAnsi="Times New Roman"/>
                <w:sz w:val="18"/>
              </w:rPr>
              <w:t>保留</w:t>
            </w:r>
          </w:p>
        </w:tc>
        <w:tc>
          <w:tcPr>
            <w:tcW w:w="1982" w:type="dxa"/>
            <w:vMerge w:val="continue"/>
            <w:vAlign w:val="center"/>
          </w:tcPr>
          <w:p w14:paraId="6C808C06">
            <w:pPr>
              <w:pStyle w:val="125"/>
              <w:rPr>
                <w:rFonts w:ascii="Times New Roman" w:hAnsi="Times New Roman"/>
                <w:sz w:val="18"/>
              </w:rPr>
            </w:pPr>
          </w:p>
        </w:tc>
        <w:tc>
          <w:tcPr>
            <w:tcW w:w="1985" w:type="dxa"/>
            <w:vAlign w:val="center"/>
          </w:tcPr>
          <w:p w14:paraId="4B52A261">
            <w:pPr>
              <w:pStyle w:val="125"/>
              <w:rPr>
                <w:rFonts w:ascii="Times New Roman" w:hAnsi="Times New Roman"/>
                <w:sz w:val="18"/>
              </w:rPr>
            </w:pPr>
            <w:r>
              <w:rPr>
                <w:rFonts w:hint="eastAsia" w:ascii="Times New Roman" w:hAnsi="Times New Roman"/>
                <w:sz w:val="18"/>
              </w:rPr>
              <w:t>5</w:t>
            </w:r>
            <w:r>
              <w:rPr>
                <w:rFonts w:ascii="Times New Roman" w:hAnsi="Times New Roman"/>
                <w:sz w:val="18"/>
              </w:rPr>
              <w:t>bit</w:t>
            </w:r>
          </w:p>
        </w:tc>
      </w:tr>
      <w:tr w14:paraId="596D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63A21E3">
            <w:pPr>
              <w:pStyle w:val="125"/>
              <w:adjustRightInd w:val="0"/>
              <w:snapToGrid w:val="0"/>
              <w:rPr>
                <w:rFonts w:ascii="Times New Roman" w:hAnsi="Times New Roman"/>
                <w:sz w:val="18"/>
              </w:rPr>
            </w:pPr>
            <w:r>
              <w:rPr>
                <w:rFonts w:hint="eastAsia" w:ascii="Times New Roman" w:hAnsi="Times New Roman"/>
                <w:sz w:val="18"/>
              </w:rPr>
              <w:t>保留</w:t>
            </w:r>
          </w:p>
        </w:tc>
        <w:tc>
          <w:tcPr>
            <w:tcW w:w="1982" w:type="dxa"/>
            <w:vAlign w:val="center"/>
          </w:tcPr>
          <w:p w14:paraId="15E48E64">
            <w:pPr>
              <w:pStyle w:val="125"/>
              <w:adjustRightInd w:val="0"/>
              <w:snapToGrid w:val="0"/>
              <w:rPr>
                <w:rFonts w:ascii="Times New Roman" w:hAnsi="Times New Roman"/>
                <w:sz w:val="18"/>
              </w:rPr>
            </w:pPr>
            <w:r>
              <w:rPr>
                <w:rFonts w:ascii="Times New Roman" w:hAnsi="Times New Roman"/>
                <w:sz w:val="18"/>
              </w:rPr>
              <w:t>13-27</w:t>
            </w:r>
          </w:p>
        </w:tc>
        <w:tc>
          <w:tcPr>
            <w:tcW w:w="1985" w:type="dxa"/>
            <w:vAlign w:val="center"/>
          </w:tcPr>
          <w:p w14:paraId="0AD9E982">
            <w:pPr>
              <w:pStyle w:val="125"/>
              <w:adjustRightInd w:val="0"/>
              <w:snapToGrid w:val="0"/>
              <w:rPr>
                <w:rFonts w:ascii="Times New Roman" w:hAnsi="Times New Roman"/>
                <w:sz w:val="18"/>
              </w:rPr>
            </w:pPr>
            <w:r>
              <w:rPr>
                <w:rFonts w:ascii="Times New Roman" w:hAnsi="Times New Roman"/>
                <w:sz w:val="18"/>
              </w:rPr>
              <w:t>15</w:t>
            </w:r>
          </w:p>
        </w:tc>
      </w:tr>
      <w:tr w14:paraId="76E4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E26DB32">
            <w:pPr>
              <w:pStyle w:val="125"/>
              <w:adjustRightInd w:val="0"/>
              <w:snapToGrid w:val="0"/>
              <w:rPr>
                <w:rFonts w:ascii="Times New Roman" w:hAnsi="Times New Roman"/>
                <w:sz w:val="18"/>
              </w:rPr>
            </w:pPr>
            <w:r>
              <w:rPr>
                <w:rFonts w:hint="eastAsia" w:ascii="Times New Roman" w:hAnsi="Times New Roman"/>
                <w:sz w:val="18"/>
              </w:rPr>
              <w:t>站点信息</w:t>
            </w:r>
          </w:p>
        </w:tc>
        <w:tc>
          <w:tcPr>
            <w:tcW w:w="1982" w:type="dxa"/>
            <w:vAlign w:val="center"/>
          </w:tcPr>
          <w:p w14:paraId="7FCFBBDE">
            <w:pPr>
              <w:pStyle w:val="125"/>
              <w:adjustRightInd w:val="0"/>
              <w:snapToGrid w:val="0"/>
              <w:rPr>
                <w:rFonts w:ascii="Times New Roman" w:hAnsi="Times New Roman"/>
                <w:sz w:val="18"/>
              </w:rPr>
            </w:pPr>
            <w:r>
              <w:rPr>
                <w:rFonts w:hint="eastAsia" w:ascii="Times New Roman" w:hAnsi="Times New Roman"/>
                <w:sz w:val="18"/>
              </w:rPr>
              <w:t>可变长</w:t>
            </w:r>
          </w:p>
        </w:tc>
        <w:tc>
          <w:tcPr>
            <w:tcW w:w="1985" w:type="dxa"/>
            <w:vAlign w:val="center"/>
          </w:tcPr>
          <w:p w14:paraId="4668B710">
            <w:pPr>
              <w:pStyle w:val="125"/>
              <w:adjustRightInd w:val="0"/>
              <w:snapToGrid w:val="0"/>
              <w:rPr>
                <w:rFonts w:ascii="Times New Roman" w:hAnsi="Times New Roman"/>
                <w:sz w:val="18"/>
              </w:rPr>
            </w:pPr>
            <w:r>
              <w:rPr>
                <w:rFonts w:hint="eastAsia" w:ascii="Times New Roman" w:hAnsi="Times New Roman"/>
                <w:sz w:val="18"/>
              </w:rPr>
              <w:t>可变长</w:t>
            </w:r>
          </w:p>
        </w:tc>
      </w:tr>
    </w:tbl>
    <w:p w14:paraId="2FE64882">
      <w:pPr>
        <w:pStyle w:val="67"/>
      </w:pPr>
      <w:bookmarkStart w:id="1683" w:name="_Toc4233"/>
      <w:bookmarkStart w:id="1684" w:name="_Toc397529533"/>
      <w:bookmarkStart w:id="1685" w:name="_Toc4620"/>
      <w:bookmarkStart w:id="1686" w:name="_Toc408859854"/>
      <w:bookmarkStart w:id="1687" w:name="_Toc397528865"/>
      <w:bookmarkStart w:id="1688" w:name="_Toc399228967"/>
      <w:bookmarkStart w:id="1689" w:name="_Toc9501"/>
      <w:bookmarkStart w:id="1690" w:name="_Toc403570259"/>
      <w:r>
        <w:t>结果</w:t>
      </w:r>
      <w:bookmarkEnd w:id="1683"/>
      <w:bookmarkEnd w:id="1684"/>
      <w:bookmarkEnd w:id="1685"/>
      <w:bookmarkEnd w:id="1686"/>
      <w:bookmarkEnd w:id="1687"/>
      <w:bookmarkEnd w:id="1688"/>
      <w:bookmarkEnd w:id="1689"/>
      <w:bookmarkEnd w:id="1690"/>
    </w:p>
    <w:p w14:paraId="5189A2B2">
      <w:pPr>
        <w:pStyle w:val="50"/>
      </w:pPr>
      <w:r>
        <w:t>表示关联请求的结果，固定值为0，表示允许加入网络。</w:t>
      </w:r>
    </w:p>
    <w:p w14:paraId="520A5B34">
      <w:pPr>
        <w:pStyle w:val="67"/>
      </w:pPr>
      <w:bookmarkStart w:id="1691" w:name="_Toc408859855"/>
      <w:bookmarkStart w:id="1692" w:name="_Toc399228968"/>
      <w:bookmarkStart w:id="1693" w:name="_Toc403570260"/>
      <w:bookmarkStart w:id="1694" w:name="_Toc397528866"/>
      <w:bookmarkStart w:id="1695" w:name="_Toc397529534"/>
      <w:bookmarkStart w:id="1696" w:name="_Toc29286"/>
      <w:bookmarkStart w:id="1697" w:name="_Toc14929"/>
      <w:bookmarkStart w:id="1698" w:name="_Toc12530"/>
      <w:r>
        <w:t>站点层级</w:t>
      </w:r>
      <w:bookmarkEnd w:id="1691"/>
      <w:bookmarkEnd w:id="1692"/>
      <w:bookmarkEnd w:id="1693"/>
      <w:bookmarkEnd w:id="1694"/>
      <w:bookmarkEnd w:id="1695"/>
      <w:bookmarkEnd w:id="1696"/>
      <w:bookmarkEnd w:id="1697"/>
      <w:bookmarkEnd w:id="1698"/>
    </w:p>
    <w:p w14:paraId="063C9A14">
      <w:pPr>
        <w:pStyle w:val="50"/>
      </w:pPr>
      <w:r>
        <w:t>表示所有新入网站点所处的网络层级。</w:t>
      </w:r>
    </w:p>
    <w:p w14:paraId="41DBCFD4">
      <w:pPr>
        <w:pStyle w:val="67"/>
      </w:pPr>
      <w:bookmarkStart w:id="1699" w:name="_Toc403570261"/>
      <w:bookmarkStart w:id="1700" w:name="_Toc408859856"/>
      <w:bookmarkStart w:id="1701" w:name="_Toc18609"/>
      <w:bookmarkStart w:id="1702" w:name="_Toc397529535"/>
      <w:bookmarkStart w:id="1703" w:name="_Toc24064"/>
      <w:bookmarkStart w:id="1704" w:name="_Toc399228969"/>
      <w:bookmarkStart w:id="1705" w:name="_Toc397528867"/>
      <w:bookmarkStart w:id="1706" w:name="_Toc13491"/>
      <w:r>
        <w:t>CCO MAC地址</w:t>
      </w:r>
      <w:bookmarkEnd w:id="1699"/>
      <w:bookmarkEnd w:id="1700"/>
      <w:bookmarkEnd w:id="1701"/>
      <w:bookmarkEnd w:id="1702"/>
      <w:bookmarkEnd w:id="1703"/>
      <w:bookmarkEnd w:id="1704"/>
      <w:bookmarkEnd w:id="1705"/>
      <w:bookmarkEnd w:id="1706"/>
    </w:p>
    <w:p w14:paraId="66EC3D50">
      <w:pPr>
        <w:pStyle w:val="50"/>
      </w:pPr>
      <w:r>
        <w:t>表示本网络中CCO的设备地址。</w:t>
      </w:r>
    </w:p>
    <w:p w14:paraId="36783A4B">
      <w:pPr>
        <w:pStyle w:val="67"/>
      </w:pPr>
      <w:bookmarkStart w:id="1707" w:name="_Toc9996"/>
      <w:bookmarkStart w:id="1708" w:name="_Toc18262"/>
      <w:bookmarkStart w:id="1709" w:name="_Toc403570262"/>
      <w:bookmarkStart w:id="1710" w:name="_Toc408859857"/>
      <w:bookmarkStart w:id="1711" w:name="_Toc397528868"/>
      <w:bookmarkStart w:id="1712" w:name="_Toc397529536"/>
      <w:bookmarkStart w:id="1713" w:name="_Toc399228970"/>
      <w:bookmarkStart w:id="1714" w:name="_Toc7548"/>
      <w:r>
        <w:t>代理TEI</w:t>
      </w:r>
      <w:bookmarkEnd w:id="1707"/>
      <w:bookmarkEnd w:id="1708"/>
      <w:bookmarkEnd w:id="1709"/>
      <w:bookmarkEnd w:id="1710"/>
      <w:bookmarkEnd w:id="1711"/>
      <w:bookmarkEnd w:id="1712"/>
      <w:bookmarkEnd w:id="1713"/>
      <w:bookmarkEnd w:id="1714"/>
    </w:p>
    <w:p w14:paraId="6277EDA7">
      <w:pPr>
        <w:pStyle w:val="50"/>
      </w:pPr>
      <w:r>
        <w:t>表示代理站点的设备标识，为所通知的所有新入网站点的代理站点的TEI。</w:t>
      </w:r>
    </w:p>
    <w:p w14:paraId="7E03A3F1">
      <w:pPr>
        <w:pStyle w:val="67"/>
      </w:pPr>
      <w:bookmarkStart w:id="1715" w:name="_Toc4463"/>
      <w:bookmarkStart w:id="1716" w:name="_Toc20524"/>
      <w:bookmarkStart w:id="1717" w:name="_Toc397529537"/>
      <w:bookmarkStart w:id="1718" w:name="_Toc408859858"/>
      <w:bookmarkStart w:id="1719" w:name="_Toc397528869"/>
      <w:bookmarkStart w:id="1720" w:name="_Toc8733"/>
      <w:bookmarkStart w:id="1721" w:name="_Toc399228971"/>
      <w:bookmarkStart w:id="1722" w:name="_Toc403570263"/>
      <w:r>
        <w:t>组网序列号</w:t>
      </w:r>
      <w:bookmarkEnd w:id="1715"/>
      <w:bookmarkEnd w:id="1716"/>
      <w:bookmarkEnd w:id="1717"/>
      <w:bookmarkEnd w:id="1718"/>
      <w:bookmarkEnd w:id="1719"/>
      <w:bookmarkEnd w:id="1720"/>
      <w:bookmarkEnd w:id="1721"/>
      <w:bookmarkEnd w:id="1722"/>
    </w:p>
    <w:p w14:paraId="59F4BF98">
      <w:pPr>
        <w:pStyle w:val="50"/>
      </w:pPr>
      <w:r>
        <w:t>表示组网序列号，携带的是本关联汇总指示报文所回应的关联请求报文中的组网序列号。</w:t>
      </w:r>
    </w:p>
    <w:p w14:paraId="5221C63D">
      <w:pPr>
        <w:pStyle w:val="67"/>
      </w:pPr>
      <w:bookmarkStart w:id="1723" w:name="_Toc11569"/>
      <w:bookmarkStart w:id="1724" w:name="_Toc7214"/>
      <w:bookmarkStart w:id="1725" w:name="_Toc399228972"/>
      <w:bookmarkStart w:id="1726" w:name="_Toc408859859"/>
      <w:bookmarkStart w:id="1727" w:name="_Toc397529538"/>
      <w:bookmarkStart w:id="1728" w:name="_Toc403570264"/>
      <w:bookmarkStart w:id="1729" w:name="_Toc397528870"/>
      <w:bookmarkStart w:id="1730" w:name="_Toc25604"/>
      <w:r>
        <w:t>汇总站点数</w:t>
      </w:r>
      <w:bookmarkEnd w:id="1723"/>
      <w:bookmarkEnd w:id="1724"/>
      <w:bookmarkEnd w:id="1725"/>
      <w:bookmarkEnd w:id="1726"/>
      <w:bookmarkEnd w:id="1727"/>
      <w:bookmarkEnd w:id="1728"/>
      <w:bookmarkEnd w:id="1729"/>
      <w:bookmarkEnd w:id="1730"/>
    </w:p>
    <w:p w14:paraId="40D0721B">
      <w:pPr>
        <w:pStyle w:val="50"/>
      </w:pPr>
      <w:r>
        <w:t>表示关联汇总指示报文中通知的新入网站点的个数。</w:t>
      </w:r>
    </w:p>
    <w:p w14:paraId="50566326">
      <w:pPr>
        <w:pStyle w:val="50"/>
      </w:pPr>
      <w:r>
        <w:t>最大可支持到53。</w:t>
      </w:r>
    </w:p>
    <w:p w14:paraId="142E8461">
      <w:pPr>
        <w:pStyle w:val="67"/>
      </w:pPr>
      <w:bookmarkStart w:id="1731" w:name="_Toc403570265"/>
      <w:bookmarkStart w:id="1732" w:name="_Toc10079"/>
      <w:bookmarkStart w:id="1733" w:name="_Toc408859860"/>
      <w:bookmarkStart w:id="1734" w:name="_Toc397528871"/>
      <w:bookmarkStart w:id="1735" w:name="_Toc397529539"/>
      <w:bookmarkStart w:id="1736" w:name="_Toc399228973"/>
      <w:bookmarkStart w:id="1737" w:name="_Toc23166"/>
      <w:bookmarkStart w:id="1738" w:name="_Toc13230"/>
      <w:r>
        <w:t>站点信息</w:t>
      </w:r>
      <w:bookmarkEnd w:id="1731"/>
      <w:bookmarkEnd w:id="1732"/>
      <w:bookmarkEnd w:id="1733"/>
      <w:bookmarkEnd w:id="1734"/>
      <w:bookmarkEnd w:id="1735"/>
      <w:bookmarkEnd w:id="1736"/>
      <w:bookmarkEnd w:id="1737"/>
      <w:bookmarkEnd w:id="1738"/>
    </w:p>
    <w:p w14:paraId="190A4404">
      <w:pPr>
        <w:pStyle w:val="50"/>
      </w:pPr>
      <w:r>
        <w:t>表示关联汇总指示报文中，所有新入网站点的信息。</w:t>
      </w:r>
    </w:p>
    <w:p w14:paraId="069E66AB">
      <w:pPr>
        <w:pStyle w:val="50"/>
      </w:pPr>
      <w:r>
        <w:t>站点信息字段的定义如</w:t>
      </w:r>
      <w:r>
        <w:fldChar w:fldCharType="begin"/>
      </w:r>
      <w:r>
        <w:instrText xml:space="preserve"> REF _Ref56772938 \h  \* MERGEFORMAT </w:instrText>
      </w:r>
      <w:r>
        <w:fldChar w:fldCharType="separate"/>
      </w:r>
      <w:r>
        <w:t>表 103</w:t>
      </w:r>
      <w:r>
        <w:fldChar w:fldCharType="end"/>
      </w:r>
      <w:r>
        <w:t>所示。</w:t>
      </w:r>
    </w:p>
    <w:p w14:paraId="7752A42F">
      <w:pPr>
        <w:pStyle w:val="10"/>
      </w:pPr>
      <w:bookmarkStart w:id="1739" w:name="_Ref56772938"/>
      <w:bookmarkStart w:id="1740" w:name="_Toc397529209"/>
      <w:bookmarkStart w:id="1741" w:name="_Toc399757649"/>
      <w:bookmarkStart w:id="1742" w:name="_Toc402540131"/>
      <w:bookmarkStart w:id="1743" w:name="_Toc399259619"/>
      <w:bookmarkStart w:id="1744" w:name="_Toc402983213"/>
      <w:bookmarkStart w:id="1745" w:name="_Toc402984145"/>
      <w:bookmarkStart w:id="1746" w:name="_Ref398998547"/>
      <w:bookmarkStart w:id="1747" w:name="_Toc399229423"/>
      <w:bookmarkStart w:id="1748" w:name="_Toc402983679"/>
      <w:bookmarkStart w:id="1749" w:name="_Toc397529877"/>
      <w:bookmarkStart w:id="1750" w:name="_Toc405022541"/>
      <w:bookmarkStart w:id="1751" w:name="_Toc408860238"/>
      <w:bookmarkStart w:id="1752" w:name="_Toc403570656"/>
      <w:bookmarkStart w:id="1753" w:name="_Toc405476963"/>
      <w:r>
        <w:t xml:space="preserve">表 </w:t>
      </w:r>
      <w:r>
        <w:fldChar w:fldCharType="begin"/>
      </w:r>
      <w:r>
        <w:instrText xml:space="preserve"> SEQ 表 \* ARABIC </w:instrText>
      </w:r>
      <w:r>
        <w:fldChar w:fldCharType="separate"/>
      </w:r>
      <w:r>
        <w:t>103</w:t>
      </w:r>
      <w:r>
        <w:fldChar w:fldCharType="end"/>
      </w:r>
      <w:bookmarkEnd w:id="1739"/>
      <w:r>
        <w:t xml:space="preserve"> 站点信息</w:t>
      </w:r>
      <w:bookmarkEnd w:id="1740"/>
      <w:bookmarkEnd w:id="1741"/>
      <w:bookmarkEnd w:id="1742"/>
      <w:bookmarkEnd w:id="1743"/>
      <w:bookmarkEnd w:id="1744"/>
      <w:bookmarkEnd w:id="1745"/>
      <w:bookmarkEnd w:id="1746"/>
      <w:bookmarkEnd w:id="1747"/>
      <w:bookmarkEnd w:id="1748"/>
      <w:bookmarkEnd w:id="1749"/>
      <w:r>
        <w:t>字段</w:t>
      </w:r>
      <w:bookmarkEnd w:id="1750"/>
      <w:bookmarkEnd w:id="1751"/>
      <w:bookmarkEnd w:id="1752"/>
      <w:bookmarkEnd w:id="1753"/>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93"/>
        <w:gridCol w:w="1841"/>
      </w:tblGrid>
      <w:tr w14:paraId="130ED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9EAFDF4">
            <w:pPr>
              <w:pStyle w:val="125"/>
              <w:adjustRightInd w:val="0"/>
              <w:snapToGrid w:val="0"/>
              <w:rPr>
                <w:rFonts w:ascii="Times New Roman" w:hAnsi="Times New Roman"/>
                <w:sz w:val="18"/>
              </w:rPr>
            </w:pPr>
            <w:r>
              <w:rPr>
                <w:rFonts w:ascii="Times New Roman" w:hAnsi="Times New Roman"/>
                <w:sz w:val="18"/>
              </w:rPr>
              <w:t>字段</w:t>
            </w:r>
          </w:p>
        </w:tc>
        <w:tc>
          <w:tcPr>
            <w:tcW w:w="1661" w:type="dxa"/>
            <w:vAlign w:val="center"/>
          </w:tcPr>
          <w:p w14:paraId="26F8151F">
            <w:pPr>
              <w:pStyle w:val="125"/>
              <w:adjustRightInd w:val="0"/>
              <w:snapToGrid w:val="0"/>
              <w:rPr>
                <w:rFonts w:ascii="Times New Roman" w:hAnsi="Times New Roman"/>
                <w:sz w:val="18"/>
              </w:rPr>
            </w:pPr>
            <w:r>
              <w:rPr>
                <w:rFonts w:ascii="Times New Roman" w:hAnsi="Times New Roman"/>
                <w:sz w:val="18"/>
              </w:rPr>
              <w:t>字节号</w:t>
            </w:r>
          </w:p>
        </w:tc>
        <w:tc>
          <w:tcPr>
            <w:tcW w:w="1793" w:type="dxa"/>
            <w:vAlign w:val="center"/>
          </w:tcPr>
          <w:p w14:paraId="26D49E9C">
            <w:pPr>
              <w:pStyle w:val="125"/>
              <w:adjustRightInd w:val="0"/>
              <w:snapToGrid w:val="0"/>
              <w:rPr>
                <w:rFonts w:ascii="Times New Roman" w:hAnsi="Times New Roman"/>
                <w:sz w:val="18"/>
              </w:rPr>
            </w:pPr>
            <w:r>
              <w:rPr>
                <w:rFonts w:ascii="Times New Roman" w:hAnsi="Times New Roman"/>
                <w:sz w:val="18"/>
              </w:rPr>
              <w:t>字段大小(字节)</w:t>
            </w:r>
          </w:p>
        </w:tc>
        <w:tc>
          <w:tcPr>
            <w:tcW w:w="1841" w:type="dxa"/>
            <w:vAlign w:val="center"/>
          </w:tcPr>
          <w:p w14:paraId="070C8C3D">
            <w:pPr>
              <w:pStyle w:val="125"/>
              <w:adjustRightInd w:val="0"/>
              <w:snapToGrid w:val="0"/>
              <w:rPr>
                <w:rFonts w:ascii="Times New Roman" w:hAnsi="Times New Roman"/>
                <w:sz w:val="18"/>
              </w:rPr>
            </w:pPr>
            <w:r>
              <w:rPr>
                <w:rFonts w:ascii="Times New Roman" w:hAnsi="Times New Roman"/>
                <w:sz w:val="18"/>
              </w:rPr>
              <w:t>定义</w:t>
            </w:r>
          </w:p>
        </w:tc>
      </w:tr>
      <w:tr w14:paraId="6E5E8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C0E87B6">
            <w:pPr>
              <w:pStyle w:val="125"/>
              <w:adjustRightInd w:val="0"/>
              <w:snapToGrid w:val="0"/>
              <w:rPr>
                <w:rFonts w:ascii="Times New Roman" w:hAnsi="Times New Roman"/>
                <w:sz w:val="18"/>
              </w:rPr>
            </w:pPr>
            <w:r>
              <w:rPr>
                <w:rFonts w:ascii="Times New Roman" w:hAnsi="Times New Roman"/>
                <w:sz w:val="18"/>
              </w:rPr>
              <w:t>站点MAC地址1</w:t>
            </w:r>
          </w:p>
        </w:tc>
        <w:tc>
          <w:tcPr>
            <w:tcW w:w="1661" w:type="dxa"/>
            <w:vAlign w:val="center"/>
          </w:tcPr>
          <w:p w14:paraId="27C4A99E">
            <w:pPr>
              <w:pStyle w:val="125"/>
              <w:adjustRightInd w:val="0"/>
              <w:snapToGrid w:val="0"/>
              <w:rPr>
                <w:rFonts w:ascii="Times New Roman" w:hAnsi="Times New Roman"/>
                <w:sz w:val="18"/>
              </w:rPr>
            </w:pPr>
            <w:r>
              <w:rPr>
                <w:rFonts w:ascii="Times New Roman" w:hAnsi="Times New Roman"/>
                <w:sz w:val="18"/>
              </w:rPr>
              <w:t>0-5</w:t>
            </w:r>
          </w:p>
        </w:tc>
        <w:tc>
          <w:tcPr>
            <w:tcW w:w="1793" w:type="dxa"/>
            <w:vAlign w:val="center"/>
          </w:tcPr>
          <w:p w14:paraId="07D5114E">
            <w:pPr>
              <w:pStyle w:val="125"/>
              <w:adjustRightInd w:val="0"/>
              <w:snapToGrid w:val="0"/>
              <w:rPr>
                <w:rFonts w:ascii="Times New Roman" w:hAnsi="Times New Roman"/>
                <w:sz w:val="18"/>
              </w:rPr>
            </w:pPr>
            <w:r>
              <w:rPr>
                <w:rFonts w:ascii="Times New Roman" w:hAnsi="Times New Roman"/>
                <w:sz w:val="18"/>
              </w:rPr>
              <w:t>6</w:t>
            </w:r>
          </w:p>
        </w:tc>
        <w:tc>
          <w:tcPr>
            <w:tcW w:w="1841" w:type="dxa"/>
            <w:vAlign w:val="center"/>
          </w:tcPr>
          <w:p w14:paraId="5FE0A6D0">
            <w:pPr>
              <w:pStyle w:val="125"/>
              <w:adjustRightInd w:val="0"/>
              <w:snapToGrid w:val="0"/>
              <w:rPr>
                <w:rFonts w:ascii="Times New Roman" w:hAnsi="Times New Roman"/>
                <w:sz w:val="18"/>
              </w:rPr>
            </w:pPr>
            <w:r>
              <w:rPr>
                <w:rFonts w:ascii="Times New Roman" w:hAnsi="Times New Roman"/>
                <w:sz w:val="18"/>
              </w:rPr>
              <w:t>站点的MAC地址</w:t>
            </w:r>
          </w:p>
        </w:tc>
      </w:tr>
      <w:tr w14:paraId="662A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F2E1418">
            <w:pPr>
              <w:pStyle w:val="125"/>
              <w:adjustRightInd w:val="0"/>
              <w:snapToGrid w:val="0"/>
              <w:rPr>
                <w:rFonts w:ascii="Times New Roman" w:hAnsi="Times New Roman"/>
                <w:sz w:val="18"/>
              </w:rPr>
            </w:pPr>
            <w:r>
              <w:rPr>
                <w:rFonts w:ascii="Times New Roman" w:hAnsi="Times New Roman"/>
                <w:sz w:val="18"/>
              </w:rPr>
              <w:t>站点TEI1</w:t>
            </w:r>
          </w:p>
        </w:tc>
        <w:tc>
          <w:tcPr>
            <w:tcW w:w="1661" w:type="dxa"/>
            <w:vAlign w:val="center"/>
          </w:tcPr>
          <w:p w14:paraId="1C41A51A">
            <w:pPr>
              <w:pStyle w:val="125"/>
              <w:adjustRightInd w:val="0"/>
              <w:snapToGrid w:val="0"/>
              <w:rPr>
                <w:rFonts w:ascii="Times New Roman" w:hAnsi="Times New Roman"/>
                <w:sz w:val="18"/>
              </w:rPr>
            </w:pPr>
            <w:r>
              <w:rPr>
                <w:rFonts w:ascii="Times New Roman" w:hAnsi="Times New Roman"/>
                <w:sz w:val="18"/>
              </w:rPr>
              <w:t>6-7</w:t>
            </w:r>
          </w:p>
        </w:tc>
        <w:tc>
          <w:tcPr>
            <w:tcW w:w="1793" w:type="dxa"/>
            <w:vAlign w:val="center"/>
          </w:tcPr>
          <w:p w14:paraId="350B4835">
            <w:pPr>
              <w:pStyle w:val="125"/>
              <w:adjustRightInd w:val="0"/>
              <w:snapToGrid w:val="0"/>
              <w:rPr>
                <w:rFonts w:ascii="Times New Roman" w:hAnsi="Times New Roman"/>
                <w:sz w:val="18"/>
              </w:rPr>
            </w:pPr>
            <w:r>
              <w:rPr>
                <w:rFonts w:ascii="Times New Roman" w:hAnsi="Times New Roman"/>
                <w:sz w:val="18"/>
              </w:rPr>
              <w:t>2</w:t>
            </w:r>
          </w:p>
        </w:tc>
        <w:tc>
          <w:tcPr>
            <w:tcW w:w="1841" w:type="dxa"/>
            <w:vAlign w:val="center"/>
          </w:tcPr>
          <w:p w14:paraId="3AAD8520">
            <w:pPr>
              <w:pStyle w:val="125"/>
              <w:adjustRightInd w:val="0"/>
              <w:snapToGrid w:val="0"/>
              <w:rPr>
                <w:rFonts w:ascii="Times New Roman" w:hAnsi="Times New Roman"/>
                <w:sz w:val="18"/>
              </w:rPr>
            </w:pPr>
            <w:r>
              <w:rPr>
                <w:rFonts w:ascii="Times New Roman" w:hAnsi="Times New Roman"/>
                <w:sz w:val="18"/>
              </w:rPr>
              <w:t>分配给站点的TEI</w:t>
            </w:r>
          </w:p>
        </w:tc>
      </w:tr>
      <w:tr w14:paraId="70712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C410176">
            <w:pPr>
              <w:pStyle w:val="125"/>
              <w:adjustRightInd w:val="0"/>
              <w:snapToGrid w:val="0"/>
              <w:rPr>
                <w:rFonts w:ascii="Times New Roman" w:hAnsi="Times New Roman"/>
                <w:sz w:val="18"/>
              </w:rPr>
            </w:pPr>
            <w:r>
              <w:rPr>
                <w:rFonts w:ascii="Times New Roman" w:hAnsi="Times New Roman"/>
                <w:sz w:val="18"/>
              </w:rPr>
              <w:t>站点MAC地址2</w:t>
            </w:r>
          </w:p>
        </w:tc>
        <w:tc>
          <w:tcPr>
            <w:tcW w:w="1661" w:type="dxa"/>
            <w:vAlign w:val="center"/>
          </w:tcPr>
          <w:p w14:paraId="085AFDB2">
            <w:pPr>
              <w:pStyle w:val="125"/>
              <w:adjustRightInd w:val="0"/>
              <w:snapToGrid w:val="0"/>
              <w:rPr>
                <w:rFonts w:ascii="Times New Roman" w:hAnsi="Times New Roman"/>
                <w:sz w:val="18"/>
              </w:rPr>
            </w:pPr>
            <w:r>
              <w:rPr>
                <w:rFonts w:ascii="Times New Roman" w:hAnsi="Times New Roman"/>
                <w:sz w:val="18"/>
              </w:rPr>
              <w:t>8-13</w:t>
            </w:r>
          </w:p>
        </w:tc>
        <w:tc>
          <w:tcPr>
            <w:tcW w:w="1793" w:type="dxa"/>
            <w:vAlign w:val="center"/>
          </w:tcPr>
          <w:p w14:paraId="335FDED9">
            <w:pPr>
              <w:pStyle w:val="125"/>
              <w:adjustRightInd w:val="0"/>
              <w:snapToGrid w:val="0"/>
              <w:rPr>
                <w:rFonts w:ascii="Times New Roman" w:hAnsi="Times New Roman"/>
                <w:sz w:val="18"/>
              </w:rPr>
            </w:pPr>
            <w:r>
              <w:rPr>
                <w:rFonts w:ascii="Times New Roman" w:hAnsi="Times New Roman"/>
                <w:sz w:val="18"/>
              </w:rPr>
              <w:t>6</w:t>
            </w:r>
          </w:p>
        </w:tc>
        <w:tc>
          <w:tcPr>
            <w:tcW w:w="1841" w:type="dxa"/>
            <w:vAlign w:val="center"/>
          </w:tcPr>
          <w:p w14:paraId="2420829D">
            <w:pPr>
              <w:pStyle w:val="125"/>
              <w:adjustRightInd w:val="0"/>
              <w:snapToGrid w:val="0"/>
              <w:rPr>
                <w:rFonts w:ascii="Times New Roman" w:hAnsi="Times New Roman"/>
                <w:sz w:val="18"/>
              </w:rPr>
            </w:pPr>
            <w:r>
              <w:rPr>
                <w:rFonts w:ascii="Times New Roman" w:hAnsi="Times New Roman"/>
                <w:sz w:val="18"/>
              </w:rPr>
              <w:t>站点的MAC地址</w:t>
            </w:r>
          </w:p>
        </w:tc>
      </w:tr>
      <w:tr w14:paraId="6E32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D63802">
            <w:pPr>
              <w:pStyle w:val="125"/>
              <w:adjustRightInd w:val="0"/>
              <w:snapToGrid w:val="0"/>
              <w:rPr>
                <w:rFonts w:ascii="Times New Roman" w:hAnsi="Times New Roman"/>
                <w:sz w:val="18"/>
              </w:rPr>
            </w:pPr>
            <w:r>
              <w:rPr>
                <w:rFonts w:ascii="Times New Roman" w:hAnsi="Times New Roman"/>
                <w:sz w:val="18"/>
              </w:rPr>
              <w:t>站点TEI2</w:t>
            </w:r>
          </w:p>
        </w:tc>
        <w:tc>
          <w:tcPr>
            <w:tcW w:w="1661" w:type="dxa"/>
            <w:vAlign w:val="center"/>
          </w:tcPr>
          <w:p w14:paraId="1224FECF">
            <w:pPr>
              <w:pStyle w:val="125"/>
              <w:adjustRightInd w:val="0"/>
              <w:snapToGrid w:val="0"/>
              <w:rPr>
                <w:rFonts w:ascii="Times New Roman" w:hAnsi="Times New Roman"/>
                <w:sz w:val="18"/>
              </w:rPr>
            </w:pPr>
            <w:r>
              <w:rPr>
                <w:rFonts w:ascii="Times New Roman" w:hAnsi="Times New Roman"/>
                <w:sz w:val="18"/>
              </w:rPr>
              <w:t>14-15</w:t>
            </w:r>
          </w:p>
        </w:tc>
        <w:tc>
          <w:tcPr>
            <w:tcW w:w="1793" w:type="dxa"/>
            <w:vAlign w:val="center"/>
          </w:tcPr>
          <w:p w14:paraId="199692F6">
            <w:pPr>
              <w:pStyle w:val="125"/>
              <w:adjustRightInd w:val="0"/>
              <w:snapToGrid w:val="0"/>
              <w:rPr>
                <w:rFonts w:ascii="Times New Roman" w:hAnsi="Times New Roman"/>
                <w:sz w:val="18"/>
              </w:rPr>
            </w:pPr>
            <w:r>
              <w:rPr>
                <w:rFonts w:ascii="Times New Roman" w:hAnsi="Times New Roman"/>
                <w:sz w:val="18"/>
              </w:rPr>
              <w:t>2</w:t>
            </w:r>
          </w:p>
        </w:tc>
        <w:tc>
          <w:tcPr>
            <w:tcW w:w="1841" w:type="dxa"/>
            <w:vAlign w:val="center"/>
          </w:tcPr>
          <w:p w14:paraId="1589E4AA">
            <w:pPr>
              <w:pStyle w:val="125"/>
              <w:adjustRightInd w:val="0"/>
              <w:snapToGrid w:val="0"/>
              <w:rPr>
                <w:rFonts w:ascii="Times New Roman" w:hAnsi="Times New Roman"/>
                <w:sz w:val="18"/>
              </w:rPr>
            </w:pPr>
            <w:r>
              <w:rPr>
                <w:rFonts w:ascii="Times New Roman" w:hAnsi="Times New Roman"/>
                <w:sz w:val="18"/>
              </w:rPr>
              <w:t>分配给站点的TEI</w:t>
            </w:r>
          </w:p>
        </w:tc>
      </w:tr>
      <w:tr w14:paraId="0C54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237637D">
            <w:pPr>
              <w:pStyle w:val="125"/>
              <w:adjustRightInd w:val="0"/>
              <w:snapToGrid w:val="0"/>
              <w:rPr>
                <w:rFonts w:ascii="Times New Roman" w:hAnsi="Times New Roman"/>
                <w:sz w:val="18"/>
              </w:rPr>
            </w:pPr>
            <w:r>
              <w:rPr>
                <w:rFonts w:ascii="Times New Roman" w:hAnsi="Times New Roman"/>
                <w:sz w:val="18"/>
              </w:rPr>
              <w:t>…</w:t>
            </w:r>
          </w:p>
        </w:tc>
        <w:tc>
          <w:tcPr>
            <w:tcW w:w="1661" w:type="dxa"/>
            <w:vAlign w:val="center"/>
          </w:tcPr>
          <w:p w14:paraId="142D9552">
            <w:pPr>
              <w:pStyle w:val="125"/>
              <w:adjustRightInd w:val="0"/>
              <w:snapToGrid w:val="0"/>
              <w:rPr>
                <w:rFonts w:ascii="Times New Roman" w:hAnsi="Times New Roman"/>
                <w:sz w:val="18"/>
              </w:rPr>
            </w:pPr>
            <w:r>
              <w:rPr>
                <w:rFonts w:ascii="Times New Roman" w:hAnsi="Times New Roman"/>
                <w:sz w:val="18"/>
              </w:rPr>
              <w:t>…</w:t>
            </w:r>
          </w:p>
        </w:tc>
        <w:tc>
          <w:tcPr>
            <w:tcW w:w="1793" w:type="dxa"/>
            <w:vAlign w:val="center"/>
          </w:tcPr>
          <w:p w14:paraId="3373107A">
            <w:pPr>
              <w:pStyle w:val="125"/>
              <w:adjustRightInd w:val="0"/>
              <w:snapToGrid w:val="0"/>
              <w:rPr>
                <w:rFonts w:ascii="Times New Roman" w:hAnsi="Times New Roman"/>
                <w:sz w:val="18"/>
              </w:rPr>
            </w:pPr>
            <w:r>
              <w:rPr>
                <w:rFonts w:ascii="Times New Roman" w:hAnsi="Times New Roman"/>
                <w:sz w:val="18"/>
              </w:rPr>
              <w:t>…</w:t>
            </w:r>
          </w:p>
        </w:tc>
        <w:tc>
          <w:tcPr>
            <w:tcW w:w="1841" w:type="dxa"/>
            <w:vAlign w:val="center"/>
          </w:tcPr>
          <w:p w14:paraId="6DC74C1A">
            <w:pPr>
              <w:pStyle w:val="125"/>
              <w:adjustRightInd w:val="0"/>
              <w:snapToGrid w:val="0"/>
              <w:rPr>
                <w:rFonts w:ascii="Times New Roman" w:hAnsi="Times New Roman"/>
                <w:sz w:val="18"/>
              </w:rPr>
            </w:pPr>
            <w:r>
              <w:rPr>
                <w:rFonts w:ascii="Times New Roman" w:hAnsi="Times New Roman"/>
                <w:sz w:val="18"/>
              </w:rPr>
              <w:t>…</w:t>
            </w:r>
          </w:p>
        </w:tc>
      </w:tr>
      <w:tr w14:paraId="5BF5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D74BCB1">
            <w:pPr>
              <w:pStyle w:val="125"/>
              <w:adjustRightInd w:val="0"/>
              <w:snapToGrid w:val="0"/>
              <w:rPr>
                <w:rFonts w:ascii="Times New Roman" w:hAnsi="Times New Roman"/>
                <w:sz w:val="18"/>
              </w:rPr>
            </w:pPr>
            <w:r>
              <w:rPr>
                <w:rFonts w:ascii="Times New Roman" w:hAnsi="Times New Roman"/>
                <w:sz w:val="18"/>
              </w:rPr>
              <w:t>站点MAC地址N</w:t>
            </w:r>
          </w:p>
        </w:tc>
        <w:tc>
          <w:tcPr>
            <w:tcW w:w="1661" w:type="dxa"/>
            <w:vAlign w:val="center"/>
          </w:tcPr>
          <w:p w14:paraId="03B32FBD">
            <w:pPr>
              <w:pStyle w:val="125"/>
              <w:adjustRightInd w:val="0"/>
              <w:snapToGrid w:val="0"/>
              <w:rPr>
                <w:rFonts w:ascii="Times New Roman" w:hAnsi="Times New Roman"/>
                <w:sz w:val="18"/>
              </w:rPr>
            </w:pPr>
            <w:r>
              <w:rPr>
                <w:rFonts w:ascii="Times New Roman" w:hAnsi="Times New Roman"/>
                <w:sz w:val="18"/>
              </w:rPr>
              <w:t>8(N-1)-</w:t>
            </w:r>
          </w:p>
          <w:p w14:paraId="5894DE93">
            <w:pPr>
              <w:pStyle w:val="125"/>
              <w:adjustRightInd w:val="0"/>
              <w:snapToGrid w:val="0"/>
              <w:rPr>
                <w:rFonts w:ascii="Times New Roman" w:hAnsi="Times New Roman"/>
                <w:sz w:val="18"/>
              </w:rPr>
            </w:pPr>
            <w:r>
              <w:rPr>
                <w:rFonts w:ascii="Times New Roman" w:hAnsi="Times New Roman"/>
                <w:sz w:val="18"/>
              </w:rPr>
              <w:t>8(N-1)+5</w:t>
            </w:r>
          </w:p>
        </w:tc>
        <w:tc>
          <w:tcPr>
            <w:tcW w:w="1793" w:type="dxa"/>
            <w:vAlign w:val="center"/>
          </w:tcPr>
          <w:p w14:paraId="72282F77">
            <w:pPr>
              <w:pStyle w:val="125"/>
              <w:adjustRightInd w:val="0"/>
              <w:snapToGrid w:val="0"/>
              <w:rPr>
                <w:rFonts w:ascii="Times New Roman" w:hAnsi="Times New Roman"/>
                <w:sz w:val="18"/>
              </w:rPr>
            </w:pPr>
            <w:r>
              <w:rPr>
                <w:rFonts w:ascii="Times New Roman" w:hAnsi="Times New Roman"/>
                <w:sz w:val="18"/>
              </w:rPr>
              <w:t>6</w:t>
            </w:r>
          </w:p>
        </w:tc>
        <w:tc>
          <w:tcPr>
            <w:tcW w:w="1841" w:type="dxa"/>
            <w:vAlign w:val="center"/>
          </w:tcPr>
          <w:p w14:paraId="42CBDB24">
            <w:pPr>
              <w:pStyle w:val="125"/>
              <w:adjustRightInd w:val="0"/>
              <w:snapToGrid w:val="0"/>
              <w:rPr>
                <w:rFonts w:ascii="Times New Roman" w:hAnsi="Times New Roman"/>
                <w:sz w:val="18"/>
              </w:rPr>
            </w:pPr>
            <w:r>
              <w:rPr>
                <w:rFonts w:ascii="Times New Roman" w:hAnsi="Times New Roman"/>
                <w:sz w:val="18"/>
              </w:rPr>
              <w:t>站点的MAC地址</w:t>
            </w:r>
          </w:p>
          <w:p w14:paraId="1C8B1651">
            <w:pPr>
              <w:pStyle w:val="125"/>
              <w:adjustRightInd w:val="0"/>
              <w:snapToGrid w:val="0"/>
              <w:rPr>
                <w:rFonts w:ascii="Times New Roman" w:hAnsi="Times New Roman"/>
                <w:sz w:val="18"/>
              </w:rPr>
            </w:pPr>
            <w:r>
              <w:rPr>
                <w:rFonts w:ascii="Times New Roman" w:hAnsi="Times New Roman"/>
                <w:sz w:val="18"/>
              </w:rPr>
              <w:t>N=汇总站点数</w:t>
            </w:r>
          </w:p>
        </w:tc>
      </w:tr>
      <w:tr w14:paraId="7C0C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39EBF6B">
            <w:pPr>
              <w:pStyle w:val="125"/>
              <w:adjustRightInd w:val="0"/>
              <w:snapToGrid w:val="0"/>
              <w:rPr>
                <w:rFonts w:ascii="Times New Roman" w:hAnsi="Times New Roman"/>
                <w:sz w:val="18"/>
              </w:rPr>
            </w:pPr>
            <w:r>
              <w:rPr>
                <w:rFonts w:ascii="Times New Roman" w:hAnsi="Times New Roman"/>
                <w:sz w:val="18"/>
              </w:rPr>
              <w:t>站点TEIN</w:t>
            </w:r>
          </w:p>
        </w:tc>
        <w:tc>
          <w:tcPr>
            <w:tcW w:w="1661" w:type="dxa"/>
            <w:vAlign w:val="center"/>
          </w:tcPr>
          <w:p w14:paraId="4681E5FE">
            <w:pPr>
              <w:pStyle w:val="125"/>
              <w:adjustRightInd w:val="0"/>
              <w:snapToGrid w:val="0"/>
              <w:rPr>
                <w:rFonts w:ascii="Times New Roman" w:hAnsi="Times New Roman"/>
                <w:sz w:val="18"/>
              </w:rPr>
            </w:pPr>
            <w:r>
              <w:rPr>
                <w:rFonts w:ascii="Times New Roman" w:hAnsi="Times New Roman"/>
                <w:sz w:val="18"/>
              </w:rPr>
              <w:t>8(N-1)+6</w:t>
            </w:r>
          </w:p>
          <w:p w14:paraId="6BBA371A">
            <w:pPr>
              <w:pStyle w:val="125"/>
              <w:adjustRightInd w:val="0"/>
              <w:snapToGrid w:val="0"/>
              <w:rPr>
                <w:rFonts w:ascii="Times New Roman" w:hAnsi="Times New Roman"/>
                <w:sz w:val="18"/>
              </w:rPr>
            </w:pPr>
            <w:r>
              <w:rPr>
                <w:rFonts w:ascii="Times New Roman" w:hAnsi="Times New Roman"/>
                <w:sz w:val="18"/>
              </w:rPr>
              <w:t>8(N-1+7)</w:t>
            </w:r>
          </w:p>
        </w:tc>
        <w:tc>
          <w:tcPr>
            <w:tcW w:w="1793" w:type="dxa"/>
            <w:vAlign w:val="center"/>
          </w:tcPr>
          <w:p w14:paraId="1E819029">
            <w:pPr>
              <w:pStyle w:val="125"/>
              <w:adjustRightInd w:val="0"/>
              <w:snapToGrid w:val="0"/>
              <w:rPr>
                <w:rFonts w:ascii="Times New Roman" w:hAnsi="Times New Roman"/>
                <w:sz w:val="18"/>
              </w:rPr>
            </w:pPr>
            <w:r>
              <w:rPr>
                <w:rFonts w:ascii="Times New Roman" w:hAnsi="Times New Roman"/>
                <w:sz w:val="18"/>
              </w:rPr>
              <w:t>2</w:t>
            </w:r>
          </w:p>
        </w:tc>
        <w:tc>
          <w:tcPr>
            <w:tcW w:w="1841" w:type="dxa"/>
            <w:vAlign w:val="center"/>
          </w:tcPr>
          <w:p w14:paraId="1A464266">
            <w:pPr>
              <w:pStyle w:val="125"/>
              <w:adjustRightInd w:val="0"/>
              <w:snapToGrid w:val="0"/>
              <w:rPr>
                <w:rFonts w:ascii="Times New Roman" w:hAnsi="Times New Roman"/>
                <w:sz w:val="18"/>
              </w:rPr>
            </w:pPr>
            <w:r>
              <w:rPr>
                <w:rFonts w:ascii="Times New Roman" w:hAnsi="Times New Roman"/>
                <w:sz w:val="18"/>
              </w:rPr>
              <w:t>分配给站点的TEI</w:t>
            </w:r>
          </w:p>
          <w:p w14:paraId="704B13D0">
            <w:pPr>
              <w:pStyle w:val="125"/>
              <w:adjustRightInd w:val="0"/>
              <w:snapToGrid w:val="0"/>
              <w:rPr>
                <w:rFonts w:ascii="Times New Roman" w:hAnsi="Times New Roman"/>
                <w:sz w:val="18"/>
              </w:rPr>
            </w:pPr>
            <w:r>
              <w:rPr>
                <w:rFonts w:ascii="Times New Roman" w:hAnsi="Times New Roman"/>
                <w:sz w:val="18"/>
              </w:rPr>
              <w:t>N=汇总站点数</w:t>
            </w:r>
          </w:p>
        </w:tc>
      </w:tr>
    </w:tbl>
    <w:p w14:paraId="284781C6">
      <w:pPr>
        <w:pStyle w:val="50"/>
      </w:pPr>
      <w:bookmarkStart w:id="1754" w:name="_Toc402983403"/>
      <w:bookmarkStart w:id="1755" w:name="_Toc397528872"/>
      <w:bookmarkStart w:id="1756" w:name="_Toc397529540"/>
      <w:bookmarkStart w:id="1757" w:name="_Toc403570266"/>
      <w:bookmarkStart w:id="1758" w:name="_Toc399757319"/>
      <w:bookmarkStart w:id="1759" w:name="_Toc400798947"/>
      <w:bookmarkStart w:id="1760" w:name="_Toc389724834"/>
      <w:bookmarkStart w:id="1761" w:name="_Toc399228974"/>
      <w:bookmarkStart w:id="1762" w:name="_Toc439785769"/>
      <w:bookmarkStart w:id="1763" w:name="_Toc408859861"/>
      <w:bookmarkStart w:id="1764" w:name="_Toc402982937"/>
      <w:bookmarkStart w:id="1765" w:name="_Toc402983869"/>
      <w:bookmarkStart w:id="1766" w:name="_Toc399259277"/>
      <w:bookmarkStart w:id="1767" w:name="_Toc403585340"/>
      <w:bookmarkStart w:id="1768" w:name="_Toc405476682"/>
    </w:p>
    <w:p w14:paraId="3F01DE72">
      <w:pPr>
        <w:pStyle w:val="57"/>
        <w:ind w:left="420" w:hanging="420"/>
      </w:pPr>
      <w:bookmarkStart w:id="1769" w:name="_Toc726"/>
      <w:bookmarkStart w:id="1770" w:name="_Toc17832"/>
      <w:bookmarkStart w:id="1771" w:name="_Toc23210"/>
      <w:r>
        <w:t>代理变更请求报文</w:t>
      </w:r>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p>
    <w:p w14:paraId="5F37D8F7">
      <w:pPr>
        <w:pStyle w:val="50"/>
      </w:pPr>
      <w:r>
        <w:t>代理变更请求报文（MMeChangeProxyReq）格式的定义如</w:t>
      </w:r>
      <w:r>
        <w:fldChar w:fldCharType="begin"/>
      </w:r>
      <w:r>
        <w:instrText xml:space="preserve"> REF _Ref56772955 \h  \* MERGEFORMAT </w:instrText>
      </w:r>
      <w:r>
        <w:fldChar w:fldCharType="separate"/>
      </w:r>
      <w:r>
        <w:t>表 104</w:t>
      </w:r>
      <w:r>
        <w:fldChar w:fldCharType="end"/>
      </w:r>
      <w:r>
        <w:t>所示。</w:t>
      </w:r>
    </w:p>
    <w:p w14:paraId="0DD3E00B">
      <w:pPr>
        <w:pStyle w:val="10"/>
      </w:pPr>
      <w:bookmarkStart w:id="1772" w:name="_Ref56772955"/>
      <w:bookmarkStart w:id="1773" w:name="_Toc403570657"/>
      <w:bookmarkStart w:id="1774" w:name="_Toc405022542"/>
      <w:bookmarkStart w:id="1775" w:name="_Toc402983680"/>
      <w:bookmarkStart w:id="1776" w:name="_Toc399229424"/>
      <w:bookmarkStart w:id="1777" w:name="_Ref398998564"/>
      <w:bookmarkStart w:id="1778" w:name="_Toc399259620"/>
      <w:bookmarkStart w:id="1779" w:name="_Toc402540132"/>
      <w:bookmarkStart w:id="1780" w:name="_Toc408860239"/>
      <w:bookmarkStart w:id="1781" w:name="_Toc402983214"/>
      <w:bookmarkStart w:id="1782" w:name="_Toc397529878"/>
      <w:bookmarkStart w:id="1783" w:name="_Toc399757650"/>
      <w:bookmarkStart w:id="1784" w:name="_Toc405476964"/>
      <w:bookmarkStart w:id="1785" w:name="_Toc397529210"/>
      <w:bookmarkStart w:id="1786" w:name="_Toc402984146"/>
      <w:r>
        <w:t xml:space="preserve">表 </w:t>
      </w:r>
      <w:r>
        <w:fldChar w:fldCharType="begin"/>
      </w:r>
      <w:r>
        <w:instrText xml:space="preserve"> SEQ 表 \* ARABIC </w:instrText>
      </w:r>
      <w:r>
        <w:fldChar w:fldCharType="separate"/>
      </w:r>
      <w:r>
        <w:t>104</w:t>
      </w:r>
      <w:r>
        <w:fldChar w:fldCharType="end"/>
      </w:r>
      <w:bookmarkEnd w:id="1772"/>
      <w:r>
        <w:t xml:space="preserve"> 代理变更请求报文格式</w:t>
      </w:r>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1984"/>
        <w:gridCol w:w="1985"/>
      </w:tblGrid>
      <w:tr w14:paraId="15DA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068F1A3A">
            <w:pPr>
              <w:pStyle w:val="125"/>
              <w:adjustRightInd w:val="0"/>
              <w:snapToGrid w:val="0"/>
              <w:rPr>
                <w:rFonts w:ascii="Times New Roman" w:hAnsi="Times New Roman"/>
                <w:sz w:val="18"/>
              </w:rPr>
            </w:pPr>
            <w:r>
              <w:rPr>
                <w:rFonts w:hint="eastAsia" w:ascii="Times New Roman" w:hAnsi="Times New Roman"/>
                <w:sz w:val="18"/>
              </w:rPr>
              <w:t>字段</w:t>
            </w:r>
          </w:p>
        </w:tc>
        <w:tc>
          <w:tcPr>
            <w:tcW w:w="1984" w:type="dxa"/>
            <w:vAlign w:val="center"/>
          </w:tcPr>
          <w:p w14:paraId="45C66410">
            <w:pPr>
              <w:pStyle w:val="125"/>
              <w:adjustRightInd w:val="0"/>
              <w:snapToGrid w:val="0"/>
              <w:rPr>
                <w:rFonts w:ascii="Times New Roman" w:hAnsi="Times New Roman"/>
                <w:sz w:val="18"/>
              </w:rPr>
            </w:pPr>
            <w:r>
              <w:rPr>
                <w:rFonts w:hint="eastAsia" w:ascii="Times New Roman" w:hAnsi="Times New Roman"/>
                <w:sz w:val="18"/>
              </w:rPr>
              <w:t>字节号</w:t>
            </w:r>
          </w:p>
        </w:tc>
        <w:tc>
          <w:tcPr>
            <w:tcW w:w="1985" w:type="dxa"/>
            <w:vAlign w:val="center"/>
          </w:tcPr>
          <w:p w14:paraId="3AA69406">
            <w:pPr>
              <w:pStyle w:val="125"/>
              <w:adjustRightInd w:val="0"/>
              <w:snapToGrid w:val="0"/>
              <w:rPr>
                <w:rFonts w:ascii="Times New Roman" w:hAnsi="Times New Roman"/>
                <w:sz w:val="18"/>
              </w:rPr>
            </w:pPr>
            <w:r>
              <w:rPr>
                <w:rFonts w:hint="eastAsia" w:ascii="Times New Roman" w:hAnsi="Times New Roman"/>
                <w:sz w:val="18"/>
              </w:rPr>
              <w:t>字段大小(字节)</w:t>
            </w:r>
          </w:p>
        </w:tc>
      </w:tr>
      <w:tr w14:paraId="3A46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38EBB09A">
            <w:pPr>
              <w:pStyle w:val="125"/>
              <w:adjustRightInd w:val="0"/>
              <w:snapToGrid w:val="0"/>
              <w:rPr>
                <w:rFonts w:ascii="Times New Roman" w:hAnsi="Times New Roman"/>
                <w:sz w:val="18"/>
              </w:rPr>
            </w:pPr>
            <w:r>
              <w:rPr>
                <w:rFonts w:hint="eastAsia" w:ascii="Times New Roman" w:hAnsi="Times New Roman"/>
                <w:sz w:val="18"/>
              </w:rPr>
              <w:t>站点TEI</w:t>
            </w:r>
          </w:p>
        </w:tc>
        <w:tc>
          <w:tcPr>
            <w:tcW w:w="1984" w:type="dxa"/>
            <w:vAlign w:val="center"/>
          </w:tcPr>
          <w:p w14:paraId="7EBF293E">
            <w:pPr>
              <w:pStyle w:val="125"/>
              <w:adjustRightInd w:val="0"/>
              <w:snapToGrid w:val="0"/>
              <w:rPr>
                <w:rFonts w:ascii="Times New Roman" w:hAnsi="Times New Roman"/>
                <w:sz w:val="18"/>
              </w:rPr>
            </w:pPr>
            <w:r>
              <w:rPr>
                <w:rFonts w:ascii="Times New Roman" w:hAnsi="Times New Roman"/>
                <w:sz w:val="18"/>
              </w:rPr>
              <w:t>0-1</w:t>
            </w:r>
          </w:p>
        </w:tc>
        <w:tc>
          <w:tcPr>
            <w:tcW w:w="1985" w:type="dxa"/>
            <w:vAlign w:val="center"/>
          </w:tcPr>
          <w:p w14:paraId="71365817">
            <w:pPr>
              <w:pStyle w:val="125"/>
              <w:adjustRightInd w:val="0"/>
              <w:snapToGrid w:val="0"/>
              <w:rPr>
                <w:rFonts w:ascii="Times New Roman" w:hAnsi="Times New Roman"/>
                <w:sz w:val="18"/>
              </w:rPr>
            </w:pPr>
            <w:r>
              <w:rPr>
                <w:rFonts w:ascii="Times New Roman" w:hAnsi="Times New Roman"/>
                <w:sz w:val="18"/>
              </w:rPr>
              <w:t>2</w:t>
            </w:r>
          </w:p>
        </w:tc>
      </w:tr>
      <w:tr w14:paraId="2062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Merge w:val="restart"/>
            <w:vAlign w:val="center"/>
          </w:tcPr>
          <w:p w14:paraId="097AFFBC">
            <w:pPr>
              <w:pStyle w:val="125"/>
              <w:adjustRightInd w:val="0"/>
              <w:snapToGrid w:val="0"/>
              <w:rPr>
                <w:rFonts w:ascii="Times New Roman" w:hAnsi="Times New Roman"/>
                <w:sz w:val="18"/>
              </w:rPr>
            </w:pPr>
            <w:r>
              <w:rPr>
                <w:rFonts w:hint="eastAsia" w:ascii="Times New Roman" w:hAnsi="Times New Roman"/>
                <w:sz w:val="18"/>
              </w:rPr>
              <w:t>新代理TEI0</w:t>
            </w:r>
          </w:p>
        </w:tc>
        <w:tc>
          <w:tcPr>
            <w:tcW w:w="1984" w:type="dxa"/>
            <w:vAlign w:val="center"/>
          </w:tcPr>
          <w:p w14:paraId="558E1330">
            <w:pPr>
              <w:pStyle w:val="125"/>
              <w:adjustRightInd w:val="0"/>
              <w:snapToGrid w:val="0"/>
              <w:rPr>
                <w:rFonts w:ascii="Times New Roman" w:hAnsi="Times New Roman"/>
                <w:sz w:val="18"/>
              </w:rPr>
            </w:pPr>
            <w:r>
              <w:rPr>
                <w:rFonts w:hint="eastAsia" w:ascii="Times New Roman" w:hAnsi="Times New Roman"/>
                <w:sz w:val="18"/>
              </w:rPr>
              <w:t>2</w:t>
            </w:r>
          </w:p>
        </w:tc>
        <w:tc>
          <w:tcPr>
            <w:tcW w:w="1985" w:type="dxa"/>
            <w:vMerge w:val="restart"/>
            <w:vAlign w:val="center"/>
          </w:tcPr>
          <w:p w14:paraId="7F58BC37">
            <w:pPr>
              <w:pStyle w:val="125"/>
              <w:adjustRightInd w:val="0"/>
              <w:snapToGrid w:val="0"/>
              <w:rPr>
                <w:rFonts w:ascii="Times New Roman" w:hAnsi="Times New Roman"/>
                <w:sz w:val="18"/>
              </w:rPr>
            </w:pPr>
            <w:r>
              <w:rPr>
                <w:rFonts w:hint="eastAsia" w:ascii="Times New Roman" w:hAnsi="Times New Roman"/>
                <w:sz w:val="18"/>
              </w:rPr>
              <w:t>2</w:t>
            </w:r>
          </w:p>
        </w:tc>
      </w:tr>
      <w:tr w14:paraId="3434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Merge w:val="continue"/>
            <w:vAlign w:val="center"/>
          </w:tcPr>
          <w:p w14:paraId="7E0D161F">
            <w:pPr>
              <w:pStyle w:val="125"/>
              <w:adjustRightInd w:val="0"/>
              <w:snapToGrid w:val="0"/>
              <w:rPr>
                <w:rFonts w:ascii="Times New Roman" w:hAnsi="Times New Roman"/>
                <w:sz w:val="18"/>
              </w:rPr>
            </w:pPr>
          </w:p>
        </w:tc>
        <w:tc>
          <w:tcPr>
            <w:tcW w:w="1984" w:type="dxa"/>
            <w:vAlign w:val="center"/>
          </w:tcPr>
          <w:p w14:paraId="59FE91D3">
            <w:pPr>
              <w:pStyle w:val="125"/>
              <w:adjustRightInd w:val="0"/>
              <w:snapToGrid w:val="0"/>
              <w:rPr>
                <w:rFonts w:ascii="Times New Roman" w:hAnsi="Times New Roman"/>
                <w:sz w:val="18"/>
              </w:rPr>
            </w:pPr>
            <w:r>
              <w:rPr>
                <w:rFonts w:hint="eastAsia" w:ascii="Times New Roman" w:hAnsi="Times New Roman"/>
                <w:sz w:val="18"/>
              </w:rPr>
              <w:t>3</w:t>
            </w:r>
          </w:p>
        </w:tc>
        <w:tc>
          <w:tcPr>
            <w:tcW w:w="1985" w:type="dxa"/>
            <w:vMerge w:val="continue"/>
            <w:vAlign w:val="center"/>
          </w:tcPr>
          <w:p w14:paraId="1FE98F7B">
            <w:pPr>
              <w:pStyle w:val="125"/>
              <w:adjustRightInd w:val="0"/>
              <w:snapToGrid w:val="0"/>
              <w:rPr>
                <w:rFonts w:ascii="Times New Roman" w:hAnsi="Times New Roman"/>
                <w:sz w:val="18"/>
              </w:rPr>
            </w:pPr>
          </w:p>
        </w:tc>
      </w:tr>
      <w:tr w14:paraId="647A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74207994">
            <w:pPr>
              <w:pStyle w:val="125"/>
              <w:adjustRightInd w:val="0"/>
              <w:snapToGrid w:val="0"/>
              <w:rPr>
                <w:rFonts w:ascii="Times New Roman" w:hAnsi="Times New Roman"/>
                <w:sz w:val="18"/>
              </w:rPr>
            </w:pPr>
            <w:r>
              <w:rPr>
                <w:rFonts w:hint="eastAsia" w:ascii="Times New Roman" w:hAnsi="Times New Roman"/>
                <w:sz w:val="18"/>
              </w:rPr>
              <w:t>…</w:t>
            </w:r>
          </w:p>
        </w:tc>
        <w:tc>
          <w:tcPr>
            <w:tcW w:w="1984" w:type="dxa"/>
            <w:vAlign w:val="center"/>
          </w:tcPr>
          <w:p w14:paraId="5C4CB7B2">
            <w:pPr>
              <w:pStyle w:val="125"/>
              <w:adjustRightInd w:val="0"/>
              <w:snapToGrid w:val="0"/>
              <w:rPr>
                <w:rFonts w:ascii="Times New Roman" w:hAnsi="Times New Roman"/>
                <w:sz w:val="18"/>
              </w:rPr>
            </w:pPr>
            <w:r>
              <w:rPr>
                <w:rFonts w:hint="eastAsia" w:ascii="Times New Roman" w:hAnsi="Times New Roman"/>
                <w:sz w:val="18"/>
              </w:rPr>
              <w:t>…</w:t>
            </w:r>
          </w:p>
        </w:tc>
        <w:tc>
          <w:tcPr>
            <w:tcW w:w="1985" w:type="dxa"/>
            <w:vAlign w:val="center"/>
          </w:tcPr>
          <w:p w14:paraId="4A1F0223">
            <w:pPr>
              <w:pStyle w:val="125"/>
              <w:adjustRightInd w:val="0"/>
              <w:snapToGrid w:val="0"/>
              <w:rPr>
                <w:rFonts w:ascii="Times New Roman" w:hAnsi="Times New Roman"/>
                <w:sz w:val="18"/>
              </w:rPr>
            </w:pPr>
            <w:r>
              <w:rPr>
                <w:rFonts w:hint="eastAsia" w:ascii="Times New Roman" w:hAnsi="Times New Roman"/>
                <w:sz w:val="18"/>
              </w:rPr>
              <w:t>…</w:t>
            </w:r>
          </w:p>
        </w:tc>
      </w:tr>
      <w:tr w14:paraId="18C7B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Merge w:val="restart"/>
            <w:vAlign w:val="center"/>
          </w:tcPr>
          <w:p w14:paraId="33EBD6A7">
            <w:pPr>
              <w:pStyle w:val="125"/>
              <w:adjustRightInd w:val="0"/>
              <w:snapToGrid w:val="0"/>
              <w:rPr>
                <w:rFonts w:ascii="Times New Roman" w:hAnsi="Times New Roman"/>
                <w:sz w:val="18"/>
              </w:rPr>
            </w:pPr>
            <w:r>
              <w:rPr>
                <w:rFonts w:hint="eastAsia" w:ascii="Times New Roman" w:hAnsi="Times New Roman"/>
                <w:sz w:val="18"/>
              </w:rPr>
              <w:t>新代理TEI4</w:t>
            </w:r>
          </w:p>
        </w:tc>
        <w:tc>
          <w:tcPr>
            <w:tcW w:w="1984" w:type="dxa"/>
            <w:vAlign w:val="center"/>
          </w:tcPr>
          <w:p w14:paraId="603C933E">
            <w:pPr>
              <w:pStyle w:val="125"/>
              <w:adjustRightInd w:val="0"/>
              <w:snapToGrid w:val="0"/>
              <w:rPr>
                <w:rFonts w:ascii="Times New Roman" w:hAnsi="Times New Roman"/>
                <w:sz w:val="18"/>
              </w:rPr>
            </w:pPr>
            <w:r>
              <w:rPr>
                <w:rFonts w:hint="eastAsia" w:ascii="Times New Roman" w:hAnsi="Times New Roman"/>
                <w:sz w:val="18"/>
              </w:rPr>
              <w:t>10</w:t>
            </w:r>
          </w:p>
        </w:tc>
        <w:tc>
          <w:tcPr>
            <w:tcW w:w="1985" w:type="dxa"/>
            <w:vMerge w:val="restart"/>
            <w:vAlign w:val="center"/>
          </w:tcPr>
          <w:p w14:paraId="27518C31">
            <w:pPr>
              <w:pStyle w:val="125"/>
              <w:adjustRightInd w:val="0"/>
              <w:snapToGrid w:val="0"/>
              <w:rPr>
                <w:rFonts w:ascii="Times New Roman" w:hAnsi="Times New Roman"/>
                <w:sz w:val="18"/>
              </w:rPr>
            </w:pPr>
            <w:r>
              <w:rPr>
                <w:rFonts w:hint="eastAsia" w:ascii="Times New Roman" w:hAnsi="Times New Roman"/>
                <w:sz w:val="18"/>
              </w:rPr>
              <w:t>2</w:t>
            </w:r>
          </w:p>
        </w:tc>
      </w:tr>
      <w:tr w14:paraId="70D9D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Merge w:val="continue"/>
            <w:vAlign w:val="center"/>
          </w:tcPr>
          <w:p w14:paraId="10317A7B">
            <w:pPr>
              <w:pStyle w:val="125"/>
              <w:adjustRightInd w:val="0"/>
              <w:snapToGrid w:val="0"/>
              <w:rPr>
                <w:rFonts w:ascii="Times New Roman" w:hAnsi="Times New Roman"/>
                <w:sz w:val="18"/>
              </w:rPr>
            </w:pPr>
          </w:p>
        </w:tc>
        <w:tc>
          <w:tcPr>
            <w:tcW w:w="1984" w:type="dxa"/>
            <w:vAlign w:val="center"/>
          </w:tcPr>
          <w:p w14:paraId="74F18E7E">
            <w:pPr>
              <w:pStyle w:val="125"/>
              <w:adjustRightInd w:val="0"/>
              <w:snapToGrid w:val="0"/>
              <w:rPr>
                <w:rFonts w:ascii="Times New Roman" w:hAnsi="Times New Roman"/>
                <w:sz w:val="18"/>
              </w:rPr>
            </w:pPr>
            <w:r>
              <w:rPr>
                <w:rFonts w:hint="eastAsia" w:ascii="Times New Roman" w:hAnsi="Times New Roman"/>
                <w:sz w:val="18"/>
              </w:rPr>
              <w:t>11</w:t>
            </w:r>
          </w:p>
        </w:tc>
        <w:tc>
          <w:tcPr>
            <w:tcW w:w="1985" w:type="dxa"/>
            <w:vMerge w:val="continue"/>
            <w:vAlign w:val="center"/>
          </w:tcPr>
          <w:p w14:paraId="1A6562E3">
            <w:pPr>
              <w:pStyle w:val="125"/>
              <w:adjustRightInd w:val="0"/>
              <w:snapToGrid w:val="0"/>
              <w:rPr>
                <w:rFonts w:ascii="Times New Roman" w:hAnsi="Times New Roman"/>
                <w:sz w:val="18"/>
              </w:rPr>
            </w:pPr>
          </w:p>
        </w:tc>
      </w:tr>
      <w:tr w14:paraId="4FD9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3CFDEADD">
            <w:pPr>
              <w:pStyle w:val="125"/>
              <w:adjustRightInd w:val="0"/>
              <w:snapToGrid w:val="0"/>
              <w:rPr>
                <w:rFonts w:ascii="Times New Roman" w:hAnsi="Times New Roman"/>
                <w:sz w:val="18"/>
              </w:rPr>
            </w:pPr>
            <w:r>
              <w:rPr>
                <w:rFonts w:hint="eastAsia" w:ascii="Times New Roman" w:hAnsi="Times New Roman"/>
                <w:sz w:val="18"/>
              </w:rPr>
              <w:t>旧代理TEI</w:t>
            </w:r>
          </w:p>
        </w:tc>
        <w:tc>
          <w:tcPr>
            <w:tcW w:w="1984" w:type="dxa"/>
            <w:vAlign w:val="center"/>
          </w:tcPr>
          <w:p w14:paraId="135CC4FE">
            <w:pPr>
              <w:pStyle w:val="125"/>
              <w:adjustRightInd w:val="0"/>
              <w:snapToGrid w:val="0"/>
              <w:rPr>
                <w:rFonts w:ascii="Times New Roman" w:hAnsi="Times New Roman"/>
                <w:sz w:val="18"/>
              </w:rPr>
            </w:pPr>
            <w:r>
              <w:rPr>
                <w:rFonts w:ascii="Times New Roman" w:hAnsi="Times New Roman"/>
                <w:sz w:val="18"/>
              </w:rPr>
              <w:t>12-13</w:t>
            </w:r>
          </w:p>
        </w:tc>
        <w:tc>
          <w:tcPr>
            <w:tcW w:w="1985" w:type="dxa"/>
            <w:vAlign w:val="center"/>
          </w:tcPr>
          <w:p w14:paraId="0C7AE6FD">
            <w:pPr>
              <w:pStyle w:val="125"/>
              <w:adjustRightInd w:val="0"/>
              <w:snapToGrid w:val="0"/>
              <w:rPr>
                <w:rFonts w:ascii="Times New Roman" w:hAnsi="Times New Roman"/>
                <w:sz w:val="18"/>
              </w:rPr>
            </w:pPr>
            <w:r>
              <w:rPr>
                <w:rFonts w:ascii="Times New Roman" w:hAnsi="Times New Roman"/>
                <w:sz w:val="18"/>
              </w:rPr>
              <w:t>2</w:t>
            </w:r>
          </w:p>
        </w:tc>
      </w:tr>
      <w:tr w14:paraId="04F8D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4503C643">
            <w:pPr>
              <w:pStyle w:val="125"/>
              <w:adjustRightInd w:val="0"/>
              <w:snapToGrid w:val="0"/>
              <w:rPr>
                <w:rFonts w:ascii="Times New Roman" w:hAnsi="Times New Roman"/>
                <w:sz w:val="18"/>
              </w:rPr>
            </w:pPr>
            <w:r>
              <w:rPr>
                <w:rFonts w:hint="eastAsia" w:ascii="Times New Roman" w:hAnsi="Times New Roman"/>
                <w:sz w:val="18"/>
              </w:rPr>
              <w:t>代理类型</w:t>
            </w:r>
          </w:p>
        </w:tc>
        <w:tc>
          <w:tcPr>
            <w:tcW w:w="1984" w:type="dxa"/>
            <w:vAlign w:val="center"/>
          </w:tcPr>
          <w:p w14:paraId="4540B144">
            <w:pPr>
              <w:pStyle w:val="125"/>
              <w:adjustRightInd w:val="0"/>
              <w:snapToGrid w:val="0"/>
              <w:rPr>
                <w:rFonts w:ascii="Times New Roman" w:hAnsi="Times New Roman"/>
                <w:sz w:val="18"/>
              </w:rPr>
            </w:pPr>
            <w:r>
              <w:rPr>
                <w:rFonts w:ascii="Times New Roman" w:hAnsi="Times New Roman"/>
                <w:sz w:val="18"/>
              </w:rPr>
              <w:t>14</w:t>
            </w:r>
          </w:p>
        </w:tc>
        <w:tc>
          <w:tcPr>
            <w:tcW w:w="1985" w:type="dxa"/>
            <w:vAlign w:val="center"/>
          </w:tcPr>
          <w:p w14:paraId="37354021">
            <w:pPr>
              <w:pStyle w:val="125"/>
              <w:adjustRightInd w:val="0"/>
              <w:snapToGrid w:val="0"/>
              <w:rPr>
                <w:rFonts w:ascii="Times New Roman" w:hAnsi="Times New Roman"/>
                <w:sz w:val="18"/>
              </w:rPr>
            </w:pPr>
            <w:r>
              <w:rPr>
                <w:rFonts w:ascii="Times New Roman" w:hAnsi="Times New Roman"/>
                <w:sz w:val="18"/>
              </w:rPr>
              <w:t>1</w:t>
            </w:r>
          </w:p>
        </w:tc>
      </w:tr>
      <w:tr w14:paraId="7D72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4442FE3F">
            <w:pPr>
              <w:pStyle w:val="125"/>
              <w:adjustRightInd w:val="0"/>
              <w:snapToGrid w:val="0"/>
              <w:rPr>
                <w:rFonts w:ascii="Times New Roman" w:hAnsi="Times New Roman"/>
                <w:sz w:val="18"/>
              </w:rPr>
            </w:pPr>
            <w:r>
              <w:rPr>
                <w:rFonts w:hint="eastAsia" w:ascii="Times New Roman" w:hAnsi="Times New Roman"/>
                <w:sz w:val="18"/>
              </w:rPr>
              <w:t>原因</w:t>
            </w:r>
          </w:p>
        </w:tc>
        <w:tc>
          <w:tcPr>
            <w:tcW w:w="1984" w:type="dxa"/>
            <w:vAlign w:val="center"/>
          </w:tcPr>
          <w:p w14:paraId="431E34E1">
            <w:pPr>
              <w:pStyle w:val="125"/>
              <w:adjustRightInd w:val="0"/>
              <w:snapToGrid w:val="0"/>
              <w:rPr>
                <w:rFonts w:ascii="Times New Roman" w:hAnsi="Times New Roman"/>
                <w:sz w:val="18"/>
              </w:rPr>
            </w:pPr>
            <w:r>
              <w:rPr>
                <w:rFonts w:ascii="Times New Roman" w:hAnsi="Times New Roman"/>
                <w:sz w:val="18"/>
              </w:rPr>
              <w:t>15</w:t>
            </w:r>
          </w:p>
        </w:tc>
        <w:tc>
          <w:tcPr>
            <w:tcW w:w="1985" w:type="dxa"/>
            <w:vAlign w:val="center"/>
          </w:tcPr>
          <w:p w14:paraId="429014E6">
            <w:pPr>
              <w:pStyle w:val="125"/>
              <w:adjustRightInd w:val="0"/>
              <w:snapToGrid w:val="0"/>
              <w:rPr>
                <w:rFonts w:ascii="Times New Roman" w:hAnsi="Times New Roman"/>
                <w:sz w:val="18"/>
              </w:rPr>
            </w:pPr>
            <w:r>
              <w:rPr>
                <w:rFonts w:ascii="Times New Roman" w:hAnsi="Times New Roman"/>
                <w:sz w:val="18"/>
              </w:rPr>
              <w:t>1</w:t>
            </w:r>
          </w:p>
        </w:tc>
      </w:tr>
      <w:tr w14:paraId="12FC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Merge w:val="restart"/>
            <w:vAlign w:val="center"/>
          </w:tcPr>
          <w:p w14:paraId="112A9FA5">
            <w:pPr>
              <w:pStyle w:val="125"/>
              <w:adjustRightInd w:val="0"/>
              <w:snapToGrid w:val="0"/>
              <w:rPr>
                <w:rFonts w:ascii="Times New Roman" w:hAnsi="Times New Roman"/>
                <w:sz w:val="18"/>
              </w:rPr>
            </w:pPr>
            <w:r>
              <w:rPr>
                <w:rFonts w:hint="eastAsia" w:ascii="Times New Roman" w:hAnsi="Times New Roman"/>
                <w:sz w:val="18"/>
              </w:rPr>
              <w:t>站点相线</w:t>
            </w:r>
          </w:p>
        </w:tc>
        <w:tc>
          <w:tcPr>
            <w:tcW w:w="1984" w:type="dxa"/>
            <w:vAlign w:val="center"/>
          </w:tcPr>
          <w:p w14:paraId="7D33D609">
            <w:pPr>
              <w:pStyle w:val="125"/>
              <w:adjustRightInd w:val="0"/>
              <w:snapToGrid w:val="0"/>
              <w:rPr>
                <w:rFonts w:ascii="Times New Roman" w:hAnsi="Times New Roman"/>
                <w:sz w:val="18"/>
              </w:rPr>
            </w:pPr>
            <w:r>
              <w:rPr>
                <w:rFonts w:ascii="Times New Roman" w:hAnsi="Times New Roman"/>
                <w:sz w:val="18"/>
              </w:rPr>
              <w:t>16</w:t>
            </w:r>
          </w:p>
        </w:tc>
        <w:tc>
          <w:tcPr>
            <w:tcW w:w="1985" w:type="dxa"/>
            <w:vAlign w:val="center"/>
          </w:tcPr>
          <w:p w14:paraId="3882C742">
            <w:pPr>
              <w:pStyle w:val="125"/>
              <w:adjustRightInd w:val="0"/>
              <w:snapToGrid w:val="0"/>
              <w:rPr>
                <w:rFonts w:ascii="Times New Roman" w:hAnsi="Times New Roman"/>
                <w:sz w:val="18"/>
              </w:rPr>
            </w:pPr>
            <w:r>
              <w:rPr>
                <w:rFonts w:ascii="Times New Roman" w:hAnsi="Times New Roman"/>
                <w:sz w:val="18"/>
              </w:rPr>
              <w:t>1</w:t>
            </w:r>
          </w:p>
        </w:tc>
      </w:tr>
      <w:tr w14:paraId="6531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Merge w:val="continue"/>
            <w:vAlign w:val="center"/>
          </w:tcPr>
          <w:p w14:paraId="7432163F">
            <w:pPr>
              <w:pStyle w:val="125"/>
              <w:adjustRightInd w:val="0"/>
              <w:snapToGrid w:val="0"/>
              <w:rPr>
                <w:rFonts w:ascii="Times New Roman" w:hAnsi="Times New Roman"/>
                <w:sz w:val="18"/>
              </w:rPr>
            </w:pPr>
          </w:p>
        </w:tc>
        <w:tc>
          <w:tcPr>
            <w:tcW w:w="1984" w:type="dxa"/>
            <w:vAlign w:val="center"/>
          </w:tcPr>
          <w:p w14:paraId="3FE30399">
            <w:pPr>
              <w:pStyle w:val="125"/>
              <w:adjustRightInd w:val="0"/>
              <w:snapToGrid w:val="0"/>
              <w:rPr>
                <w:rFonts w:ascii="Times New Roman" w:hAnsi="Times New Roman"/>
                <w:sz w:val="18"/>
              </w:rPr>
            </w:pPr>
            <w:r>
              <w:rPr>
                <w:rFonts w:ascii="Times New Roman" w:hAnsi="Times New Roman"/>
                <w:sz w:val="18"/>
              </w:rPr>
              <w:t>17</w:t>
            </w:r>
          </w:p>
        </w:tc>
        <w:tc>
          <w:tcPr>
            <w:tcW w:w="1985" w:type="dxa"/>
            <w:vAlign w:val="center"/>
          </w:tcPr>
          <w:p w14:paraId="2D0576C6">
            <w:pPr>
              <w:pStyle w:val="125"/>
              <w:adjustRightInd w:val="0"/>
              <w:snapToGrid w:val="0"/>
              <w:rPr>
                <w:rFonts w:ascii="Times New Roman" w:hAnsi="Times New Roman"/>
                <w:sz w:val="18"/>
              </w:rPr>
            </w:pPr>
            <w:r>
              <w:rPr>
                <w:rFonts w:ascii="Times New Roman" w:hAnsi="Times New Roman"/>
                <w:sz w:val="18"/>
              </w:rPr>
              <w:t>1</w:t>
            </w:r>
          </w:p>
        </w:tc>
      </w:tr>
      <w:tr w14:paraId="4C3D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Merge w:val="continue"/>
            <w:vAlign w:val="center"/>
          </w:tcPr>
          <w:p w14:paraId="39EC0034">
            <w:pPr>
              <w:pStyle w:val="125"/>
              <w:adjustRightInd w:val="0"/>
              <w:snapToGrid w:val="0"/>
              <w:rPr>
                <w:rFonts w:ascii="Times New Roman" w:hAnsi="Times New Roman"/>
                <w:sz w:val="18"/>
              </w:rPr>
            </w:pPr>
          </w:p>
        </w:tc>
        <w:tc>
          <w:tcPr>
            <w:tcW w:w="1984" w:type="dxa"/>
            <w:vAlign w:val="center"/>
          </w:tcPr>
          <w:p w14:paraId="388C3251">
            <w:pPr>
              <w:pStyle w:val="125"/>
              <w:adjustRightInd w:val="0"/>
              <w:snapToGrid w:val="0"/>
              <w:rPr>
                <w:rFonts w:ascii="Times New Roman" w:hAnsi="Times New Roman"/>
                <w:sz w:val="18"/>
              </w:rPr>
            </w:pPr>
            <w:r>
              <w:rPr>
                <w:rFonts w:ascii="Times New Roman" w:hAnsi="Times New Roman"/>
                <w:sz w:val="18"/>
              </w:rPr>
              <w:t>18</w:t>
            </w:r>
          </w:p>
        </w:tc>
        <w:tc>
          <w:tcPr>
            <w:tcW w:w="1985" w:type="dxa"/>
            <w:vAlign w:val="center"/>
          </w:tcPr>
          <w:p w14:paraId="75052E76">
            <w:pPr>
              <w:pStyle w:val="125"/>
              <w:adjustRightInd w:val="0"/>
              <w:snapToGrid w:val="0"/>
              <w:rPr>
                <w:rFonts w:ascii="Times New Roman" w:hAnsi="Times New Roman"/>
                <w:sz w:val="18"/>
              </w:rPr>
            </w:pPr>
            <w:r>
              <w:rPr>
                <w:rFonts w:ascii="Times New Roman" w:hAnsi="Times New Roman"/>
                <w:sz w:val="18"/>
              </w:rPr>
              <w:t>1</w:t>
            </w:r>
          </w:p>
        </w:tc>
      </w:tr>
      <w:tr w14:paraId="355C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7452E94B">
            <w:pPr>
              <w:pStyle w:val="125"/>
              <w:adjustRightInd w:val="0"/>
              <w:snapToGrid w:val="0"/>
              <w:rPr>
                <w:rFonts w:ascii="Times New Roman" w:hAnsi="Times New Roman"/>
                <w:sz w:val="18"/>
              </w:rPr>
            </w:pPr>
            <w:r>
              <w:rPr>
                <w:rFonts w:hint="eastAsia" w:ascii="Times New Roman" w:hAnsi="Times New Roman"/>
                <w:sz w:val="18"/>
              </w:rPr>
              <w:t>新代理0链路类型</w:t>
            </w:r>
          </w:p>
        </w:tc>
        <w:tc>
          <w:tcPr>
            <w:tcW w:w="1984" w:type="dxa"/>
            <w:vMerge w:val="restart"/>
            <w:vAlign w:val="center"/>
          </w:tcPr>
          <w:p w14:paraId="43E4FCF0">
            <w:pPr>
              <w:pStyle w:val="125"/>
              <w:adjustRightInd w:val="0"/>
              <w:snapToGrid w:val="0"/>
              <w:rPr>
                <w:rFonts w:ascii="Times New Roman" w:hAnsi="Times New Roman"/>
                <w:sz w:val="18"/>
              </w:rPr>
            </w:pPr>
            <w:r>
              <w:rPr>
                <w:rFonts w:ascii="Times New Roman" w:hAnsi="Times New Roman"/>
                <w:sz w:val="18"/>
              </w:rPr>
              <w:t>19</w:t>
            </w:r>
          </w:p>
        </w:tc>
        <w:tc>
          <w:tcPr>
            <w:tcW w:w="1985" w:type="dxa"/>
            <w:vAlign w:val="center"/>
          </w:tcPr>
          <w:p w14:paraId="5A662506">
            <w:pPr>
              <w:pStyle w:val="125"/>
              <w:adjustRightInd w:val="0"/>
              <w:snapToGrid w:val="0"/>
              <w:rPr>
                <w:rFonts w:ascii="Times New Roman" w:hAnsi="Times New Roman"/>
                <w:sz w:val="18"/>
              </w:rPr>
            </w:pPr>
            <w:r>
              <w:rPr>
                <w:rFonts w:ascii="Times New Roman" w:hAnsi="Times New Roman"/>
                <w:sz w:val="18"/>
              </w:rPr>
              <w:t>1bit</w:t>
            </w:r>
          </w:p>
        </w:tc>
      </w:tr>
      <w:tr w14:paraId="3FDEE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3A8B7493">
            <w:pPr>
              <w:pStyle w:val="125"/>
              <w:adjustRightInd w:val="0"/>
              <w:snapToGrid w:val="0"/>
              <w:rPr>
                <w:rFonts w:ascii="Times New Roman" w:hAnsi="Times New Roman"/>
                <w:sz w:val="18"/>
              </w:rPr>
            </w:pPr>
            <w:r>
              <w:rPr>
                <w:rFonts w:hint="eastAsia" w:ascii="Times New Roman" w:hAnsi="Times New Roman"/>
                <w:sz w:val="18"/>
              </w:rPr>
              <w:t>新代理1链路类型</w:t>
            </w:r>
          </w:p>
        </w:tc>
        <w:tc>
          <w:tcPr>
            <w:tcW w:w="1984" w:type="dxa"/>
            <w:vMerge w:val="continue"/>
            <w:vAlign w:val="center"/>
          </w:tcPr>
          <w:p w14:paraId="53954F59">
            <w:pPr>
              <w:pStyle w:val="125"/>
              <w:adjustRightInd w:val="0"/>
              <w:snapToGrid w:val="0"/>
              <w:rPr>
                <w:rFonts w:ascii="Times New Roman" w:hAnsi="Times New Roman"/>
                <w:sz w:val="18"/>
              </w:rPr>
            </w:pPr>
          </w:p>
        </w:tc>
        <w:tc>
          <w:tcPr>
            <w:tcW w:w="1985" w:type="dxa"/>
            <w:vAlign w:val="center"/>
          </w:tcPr>
          <w:p w14:paraId="1669C69A">
            <w:pPr>
              <w:pStyle w:val="125"/>
              <w:adjustRightInd w:val="0"/>
              <w:snapToGrid w:val="0"/>
              <w:rPr>
                <w:rFonts w:ascii="Times New Roman" w:hAnsi="Times New Roman"/>
                <w:sz w:val="18"/>
              </w:rPr>
            </w:pPr>
            <w:r>
              <w:rPr>
                <w:rFonts w:ascii="Times New Roman" w:hAnsi="Times New Roman"/>
                <w:sz w:val="18"/>
              </w:rPr>
              <w:t>1bit</w:t>
            </w:r>
          </w:p>
        </w:tc>
      </w:tr>
      <w:tr w14:paraId="2743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2F8951AD">
            <w:pPr>
              <w:pStyle w:val="125"/>
              <w:adjustRightInd w:val="0"/>
              <w:snapToGrid w:val="0"/>
              <w:rPr>
                <w:rFonts w:ascii="Times New Roman" w:hAnsi="Times New Roman"/>
                <w:sz w:val="18"/>
              </w:rPr>
            </w:pPr>
            <w:r>
              <w:rPr>
                <w:rFonts w:hint="eastAsia" w:ascii="Times New Roman" w:hAnsi="Times New Roman"/>
                <w:sz w:val="18"/>
              </w:rPr>
              <w:t>新代理2链路类型</w:t>
            </w:r>
          </w:p>
        </w:tc>
        <w:tc>
          <w:tcPr>
            <w:tcW w:w="1984" w:type="dxa"/>
            <w:vMerge w:val="continue"/>
            <w:vAlign w:val="center"/>
          </w:tcPr>
          <w:p w14:paraId="3B7CB721">
            <w:pPr>
              <w:pStyle w:val="125"/>
              <w:adjustRightInd w:val="0"/>
              <w:snapToGrid w:val="0"/>
              <w:rPr>
                <w:rFonts w:ascii="Times New Roman" w:hAnsi="Times New Roman"/>
                <w:sz w:val="18"/>
              </w:rPr>
            </w:pPr>
          </w:p>
        </w:tc>
        <w:tc>
          <w:tcPr>
            <w:tcW w:w="1985" w:type="dxa"/>
            <w:vAlign w:val="center"/>
          </w:tcPr>
          <w:p w14:paraId="4A51CBAA">
            <w:pPr>
              <w:pStyle w:val="125"/>
              <w:adjustRightInd w:val="0"/>
              <w:snapToGrid w:val="0"/>
              <w:rPr>
                <w:rFonts w:ascii="Times New Roman" w:hAnsi="Times New Roman"/>
                <w:sz w:val="18"/>
              </w:rPr>
            </w:pPr>
            <w:r>
              <w:rPr>
                <w:rFonts w:ascii="Times New Roman" w:hAnsi="Times New Roman"/>
                <w:sz w:val="18"/>
              </w:rPr>
              <w:t>1bit</w:t>
            </w:r>
          </w:p>
        </w:tc>
      </w:tr>
      <w:tr w14:paraId="7965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3643121F">
            <w:pPr>
              <w:pStyle w:val="125"/>
              <w:adjustRightInd w:val="0"/>
              <w:snapToGrid w:val="0"/>
              <w:rPr>
                <w:rFonts w:ascii="Times New Roman" w:hAnsi="Times New Roman"/>
                <w:sz w:val="18"/>
              </w:rPr>
            </w:pPr>
            <w:r>
              <w:rPr>
                <w:rFonts w:hint="eastAsia" w:ascii="Times New Roman" w:hAnsi="Times New Roman"/>
                <w:sz w:val="18"/>
              </w:rPr>
              <w:t>新代理3链路类型</w:t>
            </w:r>
          </w:p>
        </w:tc>
        <w:tc>
          <w:tcPr>
            <w:tcW w:w="1984" w:type="dxa"/>
            <w:vMerge w:val="continue"/>
            <w:vAlign w:val="center"/>
          </w:tcPr>
          <w:p w14:paraId="32532644">
            <w:pPr>
              <w:pStyle w:val="125"/>
              <w:adjustRightInd w:val="0"/>
              <w:snapToGrid w:val="0"/>
              <w:rPr>
                <w:rFonts w:ascii="Times New Roman" w:hAnsi="Times New Roman"/>
                <w:sz w:val="18"/>
              </w:rPr>
            </w:pPr>
          </w:p>
        </w:tc>
        <w:tc>
          <w:tcPr>
            <w:tcW w:w="1985" w:type="dxa"/>
            <w:vAlign w:val="center"/>
          </w:tcPr>
          <w:p w14:paraId="44E3376D">
            <w:pPr>
              <w:pStyle w:val="125"/>
              <w:adjustRightInd w:val="0"/>
              <w:snapToGrid w:val="0"/>
              <w:rPr>
                <w:rFonts w:ascii="Times New Roman" w:hAnsi="Times New Roman"/>
                <w:sz w:val="18"/>
              </w:rPr>
            </w:pPr>
            <w:r>
              <w:rPr>
                <w:rFonts w:ascii="Times New Roman" w:hAnsi="Times New Roman"/>
                <w:sz w:val="18"/>
              </w:rPr>
              <w:t>1bit</w:t>
            </w:r>
          </w:p>
        </w:tc>
      </w:tr>
      <w:tr w14:paraId="49AE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1CDC83F7">
            <w:pPr>
              <w:pStyle w:val="125"/>
              <w:adjustRightInd w:val="0"/>
              <w:snapToGrid w:val="0"/>
              <w:rPr>
                <w:rFonts w:ascii="Times New Roman" w:hAnsi="Times New Roman"/>
                <w:sz w:val="18"/>
              </w:rPr>
            </w:pPr>
            <w:r>
              <w:rPr>
                <w:rFonts w:hint="eastAsia" w:ascii="Times New Roman" w:hAnsi="Times New Roman"/>
                <w:sz w:val="18"/>
              </w:rPr>
              <w:t>新代理4链路类型</w:t>
            </w:r>
          </w:p>
        </w:tc>
        <w:tc>
          <w:tcPr>
            <w:tcW w:w="1984" w:type="dxa"/>
            <w:vMerge w:val="continue"/>
            <w:vAlign w:val="center"/>
          </w:tcPr>
          <w:p w14:paraId="41E8F427">
            <w:pPr>
              <w:pStyle w:val="125"/>
              <w:adjustRightInd w:val="0"/>
              <w:snapToGrid w:val="0"/>
              <w:rPr>
                <w:rFonts w:ascii="Times New Roman" w:hAnsi="Times New Roman"/>
                <w:sz w:val="18"/>
              </w:rPr>
            </w:pPr>
          </w:p>
        </w:tc>
        <w:tc>
          <w:tcPr>
            <w:tcW w:w="1985" w:type="dxa"/>
            <w:vAlign w:val="center"/>
          </w:tcPr>
          <w:p w14:paraId="69D0C712">
            <w:pPr>
              <w:pStyle w:val="125"/>
              <w:adjustRightInd w:val="0"/>
              <w:snapToGrid w:val="0"/>
              <w:rPr>
                <w:rFonts w:ascii="Times New Roman" w:hAnsi="Times New Roman"/>
                <w:sz w:val="18"/>
              </w:rPr>
            </w:pPr>
            <w:r>
              <w:rPr>
                <w:rFonts w:ascii="Times New Roman" w:hAnsi="Times New Roman"/>
                <w:sz w:val="18"/>
              </w:rPr>
              <w:t>1bit</w:t>
            </w:r>
          </w:p>
        </w:tc>
      </w:tr>
      <w:tr w14:paraId="3CB80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60FBD9A3">
            <w:pPr>
              <w:pStyle w:val="125"/>
              <w:adjustRightInd w:val="0"/>
              <w:snapToGrid w:val="0"/>
              <w:rPr>
                <w:rFonts w:ascii="Times New Roman" w:hAnsi="Times New Roman"/>
                <w:sz w:val="18"/>
              </w:rPr>
            </w:pPr>
            <w:r>
              <w:rPr>
                <w:rFonts w:hint="eastAsia" w:ascii="Times New Roman" w:hAnsi="Times New Roman"/>
                <w:sz w:val="18"/>
              </w:rPr>
              <w:t>保留</w:t>
            </w:r>
          </w:p>
        </w:tc>
        <w:tc>
          <w:tcPr>
            <w:tcW w:w="1984" w:type="dxa"/>
            <w:vMerge w:val="continue"/>
            <w:vAlign w:val="center"/>
          </w:tcPr>
          <w:p w14:paraId="26394275">
            <w:pPr>
              <w:pStyle w:val="125"/>
              <w:adjustRightInd w:val="0"/>
              <w:snapToGrid w:val="0"/>
              <w:rPr>
                <w:rFonts w:ascii="Times New Roman" w:hAnsi="Times New Roman"/>
                <w:sz w:val="18"/>
              </w:rPr>
            </w:pPr>
          </w:p>
        </w:tc>
        <w:tc>
          <w:tcPr>
            <w:tcW w:w="1985" w:type="dxa"/>
            <w:vAlign w:val="center"/>
          </w:tcPr>
          <w:p w14:paraId="571B5942">
            <w:pPr>
              <w:pStyle w:val="125"/>
              <w:adjustRightInd w:val="0"/>
              <w:snapToGrid w:val="0"/>
              <w:rPr>
                <w:rFonts w:ascii="Times New Roman" w:hAnsi="Times New Roman"/>
                <w:sz w:val="18"/>
              </w:rPr>
            </w:pPr>
            <w:r>
              <w:rPr>
                <w:rFonts w:ascii="Times New Roman" w:hAnsi="Times New Roman"/>
                <w:sz w:val="18"/>
              </w:rPr>
              <w:t>3bit</w:t>
            </w:r>
          </w:p>
        </w:tc>
      </w:tr>
      <w:tr w14:paraId="47EE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0D5FB953">
            <w:pPr>
              <w:pStyle w:val="125"/>
              <w:adjustRightInd w:val="0"/>
              <w:snapToGrid w:val="0"/>
              <w:rPr>
                <w:rFonts w:ascii="Times New Roman" w:hAnsi="Times New Roman"/>
                <w:sz w:val="18"/>
              </w:rPr>
            </w:pPr>
            <w:r>
              <w:rPr>
                <w:rFonts w:hint="eastAsia" w:ascii="Times New Roman" w:hAnsi="Times New Roman"/>
                <w:sz w:val="18"/>
              </w:rPr>
              <w:t>端到端序列号</w:t>
            </w:r>
          </w:p>
        </w:tc>
        <w:tc>
          <w:tcPr>
            <w:tcW w:w="1984" w:type="dxa"/>
            <w:vAlign w:val="center"/>
          </w:tcPr>
          <w:p w14:paraId="17149A3D">
            <w:pPr>
              <w:pStyle w:val="125"/>
              <w:adjustRightInd w:val="0"/>
              <w:snapToGrid w:val="0"/>
              <w:rPr>
                <w:rFonts w:ascii="Times New Roman" w:hAnsi="Times New Roman"/>
                <w:sz w:val="18"/>
              </w:rPr>
            </w:pPr>
            <w:r>
              <w:rPr>
                <w:rFonts w:ascii="Times New Roman" w:hAnsi="Times New Roman"/>
                <w:sz w:val="18"/>
              </w:rPr>
              <w:t>20-23</w:t>
            </w:r>
          </w:p>
        </w:tc>
        <w:tc>
          <w:tcPr>
            <w:tcW w:w="1985" w:type="dxa"/>
            <w:vAlign w:val="center"/>
          </w:tcPr>
          <w:p w14:paraId="1B1D1F60">
            <w:pPr>
              <w:pStyle w:val="125"/>
              <w:adjustRightInd w:val="0"/>
              <w:snapToGrid w:val="0"/>
              <w:rPr>
                <w:rFonts w:ascii="Times New Roman" w:hAnsi="Times New Roman"/>
                <w:sz w:val="18"/>
              </w:rPr>
            </w:pPr>
            <w:r>
              <w:rPr>
                <w:rFonts w:ascii="Times New Roman" w:hAnsi="Times New Roman"/>
                <w:sz w:val="18"/>
              </w:rPr>
              <w:t>4</w:t>
            </w:r>
          </w:p>
        </w:tc>
      </w:tr>
      <w:tr w14:paraId="3FE7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44D7BA2C">
            <w:pPr>
              <w:pStyle w:val="125"/>
              <w:adjustRightInd w:val="0"/>
              <w:snapToGrid w:val="0"/>
              <w:rPr>
                <w:rFonts w:ascii="Times New Roman" w:hAnsi="Times New Roman"/>
                <w:sz w:val="18"/>
              </w:rPr>
            </w:pPr>
            <w:r>
              <w:rPr>
                <w:rFonts w:hint="eastAsia" w:ascii="Times New Roman" w:hAnsi="Times New Roman"/>
                <w:sz w:val="18"/>
              </w:rPr>
              <w:t>组网序列号</w:t>
            </w:r>
          </w:p>
        </w:tc>
        <w:tc>
          <w:tcPr>
            <w:tcW w:w="1984" w:type="dxa"/>
            <w:vAlign w:val="center"/>
          </w:tcPr>
          <w:p w14:paraId="17F074F0">
            <w:pPr>
              <w:pStyle w:val="125"/>
              <w:adjustRightInd w:val="0"/>
              <w:snapToGrid w:val="0"/>
              <w:rPr>
                <w:rFonts w:ascii="Times New Roman" w:hAnsi="Times New Roman"/>
                <w:sz w:val="18"/>
              </w:rPr>
            </w:pPr>
            <w:r>
              <w:rPr>
                <w:rFonts w:ascii="Times New Roman" w:hAnsi="Times New Roman"/>
                <w:sz w:val="18"/>
              </w:rPr>
              <w:t>24</w:t>
            </w:r>
          </w:p>
        </w:tc>
        <w:tc>
          <w:tcPr>
            <w:tcW w:w="1985" w:type="dxa"/>
            <w:vAlign w:val="center"/>
          </w:tcPr>
          <w:p w14:paraId="7FB0D4CE">
            <w:pPr>
              <w:pStyle w:val="125"/>
              <w:adjustRightInd w:val="0"/>
              <w:snapToGrid w:val="0"/>
              <w:rPr>
                <w:rFonts w:ascii="Times New Roman" w:hAnsi="Times New Roman"/>
                <w:sz w:val="18"/>
              </w:rPr>
            </w:pPr>
            <w:r>
              <w:rPr>
                <w:rFonts w:ascii="Times New Roman" w:hAnsi="Times New Roman"/>
                <w:sz w:val="18"/>
              </w:rPr>
              <w:t>1</w:t>
            </w:r>
          </w:p>
        </w:tc>
      </w:tr>
      <w:tr w14:paraId="1214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dxa"/>
            <w:vAlign w:val="center"/>
          </w:tcPr>
          <w:p w14:paraId="00DEE44A">
            <w:pPr>
              <w:pStyle w:val="125"/>
              <w:adjustRightInd w:val="0"/>
              <w:snapToGrid w:val="0"/>
              <w:rPr>
                <w:rFonts w:ascii="Times New Roman" w:hAnsi="Times New Roman"/>
                <w:sz w:val="18"/>
              </w:rPr>
            </w:pPr>
            <w:r>
              <w:rPr>
                <w:rFonts w:hint="eastAsia" w:ascii="Times New Roman" w:hAnsi="Times New Roman"/>
                <w:sz w:val="18"/>
              </w:rPr>
              <w:t>保留</w:t>
            </w:r>
          </w:p>
        </w:tc>
        <w:tc>
          <w:tcPr>
            <w:tcW w:w="1984" w:type="dxa"/>
            <w:vAlign w:val="center"/>
          </w:tcPr>
          <w:p w14:paraId="2E7AC816">
            <w:pPr>
              <w:pStyle w:val="125"/>
              <w:adjustRightInd w:val="0"/>
              <w:snapToGrid w:val="0"/>
              <w:rPr>
                <w:rFonts w:ascii="Times New Roman" w:hAnsi="Times New Roman"/>
                <w:sz w:val="18"/>
              </w:rPr>
            </w:pPr>
            <w:r>
              <w:rPr>
                <w:rFonts w:ascii="Times New Roman" w:hAnsi="Times New Roman"/>
                <w:sz w:val="18"/>
              </w:rPr>
              <w:t>25-39</w:t>
            </w:r>
          </w:p>
        </w:tc>
        <w:tc>
          <w:tcPr>
            <w:tcW w:w="1985" w:type="dxa"/>
            <w:vAlign w:val="center"/>
          </w:tcPr>
          <w:p w14:paraId="11536DBE">
            <w:pPr>
              <w:pStyle w:val="125"/>
              <w:adjustRightInd w:val="0"/>
              <w:snapToGrid w:val="0"/>
              <w:rPr>
                <w:rFonts w:ascii="Times New Roman" w:hAnsi="Times New Roman"/>
                <w:sz w:val="18"/>
              </w:rPr>
            </w:pPr>
            <w:r>
              <w:rPr>
                <w:rFonts w:ascii="Times New Roman" w:hAnsi="Times New Roman"/>
                <w:sz w:val="18"/>
              </w:rPr>
              <w:t>15</w:t>
            </w:r>
          </w:p>
        </w:tc>
      </w:tr>
    </w:tbl>
    <w:p w14:paraId="11F4C54E">
      <w:pPr>
        <w:pStyle w:val="67"/>
      </w:pPr>
      <w:bookmarkStart w:id="1787" w:name="_Toc408859862"/>
      <w:bookmarkStart w:id="1788" w:name="_Toc399228975"/>
      <w:bookmarkStart w:id="1789" w:name="_Toc9946"/>
      <w:bookmarkStart w:id="1790" w:name="_Toc403570267"/>
      <w:bookmarkStart w:id="1791" w:name="_Toc22860"/>
      <w:bookmarkStart w:id="1792" w:name="_Toc397528873"/>
      <w:bookmarkStart w:id="1793" w:name="_Toc397529541"/>
      <w:bookmarkStart w:id="1794" w:name="_Toc18232"/>
      <w:r>
        <w:t>站点TEI</w:t>
      </w:r>
      <w:bookmarkEnd w:id="1787"/>
      <w:bookmarkEnd w:id="1788"/>
      <w:bookmarkEnd w:id="1789"/>
      <w:bookmarkEnd w:id="1790"/>
      <w:bookmarkEnd w:id="1791"/>
      <w:bookmarkEnd w:id="1792"/>
      <w:bookmarkEnd w:id="1793"/>
      <w:bookmarkEnd w:id="1794"/>
    </w:p>
    <w:p w14:paraId="4940BD87">
      <w:pPr>
        <w:pStyle w:val="50"/>
      </w:pPr>
      <w:r>
        <w:t>表示申请进行代理变更站点的设备标识。</w:t>
      </w:r>
    </w:p>
    <w:p w14:paraId="34A742BB">
      <w:pPr>
        <w:pStyle w:val="67"/>
      </w:pPr>
      <w:bookmarkStart w:id="1795" w:name="_Toc408859863"/>
      <w:bookmarkStart w:id="1796" w:name="_Toc28003"/>
      <w:bookmarkStart w:id="1797" w:name="_Toc399228976"/>
      <w:bookmarkStart w:id="1798" w:name="_Toc6463"/>
      <w:bookmarkStart w:id="1799" w:name="_Toc397529542"/>
      <w:bookmarkStart w:id="1800" w:name="_Toc403570268"/>
      <w:bookmarkStart w:id="1801" w:name="_Toc397528874"/>
      <w:bookmarkStart w:id="1802" w:name="_Toc20237"/>
      <w:r>
        <w:t>新代理TEI</w:t>
      </w:r>
      <w:bookmarkEnd w:id="1795"/>
      <w:bookmarkEnd w:id="1796"/>
      <w:bookmarkEnd w:id="1797"/>
      <w:bookmarkEnd w:id="1798"/>
      <w:bookmarkEnd w:id="1799"/>
      <w:bookmarkEnd w:id="1800"/>
      <w:bookmarkEnd w:id="1801"/>
      <w:bookmarkEnd w:id="1802"/>
    </w:p>
    <w:p w14:paraId="1940B0FB">
      <w:pPr>
        <w:pStyle w:val="50"/>
      </w:pPr>
      <w:r>
        <w:t>表示候选代理站点的设备标识。每2个字节可携带一个设备标识，最多可携带5个。由发起代理变更请求的站点，向CCO提出的候选代理站点，最多支持5个。CCO会在候选代理中，指定该站点的新代理。</w:t>
      </w:r>
    </w:p>
    <w:p w14:paraId="6C43266A">
      <w:pPr>
        <w:pStyle w:val="67"/>
      </w:pPr>
      <w:bookmarkStart w:id="1803" w:name="_Toc10062"/>
      <w:bookmarkStart w:id="1804" w:name="_Toc399228977"/>
      <w:bookmarkStart w:id="1805" w:name="_Toc26484"/>
      <w:bookmarkStart w:id="1806" w:name="_Toc403570269"/>
      <w:bookmarkStart w:id="1807" w:name="_Toc397528875"/>
      <w:bookmarkStart w:id="1808" w:name="_Toc397529543"/>
      <w:bookmarkStart w:id="1809" w:name="_Toc408859864"/>
      <w:bookmarkStart w:id="1810" w:name="_Toc9455"/>
      <w:r>
        <w:t>旧代理TEI</w:t>
      </w:r>
      <w:bookmarkEnd w:id="1803"/>
      <w:bookmarkEnd w:id="1804"/>
      <w:bookmarkEnd w:id="1805"/>
      <w:bookmarkEnd w:id="1806"/>
      <w:bookmarkEnd w:id="1807"/>
      <w:bookmarkEnd w:id="1808"/>
      <w:bookmarkEnd w:id="1809"/>
      <w:bookmarkEnd w:id="1810"/>
    </w:p>
    <w:p w14:paraId="6E17E6ED">
      <w:pPr>
        <w:pStyle w:val="50"/>
      </w:pPr>
      <w:r>
        <w:t>表示申请代理变更站点的原代理站点的设备标识。</w:t>
      </w:r>
    </w:p>
    <w:p w14:paraId="0ACC32BB">
      <w:pPr>
        <w:pStyle w:val="67"/>
      </w:pPr>
      <w:bookmarkStart w:id="1811" w:name="_Toc30597"/>
      <w:bookmarkStart w:id="1812" w:name="_Toc408859865"/>
      <w:bookmarkStart w:id="1813" w:name="_Toc397528876"/>
      <w:bookmarkStart w:id="1814" w:name="_Toc17203"/>
      <w:bookmarkStart w:id="1815" w:name="_Toc403570270"/>
      <w:bookmarkStart w:id="1816" w:name="_Toc5798"/>
      <w:bookmarkStart w:id="1817" w:name="_Toc399228978"/>
      <w:bookmarkStart w:id="1818" w:name="_Toc397529544"/>
      <w:r>
        <w:t>代理类型</w:t>
      </w:r>
      <w:bookmarkEnd w:id="1811"/>
      <w:bookmarkEnd w:id="1812"/>
      <w:bookmarkEnd w:id="1813"/>
      <w:bookmarkEnd w:id="1814"/>
      <w:bookmarkEnd w:id="1815"/>
      <w:bookmarkEnd w:id="1816"/>
      <w:bookmarkEnd w:id="1817"/>
      <w:bookmarkEnd w:id="1818"/>
    </w:p>
    <w:p w14:paraId="1844896C">
      <w:pPr>
        <w:pStyle w:val="50"/>
      </w:pPr>
      <w:r>
        <w:t>表示申请代理变更站点的原代理类型，定义如</w:t>
      </w:r>
      <w:r>
        <w:fldChar w:fldCharType="begin"/>
      </w:r>
      <w:r>
        <w:instrText xml:space="preserve"> REF _Ref56772982 \h  \* MERGEFORMAT </w:instrText>
      </w:r>
      <w:r>
        <w:fldChar w:fldCharType="separate"/>
      </w:r>
      <w:r>
        <w:t>表 105</w:t>
      </w:r>
      <w:r>
        <w:fldChar w:fldCharType="end"/>
      </w:r>
      <w:r>
        <w:t>所示。</w:t>
      </w:r>
    </w:p>
    <w:p w14:paraId="4EBF4193">
      <w:pPr>
        <w:pStyle w:val="10"/>
      </w:pPr>
      <w:bookmarkStart w:id="1819" w:name="_Ref56772982"/>
      <w:bookmarkStart w:id="1820" w:name="_Toc397529211"/>
      <w:bookmarkStart w:id="1821" w:name="_Toc399259621"/>
      <w:bookmarkStart w:id="1822" w:name="_Toc408860240"/>
      <w:bookmarkStart w:id="1823" w:name="_Toc397529879"/>
      <w:bookmarkStart w:id="1824" w:name="_Toc405022543"/>
      <w:bookmarkStart w:id="1825" w:name="_Toc399757651"/>
      <w:bookmarkStart w:id="1826" w:name="_Toc405476965"/>
      <w:bookmarkStart w:id="1827" w:name="_Toc402983215"/>
      <w:bookmarkStart w:id="1828" w:name="_Toc402540133"/>
      <w:bookmarkStart w:id="1829" w:name="_Toc399229425"/>
      <w:bookmarkStart w:id="1830" w:name="_Toc402983681"/>
      <w:bookmarkStart w:id="1831" w:name="_Toc403570658"/>
      <w:bookmarkStart w:id="1832" w:name="_Ref398998580"/>
      <w:bookmarkStart w:id="1833" w:name="_Toc402984147"/>
      <w:r>
        <w:t xml:space="preserve">表 </w:t>
      </w:r>
      <w:r>
        <w:fldChar w:fldCharType="begin"/>
      </w:r>
      <w:r>
        <w:instrText xml:space="preserve"> SEQ 表 \* ARABIC </w:instrText>
      </w:r>
      <w:r>
        <w:fldChar w:fldCharType="separate"/>
      </w:r>
      <w:r>
        <w:t>105</w:t>
      </w:r>
      <w:r>
        <w:fldChar w:fldCharType="end"/>
      </w:r>
      <w:bookmarkEnd w:id="1819"/>
      <w:r>
        <w:t xml:space="preserve"> 代理类型</w:t>
      </w:r>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854"/>
      </w:tblGrid>
      <w:tr w14:paraId="56679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668" w:type="dxa"/>
            <w:vAlign w:val="center"/>
          </w:tcPr>
          <w:p w14:paraId="01586B40">
            <w:pPr>
              <w:pStyle w:val="125"/>
              <w:adjustRightInd w:val="0"/>
              <w:snapToGrid w:val="0"/>
              <w:rPr>
                <w:rFonts w:ascii="Times New Roman" w:hAnsi="Times New Roman"/>
                <w:sz w:val="18"/>
              </w:rPr>
            </w:pPr>
            <w:r>
              <w:rPr>
                <w:rFonts w:ascii="Times New Roman" w:hAnsi="Times New Roman"/>
                <w:sz w:val="18"/>
              </w:rPr>
              <w:t>值</w:t>
            </w:r>
          </w:p>
        </w:tc>
        <w:tc>
          <w:tcPr>
            <w:tcW w:w="6854" w:type="dxa"/>
            <w:vAlign w:val="center"/>
          </w:tcPr>
          <w:p w14:paraId="16F33EEF">
            <w:pPr>
              <w:pStyle w:val="125"/>
              <w:adjustRightInd w:val="0"/>
              <w:snapToGrid w:val="0"/>
              <w:rPr>
                <w:rFonts w:ascii="Times New Roman" w:hAnsi="Times New Roman"/>
                <w:sz w:val="18"/>
              </w:rPr>
            </w:pPr>
            <w:r>
              <w:rPr>
                <w:rFonts w:ascii="Times New Roman" w:hAnsi="Times New Roman"/>
                <w:sz w:val="18"/>
              </w:rPr>
              <w:t>定义</w:t>
            </w:r>
          </w:p>
        </w:tc>
      </w:tr>
      <w:tr w14:paraId="0B741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01A858E2">
            <w:pPr>
              <w:pStyle w:val="125"/>
              <w:adjustRightInd w:val="0"/>
              <w:snapToGrid w:val="0"/>
              <w:rPr>
                <w:rFonts w:ascii="Times New Roman" w:hAnsi="Times New Roman"/>
                <w:sz w:val="18"/>
              </w:rPr>
            </w:pPr>
            <w:r>
              <w:rPr>
                <w:rFonts w:ascii="Times New Roman" w:hAnsi="Times New Roman"/>
                <w:sz w:val="18"/>
              </w:rPr>
              <w:t>0x1</w:t>
            </w:r>
          </w:p>
        </w:tc>
        <w:tc>
          <w:tcPr>
            <w:tcW w:w="6854" w:type="dxa"/>
            <w:vAlign w:val="center"/>
          </w:tcPr>
          <w:p w14:paraId="58C41467">
            <w:pPr>
              <w:pStyle w:val="125"/>
              <w:adjustRightInd w:val="0"/>
              <w:snapToGrid w:val="0"/>
              <w:rPr>
                <w:rFonts w:ascii="Times New Roman" w:hAnsi="Times New Roman"/>
                <w:sz w:val="18"/>
              </w:rPr>
            </w:pPr>
            <w:r>
              <w:rPr>
                <w:rFonts w:ascii="Times New Roman" w:hAnsi="Times New Roman"/>
                <w:sz w:val="18"/>
              </w:rPr>
              <w:t>保留</w:t>
            </w:r>
          </w:p>
        </w:tc>
      </w:tr>
      <w:tr w14:paraId="21297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vAlign w:val="center"/>
          </w:tcPr>
          <w:p w14:paraId="33A38286">
            <w:pPr>
              <w:pStyle w:val="125"/>
              <w:adjustRightInd w:val="0"/>
              <w:snapToGrid w:val="0"/>
              <w:rPr>
                <w:rFonts w:ascii="Times New Roman" w:hAnsi="Times New Roman"/>
                <w:sz w:val="18"/>
              </w:rPr>
            </w:pPr>
            <w:r>
              <w:rPr>
                <w:rFonts w:ascii="Times New Roman" w:hAnsi="Times New Roman"/>
                <w:sz w:val="18"/>
              </w:rPr>
              <w:t>0x2</w:t>
            </w:r>
          </w:p>
        </w:tc>
        <w:tc>
          <w:tcPr>
            <w:tcW w:w="6854" w:type="dxa"/>
            <w:vAlign w:val="center"/>
          </w:tcPr>
          <w:p w14:paraId="2BF78A0B">
            <w:pPr>
              <w:pStyle w:val="125"/>
              <w:adjustRightInd w:val="0"/>
              <w:snapToGrid w:val="0"/>
              <w:rPr>
                <w:rFonts w:ascii="Times New Roman" w:hAnsi="Times New Roman"/>
                <w:sz w:val="18"/>
              </w:rPr>
            </w:pPr>
            <w:r>
              <w:rPr>
                <w:rFonts w:ascii="Times New Roman" w:hAnsi="Times New Roman"/>
                <w:sz w:val="18"/>
              </w:rPr>
              <w:t>表示动态代理</w:t>
            </w:r>
          </w:p>
        </w:tc>
      </w:tr>
    </w:tbl>
    <w:p w14:paraId="6CBA047F">
      <w:pPr>
        <w:pStyle w:val="50"/>
      </w:pPr>
      <w:bookmarkStart w:id="1834" w:name="_Toc408859866"/>
      <w:bookmarkStart w:id="1835" w:name="_Toc397529545"/>
      <w:bookmarkStart w:id="1836" w:name="_Toc403570271"/>
      <w:bookmarkStart w:id="1837" w:name="_Toc397528877"/>
      <w:bookmarkStart w:id="1838" w:name="_Toc399228979"/>
    </w:p>
    <w:p w14:paraId="05E10681">
      <w:pPr>
        <w:pStyle w:val="67"/>
      </w:pPr>
      <w:bookmarkStart w:id="1839" w:name="_Toc18314"/>
      <w:bookmarkStart w:id="1840" w:name="_Toc19962"/>
      <w:r>
        <w:t>原因</w:t>
      </w:r>
      <w:bookmarkEnd w:id="1834"/>
      <w:bookmarkEnd w:id="1835"/>
      <w:bookmarkEnd w:id="1836"/>
      <w:bookmarkEnd w:id="1837"/>
      <w:bookmarkEnd w:id="1838"/>
      <w:bookmarkEnd w:id="1839"/>
      <w:bookmarkEnd w:id="1840"/>
    </w:p>
    <w:p w14:paraId="07B57630">
      <w:pPr>
        <w:pStyle w:val="50"/>
      </w:pPr>
      <w:r>
        <w:t>表示站点发起代理变更原因，定义如</w:t>
      </w:r>
      <w:r>
        <w:fldChar w:fldCharType="begin"/>
      </w:r>
      <w:r>
        <w:instrText xml:space="preserve"> REF _Ref56773028 \h  \* MERGEFORMAT </w:instrText>
      </w:r>
      <w:r>
        <w:fldChar w:fldCharType="separate"/>
      </w:r>
      <w:r>
        <w:t>表 106</w:t>
      </w:r>
      <w:r>
        <w:fldChar w:fldCharType="end"/>
      </w:r>
      <w:r>
        <w:t>所示。</w:t>
      </w:r>
    </w:p>
    <w:p w14:paraId="4C67EFE0">
      <w:pPr>
        <w:pStyle w:val="10"/>
      </w:pPr>
      <w:bookmarkStart w:id="1841" w:name="_Ref56773028"/>
      <w:bookmarkStart w:id="1842" w:name="_Toc399229426"/>
      <w:bookmarkStart w:id="1843" w:name="_Toc399757652"/>
      <w:bookmarkStart w:id="1844" w:name="_Toc405476966"/>
      <w:bookmarkStart w:id="1845" w:name="_Toc402983682"/>
      <w:bookmarkStart w:id="1846" w:name="_Toc402983216"/>
      <w:bookmarkStart w:id="1847" w:name="_Toc403570659"/>
      <w:bookmarkStart w:id="1848" w:name="_Toc399259622"/>
      <w:bookmarkStart w:id="1849" w:name="_Toc397529212"/>
      <w:bookmarkStart w:id="1850" w:name="_Ref398998597"/>
      <w:bookmarkStart w:id="1851" w:name="_Toc405022544"/>
      <w:bookmarkStart w:id="1852" w:name="_Toc397529880"/>
      <w:bookmarkStart w:id="1853" w:name="_Toc402540134"/>
      <w:bookmarkStart w:id="1854" w:name="_Toc408860241"/>
      <w:bookmarkStart w:id="1855" w:name="_Toc402984148"/>
      <w:r>
        <w:t xml:space="preserve">表 </w:t>
      </w:r>
      <w:r>
        <w:fldChar w:fldCharType="begin"/>
      </w:r>
      <w:r>
        <w:instrText xml:space="preserve"> SEQ 表 \* ARABIC </w:instrText>
      </w:r>
      <w:r>
        <w:fldChar w:fldCharType="separate"/>
      </w:r>
      <w:r>
        <w:t>106</w:t>
      </w:r>
      <w:r>
        <w:fldChar w:fldCharType="end"/>
      </w:r>
      <w:bookmarkEnd w:id="1841"/>
      <w:r>
        <w:t xml:space="preserve"> 代理变更原因</w:t>
      </w:r>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6"/>
        <w:gridCol w:w="6996"/>
      </w:tblGrid>
      <w:tr w14:paraId="312A3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6" w:type="dxa"/>
            <w:vAlign w:val="center"/>
          </w:tcPr>
          <w:p w14:paraId="1C424466">
            <w:pPr>
              <w:pStyle w:val="125"/>
              <w:adjustRightInd w:val="0"/>
              <w:snapToGrid w:val="0"/>
              <w:rPr>
                <w:rFonts w:ascii="Times New Roman" w:hAnsi="Times New Roman"/>
                <w:sz w:val="18"/>
              </w:rPr>
            </w:pPr>
            <w:r>
              <w:rPr>
                <w:rFonts w:ascii="Times New Roman" w:hAnsi="Times New Roman"/>
                <w:sz w:val="18"/>
              </w:rPr>
              <w:t>值</w:t>
            </w:r>
          </w:p>
        </w:tc>
        <w:tc>
          <w:tcPr>
            <w:tcW w:w="6996" w:type="dxa"/>
            <w:vAlign w:val="center"/>
          </w:tcPr>
          <w:p w14:paraId="6BB78ACF">
            <w:pPr>
              <w:pStyle w:val="125"/>
              <w:adjustRightInd w:val="0"/>
              <w:snapToGrid w:val="0"/>
              <w:rPr>
                <w:rFonts w:ascii="Times New Roman" w:hAnsi="Times New Roman"/>
                <w:sz w:val="18"/>
              </w:rPr>
            </w:pPr>
            <w:r>
              <w:rPr>
                <w:rFonts w:ascii="Times New Roman" w:hAnsi="Times New Roman"/>
                <w:sz w:val="18"/>
              </w:rPr>
              <w:t>定义</w:t>
            </w:r>
          </w:p>
        </w:tc>
      </w:tr>
      <w:tr w14:paraId="2CCC6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6" w:type="dxa"/>
            <w:vAlign w:val="center"/>
          </w:tcPr>
          <w:p w14:paraId="07B61DA5">
            <w:pPr>
              <w:pStyle w:val="125"/>
              <w:adjustRightInd w:val="0"/>
              <w:snapToGrid w:val="0"/>
              <w:rPr>
                <w:rFonts w:ascii="Times New Roman" w:hAnsi="Times New Roman"/>
                <w:sz w:val="18"/>
              </w:rPr>
            </w:pPr>
            <w:r>
              <w:rPr>
                <w:rFonts w:ascii="Times New Roman" w:hAnsi="Times New Roman"/>
                <w:sz w:val="18"/>
              </w:rPr>
              <w:t>0x1</w:t>
            </w:r>
          </w:p>
        </w:tc>
        <w:tc>
          <w:tcPr>
            <w:tcW w:w="6996" w:type="dxa"/>
            <w:vAlign w:val="center"/>
          </w:tcPr>
          <w:p w14:paraId="4653A2B0">
            <w:pPr>
              <w:pStyle w:val="125"/>
              <w:adjustRightInd w:val="0"/>
              <w:snapToGrid w:val="0"/>
              <w:rPr>
                <w:rFonts w:ascii="Times New Roman" w:hAnsi="Times New Roman"/>
                <w:sz w:val="18"/>
              </w:rPr>
            </w:pPr>
            <w:r>
              <w:rPr>
                <w:rFonts w:ascii="Times New Roman" w:hAnsi="Times New Roman"/>
                <w:sz w:val="18"/>
              </w:rPr>
              <w:t>表示周期代理变更</w:t>
            </w:r>
          </w:p>
        </w:tc>
      </w:tr>
      <w:tr w14:paraId="2462A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6" w:type="dxa"/>
            <w:vAlign w:val="center"/>
          </w:tcPr>
          <w:p w14:paraId="686FB784">
            <w:pPr>
              <w:pStyle w:val="125"/>
              <w:adjustRightInd w:val="0"/>
              <w:snapToGrid w:val="0"/>
              <w:rPr>
                <w:rFonts w:ascii="Times New Roman" w:hAnsi="Times New Roman"/>
                <w:sz w:val="18"/>
              </w:rPr>
            </w:pPr>
            <w:r>
              <w:rPr>
                <w:rFonts w:ascii="Times New Roman" w:hAnsi="Times New Roman"/>
                <w:sz w:val="18"/>
              </w:rPr>
              <w:t>0x2</w:t>
            </w:r>
          </w:p>
        </w:tc>
        <w:tc>
          <w:tcPr>
            <w:tcW w:w="6996" w:type="dxa"/>
            <w:vAlign w:val="center"/>
          </w:tcPr>
          <w:p w14:paraId="4B45AB2F">
            <w:pPr>
              <w:pStyle w:val="125"/>
              <w:adjustRightInd w:val="0"/>
              <w:snapToGrid w:val="0"/>
              <w:rPr>
                <w:rFonts w:ascii="Times New Roman" w:hAnsi="Times New Roman"/>
                <w:sz w:val="18"/>
              </w:rPr>
            </w:pPr>
            <w:r>
              <w:rPr>
                <w:rFonts w:ascii="Times New Roman" w:hAnsi="Times New Roman"/>
                <w:sz w:val="18"/>
              </w:rPr>
              <w:t>表示快速代理变更(周期内快速变更)</w:t>
            </w:r>
          </w:p>
        </w:tc>
      </w:tr>
      <w:tr w14:paraId="28C86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26" w:type="dxa"/>
            <w:vAlign w:val="center"/>
          </w:tcPr>
          <w:p w14:paraId="2F8CE0B6">
            <w:pPr>
              <w:pStyle w:val="125"/>
              <w:adjustRightInd w:val="0"/>
              <w:snapToGrid w:val="0"/>
              <w:rPr>
                <w:rFonts w:ascii="Times New Roman" w:hAnsi="Times New Roman"/>
                <w:sz w:val="18"/>
              </w:rPr>
            </w:pPr>
            <w:r>
              <w:rPr>
                <w:rFonts w:ascii="Times New Roman" w:hAnsi="Times New Roman"/>
                <w:sz w:val="18"/>
              </w:rPr>
              <w:t>0x3～</w:t>
            </w:r>
            <w:r>
              <w:rPr>
                <w:rFonts w:hint="eastAsia" w:ascii="Times New Roman" w:hAnsi="Times New Roman"/>
                <w:sz w:val="18"/>
              </w:rPr>
              <w:t>0x</w:t>
            </w:r>
            <w:r>
              <w:rPr>
                <w:rFonts w:ascii="Times New Roman" w:hAnsi="Times New Roman"/>
                <w:sz w:val="18"/>
              </w:rPr>
              <w:t>4</w:t>
            </w:r>
          </w:p>
        </w:tc>
        <w:tc>
          <w:tcPr>
            <w:tcW w:w="6996" w:type="dxa"/>
            <w:vAlign w:val="center"/>
          </w:tcPr>
          <w:p w14:paraId="11F5B73C">
            <w:pPr>
              <w:pStyle w:val="125"/>
              <w:adjustRightInd w:val="0"/>
              <w:snapToGrid w:val="0"/>
              <w:rPr>
                <w:rFonts w:ascii="Times New Roman" w:hAnsi="Times New Roman"/>
                <w:sz w:val="18"/>
              </w:rPr>
            </w:pPr>
            <w:r>
              <w:rPr>
                <w:rFonts w:ascii="Times New Roman" w:hAnsi="Times New Roman"/>
                <w:sz w:val="18"/>
              </w:rPr>
              <w:t>保留</w:t>
            </w:r>
          </w:p>
        </w:tc>
      </w:tr>
    </w:tbl>
    <w:p w14:paraId="544B3412">
      <w:pPr>
        <w:pStyle w:val="50"/>
      </w:pPr>
      <w:bookmarkStart w:id="1856" w:name="_Toc397528878"/>
      <w:bookmarkStart w:id="1857" w:name="_Toc399228980"/>
      <w:bookmarkStart w:id="1858" w:name="_Toc397529546"/>
      <w:bookmarkStart w:id="1859" w:name="_Toc408859867"/>
      <w:bookmarkStart w:id="1860" w:name="_Toc403570272"/>
    </w:p>
    <w:p w14:paraId="429D3AD8">
      <w:pPr>
        <w:pStyle w:val="67"/>
      </w:pPr>
      <w:bookmarkStart w:id="1861" w:name="_Toc5539"/>
      <w:bookmarkStart w:id="1862" w:name="_Toc16901"/>
      <w:bookmarkStart w:id="1863" w:name="_Toc27889"/>
      <w:r>
        <w:t>站点</w:t>
      </w:r>
      <w:bookmarkEnd w:id="1856"/>
      <w:bookmarkEnd w:id="1857"/>
      <w:bookmarkEnd w:id="1858"/>
      <w:r>
        <w:t>相线</w:t>
      </w:r>
      <w:bookmarkEnd w:id="1859"/>
      <w:bookmarkEnd w:id="1860"/>
      <w:bookmarkEnd w:id="1861"/>
      <w:bookmarkEnd w:id="1862"/>
      <w:bookmarkEnd w:id="1863"/>
    </w:p>
    <w:p w14:paraId="734460AC">
      <w:pPr>
        <w:pStyle w:val="50"/>
      </w:pPr>
      <w:r>
        <w:t>表示发起代理变更请求站点的相线信息，最低字节存放</w:t>
      </w:r>
      <w:r>
        <w:rPr>
          <w:rStyle w:val="51"/>
        </w:rPr>
        <w:t>评估出的所属相线，其他字节依次填入可能的备选相位，相线的值定义如</w:t>
      </w:r>
      <w:r>
        <w:rPr>
          <w:rStyle w:val="51"/>
        </w:rPr>
        <w:fldChar w:fldCharType="begin"/>
      </w:r>
      <w:r>
        <w:rPr>
          <w:rStyle w:val="51"/>
        </w:rPr>
        <w:instrText xml:space="preserve"> REF _Ref56773054 \h  \* MERGEFORMAT </w:instrText>
      </w:r>
      <w:r>
        <w:rPr>
          <w:rStyle w:val="51"/>
        </w:rPr>
        <w:fldChar w:fldCharType="separate"/>
      </w:r>
      <w:r>
        <w:rPr>
          <w:rStyle w:val="51"/>
        </w:rPr>
        <w:t>表 107</w:t>
      </w:r>
      <w:r>
        <w:rPr>
          <w:rStyle w:val="51"/>
        </w:rPr>
        <w:fldChar w:fldCharType="end"/>
      </w:r>
      <w:r>
        <w:rPr>
          <w:rStyle w:val="51"/>
        </w:rPr>
        <w:t>所示</w:t>
      </w:r>
      <w:r>
        <w:t>。</w:t>
      </w:r>
    </w:p>
    <w:p w14:paraId="08A872ED">
      <w:pPr>
        <w:pStyle w:val="10"/>
      </w:pPr>
      <w:bookmarkStart w:id="1864" w:name="_Ref56773054"/>
      <w:bookmarkStart w:id="1865" w:name="_Toc402540135"/>
      <w:bookmarkStart w:id="1866" w:name="_Toc399229427"/>
      <w:bookmarkStart w:id="1867" w:name="_Toc402984149"/>
      <w:bookmarkStart w:id="1868" w:name="_Ref398998617"/>
      <w:bookmarkStart w:id="1869" w:name="_Toc397529213"/>
      <w:bookmarkStart w:id="1870" w:name="_Toc403570660"/>
      <w:bookmarkStart w:id="1871" w:name="_Toc405022545"/>
      <w:bookmarkStart w:id="1872" w:name="_Toc399259623"/>
      <w:bookmarkStart w:id="1873" w:name="_Toc402983217"/>
      <w:bookmarkStart w:id="1874" w:name="_Toc402983683"/>
      <w:bookmarkStart w:id="1875" w:name="_Toc405476967"/>
      <w:bookmarkStart w:id="1876" w:name="_Toc397529881"/>
      <w:bookmarkStart w:id="1877" w:name="_Toc408860242"/>
      <w:bookmarkStart w:id="1878" w:name="_Toc399757653"/>
      <w:r>
        <w:t xml:space="preserve">表 </w:t>
      </w:r>
      <w:r>
        <w:fldChar w:fldCharType="begin"/>
      </w:r>
      <w:r>
        <w:instrText xml:space="preserve"> SEQ 表 \* ARABIC </w:instrText>
      </w:r>
      <w:r>
        <w:fldChar w:fldCharType="separate"/>
      </w:r>
      <w:r>
        <w:t>107</w:t>
      </w:r>
      <w:r>
        <w:fldChar w:fldCharType="end"/>
      </w:r>
      <w:bookmarkEnd w:id="1864"/>
      <w:r>
        <w:t xml:space="preserve"> 相线评估信息</w:t>
      </w:r>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68"/>
        <w:gridCol w:w="6954"/>
      </w:tblGrid>
      <w:tr w14:paraId="55F7E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029D79C9">
            <w:pPr>
              <w:pStyle w:val="125"/>
              <w:rPr>
                <w:rFonts w:ascii="Times New Roman" w:hAnsi="Times New Roman"/>
                <w:sz w:val="18"/>
              </w:rPr>
            </w:pPr>
            <w:r>
              <w:rPr>
                <w:rFonts w:ascii="Times New Roman" w:hAnsi="Times New Roman"/>
                <w:sz w:val="18"/>
              </w:rPr>
              <w:t>值</w:t>
            </w:r>
          </w:p>
        </w:tc>
        <w:tc>
          <w:tcPr>
            <w:tcW w:w="6954" w:type="dxa"/>
            <w:vAlign w:val="center"/>
          </w:tcPr>
          <w:p w14:paraId="73962D9C">
            <w:pPr>
              <w:pStyle w:val="125"/>
              <w:rPr>
                <w:rFonts w:ascii="Times New Roman" w:hAnsi="Times New Roman"/>
                <w:sz w:val="18"/>
              </w:rPr>
            </w:pPr>
            <w:r>
              <w:rPr>
                <w:rFonts w:ascii="Times New Roman" w:hAnsi="Times New Roman"/>
                <w:sz w:val="18"/>
              </w:rPr>
              <w:t>定义</w:t>
            </w:r>
          </w:p>
        </w:tc>
      </w:tr>
      <w:tr w14:paraId="44238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1FC1E021">
            <w:pPr>
              <w:pStyle w:val="125"/>
              <w:rPr>
                <w:rFonts w:ascii="Times New Roman" w:hAnsi="Times New Roman"/>
                <w:sz w:val="18"/>
              </w:rPr>
            </w:pPr>
            <w:r>
              <w:rPr>
                <w:rFonts w:ascii="Times New Roman" w:hAnsi="Times New Roman"/>
                <w:sz w:val="18"/>
              </w:rPr>
              <w:t>0</w:t>
            </w:r>
          </w:p>
        </w:tc>
        <w:tc>
          <w:tcPr>
            <w:tcW w:w="6954" w:type="dxa"/>
            <w:vAlign w:val="center"/>
          </w:tcPr>
          <w:p w14:paraId="6C05916A">
            <w:pPr>
              <w:pStyle w:val="125"/>
              <w:rPr>
                <w:rFonts w:ascii="Times New Roman" w:hAnsi="Times New Roman"/>
                <w:sz w:val="18"/>
              </w:rPr>
            </w:pPr>
            <w:r>
              <w:rPr>
                <w:rFonts w:ascii="Times New Roman" w:hAnsi="Times New Roman"/>
                <w:sz w:val="18"/>
              </w:rPr>
              <w:t>表示未知相线</w:t>
            </w:r>
          </w:p>
        </w:tc>
      </w:tr>
      <w:tr w14:paraId="34006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4B8A9BF4">
            <w:pPr>
              <w:pStyle w:val="125"/>
              <w:rPr>
                <w:rFonts w:ascii="Times New Roman" w:hAnsi="Times New Roman"/>
                <w:sz w:val="18"/>
              </w:rPr>
            </w:pPr>
            <w:r>
              <w:rPr>
                <w:rFonts w:ascii="Times New Roman" w:hAnsi="Times New Roman"/>
                <w:sz w:val="18"/>
              </w:rPr>
              <w:t>1</w:t>
            </w:r>
          </w:p>
        </w:tc>
        <w:tc>
          <w:tcPr>
            <w:tcW w:w="6954" w:type="dxa"/>
            <w:vAlign w:val="center"/>
          </w:tcPr>
          <w:p w14:paraId="6ED0B709">
            <w:pPr>
              <w:pStyle w:val="125"/>
              <w:rPr>
                <w:rFonts w:ascii="Times New Roman" w:hAnsi="Times New Roman"/>
                <w:sz w:val="18"/>
              </w:rPr>
            </w:pPr>
            <w:r>
              <w:rPr>
                <w:rFonts w:ascii="Times New Roman" w:hAnsi="Times New Roman"/>
                <w:sz w:val="18"/>
              </w:rPr>
              <w:t>表示A相线</w:t>
            </w:r>
          </w:p>
        </w:tc>
      </w:tr>
      <w:tr w14:paraId="5CEF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09D1EBC2">
            <w:pPr>
              <w:pStyle w:val="125"/>
              <w:rPr>
                <w:rFonts w:ascii="Times New Roman" w:hAnsi="Times New Roman"/>
                <w:sz w:val="18"/>
              </w:rPr>
            </w:pPr>
            <w:r>
              <w:rPr>
                <w:rFonts w:ascii="Times New Roman" w:hAnsi="Times New Roman"/>
                <w:sz w:val="18"/>
              </w:rPr>
              <w:t>2</w:t>
            </w:r>
          </w:p>
        </w:tc>
        <w:tc>
          <w:tcPr>
            <w:tcW w:w="6954" w:type="dxa"/>
            <w:vAlign w:val="center"/>
          </w:tcPr>
          <w:p w14:paraId="5C19F06E">
            <w:pPr>
              <w:pStyle w:val="125"/>
              <w:rPr>
                <w:rFonts w:ascii="Times New Roman" w:hAnsi="Times New Roman"/>
                <w:sz w:val="18"/>
              </w:rPr>
            </w:pPr>
            <w:r>
              <w:rPr>
                <w:rFonts w:ascii="Times New Roman" w:hAnsi="Times New Roman"/>
                <w:sz w:val="18"/>
              </w:rPr>
              <w:t>表示B相线</w:t>
            </w:r>
          </w:p>
        </w:tc>
      </w:tr>
      <w:tr w14:paraId="7CA9C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68" w:type="dxa"/>
            <w:vAlign w:val="center"/>
          </w:tcPr>
          <w:p w14:paraId="381916EB">
            <w:pPr>
              <w:pStyle w:val="125"/>
              <w:rPr>
                <w:rFonts w:ascii="Times New Roman" w:hAnsi="Times New Roman"/>
                <w:sz w:val="18"/>
              </w:rPr>
            </w:pPr>
            <w:r>
              <w:rPr>
                <w:rFonts w:ascii="Times New Roman" w:hAnsi="Times New Roman"/>
                <w:sz w:val="18"/>
              </w:rPr>
              <w:t>3</w:t>
            </w:r>
          </w:p>
        </w:tc>
        <w:tc>
          <w:tcPr>
            <w:tcW w:w="6954" w:type="dxa"/>
            <w:vAlign w:val="center"/>
          </w:tcPr>
          <w:p w14:paraId="438673FD">
            <w:pPr>
              <w:pStyle w:val="125"/>
              <w:rPr>
                <w:rFonts w:ascii="Times New Roman" w:hAnsi="Times New Roman"/>
                <w:sz w:val="18"/>
              </w:rPr>
            </w:pPr>
            <w:r>
              <w:rPr>
                <w:rFonts w:ascii="Times New Roman" w:hAnsi="Times New Roman"/>
                <w:sz w:val="18"/>
              </w:rPr>
              <w:t>表示C相线</w:t>
            </w:r>
          </w:p>
        </w:tc>
      </w:tr>
    </w:tbl>
    <w:p w14:paraId="3440A690">
      <w:pPr>
        <w:pStyle w:val="67"/>
      </w:pPr>
      <w:bookmarkStart w:id="1879" w:name="_Toc29820"/>
      <w:bookmarkStart w:id="1880" w:name="_Toc536"/>
      <w:bookmarkStart w:id="1881" w:name="_Toc19719"/>
      <w:r>
        <w:t>端到端序列号</w:t>
      </w:r>
      <w:bookmarkEnd w:id="1879"/>
      <w:bookmarkEnd w:id="1880"/>
      <w:bookmarkEnd w:id="1881"/>
    </w:p>
    <w:p w14:paraId="26BB5899">
      <w:pPr>
        <w:pStyle w:val="50"/>
      </w:pPr>
      <w:r>
        <w:t>表示端到端的报文序列号。</w:t>
      </w:r>
    </w:p>
    <w:p w14:paraId="160AFC9F">
      <w:pPr>
        <w:pStyle w:val="50"/>
      </w:pPr>
      <w:r>
        <w:t>请求代理变更的站点，在产生代理变更请求报文时，需要获取一个序列号，CCO在确认代理变更时，需要在确认报文中携带代理变更请求报文中的端到端报文序列号。</w:t>
      </w:r>
    </w:p>
    <w:p w14:paraId="6C29E7AF">
      <w:pPr>
        <w:pStyle w:val="50"/>
      </w:pPr>
      <w:r>
        <w:t>该序列号由发起请求的站点维护。</w:t>
      </w:r>
    </w:p>
    <w:p w14:paraId="774BB8EA">
      <w:pPr>
        <w:pStyle w:val="57"/>
        <w:ind w:left="420" w:hanging="420"/>
      </w:pPr>
      <w:bookmarkStart w:id="1882" w:name="_Toc402983404"/>
      <w:bookmarkStart w:id="1883" w:name="_Toc402983870"/>
      <w:bookmarkStart w:id="1884" w:name="_Toc439785770"/>
      <w:bookmarkStart w:id="1885" w:name="_Toc397529548"/>
      <w:bookmarkStart w:id="1886" w:name="_Toc405476683"/>
      <w:bookmarkStart w:id="1887" w:name="_Toc399757320"/>
      <w:bookmarkStart w:id="1888" w:name="_Toc399259278"/>
      <w:bookmarkStart w:id="1889" w:name="_Toc402982938"/>
      <w:bookmarkStart w:id="1890" w:name="_Toc408859869"/>
      <w:bookmarkStart w:id="1891" w:name="_Toc403585341"/>
      <w:bookmarkStart w:id="1892" w:name="_Toc7336"/>
      <w:bookmarkStart w:id="1893" w:name="_Toc389724835"/>
      <w:bookmarkStart w:id="1894" w:name="_Toc400798948"/>
      <w:bookmarkStart w:id="1895" w:name="_Toc399228982"/>
      <w:bookmarkStart w:id="1896" w:name="_Toc397528880"/>
      <w:bookmarkStart w:id="1897" w:name="_Toc31285"/>
      <w:bookmarkStart w:id="1898" w:name="_Toc403570274"/>
      <w:bookmarkStart w:id="1899" w:name="_Toc20095"/>
      <w:r>
        <w:t>代理变更请求确认报文</w:t>
      </w:r>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p>
    <w:p w14:paraId="64C84704">
      <w:pPr>
        <w:pStyle w:val="50"/>
      </w:pPr>
      <w:r>
        <w:t>代理变更请求确认报文（MMeChangeProxyCnf）格式的定义如</w:t>
      </w:r>
      <w:r>
        <w:fldChar w:fldCharType="begin"/>
      </w:r>
      <w:r>
        <w:instrText xml:space="preserve"> REF _Ref56773066 \h  \* MERGEFORMAT </w:instrText>
      </w:r>
      <w:r>
        <w:fldChar w:fldCharType="separate"/>
      </w:r>
      <w:r>
        <w:t>表 108</w:t>
      </w:r>
      <w:r>
        <w:fldChar w:fldCharType="end"/>
      </w:r>
      <w:r>
        <w:t>所示。</w:t>
      </w:r>
    </w:p>
    <w:p w14:paraId="45BA2452">
      <w:pPr>
        <w:pStyle w:val="10"/>
      </w:pPr>
      <w:bookmarkStart w:id="1900" w:name="_Ref56773066"/>
      <w:bookmarkStart w:id="1901" w:name="_Toc397529214"/>
      <w:bookmarkStart w:id="1902" w:name="_Toc397529882"/>
      <w:bookmarkStart w:id="1903" w:name="_Toc402983218"/>
      <w:bookmarkStart w:id="1904" w:name="_Toc399229428"/>
      <w:bookmarkStart w:id="1905" w:name="_Toc399757654"/>
      <w:bookmarkStart w:id="1906" w:name="_Toc402540136"/>
      <w:bookmarkStart w:id="1907" w:name="_Toc408860243"/>
      <w:bookmarkStart w:id="1908" w:name="_Ref398998635"/>
      <w:bookmarkStart w:id="1909" w:name="_Toc405476968"/>
      <w:bookmarkStart w:id="1910" w:name="_Toc403570661"/>
      <w:bookmarkStart w:id="1911" w:name="_Toc402983684"/>
      <w:bookmarkStart w:id="1912" w:name="_Toc405022546"/>
      <w:bookmarkStart w:id="1913" w:name="_Toc399259624"/>
      <w:bookmarkStart w:id="1914" w:name="_Toc402984150"/>
      <w:r>
        <w:t xml:space="preserve">表 </w:t>
      </w:r>
      <w:r>
        <w:fldChar w:fldCharType="begin"/>
      </w:r>
      <w:r>
        <w:instrText xml:space="preserve"> SEQ 表 \* ARABIC </w:instrText>
      </w:r>
      <w:r>
        <w:fldChar w:fldCharType="separate"/>
      </w:r>
      <w:r>
        <w:t>108</w:t>
      </w:r>
      <w:r>
        <w:fldChar w:fldCharType="end"/>
      </w:r>
      <w:bookmarkEnd w:id="1900"/>
      <w:r>
        <w:t xml:space="preserve"> 代理变更请求确认报文</w:t>
      </w:r>
      <w:bookmarkEnd w:id="1901"/>
      <w:bookmarkEnd w:id="1902"/>
      <w:r>
        <w:t>格式</w:t>
      </w:r>
      <w:bookmarkEnd w:id="1903"/>
      <w:bookmarkEnd w:id="1904"/>
      <w:bookmarkEnd w:id="1905"/>
      <w:bookmarkEnd w:id="1906"/>
      <w:bookmarkEnd w:id="1907"/>
      <w:bookmarkEnd w:id="1908"/>
      <w:bookmarkEnd w:id="1909"/>
      <w:bookmarkEnd w:id="1910"/>
      <w:bookmarkEnd w:id="1911"/>
      <w:bookmarkEnd w:id="1912"/>
      <w:bookmarkEnd w:id="1913"/>
      <w:bookmarkEnd w:id="1914"/>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984"/>
        <w:gridCol w:w="1985"/>
      </w:tblGrid>
      <w:tr w14:paraId="648A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CBA86E1">
            <w:pPr>
              <w:pStyle w:val="125"/>
              <w:rPr>
                <w:rFonts w:ascii="Times New Roman" w:hAnsi="Times New Roman"/>
                <w:sz w:val="18"/>
              </w:rPr>
            </w:pPr>
            <w:r>
              <w:rPr>
                <w:rFonts w:hint="eastAsia" w:ascii="Times New Roman" w:hAnsi="Times New Roman"/>
                <w:sz w:val="18"/>
              </w:rPr>
              <w:t>字段</w:t>
            </w:r>
          </w:p>
        </w:tc>
        <w:tc>
          <w:tcPr>
            <w:tcW w:w="1984" w:type="dxa"/>
            <w:vAlign w:val="center"/>
          </w:tcPr>
          <w:p w14:paraId="368F5535">
            <w:pPr>
              <w:pStyle w:val="125"/>
              <w:rPr>
                <w:rFonts w:ascii="Times New Roman" w:hAnsi="Times New Roman"/>
                <w:sz w:val="18"/>
              </w:rPr>
            </w:pPr>
            <w:r>
              <w:rPr>
                <w:rFonts w:hint="eastAsia" w:ascii="Times New Roman" w:hAnsi="Times New Roman"/>
                <w:sz w:val="18"/>
              </w:rPr>
              <w:t>字节号</w:t>
            </w:r>
          </w:p>
        </w:tc>
        <w:tc>
          <w:tcPr>
            <w:tcW w:w="1985" w:type="dxa"/>
            <w:vAlign w:val="center"/>
          </w:tcPr>
          <w:p w14:paraId="5BB35151">
            <w:pPr>
              <w:pStyle w:val="125"/>
              <w:rPr>
                <w:rFonts w:ascii="Times New Roman" w:hAnsi="Times New Roman"/>
                <w:sz w:val="18"/>
              </w:rPr>
            </w:pPr>
            <w:r>
              <w:rPr>
                <w:rFonts w:hint="eastAsia" w:ascii="Times New Roman" w:hAnsi="Times New Roman"/>
                <w:sz w:val="18"/>
              </w:rPr>
              <w:t>字段大小(字节)</w:t>
            </w:r>
          </w:p>
        </w:tc>
      </w:tr>
      <w:tr w14:paraId="2A2F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B0744A">
            <w:pPr>
              <w:pStyle w:val="125"/>
              <w:rPr>
                <w:rFonts w:ascii="Times New Roman" w:hAnsi="Times New Roman"/>
                <w:sz w:val="18"/>
              </w:rPr>
            </w:pPr>
            <w:r>
              <w:rPr>
                <w:rFonts w:hint="eastAsia" w:ascii="Times New Roman" w:hAnsi="Times New Roman"/>
                <w:sz w:val="18"/>
              </w:rPr>
              <w:t>结果</w:t>
            </w:r>
          </w:p>
        </w:tc>
        <w:tc>
          <w:tcPr>
            <w:tcW w:w="1984" w:type="dxa"/>
            <w:vAlign w:val="center"/>
          </w:tcPr>
          <w:p w14:paraId="0676098F">
            <w:pPr>
              <w:pStyle w:val="125"/>
              <w:rPr>
                <w:rFonts w:ascii="Times New Roman" w:hAnsi="Times New Roman"/>
                <w:sz w:val="18"/>
              </w:rPr>
            </w:pPr>
            <w:r>
              <w:rPr>
                <w:rFonts w:ascii="Times New Roman" w:hAnsi="Times New Roman"/>
                <w:sz w:val="18"/>
              </w:rPr>
              <w:t>0-3</w:t>
            </w:r>
          </w:p>
        </w:tc>
        <w:tc>
          <w:tcPr>
            <w:tcW w:w="1985" w:type="dxa"/>
            <w:vAlign w:val="center"/>
          </w:tcPr>
          <w:p w14:paraId="253EC479">
            <w:pPr>
              <w:pStyle w:val="125"/>
              <w:rPr>
                <w:rFonts w:ascii="Times New Roman" w:hAnsi="Times New Roman"/>
                <w:sz w:val="18"/>
              </w:rPr>
            </w:pPr>
            <w:r>
              <w:rPr>
                <w:rFonts w:ascii="Times New Roman" w:hAnsi="Times New Roman"/>
                <w:sz w:val="18"/>
              </w:rPr>
              <w:t>4</w:t>
            </w:r>
          </w:p>
        </w:tc>
      </w:tr>
      <w:tr w14:paraId="7BA4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AAA317D">
            <w:pPr>
              <w:pStyle w:val="125"/>
              <w:rPr>
                <w:rFonts w:ascii="Times New Roman" w:hAnsi="Times New Roman"/>
                <w:sz w:val="18"/>
              </w:rPr>
            </w:pPr>
            <w:r>
              <w:rPr>
                <w:rFonts w:hint="eastAsia" w:ascii="Times New Roman" w:hAnsi="Times New Roman"/>
                <w:sz w:val="18"/>
              </w:rPr>
              <w:t>总分包数</w:t>
            </w:r>
          </w:p>
        </w:tc>
        <w:tc>
          <w:tcPr>
            <w:tcW w:w="1984" w:type="dxa"/>
            <w:vAlign w:val="center"/>
          </w:tcPr>
          <w:p w14:paraId="563281CF">
            <w:pPr>
              <w:pStyle w:val="125"/>
              <w:rPr>
                <w:rFonts w:ascii="Times New Roman" w:hAnsi="Times New Roman"/>
                <w:sz w:val="18"/>
              </w:rPr>
            </w:pPr>
            <w:r>
              <w:rPr>
                <w:rFonts w:ascii="Times New Roman" w:hAnsi="Times New Roman"/>
                <w:sz w:val="18"/>
              </w:rPr>
              <w:t>4</w:t>
            </w:r>
          </w:p>
        </w:tc>
        <w:tc>
          <w:tcPr>
            <w:tcW w:w="1985" w:type="dxa"/>
            <w:vAlign w:val="center"/>
          </w:tcPr>
          <w:p w14:paraId="5C141F78">
            <w:pPr>
              <w:pStyle w:val="125"/>
              <w:rPr>
                <w:rFonts w:ascii="Times New Roman" w:hAnsi="Times New Roman"/>
                <w:sz w:val="18"/>
              </w:rPr>
            </w:pPr>
            <w:r>
              <w:rPr>
                <w:rFonts w:ascii="Times New Roman" w:hAnsi="Times New Roman"/>
                <w:sz w:val="18"/>
              </w:rPr>
              <w:t>1</w:t>
            </w:r>
          </w:p>
        </w:tc>
      </w:tr>
      <w:tr w14:paraId="17DC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89173DD">
            <w:pPr>
              <w:pStyle w:val="125"/>
              <w:rPr>
                <w:rFonts w:ascii="Times New Roman" w:hAnsi="Times New Roman"/>
                <w:sz w:val="18"/>
              </w:rPr>
            </w:pPr>
            <w:r>
              <w:rPr>
                <w:rFonts w:hint="eastAsia" w:ascii="Times New Roman" w:hAnsi="Times New Roman"/>
                <w:sz w:val="18"/>
              </w:rPr>
              <w:t>分包序号</w:t>
            </w:r>
          </w:p>
        </w:tc>
        <w:tc>
          <w:tcPr>
            <w:tcW w:w="1984" w:type="dxa"/>
            <w:vAlign w:val="center"/>
          </w:tcPr>
          <w:p w14:paraId="00363F1B">
            <w:pPr>
              <w:pStyle w:val="125"/>
              <w:rPr>
                <w:rFonts w:ascii="Times New Roman" w:hAnsi="Times New Roman"/>
                <w:sz w:val="18"/>
              </w:rPr>
            </w:pPr>
            <w:r>
              <w:rPr>
                <w:rFonts w:ascii="Times New Roman" w:hAnsi="Times New Roman"/>
                <w:sz w:val="18"/>
              </w:rPr>
              <w:t>5</w:t>
            </w:r>
          </w:p>
        </w:tc>
        <w:tc>
          <w:tcPr>
            <w:tcW w:w="1985" w:type="dxa"/>
            <w:vAlign w:val="center"/>
          </w:tcPr>
          <w:p w14:paraId="04CD8511">
            <w:pPr>
              <w:pStyle w:val="125"/>
              <w:rPr>
                <w:rFonts w:ascii="Times New Roman" w:hAnsi="Times New Roman"/>
                <w:sz w:val="18"/>
              </w:rPr>
            </w:pPr>
            <w:r>
              <w:rPr>
                <w:rFonts w:ascii="Times New Roman" w:hAnsi="Times New Roman"/>
                <w:sz w:val="18"/>
              </w:rPr>
              <w:t>1</w:t>
            </w:r>
          </w:p>
        </w:tc>
      </w:tr>
      <w:tr w14:paraId="153F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B823F44">
            <w:pPr>
              <w:pStyle w:val="125"/>
              <w:rPr>
                <w:rFonts w:ascii="Times New Roman" w:hAnsi="Times New Roman"/>
                <w:sz w:val="18"/>
              </w:rPr>
            </w:pPr>
            <w:r>
              <w:rPr>
                <w:rFonts w:hint="eastAsia" w:ascii="Times New Roman" w:hAnsi="Times New Roman"/>
                <w:sz w:val="18"/>
              </w:rPr>
              <w:t>站点TEI</w:t>
            </w:r>
          </w:p>
        </w:tc>
        <w:tc>
          <w:tcPr>
            <w:tcW w:w="1984" w:type="dxa"/>
            <w:vAlign w:val="center"/>
          </w:tcPr>
          <w:p w14:paraId="728BC9C6">
            <w:pPr>
              <w:pStyle w:val="125"/>
              <w:rPr>
                <w:rFonts w:ascii="Times New Roman" w:hAnsi="Times New Roman"/>
                <w:sz w:val="18"/>
              </w:rPr>
            </w:pPr>
            <w:r>
              <w:rPr>
                <w:rFonts w:hint="eastAsia" w:ascii="Times New Roman" w:hAnsi="Times New Roman"/>
                <w:sz w:val="18"/>
              </w:rPr>
              <w:t>6-7</w:t>
            </w:r>
          </w:p>
        </w:tc>
        <w:tc>
          <w:tcPr>
            <w:tcW w:w="1985" w:type="dxa"/>
            <w:vAlign w:val="center"/>
          </w:tcPr>
          <w:p w14:paraId="2054FA6A">
            <w:pPr>
              <w:pStyle w:val="125"/>
              <w:rPr>
                <w:rFonts w:ascii="Times New Roman" w:hAnsi="Times New Roman"/>
                <w:sz w:val="18"/>
              </w:rPr>
            </w:pPr>
            <w:r>
              <w:rPr>
                <w:rFonts w:hint="eastAsia" w:ascii="Times New Roman" w:hAnsi="Times New Roman"/>
                <w:sz w:val="18"/>
              </w:rPr>
              <w:t>2</w:t>
            </w:r>
          </w:p>
        </w:tc>
      </w:tr>
      <w:tr w14:paraId="364D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EB67CEA">
            <w:pPr>
              <w:pStyle w:val="125"/>
              <w:rPr>
                <w:rFonts w:ascii="Times New Roman" w:hAnsi="Times New Roman"/>
                <w:sz w:val="18"/>
              </w:rPr>
            </w:pPr>
            <w:r>
              <w:rPr>
                <w:rFonts w:hint="eastAsia" w:ascii="Times New Roman" w:hAnsi="Times New Roman"/>
                <w:sz w:val="18"/>
              </w:rPr>
              <w:t>代理TEI</w:t>
            </w:r>
          </w:p>
        </w:tc>
        <w:tc>
          <w:tcPr>
            <w:tcW w:w="1984" w:type="dxa"/>
            <w:vAlign w:val="center"/>
          </w:tcPr>
          <w:p w14:paraId="1B5791A9">
            <w:pPr>
              <w:pStyle w:val="125"/>
              <w:rPr>
                <w:rFonts w:ascii="Times New Roman" w:hAnsi="Times New Roman"/>
                <w:sz w:val="18"/>
              </w:rPr>
            </w:pPr>
            <w:r>
              <w:rPr>
                <w:rFonts w:ascii="Times New Roman" w:hAnsi="Times New Roman"/>
                <w:sz w:val="18"/>
              </w:rPr>
              <w:t>8-9</w:t>
            </w:r>
          </w:p>
        </w:tc>
        <w:tc>
          <w:tcPr>
            <w:tcW w:w="1985" w:type="dxa"/>
            <w:vAlign w:val="center"/>
          </w:tcPr>
          <w:p w14:paraId="2C392C0F">
            <w:pPr>
              <w:pStyle w:val="125"/>
              <w:rPr>
                <w:rFonts w:ascii="Times New Roman" w:hAnsi="Times New Roman"/>
                <w:sz w:val="18"/>
              </w:rPr>
            </w:pPr>
            <w:r>
              <w:rPr>
                <w:rFonts w:ascii="Times New Roman" w:hAnsi="Times New Roman"/>
                <w:sz w:val="18"/>
              </w:rPr>
              <w:t>2</w:t>
            </w:r>
          </w:p>
        </w:tc>
      </w:tr>
      <w:tr w14:paraId="7B06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F69CC85">
            <w:pPr>
              <w:pStyle w:val="125"/>
              <w:rPr>
                <w:rFonts w:ascii="Times New Roman" w:hAnsi="Times New Roman"/>
                <w:sz w:val="18"/>
              </w:rPr>
            </w:pPr>
            <w:r>
              <w:rPr>
                <w:rFonts w:hint="eastAsia" w:ascii="Times New Roman" w:hAnsi="Times New Roman"/>
                <w:sz w:val="18"/>
              </w:rPr>
              <w:t>子站点数</w:t>
            </w:r>
          </w:p>
        </w:tc>
        <w:tc>
          <w:tcPr>
            <w:tcW w:w="1984" w:type="dxa"/>
            <w:vAlign w:val="center"/>
          </w:tcPr>
          <w:p w14:paraId="68983B3B">
            <w:pPr>
              <w:pStyle w:val="125"/>
              <w:rPr>
                <w:rFonts w:ascii="Times New Roman" w:hAnsi="Times New Roman"/>
                <w:sz w:val="18"/>
              </w:rPr>
            </w:pPr>
            <w:r>
              <w:rPr>
                <w:rFonts w:ascii="Times New Roman" w:hAnsi="Times New Roman"/>
                <w:sz w:val="18"/>
              </w:rPr>
              <w:t>10-11</w:t>
            </w:r>
          </w:p>
        </w:tc>
        <w:tc>
          <w:tcPr>
            <w:tcW w:w="1985" w:type="dxa"/>
            <w:vAlign w:val="center"/>
          </w:tcPr>
          <w:p w14:paraId="6D27197F">
            <w:pPr>
              <w:pStyle w:val="125"/>
              <w:rPr>
                <w:rFonts w:ascii="Times New Roman" w:hAnsi="Times New Roman"/>
                <w:sz w:val="18"/>
              </w:rPr>
            </w:pPr>
            <w:r>
              <w:rPr>
                <w:rFonts w:ascii="Times New Roman" w:hAnsi="Times New Roman"/>
                <w:sz w:val="18"/>
              </w:rPr>
              <w:t>2</w:t>
            </w:r>
          </w:p>
        </w:tc>
      </w:tr>
      <w:tr w14:paraId="2C0E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BE27033">
            <w:pPr>
              <w:pStyle w:val="125"/>
              <w:rPr>
                <w:rFonts w:ascii="Times New Roman" w:hAnsi="Times New Roman"/>
                <w:sz w:val="18"/>
              </w:rPr>
            </w:pPr>
            <w:r>
              <w:rPr>
                <w:rFonts w:hint="eastAsia" w:ascii="Times New Roman" w:hAnsi="Times New Roman"/>
                <w:sz w:val="18"/>
              </w:rPr>
              <w:t>保留</w:t>
            </w:r>
          </w:p>
        </w:tc>
        <w:tc>
          <w:tcPr>
            <w:tcW w:w="1984" w:type="dxa"/>
            <w:vAlign w:val="center"/>
          </w:tcPr>
          <w:p w14:paraId="4CBC17B2">
            <w:pPr>
              <w:pStyle w:val="125"/>
              <w:rPr>
                <w:rFonts w:ascii="Times New Roman" w:hAnsi="Times New Roman"/>
                <w:sz w:val="18"/>
              </w:rPr>
            </w:pPr>
            <w:r>
              <w:rPr>
                <w:rFonts w:ascii="Times New Roman" w:hAnsi="Times New Roman"/>
                <w:sz w:val="18"/>
              </w:rPr>
              <w:t>12</w:t>
            </w:r>
          </w:p>
        </w:tc>
        <w:tc>
          <w:tcPr>
            <w:tcW w:w="1985" w:type="dxa"/>
            <w:vAlign w:val="center"/>
          </w:tcPr>
          <w:p w14:paraId="684CB7D9">
            <w:pPr>
              <w:pStyle w:val="125"/>
              <w:rPr>
                <w:rFonts w:ascii="Times New Roman" w:hAnsi="Times New Roman"/>
                <w:sz w:val="18"/>
              </w:rPr>
            </w:pPr>
            <w:r>
              <w:rPr>
                <w:rFonts w:ascii="Times New Roman" w:hAnsi="Times New Roman"/>
                <w:sz w:val="18"/>
              </w:rPr>
              <w:t>1</w:t>
            </w:r>
          </w:p>
        </w:tc>
      </w:tr>
      <w:tr w14:paraId="6505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26FDDB9">
            <w:pPr>
              <w:pStyle w:val="125"/>
              <w:rPr>
                <w:rFonts w:ascii="Times New Roman" w:hAnsi="Times New Roman"/>
                <w:sz w:val="18"/>
              </w:rPr>
            </w:pPr>
            <w:r>
              <w:rPr>
                <w:rFonts w:hint="eastAsia" w:ascii="Times New Roman" w:hAnsi="Times New Roman"/>
                <w:sz w:val="18"/>
              </w:rPr>
              <w:t>组网序列号</w:t>
            </w:r>
          </w:p>
        </w:tc>
        <w:tc>
          <w:tcPr>
            <w:tcW w:w="1984" w:type="dxa"/>
            <w:vAlign w:val="center"/>
          </w:tcPr>
          <w:p w14:paraId="42392098">
            <w:pPr>
              <w:pStyle w:val="125"/>
              <w:rPr>
                <w:rFonts w:ascii="Times New Roman" w:hAnsi="Times New Roman"/>
                <w:sz w:val="18"/>
              </w:rPr>
            </w:pPr>
            <w:r>
              <w:rPr>
                <w:rFonts w:ascii="Times New Roman" w:hAnsi="Times New Roman"/>
                <w:sz w:val="18"/>
              </w:rPr>
              <w:t>13</w:t>
            </w:r>
          </w:p>
        </w:tc>
        <w:tc>
          <w:tcPr>
            <w:tcW w:w="1985" w:type="dxa"/>
            <w:vAlign w:val="center"/>
          </w:tcPr>
          <w:p w14:paraId="29F601EF">
            <w:pPr>
              <w:pStyle w:val="125"/>
              <w:rPr>
                <w:rFonts w:ascii="Times New Roman" w:hAnsi="Times New Roman"/>
                <w:sz w:val="18"/>
              </w:rPr>
            </w:pPr>
            <w:r>
              <w:rPr>
                <w:rFonts w:ascii="Times New Roman" w:hAnsi="Times New Roman"/>
                <w:sz w:val="18"/>
              </w:rPr>
              <w:t>1</w:t>
            </w:r>
          </w:p>
        </w:tc>
      </w:tr>
      <w:tr w14:paraId="2E2B1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32634E5">
            <w:pPr>
              <w:pStyle w:val="125"/>
              <w:rPr>
                <w:rFonts w:ascii="Times New Roman" w:hAnsi="Times New Roman"/>
                <w:sz w:val="18"/>
              </w:rPr>
            </w:pPr>
            <w:r>
              <w:rPr>
                <w:rFonts w:hint="eastAsia" w:ascii="Times New Roman" w:hAnsi="Times New Roman"/>
                <w:sz w:val="18"/>
              </w:rPr>
              <w:t>链路类型</w:t>
            </w:r>
          </w:p>
        </w:tc>
        <w:tc>
          <w:tcPr>
            <w:tcW w:w="1984" w:type="dxa"/>
            <w:vMerge w:val="restart"/>
            <w:vAlign w:val="center"/>
          </w:tcPr>
          <w:p w14:paraId="06C2DB72">
            <w:pPr>
              <w:pStyle w:val="125"/>
              <w:rPr>
                <w:rFonts w:ascii="Times New Roman" w:hAnsi="Times New Roman"/>
                <w:sz w:val="18"/>
              </w:rPr>
            </w:pPr>
            <w:r>
              <w:rPr>
                <w:rFonts w:ascii="Times New Roman" w:hAnsi="Times New Roman"/>
                <w:sz w:val="18"/>
              </w:rPr>
              <w:t>14</w:t>
            </w:r>
          </w:p>
        </w:tc>
        <w:tc>
          <w:tcPr>
            <w:tcW w:w="1985" w:type="dxa"/>
            <w:vAlign w:val="center"/>
          </w:tcPr>
          <w:p w14:paraId="7CFF856A">
            <w:pPr>
              <w:pStyle w:val="125"/>
              <w:rPr>
                <w:rFonts w:ascii="Times New Roman" w:hAnsi="Times New Roman"/>
                <w:sz w:val="18"/>
              </w:rPr>
            </w:pPr>
            <w:r>
              <w:rPr>
                <w:rFonts w:ascii="Times New Roman" w:hAnsi="Times New Roman"/>
                <w:sz w:val="18"/>
              </w:rPr>
              <w:t>1bit</w:t>
            </w:r>
          </w:p>
        </w:tc>
      </w:tr>
      <w:tr w14:paraId="3B59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9647368">
            <w:pPr>
              <w:pStyle w:val="125"/>
              <w:rPr>
                <w:rFonts w:ascii="Times New Roman" w:hAnsi="Times New Roman"/>
                <w:sz w:val="18"/>
              </w:rPr>
            </w:pPr>
            <w:r>
              <w:rPr>
                <w:rFonts w:hint="eastAsia" w:ascii="Times New Roman" w:hAnsi="Times New Roman"/>
                <w:sz w:val="18"/>
              </w:rPr>
              <w:t>保留</w:t>
            </w:r>
          </w:p>
        </w:tc>
        <w:tc>
          <w:tcPr>
            <w:tcW w:w="1984" w:type="dxa"/>
            <w:vMerge w:val="continue"/>
            <w:vAlign w:val="center"/>
          </w:tcPr>
          <w:p w14:paraId="3811C119">
            <w:pPr>
              <w:pStyle w:val="125"/>
              <w:rPr>
                <w:rFonts w:ascii="Times New Roman" w:hAnsi="Times New Roman"/>
                <w:sz w:val="18"/>
              </w:rPr>
            </w:pPr>
          </w:p>
        </w:tc>
        <w:tc>
          <w:tcPr>
            <w:tcW w:w="1985" w:type="dxa"/>
            <w:vAlign w:val="center"/>
          </w:tcPr>
          <w:p w14:paraId="28D1860D">
            <w:pPr>
              <w:pStyle w:val="125"/>
              <w:rPr>
                <w:rFonts w:ascii="Times New Roman" w:hAnsi="Times New Roman"/>
                <w:sz w:val="18"/>
              </w:rPr>
            </w:pPr>
            <w:r>
              <w:rPr>
                <w:rFonts w:ascii="Times New Roman" w:hAnsi="Times New Roman"/>
                <w:sz w:val="18"/>
              </w:rPr>
              <w:t>7bit</w:t>
            </w:r>
          </w:p>
        </w:tc>
      </w:tr>
      <w:tr w14:paraId="001B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C9EAAE0">
            <w:pPr>
              <w:pStyle w:val="125"/>
              <w:rPr>
                <w:rFonts w:ascii="Times New Roman" w:hAnsi="Times New Roman"/>
                <w:sz w:val="18"/>
              </w:rPr>
            </w:pPr>
            <w:r>
              <w:rPr>
                <w:rFonts w:hint="eastAsia" w:ascii="Times New Roman" w:hAnsi="Times New Roman"/>
                <w:sz w:val="18"/>
              </w:rPr>
              <w:t>保留</w:t>
            </w:r>
          </w:p>
        </w:tc>
        <w:tc>
          <w:tcPr>
            <w:tcW w:w="1984" w:type="dxa"/>
            <w:vAlign w:val="center"/>
          </w:tcPr>
          <w:p w14:paraId="52AA7DC6">
            <w:pPr>
              <w:pStyle w:val="125"/>
              <w:rPr>
                <w:rFonts w:ascii="Times New Roman" w:hAnsi="Times New Roman"/>
                <w:sz w:val="18"/>
              </w:rPr>
            </w:pPr>
            <w:r>
              <w:rPr>
                <w:rFonts w:ascii="Times New Roman" w:hAnsi="Times New Roman"/>
                <w:sz w:val="18"/>
              </w:rPr>
              <w:t>15</w:t>
            </w:r>
          </w:p>
        </w:tc>
        <w:tc>
          <w:tcPr>
            <w:tcW w:w="1985" w:type="dxa"/>
            <w:vAlign w:val="center"/>
          </w:tcPr>
          <w:p w14:paraId="124F4CB7">
            <w:pPr>
              <w:pStyle w:val="125"/>
              <w:rPr>
                <w:rFonts w:ascii="Times New Roman" w:hAnsi="Times New Roman"/>
                <w:sz w:val="18"/>
              </w:rPr>
            </w:pPr>
            <w:r>
              <w:rPr>
                <w:rFonts w:ascii="Times New Roman" w:hAnsi="Times New Roman"/>
                <w:sz w:val="18"/>
              </w:rPr>
              <w:t>1</w:t>
            </w:r>
          </w:p>
        </w:tc>
      </w:tr>
      <w:tr w14:paraId="6110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F405357">
            <w:pPr>
              <w:pStyle w:val="125"/>
              <w:rPr>
                <w:rFonts w:ascii="Times New Roman" w:hAnsi="Times New Roman"/>
                <w:sz w:val="18"/>
              </w:rPr>
            </w:pPr>
            <w:r>
              <w:rPr>
                <w:rFonts w:hint="eastAsia" w:ascii="Times New Roman" w:hAnsi="Times New Roman"/>
                <w:sz w:val="18"/>
              </w:rPr>
              <w:t>端到端序列号</w:t>
            </w:r>
          </w:p>
        </w:tc>
        <w:tc>
          <w:tcPr>
            <w:tcW w:w="1984" w:type="dxa"/>
            <w:vAlign w:val="center"/>
          </w:tcPr>
          <w:p w14:paraId="3FC870DF">
            <w:pPr>
              <w:pStyle w:val="125"/>
              <w:rPr>
                <w:rFonts w:ascii="Times New Roman" w:hAnsi="Times New Roman"/>
                <w:sz w:val="18"/>
              </w:rPr>
            </w:pPr>
            <w:r>
              <w:rPr>
                <w:rFonts w:ascii="Times New Roman" w:hAnsi="Times New Roman"/>
                <w:sz w:val="18"/>
              </w:rPr>
              <w:t>16-19</w:t>
            </w:r>
          </w:p>
        </w:tc>
        <w:tc>
          <w:tcPr>
            <w:tcW w:w="1985" w:type="dxa"/>
            <w:vAlign w:val="center"/>
          </w:tcPr>
          <w:p w14:paraId="69E2504E">
            <w:pPr>
              <w:pStyle w:val="125"/>
              <w:rPr>
                <w:rFonts w:ascii="Times New Roman" w:hAnsi="Times New Roman"/>
                <w:sz w:val="18"/>
              </w:rPr>
            </w:pPr>
            <w:r>
              <w:rPr>
                <w:rFonts w:ascii="Times New Roman" w:hAnsi="Times New Roman"/>
                <w:sz w:val="18"/>
              </w:rPr>
              <w:t>4</w:t>
            </w:r>
          </w:p>
        </w:tc>
      </w:tr>
      <w:tr w14:paraId="1B59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C5D700">
            <w:pPr>
              <w:pStyle w:val="125"/>
              <w:rPr>
                <w:rFonts w:ascii="Times New Roman" w:hAnsi="Times New Roman"/>
                <w:sz w:val="18"/>
              </w:rPr>
            </w:pPr>
            <w:r>
              <w:rPr>
                <w:rFonts w:hint="eastAsia" w:ascii="Times New Roman" w:hAnsi="Times New Roman"/>
                <w:sz w:val="18"/>
              </w:rPr>
              <w:t>路径序号</w:t>
            </w:r>
          </w:p>
        </w:tc>
        <w:tc>
          <w:tcPr>
            <w:tcW w:w="1984" w:type="dxa"/>
            <w:vAlign w:val="center"/>
          </w:tcPr>
          <w:p w14:paraId="2FACE6C0">
            <w:pPr>
              <w:pStyle w:val="125"/>
              <w:rPr>
                <w:rFonts w:ascii="Times New Roman" w:hAnsi="Times New Roman"/>
                <w:sz w:val="18"/>
              </w:rPr>
            </w:pPr>
            <w:r>
              <w:rPr>
                <w:rFonts w:ascii="Times New Roman" w:hAnsi="Times New Roman"/>
                <w:sz w:val="18"/>
              </w:rPr>
              <w:t>20-23</w:t>
            </w:r>
          </w:p>
        </w:tc>
        <w:tc>
          <w:tcPr>
            <w:tcW w:w="1985" w:type="dxa"/>
            <w:vAlign w:val="center"/>
          </w:tcPr>
          <w:p w14:paraId="4CD12159">
            <w:pPr>
              <w:pStyle w:val="125"/>
              <w:rPr>
                <w:rFonts w:ascii="Times New Roman" w:hAnsi="Times New Roman"/>
                <w:sz w:val="18"/>
              </w:rPr>
            </w:pPr>
            <w:r>
              <w:rPr>
                <w:rFonts w:ascii="Times New Roman" w:hAnsi="Times New Roman"/>
                <w:sz w:val="18"/>
              </w:rPr>
              <w:t>4</w:t>
            </w:r>
          </w:p>
        </w:tc>
      </w:tr>
      <w:tr w14:paraId="0AC6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7F6B3DE2">
            <w:pPr>
              <w:pStyle w:val="125"/>
              <w:rPr>
                <w:rFonts w:ascii="Times New Roman" w:hAnsi="Times New Roman"/>
                <w:sz w:val="18"/>
              </w:rPr>
            </w:pPr>
            <w:r>
              <w:rPr>
                <w:rFonts w:hint="eastAsia" w:ascii="Times New Roman" w:hAnsi="Times New Roman"/>
                <w:sz w:val="18"/>
              </w:rPr>
              <w:t>保留</w:t>
            </w:r>
          </w:p>
        </w:tc>
        <w:tc>
          <w:tcPr>
            <w:tcW w:w="1984" w:type="dxa"/>
            <w:vAlign w:val="center"/>
          </w:tcPr>
          <w:p w14:paraId="63A9F729">
            <w:pPr>
              <w:pStyle w:val="125"/>
              <w:rPr>
                <w:rFonts w:ascii="Times New Roman" w:hAnsi="Times New Roman"/>
                <w:sz w:val="18"/>
              </w:rPr>
            </w:pPr>
            <w:r>
              <w:rPr>
                <w:rFonts w:ascii="Times New Roman" w:hAnsi="Times New Roman"/>
                <w:sz w:val="18"/>
              </w:rPr>
              <w:t>24-27</w:t>
            </w:r>
          </w:p>
        </w:tc>
        <w:tc>
          <w:tcPr>
            <w:tcW w:w="1985" w:type="dxa"/>
            <w:vAlign w:val="center"/>
          </w:tcPr>
          <w:p w14:paraId="2D32B41E">
            <w:pPr>
              <w:pStyle w:val="125"/>
              <w:rPr>
                <w:rFonts w:ascii="Times New Roman" w:hAnsi="Times New Roman"/>
                <w:sz w:val="18"/>
              </w:rPr>
            </w:pPr>
            <w:r>
              <w:rPr>
                <w:rFonts w:ascii="Times New Roman" w:hAnsi="Times New Roman"/>
                <w:sz w:val="18"/>
              </w:rPr>
              <w:t>8</w:t>
            </w:r>
          </w:p>
        </w:tc>
      </w:tr>
      <w:tr w14:paraId="1A0D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continue"/>
            <w:vAlign w:val="center"/>
          </w:tcPr>
          <w:p w14:paraId="73D6C006">
            <w:pPr>
              <w:pStyle w:val="125"/>
              <w:rPr>
                <w:rFonts w:ascii="Times New Roman" w:hAnsi="Times New Roman"/>
                <w:sz w:val="18"/>
              </w:rPr>
            </w:pPr>
          </w:p>
        </w:tc>
        <w:tc>
          <w:tcPr>
            <w:tcW w:w="1984" w:type="dxa"/>
            <w:vAlign w:val="center"/>
          </w:tcPr>
          <w:p w14:paraId="70BC1532">
            <w:pPr>
              <w:pStyle w:val="125"/>
              <w:rPr>
                <w:rFonts w:ascii="Times New Roman" w:hAnsi="Times New Roman"/>
                <w:sz w:val="18"/>
              </w:rPr>
            </w:pPr>
            <w:r>
              <w:rPr>
                <w:rFonts w:ascii="Times New Roman" w:hAnsi="Times New Roman"/>
                <w:sz w:val="18"/>
              </w:rPr>
              <w:t>28-31</w:t>
            </w:r>
          </w:p>
        </w:tc>
        <w:tc>
          <w:tcPr>
            <w:tcW w:w="1985" w:type="dxa"/>
            <w:vAlign w:val="center"/>
          </w:tcPr>
          <w:p w14:paraId="1F9793DC">
            <w:pPr>
              <w:pStyle w:val="125"/>
              <w:rPr>
                <w:rFonts w:ascii="Times New Roman" w:hAnsi="Times New Roman"/>
                <w:sz w:val="18"/>
              </w:rPr>
            </w:pPr>
          </w:p>
        </w:tc>
      </w:tr>
      <w:tr w14:paraId="5E48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9341735">
            <w:pPr>
              <w:pStyle w:val="125"/>
              <w:rPr>
                <w:rFonts w:ascii="Times New Roman" w:hAnsi="Times New Roman"/>
                <w:sz w:val="18"/>
              </w:rPr>
            </w:pPr>
            <w:r>
              <w:rPr>
                <w:rFonts w:hint="eastAsia" w:ascii="Times New Roman" w:hAnsi="Times New Roman"/>
                <w:sz w:val="18"/>
              </w:rPr>
              <w:t>子站点条目</w:t>
            </w:r>
          </w:p>
        </w:tc>
        <w:tc>
          <w:tcPr>
            <w:tcW w:w="1984" w:type="dxa"/>
            <w:vAlign w:val="center"/>
          </w:tcPr>
          <w:p w14:paraId="7EDA3D87">
            <w:pPr>
              <w:pStyle w:val="125"/>
              <w:rPr>
                <w:rFonts w:ascii="Times New Roman" w:hAnsi="Times New Roman"/>
                <w:sz w:val="18"/>
              </w:rPr>
            </w:pPr>
            <w:r>
              <w:rPr>
                <w:rFonts w:ascii="Times New Roman" w:hAnsi="Times New Roman"/>
                <w:sz w:val="18"/>
              </w:rPr>
              <w:t>Var</w:t>
            </w:r>
          </w:p>
        </w:tc>
        <w:tc>
          <w:tcPr>
            <w:tcW w:w="1985" w:type="dxa"/>
            <w:vAlign w:val="center"/>
          </w:tcPr>
          <w:p w14:paraId="2F464FBB">
            <w:pPr>
              <w:pStyle w:val="125"/>
              <w:rPr>
                <w:rFonts w:ascii="Times New Roman" w:hAnsi="Times New Roman"/>
                <w:sz w:val="18"/>
              </w:rPr>
            </w:pPr>
            <w:r>
              <w:rPr>
                <w:rFonts w:hint="eastAsia" w:ascii="Times New Roman" w:hAnsi="Times New Roman"/>
                <w:sz w:val="18"/>
              </w:rPr>
              <w:t>可变</w:t>
            </w:r>
          </w:p>
        </w:tc>
      </w:tr>
    </w:tbl>
    <w:p w14:paraId="58576E36">
      <w:pPr>
        <w:pStyle w:val="67"/>
      </w:pPr>
      <w:bookmarkStart w:id="1915" w:name="_Toc397528881"/>
      <w:bookmarkStart w:id="1916" w:name="_Toc18732"/>
      <w:bookmarkStart w:id="1917" w:name="_Toc397529549"/>
      <w:bookmarkStart w:id="1918" w:name="_Toc19854"/>
      <w:bookmarkStart w:id="1919" w:name="_Toc408859870"/>
      <w:bookmarkStart w:id="1920" w:name="_Toc399228983"/>
      <w:bookmarkStart w:id="1921" w:name="_Toc403570275"/>
      <w:bookmarkStart w:id="1922" w:name="_Toc28250"/>
      <w:r>
        <w:t>结果</w:t>
      </w:r>
      <w:bookmarkEnd w:id="1915"/>
      <w:bookmarkEnd w:id="1916"/>
      <w:bookmarkEnd w:id="1917"/>
      <w:bookmarkEnd w:id="1918"/>
      <w:bookmarkEnd w:id="1919"/>
      <w:bookmarkEnd w:id="1920"/>
      <w:bookmarkEnd w:id="1921"/>
      <w:bookmarkEnd w:id="1922"/>
    </w:p>
    <w:p w14:paraId="114C29CD">
      <w:pPr>
        <w:pStyle w:val="50"/>
      </w:pPr>
      <w:r>
        <w:t>表示代理变更结果，定义如</w:t>
      </w:r>
      <w:r>
        <w:fldChar w:fldCharType="begin"/>
      </w:r>
      <w:r>
        <w:instrText xml:space="preserve"> REF _Ref56773084 \h  \* MERGEFORMAT </w:instrText>
      </w:r>
      <w:r>
        <w:fldChar w:fldCharType="separate"/>
      </w:r>
      <w:r>
        <w:t>表 109</w:t>
      </w:r>
      <w:r>
        <w:fldChar w:fldCharType="end"/>
      </w:r>
      <w:r>
        <w:t>所示。</w:t>
      </w:r>
    </w:p>
    <w:p w14:paraId="6C5627E4">
      <w:pPr>
        <w:pStyle w:val="10"/>
      </w:pPr>
      <w:bookmarkStart w:id="1923" w:name="_Ref56773084"/>
      <w:bookmarkStart w:id="1924" w:name="_Toc403570662"/>
      <w:bookmarkStart w:id="1925" w:name="_Toc405476969"/>
      <w:bookmarkStart w:id="1926" w:name="_Toc402540137"/>
      <w:bookmarkStart w:id="1927" w:name="_Toc399757655"/>
      <w:bookmarkStart w:id="1928" w:name="_Toc405022547"/>
      <w:bookmarkStart w:id="1929" w:name="_Toc402984151"/>
      <w:bookmarkStart w:id="1930" w:name="_Ref398998658"/>
      <w:bookmarkStart w:id="1931" w:name="_Toc399259625"/>
      <w:bookmarkStart w:id="1932" w:name="_Toc399229429"/>
      <w:bookmarkStart w:id="1933" w:name="_Toc402983219"/>
      <w:bookmarkStart w:id="1934" w:name="_Toc397529215"/>
      <w:bookmarkStart w:id="1935" w:name="_Toc408860244"/>
      <w:bookmarkStart w:id="1936" w:name="_Toc402983685"/>
      <w:bookmarkStart w:id="1937" w:name="_Toc397529883"/>
      <w:r>
        <w:t xml:space="preserve">表 </w:t>
      </w:r>
      <w:r>
        <w:fldChar w:fldCharType="begin"/>
      </w:r>
      <w:r>
        <w:instrText xml:space="preserve"> SEQ 表 \* ARABIC </w:instrText>
      </w:r>
      <w:r>
        <w:fldChar w:fldCharType="separate"/>
      </w:r>
      <w:r>
        <w:t>109</w:t>
      </w:r>
      <w:r>
        <w:fldChar w:fldCharType="end"/>
      </w:r>
      <w:bookmarkEnd w:id="1923"/>
      <w:r>
        <w:t xml:space="preserve"> 代理变更结果</w:t>
      </w:r>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0DFC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261" w:type="dxa"/>
            <w:vAlign w:val="center"/>
          </w:tcPr>
          <w:p w14:paraId="1DB8E765">
            <w:pPr>
              <w:pStyle w:val="125"/>
              <w:rPr>
                <w:rFonts w:ascii="Times New Roman" w:hAnsi="Times New Roman"/>
                <w:sz w:val="18"/>
              </w:rPr>
            </w:pPr>
            <w:r>
              <w:rPr>
                <w:rFonts w:ascii="Times New Roman" w:hAnsi="Times New Roman"/>
                <w:sz w:val="18"/>
              </w:rPr>
              <w:t>值</w:t>
            </w:r>
          </w:p>
        </w:tc>
        <w:tc>
          <w:tcPr>
            <w:tcW w:w="4261" w:type="dxa"/>
            <w:vAlign w:val="center"/>
          </w:tcPr>
          <w:p w14:paraId="61611C9C">
            <w:pPr>
              <w:pStyle w:val="125"/>
              <w:rPr>
                <w:rFonts w:ascii="Times New Roman" w:hAnsi="Times New Roman"/>
                <w:sz w:val="18"/>
              </w:rPr>
            </w:pPr>
            <w:r>
              <w:rPr>
                <w:rFonts w:ascii="Times New Roman" w:hAnsi="Times New Roman"/>
                <w:sz w:val="18"/>
              </w:rPr>
              <w:t>定义</w:t>
            </w:r>
          </w:p>
        </w:tc>
      </w:tr>
      <w:tr w14:paraId="0920A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A50AF70">
            <w:pPr>
              <w:pStyle w:val="125"/>
              <w:rPr>
                <w:rFonts w:ascii="Times New Roman" w:hAnsi="Times New Roman"/>
                <w:sz w:val="18"/>
              </w:rPr>
            </w:pPr>
            <w:r>
              <w:rPr>
                <w:rFonts w:ascii="Times New Roman" w:hAnsi="Times New Roman"/>
                <w:sz w:val="18"/>
              </w:rPr>
              <w:t>0x0</w:t>
            </w:r>
          </w:p>
        </w:tc>
        <w:tc>
          <w:tcPr>
            <w:tcW w:w="4261" w:type="dxa"/>
            <w:vAlign w:val="center"/>
          </w:tcPr>
          <w:p w14:paraId="0DF1A515">
            <w:pPr>
              <w:pStyle w:val="125"/>
              <w:rPr>
                <w:rFonts w:ascii="Times New Roman" w:hAnsi="Times New Roman"/>
                <w:sz w:val="18"/>
              </w:rPr>
            </w:pPr>
            <w:r>
              <w:rPr>
                <w:rFonts w:ascii="Times New Roman" w:hAnsi="Times New Roman"/>
                <w:sz w:val="18"/>
              </w:rPr>
              <w:t>表示变更成功</w:t>
            </w:r>
          </w:p>
        </w:tc>
      </w:tr>
    </w:tbl>
    <w:p w14:paraId="5A1AF9DF">
      <w:pPr>
        <w:pStyle w:val="50"/>
      </w:pPr>
      <w:bookmarkStart w:id="1938" w:name="_Toc403570276"/>
      <w:bookmarkStart w:id="1939" w:name="_Toc399228984"/>
      <w:bookmarkStart w:id="1940" w:name="_Toc408859871"/>
    </w:p>
    <w:p w14:paraId="116053CF">
      <w:pPr>
        <w:pStyle w:val="67"/>
      </w:pPr>
      <w:bookmarkStart w:id="1941" w:name="_Toc17709"/>
      <w:bookmarkStart w:id="1942" w:name="_Toc18131"/>
      <w:bookmarkStart w:id="1943" w:name="_Toc10003"/>
      <w:r>
        <w:t>总分包数</w:t>
      </w:r>
      <w:bookmarkEnd w:id="1938"/>
      <w:bookmarkEnd w:id="1939"/>
      <w:bookmarkEnd w:id="1940"/>
      <w:bookmarkEnd w:id="1941"/>
      <w:bookmarkEnd w:id="1942"/>
      <w:bookmarkEnd w:id="1943"/>
    </w:p>
    <w:p w14:paraId="290F51AA">
      <w:pPr>
        <w:pStyle w:val="50"/>
      </w:pPr>
      <w:r>
        <w:t>表示代理变更请求确认报文的总的分包数。当报文超过传输限制时，可以分包进行传输。</w:t>
      </w:r>
    </w:p>
    <w:p w14:paraId="43B76E08">
      <w:pPr>
        <w:pStyle w:val="67"/>
      </w:pPr>
      <w:bookmarkStart w:id="1944" w:name="_Toc397528883"/>
      <w:bookmarkStart w:id="1945" w:name="_Toc32686"/>
      <w:bookmarkStart w:id="1946" w:name="_Toc11111"/>
      <w:bookmarkStart w:id="1947" w:name="_Toc399228985"/>
      <w:bookmarkStart w:id="1948" w:name="_Toc403570277"/>
      <w:bookmarkStart w:id="1949" w:name="_Toc397529551"/>
      <w:bookmarkStart w:id="1950" w:name="_Toc408859872"/>
      <w:bookmarkStart w:id="1951" w:name="_Toc16984"/>
      <w:r>
        <w:t>分包序号</w:t>
      </w:r>
      <w:bookmarkEnd w:id="1944"/>
      <w:bookmarkEnd w:id="1945"/>
      <w:bookmarkEnd w:id="1946"/>
      <w:bookmarkEnd w:id="1947"/>
      <w:bookmarkEnd w:id="1948"/>
      <w:bookmarkEnd w:id="1949"/>
      <w:bookmarkEnd w:id="1950"/>
      <w:bookmarkEnd w:id="1951"/>
    </w:p>
    <w:p w14:paraId="50F48D15">
      <w:pPr>
        <w:pStyle w:val="50"/>
      </w:pPr>
      <w:r>
        <w:t>表示代理变更请求确认报文的分包索引。当代理变更请求确认报文需要分割发送时，每个分割后的分包都被分配一个递增的索引值，第一个分包的索引值为1，之后每一个分包的索引值都在前一个分包的索引值基础上加1。</w:t>
      </w:r>
    </w:p>
    <w:p w14:paraId="1CE472B9">
      <w:pPr>
        <w:pStyle w:val="67"/>
      </w:pPr>
      <w:bookmarkStart w:id="1952" w:name="_Toc408859873"/>
      <w:bookmarkStart w:id="1953" w:name="_Toc2304"/>
      <w:bookmarkStart w:id="1954" w:name="_Toc6004"/>
      <w:bookmarkStart w:id="1955" w:name="_Toc397528884"/>
      <w:bookmarkStart w:id="1956" w:name="_Toc403570278"/>
      <w:bookmarkStart w:id="1957" w:name="_Toc399228986"/>
      <w:bookmarkStart w:id="1958" w:name="_Toc19834"/>
      <w:bookmarkStart w:id="1959" w:name="_Toc397529552"/>
      <w:r>
        <w:t>站点TEI</w:t>
      </w:r>
      <w:bookmarkEnd w:id="1952"/>
      <w:bookmarkEnd w:id="1953"/>
      <w:bookmarkEnd w:id="1954"/>
      <w:bookmarkEnd w:id="1955"/>
      <w:bookmarkEnd w:id="1956"/>
      <w:bookmarkEnd w:id="1957"/>
      <w:bookmarkEnd w:id="1958"/>
      <w:bookmarkEnd w:id="1959"/>
    </w:p>
    <w:p w14:paraId="6CE2B48B">
      <w:pPr>
        <w:pStyle w:val="50"/>
      </w:pPr>
      <w:r>
        <w:t>表示申请代理变更的站点的TEI。</w:t>
      </w:r>
    </w:p>
    <w:p w14:paraId="5FD989A1">
      <w:pPr>
        <w:pStyle w:val="67"/>
      </w:pPr>
      <w:bookmarkStart w:id="1960" w:name="_Toc32109"/>
      <w:bookmarkStart w:id="1961" w:name="_Toc397528885"/>
      <w:bookmarkStart w:id="1962" w:name="_Toc397529553"/>
      <w:bookmarkStart w:id="1963" w:name="_Toc399228987"/>
      <w:bookmarkStart w:id="1964" w:name="_Toc8811"/>
      <w:bookmarkStart w:id="1965" w:name="_Toc408859874"/>
      <w:bookmarkStart w:id="1966" w:name="_Toc2104"/>
      <w:bookmarkStart w:id="1967" w:name="_Toc403570279"/>
      <w:r>
        <w:t>代理TEI</w:t>
      </w:r>
      <w:bookmarkEnd w:id="1960"/>
      <w:bookmarkEnd w:id="1961"/>
      <w:bookmarkEnd w:id="1962"/>
      <w:bookmarkEnd w:id="1963"/>
      <w:bookmarkEnd w:id="1964"/>
      <w:bookmarkEnd w:id="1965"/>
      <w:bookmarkEnd w:id="1966"/>
      <w:bookmarkEnd w:id="1967"/>
    </w:p>
    <w:p w14:paraId="1BBD1271">
      <w:pPr>
        <w:pStyle w:val="50"/>
      </w:pPr>
      <w:r>
        <w:t>表示申请代理变更站点的新代理站点的TEI。</w:t>
      </w:r>
    </w:p>
    <w:p w14:paraId="2C7EB236">
      <w:pPr>
        <w:pStyle w:val="67"/>
      </w:pPr>
      <w:bookmarkStart w:id="1968" w:name="_Toc9168"/>
      <w:bookmarkStart w:id="1969" w:name="_Toc10683"/>
      <w:bookmarkStart w:id="1970" w:name="_Toc399228988"/>
      <w:bookmarkStart w:id="1971" w:name="_Toc23104"/>
      <w:bookmarkStart w:id="1972" w:name="_Toc408859875"/>
      <w:bookmarkStart w:id="1973" w:name="_Toc403570280"/>
      <w:r>
        <w:t>子站点数</w:t>
      </w:r>
      <w:bookmarkEnd w:id="1968"/>
      <w:bookmarkEnd w:id="1969"/>
      <w:bookmarkEnd w:id="1970"/>
      <w:bookmarkEnd w:id="1971"/>
      <w:bookmarkEnd w:id="1972"/>
      <w:bookmarkEnd w:id="1973"/>
    </w:p>
    <w:p w14:paraId="22CBE4A4">
      <w:pPr>
        <w:pStyle w:val="50"/>
      </w:pPr>
      <w:r>
        <w:t>表示申请代理变更站点的所有子站点的数目。</w:t>
      </w:r>
    </w:p>
    <w:p w14:paraId="7FED979B">
      <w:pPr>
        <w:pStyle w:val="67"/>
      </w:pPr>
      <w:bookmarkStart w:id="1974" w:name="_Toc408859876"/>
      <w:bookmarkStart w:id="1975" w:name="_Toc5042"/>
      <w:bookmarkStart w:id="1976" w:name="_Toc399228989"/>
      <w:bookmarkStart w:id="1977" w:name="_Toc403570281"/>
      <w:bookmarkStart w:id="1978" w:name="_Toc3280"/>
      <w:bookmarkStart w:id="1979" w:name="_Toc6789"/>
      <w:r>
        <w:t>组网序列号</w:t>
      </w:r>
      <w:bookmarkEnd w:id="1974"/>
      <w:bookmarkEnd w:id="1975"/>
      <w:bookmarkEnd w:id="1976"/>
      <w:bookmarkEnd w:id="1977"/>
      <w:bookmarkEnd w:id="1978"/>
      <w:bookmarkEnd w:id="1979"/>
    </w:p>
    <w:p w14:paraId="6E120C00">
      <w:pPr>
        <w:pStyle w:val="50"/>
      </w:pPr>
      <w:r>
        <w:t>表示代理变更请求发起时，该网络的组网序列号。</w:t>
      </w:r>
    </w:p>
    <w:p w14:paraId="51170A30">
      <w:pPr>
        <w:pStyle w:val="67"/>
      </w:pPr>
      <w:bookmarkStart w:id="1980" w:name="_Toc20008"/>
      <w:bookmarkStart w:id="1981" w:name="_Toc28581"/>
      <w:bookmarkStart w:id="1982" w:name="_Toc30158"/>
      <w:r>
        <w:t>端到端序列号</w:t>
      </w:r>
      <w:bookmarkEnd w:id="1980"/>
      <w:bookmarkEnd w:id="1981"/>
      <w:bookmarkEnd w:id="1982"/>
    </w:p>
    <w:p w14:paraId="783F68D5">
      <w:pPr>
        <w:pStyle w:val="50"/>
      </w:pPr>
      <w:r>
        <w:t>表示端到端的报文序列号。请求代理变更的站点，在产生代理变更请求报文时，需要获取一个序列号，CCO在确认代理变更时，需要在代理变更请求确认报文中携带代理变更请求报文中的端到端报文序列号。</w:t>
      </w:r>
    </w:p>
    <w:p w14:paraId="547255D3">
      <w:pPr>
        <w:pStyle w:val="67"/>
      </w:pPr>
      <w:bookmarkStart w:id="1983" w:name="_Toc403570283"/>
      <w:bookmarkStart w:id="1984" w:name="_Toc408859878"/>
      <w:bookmarkStart w:id="1985" w:name="_Toc399228991"/>
      <w:bookmarkStart w:id="1986" w:name="_Toc17930"/>
      <w:bookmarkStart w:id="1987" w:name="_Toc1724"/>
      <w:bookmarkStart w:id="1988" w:name="_Toc27027"/>
      <w:r>
        <w:t>路径序号</w:t>
      </w:r>
      <w:bookmarkEnd w:id="1983"/>
      <w:bookmarkEnd w:id="1984"/>
      <w:bookmarkEnd w:id="1985"/>
      <w:bookmarkEnd w:id="1986"/>
      <w:bookmarkEnd w:id="1987"/>
      <w:bookmarkEnd w:id="1988"/>
    </w:p>
    <w:p w14:paraId="6ADD151D">
      <w:pPr>
        <w:pStyle w:val="50"/>
      </w:pPr>
      <w:r>
        <w:t>表示路径通知序列号。在代理变更请求确认报文中，会携带路由路径信息。每次代理变更请求确认报文的发送，CCO会获取一个路径通知序列号，获取的路径序列号是递加的。代理站点或者STA站点，在刷新路由表项时，需要判断路径序列号是否为最新的。</w:t>
      </w:r>
    </w:p>
    <w:p w14:paraId="64513B3C">
      <w:pPr>
        <w:pStyle w:val="67"/>
      </w:pPr>
      <w:bookmarkStart w:id="1989" w:name="_Toc399228992"/>
      <w:bookmarkStart w:id="1990" w:name="_Toc408859879"/>
      <w:bookmarkStart w:id="1991" w:name="_Toc12201"/>
      <w:bookmarkStart w:id="1992" w:name="_Toc22488"/>
      <w:bookmarkStart w:id="1993" w:name="_Toc5960"/>
      <w:bookmarkStart w:id="1994" w:name="_Toc403570284"/>
      <w:r>
        <w:t>子站点条目</w:t>
      </w:r>
      <w:bookmarkEnd w:id="1989"/>
      <w:bookmarkEnd w:id="1990"/>
      <w:bookmarkEnd w:id="1991"/>
      <w:bookmarkEnd w:id="1992"/>
      <w:bookmarkEnd w:id="1993"/>
      <w:bookmarkEnd w:id="1994"/>
    </w:p>
    <w:p w14:paraId="5EC447CA">
      <w:pPr>
        <w:pStyle w:val="50"/>
      </w:pPr>
      <w:r>
        <w:t>包含子站点信息，即代理变更请求发起站点的所有子站点的TEI，定义如</w:t>
      </w:r>
      <w:r>
        <w:fldChar w:fldCharType="begin"/>
      </w:r>
      <w:r>
        <w:instrText xml:space="preserve"> REF _Ref56773103 \h  \* MERGEFORMAT </w:instrText>
      </w:r>
      <w:r>
        <w:fldChar w:fldCharType="separate"/>
      </w:r>
      <w:r>
        <w:t>表 110</w:t>
      </w:r>
      <w:r>
        <w:fldChar w:fldCharType="end"/>
      </w:r>
      <w:r>
        <w:t>所示。</w:t>
      </w:r>
    </w:p>
    <w:p w14:paraId="43E73034">
      <w:pPr>
        <w:pStyle w:val="10"/>
      </w:pPr>
      <w:bookmarkStart w:id="1995" w:name="_Ref56773103"/>
      <w:bookmarkStart w:id="1996" w:name="_Toc405476970"/>
      <w:bookmarkStart w:id="1997" w:name="_Toc399757656"/>
      <w:bookmarkStart w:id="1998" w:name="_Toc399229430"/>
      <w:bookmarkStart w:id="1999" w:name="_Toc397529216"/>
      <w:bookmarkStart w:id="2000" w:name="_Toc399259626"/>
      <w:bookmarkStart w:id="2001" w:name="_Toc397529884"/>
      <w:bookmarkStart w:id="2002" w:name="_Toc402984152"/>
      <w:bookmarkStart w:id="2003" w:name="_Toc408860245"/>
      <w:bookmarkStart w:id="2004" w:name="_Toc403570663"/>
      <w:bookmarkStart w:id="2005" w:name="_Toc405022548"/>
      <w:bookmarkStart w:id="2006" w:name="_Toc402983686"/>
      <w:bookmarkStart w:id="2007" w:name="_Toc402540138"/>
      <w:bookmarkStart w:id="2008" w:name="_Toc402983220"/>
      <w:bookmarkStart w:id="2009" w:name="_Ref398998674"/>
      <w:r>
        <w:t xml:space="preserve">表 </w:t>
      </w:r>
      <w:r>
        <w:fldChar w:fldCharType="begin"/>
      </w:r>
      <w:r>
        <w:instrText xml:space="preserve"> SEQ 表 \* ARABIC </w:instrText>
      </w:r>
      <w:r>
        <w:fldChar w:fldCharType="separate"/>
      </w:r>
      <w:r>
        <w:t>110</w:t>
      </w:r>
      <w:r>
        <w:fldChar w:fldCharType="end"/>
      </w:r>
      <w:bookmarkEnd w:id="1995"/>
      <w:r>
        <w:t xml:space="preserve"> 子站点条目</w:t>
      </w:r>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13"/>
        <w:gridCol w:w="1921"/>
      </w:tblGrid>
      <w:tr w14:paraId="59B4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21DEFFD">
            <w:pPr>
              <w:pStyle w:val="125"/>
              <w:rPr>
                <w:rFonts w:ascii="Times New Roman" w:hAnsi="Times New Roman"/>
                <w:sz w:val="18"/>
              </w:rPr>
            </w:pPr>
            <w:r>
              <w:rPr>
                <w:rFonts w:ascii="Times New Roman" w:hAnsi="Times New Roman"/>
                <w:sz w:val="18"/>
              </w:rPr>
              <w:t>字段</w:t>
            </w:r>
          </w:p>
        </w:tc>
        <w:tc>
          <w:tcPr>
            <w:tcW w:w="1661" w:type="dxa"/>
            <w:vAlign w:val="center"/>
          </w:tcPr>
          <w:p w14:paraId="646A80AE">
            <w:pPr>
              <w:pStyle w:val="125"/>
              <w:rPr>
                <w:rFonts w:ascii="Times New Roman" w:hAnsi="Times New Roman"/>
                <w:sz w:val="18"/>
              </w:rPr>
            </w:pPr>
            <w:r>
              <w:rPr>
                <w:rFonts w:ascii="Times New Roman" w:hAnsi="Times New Roman"/>
                <w:sz w:val="18"/>
              </w:rPr>
              <w:t>字节号</w:t>
            </w:r>
          </w:p>
        </w:tc>
        <w:tc>
          <w:tcPr>
            <w:tcW w:w="1713" w:type="dxa"/>
            <w:vAlign w:val="center"/>
          </w:tcPr>
          <w:p w14:paraId="747566CD">
            <w:pPr>
              <w:pStyle w:val="125"/>
              <w:rPr>
                <w:rFonts w:ascii="Times New Roman" w:hAnsi="Times New Roman"/>
                <w:sz w:val="18"/>
              </w:rPr>
            </w:pPr>
            <w:r>
              <w:rPr>
                <w:rFonts w:ascii="Times New Roman" w:hAnsi="Times New Roman"/>
                <w:sz w:val="18"/>
              </w:rPr>
              <w:t>字段大小(字节)</w:t>
            </w:r>
          </w:p>
        </w:tc>
        <w:tc>
          <w:tcPr>
            <w:tcW w:w="1921" w:type="dxa"/>
            <w:vAlign w:val="center"/>
          </w:tcPr>
          <w:p w14:paraId="053C4A0E">
            <w:pPr>
              <w:pStyle w:val="125"/>
              <w:rPr>
                <w:rFonts w:ascii="Times New Roman" w:hAnsi="Times New Roman"/>
                <w:sz w:val="18"/>
              </w:rPr>
            </w:pPr>
            <w:r>
              <w:rPr>
                <w:rFonts w:ascii="Times New Roman" w:hAnsi="Times New Roman"/>
                <w:sz w:val="18"/>
              </w:rPr>
              <w:t>定义</w:t>
            </w:r>
          </w:p>
        </w:tc>
      </w:tr>
      <w:tr w14:paraId="72D0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6D811EC">
            <w:pPr>
              <w:pStyle w:val="125"/>
              <w:rPr>
                <w:rFonts w:ascii="Times New Roman" w:hAnsi="Times New Roman"/>
                <w:sz w:val="18"/>
              </w:rPr>
            </w:pPr>
            <w:r>
              <w:rPr>
                <w:rFonts w:ascii="Times New Roman" w:hAnsi="Times New Roman"/>
                <w:sz w:val="18"/>
              </w:rPr>
              <w:t>TEI[0]</w:t>
            </w:r>
          </w:p>
        </w:tc>
        <w:tc>
          <w:tcPr>
            <w:tcW w:w="1661" w:type="dxa"/>
            <w:vAlign w:val="center"/>
          </w:tcPr>
          <w:p w14:paraId="10F6BBCA">
            <w:pPr>
              <w:pStyle w:val="125"/>
              <w:rPr>
                <w:rFonts w:ascii="Times New Roman" w:hAnsi="Times New Roman"/>
                <w:sz w:val="18"/>
              </w:rPr>
            </w:pPr>
            <w:r>
              <w:rPr>
                <w:rFonts w:ascii="Times New Roman" w:hAnsi="Times New Roman"/>
                <w:sz w:val="18"/>
              </w:rPr>
              <w:t>0-1</w:t>
            </w:r>
          </w:p>
        </w:tc>
        <w:tc>
          <w:tcPr>
            <w:tcW w:w="1713" w:type="dxa"/>
            <w:vAlign w:val="center"/>
          </w:tcPr>
          <w:p w14:paraId="3B62034C">
            <w:pPr>
              <w:pStyle w:val="125"/>
              <w:rPr>
                <w:rFonts w:ascii="Times New Roman" w:hAnsi="Times New Roman"/>
                <w:sz w:val="18"/>
              </w:rPr>
            </w:pPr>
            <w:r>
              <w:rPr>
                <w:rFonts w:ascii="Times New Roman" w:hAnsi="Times New Roman"/>
                <w:sz w:val="18"/>
              </w:rPr>
              <w:t>2</w:t>
            </w:r>
          </w:p>
        </w:tc>
        <w:tc>
          <w:tcPr>
            <w:tcW w:w="1921" w:type="dxa"/>
            <w:vAlign w:val="center"/>
          </w:tcPr>
          <w:p w14:paraId="4AED9A8F">
            <w:pPr>
              <w:pStyle w:val="125"/>
              <w:rPr>
                <w:rFonts w:ascii="Times New Roman" w:hAnsi="Times New Roman"/>
                <w:sz w:val="18"/>
              </w:rPr>
            </w:pPr>
            <w:r>
              <w:rPr>
                <w:rFonts w:ascii="Times New Roman" w:hAnsi="Times New Roman"/>
                <w:sz w:val="18"/>
              </w:rPr>
              <w:t>子站点的TEI</w:t>
            </w:r>
          </w:p>
        </w:tc>
      </w:tr>
      <w:tr w14:paraId="7C3E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1D70BF6">
            <w:pPr>
              <w:pStyle w:val="125"/>
              <w:rPr>
                <w:rFonts w:ascii="Times New Roman" w:hAnsi="Times New Roman"/>
                <w:sz w:val="18"/>
              </w:rPr>
            </w:pPr>
            <w:r>
              <w:rPr>
                <w:rFonts w:ascii="Times New Roman" w:hAnsi="Times New Roman"/>
                <w:sz w:val="18"/>
              </w:rPr>
              <w:t>TEI[1]</w:t>
            </w:r>
          </w:p>
        </w:tc>
        <w:tc>
          <w:tcPr>
            <w:tcW w:w="1661" w:type="dxa"/>
            <w:vAlign w:val="center"/>
          </w:tcPr>
          <w:p w14:paraId="64A98196">
            <w:pPr>
              <w:pStyle w:val="125"/>
              <w:rPr>
                <w:rFonts w:ascii="Times New Roman" w:hAnsi="Times New Roman"/>
                <w:sz w:val="18"/>
              </w:rPr>
            </w:pPr>
            <w:r>
              <w:rPr>
                <w:rFonts w:ascii="Times New Roman" w:hAnsi="Times New Roman"/>
                <w:sz w:val="18"/>
              </w:rPr>
              <w:t>2-3</w:t>
            </w:r>
          </w:p>
        </w:tc>
        <w:tc>
          <w:tcPr>
            <w:tcW w:w="1713" w:type="dxa"/>
            <w:vAlign w:val="center"/>
          </w:tcPr>
          <w:p w14:paraId="01382FC3">
            <w:pPr>
              <w:pStyle w:val="125"/>
              <w:rPr>
                <w:rFonts w:ascii="Times New Roman" w:hAnsi="Times New Roman"/>
                <w:sz w:val="18"/>
              </w:rPr>
            </w:pPr>
            <w:r>
              <w:rPr>
                <w:rFonts w:ascii="Times New Roman" w:hAnsi="Times New Roman"/>
                <w:sz w:val="18"/>
              </w:rPr>
              <w:t>2</w:t>
            </w:r>
          </w:p>
        </w:tc>
        <w:tc>
          <w:tcPr>
            <w:tcW w:w="1921" w:type="dxa"/>
            <w:vAlign w:val="center"/>
          </w:tcPr>
          <w:p w14:paraId="1F6ED521">
            <w:pPr>
              <w:pStyle w:val="125"/>
              <w:rPr>
                <w:rFonts w:ascii="Times New Roman" w:hAnsi="Times New Roman"/>
                <w:sz w:val="18"/>
              </w:rPr>
            </w:pPr>
            <w:r>
              <w:rPr>
                <w:rFonts w:ascii="Times New Roman" w:hAnsi="Times New Roman"/>
                <w:sz w:val="18"/>
              </w:rPr>
              <w:t>子站点的TEI</w:t>
            </w:r>
          </w:p>
        </w:tc>
      </w:tr>
      <w:tr w14:paraId="2373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2D1826F">
            <w:pPr>
              <w:pStyle w:val="125"/>
              <w:rPr>
                <w:rFonts w:ascii="Times New Roman" w:hAnsi="Times New Roman"/>
                <w:sz w:val="18"/>
              </w:rPr>
            </w:pPr>
            <w:r>
              <w:rPr>
                <w:rFonts w:ascii="Times New Roman" w:hAnsi="Times New Roman"/>
                <w:sz w:val="18"/>
              </w:rPr>
              <w:t>…</w:t>
            </w:r>
          </w:p>
        </w:tc>
        <w:tc>
          <w:tcPr>
            <w:tcW w:w="1661" w:type="dxa"/>
            <w:vAlign w:val="center"/>
          </w:tcPr>
          <w:p w14:paraId="6BCAA2F3">
            <w:pPr>
              <w:pStyle w:val="125"/>
              <w:rPr>
                <w:rFonts w:ascii="Times New Roman" w:hAnsi="Times New Roman"/>
                <w:sz w:val="18"/>
              </w:rPr>
            </w:pPr>
            <w:r>
              <w:rPr>
                <w:rFonts w:ascii="Times New Roman" w:hAnsi="Times New Roman"/>
                <w:sz w:val="18"/>
              </w:rPr>
              <w:t>…</w:t>
            </w:r>
          </w:p>
        </w:tc>
        <w:tc>
          <w:tcPr>
            <w:tcW w:w="1713" w:type="dxa"/>
            <w:vAlign w:val="center"/>
          </w:tcPr>
          <w:p w14:paraId="206763E4">
            <w:pPr>
              <w:pStyle w:val="125"/>
              <w:rPr>
                <w:rFonts w:ascii="Times New Roman" w:hAnsi="Times New Roman"/>
                <w:sz w:val="18"/>
              </w:rPr>
            </w:pPr>
            <w:r>
              <w:rPr>
                <w:rFonts w:ascii="Times New Roman" w:hAnsi="Times New Roman"/>
                <w:sz w:val="18"/>
              </w:rPr>
              <w:t>2</w:t>
            </w:r>
          </w:p>
        </w:tc>
        <w:tc>
          <w:tcPr>
            <w:tcW w:w="1921" w:type="dxa"/>
            <w:vAlign w:val="center"/>
          </w:tcPr>
          <w:p w14:paraId="348582AE">
            <w:pPr>
              <w:pStyle w:val="125"/>
              <w:rPr>
                <w:rFonts w:ascii="Times New Roman" w:hAnsi="Times New Roman"/>
                <w:sz w:val="18"/>
              </w:rPr>
            </w:pPr>
            <w:r>
              <w:rPr>
                <w:rFonts w:ascii="Times New Roman" w:hAnsi="Times New Roman"/>
                <w:sz w:val="18"/>
              </w:rPr>
              <w:t>子站点的TEI</w:t>
            </w:r>
          </w:p>
        </w:tc>
      </w:tr>
      <w:tr w14:paraId="7219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B6F1D52">
            <w:pPr>
              <w:pStyle w:val="125"/>
              <w:rPr>
                <w:rFonts w:ascii="Times New Roman" w:hAnsi="Times New Roman"/>
                <w:sz w:val="18"/>
              </w:rPr>
            </w:pPr>
            <w:r>
              <w:rPr>
                <w:rFonts w:ascii="Times New Roman" w:hAnsi="Times New Roman"/>
                <w:sz w:val="18"/>
              </w:rPr>
              <w:t>TEI[N-1]</w:t>
            </w:r>
          </w:p>
        </w:tc>
        <w:tc>
          <w:tcPr>
            <w:tcW w:w="1661" w:type="dxa"/>
            <w:vAlign w:val="center"/>
          </w:tcPr>
          <w:p w14:paraId="50ED5176">
            <w:pPr>
              <w:pStyle w:val="125"/>
              <w:rPr>
                <w:rFonts w:ascii="Times New Roman" w:hAnsi="Times New Roman"/>
                <w:sz w:val="18"/>
              </w:rPr>
            </w:pPr>
            <w:r>
              <w:rPr>
                <w:rFonts w:ascii="Times New Roman" w:hAnsi="Times New Roman"/>
                <w:sz w:val="18"/>
              </w:rPr>
              <w:t>(2N-2) -（2N-1）</w:t>
            </w:r>
          </w:p>
        </w:tc>
        <w:tc>
          <w:tcPr>
            <w:tcW w:w="1713" w:type="dxa"/>
            <w:vAlign w:val="center"/>
          </w:tcPr>
          <w:p w14:paraId="4713C1CA">
            <w:pPr>
              <w:pStyle w:val="125"/>
              <w:rPr>
                <w:rFonts w:ascii="Times New Roman" w:hAnsi="Times New Roman"/>
                <w:sz w:val="18"/>
              </w:rPr>
            </w:pPr>
            <w:r>
              <w:rPr>
                <w:rFonts w:ascii="Times New Roman" w:hAnsi="Times New Roman"/>
                <w:sz w:val="18"/>
              </w:rPr>
              <w:t>2</w:t>
            </w:r>
          </w:p>
        </w:tc>
        <w:tc>
          <w:tcPr>
            <w:tcW w:w="1921" w:type="dxa"/>
            <w:vAlign w:val="center"/>
          </w:tcPr>
          <w:p w14:paraId="4759437D">
            <w:pPr>
              <w:pStyle w:val="125"/>
              <w:rPr>
                <w:rFonts w:ascii="Times New Roman" w:hAnsi="Times New Roman"/>
                <w:sz w:val="18"/>
              </w:rPr>
            </w:pPr>
            <w:r>
              <w:rPr>
                <w:rFonts w:ascii="Times New Roman" w:hAnsi="Times New Roman"/>
                <w:sz w:val="18"/>
              </w:rPr>
              <w:t>子站点的TEI</w:t>
            </w:r>
          </w:p>
          <w:p w14:paraId="25DD9135">
            <w:pPr>
              <w:pStyle w:val="125"/>
              <w:rPr>
                <w:rFonts w:ascii="Times New Roman" w:hAnsi="Times New Roman"/>
                <w:sz w:val="18"/>
              </w:rPr>
            </w:pPr>
            <w:r>
              <w:rPr>
                <w:rFonts w:ascii="Times New Roman" w:hAnsi="Times New Roman"/>
                <w:sz w:val="18"/>
              </w:rPr>
              <w:t>N=子站点数</w:t>
            </w:r>
          </w:p>
        </w:tc>
      </w:tr>
    </w:tbl>
    <w:p w14:paraId="12FA418D">
      <w:pPr>
        <w:pStyle w:val="50"/>
      </w:pPr>
      <w:bookmarkStart w:id="2010" w:name="_Toc397529559"/>
      <w:bookmarkStart w:id="2011" w:name="_Toc389724836"/>
      <w:bookmarkStart w:id="2012" w:name="_Toc397528891"/>
      <w:bookmarkStart w:id="2013" w:name="_Toc439785771"/>
      <w:bookmarkStart w:id="2014" w:name="_Toc402983405"/>
      <w:bookmarkStart w:id="2015" w:name="_Toc402983871"/>
      <w:bookmarkStart w:id="2016" w:name="_Toc399757321"/>
      <w:bookmarkStart w:id="2017" w:name="_Toc400798949"/>
      <w:bookmarkStart w:id="2018" w:name="_Toc403585342"/>
      <w:bookmarkStart w:id="2019" w:name="_Toc405476684"/>
      <w:bookmarkStart w:id="2020" w:name="_Toc408859880"/>
      <w:bookmarkStart w:id="2021" w:name="_Toc403570285"/>
      <w:bookmarkStart w:id="2022" w:name="_Toc402982939"/>
      <w:bookmarkStart w:id="2023" w:name="_Toc399228993"/>
      <w:bookmarkStart w:id="2024" w:name="_Toc399259279"/>
    </w:p>
    <w:p w14:paraId="0DEAA8F6">
      <w:pPr>
        <w:pStyle w:val="57"/>
        <w:ind w:left="420" w:hanging="420"/>
      </w:pPr>
      <w:bookmarkStart w:id="2025" w:name="_Toc22683"/>
      <w:bookmarkStart w:id="2026" w:name="_Toc27169"/>
      <w:bookmarkStart w:id="2027" w:name="_Toc28291"/>
      <w:r>
        <w:t>代理变更请求确认报文（位图版</w:t>
      </w:r>
      <w:bookmarkEnd w:id="2010"/>
      <w:bookmarkEnd w:id="2011"/>
      <w:bookmarkEnd w:id="2012"/>
      <w:r>
        <w:t>）</w:t>
      </w:r>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p>
    <w:p w14:paraId="0C0A4893">
      <w:r>
        <w:t>代理变更请求确认报文（位图版）（MMeChangeProxyBitMapCnf）格式的定义如</w:t>
      </w:r>
      <w:r>
        <w:fldChar w:fldCharType="begin"/>
      </w:r>
      <w:r>
        <w:instrText xml:space="preserve"> REF _Ref56773121 \h  \* MERGEFORMAT </w:instrText>
      </w:r>
      <w:r>
        <w:fldChar w:fldCharType="separate"/>
      </w:r>
      <w:r>
        <w:t>表 111</w:t>
      </w:r>
      <w:r>
        <w:fldChar w:fldCharType="end"/>
      </w:r>
      <w:r>
        <w:t>所示。</w:t>
      </w:r>
    </w:p>
    <w:p w14:paraId="03122613">
      <w:pPr>
        <w:pStyle w:val="10"/>
      </w:pPr>
      <w:bookmarkStart w:id="2028" w:name="_Ref56773121"/>
      <w:bookmarkStart w:id="2029" w:name="_Toc397529217"/>
      <w:bookmarkStart w:id="2030" w:name="_Toc402984153"/>
      <w:bookmarkStart w:id="2031" w:name="_Toc402540139"/>
      <w:bookmarkStart w:id="2032" w:name="_Toc399259627"/>
      <w:bookmarkStart w:id="2033" w:name="_Toc402983687"/>
      <w:bookmarkStart w:id="2034" w:name="_Toc397529885"/>
      <w:bookmarkStart w:id="2035" w:name="_Toc405476971"/>
      <w:bookmarkStart w:id="2036" w:name="_Toc402983221"/>
      <w:bookmarkStart w:id="2037" w:name="_Toc408860246"/>
      <w:bookmarkStart w:id="2038" w:name="_Toc399757657"/>
      <w:bookmarkStart w:id="2039" w:name="_Toc405022549"/>
      <w:bookmarkStart w:id="2040" w:name="_Toc403570664"/>
      <w:bookmarkStart w:id="2041" w:name="_Ref398998686"/>
      <w:bookmarkStart w:id="2042" w:name="_Toc399229431"/>
      <w:r>
        <w:t xml:space="preserve">表 </w:t>
      </w:r>
      <w:r>
        <w:fldChar w:fldCharType="begin"/>
      </w:r>
      <w:r>
        <w:instrText xml:space="preserve"> SEQ 表 \* ARABIC </w:instrText>
      </w:r>
      <w:r>
        <w:fldChar w:fldCharType="separate"/>
      </w:r>
      <w:r>
        <w:t>111</w:t>
      </w:r>
      <w:r>
        <w:fldChar w:fldCharType="end"/>
      </w:r>
      <w:bookmarkEnd w:id="2028"/>
      <w:r>
        <w:t xml:space="preserve"> 代理变更请求确认报文（位图版）格式</w:t>
      </w:r>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984"/>
        <w:gridCol w:w="1843"/>
      </w:tblGrid>
      <w:tr w14:paraId="658C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700A3BF9">
            <w:pPr>
              <w:pStyle w:val="125"/>
              <w:rPr>
                <w:rFonts w:ascii="Times New Roman" w:hAnsi="Times New Roman"/>
                <w:sz w:val="18"/>
              </w:rPr>
            </w:pPr>
            <w:r>
              <w:rPr>
                <w:rFonts w:hint="eastAsia" w:ascii="Times New Roman" w:hAnsi="Times New Roman"/>
                <w:sz w:val="18"/>
              </w:rPr>
              <w:t>字段</w:t>
            </w:r>
          </w:p>
        </w:tc>
        <w:tc>
          <w:tcPr>
            <w:tcW w:w="1984" w:type="dxa"/>
            <w:vAlign w:val="center"/>
          </w:tcPr>
          <w:p w14:paraId="443C7490">
            <w:pPr>
              <w:pStyle w:val="125"/>
              <w:rPr>
                <w:rFonts w:ascii="Times New Roman" w:hAnsi="Times New Roman"/>
                <w:sz w:val="18"/>
              </w:rPr>
            </w:pPr>
            <w:r>
              <w:rPr>
                <w:rFonts w:hint="eastAsia" w:ascii="Times New Roman" w:hAnsi="Times New Roman"/>
                <w:sz w:val="18"/>
              </w:rPr>
              <w:t>字节号</w:t>
            </w:r>
          </w:p>
        </w:tc>
        <w:tc>
          <w:tcPr>
            <w:tcW w:w="1843" w:type="dxa"/>
            <w:vAlign w:val="center"/>
          </w:tcPr>
          <w:p w14:paraId="229E0EDA">
            <w:pPr>
              <w:pStyle w:val="125"/>
              <w:rPr>
                <w:rFonts w:ascii="Times New Roman" w:hAnsi="Times New Roman"/>
                <w:sz w:val="18"/>
              </w:rPr>
            </w:pPr>
            <w:r>
              <w:rPr>
                <w:rFonts w:hint="eastAsia" w:ascii="Times New Roman" w:hAnsi="Times New Roman"/>
                <w:sz w:val="18"/>
              </w:rPr>
              <w:t>字段大小(字节)</w:t>
            </w:r>
          </w:p>
        </w:tc>
      </w:tr>
      <w:tr w14:paraId="5D6F4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4ECEB284">
            <w:pPr>
              <w:pStyle w:val="125"/>
              <w:rPr>
                <w:rFonts w:ascii="Times New Roman" w:hAnsi="Times New Roman"/>
                <w:sz w:val="18"/>
              </w:rPr>
            </w:pPr>
            <w:r>
              <w:rPr>
                <w:rFonts w:hint="eastAsia" w:ascii="Times New Roman" w:hAnsi="Times New Roman"/>
                <w:sz w:val="18"/>
              </w:rPr>
              <w:t>结果</w:t>
            </w:r>
          </w:p>
        </w:tc>
        <w:tc>
          <w:tcPr>
            <w:tcW w:w="1984" w:type="dxa"/>
            <w:vAlign w:val="center"/>
          </w:tcPr>
          <w:p w14:paraId="27FB3960">
            <w:pPr>
              <w:pStyle w:val="125"/>
              <w:rPr>
                <w:rFonts w:ascii="Times New Roman" w:hAnsi="Times New Roman"/>
                <w:sz w:val="18"/>
              </w:rPr>
            </w:pPr>
            <w:r>
              <w:rPr>
                <w:rFonts w:ascii="Times New Roman" w:hAnsi="Times New Roman"/>
                <w:sz w:val="18"/>
              </w:rPr>
              <w:t>0-3</w:t>
            </w:r>
          </w:p>
        </w:tc>
        <w:tc>
          <w:tcPr>
            <w:tcW w:w="1843" w:type="dxa"/>
            <w:vAlign w:val="center"/>
          </w:tcPr>
          <w:p w14:paraId="1483CBFA">
            <w:pPr>
              <w:pStyle w:val="125"/>
              <w:rPr>
                <w:rFonts w:ascii="Times New Roman" w:hAnsi="Times New Roman"/>
                <w:sz w:val="18"/>
              </w:rPr>
            </w:pPr>
            <w:r>
              <w:rPr>
                <w:rFonts w:ascii="Times New Roman" w:hAnsi="Times New Roman"/>
                <w:sz w:val="18"/>
              </w:rPr>
              <w:t>4</w:t>
            </w:r>
          </w:p>
        </w:tc>
      </w:tr>
      <w:tr w14:paraId="05B3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53908C44">
            <w:pPr>
              <w:pStyle w:val="125"/>
              <w:rPr>
                <w:rFonts w:ascii="Times New Roman" w:hAnsi="Times New Roman"/>
                <w:sz w:val="18"/>
              </w:rPr>
            </w:pPr>
            <w:r>
              <w:rPr>
                <w:rFonts w:hint="eastAsia" w:ascii="Times New Roman" w:hAnsi="Times New Roman"/>
                <w:sz w:val="18"/>
              </w:rPr>
              <w:t>站点TEI</w:t>
            </w:r>
          </w:p>
        </w:tc>
        <w:tc>
          <w:tcPr>
            <w:tcW w:w="1984" w:type="dxa"/>
            <w:vAlign w:val="center"/>
          </w:tcPr>
          <w:p w14:paraId="6ED40083">
            <w:pPr>
              <w:pStyle w:val="125"/>
              <w:rPr>
                <w:rFonts w:ascii="Times New Roman" w:hAnsi="Times New Roman"/>
                <w:sz w:val="18"/>
              </w:rPr>
            </w:pPr>
            <w:r>
              <w:rPr>
                <w:rFonts w:hint="eastAsia" w:ascii="Times New Roman" w:hAnsi="Times New Roman"/>
                <w:sz w:val="18"/>
              </w:rPr>
              <w:t>4-5</w:t>
            </w:r>
          </w:p>
        </w:tc>
        <w:tc>
          <w:tcPr>
            <w:tcW w:w="1843" w:type="dxa"/>
            <w:vAlign w:val="center"/>
          </w:tcPr>
          <w:p w14:paraId="6C4EDF70">
            <w:pPr>
              <w:pStyle w:val="125"/>
              <w:rPr>
                <w:rFonts w:ascii="Times New Roman" w:hAnsi="Times New Roman"/>
                <w:sz w:val="18"/>
              </w:rPr>
            </w:pPr>
            <w:r>
              <w:rPr>
                <w:rFonts w:hint="eastAsia" w:ascii="Times New Roman" w:hAnsi="Times New Roman"/>
                <w:sz w:val="18"/>
              </w:rPr>
              <w:t>2</w:t>
            </w:r>
          </w:p>
        </w:tc>
      </w:tr>
      <w:tr w14:paraId="7313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1994F6EE">
            <w:pPr>
              <w:pStyle w:val="125"/>
              <w:rPr>
                <w:rFonts w:ascii="Times New Roman" w:hAnsi="Times New Roman"/>
                <w:sz w:val="18"/>
              </w:rPr>
            </w:pPr>
            <w:r>
              <w:rPr>
                <w:rFonts w:hint="eastAsia" w:ascii="Times New Roman" w:hAnsi="Times New Roman"/>
                <w:sz w:val="18"/>
              </w:rPr>
              <w:t>代理TEI</w:t>
            </w:r>
          </w:p>
        </w:tc>
        <w:tc>
          <w:tcPr>
            <w:tcW w:w="1984" w:type="dxa"/>
            <w:vAlign w:val="center"/>
          </w:tcPr>
          <w:p w14:paraId="3E3628A8">
            <w:pPr>
              <w:pStyle w:val="125"/>
              <w:rPr>
                <w:rFonts w:ascii="Times New Roman" w:hAnsi="Times New Roman"/>
                <w:sz w:val="18"/>
              </w:rPr>
            </w:pPr>
            <w:r>
              <w:rPr>
                <w:rFonts w:ascii="Times New Roman" w:hAnsi="Times New Roman"/>
                <w:sz w:val="18"/>
              </w:rPr>
              <w:t>6-7</w:t>
            </w:r>
          </w:p>
        </w:tc>
        <w:tc>
          <w:tcPr>
            <w:tcW w:w="1843" w:type="dxa"/>
            <w:vAlign w:val="center"/>
          </w:tcPr>
          <w:p w14:paraId="7B2DF0BF">
            <w:pPr>
              <w:pStyle w:val="125"/>
              <w:rPr>
                <w:rFonts w:ascii="Times New Roman" w:hAnsi="Times New Roman"/>
                <w:sz w:val="18"/>
              </w:rPr>
            </w:pPr>
            <w:r>
              <w:rPr>
                <w:rFonts w:ascii="Times New Roman" w:hAnsi="Times New Roman"/>
                <w:sz w:val="18"/>
              </w:rPr>
              <w:t>2</w:t>
            </w:r>
          </w:p>
        </w:tc>
      </w:tr>
      <w:tr w14:paraId="5F61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5D0B48A4">
            <w:pPr>
              <w:pStyle w:val="125"/>
              <w:rPr>
                <w:rFonts w:ascii="Times New Roman" w:hAnsi="Times New Roman"/>
                <w:sz w:val="18"/>
              </w:rPr>
            </w:pPr>
            <w:r>
              <w:rPr>
                <w:rFonts w:hint="eastAsia" w:ascii="Times New Roman" w:hAnsi="Times New Roman"/>
                <w:sz w:val="18"/>
              </w:rPr>
              <w:t>组网序列号</w:t>
            </w:r>
          </w:p>
        </w:tc>
        <w:tc>
          <w:tcPr>
            <w:tcW w:w="1984" w:type="dxa"/>
            <w:vAlign w:val="center"/>
          </w:tcPr>
          <w:p w14:paraId="28CF48DE">
            <w:pPr>
              <w:pStyle w:val="125"/>
              <w:rPr>
                <w:rFonts w:ascii="Times New Roman" w:hAnsi="Times New Roman"/>
                <w:sz w:val="18"/>
              </w:rPr>
            </w:pPr>
            <w:r>
              <w:rPr>
                <w:rFonts w:ascii="Times New Roman" w:hAnsi="Times New Roman"/>
                <w:sz w:val="18"/>
              </w:rPr>
              <w:t>8</w:t>
            </w:r>
          </w:p>
        </w:tc>
        <w:tc>
          <w:tcPr>
            <w:tcW w:w="1843" w:type="dxa"/>
            <w:vAlign w:val="center"/>
          </w:tcPr>
          <w:p w14:paraId="39D12B3A">
            <w:pPr>
              <w:pStyle w:val="125"/>
              <w:rPr>
                <w:rFonts w:ascii="Times New Roman" w:hAnsi="Times New Roman"/>
                <w:sz w:val="18"/>
              </w:rPr>
            </w:pPr>
            <w:r>
              <w:rPr>
                <w:rFonts w:ascii="Times New Roman" w:hAnsi="Times New Roman"/>
                <w:sz w:val="18"/>
              </w:rPr>
              <w:t>1</w:t>
            </w:r>
          </w:p>
        </w:tc>
      </w:tr>
      <w:tr w14:paraId="0FE9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3A5A8DD3">
            <w:pPr>
              <w:pStyle w:val="125"/>
              <w:rPr>
                <w:rFonts w:ascii="Times New Roman" w:hAnsi="Times New Roman"/>
                <w:sz w:val="18"/>
              </w:rPr>
            </w:pPr>
            <w:r>
              <w:rPr>
                <w:rFonts w:hint="eastAsia" w:ascii="Times New Roman" w:hAnsi="Times New Roman"/>
                <w:sz w:val="18"/>
              </w:rPr>
              <w:t>子站点位图</w:t>
            </w:r>
          </w:p>
        </w:tc>
        <w:tc>
          <w:tcPr>
            <w:tcW w:w="1984" w:type="dxa"/>
            <w:vAlign w:val="center"/>
          </w:tcPr>
          <w:p w14:paraId="1FDEC76B">
            <w:pPr>
              <w:pStyle w:val="125"/>
              <w:rPr>
                <w:rFonts w:ascii="Times New Roman" w:hAnsi="Times New Roman"/>
                <w:sz w:val="18"/>
              </w:rPr>
            </w:pPr>
            <w:r>
              <w:rPr>
                <w:rFonts w:ascii="Times New Roman" w:hAnsi="Times New Roman"/>
                <w:sz w:val="18"/>
              </w:rPr>
              <w:t>9-138</w:t>
            </w:r>
          </w:p>
        </w:tc>
        <w:tc>
          <w:tcPr>
            <w:tcW w:w="1843" w:type="dxa"/>
            <w:vAlign w:val="center"/>
          </w:tcPr>
          <w:p w14:paraId="6C8591AF">
            <w:pPr>
              <w:pStyle w:val="125"/>
              <w:rPr>
                <w:rFonts w:ascii="Times New Roman" w:hAnsi="Times New Roman"/>
                <w:sz w:val="18"/>
              </w:rPr>
            </w:pPr>
            <w:r>
              <w:rPr>
                <w:rFonts w:ascii="Times New Roman" w:hAnsi="Times New Roman"/>
                <w:sz w:val="18"/>
              </w:rPr>
              <w:t>130</w:t>
            </w:r>
          </w:p>
        </w:tc>
      </w:tr>
      <w:tr w14:paraId="692C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2376" w:type="dxa"/>
            <w:vAlign w:val="center"/>
          </w:tcPr>
          <w:p w14:paraId="28828AC1">
            <w:pPr>
              <w:pStyle w:val="125"/>
              <w:rPr>
                <w:rFonts w:ascii="Times New Roman" w:hAnsi="Times New Roman"/>
                <w:sz w:val="18"/>
              </w:rPr>
            </w:pPr>
            <w:r>
              <w:rPr>
                <w:rFonts w:hint="eastAsia" w:ascii="Times New Roman" w:hAnsi="Times New Roman"/>
                <w:sz w:val="18"/>
              </w:rPr>
              <w:t>链路类型</w:t>
            </w:r>
          </w:p>
        </w:tc>
        <w:tc>
          <w:tcPr>
            <w:tcW w:w="1984" w:type="dxa"/>
            <w:vMerge w:val="restart"/>
            <w:vAlign w:val="center"/>
          </w:tcPr>
          <w:p w14:paraId="5A2AD15C">
            <w:pPr>
              <w:pStyle w:val="125"/>
              <w:rPr>
                <w:rFonts w:ascii="Times New Roman" w:hAnsi="Times New Roman"/>
                <w:sz w:val="18"/>
              </w:rPr>
            </w:pPr>
            <w:r>
              <w:rPr>
                <w:rFonts w:ascii="Times New Roman" w:hAnsi="Times New Roman"/>
                <w:sz w:val="18"/>
              </w:rPr>
              <w:t>139</w:t>
            </w:r>
          </w:p>
        </w:tc>
        <w:tc>
          <w:tcPr>
            <w:tcW w:w="1843" w:type="dxa"/>
            <w:vAlign w:val="center"/>
          </w:tcPr>
          <w:p w14:paraId="31C0604A">
            <w:pPr>
              <w:pStyle w:val="125"/>
              <w:rPr>
                <w:rFonts w:ascii="Times New Roman" w:hAnsi="Times New Roman"/>
                <w:sz w:val="18"/>
              </w:rPr>
            </w:pPr>
            <w:r>
              <w:rPr>
                <w:rFonts w:ascii="Times New Roman" w:hAnsi="Times New Roman"/>
                <w:sz w:val="18"/>
              </w:rPr>
              <w:t>1bit</w:t>
            </w:r>
          </w:p>
        </w:tc>
      </w:tr>
      <w:tr w14:paraId="6276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735DA295">
            <w:pPr>
              <w:pStyle w:val="125"/>
              <w:rPr>
                <w:rFonts w:ascii="Times New Roman" w:hAnsi="Times New Roman"/>
                <w:sz w:val="18"/>
              </w:rPr>
            </w:pPr>
            <w:r>
              <w:rPr>
                <w:rFonts w:hint="eastAsia" w:ascii="Times New Roman" w:hAnsi="Times New Roman"/>
                <w:sz w:val="18"/>
              </w:rPr>
              <w:t>保留</w:t>
            </w:r>
          </w:p>
        </w:tc>
        <w:tc>
          <w:tcPr>
            <w:tcW w:w="1984" w:type="dxa"/>
            <w:vMerge w:val="continue"/>
            <w:vAlign w:val="center"/>
          </w:tcPr>
          <w:p w14:paraId="6AC8FE41">
            <w:pPr>
              <w:pStyle w:val="125"/>
              <w:rPr>
                <w:rFonts w:ascii="Times New Roman" w:hAnsi="Times New Roman"/>
                <w:sz w:val="18"/>
              </w:rPr>
            </w:pPr>
          </w:p>
        </w:tc>
        <w:tc>
          <w:tcPr>
            <w:tcW w:w="1843" w:type="dxa"/>
            <w:vAlign w:val="center"/>
          </w:tcPr>
          <w:p w14:paraId="478C5192">
            <w:pPr>
              <w:pStyle w:val="125"/>
              <w:rPr>
                <w:rFonts w:ascii="Times New Roman" w:hAnsi="Times New Roman"/>
                <w:sz w:val="18"/>
              </w:rPr>
            </w:pPr>
            <w:r>
              <w:rPr>
                <w:rFonts w:ascii="Times New Roman" w:hAnsi="Times New Roman"/>
                <w:sz w:val="18"/>
              </w:rPr>
              <w:t>7bit</w:t>
            </w:r>
          </w:p>
        </w:tc>
      </w:tr>
      <w:tr w14:paraId="034D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5E548A2B">
            <w:pPr>
              <w:pStyle w:val="125"/>
              <w:rPr>
                <w:rFonts w:ascii="Times New Roman" w:hAnsi="Times New Roman"/>
                <w:sz w:val="18"/>
              </w:rPr>
            </w:pPr>
            <w:r>
              <w:rPr>
                <w:rFonts w:hint="eastAsia" w:ascii="Times New Roman" w:hAnsi="Times New Roman"/>
                <w:sz w:val="18"/>
              </w:rPr>
              <w:t>端到端序列号</w:t>
            </w:r>
          </w:p>
        </w:tc>
        <w:tc>
          <w:tcPr>
            <w:tcW w:w="1984" w:type="dxa"/>
            <w:vAlign w:val="center"/>
          </w:tcPr>
          <w:p w14:paraId="291F684E">
            <w:pPr>
              <w:pStyle w:val="125"/>
              <w:rPr>
                <w:rFonts w:ascii="Times New Roman" w:hAnsi="Times New Roman"/>
                <w:sz w:val="18"/>
              </w:rPr>
            </w:pPr>
            <w:r>
              <w:rPr>
                <w:rFonts w:ascii="Times New Roman" w:hAnsi="Times New Roman"/>
                <w:sz w:val="18"/>
              </w:rPr>
              <w:t>140-143</w:t>
            </w:r>
          </w:p>
        </w:tc>
        <w:tc>
          <w:tcPr>
            <w:tcW w:w="1843" w:type="dxa"/>
            <w:vAlign w:val="center"/>
          </w:tcPr>
          <w:p w14:paraId="525D01B2">
            <w:pPr>
              <w:pStyle w:val="125"/>
              <w:rPr>
                <w:rFonts w:ascii="Times New Roman" w:hAnsi="Times New Roman"/>
                <w:sz w:val="18"/>
              </w:rPr>
            </w:pPr>
            <w:r>
              <w:rPr>
                <w:rFonts w:ascii="Times New Roman" w:hAnsi="Times New Roman"/>
                <w:sz w:val="18"/>
              </w:rPr>
              <w:t>4</w:t>
            </w:r>
          </w:p>
        </w:tc>
      </w:tr>
      <w:tr w14:paraId="25E0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vAlign w:val="center"/>
          </w:tcPr>
          <w:p w14:paraId="5742DA74">
            <w:pPr>
              <w:pStyle w:val="125"/>
              <w:rPr>
                <w:rFonts w:ascii="Times New Roman" w:hAnsi="Times New Roman"/>
                <w:sz w:val="18"/>
              </w:rPr>
            </w:pPr>
            <w:r>
              <w:rPr>
                <w:rFonts w:hint="eastAsia" w:ascii="Times New Roman" w:hAnsi="Times New Roman"/>
                <w:sz w:val="18"/>
              </w:rPr>
              <w:t>路径序号</w:t>
            </w:r>
          </w:p>
        </w:tc>
        <w:tc>
          <w:tcPr>
            <w:tcW w:w="1984" w:type="dxa"/>
            <w:vAlign w:val="center"/>
          </w:tcPr>
          <w:p w14:paraId="0F6AE500">
            <w:pPr>
              <w:pStyle w:val="125"/>
              <w:rPr>
                <w:rFonts w:ascii="Times New Roman" w:hAnsi="Times New Roman"/>
                <w:sz w:val="18"/>
              </w:rPr>
            </w:pPr>
            <w:r>
              <w:rPr>
                <w:rFonts w:ascii="Times New Roman" w:hAnsi="Times New Roman"/>
                <w:sz w:val="18"/>
              </w:rPr>
              <w:t>144-147</w:t>
            </w:r>
          </w:p>
        </w:tc>
        <w:tc>
          <w:tcPr>
            <w:tcW w:w="1843" w:type="dxa"/>
            <w:vAlign w:val="center"/>
          </w:tcPr>
          <w:p w14:paraId="782EFE7E">
            <w:pPr>
              <w:pStyle w:val="125"/>
              <w:rPr>
                <w:rFonts w:ascii="Times New Roman" w:hAnsi="Times New Roman"/>
                <w:sz w:val="18"/>
              </w:rPr>
            </w:pPr>
            <w:r>
              <w:rPr>
                <w:rFonts w:ascii="Times New Roman" w:hAnsi="Times New Roman"/>
                <w:sz w:val="18"/>
              </w:rPr>
              <w:t>4</w:t>
            </w:r>
          </w:p>
        </w:tc>
      </w:tr>
    </w:tbl>
    <w:p w14:paraId="238D47F5">
      <w:pPr>
        <w:pStyle w:val="67"/>
      </w:pPr>
      <w:bookmarkStart w:id="2043" w:name="_Toc399228994"/>
      <w:bookmarkStart w:id="2044" w:name="_Toc403570286"/>
      <w:bookmarkStart w:id="2045" w:name="_Toc408859881"/>
      <w:bookmarkStart w:id="2046" w:name="_Toc445"/>
      <w:bookmarkStart w:id="2047" w:name="_Toc397528892"/>
      <w:bookmarkStart w:id="2048" w:name="_Toc397529560"/>
      <w:bookmarkStart w:id="2049" w:name="_Toc7784"/>
      <w:r>
        <w:t>结果</w:t>
      </w:r>
      <w:bookmarkEnd w:id="2043"/>
      <w:bookmarkEnd w:id="2044"/>
      <w:bookmarkEnd w:id="2045"/>
      <w:bookmarkEnd w:id="2046"/>
      <w:bookmarkEnd w:id="2047"/>
      <w:bookmarkEnd w:id="2048"/>
      <w:bookmarkEnd w:id="2049"/>
    </w:p>
    <w:p w14:paraId="7151FCC6">
      <w:pPr>
        <w:pStyle w:val="50"/>
      </w:pPr>
      <w:r>
        <w:t>表示代理变更结果，定义如</w:t>
      </w:r>
      <w:r>
        <w:fldChar w:fldCharType="begin"/>
      </w:r>
      <w:r>
        <w:instrText xml:space="preserve"> REF _Ref56773135 \h  \* MERGEFORMAT </w:instrText>
      </w:r>
      <w:r>
        <w:fldChar w:fldCharType="separate"/>
      </w:r>
      <w:r>
        <w:t>表 112</w:t>
      </w:r>
      <w:r>
        <w:fldChar w:fldCharType="end"/>
      </w:r>
      <w:r>
        <w:t>所示。</w:t>
      </w:r>
    </w:p>
    <w:p w14:paraId="783B853E">
      <w:pPr>
        <w:pStyle w:val="10"/>
      </w:pPr>
      <w:bookmarkStart w:id="2050" w:name="_Ref56773135"/>
      <w:bookmarkStart w:id="2051" w:name="_Toc399229432"/>
      <w:bookmarkStart w:id="2052" w:name="_Toc397529886"/>
      <w:bookmarkStart w:id="2053" w:name="_Toc399259628"/>
      <w:bookmarkStart w:id="2054" w:name="_Toc402540140"/>
      <w:bookmarkStart w:id="2055" w:name="_Toc408860247"/>
      <w:bookmarkStart w:id="2056" w:name="_Toc402984154"/>
      <w:bookmarkStart w:id="2057" w:name="_Toc402983222"/>
      <w:bookmarkStart w:id="2058" w:name="_Toc399757658"/>
      <w:bookmarkStart w:id="2059" w:name="_Toc403570665"/>
      <w:bookmarkStart w:id="2060" w:name="_Ref398998708"/>
      <w:bookmarkStart w:id="2061" w:name="_Toc397529218"/>
      <w:bookmarkStart w:id="2062" w:name="_Toc405476972"/>
      <w:bookmarkStart w:id="2063" w:name="_Toc405022550"/>
      <w:bookmarkStart w:id="2064" w:name="_Toc402983688"/>
      <w:r>
        <w:t xml:space="preserve">表 </w:t>
      </w:r>
      <w:r>
        <w:fldChar w:fldCharType="begin"/>
      </w:r>
      <w:r>
        <w:instrText xml:space="preserve"> SEQ 表 \* ARABIC </w:instrText>
      </w:r>
      <w:r>
        <w:fldChar w:fldCharType="separate"/>
      </w:r>
      <w:r>
        <w:t>112</w:t>
      </w:r>
      <w:r>
        <w:fldChar w:fldCharType="end"/>
      </w:r>
      <w:bookmarkEnd w:id="2050"/>
      <w:r>
        <w:t xml:space="preserve"> 代理变更结果</w:t>
      </w:r>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3DDA7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55DA68C">
            <w:pPr>
              <w:pStyle w:val="125"/>
              <w:rPr>
                <w:rFonts w:ascii="Times New Roman" w:hAnsi="Times New Roman"/>
                <w:sz w:val="18"/>
              </w:rPr>
            </w:pPr>
            <w:r>
              <w:rPr>
                <w:rFonts w:ascii="Times New Roman" w:hAnsi="Times New Roman"/>
                <w:sz w:val="18"/>
              </w:rPr>
              <w:t>值</w:t>
            </w:r>
          </w:p>
        </w:tc>
        <w:tc>
          <w:tcPr>
            <w:tcW w:w="4261" w:type="dxa"/>
            <w:vAlign w:val="center"/>
          </w:tcPr>
          <w:p w14:paraId="4E47D2B3">
            <w:pPr>
              <w:pStyle w:val="125"/>
              <w:rPr>
                <w:rFonts w:ascii="Times New Roman" w:hAnsi="Times New Roman"/>
                <w:sz w:val="18"/>
              </w:rPr>
            </w:pPr>
            <w:r>
              <w:rPr>
                <w:rFonts w:ascii="Times New Roman" w:hAnsi="Times New Roman"/>
                <w:sz w:val="18"/>
              </w:rPr>
              <w:t>定义</w:t>
            </w:r>
          </w:p>
        </w:tc>
      </w:tr>
      <w:tr w14:paraId="06E4E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65A0B1B">
            <w:pPr>
              <w:pStyle w:val="125"/>
              <w:rPr>
                <w:rFonts w:ascii="Times New Roman" w:hAnsi="Times New Roman"/>
                <w:sz w:val="18"/>
              </w:rPr>
            </w:pPr>
            <w:r>
              <w:rPr>
                <w:rFonts w:ascii="Times New Roman" w:hAnsi="Times New Roman"/>
                <w:sz w:val="18"/>
              </w:rPr>
              <w:t>0x0</w:t>
            </w:r>
          </w:p>
        </w:tc>
        <w:tc>
          <w:tcPr>
            <w:tcW w:w="4261" w:type="dxa"/>
            <w:vAlign w:val="center"/>
          </w:tcPr>
          <w:p w14:paraId="04EBFD06">
            <w:pPr>
              <w:pStyle w:val="125"/>
              <w:rPr>
                <w:rFonts w:ascii="Times New Roman" w:hAnsi="Times New Roman"/>
                <w:sz w:val="18"/>
              </w:rPr>
            </w:pPr>
            <w:r>
              <w:rPr>
                <w:rFonts w:ascii="Times New Roman" w:hAnsi="Times New Roman"/>
                <w:sz w:val="18"/>
              </w:rPr>
              <w:t>表示变更成功</w:t>
            </w:r>
          </w:p>
        </w:tc>
      </w:tr>
    </w:tbl>
    <w:p w14:paraId="6C88865E">
      <w:pPr>
        <w:pStyle w:val="50"/>
      </w:pPr>
      <w:bookmarkStart w:id="2065" w:name="_Toc399228995"/>
      <w:bookmarkStart w:id="2066" w:name="_Toc397528893"/>
      <w:bookmarkStart w:id="2067" w:name="_Toc408859882"/>
      <w:bookmarkStart w:id="2068" w:name="_Toc397529561"/>
      <w:bookmarkStart w:id="2069" w:name="_Toc403570287"/>
    </w:p>
    <w:p w14:paraId="08340BD6">
      <w:pPr>
        <w:pStyle w:val="67"/>
      </w:pPr>
      <w:bookmarkStart w:id="2070" w:name="_Toc18338"/>
      <w:bookmarkStart w:id="2071" w:name="_Toc30285"/>
      <w:bookmarkStart w:id="2072" w:name="_Toc24143"/>
      <w:r>
        <w:t>站点TEI</w:t>
      </w:r>
      <w:bookmarkEnd w:id="2065"/>
      <w:bookmarkEnd w:id="2066"/>
      <w:bookmarkEnd w:id="2067"/>
      <w:bookmarkEnd w:id="2068"/>
      <w:bookmarkEnd w:id="2069"/>
      <w:bookmarkEnd w:id="2070"/>
      <w:bookmarkEnd w:id="2071"/>
      <w:bookmarkEnd w:id="2072"/>
    </w:p>
    <w:p w14:paraId="4DA428B6">
      <w:pPr>
        <w:pStyle w:val="50"/>
      </w:pPr>
      <w:r>
        <w:t>表示申请代理变更的站点的TEI。</w:t>
      </w:r>
    </w:p>
    <w:p w14:paraId="088A0ED5">
      <w:pPr>
        <w:pStyle w:val="67"/>
      </w:pPr>
      <w:bookmarkStart w:id="2073" w:name="_Toc21571"/>
      <w:bookmarkStart w:id="2074" w:name="_Toc13591"/>
      <w:bookmarkStart w:id="2075" w:name="_Toc399228996"/>
      <w:bookmarkStart w:id="2076" w:name="_Toc403570288"/>
      <w:bookmarkStart w:id="2077" w:name="_Toc18550"/>
      <w:bookmarkStart w:id="2078" w:name="_Toc397528894"/>
      <w:bookmarkStart w:id="2079" w:name="_Toc408859883"/>
      <w:bookmarkStart w:id="2080" w:name="_Toc397529562"/>
      <w:r>
        <w:t>代理TEI</w:t>
      </w:r>
      <w:bookmarkEnd w:id="2073"/>
      <w:bookmarkEnd w:id="2074"/>
      <w:bookmarkEnd w:id="2075"/>
      <w:bookmarkEnd w:id="2076"/>
      <w:bookmarkEnd w:id="2077"/>
      <w:bookmarkEnd w:id="2078"/>
      <w:bookmarkEnd w:id="2079"/>
      <w:bookmarkEnd w:id="2080"/>
    </w:p>
    <w:p w14:paraId="525025E1">
      <w:pPr>
        <w:pStyle w:val="50"/>
      </w:pPr>
      <w:r>
        <w:t>表示申请代理变更站点的新代理站点的TEI。</w:t>
      </w:r>
    </w:p>
    <w:p w14:paraId="637B0750">
      <w:pPr>
        <w:pStyle w:val="67"/>
      </w:pPr>
      <w:bookmarkStart w:id="2081" w:name="_Toc10037"/>
      <w:bookmarkStart w:id="2082" w:name="_Toc403570289"/>
      <w:bookmarkStart w:id="2083" w:name="_Toc408859884"/>
      <w:bookmarkStart w:id="2084" w:name="_Toc399228997"/>
      <w:bookmarkStart w:id="2085" w:name="_Toc21162"/>
      <w:bookmarkStart w:id="2086" w:name="_Toc27876"/>
      <w:r>
        <w:t>组网序列号</w:t>
      </w:r>
      <w:bookmarkEnd w:id="2081"/>
      <w:bookmarkEnd w:id="2082"/>
      <w:bookmarkEnd w:id="2083"/>
      <w:bookmarkEnd w:id="2084"/>
      <w:bookmarkEnd w:id="2085"/>
      <w:bookmarkEnd w:id="2086"/>
    </w:p>
    <w:p w14:paraId="76E96182">
      <w:pPr>
        <w:pStyle w:val="50"/>
      </w:pPr>
      <w:r>
        <w:t>表示代理变更请求发起时，该网络的组网序列号。</w:t>
      </w:r>
    </w:p>
    <w:p w14:paraId="219C203B">
      <w:pPr>
        <w:pStyle w:val="67"/>
      </w:pPr>
      <w:bookmarkStart w:id="2087" w:name="_Toc24495"/>
      <w:bookmarkStart w:id="2088" w:name="_Toc8489"/>
      <w:bookmarkStart w:id="2089" w:name="_Toc397528896"/>
      <w:bookmarkStart w:id="2090" w:name="_Toc31146"/>
      <w:bookmarkStart w:id="2091" w:name="_Toc399228998"/>
      <w:bookmarkStart w:id="2092" w:name="_Toc408859885"/>
      <w:bookmarkStart w:id="2093" w:name="_Toc403570290"/>
      <w:bookmarkStart w:id="2094" w:name="_Toc397529564"/>
      <w:r>
        <w:t>子站点位图</w:t>
      </w:r>
      <w:bookmarkEnd w:id="2087"/>
      <w:bookmarkEnd w:id="2088"/>
      <w:bookmarkEnd w:id="2089"/>
      <w:bookmarkEnd w:id="2090"/>
      <w:bookmarkEnd w:id="2091"/>
      <w:bookmarkEnd w:id="2092"/>
      <w:bookmarkEnd w:id="2093"/>
      <w:bookmarkEnd w:id="2094"/>
    </w:p>
    <w:p w14:paraId="353D4183">
      <w:pPr>
        <w:pStyle w:val="50"/>
      </w:pPr>
      <w:r>
        <w:t>采用位图表示代理变更请求发起站点的所有子站点的TEI。根据TEI大小在比特图中相应的位置上填写标志，当比特位的值为1时，表示对应的TEI有效。如第0字节的第1比特值为1，表示的TEI为1的站点为此次发起代理变更的站点的子站点；第1字节的第0比特值为1，表示的TEI为8的站点为此次发起代理变更的站点的子站点。</w:t>
      </w:r>
    </w:p>
    <w:p w14:paraId="34D91869">
      <w:pPr>
        <w:pStyle w:val="67"/>
      </w:pPr>
      <w:bookmarkStart w:id="2095" w:name="_Toc9035"/>
      <w:bookmarkStart w:id="2096" w:name="_Toc7378"/>
      <w:bookmarkStart w:id="2097" w:name="_Toc27822"/>
      <w:r>
        <w:t>端到端序列号</w:t>
      </w:r>
      <w:bookmarkEnd w:id="2095"/>
      <w:bookmarkEnd w:id="2096"/>
      <w:bookmarkEnd w:id="2097"/>
    </w:p>
    <w:p w14:paraId="489E2B6D">
      <w:pPr>
        <w:pStyle w:val="50"/>
      </w:pPr>
      <w:r>
        <w:t>表示端到端的报文序列号。请求代理变更的站点，在产生代理变更请求报文时，需要获取一个序列号，CCO在确认代理变更时，需要在代理变更请求确认报文中携带代理变更请求报文中的端到端报文序列号。</w:t>
      </w:r>
    </w:p>
    <w:p w14:paraId="51068888">
      <w:pPr>
        <w:pStyle w:val="67"/>
      </w:pPr>
      <w:bookmarkStart w:id="2098" w:name="_Toc399229000"/>
      <w:bookmarkStart w:id="2099" w:name="_Toc11756"/>
      <w:bookmarkStart w:id="2100" w:name="_Toc403570292"/>
      <w:bookmarkStart w:id="2101" w:name="_Toc26525"/>
      <w:bookmarkStart w:id="2102" w:name="_Toc408859887"/>
      <w:bookmarkStart w:id="2103" w:name="_Toc12570"/>
      <w:r>
        <w:t>路径序号</w:t>
      </w:r>
      <w:bookmarkEnd w:id="2098"/>
      <w:bookmarkEnd w:id="2099"/>
      <w:bookmarkEnd w:id="2100"/>
      <w:bookmarkEnd w:id="2101"/>
      <w:bookmarkEnd w:id="2102"/>
      <w:bookmarkEnd w:id="2103"/>
    </w:p>
    <w:p w14:paraId="3B1B40A9">
      <w:pPr>
        <w:pStyle w:val="50"/>
      </w:pPr>
      <w:r>
        <w:t>表示路径通知序列号。在代理变更请求确认报文中，会携带路由路径信息。每次代理变更请求确认报文的发送，CCO会获取一个路径通知序列号，获取的路径序列号是递加的。代理站点或者STA站点，在刷新路由表项时，需要判断路径序列号是否为最新的。</w:t>
      </w:r>
    </w:p>
    <w:p w14:paraId="07973D8E">
      <w:pPr>
        <w:pStyle w:val="57"/>
        <w:ind w:left="420" w:hanging="420"/>
      </w:pPr>
      <w:bookmarkStart w:id="2104" w:name="_Toc399757322"/>
      <w:bookmarkStart w:id="2105" w:name="_Toc403570293"/>
      <w:bookmarkStart w:id="2106" w:name="_Toc4868"/>
      <w:bookmarkStart w:id="2107" w:name="_Toc402983872"/>
      <w:bookmarkStart w:id="2108" w:name="_Toc389724837"/>
      <w:bookmarkStart w:id="2109" w:name="_Toc408859888"/>
      <w:bookmarkStart w:id="2110" w:name="_Toc30805"/>
      <w:bookmarkStart w:id="2111" w:name="_Toc402983406"/>
      <w:bookmarkStart w:id="2112" w:name="_Toc402982940"/>
      <w:bookmarkStart w:id="2113" w:name="_Toc403585343"/>
      <w:bookmarkStart w:id="2114" w:name="_Toc397528899"/>
      <w:bookmarkStart w:id="2115" w:name="_Toc24202"/>
      <w:bookmarkStart w:id="2116" w:name="_Toc439785772"/>
      <w:bookmarkStart w:id="2117" w:name="_Toc397529567"/>
      <w:bookmarkStart w:id="2118" w:name="_Toc400798950"/>
      <w:bookmarkStart w:id="2119" w:name="_Toc405476685"/>
      <w:bookmarkStart w:id="2120" w:name="_Toc399229001"/>
      <w:bookmarkStart w:id="2121" w:name="_Toc399259280"/>
      <w:r>
        <w:t>离线指示报文</w:t>
      </w:r>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p>
    <w:p w14:paraId="03EE4810">
      <w:pPr>
        <w:pStyle w:val="50"/>
      </w:pPr>
      <w:r>
        <w:t>离线指示报文（MMeLeaveInd）格式的定义如</w:t>
      </w:r>
      <w:r>
        <w:fldChar w:fldCharType="begin"/>
      </w:r>
      <w:r>
        <w:instrText xml:space="preserve"> REF _Ref56773241 \h  \* MERGEFORMAT </w:instrText>
      </w:r>
      <w:r>
        <w:fldChar w:fldCharType="separate"/>
      </w:r>
      <w:r>
        <w:t>表 113</w:t>
      </w:r>
      <w:r>
        <w:fldChar w:fldCharType="end"/>
      </w:r>
      <w:r>
        <w:t>所示。</w:t>
      </w:r>
    </w:p>
    <w:p w14:paraId="2B16CBCD">
      <w:pPr>
        <w:pStyle w:val="10"/>
      </w:pPr>
      <w:bookmarkStart w:id="2122" w:name="_Ref56773241"/>
      <w:bookmarkStart w:id="2123" w:name="_Toc399229433"/>
      <w:bookmarkStart w:id="2124" w:name="_Toc399757659"/>
      <w:bookmarkStart w:id="2125" w:name="_Toc403570666"/>
      <w:bookmarkStart w:id="2126" w:name="_Toc405476973"/>
      <w:bookmarkStart w:id="2127" w:name="_Toc399259629"/>
      <w:bookmarkStart w:id="2128" w:name="_Ref398998720"/>
      <w:bookmarkStart w:id="2129" w:name="_Toc402983223"/>
      <w:bookmarkStart w:id="2130" w:name="_Toc408860248"/>
      <w:bookmarkStart w:id="2131" w:name="_Toc405022551"/>
      <w:bookmarkStart w:id="2132" w:name="_Toc402983689"/>
      <w:bookmarkStart w:id="2133" w:name="_Toc402540141"/>
      <w:bookmarkStart w:id="2134" w:name="_Toc397529219"/>
      <w:bookmarkStart w:id="2135" w:name="_Toc402984155"/>
      <w:bookmarkStart w:id="2136" w:name="_Toc397529887"/>
      <w:r>
        <w:t xml:space="preserve">表 </w:t>
      </w:r>
      <w:r>
        <w:fldChar w:fldCharType="begin"/>
      </w:r>
      <w:r>
        <w:instrText xml:space="preserve"> SEQ 表 \* ARABIC </w:instrText>
      </w:r>
      <w:r>
        <w:fldChar w:fldCharType="separate"/>
      </w:r>
      <w:r>
        <w:t>113</w:t>
      </w:r>
      <w:r>
        <w:fldChar w:fldCharType="end"/>
      </w:r>
      <w:bookmarkEnd w:id="2122"/>
      <w:r>
        <w:t xml:space="preserve"> 离线指示报文格式</w:t>
      </w:r>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1985"/>
        <w:gridCol w:w="1984"/>
      </w:tblGrid>
      <w:tr w14:paraId="0F86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CFAC66A">
            <w:pPr>
              <w:pStyle w:val="125"/>
              <w:rPr>
                <w:rFonts w:ascii="Times New Roman" w:hAnsi="Times New Roman"/>
                <w:sz w:val="18"/>
              </w:rPr>
            </w:pPr>
            <w:r>
              <w:rPr>
                <w:rFonts w:ascii="Times New Roman" w:hAnsi="Times New Roman"/>
                <w:sz w:val="18"/>
              </w:rPr>
              <w:t>字段</w:t>
            </w:r>
          </w:p>
        </w:tc>
        <w:tc>
          <w:tcPr>
            <w:tcW w:w="1985" w:type="dxa"/>
            <w:vAlign w:val="center"/>
          </w:tcPr>
          <w:p w14:paraId="02C44E87">
            <w:pPr>
              <w:pStyle w:val="125"/>
              <w:rPr>
                <w:rFonts w:ascii="Times New Roman" w:hAnsi="Times New Roman"/>
                <w:sz w:val="18"/>
              </w:rPr>
            </w:pPr>
            <w:r>
              <w:rPr>
                <w:rFonts w:ascii="Times New Roman" w:hAnsi="Times New Roman"/>
                <w:sz w:val="18"/>
              </w:rPr>
              <w:t>字节号</w:t>
            </w:r>
          </w:p>
        </w:tc>
        <w:tc>
          <w:tcPr>
            <w:tcW w:w="1984" w:type="dxa"/>
            <w:vAlign w:val="center"/>
          </w:tcPr>
          <w:p w14:paraId="37BA1E1B">
            <w:pPr>
              <w:pStyle w:val="125"/>
              <w:rPr>
                <w:rFonts w:ascii="Times New Roman" w:hAnsi="Times New Roman"/>
                <w:sz w:val="18"/>
              </w:rPr>
            </w:pPr>
            <w:r>
              <w:rPr>
                <w:rFonts w:ascii="Times New Roman" w:hAnsi="Times New Roman"/>
                <w:sz w:val="18"/>
              </w:rPr>
              <w:t>字段大小(字节)</w:t>
            </w:r>
          </w:p>
        </w:tc>
      </w:tr>
      <w:tr w14:paraId="2517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4B4F987">
            <w:pPr>
              <w:pStyle w:val="125"/>
              <w:rPr>
                <w:rFonts w:ascii="Times New Roman" w:hAnsi="Times New Roman"/>
                <w:sz w:val="18"/>
              </w:rPr>
            </w:pPr>
            <w:r>
              <w:rPr>
                <w:rFonts w:ascii="Times New Roman" w:hAnsi="Times New Roman"/>
                <w:sz w:val="18"/>
              </w:rPr>
              <w:t>站点TEI</w:t>
            </w:r>
          </w:p>
        </w:tc>
        <w:tc>
          <w:tcPr>
            <w:tcW w:w="1985" w:type="dxa"/>
            <w:vAlign w:val="center"/>
          </w:tcPr>
          <w:p w14:paraId="16E06937">
            <w:pPr>
              <w:pStyle w:val="125"/>
              <w:rPr>
                <w:rFonts w:ascii="Times New Roman" w:hAnsi="Times New Roman"/>
                <w:sz w:val="18"/>
              </w:rPr>
            </w:pPr>
            <w:r>
              <w:rPr>
                <w:rFonts w:ascii="Times New Roman" w:hAnsi="Times New Roman"/>
                <w:sz w:val="18"/>
              </w:rPr>
              <w:t>0-1</w:t>
            </w:r>
          </w:p>
        </w:tc>
        <w:tc>
          <w:tcPr>
            <w:tcW w:w="1984" w:type="dxa"/>
            <w:vAlign w:val="center"/>
          </w:tcPr>
          <w:p w14:paraId="508813DC">
            <w:pPr>
              <w:pStyle w:val="125"/>
              <w:rPr>
                <w:rFonts w:ascii="Times New Roman" w:hAnsi="Times New Roman"/>
                <w:sz w:val="18"/>
              </w:rPr>
            </w:pPr>
            <w:r>
              <w:rPr>
                <w:rFonts w:ascii="Times New Roman" w:hAnsi="Times New Roman"/>
                <w:sz w:val="18"/>
              </w:rPr>
              <w:t>2</w:t>
            </w:r>
          </w:p>
        </w:tc>
      </w:tr>
      <w:tr w14:paraId="5D38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F196D7C">
            <w:pPr>
              <w:pStyle w:val="125"/>
              <w:rPr>
                <w:rFonts w:ascii="Times New Roman" w:hAnsi="Times New Roman"/>
                <w:sz w:val="18"/>
              </w:rPr>
            </w:pPr>
            <w:r>
              <w:rPr>
                <w:rFonts w:ascii="Times New Roman" w:hAnsi="Times New Roman"/>
                <w:sz w:val="18"/>
              </w:rPr>
              <w:t>原因</w:t>
            </w:r>
          </w:p>
        </w:tc>
        <w:tc>
          <w:tcPr>
            <w:tcW w:w="1985" w:type="dxa"/>
            <w:vAlign w:val="center"/>
          </w:tcPr>
          <w:p w14:paraId="49F7041D">
            <w:pPr>
              <w:pStyle w:val="125"/>
              <w:rPr>
                <w:rFonts w:ascii="Times New Roman" w:hAnsi="Times New Roman"/>
                <w:sz w:val="18"/>
              </w:rPr>
            </w:pPr>
            <w:r>
              <w:rPr>
                <w:rFonts w:ascii="Times New Roman" w:hAnsi="Times New Roman"/>
                <w:sz w:val="18"/>
              </w:rPr>
              <w:t>2-3</w:t>
            </w:r>
          </w:p>
        </w:tc>
        <w:tc>
          <w:tcPr>
            <w:tcW w:w="1984" w:type="dxa"/>
            <w:vAlign w:val="center"/>
          </w:tcPr>
          <w:p w14:paraId="704727E2">
            <w:pPr>
              <w:pStyle w:val="125"/>
              <w:rPr>
                <w:rFonts w:ascii="Times New Roman" w:hAnsi="Times New Roman"/>
                <w:sz w:val="18"/>
              </w:rPr>
            </w:pPr>
            <w:r>
              <w:rPr>
                <w:rFonts w:ascii="Times New Roman" w:hAnsi="Times New Roman"/>
                <w:sz w:val="18"/>
              </w:rPr>
              <w:t>2</w:t>
            </w:r>
          </w:p>
        </w:tc>
      </w:tr>
      <w:tr w14:paraId="1FF50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86FE574">
            <w:pPr>
              <w:pStyle w:val="125"/>
              <w:rPr>
                <w:rFonts w:ascii="Times New Roman" w:hAnsi="Times New Roman"/>
                <w:sz w:val="18"/>
              </w:rPr>
            </w:pPr>
            <w:r>
              <w:rPr>
                <w:rFonts w:ascii="Times New Roman" w:hAnsi="Times New Roman"/>
                <w:sz w:val="18"/>
              </w:rPr>
              <w:t>站点MAC地址</w:t>
            </w:r>
          </w:p>
        </w:tc>
        <w:tc>
          <w:tcPr>
            <w:tcW w:w="1985" w:type="dxa"/>
            <w:vAlign w:val="center"/>
          </w:tcPr>
          <w:p w14:paraId="41164033">
            <w:pPr>
              <w:pStyle w:val="125"/>
              <w:rPr>
                <w:rFonts w:ascii="Times New Roman" w:hAnsi="Times New Roman"/>
                <w:sz w:val="18"/>
              </w:rPr>
            </w:pPr>
            <w:r>
              <w:rPr>
                <w:rFonts w:ascii="Times New Roman" w:hAnsi="Times New Roman"/>
                <w:sz w:val="18"/>
              </w:rPr>
              <w:t>4-9</w:t>
            </w:r>
          </w:p>
        </w:tc>
        <w:tc>
          <w:tcPr>
            <w:tcW w:w="1984" w:type="dxa"/>
            <w:vAlign w:val="center"/>
          </w:tcPr>
          <w:p w14:paraId="42CB01FF">
            <w:pPr>
              <w:pStyle w:val="125"/>
              <w:rPr>
                <w:rFonts w:ascii="Times New Roman" w:hAnsi="Times New Roman"/>
                <w:sz w:val="18"/>
              </w:rPr>
            </w:pPr>
            <w:r>
              <w:rPr>
                <w:rFonts w:ascii="Times New Roman" w:hAnsi="Times New Roman"/>
                <w:sz w:val="18"/>
              </w:rPr>
              <w:t>6</w:t>
            </w:r>
          </w:p>
        </w:tc>
      </w:tr>
      <w:tr w14:paraId="6B3F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4D4B017">
            <w:pPr>
              <w:pStyle w:val="125"/>
              <w:rPr>
                <w:rFonts w:ascii="Times New Roman" w:hAnsi="Times New Roman"/>
                <w:sz w:val="18"/>
              </w:rPr>
            </w:pPr>
            <w:r>
              <w:rPr>
                <w:rFonts w:ascii="Times New Roman" w:hAnsi="Times New Roman"/>
                <w:sz w:val="18"/>
              </w:rPr>
              <w:t>代理TEI</w:t>
            </w:r>
          </w:p>
        </w:tc>
        <w:tc>
          <w:tcPr>
            <w:tcW w:w="1985" w:type="dxa"/>
            <w:vAlign w:val="center"/>
          </w:tcPr>
          <w:p w14:paraId="5A3BE8DB">
            <w:pPr>
              <w:pStyle w:val="125"/>
              <w:rPr>
                <w:rFonts w:ascii="Times New Roman" w:hAnsi="Times New Roman"/>
                <w:sz w:val="18"/>
              </w:rPr>
            </w:pPr>
            <w:r>
              <w:rPr>
                <w:rFonts w:ascii="Times New Roman" w:hAnsi="Times New Roman"/>
                <w:sz w:val="18"/>
              </w:rPr>
              <w:t>10-11</w:t>
            </w:r>
          </w:p>
        </w:tc>
        <w:tc>
          <w:tcPr>
            <w:tcW w:w="1984" w:type="dxa"/>
            <w:vAlign w:val="center"/>
          </w:tcPr>
          <w:p w14:paraId="0A91A782">
            <w:pPr>
              <w:pStyle w:val="125"/>
              <w:rPr>
                <w:rFonts w:ascii="Times New Roman" w:hAnsi="Times New Roman"/>
                <w:sz w:val="18"/>
              </w:rPr>
            </w:pPr>
            <w:r>
              <w:rPr>
                <w:rFonts w:ascii="Times New Roman" w:hAnsi="Times New Roman"/>
                <w:sz w:val="18"/>
              </w:rPr>
              <w:t>2</w:t>
            </w:r>
          </w:p>
        </w:tc>
      </w:tr>
      <w:tr w14:paraId="3864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459F45D">
            <w:pPr>
              <w:pStyle w:val="125"/>
              <w:rPr>
                <w:rFonts w:ascii="Times New Roman" w:hAnsi="Times New Roman"/>
                <w:sz w:val="18"/>
              </w:rPr>
            </w:pPr>
            <w:r>
              <w:rPr>
                <w:rFonts w:ascii="Times New Roman" w:hAnsi="Times New Roman"/>
                <w:sz w:val="18"/>
              </w:rPr>
              <w:t>保留</w:t>
            </w:r>
          </w:p>
        </w:tc>
        <w:tc>
          <w:tcPr>
            <w:tcW w:w="1985" w:type="dxa"/>
            <w:vAlign w:val="center"/>
          </w:tcPr>
          <w:p w14:paraId="013FBC6C">
            <w:pPr>
              <w:pStyle w:val="125"/>
              <w:rPr>
                <w:rFonts w:ascii="Times New Roman" w:hAnsi="Times New Roman"/>
                <w:sz w:val="18"/>
              </w:rPr>
            </w:pPr>
            <w:r>
              <w:rPr>
                <w:rFonts w:ascii="Times New Roman" w:hAnsi="Times New Roman"/>
                <w:sz w:val="18"/>
              </w:rPr>
              <w:t>12-19</w:t>
            </w:r>
          </w:p>
        </w:tc>
        <w:tc>
          <w:tcPr>
            <w:tcW w:w="1984" w:type="dxa"/>
            <w:vAlign w:val="center"/>
          </w:tcPr>
          <w:p w14:paraId="3DB4EBE0">
            <w:pPr>
              <w:pStyle w:val="125"/>
              <w:rPr>
                <w:rFonts w:ascii="Times New Roman" w:hAnsi="Times New Roman"/>
                <w:sz w:val="18"/>
              </w:rPr>
            </w:pPr>
            <w:r>
              <w:rPr>
                <w:rFonts w:ascii="Times New Roman" w:hAnsi="Times New Roman"/>
                <w:sz w:val="18"/>
              </w:rPr>
              <w:t>8</w:t>
            </w:r>
          </w:p>
        </w:tc>
      </w:tr>
    </w:tbl>
    <w:p w14:paraId="6748F341">
      <w:pPr>
        <w:pStyle w:val="67"/>
      </w:pPr>
      <w:bookmarkStart w:id="2137" w:name="_Toc403570294"/>
      <w:bookmarkStart w:id="2138" w:name="_Toc13203"/>
      <w:bookmarkStart w:id="2139" w:name="_Toc25501"/>
      <w:bookmarkStart w:id="2140" w:name="_Toc397528900"/>
      <w:bookmarkStart w:id="2141" w:name="_Toc11475"/>
      <w:bookmarkStart w:id="2142" w:name="_Toc397529568"/>
      <w:bookmarkStart w:id="2143" w:name="_Toc408859889"/>
      <w:bookmarkStart w:id="2144" w:name="_Toc399229002"/>
      <w:r>
        <w:t>站点TEI</w:t>
      </w:r>
      <w:bookmarkEnd w:id="2137"/>
      <w:bookmarkEnd w:id="2138"/>
      <w:bookmarkEnd w:id="2139"/>
      <w:bookmarkEnd w:id="2140"/>
      <w:bookmarkEnd w:id="2141"/>
      <w:bookmarkEnd w:id="2142"/>
      <w:bookmarkEnd w:id="2143"/>
      <w:bookmarkEnd w:id="2144"/>
    </w:p>
    <w:p w14:paraId="5B8C8D52">
      <w:pPr>
        <w:pStyle w:val="50"/>
      </w:pPr>
      <w:r>
        <w:t>表示离线站点的设备标识。对于需要离线的站点，CCO会发送离线指示报文通知。</w:t>
      </w:r>
    </w:p>
    <w:p w14:paraId="433D0909">
      <w:pPr>
        <w:pStyle w:val="67"/>
      </w:pPr>
      <w:bookmarkStart w:id="2145" w:name="_Toc408859890"/>
      <w:bookmarkStart w:id="2146" w:name="_Toc399229003"/>
      <w:bookmarkStart w:id="2147" w:name="_Toc14230"/>
      <w:bookmarkStart w:id="2148" w:name="_Toc3169"/>
      <w:bookmarkStart w:id="2149" w:name="_Toc27804"/>
      <w:bookmarkStart w:id="2150" w:name="_Toc397528901"/>
      <w:bookmarkStart w:id="2151" w:name="_Toc403570295"/>
      <w:bookmarkStart w:id="2152" w:name="_Toc397529569"/>
      <w:r>
        <w:t>原因</w:t>
      </w:r>
      <w:bookmarkEnd w:id="2145"/>
      <w:bookmarkEnd w:id="2146"/>
      <w:bookmarkEnd w:id="2147"/>
      <w:bookmarkEnd w:id="2148"/>
      <w:bookmarkEnd w:id="2149"/>
      <w:bookmarkEnd w:id="2150"/>
      <w:bookmarkEnd w:id="2151"/>
      <w:bookmarkEnd w:id="2152"/>
    </w:p>
    <w:p w14:paraId="76FC8688">
      <w:pPr>
        <w:pStyle w:val="50"/>
      </w:pPr>
      <w:r>
        <w:t>表示离线原因，CCO告知的离线原因，定义如</w:t>
      </w:r>
      <w:r>
        <w:fldChar w:fldCharType="begin"/>
      </w:r>
      <w:r>
        <w:instrText xml:space="preserve"> REF _Ref56773253 \h  \* MERGEFORMAT </w:instrText>
      </w:r>
      <w:r>
        <w:fldChar w:fldCharType="separate"/>
      </w:r>
      <w:r>
        <w:t>表 114</w:t>
      </w:r>
      <w:r>
        <w:fldChar w:fldCharType="end"/>
      </w:r>
      <w:r>
        <w:t>所示。</w:t>
      </w:r>
    </w:p>
    <w:p w14:paraId="3189B567">
      <w:pPr>
        <w:pStyle w:val="10"/>
      </w:pPr>
      <w:bookmarkStart w:id="2153" w:name="_Ref56773253"/>
      <w:bookmarkStart w:id="2154" w:name="_Toc399757660"/>
      <w:bookmarkStart w:id="2155" w:name="_Ref398998741"/>
      <w:bookmarkStart w:id="2156" w:name="_Toc402983224"/>
      <w:bookmarkStart w:id="2157" w:name="_Toc399229434"/>
      <w:bookmarkStart w:id="2158" w:name="_Toc397529888"/>
      <w:bookmarkStart w:id="2159" w:name="_Toc402984156"/>
      <w:bookmarkStart w:id="2160" w:name="_Toc399259630"/>
      <w:bookmarkStart w:id="2161" w:name="_Toc397529220"/>
      <w:bookmarkStart w:id="2162" w:name="_Toc402983690"/>
      <w:bookmarkStart w:id="2163" w:name="_Toc402540142"/>
      <w:bookmarkStart w:id="2164" w:name="_Toc405022552"/>
      <w:bookmarkStart w:id="2165" w:name="_Toc405476974"/>
      <w:bookmarkStart w:id="2166" w:name="_Toc403570667"/>
      <w:bookmarkStart w:id="2167" w:name="_Toc408860249"/>
      <w:r>
        <w:t xml:space="preserve">表 </w:t>
      </w:r>
      <w:r>
        <w:fldChar w:fldCharType="begin"/>
      </w:r>
      <w:r>
        <w:instrText xml:space="preserve"> SEQ 表 \* ARABIC </w:instrText>
      </w:r>
      <w:r>
        <w:fldChar w:fldCharType="separate"/>
      </w:r>
      <w:r>
        <w:t>114</w:t>
      </w:r>
      <w:r>
        <w:fldChar w:fldCharType="end"/>
      </w:r>
      <w:bookmarkEnd w:id="2153"/>
      <w:r>
        <w:t xml:space="preserve"> 原因</w:t>
      </w:r>
      <w:bookmarkEnd w:id="2154"/>
      <w:bookmarkEnd w:id="2155"/>
      <w:bookmarkEnd w:id="2156"/>
      <w:bookmarkEnd w:id="2157"/>
      <w:bookmarkEnd w:id="2158"/>
      <w:bookmarkEnd w:id="2159"/>
      <w:bookmarkEnd w:id="2160"/>
      <w:bookmarkEnd w:id="2161"/>
      <w:bookmarkEnd w:id="2162"/>
      <w:bookmarkEnd w:id="2163"/>
      <w:r>
        <w:t>字段</w:t>
      </w:r>
      <w:bookmarkEnd w:id="2164"/>
      <w:bookmarkEnd w:id="2165"/>
      <w:bookmarkEnd w:id="2166"/>
      <w:bookmarkEnd w:id="216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93"/>
        <w:gridCol w:w="6529"/>
      </w:tblGrid>
      <w:tr w14:paraId="1A49A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vAlign w:val="center"/>
          </w:tcPr>
          <w:p w14:paraId="408FEA0E">
            <w:pPr>
              <w:pStyle w:val="125"/>
              <w:rPr>
                <w:rFonts w:ascii="Times New Roman" w:hAnsi="Times New Roman"/>
                <w:sz w:val="18"/>
              </w:rPr>
            </w:pPr>
            <w:r>
              <w:rPr>
                <w:rFonts w:ascii="Times New Roman" w:hAnsi="Times New Roman"/>
                <w:sz w:val="18"/>
              </w:rPr>
              <w:t>值</w:t>
            </w:r>
          </w:p>
        </w:tc>
        <w:tc>
          <w:tcPr>
            <w:tcW w:w="6529" w:type="dxa"/>
            <w:vAlign w:val="center"/>
          </w:tcPr>
          <w:p w14:paraId="4F643BB6">
            <w:pPr>
              <w:pStyle w:val="125"/>
              <w:rPr>
                <w:rFonts w:ascii="Times New Roman" w:hAnsi="Times New Roman"/>
                <w:sz w:val="18"/>
              </w:rPr>
            </w:pPr>
            <w:r>
              <w:rPr>
                <w:rFonts w:ascii="Times New Roman" w:hAnsi="Times New Roman"/>
                <w:sz w:val="18"/>
              </w:rPr>
              <w:t>定义</w:t>
            </w:r>
          </w:p>
        </w:tc>
      </w:tr>
      <w:tr w14:paraId="2733F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vAlign w:val="center"/>
          </w:tcPr>
          <w:p w14:paraId="1C4306C5">
            <w:pPr>
              <w:pStyle w:val="125"/>
              <w:rPr>
                <w:rFonts w:ascii="Times New Roman" w:hAnsi="Times New Roman"/>
                <w:sz w:val="18"/>
              </w:rPr>
            </w:pPr>
            <w:r>
              <w:rPr>
                <w:rFonts w:ascii="Times New Roman" w:hAnsi="Times New Roman"/>
                <w:sz w:val="18"/>
              </w:rPr>
              <w:t>0x0</w:t>
            </w:r>
          </w:p>
        </w:tc>
        <w:tc>
          <w:tcPr>
            <w:tcW w:w="6529" w:type="dxa"/>
            <w:vAlign w:val="center"/>
          </w:tcPr>
          <w:p w14:paraId="6AFC19E3">
            <w:pPr>
              <w:pStyle w:val="125"/>
              <w:rPr>
                <w:rFonts w:ascii="Times New Roman" w:hAnsi="Times New Roman"/>
                <w:sz w:val="18"/>
              </w:rPr>
            </w:pPr>
            <w:r>
              <w:rPr>
                <w:rFonts w:ascii="Times New Roman" w:hAnsi="Times New Roman"/>
                <w:sz w:val="18"/>
              </w:rPr>
              <w:t>CCO判定站点未入网，但是接收到来自站点的除关联请求之外的报文。</w:t>
            </w:r>
          </w:p>
        </w:tc>
      </w:tr>
      <w:tr w14:paraId="7E3F5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vAlign w:val="center"/>
          </w:tcPr>
          <w:p w14:paraId="0C5DD9ED">
            <w:pPr>
              <w:pStyle w:val="125"/>
              <w:rPr>
                <w:rFonts w:ascii="Times New Roman" w:hAnsi="Times New Roman"/>
                <w:sz w:val="18"/>
              </w:rPr>
            </w:pPr>
            <w:r>
              <w:rPr>
                <w:rFonts w:ascii="Times New Roman" w:hAnsi="Times New Roman"/>
                <w:sz w:val="18"/>
              </w:rPr>
              <w:t>0x1</w:t>
            </w:r>
          </w:p>
        </w:tc>
        <w:tc>
          <w:tcPr>
            <w:tcW w:w="6529" w:type="dxa"/>
            <w:vAlign w:val="center"/>
          </w:tcPr>
          <w:p w14:paraId="00087C3B">
            <w:pPr>
              <w:pStyle w:val="125"/>
              <w:rPr>
                <w:rFonts w:ascii="Times New Roman" w:hAnsi="Times New Roman"/>
                <w:sz w:val="18"/>
              </w:rPr>
            </w:pPr>
            <w:r>
              <w:rPr>
                <w:rFonts w:ascii="Times New Roman" w:hAnsi="Times New Roman"/>
                <w:sz w:val="18"/>
              </w:rPr>
              <w:t>保留。</w:t>
            </w:r>
          </w:p>
        </w:tc>
      </w:tr>
      <w:tr w14:paraId="16F62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vAlign w:val="center"/>
          </w:tcPr>
          <w:p w14:paraId="0E28EB7A">
            <w:pPr>
              <w:pStyle w:val="125"/>
              <w:rPr>
                <w:rFonts w:ascii="Times New Roman" w:hAnsi="Times New Roman"/>
                <w:sz w:val="18"/>
              </w:rPr>
            </w:pPr>
            <w:r>
              <w:rPr>
                <w:rFonts w:ascii="Times New Roman" w:hAnsi="Times New Roman"/>
                <w:sz w:val="18"/>
              </w:rPr>
              <w:t>0x2</w:t>
            </w:r>
          </w:p>
        </w:tc>
        <w:tc>
          <w:tcPr>
            <w:tcW w:w="6529" w:type="dxa"/>
            <w:vAlign w:val="center"/>
          </w:tcPr>
          <w:p w14:paraId="0AA4C7E5">
            <w:pPr>
              <w:pStyle w:val="125"/>
              <w:rPr>
                <w:rFonts w:ascii="Times New Roman" w:hAnsi="Times New Roman"/>
                <w:sz w:val="18"/>
              </w:rPr>
            </w:pPr>
            <w:r>
              <w:rPr>
                <w:rFonts w:ascii="Times New Roman" w:hAnsi="Times New Roman"/>
                <w:sz w:val="18"/>
              </w:rPr>
              <w:t>CCO判断网络拓扑的层级超过上限。</w:t>
            </w:r>
          </w:p>
        </w:tc>
      </w:tr>
      <w:tr w14:paraId="1096C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vAlign w:val="center"/>
          </w:tcPr>
          <w:p w14:paraId="26F22BEC">
            <w:pPr>
              <w:pStyle w:val="125"/>
              <w:rPr>
                <w:rFonts w:ascii="Times New Roman" w:hAnsi="Times New Roman"/>
                <w:sz w:val="18"/>
              </w:rPr>
            </w:pPr>
            <w:r>
              <w:rPr>
                <w:rFonts w:ascii="Times New Roman" w:hAnsi="Times New Roman"/>
                <w:sz w:val="18"/>
              </w:rPr>
              <w:t>0x4</w:t>
            </w:r>
          </w:p>
        </w:tc>
        <w:tc>
          <w:tcPr>
            <w:tcW w:w="6529" w:type="dxa"/>
            <w:vAlign w:val="center"/>
          </w:tcPr>
          <w:p w14:paraId="7C102A98">
            <w:pPr>
              <w:pStyle w:val="125"/>
              <w:rPr>
                <w:rFonts w:ascii="Times New Roman" w:hAnsi="Times New Roman"/>
                <w:sz w:val="18"/>
              </w:rPr>
            </w:pPr>
            <w:r>
              <w:rPr>
                <w:rFonts w:ascii="Times New Roman" w:hAnsi="Times New Roman"/>
                <w:sz w:val="18"/>
              </w:rPr>
              <w:t>CCO通知站点立即离线</w:t>
            </w:r>
          </w:p>
        </w:tc>
      </w:tr>
      <w:tr w14:paraId="1A020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Pr>
          <w:p w14:paraId="5B8B25FF">
            <w:pPr>
              <w:pStyle w:val="125"/>
              <w:rPr>
                <w:rFonts w:ascii="Times New Roman" w:hAnsi="Times New Roman"/>
                <w:sz w:val="18"/>
              </w:rPr>
            </w:pPr>
            <w:bookmarkStart w:id="2168" w:name="_Toc397529570"/>
            <w:bookmarkStart w:id="2169" w:name="_Toc397528902"/>
            <w:bookmarkStart w:id="2170" w:name="_Toc403570296"/>
            <w:bookmarkStart w:id="2171" w:name="_Toc399229004"/>
            <w:bookmarkStart w:id="2172" w:name="_Toc408859891"/>
            <w:r>
              <w:rPr>
                <w:rFonts w:hint="eastAsia" w:ascii="Times New Roman" w:hAnsi="Times New Roman"/>
                <w:sz w:val="18"/>
              </w:rPr>
              <w:t>0x5</w:t>
            </w:r>
          </w:p>
        </w:tc>
        <w:tc>
          <w:tcPr>
            <w:tcW w:w="6529" w:type="dxa"/>
            <w:tcBorders>
              <w:top w:val="single" w:color="000000" w:sz="4" w:space="0"/>
              <w:left w:val="single" w:color="000000" w:sz="4" w:space="0"/>
              <w:bottom w:val="single" w:color="000000" w:sz="4" w:space="0"/>
              <w:right w:val="single" w:color="000000" w:sz="4" w:space="0"/>
            </w:tcBorders>
          </w:tcPr>
          <w:p w14:paraId="56FCBD23">
            <w:pPr>
              <w:pStyle w:val="125"/>
              <w:rPr>
                <w:rFonts w:ascii="Times New Roman" w:hAnsi="Times New Roman"/>
                <w:sz w:val="18"/>
              </w:rPr>
            </w:pPr>
            <w:r>
              <w:rPr>
                <w:rFonts w:hint="eastAsia" w:ascii="Times New Roman" w:hAnsi="Times New Roman"/>
                <w:sz w:val="18"/>
              </w:rPr>
              <w:t>第三方设备认证失败，收到该离线指示后，站点6</w:t>
            </w:r>
            <w:r>
              <w:rPr>
                <w:rFonts w:ascii="Times New Roman" w:hAnsi="Times New Roman"/>
                <w:sz w:val="18"/>
              </w:rPr>
              <w:t>0分钟内</w:t>
            </w:r>
            <w:r>
              <w:rPr>
                <w:rFonts w:hint="eastAsia" w:ascii="Times New Roman" w:hAnsi="Times New Roman"/>
                <w:sz w:val="18"/>
              </w:rPr>
              <w:t>，</w:t>
            </w:r>
            <w:r>
              <w:rPr>
                <w:rFonts w:ascii="Times New Roman" w:hAnsi="Times New Roman"/>
                <w:sz w:val="18"/>
              </w:rPr>
              <w:t>不应再请求该网络</w:t>
            </w:r>
          </w:p>
        </w:tc>
      </w:tr>
      <w:tr w14:paraId="285E7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Pr>
          <w:p w14:paraId="0501E109">
            <w:pPr>
              <w:pStyle w:val="125"/>
              <w:rPr>
                <w:rFonts w:ascii="Times New Roman" w:hAnsi="Times New Roman"/>
                <w:sz w:val="18"/>
              </w:rPr>
            </w:pPr>
            <w:r>
              <w:rPr>
                <w:rFonts w:hint="eastAsia" w:ascii="Times New Roman" w:hAnsi="Times New Roman"/>
                <w:sz w:val="18"/>
              </w:rPr>
              <w:t>0x6</w:t>
            </w:r>
          </w:p>
        </w:tc>
        <w:tc>
          <w:tcPr>
            <w:tcW w:w="6529" w:type="dxa"/>
            <w:tcBorders>
              <w:top w:val="single" w:color="000000" w:sz="4" w:space="0"/>
              <w:left w:val="single" w:color="000000" w:sz="4" w:space="0"/>
              <w:bottom w:val="single" w:color="000000" w:sz="4" w:space="0"/>
              <w:right w:val="single" w:color="000000" w:sz="4" w:space="0"/>
            </w:tcBorders>
          </w:tcPr>
          <w:p w14:paraId="31C565E0">
            <w:pPr>
              <w:pStyle w:val="125"/>
              <w:rPr>
                <w:rFonts w:ascii="Times New Roman" w:hAnsi="Times New Roman"/>
                <w:sz w:val="18"/>
              </w:rPr>
            </w:pPr>
            <w:r>
              <w:rPr>
                <w:rFonts w:hint="eastAsia" w:ascii="Times New Roman" w:hAnsi="Times New Roman"/>
                <w:sz w:val="18"/>
              </w:rPr>
              <w:t>第三方设备认证超时</w:t>
            </w:r>
          </w:p>
        </w:tc>
      </w:tr>
      <w:tr w14:paraId="0605C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vAlign w:val="center"/>
          </w:tcPr>
          <w:p w14:paraId="34541150">
            <w:pPr>
              <w:pStyle w:val="125"/>
              <w:rPr>
                <w:rFonts w:ascii="Times New Roman" w:hAnsi="Times New Roman"/>
                <w:sz w:val="18"/>
              </w:rPr>
            </w:pPr>
            <w:r>
              <w:rPr>
                <w:rFonts w:ascii="Times New Roman" w:hAnsi="Times New Roman"/>
                <w:sz w:val="18"/>
              </w:rPr>
              <w:t>其他</w:t>
            </w:r>
          </w:p>
        </w:tc>
        <w:tc>
          <w:tcPr>
            <w:tcW w:w="6529" w:type="dxa"/>
            <w:tcBorders>
              <w:top w:val="single" w:color="000000" w:sz="4" w:space="0"/>
              <w:left w:val="single" w:color="000000" w:sz="4" w:space="0"/>
              <w:bottom w:val="single" w:color="000000" w:sz="4" w:space="0"/>
              <w:right w:val="single" w:color="000000" w:sz="4" w:space="0"/>
            </w:tcBorders>
            <w:vAlign w:val="center"/>
          </w:tcPr>
          <w:p w14:paraId="41B4AFD3">
            <w:pPr>
              <w:pStyle w:val="125"/>
              <w:rPr>
                <w:rFonts w:ascii="Times New Roman" w:hAnsi="Times New Roman"/>
                <w:sz w:val="18"/>
              </w:rPr>
            </w:pPr>
            <w:r>
              <w:rPr>
                <w:rFonts w:ascii="Times New Roman" w:hAnsi="Times New Roman"/>
                <w:sz w:val="18"/>
              </w:rPr>
              <w:t>保留</w:t>
            </w:r>
          </w:p>
        </w:tc>
      </w:tr>
    </w:tbl>
    <w:p w14:paraId="3884B1CB">
      <w:pPr>
        <w:pStyle w:val="50"/>
      </w:pPr>
      <w:r>
        <w:rPr>
          <w:rFonts w:hint="eastAsia"/>
        </w:rPr>
        <w:t>*第三方设备：非电网统一管理，统一制定形式规范、技术要求的第三方设备。</w:t>
      </w:r>
    </w:p>
    <w:p w14:paraId="4DEC28D7">
      <w:pPr>
        <w:pStyle w:val="67"/>
      </w:pPr>
      <w:bookmarkStart w:id="2173" w:name="_Toc13277"/>
      <w:bookmarkStart w:id="2174" w:name="_Toc25090"/>
      <w:bookmarkStart w:id="2175" w:name="_Toc20619"/>
      <w:r>
        <w:t>站点MAC</w:t>
      </w:r>
      <w:bookmarkEnd w:id="2168"/>
      <w:bookmarkEnd w:id="2169"/>
      <w:r>
        <w:t>地址</w:t>
      </w:r>
      <w:bookmarkEnd w:id="2170"/>
      <w:bookmarkEnd w:id="2171"/>
      <w:bookmarkEnd w:id="2172"/>
      <w:bookmarkEnd w:id="2173"/>
      <w:bookmarkEnd w:id="2174"/>
      <w:bookmarkEnd w:id="2175"/>
    </w:p>
    <w:p w14:paraId="00636323">
      <w:pPr>
        <w:pStyle w:val="50"/>
      </w:pPr>
      <w:r>
        <w:t>表示需要离线的站点的MAC地址。</w:t>
      </w:r>
    </w:p>
    <w:p w14:paraId="65496FC7">
      <w:pPr>
        <w:pStyle w:val="67"/>
      </w:pPr>
      <w:bookmarkStart w:id="2176" w:name="_Toc397529571"/>
      <w:bookmarkStart w:id="2177" w:name="_Toc403570297"/>
      <w:bookmarkStart w:id="2178" w:name="_Toc397528903"/>
      <w:bookmarkStart w:id="2179" w:name="_Toc17346"/>
      <w:bookmarkStart w:id="2180" w:name="_Toc1061"/>
      <w:bookmarkStart w:id="2181" w:name="_Toc399229005"/>
      <w:bookmarkStart w:id="2182" w:name="_Toc1407"/>
      <w:bookmarkStart w:id="2183" w:name="_Toc408859892"/>
      <w:r>
        <w:t>代理TEI</w:t>
      </w:r>
      <w:bookmarkEnd w:id="2176"/>
      <w:bookmarkEnd w:id="2177"/>
      <w:bookmarkEnd w:id="2178"/>
      <w:bookmarkEnd w:id="2179"/>
      <w:bookmarkEnd w:id="2180"/>
      <w:bookmarkEnd w:id="2181"/>
      <w:bookmarkEnd w:id="2182"/>
      <w:bookmarkEnd w:id="2183"/>
    </w:p>
    <w:p w14:paraId="22DD0060">
      <w:pPr>
        <w:pStyle w:val="50"/>
      </w:pPr>
      <w:r>
        <w:t>表示需要离线站点的代理站点的TEI。</w:t>
      </w:r>
    </w:p>
    <w:p w14:paraId="17D6C928">
      <w:pPr>
        <w:pStyle w:val="57"/>
        <w:ind w:left="420" w:hanging="420"/>
      </w:pPr>
      <w:bookmarkStart w:id="2184" w:name="_Toc400798951"/>
      <w:bookmarkStart w:id="2185" w:name="_Toc402983407"/>
      <w:bookmarkStart w:id="2186" w:name="_Toc389724838"/>
      <w:bookmarkStart w:id="2187" w:name="_Toc408859893"/>
      <w:bookmarkStart w:id="2188" w:name="_Toc403585344"/>
      <w:bookmarkStart w:id="2189" w:name="_Toc27175"/>
      <w:bookmarkStart w:id="2190" w:name="_Toc439785773"/>
      <w:bookmarkStart w:id="2191" w:name="_Toc399229006"/>
      <w:bookmarkStart w:id="2192" w:name="_Toc402982941"/>
      <w:bookmarkStart w:id="2193" w:name="_Toc32244"/>
      <w:bookmarkStart w:id="2194" w:name="_Toc397529572"/>
      <w:bookmarkStart w:id="2195" w:name="_Toc399259281"/>
      <w:bookmarkStart w:id="2196" w:name="_Toc402983873"/>
      <w:bookmarkStart w:id="2197" w:name="_Toc403570298"/>
      <w:bookmarkStart w:id="2198" w:name="_Toc399757323"/>
      <w:bookmarkStart w:id="2199" w:name="_Toc397528904"/>
      <w:bookmarkStart w:id="2200" w:name="_Toc26007"/>
      <w:bookmarkStart w:id="2201" w:name="_Toc405476686"/>
      <w:r>
        <w:t>延迟离线指示报文</w:t>
      </w:r>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p>
    <w:p w14:paraId="265A8A28">
      <w:pPr>
        <w:pStyle w:val="50"/>
      </w:pPr>
      <w:r>
        <w:t>延迟离线指示报文（MMeDelayLeaveInd）格式的定义如</w:t>
      </w:r>
      <w:r>
        <w:fldChar w:fldCharType="begin"/>
      </w:r>
      <w:r>
        <w:instrText xml:space="preserve"> REF _Ref56773673 \h  \* MERGEFORMAT </w:instrText>
      </w:r>
      <w:r>
        <w:fldChar w:fldCharType="separate"/>
      </w:r>
      <w:r>
        <w:t>表 115</w:t>
      </w:r>
      <w:r>
        <w:fldChar w:fldCharType="end"/>
      </w:r>
      <w:r>
        <w:t>所示。</w:t>
      </w:r>
    </w:p>
    <w:p w14:paraId="25EB645D">
      <w:pPr>
        <w:pStyle w:val="10"/>
      </w:pPr>
      <w:bookmarkStart w:id="2202" w:name="_Ref56773673"/>
      <w:bookmarkStart w:id="2203" w:name="_Toc403570668"/>
      <w:bookmarkStart w:id="2204" w:name="_Ref398998757"/>
      <w:bookmarkStart w:id="2205" w:name="_Toc405476975"/>
      <w:bookmarkStart w:id="2206" w:name="_Toc397529221"/>
      <w:bookmarkStart w:id="2207" w:name="_Toc399229435"/>
      <w:bookmarkStart w:id="2208" w:name="_Toc399259631"/>
      <w:bookmarkStart w:id="2209" w:name="_Toc405022553"/>
      <w:bookmarkStart w:id="2210" w:name="_Toc397529889"/>
      <w:bookmarkStart w:id="2211" w:name="_Toc402983691"/>
      <w:bookmarkStart w:id="2212" w:name="_Toc402540143"/>
      <w:bookmarkStart w:id="2213" w:name="_Toc402984157"/>
      <w:bookmarkStart w:id="2214" w:name="_Toc399757661"/>
      <w:bookmarkStart w:id="2215" w:name="_Toc408860250"/>
      <w:bookmarkStart w:id="2216" w:name="_Toc402983225"/>
      <w:r>
        <w:t xml:space="preserve">表 </w:t>
      </w:r>
      <w:r>
        <w:fldChar w:fldCharType="begin"/>
      </w:r>
      <w:r>
        <w:instrText xml:space="preserve"> SEQ 表 \* ARABIC </w:instrText>
      </w:r>
      <w:r>
        <w:fldChar w:fldCharType="separate"/>
      </w:r>
      <w:r>
        <w:t>115</w:t>
      </w:r>
      <w:r>
        <w:fldChar w:fldCharType="end"/>
      </w:r>
      <w:bookmarkEnd w:id="2202"/>
      <w:r>
        <w:rPr>
          <w:rFonts w:hint="eastAsia"/>
        </w:rPr>
        <w:t xml:space="preserve"> </w:t>
      </w:r>
      <w:r>
        <w:t>延迟离线支持报文格式</w:t>
      </w:r>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126"/>
      </w:tblGrid>
      <w:tr w14:paraId="5F49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28D792F">
            <w:pPr>
              <w:pStyle w:val="125"/>
              <w:rPr>
                <w:rFonts w:ascii="Times New Roman" w:hAnsi="Times New Roman"/>
                <w:sz w:val="18"/>
              </w:rPr>
            </w:pPr>
            <w:r>
              <w:rPr>
                <w:rFonts w:ascii="Times New Roman" w:hAnsi="Times New Roman"/>
                <w:sz w:val="18"/>
              </w:rPr>
              <w:t>字段</w:t>
            </w:r>
          </w:p>
        </w:tc>
        <w:tc>
          <w:tcPr>
            <w:tcW w:w="2126" w:type="dxa"/>
            <w:vAlign w:val="center"/>
          </w:tcPr>
          <w:p w14:paraId="7CA5F804">
            <w:pPr>
              <w:pStyle w:val="125"/>
              <w:rPr>
                <w:rFonts w:ascii="Times New Roman" w:hAnsi="Times New Roman"/>
                <w:sz w:val="18"/>
              </w:rPr>
            </w:pPr>
            <w:r>
              <w:rPr>
                <w:rFonts w:ascii="Times New Roman" w:hAnsi="Times New Roman"/>
                <w:sz w:val="18"/>
              </w:rPr>
              <w:t>字段大小(字节)</w:t>
            </w:r>
          </w:p>
        </w:tc>
      </w:tr>
      <w:tr w14:paraId="40C2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0CB7247">
            <w:pPr>
              <w:pStyle w:val="125"/>
              <w:rPr>
                <w:rFonts w:ascii="Times New Roman" w:hAnsi="Times New Roman"/>
                <w:sz w:val="18"/>
              </w:rPr>
            </w:pPr>
            <w:r>
              <w:rPr>
                <w:rFonts w:ascii="Times New Roman" w:hAnsi="Times New Roman"/>
                <w:sz w:val="18"/>
              </w:rPr>
              <w:t>原因</w:t>
            </w:r>
          </w:p>
        </w:tc>
        <w:tc>
          <w:tcPr>
            <w:tcW w:w="2126" w:type="dxa"/>
            <w:vAlign w:val="center"/>
          </w:tcPr>
          <w:p w14:paraId="2499ED54">
            <w:pPr>
              <w:pStyle w:val="125"/>
              <w:rPr>
                <w:rFonts w:ascii="Times New Roman" w:hAnsi="Times New Roman"/>
                <w:sz w:val="18"/>
              </w:rPr>
            </w:pPr>
            <w:r>
              <w:rPr>
                <w:rFonts w:ascii="Times New Roman" w:hAnsi="Times New Roman"/>
                <w:sz w:val="18"/>
              </w:rPr>
              <w:t>2</w:t>
            </w:r>
          </w:p>
        </w:tc>
      </w:tr>
      <w:tr w14:paraId="311E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13772FA">
            <w:pPr>
              <w:pStyle w:val="125"/>
              <w:rPr>
                <w:rFonts w:ascii="Times New Roman" w:hAnsi="Times New Roman"/>
                <w:sz w:val="18"/>
              </w:rPr>
            </w:pPr>
            <w:r>
              <w:rPr>
                <w:rFonts w:ascii="Times New Roman" w:hAnsi="Times New Roman"/>
                <w:sz w:val="18"/>
              </w:rPr>
              <w:t>站点总数</w:t>
            </w:r>
          </w:p>
        </w:tc>
        <w:tc>
          <w:tcPr>
            <w:tcW w:w="2126" w:type="dxa"/>
            <w:vAlign w:val="center"/>
          </w:tcPr>
          <w:p w14:paraId="4EFE6566">
            <w:pPr>
              <w:pStyle w:val="125"/>
              <w:rPr>
                <w:rFonts w:ascii="Times New Roman" w:hAnsi="Times New Roman"/>
                <w:sz w:val="18"/>
              </w:rPr>
            </w:pPr>
            <w:r>
              <w:rPr>
                <w:rFonts w:ascii="Times New Roman" w:hAnsi="Times New Roman"/>
                <w:sz w:val="18"/>
              </w:rPr>
              <w:t>2</w:t>
            </w:r>
          </w:p>
        </w:tc>
      </w:tr>
      <w:tr w14:paraId="22F70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F8F38D9">
            <w:pPr>
              <w:pStyle w:val="125"/>
              <w:rPr>
                <w:rFonts w:ascii="Times New Roman" w:hAnsi="Times New Roman"/>
                <w:sz w:val="18"/>
              </w:rPr>
            </w:pPr>
            <w:r>
              <w:rPr>
                <w:rFonts w:ascii="Times New Roman" w:hAnsi="Times New Roman"/>
                <w:sz w:val="18"/>
              </w:rPr>
              <w:t>延迟时间</w:t>
            </w:r>
          </w:p>
        </w:tc>
        <w:tc>
          <w:tcPr>
            <w:tcW w:w="2126" w:type="dxa"/>
            <w:vAlign w:val="center"/>
          </w:tcPr>
          <w:p w14:paraId="51F82052">
            <w:pPr>
              <w:pStyle w:val="125"/>
              <w:rPr>
                <w:rFonts w:ascii="Times New Roman" w:hAnsi="Times New Roman"/>
                <w:sz w:val="18"/>
              </w:rPr>
            </w:pPr>
            <w:r>
              <w:rPr>
                <w:rFonts w:ascii="Times New Roman" w:hAnsi="Times New Roman"/>
                <w:sz w:val="18"/>
              </w:rPr>
              <w:t>2</w:t>
            </w:r>
          </w:p>
        </w:tc>
      </w:tr>
      <w:tr w14:paraId="7350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09DE31">
            <w:pPr>
              <w:pStyle w:val="125"/>
              <w:rPr>
                <w:rFonts w:ascii="Times New Roman" w:hAnsi="Times New Roman"/>
                <w:sz w:val="18"/>
              </w:rPr>
            </w:pPr>
            <w:r>
              <w:rPr>
                <w:rFonts w:ascii="Times New Roman" w:hAnsi="Times New Roman"/>
                <w:sz w:val="18"/>
              </w:rPr>
              <w:t>保留</w:t>
            </w:r>
          </w:p>
        </w:tc>
        <w:tc>
          <w:tcPr>
            <w:tcW w:w="2126" w:type="dxa"/>
            <w:vAlign w:val="center"/>
          </w:tcPr>
          <w:p w14:paraId="71B84450">
            <w:pPr>
              <w:pStyle w:val="125"/>
              <w:rPr>
                <w:rFonts w:ascii="Times New Roman" w:hAnsi="Times New Roman"/>
                <w:sz w:val="18"/>
              </w:rPr>
            </w:pPr>
            <w:r>
              <w:rPr>
                <w:rFonts w:ascii="Times New Roman" w:hAnsi="Times New Roman"/>
                <w:sz w:val="18"/>
              </w:rPr>
              <w:t>10</w:t>
            </w:r>
          </w:p>
        </w:tc>
      </w:tr>
      <w:tr w14:paraId="16D6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F52D995">
            <w:pPr>
              <w:pStyle w:val="125"/>
              <w:rPr>
                <w:rFonts w:ascii="Times New Roman" w:hAnsi="Times New Roman"/>
                <w:sz w:val="18"/>
              </w:rPr>
            </w:pPr>
            <w:r>
              <w:rPr>
                <w:rFonts w:ascii="Times New Roman" w:hAnsi="Times New Roman"/>
                <w:sz w:val="18"/>
              </w:rPr>
              <w:t>站点MAC地址</w:t>
            </w:r>
          </w:p>
        </w:tc>
        <w:tc>
          <w:tcPr>
            <w:tcW w:w="2126" w:type="dxa"/>
            <w:vAlign w:val="center"/>
          </w:tcPr>
          <w:p w14:paraId="1B7C188E">
            <w:pPr>
              <w:pStyle w:val="125"/>
              <w:rPr>
                <w:rFonts w:ascii="Times New Roman" w:hAnsi="Times New Roman"/>
                <w:sz w:val="18"/>
              </w:rPr>
            </w:pPr>
            <w:r>
              <w:rPr>
                <w:rFonts w:ascii="Times New Roman" w:hAnsi="Times New Roman"/>
                <w:sz w:val="18"/>
              </w:rPr>
              <w:t>可变长</w:t>
            </w:r>
          </w:p>
        </w:tc>
      </w:tr>
    </w:tbl>
    <w:p w14:paraId="13F985EC">
      <w:pPr>
        <w:pStyle w:val="50"/>
      </w:pPr>
      <w:bookmarkStart w:id="2217" w:name="_Toc403570299"/>
      <w:bookmarkStart w:id="2218" w:name="_Toc399229007"/>
      <w:bookmarkStart w:id="2219" w:name="_Toc408859894"/>
      <w:bookmarkStart w:id="2220" w:name="_Toc397528905"/>
      <w:bookmarkStart w:id="2221" w:name="_Toc397529573"/>
    </w:p>
    <w:p w14:paraId="3B577498">
      <w:pPr>
        <w:pStyle w:val="67"/>
      </w:pPr>
      <w:bookmarkStart w:id="2222" w:name="_Toc23278"/>
      <w:bookmarkStart w:id="2223" w:name="_Toc9583"/>
      <w:bookmarkStart w:id="2224" w:name="_Toc70"/>
      <w:r>
        <w:t>原因</w:t>
      </w:r>
      <w:bookmarkEnd w:id="2217"/>
      <w:bookmarkEnd w:id="2218"/>
      <w:bookmarkEnd w:id="2219"/>
      <w:bookmarkEnd w:id="2220"/>
      <w:bookmarkEnd w:id="2221"/>
      <w:bookmarkEnd w:id="2222"/>
      <w:bookmarkEnd w:id="2223"/>
      <w:bookmarkEnd w:id="2224"/>
    </w:p>
    <w:p w14:paraId="1AE18F8F">
      <w:pPr>
        <w:pStyle w:val="50"/>
      </w:pPr>
      <w:r>
        <w:t>表示CCO告知站点需要离线的原因，定义如</w:t>
      </w:r>
      <w:r>
        <w:fldChar w:fldCharType="begin"/>
      </w:r>
      <w:r>
        <w:instrText xml:space="preserve"> REF _Ref56773690 \h  \* MERGEFORMAT </w:instrText>
      </w:r>
      <w:r>
        <w:fldChar w:fldCharType="separate"/>
      </w:r>
      <w:r>
        <w:t>表 116</w:t>
      </w:r>
      <w:r>
        <w:fldChar w:fldCharType="end"/>
      </w:r>
      <w:r>
        <w:t>所示。</w:t>
      </w:r>
    </w:p>
    <w:p w14:paraId="0B5AB966">
      <w:pPr>
        <w:pStyle w:val="10"/>
      </w:pPr>
      <w:bookmarkStart w:id="2225" w:name="_Ref56773690"/>
      <w:bookmarkStart w:id="2226" w:name="_Toc399757662"/>
      <w:bookmarkStart w:id="2227" w:name="_Toc399229436"/>
      <w:bookmarkStart w:id="2228" w:name="_Toc397529222"/>
      <w:bookmarkStart w:id="2229" w:name="_Toc402540144"/>
      <w:bookmarkStart w:id="2230" w:name="_Toc402983692"/>
      <w:bookmarkStart w:id="2231" w:name="_Toc402983226"/>
      <w:bookmarkStart w:id="2232" w:name="_Toc397529890"/>
      <w:bookmarkStart w:id="2233" w:name="_Ref398998772"/>
      <w:bookmarkStart w:id="2234" w:name="_Toc402984158"/>
      <w:bookmarkStart w:id="2235" w:name="_Toc399259632"/>
      <w:bookmarkStart w:id="2236" w:name="_Toc408860251"/>
      <w:bookmarkStart w:id="2237" w:name="_Toc405022554"/>
      <w:bookmarkStart w:id="2238" w:name="_Toc405476976"/>
      <w:bookmarkStart w:id="2239" w:name="_Toc403570669"/>
      <w:r>
        <w:t xml:space="preserve">表 </w:t>
      </w:r>
      <w:r>
        <w:fldChar w:fldCharType="begin"/>
      </w:r>
      <w:r>
        <w:instrText xml:space="preserve"> SEQ 表 \* ARABIC </w:instrText>
      </w:r>
      <w:r>
        <w:fldChar w:fldCharType="separate"/>
      </w:r>
      <w:r>
        <w:t>116</w:t>
      </w:r>
      <w:r>
        <w:fldChar w:fldCharType="end"/>
      </w:r>
      <w:bookmarkEnd w:id="2225"/>
      <w:r>
        <w:rPr>
          <w:rFonts w:hint="eastAsia"/>
        </w:rPr>
        <w:t xml:space="preserve"> </w:t>
      </w:r>
      <w:r>
        <w:t>原因</w:t>
      </w:r>
      <w:bookmarkEnd w:id="2226"/>
      <w:bookmarkEnd w:id="2227"/>
      <w:bookmarkEnd w:id="2228"/>
      <w:bookmarkEnd w:id="2229"/>
      <w:bookmarkEnd w:id="2230"/>
      <w:bookmarkEnd w:id="2231"/>
      <w:bookmarkEnd w:id="2232"/>
      <w:bookmarkEnd w:id="2233"/>
      <w:bookmarkEnd w:id="2234"/>
      <w:bookmarkEnd w:id="2235"/>
      <w:r>
        <w:t>字段</w:t>
      </w:r>
      <w:bookmarkEnd w:id="2236"/>
      <w:bookmarkEnd w:id="2237"/>
      <w:bookmarkEnd w:id="2238"/>
      <w:bookmarkEnd w:id="223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6CF6E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4261" w:type="dxa"/>
            <w:vAlign w:val="center"/>
          </w:tcPr>
          <w:p w14:paraId="75C6B80A">
            <w:pPr>
              <w:pStyle w:val="125"/>
              <w:ind w:firstLine="360"/>
              <w:rPr>
                <w:rFonts w:ascii="Times New Roman" w:hAnsi="Times New Roman"/>
                <w:sz w:val="18"/>
              </w:rPr>
            </w:pPr>
            <w:r>
              <w:rPr>
                <w:rFonts w:ascii="Times New Roman" w:hAnsi="Times New Roman"/>
                <w:sz w:val="18"/>
              </w:rPr>
              <w:t>值</w:t>
            </w:r>
          </w:p>
        </w:tc>
        <w:tc>
          <w:tcPr>
            <w:tcW w:w="4261" w:type="dxa"/>
            <w:vAlign w:val="center"/>
          </w:tcPr>
          <w:p w14:paraId="167EB025">
            <w:pPr>
              <w:pStyle w:val="125"/>
              <w:ind w:firstLine="360"/>
              <w:rPr>
                <w:rFonts w:ascii="Times New Roman" w:hAnsi="Times New Roman"/>
                <w:sz w:val="18"/>
              </w:rPr>
            </w:pPr>
            <w:r>
              <w:rPr>
                <w:rFonts w:ascii="Times New Roman" w:hAnsi="Times New Roman"/>
                <w:sz w:val="18"/>
              </w:rPr>
              <w:t>定义</w:t>
            </w:r>
          </w:p>
        </w:tc>
      </w:tr>
      <w:tr w14:paraId="3FDEB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721108A">
            <w:pPr>
              <w:pStyle w:val="125"/>
              <w:ind w:firstLine="360"/>
              <w:rPr>
                <w:rFonts w:ascii="Times New Roman" w:hAnsi="Times New Roman"/>
                <w:sz w:val="18"/>
              </w:rPr>
            </w:pPr>
            <w:r>
              <w:rPr>
                <w:rFonts w:ascii="Times New Roman" w:hAnsi="Times New Roman"/>
                <w:sz w:val="18"/>
              </w:rPr>
              <w:t>0x3</w:t>
            </w:r>
          </w:p>
        </w:tc>
        <w:tc>
          <w:tcPr>
            <w:tcW w:w="4261" w:type="dxa"/>
            <w:vAlign w:val="center"/>
          </w:tcPr>
          <w:p w14:paraId="63C50B78">
            <w:pPr>
              <w:pStyle w:val="125"/>
              <w:ind w:firstLine="360"/>
              <w:rPr>
                <w:rFonts w:ascii="Times New Roman" w:hAnsi="Times New Roman"/>
                <w:sz w:val="18"/>
              </w:rPr>
            </w:pPr>
            <w:r>
              <w:rPr>
                <w:rFonts w:ascii="Times New Roman" w:hAnsi="Times New Roman"/>
                <w:sz w:val="18"/>
              </w:rPr>
              <w:t>CCO判断站点不在最新的白名单中</w:t>
            </w:r>
          </w:p>
        </w:tc>
      </w:tr>
      <w:tr w14:paraId="0A09C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4E3646BF">
            <w:pPr>
              <w:pStyle w:val="125"/>
              <w:ind w:firstLine="360"/>
              <w:rPr>
                <w:rFonts w:ascii="Times New Roman" w:hAnsi="Times New Roman"/>
                <w:sz w:val="18"/>
              </w:rPr>
            </w:pPr>
            <w:r>
              <w:rPr>
                <w:rFonts w:ascii="Times New Roman" w:hAnsi="Times New Roman"/>
                <w:sz w:val="18"/>
              </w:rPr>
              <w:t>其他</w:t>
            </w:r>
          </w:p>
        </w:tc>
        <w:tc>
          <w:tcPr>
            <w:tcW w:w="4261" w:type="dxa"/>
            <w:vAlign w:val="center"/>
          </w:tcPr>
          <w:p w14:paraId="1F7AC845">
            <w:pPr>
              <w:pStyle w:val="125"/>
              <w:ind w:firstLine="360"/>
              <w:rPr>
                <w:rFonts w:ascii="Times New Roman" w:hAnsi="Times New Roman"/>
                <w:sz w:val="18"/>
              </w:rPr>
            </w:pPr>
            <w:r>
              <w:rPr>
                <w:rFonts w:ascii="Times New Roman" w:hAnsi="Times New Roman"/>
                <w:sz w:val="18"/>
              </w:rPr>
              <w:t>保留</w:t>
            </w:r>
          </w:p>
        </w:tc>
      </w:tr>
    </w:tbl>
    <w:p w14:paraId="2FD46EEE">
      <w:pPr>
        <w:pStyle w:val="50"/>
      </w:pPr>
      <w:bookmarkStart w:id="2240" w:name="_Toc397529574"/>
      <w:bookmarkStart w:id="2241" w:name="_Toc408859895"/>
      <w:bookmarkStart w:id="2242" w:name="_Toc399229008"/>
      <w:bookmarkStart w:id="2243" w:name="_Toc397528906"/>
      <w:bookmarkStart w:id="2244" w:name="_Toc403570300"/>
    </w:p>
    <w:p w14:paraId="15A50FBB">
      <w:pPr>
        <w:pStyle w:val="67"/>
      </w:pPr>
      <w:bookmarkStart w:id="2245" w:name="_Toc7506"/>
      <w:bookmarkStart w:id="2246" w:name="_Toc1477"/>
      <w:bookmarkStart w:id="2247" w:name="_Toc28308"/>
      <w:r>
        <w:t>站点总数</w:t>
      </w:r>
      <w:bookmarkEnd w:id="2240"/>
      <w:bookmarkEnd w:id="2241"/>
      <w:bookmarkEnd w:id="2242"/>
      <w:bookmarkEnd w:id="2243"/>
      <w:bookmarkEnd w:id="2244"/>
      <w:bookmarkEnd w:id="2245"/>
      <w:bookmarkEnd w:id="2246"/>
      <w:bookmarkEnd w:id="2247"/>
    </w:p>
    <w:p w14:paraId="6EE714E8">
      <w:pPr>
        <w:pStyle w:val="50"/>
      </w:pPr>
      <w:r>
        <w:t>表示CCO告知的需要离线的站点个数。</w:t>
      </w:r>
    </w:p>
    <w:p w14:paraId="46150053">
      <w:pPr>
        <w:pStyle w:val="67"/>
      </w:pPr>
      <w:bookmarkStart w:id="2248" w:name="_Toc399229009"/>
      <w:bookmarkStart w:id="2249" w:name="_Toc397528907"/>
      <w:bookmarkStart w:id="2250" w:name="_Toc21153"/>
      <w:bookmarkStart w:id="2251" w:name="_Toc403570301"/>
      <w:bookmarkStart w:id="2252" w:name="_Toc25823"/>
      <w:bookmarkStart w:id="2253" w:name="_Toc397529575"/>
      <w:bookmarkStart w:id="2254" w:name="_Toc408859896"/>
      <w:bookmarkStart w:id="2255" w:name="_Toc6541"/>
      <w:r>
        <w:t>延迟时间</w:t>
      </w:r>
      <w:bookmarkEnd w:id="2248"/>
      <w:bookmarkEnd w:id="2249"/>
      <w:bookmarkEnd w:id="2250"/>
      <w:bookmarkEnd w:id="2251"/>
      <w:bookmarkEnd w:id="2252"/>
      <w:bookmarkEnd w:id="2253"/>
      <w:bookmarkEnd w:id="2254"/>
      <w:bookmarkEnd w:id="2255"/>
    </w:p>
    <w:p w14:paraId="575DD0AE">
      <w:pPr>
        <w:pStyle w:val="50"/>
      </w:pPr>
      <w:r>
        <w:t>表示需要离线的站点可以在延迟时间到期后离线。</w:t>
      </w:r>
    </w:p>
    <w:p w14:paraId="08FBA026">
      <w:pPr>
        <w:pStyle w:val="50"/>
      </w:pPr>
      <w:r>
        <w:t>单位为秒。</w:t>
      </w:r>
    </w:p>
    <w:p w14:paraId="00271A22">
      <w:pPr>
        <w:pStyle w:val="67"/>
      </w:pPr>
      <w:bookmarkStart w:id="2256" w:name="_Toc397529576"/>
      <w:bookmarkStart w:id="2257" w:name="_Toc397528908"/>
      <w:bookmarkStart w:id="2258" w:name="_Toc25624"/>
      <w:bookmarkStart w:id="2259" w:name="_Toc408859897"/>
      <w:bookmarkStart w:id="2260" w:name="_Toc3033"/>
      <w:bookmarkStart w:id="2261" w:name="_Toc403570302"/>
      <w:bookmarkStart w:id="2262" w:name="_Toc399229010"/>
      <w:bookmarkStart w:id="2263" w:name="_Toc15192"/>
      <w:r>
        <w:t>站点MAC</w:t>
      </w:r>
      <w:bookmarkEnd w:id="2256"/>
      <w:bookmarkEnd w:id="2257"/>
      <w:r>
        <w:t>地址</w:t>
      </w:r>
      <w:bookmarkEnd w:id="2258"/>
      <w:bookmarkEnd w:id="2259"/>
      <w:bookmarkEnd w:id="2260"/>
      <w:bookmarkEnd w:id="2261"/>
      <w:bookmarkEnd w:id="2262"/>
      <w:bookmarkEnd w:id="2263"/>
    </w:p>
    <w:p w14:paraId="65AFD9B5">
      <w:pPr>
        <w:pStyle w:val="50"/>
      </w:pPr>
      <w:r>
        <w:t>包含离线站点的MAC地址，是可变长度字段，根据离线站点数目的不同，长度可变。定义如</w:t>
      </w:r>
      <w:r>
        <w:fldChar w:fldCharType="begin"/>
      </w:r>
      <w:r>
        <w:instrText xml:space="preserve"> REF _Ref56773707 \h  \* MERGEFORMAT </w:instrText>
      </w:r>
      <w:r>
        <w:fldChar w:fldCharType="separate"/>
      </w:r>
      <w:r>
        <w:t>表 117</w:t>
      </w:r>
      <w:r>
        <w:fldChar w:fldCharType="end"/>
      </w:r>
      <w:r>
        <w:t>所示。</w:t>
      </w:r>
    </w:p>
    <w:p w14:paraId="5A8551FA">
      <w:pPr>
        <w:pStyle w:val="10"/>
      </w:pPr>
      <w:bookmarkStart w:id="2264" w:name="_Ref56773707"/>
      <w:bookmarkStart w:id="2265" w:name="_Toc402983693"/>
      <w:bookmarkStart w:id="2266" w:name="_Toc402984159"/>
      <w:bookmarkStart w:id="2267" w:name="_Toc399757663"/>
      <w:bookmarkStart w:id="2268" w:name="_Toc399259633"/>
      <w:bookmarkStart w:id="2269" w:name="_Toc399229437"/>
      <w:bookmarkStart w:id="2270" w:name="_Ref398998787"/>
      <w:bookmarkStart w:id="2271" w:name="_Toc397529891"/>
      <w:bookmarkStart w:id="2272" w:name="_Toc397529223"/>
      <w:bookmarkStart w:id="2273" w:name="_Toc402983227"/>
      <w:bookmarkStart w:id="2274" w:name="_Toc402540145"/>
      <w:bookmarkStart w:id="2275" w:name="_Toc405476977"/>
      <w:bookmarkStart w:id="2276" w:name="_Toc403570670"/>
      <w:bookmarkStart w:id="2277" w:name="_Toc405022555"/>
      <w:bookmarkStart w:id="2278" w:name="_Toc408860252"/>
      <w:r>
        <w:t xml:space="preserve">表 </w:t>
      </w:r>
      <w:r>
        <w:fldChar w:fldCharType="begin"/>
      </w:r>
      <w:r>
        <w:instrText xml:space="preserve"> SEQ 表 \* ARABIC </w:instrText>
      </w:r>
      <w:r>
        <w:fldChar w:fldCharType="separate"/>
      </w:r>
      <w:r>
        <w:t>117</w:t>
      </w:r>
      <w:r>
        <w:fldChar w:fldCharType="end"/>
      </w:r>
      <w:bookmarkEnd w:id="2264"/>
      <w:r>
        <w:rPr>
          <w:rFonts w:hint="eastAsia"/>
        </w:rPr>
        <w:t xml:space="preserve"> </w:t>
      </w:r>
      <w:r>
        <w:t>站点MAC地址</w:t>
      </w:r>
      <w:bookmarkEnd w:id="2265"/>
      <w:bookmarkEnd w:id="2266"/>
      <w:bookmarkEnd w:id="2267"/>
      <w:bookmarkEnd w:id="2268"/>
      <w:bookmarkEnd w:id="2269"/>
      <w:bookmarkEnd w:id="2270"/>
      <w:bookmarkEnd w:id="2271"/>
      <w:bookmarkEnd w:id="2272"/>
      <w:bookmarkEnd w:id="2273"/>
      <w:bookmarkEnd w:id="2274"/>
      <w:r>
        <w:t>字段</w:t>
      </w:r>
      <w:bookmarkEnd w:id="2275"/>
      <w:bookmarkEnd w:id="2276"/>
      <w:bookmarkEnd w:id="2277"/>
      <w:bookmarkEnd w:id="227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599"/>
        <w:gridCol w:w="2035"/>
      </w:tblGrid>
      <w:tr w14:paraId="3A459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C1DCB62">
            <w:pPr>
              <w:pStyle w:val="125"/>
              <w:rPr>
                <w:rFonts w:ascii="Times New Roman" w:hAnsi="Times New Roman"/>
                <w:sz w:val="18"/>
              </w:rPr>
            </w:pPr>
            <w:r>
              <w:rPr>
                <w:rFonts w:ascii="Times New Roman" w:hAnsi="Times New Roman"/>
                <w:sz w:val="18"/>
              </w:rPr>
              <w:t>字段</w:t>
            </w:r>
          </w:p>
        </w:tc>
        <w:tc>
          <w:tcPr>
            <w:tcW w:w="1661" w:type="dxa"/>
            <w:vAlign w:val="center"/>
          </w:tcPr>
          <w:p w14:paraId="39B538A1">
            <w:pPr>
              <w:pStyle w:val="125"/>
              <w:rPr>
                <w:rFonts w:ascii="Times New Roman" w:hAnsi="Times New Roman"/>
                <w:sz w:val="18"/>
              </w:rPr>
            </w:pPr>
            <w:r>
              <w:rPr>
                <w:rFonts w:ascii="Times New Roman" w:hAnsi="Times New Roman"/>
                <w:sz w:val="18"/>
              </w:rPr>
              <w:t>字节号</w:t>
            </w:r>
          </w:p>
        </w:tc>
        <w:tc>
          <w:tcPr>
            <w:tcW w:w="1599" w:type="dxa"/>
            <w:vAlign w:val="center"/>
          </w:tcPr>
          <w:p w14:paraId="78EE0332">
            <w:pPr>
              <w:pStyle w:val="125"/>
              <w:rPr>
                <w:rFonts w:ascii="Times New Roman" w:hAnsi="Times New Roman"/>
                <w:sz w:val="18"/>
              </w:rPr>
            </w:pPr>
            <w:r>
              <w:rPr>
                <w:rFonts w:ascii="Times New Roman" w:hAnsi="Times New Roman"/>
                <w:sz w:val="18"/>
              </w:rPr>
              <w:t>字段大小(byte)</w:t>
            </w:r>
          </w:p>
        </w:tc>
        <w:tc>
          <w:tcPr>
            <w:tcW w:w="2035" w:type="dxa"/>
            <w:vAlign w:val="center"/>
          </w:tcPr>
          <w:p w14:paraId="0D203F81">
            <w:pPr>
              <w:pStyle w:val="125"/>
              <w:rPr>
                <w:rFonts w:ascii="Times New Roman" w:hAnsi="Times New Roman"/>
                <w:sz w:val="18"/>
              </w:rPr>
            </w:pPr>
            <w:r>
              <w:rPr>
                <w:rFonts w:ascii="Times New Roman" w:hAnsi="Times New Roman"/>
                <w:sz w:val="18"/>
              </w:rPr>
              <w:t>定义</w:t>
            </w:r>
          </w:p>
        </w:tc>
      </w:tr>
      <w:tr w14:paraId="1C30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8EEDA2A">
            <w:pPr>
              <w:pStyle w:val="125"/>
              <w:rPr>
                <w:rFonts w:ascii="Times New Roman" w:hAnsi="Times New Roman"/>
                <w:sz w:val="18"/>
              </w:rPr>
            </w:pPr>
            <w:r>
              <w:rPr>
                <w:rFonts w:ascii="Times New Roman" w:hAnsi="Times New Roman"/>
                <w:sz w:val="18"/>
              </w:rPr>
              <w:t>MAC[0]</w:t>
            </w:r>
          </w:p>
        </w:tc>
        <w:tc>
          <w:tcPr>
            <w:tcW w:w="1661" w:type="dxa"/>
            <w:vAlign w:val="center"/>
          </w:tcPr>
          <w:p w14:paraId="678DE64F">
            <w:pPr>
              <w:pStyle w:val="125"/>
              <w:rPr>
                <w:rFonts w:ascii="Times New Roman" w:hAnsi="Times New Roman"/>
                <w:sz w:val="18"/>
              </w:rPr>
            </w:pPr>
            <w:r>
              <w:rPr>
                <w:rFonts w:ascii="Times New Roman" w:hAnsi="Times New Roman"/>
                <w:sz w:val="18"/>
              </w:rPr>
              <w:t>0 - 5</w:t>
            </w:r>
          </w:p>
        </w:tc>
        <w:tc>
          <w:tcPr>
            <w:tcW w:w="1599" w:type="dxa"/>
            <w:vAlign w:val="center"/>
          </w:tcPr>
          <w:p w14:paraId="565C52E0">
            <w:pPr>
              <w:pStyle w:val="125"/>
              <w:rPr>
                <w:rFonts w:ascii="Times New Roman" w:hAnsi="Times New Roman"/>
                <w:sz w:val="18"/>
              </w:rPr>
            </w:pPr>
            <w:r>
              <w:rPr>
                <w:rFonts w:ascii="Times New Roman" w:hAnsi="Times New Roman"/>
                <w:sz w:val="18"/>
              </w:rPr>
              <w:t>6</w:t>
            </w:r>
          </w:p>
        </w:tc>
        <w:tc>
          <w:tcPr>
            <w:tcW w:w="2035" w:type="dxa"/>
            <w:vAlign w:val="center"/>
          </w:tcPr>
          <w:p w14:paraId="74E82DA0">
            <w:pPr>
              <w:pStyle w:val="125"/>
              <w:rPr>
                <w:rFonts w:ascii="Times New Roman" w:hAnsi="Times New Roman"/>
                <w:sz w:val="18"/>
              </w:rPr>
            </w:pPr>
            <w:r>
              <w:rPr>
                <w:rFonts w:ascii="Times New Roman" w:hAnsi="Times New Roman"/>
                <w:sz w:val="18"/>
              </w:rPr>
              <w:t>需要离线站点的MAC</w:t>
            </w:r>
          </w:p>
        </w:tc>
      </w:tr>
      <w:tr w14:paraId="6C46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F06F6B8">
            <w:pPr>
              <w:pStyle w:val="125"/>
              <w:rPr>
                <w:rFonts w:ascii="Times New Roman" w:hAnsi="Times New Roman"/>
                <w:sz w:val="18"/>
              </w:rPr>
            </w:pPr>
            <w:r>
              <w:rPr>
                <w:rFonts w:ascii="Times New Roman" w:hAnsi="Times New Roman"/>
                <w:sz w:val="18"/>
              </w:rPr>
              <w:t>MAC[1]</w:t>
            </w:r>
          </w:p>
        </w:tc>
        <w:tc>
          <w:tcPr>
            <w:tcW w:w="1661" w:type="dxa"/>
            <w:vAlign w:val="center"/>
          </w:tcPr>
          <w:p w14:paraId="15C6A968">
            <w:pPr>
              <w:pStyle w:val="125"/>
              <w:rPr>
                <w:rFonts w:ascii="Times New Roman" w:hAnsi="Times New Roman"/>
                <w:sz w:val="18"/>
              </w:rPr>
            </w:pPr>
            <w:r>
              <w:rPr>
                <w:rFonts w:ascii="Times New Roman" w:hAnsi="Times New Roman"/>
                <w:sz w:val="18"/>
              </w:rPr>
              <w:t>6 - 11</w:t>
            </w:r>
          </w:p>
        </w:tc>
        <w:tc>
          <w:tcPr>
            <w:tcW w:w="1599" w:type="dxa"/>
            <w:vAlign w:val="center"/>
          </w:tcPr>
          <w:p w14:paraId="4B3E4178">
            <w:pPr>
              <w:pStyle w:val="125"/>
              <w:rPr>
                <w:rFonts w:ascii="Times New Roman" w:hAnsi="Times New Roman"/>
                <w:sz w:val="18"/>
              </w:rPr>
            </w:pPr>
            <w:r>
              <w:rPr>
                <w:rFonts w:ascii="Times New Roman" w:hAnsi="Times New Roman"/>
                <w:sz w:val="18"/>
              </w:rPr>
              <w:t>6</w:t>
            </w:r>
          </w:p>
        </w:tc>
        <w:tc>
          <w:tcPr>
            <w:tcW w:w="2035" w:type="dxa"/>
            <w:vAlign w:val="center"/>
          </w:tcPr>
          <w:p w14:paraId="6984E445">
            <w:pPr>
              <w:pStyle w:val="125"/>
              <w:rPr>
                <w:rFonts w:ascii="Times New Roman" w:hAnsi="Times New Roman"/>
                <w:sz w:val="18"/>
              </w:rPr>
            </w:pPr>
            <w:r>
              <w:rPr>
                <w:rFonts w:ascii="Times New Roman" w:hAnsi="Times New Roman"/>
                <w:sz w:val="18"/>
              </w:rPr>
              <w:t>需要离线站点的MAC</w:t>
            </w:r>
          </w:p>
        </w:tc>
      </w:tr>
      <w:tr w14:paraId="608F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AEF98C1">
            <w:pPr>
              <w:pStyle w:val="125"/>
              <w:rPr>
                <w:rFonts w:ascii="Times New Roman" w:hAnsi="Times New Roman"/>
                <w:sz w:val="18"/>
              </w:rPr>
            </w:pPr>
            <w:r>
              <w:rPr>
                <w:rFonts w:ascii="Times New Roman" w:hAnsi="Times New Roman"/>
                <w:sz w:val="18"/>
              </w:rPr>
              <w:t>…</w:t>
            </w:r>
          </w:p>
        </w:tc>
        <w:tc>
          <w:tcPr>
            <w:tcW w:w="1661" w:type="dxa"/>
            <w:vAlign w:val="center"/>
          </w:tcPr>
          <w:p w14:paraId="33A7088D">
            <w:pPr>
              <w:pStyle w:val="125"/>
              <w:rPr>
                <w:rFonts w:ascii="Times New Roman" w:hAnsi="Times New Roman"/>
                <w:sz w:val="18"/>
              </w:rPr>
            </w:pPr>
            <w:r>
              <w:rPr>
                <w:rFonts w:ascii="Times New Roman" w:hAnsi="Times New Roman"/>
                <w:sz w:val="18"/>
              </w:rPr>
              <w:t>…</w:t>
            </w:r>
          </w:p>
        </w:tc>
        <w:tc>
          <w:tcPr>
            <w:tcW w:w="1599" w:type="dxa"/>
            <w:vAlign w:val="center"/>
          </w:tcPr>
          <w:p w14:paraId="05E7FD55">
            <w:pPr>
              <w:pStyle w:val="125"/>
              <w:rPr>
                <w:rFonts w:ascii="Times New Roman" w:hAnsi="Times New Roman"/>
                <w:sz w:val="18"/>
              </w:rPr>
            </w:pPr>
            <w:r>
              <w:rPr>
                <w:rFonts w:ascii="Times New Roman" w:hAnsi="Times New Roman"/>
                <w:sz w:val="18"/>
              </w:rPr>
              <w:t>…</w:t>
            </w:r>
          </w:p>
        </w:tc>
        <w:tc>
          <w:tcPr>
            <w:tcW w:w="2035" w:type="dxa"/>
            <w:vAlign w:val="center"/>
          </w:tcPr>
          <w:p w14:paraId="64858B64">
            <w:pPr>
              <w:pStyle w:val="125"/>
              <w:rPr>
                <w:rFonts w:ascii="Times New Roman" w:hAnsi="Times New Roman"/>
                <w:sz w:val="18"/>
              </w:rPr>
            </w:pPr>
            <w:r>
              <w:rPr>
                <w:rFonts w:ascii="Times New Roman" w:hAnsi="Times New Roman"/>
                <w:sz w:val="18"/>
              </w:rPr>
              <w:t>需要离线站点的MAC</w:t>
            </w:r>
          </w:p>
        </w:tc>
      </w:tr>
      <w:tr w14:paraId="7499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AEB0F50">
            <w:pPr>
              <w:pStyle w:val="125"/>
              <w:rPr>
                <w:rFonts w:ascii="Times New Roman" w:hAnsi="Times New Roman"/>
                <w:sz w:val="18"/>
              </w:rPr>
            </w:pPr>
            <w:r>
              <w:rPr>
                <w:rFonts w:ascii="Times New Roman" w:hAnsi="Times New Roman"/>
                <w:sz w:val="18"/>
              </w:rPr>
              <w:t>MAC[N-1]</w:t>
            </w:r>
          </w:p>
        </w:tc>
        <w:tc>
          <w:tcPr>
            <w:tcW w:w="1661" w:type="dxa"/>
            <w:vAlign w:val="center"/>
          </w:tcPr>
          <w:p w14:paraId="6B4068CC">
            <w:pPr>
              <w:pStyle w:val="125"/>
              <w:rPr>
                <w:rFonts w:ascii="Times New Roman" w:hAnsi="Times New Roman"/>
                <w:sz w:val="18"/>
              </w:rPr>
            </w:pPr>
            <w:r>
              <w:rPr>
                <w:rFonts w:ascii="Times New Roman" w:hAnsi="Times New Roman"/>
                <w:sz w:val="18"/>
              </w:rPr>
              <w:t>(6*（N-1）) -（6*（N-1）+5）</w:t>
            </w:r>
          </w:p>
        </w:tc>
        <w:tc>
          <w:tcPr>
            <w:tcW w:w="1599" w:type="dxa"/>
            <w:vAlign w:val="center"/>
          </w:tcPr>
          <w:p w14:paraId="0981E21A">
            <w:pPr>
              <w:pStyle w:val="125"/>
              <w:rPr>
                <w:rFonts w:ascii="Times New Roman" w:hAnsi="Times New Roman"/>
                <w:sz w:val="18"/>
              </w:rPr>
            </w:pPr>
            <w:r>
              <w:rPr>
                <w:rFonts w:ascii="Times New Roman" w:hAnsi="Times New Roman"/>
                <w:sz w:val="18"/>
              </w:rPr>
              <w:t>6</w:t>
            </w:r>
          </w:p>
        </w:tc>
        <w:tc>
          <w:tcPr>
            <w:tcW w:w="2035" w:type="dxa"/>
            <w:vAlign w:val="center"/>
          </w:tcPr>
          <w:p w14:paraId="0EC4EE9C">
            <w:pPr>
              <w:pStyle w:val="125"/>
              <w:rPr>
                <w:rFonts w:ascii="Times New Roman" w:hAnsi="Times New Roman"/>
                <w:sz w:val="18"/>
              </w:rPr>
            </w:pPr>
            <w:r>
              <w:rPr>
                <w:rFonts w:ascii="Times New Roman" w:hAnsi="Times New Roman"/>
                <w:sz w:val="18"/>
              </w:rPr>
              <w:t>需要离线站点的MAC N=站点总数</w:t>
            </w:r>
          </w:p>
        </w:tc>
      </w:tr>
    </w:tbl>
    <w:p w14:paraId="5094407D">
      <w:pPr>
        <w:pStyle w:val="50"/>
      </w:pPr>
      <w:bookmarkStart w:id="2279" w:name="_Toc399229011"/>
      <w:bookmarkStart w:id="2280" w:name="_Toc402983874"/>
      <w:bookmarkStart w:id="2281" w:name="_Toc399259282"/>
      <w:bookmarkStart w:id="2282" w:name="_Toc403585345"/>
      <w:bookmarkStart w:id="2283" w:name="_Toc400798952"/>
      <w:bookmarkStart w:id="2284" w:name="_Toc399757324"/>
      <w:bookmarkStart w:id="2285" w:name="_Toc389724839"/>
      <w:bookmarkStart w:id="2286" w:name="_Toc403570303"/>
      <w:bookmarkStart w:id="2287" w:name="_Toc408859898"/>
      <w:bookmarkStart w:id="2288" w:name="_Toc397528909"/>
      <w:bookmarkStart w:id="2289" w:name="_Toc439785774"/>
      <w:bookmarkStart w:id="2290" w:name="_Toc402982942"/>
      <w:bookmarkStart w:id="2291" w:name="_Toc402983408"/>
      <w:bookmarkStart w:id="2292" w:name="_Toc397529577"/>
      <w:bookmarkStart w:id="2293" w:name="_Toc405476687"/>
    </w:p>
    <w:p w14:paraId="6D8EE974">
      <w:pPr>
        <w:pStyle w:val="57"/>
        <w:ind w:left="420" w:hanging="420"/>
      </w:pPr>
      <w:bookmarkStart w:id="2294" w:name="_Toc17918"/>
      <w:bookmarkStart w:id="2295" w:name="_Toc21763"/>
      <w:bookmarkStart w:id="2296" w:name="_Toc10492"/>
      <w:r>
        <w:t>心跳检测报文</w:t>
      </w:r>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p>
    <w:p w14:paraId="589F33BC">
      <w:pPr>
        <w:pStyle w:val="50"/>
      </w:pPr>
      <w:r>
        <w:t>心跳检测报文（MMeHeartBeatCheck）格式的定义如</w:t>
      </w:r>
      <w:r>
        <w:fldChar w:fldCharType="begin"/>
      </w:r>
      <w:r>
        <w:instrText xml:space="preserve"> REF _Ref56773725 \h  \* MERGEFORMAT </w:instrText>
      </w:r>
      <w:r>
        <w:fldChar w:fldCharType="separate"/>
      </w:r>
      <w:r>
        <w:t>表 118</w:t>
      </w:r>
      <w:r>
        <w:fldChar w:fldCharType="end"/>
      </w:r>
      <w:r>
        <w:t>所示。</w:t>
      </w:r>
    </w:p>
    <w:p w14:paraId="52B00633">
      <w:pPr>
        <w:pStyle w:val="10"/>
      </w:pPr>
      <w:bookmarkStart w:id="2297" w:name="_Ref56773725"/>
      <w:bookmarkStart w:id="2298" w:name="_Toc399229438"/>
      <w:bookmarkStart w:id="2299" w:name="_Toc397529224"/>
      <w:bookmarkStart w:id="2300" w:name="_Ref398998807"/>
      <w:bookmarkStart w:id="2301" w:name="_Toc408860253"/>
      <w:bookmarkStart w:id="2302" w:name="_Toc402983228"/>
      <w:bookmarkStart w:id="2303" w:name="_Toc399259634"/>
      <w:bookmarkStart w:id="2304" w:name="_Toc405022556"/>
      <w:bookmarkStart w:id="2305" w:name="_Toc402983694"/>
      <w:bookmarkStart w:id="2306" w:name="_Toc402540146"/>
      <w:bookmarkStart w:id="2307" w:name="_Toc403570671"/>
      <w:bookmarkStart w:id="2308" w:name="_Toc399757664"/>
      <w:bookmarkStart w:id="2309" w:name="_Toc397529892"/>
      <w:bookmarkStart w:id="2310" w:name="_Toc405476978"/>
      <w:bookmarkStart w:id="2311" w:name="_Toc402984160"/>
      <w:r>
        <w:t xml:space="preserve">表 </w:t>
      </w:r>
      <w:r>
        <w:fldChar w:fldCharType="begin"/>
      </w:r>
      <w:r>
        <w:instrText xml:space="preserve"> SEQ 表 \* ARABIC </w:instrText>
      </w:r>
      <w:r>
        <w:fldChar w:fldCharType="separate"/>
      </w:r>
      <w:r>
        <w:t>118</w:t>
      </w:r>
      <w:r>
        <w:fldChar w:fldCharType="end"/>
      </w:r>
      <w:bookmarkEnd w:id="2297"/>
      <w:r>
        <w:t xml:space="preserve"> 心跳检测报文格式</w:t>
      </w:r>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897"/>
        <w:gridCol w:w="2214"/>
      </w:tblGrid>
      <w:tr w14:paraId="0E0B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D5A2C96">
            <w:pPr>
              <w:pStyle w:val="125"/>
              <w:rPr>
                <w:rFonts w:ascii="Times New Roman" w:hAnsi="Times New Roman"/>
                <w:sz w:val="18"/>
              </w:rPr>
            </w:pPr>
            <w:r>
              <w:rPr>
                <w:rFonts w:ascii="Times New Roman" w:hAnsi="Times New Roman"/>
                <w:sz w:val="18"/>
              </w:rPr>
              <w:t>字段</w:t>
            </w:r>
          </w:p>
        </w:tc>
        <w:tc>
          <w:tcPr>
            <w:tcW w:w="1897" w:type="dxa"/>
            <w:vAlign w:val="center"/>
          </w:tcPr>
          <w:p w14:paraId="4CDDC22F">
            <w:pPr>
              <w:pStyle w:val="125"/>
              <w:rPr>
                <w:rFonts w:ascii="Times New Roman" w:hAnsi="Times New Roman"/>
                <w:sz w:val="18"/>
              </w:rPr>
            </w:pPr>
            <w:r>
              <w:rPr>
                <w:rFonts w:ascii="Times New Roman" w:hAnsi="Times New Roman"/>
                <w:sz w:val="18"/>
              </w:rPr>
              <w:t>字节号</w:t>
            </w:r>
          </w:p>
        </w:tc>
        <w:tc>
          <w:tcPr>
            <w:tcW w:w="2214" w:type="dxa"/>
            <w:vAlign w:val="center"/>
          </w:tcPr>
          <w:p w14:paraId="6D909388">
            <w:pPr>
              <w:pStyle w:val="125"/>
              <w:rPr>
                <w:rFonts w:ascii="Times New Roman" w:hAnsi="Times New Roman"/>
                <w:sz w:val="18"/>
              </w:rPr>
            </w:pPr>
            <w:r>
              <w:rPr>
                <w:rFonts w:ascii="Times New Roman" w:hAnsi="Times New Roman"/>
                <w:sz w:val="18"/>
              </w:rPr>
              <w:t>字段大小(字节)</w:t>
            </w:r>
          </w:p>
        </w:tc>
      </w:tr>
      <w:tr w14:paraId="5927A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231C257">
            <w:pPr>
              <w:pStyle w:val="125"/>
              <w:rPr>
                <w:rFonts w:ascii="Times New Roman" w:hAnsi="Times New Roman"/>
                <w:sz w:val="18"/>
              </w:rPr>
            </w:pPr>
            <w:r>
              <w:rPr>
                <w:rFonts w:ascii="Times New Roman" w:hAnsi="Times New Roman"/>
                <w:sz w:val="18"/>
              </w:rPr>
              <w:t>原始源TEI</w:t>
            </w:r>
          </w:p>
        </w:tc>
        <w:tc>
          <w:tcPr>
            <w:tcW w:w="1897" w:type="dxa"/>
            <w:vAlign w:val="center"/>
          </w:tcPr>
          <w:p w14:paraId="1F5F7019">
            <w:pPr>
              <w:pStyle w:val="125"/>
              <w:rPr>
                <w:rFonts w:ascii="Times New Roman" w:hAnsi="Times New Roman"/>
                <w:sz w:val="18"/>
              </w:rPr>
            </w:pPr>
            <w:r>
              <w:rPr>
                <w:rFonts w:ascii="Times New Roman" w:hAnsi="Times New Roman"/>
                <w:sz w:val="18"/>
              </w:rPr>
              <w:t>0-1</w:t>
            </w:r>
          </w:p>
        </w:tc>
        <w:tc>
          <w:tcPr>
            <w:tcW w:w="2214" w:type="dxa"/>
            <w:vAlign w:val="center"/>
          </w:tcPr>
          <w:p w14:paraId="3271A7B7">
            <w:pPr>
              <w:pStyle w:val="125"/>
              <w:rPr>
                <w:rFonts w:ascii="Times New Roman" w:hAnsi="Times New Roman"/>
                <w:sz w:val="18"/>
              </w:rPr>
            </w:pPr>
            <w:r>
              <w:rPr>
                <w:rFonts w:ascii="Times New Roman" w:hAnsi="Times New Roman"/>
                <w:sz w:val="18"/>
              </w:rPr>
              <w:t>2</w:t>
            </w:r>
          </w:p>
        </w:tc>
      </w:tr>
      <w:tr w14:paraId="1FFC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868BD39">
            <w:pPr>
              <w:pStyle w:val="125"/>
              <w:rPr>
                <w:rFonts w:ascii="Times New Roman" w:hAnsi="Times New Roman"/>
                <w:sz w:val="18"/>
              </w:rPr>
            </w:pPr>
            <w:r>
              <w:rPr>
                <w:rFonts w:ascii="Times New Roman" w:hAnsi="Times New Roman"/>
                <w:sz w:val="18"/>
              </w:rPr>
              <w:t>发现站点数最大的站点TEI</w:t>
            </w:r>
          </w:p>
        </w:tc>
        <w:tc>
          <w:tcPr>
            <w:tcW w:w="1897" w:type="dxa"/>
            <w:vAlign w:val="center"/>
          </w:tcPr>
          <w:p w14:paraId="32DF1760">
            <w:pPr>
              <w:pStyle w:val="125"/>
              <w:rPr>
                <w:rFonts w:ascii="Times New Roman" w:hAnsi="Times New Roman"/>
                <w:sz w:val="18"/>
              </w:rPr>
            </w:pPr>
            <w:r>
              <w:rPr>
                <w:rFonts w:ascii="Times New Roman" w:hAnsi="Times New Roman"/>
                <w:sz w:val="18"/>
              </w:rPr>
              <w:t>2-3</w:t>
            </w:r>
          </w:p>
        </w:tc>
        <w:tc>
          <w:tcPr>
            <w:tcW w:w="2214" w:type="dxa"/>
            <w:vAlign w:val="center"/>
          </w:tcPr>
          <w:p w14:paraId="6A65EB03">
            <w:pPr>
              <w:pStyle w:val="125"/>
              <w:rPr>
                <w:rFonts w:ascii="Times New Roman" w:hAnsi="Times New Roman"/>
                <w:sz w:val="18"/>
              </w:rPr>
            </w:pPr>
            <w:r>
              <w:rPr>
                <w:rFonts w:ascii="Times New Roman" w:hAnsi="Times New Roman"/>
                <w:sz w:val="18"/>
              </w:rPr>
              <w:t>2</w:t>
            </w:r>
          </w:p>
        </w:tc>
      </w:tr>
      <w:tr w14:paraId="7A36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2654B3E">
            <w:pPr>
              <w:pStyle w:val="125"/>
              <w:rPr>
                <w:rFonts w:ascii="Times New Roman" w:hAnsi="Times New Roman"/>
                <w:sz w:val="18"/>
              </w:rPr>
            </w:pPr>
            <w:r>
              <w:rPr>
                <w:rFonts w:ascii="Times New Roman" w:hAnsi="Times New Roman"/>
                <w:sz w:val="18"/>
              </w:rPr>
              <w:t>最大的发现站点数</w:t>
            </w:r>
          </w:p>
        </w:tc>
        <w:tc>
          <w:tcPr>
            <w:tcW w:w="1897" w:type="dxa"/>
            <w:vAlign w:val="center"/>
          </w:tcPr>
          <w:p w14:paraId="111A5E12">
            <w:pPr>
              <w:pStyle w:val="125"/>
              <w:rPr>
                <w:rFonts w:ascii="Times New Roman" w:hAnsi="Times New Roman"/>
                <w:sz w:val="18"/>
              </w:rPr>
            </w:pPr>
            <w:r>
              <w:rPr>
                <w:rFonts w:ascii="Times New Roman" w:hAnsi="Times New Roman"/>
                <w:sz w:val="18"/>
              </w:rPr>
              <w:t>4-7</w:t>
            </w:r>
          </w:p>
        </w:tc>
        <w:tc>
          <w:tcPr>
            <w:tcW w:w="2214" w:type="dxa"/>
            <w:vAlign w:val="center"/>
          </w:tcPr>
          <w:p w14:paraId="68F39891">
            <w:pPr>
              <w:pStyle w:val="125"/>
              <w:rPr>
                <w:rFonts w:ascii="Times New Roman" w:hAnsi="Times New Roman"/>
                <w:sz w:val="18"/>
              </w:rPr>
            </w:pPr>
            <w:r>
              <w:rPr>
                <w:rFonts w:ascii="Times New Roman" w:hAnsi="Times New Roman"/>
                <w:sz w:val="18"/>
              </w:rPr>
              <w:t>4</w:t>
            </w:r>
          </w:p>
        </w:tc>
      </w:tr>
      <w:tr w14:paraId="7D72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509BC99">
            <w:pPr>
              <w:pStyle w:val="125"/>
              <w:rPr>
                <w:rFonts w:ascii="Times New Roman" w:hAnsi="Times New Roman"/>
                <w:sz w:val="18"/>
              </w:rPr>
            </w:pPr>
            <w:r>
              <w:rPr>
                <w:rFonts w:ascii="Times New Roman" w:hAnsi="Times New Roman"/>
                <w:sz w:val="18"/>
              </w:rPr>
              <w:t>可发现站点TEI</w:t>
            </w:r>
          </w:p>
        </w:tc>
        <w:tc>
          <w:tcPr>
            <w:tcW w:w="1897" w:type="dxa"/>
            <w:vAlign w:val="center"/>
          </w:tcPr>
          <w:p w14:paraId="74A8A25A">
            <w:pPr>
              <w:pStyle w:val="125"/>
              <w:rPr>
                <w:rFonts w:ascii="Times New Roman" w:hAnsi="Times New Roman"/>
                <w:sz w:val="18"/>
              </w:rPr>
            </w:pPr>
            <w:r>
              <w:rPr>
                <w:rFonts w:ascii="Times New Roman" w:hAnsi="Times New Roman"/>
                <w:sz w:val="18"/>
              </w:rPr>
              <w:t>8-137</w:t>
            </w:r>
          </w:p>
        </w:tc>
        <w:tc>
          <w:tcPr>
            <w:tcW w:w="2214" w:type="dxa"/>
            <w:vAlign w:val="center"/>
          </w:tcPr>
          <w:p w14:paraId="3E1F6E9B">
            <w:pPr>
              <w:pStyle w:val="125"/>
              <w:rPr>
                <w:rFonts w:ascii="Times New Roman" w:hAnsi="Times New Roman"/>
                <w:sz w:val="18"/>
              </w:rPr>
            </w:pPr>
            <w:r>
              <w:rPr>
                <w:rFonts w:ascii="Times New Roman" w:hAnsi="Times New Roman"/>
                <w:sz w:val="18"/>
              </w:rPr>
              <w:t>130</w:t>
            </w:r>
          </w:p>
        </w:tc>
      </w:tr>
      <w:tr w14:paraId="4C173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49059F3">
            <w:pPr>
              <w:pStyle w:val="125"/>
              <w:rPr>
                <w:rFonts w:ascii="Times New Roman" w:hAnsi="Times New Roman"/>
                <w:sz w:val="18"/>
              </w:rPr>
            </w:pPr>
            <w:r>
              <w:rPr>
                <w:rFonts w:ascii="Times New Roman" w:hAnsi="Times New Roman"/>
                <w:sz w:val="18"/>
              </w:rPr>
              <w:t>保留</w:t>
            </w:r>
          </w:p>
        </w:tc>
        <w:tc>
          <w:tcPr>
            <w:tcW w:w="1897" w:type="dxa"/>
            <w:vAlign w:val="center"/>
          </w:tcPr>
          <w:p w14:paraId="4FDC7E15">
            <w:pPr>
              <w:pStyle w:val="125"/>
              <w:rPr>
                <w:rFonts w:ascii="Times New Roman" w:hAnsi="Times New Roman"/>
                <w:sz w:val="18"/>
              </w:rPr>
            </w:pPr>
            <w:r>
              <w:rPr>
                <w:rFonts w:ascii="Times New Roman" w:hAnsi="Times New Roman"/>
                <w:sz w:val="18"/>
              </w:rPr>
              <w:t>138</w:t>
            </w:r>
          </w:p>
        </w:tc>
        <w:tc>
          <w:tcPr>
            <w:tcW w:w="2214" w:type="dxa"/>
            <w:vAlign w:val="center"/>
          </w:tcPr>
          <w:p w14:paraId="52D17A87">
            <w:pPr>
              <w:pStyle w:val="125"/>
              <w:rPr>
                <w:rFonts w:ascii="Times New Roman" w:hAnsi="Times New Roman"/>
                <w:sz w:val="18"/>
              </w:rPr>
            </w:pPr>
            <w:r>
              <w:rPr>
                <w:rFonts w:ascii="Times New Roman" w:hAnsi="Times New Roman"/>
                <w:sz w:val="18"/>
              </w:rPr>
              <w:t>1</w:t>
            </w:r>
          </w:p>
        </w:tc>
      </w:tr>
    </w:tbl>
    <w:p w14:paraId="3FB22DA4">
      <w:pPr>
        <w:pStyle w:val="50"/>
      </w:pPr>
      <w:bookmarkStart w:id="2312" w:name="_Toc399229012"/>
      <w:bookmarkStart w:id="2313" w:name="_Toc397529578"/>
      <w:bookmarkStart w:id="2314" w:name="_Toc403570304"/>
      <w:bookmarkStart w:id="2315" w:name="_Toc397528910"/>
      <w:bookmarkStart w:id="2316" w:name="_Toc408859899"/>
    </w:p>
    <w:p w14:paraId="7706FA97">
      <w:pPr>
        <w:pStyle w:val="67"/>
      </w:pPr>
      <w:bookmarkStart w:id="2317" w:name="_Toc882"/>
      <w:bookmarkStart w:id="2318" w:name="_Toc12263"/>
      <w:bookmarkStart w:id="2319" w:name="_Toc16034"/>
      <w:r>
        <w:t>原始源TEI</w:t>
      </w:r>
      <w:bookmarkEnd w:id="2312"/>
      <w:bookmarkEnd w:id="2313"/>
      <w:bookmarkEnd w:id="2314"/>
      <w:bookmarkEnd w:id="2315"/>
      <w:bookmarkEnd w:id="2316"/>
      <w:bookmarkEnd w:id="2317"/>
      <w:bookmarkEnd w:id="2318"/>
      <w:bookmarkEnd w:id="2319"/>
    </w:p>
    <w:p w14:paraId="5A544486">
      <w:pPr>
        <w:pStyle w:val="50"/>
      </w:pPr>
      <w:r>
        <w:t>设置为初始产生心跳检测报文的站点的TEI，该报文被各级代理转发时，OSTEI不变更。</w:t>
      </w:r>
    </w:p>
    <w:p w14:paraId="7756F3A3">
      <w:pPr>
        <w:pStyle w:val="67"/>
      </w:pPr>
      <w:bookmarkStart w:id="2320" w:name="_Toc19905"/>
      <w:bookmarkStart w:id="2321" w:name="_Toc397529579"/>
      <w:bookmarkStart w:id="2322" w:name="_Toc1741"/>
      <w:bookmarkStart w:id="2323" w:name="_Toc403570305"/>
      <w:bookmarkStart w:id="2324" w:name="_Toc8243"/>
      <w:bookmarkStart w:id="2325" w:name="_Toc408859900"/>
      <w:bookmarkStart w:id="2326" w:name="_Toc399229013"/>
      <w:bookmarkStart w:id="2327" w:name="_Toc397528911"/>
      <w:r>
        <w:t>发现站点数最大的站点TEI</w:t>
      </w:r>
      <w:bookmarkEnd w:id="2320"/>
      <w:bookmarkEnd w:id="2321"/>
      <w:bookmarkEnd w:id="2322"/>
      <w:bookmarkEnd w:id="2323"/>
      <w:bookmarkEnd w:id="2324"/>
      <w:bookmarkEnd w:id="2325"/>
      <w:bookmarkEnd w:id="2326"/>
      <w:bookmarkEnd w:id="2327"/>
    </w:p>
    <w:p w14:paraId="0145E160">
      <w:pPr>
        <w:pStyle w:val="50"/>
      </w:pPr>
      <w:r>
        <w:t>表示发现站点数量最多的站点的TEI。心跳检测报文被转发给CCO时，本字段记录的是沿途转发站点中，发现周围站点数量最多的站点的TEI。</w:t>
      </w:r>
    </w:p>
    <w:p w14:paraId="7670A963">
      <w:pPr>
        <w:pStyle w:val="67"/>
      </w:pPr>
      <w:bookmarkStart w:id="2328" w:name="_Toc399229014"/>
      <w:bookmarkStart w:id="2329" w:name="_Toc403570306"/>
      <w:bookmarkStart w:id="2330" w:name="_Toc14824"/>
      <w:bookmarkStart w:id="2331" w:name="_Toc408859901"/>
      <w:bookmarkStart w:id="2332" w:name="_Toc5861"/>
      <w:bookmarkStart w:id="2333" w:name="_Toc22064"/>
      <w:r>
        <w:t>最大的发现站点数</w:t>
      </w:r>
      <w:bookmarkEnd w:id="2328"/>
      <w:bookmarkEnd w:id="2329"/>
      <w:bookmarkEnd w:id="2330"/>
      <w:bookmarkEnd w:id="2331"/>
      <w:bookmarkEnd w:id="2332"/>
      <w:bookmarkEnd w:id="2333"/>
    </w:p>
    <w:p w14:paraId="6DE36FEF">
      <w:pPr>
        <w:pStyle w:val="50"/>
      </w:pPr>
      <w:r>
        <w:t>表示最大的发现站点数量。心跳检测报文被转发给CCO时，本字段记录的是沿途转发站点中，发现站点数最大的站点所发现的周围站点的数量。</w:t>
      </w:r>
    </w:p>
    <w:p w14:paraId="2DDBEEC2">
      <w:pPr>
        <w:pStyle w:val="67"/>
      </w:pPr>
      <w:bookmarkStart w:id="2334" w:name="_Toc408859902"/>
      <w:bookmarkStart w:id="2335" w:name="_Toc399229015"/>
      <w:bookmarkStart w:id="2336" w:name="_Toc6098"/>
      <w:bookmarkStart w:id="2337" w:name="_Toc3648"/>
      <w:bookmarkStart w:id="2338" w:name="_Toc22564"/>
      <w:bookmarkStart w:id="2339" w:name="_Toc403570307"/>
      <w:r>
        <w:t>可发现站点TEI</w:t>
      </w:r>
      <w:bookmarkEnd w:id="2334"/>
      <w:bookmarkEnd w:id="2335"/>
      <w:bookmarkEnd w:id="2336"/>
      <w:bookmarkEnd w:id="2337"/>
      <w:bookmarkEnd w:id="2338"/>
      <w:bookmarkEnd w:id="2339"/>
    </w:p>
    <w:p w14:paraId="714570BA">
      <w:pPr>
        <w:pStyle w:val="50"/>
      </w:pPr>
      <w:r>
        <w:t>表示可发现的站点的TEI，按照位图的形式表示。这里的可发现站点，是心跳报文传输过程中，对各个站点的发现站点的汇总表示。</w:t>
      </w:r>
    </w:p>
    <w:p w14:paraId="559D9466">
      <w:pPr>
        <w:pStyle w:val="50"/>
      </w:pPr>
      <w:r>
        <w:t>根据TEI大小在位图中相应的位置上填写标志，当比特位的值为1时，表示对应的TEI有效。</w:t>
      </w:r>
    </w:p>
    <w:p w14:paraId="7496B05C">
      <w:pPr>
        <w:pStyle w:val="50"/>
      </w:pPr>
      <w:r>
        <w:t>如第0字节的第1比特值为1，表示可以发现TEI为1的站点；第1字节的第0比特值为1，表示可以发现TEI为8的站点。</w:t>
      </w:r>
    </w:p>
    <w:p w14:paraId="25E86FF3">
      <w:pPr>
        <w:pStyle w:val="57"/>
        <w:ind w:left="420" w:hanging="420"/>
      </w:pPr>
      <w:bookmarkStart w:id="2340" w:name="_Toc408859903"/>
      <w:bookmarkStart w:id="2341" w:name="_Toc400798953"/>
      <w:bookmarkStart w:id="2342" w:name="_Toc389724840"/>
      <w:bookmarkStart w:id="2343" w:name="_Toc402982943"/>
      <w:bookmarkStart w:id="2344" w:name="_Toc403585346"/>
      <w:bookmarkStart w:id="2345" w:name="_Toc399259283"/>
      <w:bookmarkStart w:id="2346" w:name="_Toc31219"/>
      <w:bookmarkStart w:id="2347" w:name="_Toc399229016"/>
      <w:bookmarkStart w:id="2348" w:name="_Toc397528914"/>
      <w:bookmarkStart w:id="2349" w:name="_Toc403570308"/>
      <w:bookmarkStart w:id="2350" w:name="_Toc397529582"/>
      <w:bookmarkStart w:id="2351" w:name="_Toc7076"/>
      <w:bookmarkStart w:id="2352" w:name="_Toc112"/>
      <w:bookmarkStart w:id="2353" w:name="_Toc402983875"/>
      <w:bookmarkStart w:id="2354" w:name="_Toc399757325"/>
      <w:bookmarkStart w:id="2355" w:name="_Toc439785775"/>
      <w:bookmarkStart w:id="2356" w:name="_Toc402983409"/>
      <w:bookmarkStart w:id="2357" w:name="_Toc405476688"/>
      <w:r>
        <w:t>发现列表报文</w:t>
      </w:r>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p>
    <w:p w14:paraId="1859B036">
      <w:pPr>
        <w:pStyle w:val="50"/>
      </w:pPr>
      <w:r>
        <w:t>发现列表报文（MMeDiscoverNodeList）格式的定义如</w:t>
      </w:r>
      <w:r>
        <w:fldChar w:fldCharType="begin"/>
      </w:r>
      <w:r>
        <w:instrText xml:space="preserve"> REF _Ref56773744 \h  \* MERGEFORMAT </w:instrText>
      </w:r>
      <w:r>
        <w:fldChar w:fldCharType="separate"/>
      </w:r>
      <w:r>
        <w:t>表 119</w:t>
      </w:r>
      <w:r>
        <w:fldChar w:fldCharType="end"/>
      </w:r>
      <w:r>
        <w:t>所示。</w:t>
      </w:r>
    </w:p>
    <w:p w14:paraId="4FC809CB">
      <w:pPr>
        <w:pStyle w:val="10"/>
      </w:pPr>
      <w:bookmarkStart w:id="2358" w:name="_Ref56773744"/>
      <w:bookmarkStart w:id="2359" w:name="_Toc397529893"/>
      <w:bookmarkStart w:id="2360" w:name="_Toc402983229"/>
      <w:bookmarkStart w:id="2361" w:name="_Toc405022557"/>
      <w:bookmarkStart w:id="2362" w:name="_Toc402983695"/>
      <w:bookmarkStart w:id="2363" w:name="_Toc403570672"/>
      <w:bookmarkStart w:id="2364" w:name="_Ref398998827"/>
      <w:bookmarkStart w:id="2365" w:name="_Toc402984161"/>
      <w:bookmarkStart w:id="2366" w:name="_Toc399259635"/>
      <w:bookmarkStart w:id="2367" w:name="_Toc402540147"/>
      <w:bookmarkStart w:id="2368" w:name="_Toc399229439"/>
      <w:bookmarkStart w:id="2369" w:name="_Toc397529225"/>
      <w:bookmarkStart w:id="2370" w:name="_Toc399757665"/>
      <w:bookmarkStart w:id="2371" w:name="_Toc408860254"/>
      <w:bookmarkStart w:id="2372" w:name="_Toc405476979"/>
      <w:r>
        <w:t xml:space="preserve">表 </w:t>
      </w:r>
      <w:r>
        <w:fldChar w:fldCharType="begin"/>
      </w:r>
      <w:r>
        <w:instrText xml:space="preserve"> SEQ 表 \* ARABIC </w:instrText>
      </w:r>
      <w:r>
        <w:fldChar w:fldCharType="separate"/>
      </w:r>
      <w:r>
        <w:t>119</w:t>
      </w:r>
      <w:r>
        <w:fldChar w:fldCharType="end"/>
      </w:r>
      <w:bookmarkEnd w:id="2358"/>
      <w:r>
        <w:rPr>
          <w:rFonts w:hint="eastAsia"/>
        </w:rPr>
        <w:t xml:space="preserve"> </w:t>
      </w:r>
      <w:r>
        <w:t>发现列表报文格式</w:t>
      </w:r>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p>
    <w:tbl>
      <w:tblPr>
        <w:tblStyle w:val="31"/>
        <w:tblW w:w="34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1512"/>
        <w:gridCol w:w="1511"/>
        <w:gridCol w:w="1511"/>
      </w:tblGrid>
      <w:tr w14:paraId="4D5C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6E1FBB4F">
            <w:pPr>
              <w:pStyle w:val="125"/>
              <w:rPr>
                <w:rFonts w:ascii="Times New Roman" w:hAnsi="Times New Roman"/>
                <w:sz w:val="18"/>
              </w:rPr>
            </w:pPr>
            <w:bookmarkStart w:id="2373" w:name="_Toc399229017"/>
            <w:bookmarkStart w:id="2374" w:name="_Toc403570309"/>
            <w:bookmarkStart w:id="2375" w:name="_Toc397529583"/>
            <w:bookmarkStart w:id="2376" w:name="_Toc408859904"/>
            <w:bookmarkStart w:id="2377" w:name="_Toc397528915"/>
            <w:r>
              <w:rPr>
                <w:rFonts w:hint="eastAsia" w:ascii="Times New Roman" w:hAnsi="Times New Roman"/>
                <w:sz w:val="18"/>
              </w:rPr>
              <w:t>字段</w:t>
            </w:r>
          </w:p>
        </w:tc>
        <w:tc>
          <w:tcPr>
            <w:tcW w:w="1155" w:type="pct"/>
            <w:tcBorders>
              <w:top w:val="single" w:color="auto" w:sz="4" w:space="0"/>
              <w:left w:val="nil"/>
              <w:bottom w:val="single" w:color="auto" w:sz="4" w:space="0"/>
              <w:right w:val="single" w:color="auto" w:sz="4" w:space="0"/>
            </w:tcBorders>
            <w:vAlign w:val="center"/>
          </w:tcPr>
          <w:p w14:paraId="0DC26CD0">
            <w:pPr>
              <w:pStyle w:val="125"/>
              <w:rPr>
                <w:rFonts w:ascii="Times New Roman" w:hAnsi="Times New Roman"/>
                <w:sz w:val="18"/>
              </w:rPr>
            </w:pPr>
            <w:r>
              <w:rPr>
                <w:rFonts w:hint="eastAsia" w:ascii="Times New Roman" w:hAnsi="Times New Roman"/>
                <w:sz w:val="18"/>
              </w:rPr>
              <w:t>字节号</w:t>
            </w:r>
          </w:p>
        </w:tc>
        <w:tc>
          <w:tcPr>
            <w:tcW w:w="1154" w:type="pct"/>
            <w:tcBorders>
              <w:top w:val="single" w:color="auto" w:sz="4" w:space="0"/>
              <w:left w:val="nil"/>
              <w:bottom w:val="single" w:color="auto" w:sz="4" w:space="0"/>
              <w:right w:val="single" w:color="auto" w:sz="4" w:space="0"/>
            </w:tcBorders>
            <w:vAlign w:val="center"/>
          </w:tcPr>
          <w:p w14:paraId="0DA21A50">
            <w:pPr>
              <w:pStyle w:val="125"/>
              <w:rPr>
                <w:rFonts w:ascii="Times New Roman" w:hAnsi="Times New Roman"/>
                <w:sz w:val="18"/>
              </w:rPr>
            </w:pPr>
            <w:r>
              <w:rPr>
                <w:rFonts w:hint="eastAsia" w:ascii="Times New Roman" w:hAnsi="Times New Roman"/>
                <w:sz w:val="18"/>
              </w:rPr>
              <w:t>字段大小</w:t>
            </w:r>
            <w:r>
              <w:rPr>
                <w:rFonts w:ascii="Times New Roman" w:hAnsi="Times New Roman"/>
                <w:sz w:val="18"/>
              </w:rPr>
              <w:t>(</w:t>
            </w:r>
            <w:r>
              <w:rPr>
                <w:rFonts w:hint="eastAsia" w:ascii="Times New Roman" w:hAnsi="Times New Roman"/>
                <w:sz w:val="18"/>
              </w:rPr>
              <w:t>比特</w:t>
            </w:r>
            <w:r>
              <w:rPr>
                <w:rFonts w:ascii="Times New Roman" w:hAnsi="Times New Roman"/>
                <w:sz w:val="18"/>
              </w:rPr>
              <w:t>)</w:t>
            </w:r>
          </w:p>
        </w:tc>
        <w:tc>
          <w:tcPr>
            <w:tcW w:w="1155" w:type="pct"/>
            <w:tcBorders>
              <w:top w:val="single" w:color="auto" w:sz="4" w:space="0"/>
              <w:left w:val="nil"/>
              <w:bottom w:val="single" w:color="auto" w:sz="4" w:space="0"/>
              <w:right w:val="single" w:color="auto" w:sz="4" w:space="0"/>
            </w:tcBorders>
            <w:vAlign w:val="center"/>
          </w:tcPr>
          <w:p w14:paraId="68B7B284">
            <w:pPr>
              <w:pStyle w:val="125"/>
              <w:rPr>
                <w:rFonts w:ascii="Times New Roman" w:hAnsi="Times New Roman"/>
                <w:sz w:val="18"/>
              </w:rPr>
            </w:pPr>
            <w:r>
              <w:rPr>
                <w:rFonts w:hint="eastAsia" w:ascii="Times New Roman" w:hAnsi="Times New Roman"/>
                <w:sz w:val="18"/>
              </w:rPr>
              <w:t>说明</w:t>
            </w:r>
          </w:p>
        </w:tc>
      </w:tr>
      <w:tr w14:paraId="39EC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04BA375C">
            <w:pPr>
              <w:pStyle w:val="125"/>
              <w:rPr>
                <w:rFonts w:ascii="Times New Roman" w:hAnsi="Times New Roman"/>
                <w:sz w:val="18"/>
              </w:rPr>
            </w:pPr>
            <w:r>
              <w:rPr>
                <w:rFonts w:ascii="Times New Roman" w:hAnsi="Times New Roman"/>
                <w:sz w:val="18"/>
              </w:rPr>
              <w:t>TEI</w:t>
            </w:r>
          </w:p>
        </w:tc>
        <w:tc>
          <w:tcPr>
            <w:tcW w:w="1155" w:type="pct"/>
            <w:tcBorders>
              <w:top w:val="single" w:color="auto" w:sz="4" w:space="0"/>
              <w:left w:val="nil"/>
              <w:bottom w:val="single" w:color="auto" w:sz="4" w:space="0"/>
              <w:right w:val="single" w:color="auto" w:sz="4" w:space="0"/>
            </w:tcBorders>
            <w:vAlign w:val="center"/>
          </w:tcPr>
          <w:p w14:paraId="049B7E63">
            <w:pPr>
              <w:pStyle w:val="125"/>
              <w:rPr>
                <w:rFonts w:ascii="Times New Roman" w:hAnsi="Times New Roman"/>
                <w:sz w:val="18"/>
              </w:rPr>
            </w:pPr>
            <w:r>
              <w:rPr>
                <w:rFonts w:ascii="Times New Roman" w:hAnsi="Times New Roman"/>
                <w:sz w:val="18"/>
              </w:rPr>
              <w:t>0-1</w:t>
            </w:r>
          </w:p>
        </w:tc>
        <w:tc>
          <w:tcPr>
            <w:tcW w:w="1154" w:type="pct"/>
            <w:tcBorders>
              <w:top w:val="single" w:color="auto" w:sz="4" w:space="0"/>
              <w:left w:val="nil"/>
              <w:bottom w:val="single" w:color="auto" w:sz="4" w:space="0"/>
              <w:right w:val="single" w:color="auto" w:sz="4" w:space="0"/>
            </w:tcBorders>
            <w:vAlign w:val="center"/>
          </w:tcPr>
          <w:p w14:paraId="40A242DC">
            <w:pPr>
              <w:pStyle w:val="125"/>
              <w:rPr>
                <w:rFonts w:ascii="Times New Roman" w:hAnsi="Times New Roman"/>
                <w:sz w:val="18"/>
              </w:rPr>
            </w:pPr>
            <w:r>
              <w:rPr>
                <w:rFonts w:ascii="Times New Roman" w:hAnsi="Times New Roman"/>
                <w:sz w:val="18"/>
              </w:rPr>
              <w:t>16</w:t>
            </w:r>
          </w:p>
        </w:tc>
        <w:tc>
          <w:tcPr>
            <w:tcW w:w="1155" w:type="pct"/>
            <w:tcBorders>
              <w:top w:val="single" w:color="auto" w:sz="4" w:space="0"/>
              <w:left w:val="nil"/>
              <w:bottom w:val="single" w:color="auto" w:sz="4" w:space="0"/>
              <w:right w:val="single" w:color="auto" w:sz="4" w:space="0"/>
            </w:tcBorders>
          </w:tcPr>
          <w:p w14:paraId="1D5C0DA4">
            <w:pPr>
              <w:pStyle w:val="125"/>
              <w:rPr>
                <w:rFonts w:ascii="Times New Roman" w:hAnsi="Times New Roman"/>
                <w:sz w:val="18"/>
              </w:rPr>
            </w:pPr>
            <w:r>
              <w:rPr>
                <w:rFonts w:hint="eastAsia" w:ascii="Times New Roman" w:hAnsi="Times New Roman"/>
                <w:sz w:val="18"/>
              </w:rPr>
              <w:t>-</w:t>
            </w:r>
          </w:p>
        </w:tc>
      </w:tr>
      <w:tr w14:paraId="7AC2F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28764657">
            <w:pPr>
              <w:pStyle w:val="125"/>
              <w:rPr>
                <w:rFonts w:ascii="Times New Roman" w:hAnsi="Times New Roman"/>
                <w:sz w:val="18"/>
              </w:rPr>
            </w:pPr>
            <w:r>
              <w:rPr>
                <w:rFonts w:hint="eastAsia" w:ascii="Times New Roman" w:hAnsi="Times New Roman"/>
                <w:sz w:val="18"/>
              </w:rPr>
              <w:t>角色</w:t>
            </w:r>
          </w:p>
        </w:tc>
        <w:tc>
          <w:tcPr>
            <w:tcW w:w="1155" w:type="pct"/>
            <w:tcBorders>
              <w:top w:val="single" w:color="auto" w:sz="4" w:space="0"/>
              <w:left w:val="nil"/>
              <w:bottom w:val="single" w:color="auto" w:sz="4" w:space="0"/>
              <w:right w:val="single" w:color="auto" w:sz="4" w:space="0"/>
            </w:tcBorders>
            <w:vAlign w:val="center"/>
          </w:tcPr>
          <w:p w14:paraId="3C970B39">
            <w:pPr>
              <w:pStyle w:val="125"/>
              <w:rPr>
                <w:rFonts w:ascii="Times New Roman" w:hAnsi="Times New Roman"/>
                <w:sz w:val="18"/>
              </w:rPr>
            </w:pPr>
            <w:r>
              <w:rPr>
                <w:rFonts w:ascii="Times New Roman" w:hAnsi="Times New Roman"/>
                <w:sz w:val="18"/>
              </w:rPr>
              <w:t>2</w:t>
            </w:r>
          </w:p>
        </w:tc>
        <w:tc>
          <w:tcPr>
            <w:tcW w:w="1154" w:type="pct"/>
            <w:tcBorders>
              <w:top w:val="single" w:color="auto" w:sz="4" w:space="0"/>
              <w:left w:val="nil"/>
              <w:bottom w:val="single" w:color="auto" w:sz="4" w:space="0"/>
              <w:right w:val="single" w:color="auto" w:sz="4" w:space="0"/>
            </w:tcBorders>
            <w:vAlign w:val="center"/>
          </w:tcPr>
          <w:p w14:paraId="02550CBE">
            <w:pPr>
              <w:pStyle w:val="125"/>
              <w:rPr>
                <w:rFonts w:ascii="Times New Roman" w:hAnsi="Times New Roman"/>
                <w:sz w:val="18"/>
              </w:rPr>
            </w:pPr>
            <w:r>
              <w:rPr>
                <w:rFonts w:ascii="Times New Roman" w:hAnsi="Times New Roman"/>
                <w:sz w:val="18"/>
              </w:rPr>
              <w:t>8</w:t>
            </w:r>
          </w:p>
        </w:tc>
        <w:tc>
          <w:tcPr>
            <w:tcW w:w="1155" w:type="pct"/>
            <w:tcBorders>
              <w:top w:val="single" w:color="auto" w:sz="4" w:space="0"/>
              <w:left w:val="nil"/>
              <w:bottom w:val="single" w:color="auto" w:sz="4" w:space="0"/>
              <w:right w:val="single" w:color="auto" w:sz="4" w:space="0"/>
            </w:tcBorders>
          </w:tcPr>
          <w:p w14:paraId="27F27DBA">
            <w:pPr>
              <w:pStyle w:val="125"/>
              <w:rPr>
                <w:rFonts w:ascii="Times New Roman" w:hAnsi="Times New Roman"/>
                <w:sz w:val="18"/>
              </w:rPr>
            </w:pPr>
            <w:r>
              <w:rPr>
                <w:rFonts w:hint="eastAsia" w:ascii="Times New Roman" w:hAnsi="Times New Roman"/>
                <w:sz w:val="18"/>
              </w:rPr>
              <w:t>-</w:t>
            </w:r>
          </w:p>
        </w:tc>
      </w:tr>
      <w:tr w14:paraId="4864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27E91E1A">
            <w:pPr>
              <w:pStyle w:val="125"/>
              <w:rPr>
                <w:rFonts w:ascii="Times New Roman" w:hAnsi="Times New Roman"/>
                <w:sz w:val="18"/>
              </w:rPr>
            </w:pPr>
            <w:r>
              <w:rPr>
                <w:rFonts w:hint="eastAsia" w:ascii="Times New Roman" w:hAnsi="Times New Roman"/>
                <w:sz w:val="18"/>
              </w:rPr>
              <w:t>层级</w:t>
            </w:r>
          </w:p>
        </w:tc>
        <w:tc>
          <w:tcPr>
            <w:tcW w:w="1155" w:type="pct"/>
            <w:tcBorders>
              <w:top w:val="single" w:color="auto" w:sz="4" w:space="0"/>
              <w:left w:val="nil"/>
              <w:bottom w:val="single" w:color="auto" w:sz="4" w:space="0"/>
              <w:right w:val="single" w:color="auto" w:sz="4" w:space="0"/>
            </w:tcBorders>
            <w:vAlign w:val="center"/>
          </w:tcPr>
          <w:p w14:paraId="5E5B01B4">
            <w:pPr>
              <w:pStyle w:val="125"/>
              <w:rPr>
                <w:rFonts w:ascii="Times New Roman" w:hAnsi="Times New Roman"/>
                <w:sz w:val="18"/>
              </w:rPr>
            </w:pPr>
            <w:r>
              <w:rPr>
                <w:rFonts w:ascii="Times New Roman" w:hAnsi="Times New Roman"/>
                <w:sz w:val="18"/>
              </w:rPr>
              <w:t>3</w:t>
            </w:r>
          </w:p>
        </w:tc>
        <w:tc>
          <w:tcPr>
            <w:tcW w:w="1154" w:type="pct"/>
            <w:tcBorders>
              <w:top w:val="single" w:color="auto" w:sz="4" w:space="0"/>
              <w:left w:val="nil"/>
              <w:bottom w:val="single" w:color="auto" w:sz="4" w:space="0"/>
              <w:right w:val="single" w:color="auto" w:sz="4" w:space="0"/>
            </w:tcBorders>
            <w:vAlign w:val="center"/>
          </w:tcPr>
          <w:p w14:paraId="6DC54498">
            <w:pPr>
              <w:pStyle w:val="125"/>
              <w:rPr>
                <w:rFonts w:ascii="Times New Roman" w:hAnsi="Times New Roman"/>
                <w:sz w:val="18"/>
              </w:rPr>
            </w:pPr>
            <w:r>
              <w:rPr>
                <w:rFonts w:ascii="Times New Roman" w:hAnsi="Times New Roman"/>
                <w:sz w:val="18"/>
              </w:rPr>
              <w:t>8</w:t>
            </w:r>
          </w:p>
        </w:tc>
        <w:tc>
          <w:tcPr>
            <w:tcW w:w="1155" w:type="pct"/>
            <w:tcBorders>
              <w:top w:val="single" w:color="auto" w:sz="4" w:space="0"/>
              <w:left w:val="nil"/>
              <w:bottom w:val="single" w:color="auto" w:sz="4" w:space="0"/>
              <w:right w:val="single" w:color="auto" w:sz="4" w:space="0"/>
            </w:tcBorders>
          </w:tcPr>
          <w:p w14:paraId="205EA1C4">
            <w:pPr>
              <w:pStyle w:val="125"/>
              <w:rPr>
                <w:rFonts w:ascii="Times New Roman" w:hAnsi="Times New Roman"/>
                <w:sz w:val="18"/>
              </w:rPr>
            </w:pPr>
            <w:r>
              <w:rPr>
                <w:rFonts w:hint="eastAsia" w:ascii="Times New Roman" w:hAnsi="Times New Roman"/>
                <w:sz w:val="18"/>
              </w:rPr>
              <w:t>-</w:t>
            </w:r>
          </w:p>
        </w:tc>
      </w:tr>
      <w:tr w14:paraId="37D3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3DEA9F05">
            <w:pPr>
              <w:pStyle w:val="125"/>
              <w:rPr>
                <w:rFonts w:ascii="Times New Roman" w:hAnsi="Times New Roman"/>
                <w:sz w:val="18"/>
              </w:rPr>
            </w:pPr>
            <w:r>
              <w:rPr>
                <w:rFonts w:ascii="Times New Roman" w:hAnsi="Times New Roman"/>
                <w:sz w:val="18"/>
              </w:rPr>
              <w:t>MAC</w:t>
            </w:r>
            <w:r>
              <w:rPr>
                <w:rFonts w:hint="eastAsia" w:ascii="Times New Roman" w:hAnsi="Times New Roman"/>
                <w:sz w:val="18"/>
              </w:rPr>
              <w:t>地址</w:t>
            </w:r>
          </w:p>
        </w:tc>
        <w:tc>
          <w:tcPr>
            <w:tcW w:w="1155" w:type="pct"/>
            <w:tcBorders>
              <w:top w:val="single" w:color="auto" w:sz="4" w:space="0"/>
              <w:left w:val="nil"/>
              <w:bottom w:val="single" w:color="auto" w:sz="4" w:space="0"/>
              <w:right w:val="single" w:color="auto" w:sz="4" w:space="0"/>
            </w:tcBorders>
            <w:vAlign w:val="center"/>
          </w:tcPr>
          <w:p w14:paraId="464B54D1">
            <w:pPr>
              <w:pStyle w:val="125"/>
              <w:rPr>
                <w:rFonts w:ascii="Times New Roman" w:hAnsi="Times New Roman"/>
                <w:sz w:val="18"/>
              </w:rPr>
            </w:pPr>
            <w:r>
              <w:rPr>
                <w:rFonts w:ascii="Times New Roman" w:hAnsi="Times New Roman"/>
                <w:sz w:val="18"/>
              </w:rPr>
              <w:t>4-9</w:t>
            </w:r>
          </w:p>
        </w:tc>
        <w:tc>
          <w:tcPr>
            <w:tcW w:w="1154" w:type="pct"/>
            <w:tcBorders>
              <w:top w:val="single" w:color="auto" w:sz="4" w:space="0"/>
              <w:left w:val="nil"/>
              <w:bottom w:val="single" w:color="auto" w:sz="4" w:space="0"/>
              <w:right w:val="single" w:color="auto" w:sz="4" w:space="0"/>
            </w:tcBorders>
            <w:vAlign w:val="center"/>
          </w:tcPr>
          <w:p w14:paraId="026CA435">
            <w:pPr>
              <w:pStyle w:val="125"/>
              <w:rPr>
                <w:rFonts w:ascii="Times New Roman" w:hAnsi="Times New Roman"/>
                <w:sz w:val="18"/>
              </w:rPr>
            </w:pPr>
            <w:r>
              <w:rPr>
                <w:rFonts w:ascii="Times New Roman" w:hAnsi="Times New Roman"/>
                <w:sz w:val="18"/>
              </w:rPr>
              <w:t>48</w:t>
            </w:r>
          </w:p>
        </w:tc>
        <w:tc>
          <w:tcPr>
            <w:tcW w:w="1155" w:type="pct"/>
            <w:tcBorders>
              <w:top w:val="single" w:color="auto" w:sz="4" w:space="0"/>
              <w:left w:val="nil"/>
              <w:bottom w:val="single" w:color="auto" w:sz="4" w:space="0"/>
              <w:right w:val="single" w:color="auto" w:sz="4" w:space="0"/>
            </w:tcBorders>
          </w:tcPr>
          <w:p w14:paraId="7FCF22F5">
            <w:pPr>
              <w:pStyle w:val="125"/>
              <w:rPr>
                <w:rFonts w:ascii="Times New Roman" w:hAnsi="Times New Roman"/>
                <w:sz w:val="18"/>
              </w:rPr>
            </w:pPr>
            <w:r>
              <w:rPr>
                <w:rFonts w:hint="eastAsia" w:ascii="Times New Roman" w:hAnsi="Times New Roman"/>
                <w:sz w:val="18"/>
              </w:rPr>
              <w:t>-</w:t>
            </w:r>
          </w:p>
        </w:tc>
      </w:tr>
      <w:tr w14:paraId="2037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6503F1C5">
            <w:pPr>
              <w:pStyle w:val="125"/>
              <w:rPr>
                <w:rFonts w:ascii="Times New Roman" w:hAnsi="Times New Roman"/>
                <w:sz w:val="18"/>
              </w:rPr>
            </w:pPr>
            <w:r>
              <w:rPr>
                <w:rFonts w:hint="eastAsia" w:ascii="Times New Roman" w:hAnsi="Times New Roman"/>
                <w:sz w:val="18"/>
              </w:rPr>
              <w:t>代理</w:t>
            </w:r>
            <w:r>
              <w:rPr>
                <w:rFonts w:ascii="Times New Roman" w:hAnsi="Times New Roman"/>
                <w:sz w:val="18"/>
              </w:rPr>
              <w:t>TEI</w:t>
            </w:r>
          </w:p>
        </w:tc>
        <w:tc>
          <w:tcPr>
            <w:tcW w:w="1155" w:type="pct"/>
            <w:tcBorders>
              <w:top w:val="single" w:color="auto" w:sz="4" w:space="0"/>
              <w:left w:val="nil"/>
              <w:bottom w:val="single" w:color="auto" w:sz="4" w:space="0"/>
              <w:right w:val="single" w:color="auto" w:sz="4" w:space="0"/>
            </w:tcBorders>
            <w:vAlign w:val="center"/>
          </w:tcPr>
          <w:p w14:paraId="5578104F">
            <w:pPr>
              <w:pStyle w:val="125"/>
              <w:rPr>
                <w:rFonts w:ascii="Times New Roman" w:hAnsi="Times New Roman"/>
                <w:sz w:val="18"/>
              </w:rPr>
            </w:pPr>
            <w:r>
              <w:rPr>
                <w:rFonts w:ascii="Times New Roman" w:hAnsi="Times New Roman"/>
                <w:sz w:val="18"/>
              </w:rPr>
              <w:t>10-11</w:t>
            </w:r>
          </w:p>
        </w:tc>
        <w:tc>
          <w:tcPr>
            <w:tcW w:w="1154" w:type="pct"/>
            <w:tcBorders>
              <w:top w:val="single" w:color="auto" w:sz="4" w:space="0"/>
              <w:left w:val="nil"/>
              <w:bottom w:val="single" w:color="auto" w:sz="4" w:space="0"/>
              <w:right w:val="single" w:color="auto" w:sz="4" w:space="0"/>
            </w:tcBorders>
            <w:vAlign w:val="center"/>
          </w:tcPr>
          <w:p w14:paraId="240045DC">
            <w:pPr>
              <w:pStyle w:val="125"/>
              <w:rPr>
                <w:rFonts w:ascii="Times New Roman" w:hAnsi="Times New Roman"/>
                <w:sz w:val="18"/>
              </w:rPr>
            </w:pPr>
            <w:r>
              <w:rPr>
                <w:rFonts w:ascii="Times New Roman" w:hAnsi="Times New Roman"/>
                <w:sz w:val="18"/>
              </w:rPr>
              <w:t>16</w:t>
            </w:r>
          </w:p>
        </w:tc>
        <w:tc>
          <w:tcPr>
            <w:tcW w:w="1155" w:type="pct"/>
            <w:tcBorders>
              <w:top w:val="single" w:color="auto" w:sz="4" w:space="0"/>
              <w:left w:val="nil"/>
              <w:bottom w:val="single" w:color="auto" w:sz="4" w:space="0"/>
              <w:right w:val="single" w:color="auto" w:sz="4" w:space="0"/>
            </w:tcBorders>
          </w:tcPr>
          <w:p w14:paraId="0F44E383">
            <w:pPr>
              <w:pStyle w:val="125"/>
              <w:rPr>
                <w:rFonts w:ascii="Times New Roman" w:hAnsi="Times New Roman"/>
                <w:sz w:val="18"/>
              </w:rPr>
            </w:pPr>
            <w:r>
              <w:rPr>
                <w:rFonts w:hint="eastAsia" w:ascii="Times New Roman" w:hAnsi="Times New Roman"/>
                <w:sz w:val="18"/>
              </w:rPr>
              <w:t>-</w:t>
            </w:r>
          </w:p>
        </w:tc>
      </w:tr>
      <w:tr w14:paraId="6ABE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223B5781">
            <w:pPr>
              <w:pStyle w:val="125"/>
              <w:rPr>
                <w:rFonts w:ascii="Times New Roman" w:hAnsi="Times New Roman"/>
                <w:sz w:val="18"/>
              </w:rPr>
            </w:pPr>
            <w:r>
              <w:rPr>
                <w:rFonts w:hint="eastAsia" w:ascii="Times New Roman" w:hAnsi="Times New Roman"/>
                <w:sz w:val="18"/>
              </w:rPr>
              <w:t>P</w:t>
            </w:r>
            <w:r>
              <w:rPr>
                <w:rFonts w:ascii="Times New Roman" w:hAnsi="Times New Roman"/>
                <w:sz w:val="18"/>
              </w:rPr>
              <w:t>LC</w:t>
            </w:r>
            <w:r>
              <w:rPr>
                <w:rFonts w:hint="eastAsia" w:ascii="Times New Roman" w:hAnsi="Times New Roman"/>
                <w:sz w:val="18"/>
              </w:rPr>
              <w:t>能力指示</w:t>
            </w:r>
          </w:p>
        </w:tc>
        <w:tc>
          <w:tcPr>
            <w:tcW w:w="1155" w:type="pct"/>
            <w:tcBorders>
              <w:top w:val="single" w:color="auto" w:sz="4" w:space="0"/>
              <w:left w:val="nil"/>
              <w:bottom w:val="single" w:color="auto" w:sz="4" w:space="0"/>
              <w:right w:val="single" w:color="auto" w:sz="4" w:space="0"/>
            </w:tcBorders>
            <w:vAlign w:val="center"/>
          </w:tcPr>
          <w:p w14:paraId="0C2EB80F">
            <w:pPr>
              <w:pStyle w:val="125"/>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1154" w:type="pct"/>
            <w:tcBorders>
              <w:top w:val="single" w:color="auto" w:sz="4" w:space="0"/>
              <w:left w:val="nil"/>
              <w:bottom w:val="single" w:color="auto" w:sz="4" w:space="0"/>
              <w:right w:val="single" w:color="auto" w:sz="4" w:space="0"/>
            </w:tcBorders>
            <w:vAlign w:val="center"/>
          </w:tcPr>
          <w:p w14:paraId="74C0F348">
            <w:pPr>
              <w:pStyle w:val="125"/>
              <w:rPr>
                <w:rFonts w:ascii="Times New Roman" w:hAnsi="Times New Roman"/>
                <w:sz w:val="18"/>
              </w:rPr>
            </w:pPr>
            <w:r>
              <w:rPr>
                <w:rFonts w:ascii="Times New Roman" w:hAnsi="Times New Roman"/>
                <w:sz w:val="18"/>
              </w:rPr>
              <w:t>2</w:t>
            </w:r>
          </w:p>
        </w:tc>
        <w:tc>
          <w:tcPr>
            <w:tcW w:w="1155" w:type="pct"/>
            <w:tcBorders>
              <w:top w:val="single" w:color="auto" w:sz="4" w:space="0"/>
              <w:left w:val="nil"/>
              <w:bottom w:val="single" w:color="auto" w:sz="4" w:space="0"/>
              <w:right w:val="single" w:color="auto" w:sz="4" w:space="0"/>
            </w:tcBorders>
          </w:tcPr>
          <w:p w14:paraId="05196B29">
            <w:pPr>
              <w:pStyle w:val="125"/>
              <w:jc w:val="left"/>
              <w:rPr>
                <w:rFonts w:cs="宋体"/>
                <w:sz w:val="18"/>
                <w:szCs w:val="18"/>
              </w:rPr>
            </w:pPr>
            <w:r>
              <w:rPr>
                <w:rFonts w:hint="eastAsia" w:cs="宋体"/>
                <w:sz w:val="18"/>
                <w:szCs w:val="18"/>
              </w:rPr>
              <w:t>0：本站点支持BP</w:t>
            </w:r>
            <w:r>
              <w:rPr>
                <w:rFonts w:cs="宋体"/>
                <w:sz w:val="18"/>
                <w:szCs w:val="18"/>
              </w:rPr>
              <w:t>LC</w:t>
            </w:r>
            <w:r>
              <w:rPr>
                <w:rFonts w:hint="eastAsia" w:cs="宋体"/>
                <w:sz w:val="18"/>
                <w:szCs w:val="18"/>
              </w:rPr>
              <w:t>版本；</w:t>
            </w:r>
          </w:p>
          <w:p w14:paraId="3266FC19">
            <w:pPr>
              <w:pStyle w:val="125"/>
              <w:jc w:val="left"/>
              <w:rPr>
                <w:rFonts w:cs="宋体"/>
                <w:sz w:val="18"/>
                <w:szCs w:val="18"/>
              </w:rPr>
            </w:pPr>
            <w:r>
              <w:rPr>
                <w:rFonts w:cs="宋体"/>
                <w:sz w:val="18"/>
                <w:szCs w:val="18"/>
              </w:rPr>
              <w:t>1</w:t>
            </w:r>
            <w:r>
              <w:rPr>
                <w:rFonts w:hint="eastAsia" w:cs="宋体"/>
                <w:sz w:val="18"/>
                <w:szCs w:val="18"/>
              </w:rPr>
              <w:t>：本站点支持BP</w:t>
            </w:r>
            <w:r>
              <w:rPr>
                <w:rFonts w:cs="宋体"/>
                <w:sz w:val="18"/>
                <w:szCs w:val="18"/>
              </w:rPr>
              <w:t>LC</w:t>
            </w:r>
            <w:r>
              <w:rPr>
                <w:rFonts w:hint="eastAsia" w:cs="宋体"/>
                <w:sz w:val="18"/>
                <w:szCs w:val="18"/>
              </w:rPr>
              <w:t>版本和ISAC-P</w:t>
            </w:r>
            <w:r>
              <w:rPr>
                <w:rFonts w:cs="宋体"/>
                <w:sz w:val="18"/>
                <w:szCs w:val="18"/>
              </w:rPr>
              <w:t xml:space="preserve">LC </w:t>
            </w:r>
            <w:r>
              <w:rPr>
                <w:rFonts w:hint="eastAsia" w:cs="宋体"/>
                <w:sz w:val="18"/>
                <w:szCs w:val="18"/>
              </w:rPr>
              <w:t>版本；</w:t>
            </w:r>
          </w:p>
          <w:p w14:paraId="3C5A1FBA">
            <w:pPr>
              <w:pStyle w:val="125"/>
              <w:jc w:val="left"/>
              <w:rPr>
                <w:rFonts w:ascii="Times New Roman" w:hAnsi="Times New Roman"/>
                <w:sz w:val="18"/>
              </w:rPr>
            </w:pPr>
            <w:r>
              <w:rPr>
                <w:rFonts w:hint="eastAsia" w:cs="宋体"/>
                <w:sz w:val="18"/>
                <w:szCs w:val="18"/>
              </w:rPr>
              <w:t>其他：保留</w:t>
            </w:r>
          </w:p>
        </w:tc>
      </w:tr>
      <w:tr w14:paraId="78A5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70C00B5A">
            <w:pPr>
              <w:pStyle w:val="125"/>
              <w:rPr>
                <w:rFonts w:ascii="Times New Roman" w:hAnsi="Times New Roman"/>
                <w:sz w:val="18"/>
              </w:rPr>
            </w:pPr>
            <w:r>
              <w:rPr>
                <w:rFonts w:hint="eastAsia" w:ascii="Times New Roman" w:hAnsi="Times New Roman"/>
                <w:sz w:val="18"/>
              </w:rPr>
              <w:t>通道数</w:t>
            </w:r>
          </w:p>
        </w:tc>
        <w:tc>
          <w:tcPr>
            <w:tcW w:w="1155" w:type="pct"/>
            <w:tcBorders>
              <w:top w:val="single" w:color="auto" w:sz="4" w:space="0"/>
              <w:left w:val="nil"/>
              <w:bottom w:val="single" w:color="auto" w:sz="4" w:space="0"/>
              <w:right w:val="single" w:color="auto" w:sz="4" w:space="0"/>
            </w:tcBorders>
            <w:vAlign w:val="center"/>
          </w:tcPr>
          <w:p w14:paraId="6FBF4A31">
            <w:pPr>
              <w:pStyle w:val="125"/>
              <w:rPr>
                <w:rFonts w:ascii="Times New Roman" w:hAnsi="Times New Roman"/>
                <w:sz w:val="18"/>
              </w:rPr>
            </w:pPr>
            <w:r>
              <w:rPr>
                <w:rFonts w:hint="eastAsia" w:ascii="Times New Roman" w:hAnsi="Times New Roman"/>
                <w:sz w:val="18"/>
              </w:rPr>
              <w:t>1</w:t>
            </w:r>
            <w:r>
              <w:rPr>
                <w:rFonts w:ascii="Times New Roman" w:hAnsi="Times New Roman"/>
                <w:sz w:val="18"/>
              </w:rPr>
              <w:t>2</w:t>
            </w:r>
          </w:p>
        </w:tc>
        <w:tc>
          <w:tcPr>
            <w:tcW w:w="1154" w:type="pct"/>
            <w:tcBorders>
              <w:top w:val="single" w:color="auto" w:sz="4" w:space="0"/>
              <w:left w:val="nil"/>
              <w:bottom w:val="single" w:color="auto" w:sz="4" w:space="0"/>
              <w:right w:val="single" w:color="auto" w:sz="4" w:space="0"/>
            </w:tcBorders>
            <w:vAlign w:val="center"/>
          </w:tcPr>
          <w:p w14:paraId="2772D5BB">
            <w:pPr>
              <w:pStyle w:val="125"/>
              <w:rPr>
                <w:rFonts w:ascii="Times New Roman" w:hAnsi="Times New Roman"/>
                <w:sz w:val="18"/>
              </w:rPr>
            </w:pPr>
            <w:r>
              <w:rPr>
                <w:rFonts w:hint="eastAsia" w:ascii="Times New Roman" w:hAnsi="Times New Roman"/>
                <w:sz w:val="18"/>
              </w:rPr>
              <w:t>1</w:t>
            </w:r>
          </w:p>
        </w:tc>
        <w:tc>
          <w:tcPr>
            <w:tcW w:w="1155" w:type="pct"/>
            <w:tcBorders>
              <w:top w:val="single" w:color="auto" w:sz="4" w:space="0"/>
              <w:left w:val="nil"/>
              <w:bottom w:val="single" w:color="auto" w:sz="4" w:space="0"/>
              <w:right w:val="single" w:color="auto" w:sz="4" w:space="0"/>
            </w:tcBorders>
          </w:tcPr>
          <w:p w14:paraId="6A0A09CA">
            <w:pPr>
              <w:pStyle w:val="125"/>
              <w:rPr>
                <w:rFonts w:ascii="Times New Roman" w:hAnsi="Times New Roman"/>
                <w:sz w:val="18"/>
              </w:rPr>
            </w:pPr>
            <w:r>
              <w:rPr>
                <w:rFonts w:hint="eastAsia" w:ascii="Times New Roman" w:hAnsi="Times New Roman"/>
                <w:sz w:val="18"/>
              </w:rPr>
              <w:t>0：单通道；</w:t>
            </w:r>
          </w:p>
          <w:p w14:paraId="4F9E388B">
            <w:pPr>
              <w:pStyle w:val="125"/>
              <w:rPr>
                <w:rFonts w:ascii="Times New Roman" w:hAnsi="Times New Roman"/>
                <w:sz w:val="18"/>
              </w:rPr>
            </w:pPr>
            <w:r>
              <w:rPr>
                <w:rFonts w:hint="eastAsia" w:ascii="Times New Roman" w:hAnsi="Times New Roman"/>
                <w:sz w:val="18"/>
              </w:rPr>
              <w:t>1：多通道；</w:t>
            </w:r>
          </w:p>
        </w:tc>
      </w:tr>
      <w:tr w14:paraId="1F9E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7BF5B049">
            <w:pPr>
              <w:pStyle w:val="125"/>
              <w:rPr>
                <w:rFonts w:ascii="Times New Roman" w:hAnsi="Times New Roman"/>
                <w:sz w:val="18"/>
              </w:rPr>
            </w:pPr>
            <w:r>
              <w:rPr>
                <w:rFonts w:hint="eastAsia" w:ascii="Times New Roman" w:hAnsi="Times New Roman"/>
                <w:sz w:val="18"/>
              </w:rPr>
              <w:t>保留</w:t>
            </w:r>
          </w:p>
        </w:tc>
        <w:tc>
          <w:tcPr>
            <w:tcW w:w="1155" w:type="pct"/>
            <w:tcBorders>
              <w:top w:val="single" w:color="auto" w:sz="4" w:space="0"/>
              <w:left w:val="nil"/>
              <w:bottom w:val="single" w:color="auto" w:sz="4" w:space="0"/>
              <w:right w:val="single" w:color="auto" w:sz="4" w:space="0"/>
            </w:tcBorders>
            <w:vAlign w:val="center"/>
          </w:tcPr>
          <w:p w14:paraId="62F9B23E">
            <w:pPr>
              <w:pStyle w:val="125"/>
              <w:rPr>
                <w:rFonts w:ascii="Times New Roman" w:hAnsi="Times New Roman"/>
                <w:sz w:val="18"/>
              </w:rPr>
            </w:pPr>
            <w:r>
              <w:rPr>
                <w:rFonts w:hint="eastAsia" w:ascii="Times New Roman" w:hAnsi="Times New Roman"/>
                <w:sz w:val="18"/>
              </w:rPr>
              <w:t>1</w:t>
            </w:r>
            <w:r>
              <w:rPr>
                <w:rFonts w:ascii="Times New Roman" w:hAnsi="Times New Roman"/>
                <w:sz w:val="18"/>
              </w:rPr>
              <w:t>2-15</w:t>
            </w:r>
          </w:p>
        </w:tc>
        <w:tc>
          <w:tcPr>
            <w:tcW w:w="1154" w:type="pct"/>
            <w:tcBorders>
              <w:top w:val="single" w:color="auto" w:sz="4" w:space="0"/>
              <w:left w:val="nil"/>
              <w:bottom w:val="single" w:color="auto" w:sz="4" w:space="0"/>
              <w:right w:val="single" w:color="auto" w:sz="4" w:space="0"/>
            </w:tcBorders>
            <w:vAlign w:val="center"/>
          </w:tcPr>
          <w:p w14:paraId="6F0DA464">
            <w:pPr>
              <w:pStyle w:val="125"/>
              <w:rPr>
                <w:rFonts w:ascii="Times New Roman" w:hAnsi="Times New Roman"/>
                <w:sz w:val="18"/>
              </w:rPr>
            </w:pPr>
            <w:r>
              <w:rPr>
                <w:rFonts w:ascii="Times New Roman" w:hAnsi="Times New Roman"/>
                <w:sz w:val="18"/>
              </w:rPr>
              <w:t>28</w:t>
            </w:r>
          </w:p>
        </w:tc>
        <w:tc>
          <w:tcPr>
            <w:tcW w:w="1155" w:type="pct"/>
            <w:tcBorders>
              <w:top w:val="single" w:color="auto" w:sz="4" w:space="0"/>
              <w:left w:val="nil"/>
              <w:bottom w:val="single" w:color="auto" w:sz="4" w:space="0"/>
              <w:right w:val="single" w:color="auto" w:sz="4" w:space="0"/>
            </w:tcBorders>
          </w:tcPr>
          <w:p w14:paraId="3875CD10">
            <w:pPr>
              <w:pStyle w:val="125"/>
              <w:rPr>
                <w:rFonts w:ascii="Times New Roman" w:hAnsi="Times New Roman"/>
                <w:sz w:val="18"/>
              </w:rPr>
            </w:pPr>
            <w:r>
              <w:rPr>
                <w:rFonts w:hint="eastAsia" w:ascii="Times New Roman" w:hAnsi="Times New Roman"/>
                <w:sz w:val="18"/>
              </w:rPr>
              <w:t>-</w:t>
            </w:r>
          </w:p>
        </w:tc>
      </w:tr>
      <w:tr w14:paraId="1CE71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57AF2D3C">
            <w:pPr>
              <w:pStyle w:val="125"/>
              <w:rPr>
                <w:rFonts w:ascii="Times New Roman" w:hAnsi="Times New Roman"/>
                <w:sz w:val="18"/>
              </w:rPr>
            </w:pPr>
            <w:r>
              <w:rPr>
                <w:rFonts w:hint="eastAsia" w:ascii="Times New Roman" w:hAnsi="Times New Roman"/>
                <w:sz w:val="18"/>
              </w:rPr>
              <w:t>与代理站点通信成功率计算完成标志</w:t>
            </w:r>
          </w:p>
        </w:tc>
        <w:tc>
          <w:tcPr>
            <w:tcW w:w="1155" w:type="pct"/>
            <w:tcBorders>
              <w:top w:val="single" w:color="auto" w:sz="4" w:space="0"/>
              <w:left w:val="nil"/>
              <w:bottom w:val="single" w:color="auto" w:sz="4" w:space="0"/>
              <w:right w:val="single" w:color="auto" w:sz="4" w:space="0"/>
            </w:tcBorders>
            <w:vAlign w:val="center"/>
          </w:tcPr>
          <w:p w14:paraId="1A463B7B">
            <w:pPr>
              <w:pStyle w:val="125"/>
              <w:rPr>
                <w:rFonts w:ascii="Times New Roman" w:hAnsi="Times New Roman"/>
                <w:sz w:val="18"/>
              </w:rPr>
            </w:pPr>
            <w:r>
              <w:rPr>
                <w:rFonts w:ascii="Times New Roman" w:hAnsi="Times New Roman"/>
                <w:sz w:val="18"/>
              </w:rPr>
              <w:t>15</w:t>
            </w:r>
          </w:p>
        </w:tc>
        <w:tc>
          <w:tcPr>
            <w:tcW w:w="1154" w:type="pct"/>
            <w:tcBorders>
              <w:top w:val="single" w:color="auto" w:sz="4" w:space="0"/>
              <w:left w:val="nil"/>
              <w:bottom w:val="single" w:color="auto" w:sz="4" w:space="0"/>
              <w:right w:val="single" w:color="auto" w:sz="4" w:space="0"/>
            </w:tcBorders>
            <w:vAlign w:val="center"/>
          </w:tcPr>
          <w:p w14:paraId="1FCEF0D0">
            <w:pPr>
              <w:pStyle w:val="125"/>
              <w:rPr>
                <w:rFonts w:ascii="Times New Roman" w:hAnsi="Times New Roman"/>
                <w:sz w:val="18"/>
              </w:rPr>
            </w:pPr>
            <w:r>
              <w:rPr>
                <w:rFonts w:ascii="Times New Roman" w:hAnsi="Times New Roman"/>
                <w:sz w:val="18"/>
              </w:rPr>
              <w:t>1</w:t>
            </w:r>
          </w:p>
        </w:tc>
        <w:tc>
          <w:tcPr>
            <w:tcW w:w="1155" w:type="pct"/>
            <w:tcBorders>
              <w:top w:val="single" w:color="auto" w:sz="4" w:space="0"/>
              <w:left w:val="nil"/>
              <w:bottom w:val="single" w:color="auto" w:sz="4" w:space="0"/>
              <w:right w:val="single" w:color="auto" w:sz="4" w:space="0"/>
            </w:tcBorders>
          </w:tcPr>
          <w:p w14:paraId="31F5F7E7">
            <w:pPr>
              <w:pStyle w:val="125"/>
              <w:rPr>
                <w:rFonts w:ascii="Times New Roman" w:hAnsi="Times New Roman"/>
                <w:sz w:val="18"/>
              </w:rPr>
            </w:pPr>
            <w:r>
              <w:rPr>
                <w:rFonts w:hint="eastAsia" w:ascii="Times New Roman" w:hAnsi="Times New Roman"/>
                <w:sz w:val="18"/>
              </w:rPr>
              <w:t>-</w:t>
            </w:r>
          </w:p>
        </w:tc>
      </w:tr>
      <w:tr w14:paraId="0EC0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7670CE85">
            <w:pPr>
              <w:pStyle w:val="125"/>
              <w:rPr>
                <w:rFonts w:ascii="Times New Roman" w:hAnsi="Times New Roman"/>
                <w:sz w:val="18"/>
              </w:rPr>
            </w:pPr>
            <w:r>
              <w:rPr>
                <w:rFonts w:hint="eastAsia" w:ascii="Times New Roman" w:hAnsi="Times New Roman"/>
                <w:sz w:val="18"/>
              </w:rPr>
              <w:t>与代理站点通信成功率</w:t>
            </w:r>
          </w:p>
        </w:tc>
        <w:tc>
          <w:tcPr>
            <w:tcW w:w="1155" w:type="pct"/>
            <w:tcBorders>
              <w:top w:val="single" w:color="auto" w:sz="4" w:space="0"/>
              <w:left w:val="nil"/>
              <w:bottom w:val="single" w:color="auto" w:sz="4" w:space="0"/>
              <w:right w:val="single" w:color="auto" w:sz="4" w:space="0"/>
            </w:tcBorders>
            <w:vAlign w:val="center"/>
          </w:tcPr>
          <w:p w14:paraId="29B95E7A">
            <w:pPr>
              <w:pStyle w:val="125"/>
              <w:rPr>
                <w:rFonts w:ascii="Times New Roman" w:hAnsi="Times New Roman"/>
                <w:sz w:val="18"/>
              </w:rPr>
            </w:pPr>
            <w:r>
              <w:rPr>
                <w:rFonts w:ascii="Times New Roman" w:hAnsi="Times New Roman"/>
                <w:sz w:val="18"/>
              </w:rPr>
              <w:t>16-19</w:t>
            </w:r>
          </w:p>
        </w:tc>
        <w:tc>
          <w:tcPr>
            <w:tcW w:w="1154" w:type="pct"/>
            <w:tcBorders>
              <w:top w:val="single" w:color="auto" w:sz="4" w:space="0"/>
              <w:left w:val="nil"/>
              <w:bottom w:val="single" w:color="auto" w:sz="4" w:space="0"/>
              <w:right w:val="single" w:color="auto" w:sz="4" w:space="0"/>
            </w:tcBorders>
            <w:vAlign w:val="center"/>
          </w:tcPr>
          <w:p w14:paraId="2C3ED0CD">
            <w:pPr>
              <w:pStyle w:val="125"/>
              <w:rPr>
                <w:rFonts w:ascii="Times New Roman" w:hAnsi="Times New Roman"/>
                <w:sz w:val="18"/>
              </w:rPr>
            </w:pPr>
            <w:r>
              <w:rPr>
                <w:rFonts w:ascii="Times New Roman" w:hAnsi="Times New Roman"/>
                <w:sz w:val="18"/>
              </w:rPr>
              <w:t>32</w:t>
            </w:r>
          </w:p>
        </w:tc>
        <w:tc>
          <w:tcPr>
            <w:tcW w:w="1155" w:type="pct"/>
            <w:tcBorders>
              <w:top w:val="single" w:color="auto" w:sz="4" w:space="0"/>
              <w:left w:val="nil"/>
              <w:bottom w:val="single" w:color="auto" w:sz="4" w:space="0"/>
              <w:right w:val="single" w:color="auto" w:sz="4" w:space="0"/>
            </w:tcBorders>
          </w:tcPr>
          <w:p w14:paraId="0AF71544">
            <w:pPr>
              <w:pStyle w:val="125"/>
              <w:rPr>
                <w:rFonts w:ascii="Times New Roman" w:hAnsi="Times New Roman"/>
                <w:sz w:val="18"/>
              </w:rPr>
            </w:pPr>
            <w:r>
              <w:rPr>
                <w:rFonts w:hint="eastAsia" w:ascii="Times New Roman" w:hAnsi="Times New Roman"/>
                <w:sz w:val="18"/>
              </w:rPr>
              <w:t>-</w:t>
            </w:r>
          </w:p>
        </w:tc>
      </w:tr>
      <w:tr w14:paraId="4F35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2DA79268">
            <w:pPr>
              <w:pStyle w:val="125"/>
              <w:rPr>
                <w:rFonts w:ascii="Times New Roman" w:hAnsi="Times New Roman"/>
                <w:sz w:val="18"/>
              </w:rPr>
            </w:pPr>
            <w:r>
              <w:rPr>
                <w:rFonts w:hint="eastAsia" w:ascii="Times New Roman" w:hAnsi="Times New Roman"/>
                <w:sz w:val="18"/>
              </w:rPr>
              <w:t>与代理站点下行通信成功率</w:t>
            </w:r>
          </w:p>
        </w:tc>
        <w:tc>
          <w:tcPr>
            <w:tcW w:w="1155" w:type="pct"/>
            <w:tcBorders>
              <w:top w:val="single" w:color="auto" w:sz="4" w:space="0"/>
              <w:left w:val="nil"/>
              <w:bottom w:val="single" w:color="auto" w:sz="4" w:space="0"/>
              <w:right w:val="single" w:color="auto" w:sz="4" w:space="0"/>
            </w:tcBorders>
            <w:vAlign w:val="center"/>
          </w:tcPr>
          <w:p w14:paraId="518297A9">
            <w:pPr>
              <w:pStyle w:val="125"/>
              <w:rPr>
                <w:rFonts w:ascii="Times New Roman" w:hAnsi="Times New Roman"/>
                <w:sz w:val="18"/>
              </w:rPr>
            </w:pPr>
            <w:r>
              <w:rPr>
                <w:rFonts w:ascii="Times New Roman" w:hAnsi="Times New Roman"/>
                <w:sz w:val="18"/>
              </w:rPr>
              <w:t>20-23</w:t>
            </w:r>
          </w:p>
        </w:tc>
        <w:tc>
          <w:tcPr>
            <w:tcW w:w="1154" w:type="pct"/>
            <w:tcBorders>
              <w:top w:val="single" w:color="auto" w:sz="4" w:space="0"/>
              <w:left w:val="nil"/>
              <w:bottom w:val="single" w:color="auto" w:sz="4" w:space="0"/>
              <w:right w:val="single" w:color="auto" w:sz="4" w:space="0"/>
            </w:tcBorders>
            <w:vAlign w:val="center"/>
          </w:tcPr>
          <w:p w14:paraId="2C1AB143">
            <w:pPr>
              <w:pStyle w:val="125"/>
              <w:rPr>
                <w:rFonts w:ascii="Times New Roman" w:hAnsi="Times New Roman"/>
                <w:sz w:val="18"/>
              </w:rPr>
            </w:pPr>
            <w:r>
              <w:rPr>
                <w:rFonts w:ascii="Times New Roman" w:hAnsi="Times New Roman"/>
                <w:sz w:val="18"/>
              </w:rPr>
              <w:t>32</w:t>
            </w:r>
          </w:p>
        </w:tc>
        <w:tc>
          <w:tcPr>
            <w:tcW w:w="1155" w:type="pct"/>
            <w:tcBorders>
              <w:top w:val="single" w:color="auto" w:sz="4" w:space="0"/>
              <w:left w:val="nil"/>
              <w:bottom w:val="single" w:color="auto" w:sz="4" w:space="0"/>
              <w:right w:val="single" w:color="auto" w:sz="4" w:space="0"/>
            </w:tcBorders>
          </w:tcPr>
          <w:p w14:paraId="20D1A957">
            <w:pPr>
              <w:pStyle w:val="125"/>
              <w:rPr>
                <w:rFonts w:ascii="Times New Roman" w:hAnsi="Times New Roman"/>
                <w:sz w:val="18"/>
              </w:rPr>
            </w:pPr>
            <w:r>
              <w:rPr>
                <w:rFonts w:hint="eastAsia" w:ascii="Times New Roman" w:hAnsi="Times New Roman"/>
                <w:sz w:val="18"/>
              </w:rPr>
              <w:t>-</w:t>
            </w:r>
          </w:p>
        </w:tc>
      </w:tr>
      <w:tr w14:paraId="1D2E9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42A53359">
            <w:pPr>
              <w:pStyle w:val="125"/>
              <w:rPr>
                <w:rFonts w:ascii="Times New Roman" w:hAnsi="Times New Roman"/>
                <w:sz w:val="18"/>
              </w:rPr>
            </w:pPr>
            <w:r>
              <w:rPr>
                <w:rFonts w:hint="eastAsia" w:ascii="Times New Roman" w:hAnsi="Times New Roman"/>
                <w:sz w:val="18"/>
              </w:rPr>
              <w:t>站点总数</w:t>
            </w:r>
          </w:p>
        </w:tc>
        <w:tc>
          <w:tcPr>
            <w:tcW w:w="1155" w:type="pct"/>
            <w:tcBorders>
              <w:top w:val="single" w:color="auto" w:sz="4" w:space="0"/>
              <w:left w:val="nil"/>
              <w:bottom w:val="single" w:color="auto" w:sz="4" w:space="0"/>
              <w:right w:val="single" w:color="auto" w:sz="4" w:space="0"/>
            </w:tcBorders>
            <w:vAlign w:val="center"/>
          </w:tcPr>
          <w:p w14:paraId="255FECC6">
            <w:pPr>
              <w:pStyle w:val="125"/>
              <w:rPr>
                <w:rFonts w:ascii="Times New Roman" w:hAnsi="Times New Roman"/>
                <w:sz w:val="18"/>
              </w:rPr>
            </w:pPr>
            <w:r>
              <w:rPr>
                <w:rFonts w:ascii="Times New Roman" w:hAnsi="Times New Roman"/>
                <w:sz w:val="18"/>
              </w:rPr>
              <w:t>24-25</w:t>
            </w:r>
          </w:p>
        </w:tc>
        <w:tc>
          <w:tcPr>
            <w:tcW w:w="1154" w:type="pct"/>
            <w:tcBorders>
              <w:top w:val="single" w:color="auto" w:sz="4" w:space="0"/>
              <w:left w:val="nil"/>
              <w:bottom w:val="single" w:color="auto" w:sz="4" w:space="0"/>
              <w:right w:val="single" w:color="auto" w:sz="4" w:space="0"/>
            </w:tcBorders>
            <w:vAlign w:val="center"/>
          </w:tcPr>
          <w:p w14:paraId="0D990E1D">
            <w:pPr>
              <w:pStyle w:val="125"/>
              <w:rPr>
                <w:rFonts w:ascii="Times New Roman" w:hAnsi="Times New Roman"/>
                <w:sz w:val="18"/>
              </w:rPr>
            </w:pPr>
            <w:r>
              <w:rPr>
                <w:rFonts w:ascii="Times New Roman" w:hAnsi="Times New Roman"/>
                <w:sz w:val="18"/>
              </w:rPr>
              <w:t>16</w:t>
            </w:r>
          </w:p>
        </w:tc>
        <w:tc>
          <w:tcPr>
            <w:tcW w:w="1155" w:type="pct"/>
            <w:tcBorders>
              <w:top w:val="single" w:color="auto" w:sz="4" w:space="0"/>
              <w:left w:val="nil"/>
              <w:bottom w:val="single" w:color="auto" w:sz="4" w:space="0"/>
              <w:right w:val="single" w:color="auto" w:sz="4" w:space="0"/>
            </w:tcBorders>
          </w:tcPr>
          <w:p w14:paraId="7027954D">
            <w:pPr>
              <w:pStyle w:val="125"/>
              <w:rPr>
                <w:rFonts w:ascii="Times New Roman" w:hAnsi="Times New Roman"/>
                <w:sz w:val="18"/>
              </w:rPr>
            </w:pPr>
            <w:r>
              <w:rPr>
                <w:rFonts w:hint="eastAsia" w:ascii="Times New Roman" w:hAnsi="Times New Roman"/>
                <w:sz w:val="18"/>
              </w:rPr>
              <w:t>-</w:t>
            </w:r>
          </w:p>
        </w:tc>
      </w:tr>
      <w:tr w14:paraId="7951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6DD0DC46">
            <w:pPr>
              <w:pStyle w:val="125"/>
              <w:rPr>
                <w:rFonts w:ascii="Times New Roman" w:hAnsi="Times New Roman"/>
                <w:sz w:val="18"/>
              </w:rPr>
            </w:pPr>
            <w:r>
              <w:rPr>
                <w:rFonts w:hint="eastAsia" w:ascii="Times New Roman" w:hAnsi="Times New Roman"/>
                <w:sz w:val="18"/>
              </w:rPr>
              <w:t>发送发现列表报文个数</w:t>
            </w:r>
          </w:p>
        </w:tc>
        <w:tc>
          <w:tcPr>
            <w:tcW w:w="1155" w:type="pct"/>
            <w:tcBorders>
              <w:top w:val="single" w:color="auto" w:sz="4" w:space="0"/>
              <w:left w:val="nil"/>
              <w:bottom w:val="single" w:color="auto" w:sz="4" w:space="0"/>
              <w:right w:val="single" w:color="auto" w:sz="4" w:space="0"/>
            </w:tcBorders>
            <w:vAlign w:val="center"/>
          </w:tcPr>
          <w:p w14:paraId="18882095">
            <w:pPr>
              <w:pStyle w:val="125"/>
              <w:rPr>
                <w:rFonts w:ascii="Times New Roman" w:hAnsi="Times New Roman"/>
                <w:sz w:val="18"/>
              </w:rPr>
            </w:pPr>
            <w:r>
              <w:rPr>
                <w:rFonts w:ascii="Times New Roman" w:hAnsi="Times New Roman"/>
                <w:sz w:val="18"/>
              </w:rPr>
              <w:t>26-27</w:t>
            </w:r>
          </w:p>
        </w:tc>
        <w:tc>
          <w:tcPr>
            <w:tcW w:w="1154" w:type="pct"/>
            <w:tcBorders>
              <w:top w:val="single" w:color="auto" w:sz="4" w:space="0"/>
              <w:left w:val="nil"/>
              <w:bottom w:val="single" w:color="auto" w:sz="4" w:space="0"/>
              <w:right w:val="single" w:color="auto" w:sz="4" w:space="0"/>
            </w:tcBorders>
            <w:vAlign w:val="center"/>
          </w:tcPr>
          <w:p w14:paraId="401ECBBF">
            <w:pPr>
              <w:pStyle w:val="125"/>
              <w:rPr>
                <w:rFonts w:ascii="Times New Roman" w:hAnsi="Times New Roman"/>
                <w:sz w:val="18"/>
              </w:rPr>
            </w:pPr>
            <w:r>
              <w:rPr>
                <w:rFonts w:ascii="Times New Roman" w:hAnsi="Times New Roman"/>
                <w:sz w:val="18"/>
              </w:rPr>
              <w:t>16</w:t>
            </w:r>
          </w:p>
        </w:tc>
        <w:tc>
          <w:tcPr>
            <w:tcW w:w="1155" w:type="pct"/>
            <w:tcBorders>
              <w:top w:val="single" w:color="auto" w:sz="4" w:space="0"/>
              <w:left w:val="nil"/>
              <w:bottom w:val="single" w:color="auto" w:sz="4" w:space="0"/>
              <w:right w:val="single" w:color="auto" w:sz="4" w:space="0"/>
            </w:tcBorders>
          </w:tcPr>
          <w:p w14:paraId="0AA4A4EB">
            <w:pPr>
              <w:pStyle w:val="125"/>
              <w:rPr>
                <w:rFonts w:ascii="Times New Roman" w:hAnsi="Times New Roman"/>
                <w:sz w:val="18"/>
              </w:rPr>
            </w:pPr>
            <w:r>
              <w:rPr>
                <w:rFonts w:hint="eastAsia" w:ascii="Times New Roman" w:hAnsi="Times New Roman"/>
                <w:sz w:val="18"/>
              </w:rPr>
              <w:t>-</w:t>
            </w:r>
          </w:p>
        </w:tc>
      </w:tr>
      <w:tr w14:paraId="5F9A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54C9356F">
            <w:pPr>
              <w:pStyle w:val="125"/>
              <w:rPr>
                <w:rFonts w:ascii="Times New Roman" w:hAnsi="Times New Roman"/>
                <w:sz w:val="18"/>
              </w:rPr>
            </w:pPr>
            <w:r>
              <w:rPr>
                <w:rFonts w:hint="eastAsia" w:ascii="Times New Roman" w:hAnsi="Times New Roman"/>
                <w:sz w:val="18"/>
              </w:rPr>
              <w:t>上行路由条目总数</w:t>
            </w:r>
          </w:p>
        </w:tc>
        <w:tc>
          <w:tcPr>
            <w:tcW w:w="1155" w:type="pct"/>
            <w:tcBorders>
              <w:top w:val="single" w:color="auto" w:sz="4" w:space="0"/>
              <w:left w:val="nil"/>
              <w:bottom w:val="single" w:color="auto" w:sz="4" w:space="0"/>
              <w:right w:val="single" w:color="auto" w:sz="4" w:space="0"/>
            </w:tcBorders>
            <w:vAlign w:val="center"/>
          </w:tcPr>
          <w:p w14:paraId="36B28E4C">
            <w:pPr>
              <w:pStyle w:val="125"/>
              <w:rPr>
                <w:rFonts w:ascii="Times New Roman" w:hAnsi="Times New Roman"/>
                <w:sz w:val="18"/>
              </w:rPr>
            </w:pPr>
            <w:r>
              <w:rPr>
                <w:rFonts w:ascii="Times New Roman" w:hAnsi="Times New Roman"/>
                <w:sz w:val="18"/>
              </w:rPr>
              <w:t>28-29</w:t>
            </w:r>
          </w:p>
        </w:tc>
        <w:tc>
          <w:tcPr>
            <w:tcW w:w="1154" w:type="pct"/>
            <w:tcBorders>
              <w:top w:val="single" w:color="auto" w:sz="4" w:space="0"/>
              <w:left w:val="nil"/>
              <w:bottom w:val="single" w:color="auto" w:sz="4" w:space="0"/>
              <w:right w:val="single" w:color="auto" w:sz="4" w:space="0"/>
            </w:tcBorders>
            <w:vAlign w:val="center"/>
          </w:tcPr>
          <w:p w14:paraId="067A5D4F">
            <w:pPr>
              <w:pStyle w:val="125"/>
              <w:rPr>
                <w:rFonts w:ascii="Times New Roman" w:hAnsi="Times New Roman"/>
                <w:sz w:val="18"/>
              </w:rPr>
            </w:pPr>
            <w:r>
              <w:rPr>
                <w:rFonts w:ascii="Times New Roman" w:hAnsi="Times New Roman"/>
                <w:sz w:val="18"/>
              </w:rPr>
              <w:t>16</w:t>
            </w:r>
          </w:p>
        </w:tc>
        <w:tc>
          <w:tcPr>
            <w:tcW w:w="1155" w:type="pct"/>
            <w:tcBorders>
              <w:top w:val="single" w:color="auto" w:sz="4" w:space="0"/>
              <w:left w:val="nil"/>
              <w:bottom w:val="single" w:color="auto" w:sz="4" w:space="0"/>
              <w:right w:val="single" w:color="auto" w:sz="4" w:space="0"/>
            </w:tcBorders>
          </w:tcPr>
          <w:p w14:paraId="0F243631">
            <w:pPr>
              <w:pStyle w:val="125"/>
              <w:rPr>
                <w:rFonts w:ascii="Times New Roman" w:hAnsi="Times New Roman"/>
                <w:sz w:val="18"/>
              </w:rPr>
            </w:pPr>
            <w:r>
              <w:rPr>
                <w:rFonts w:hint="eastAsia" w:ascii="Times New Roman" w:hAnsi="Times New Roman"/>
                <w:sz w:val="18"/>
              </w:rPr>
              <w:t>-</w:t>
            </w:r>
          </w:p>
        </w:tc>
      </w:tr>
      <w:tr w14:paraId="0449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77389271">
            <w:pPr>
              <w:pStyle w:val="125"/>
              <w:rPr>
                <w:rFonts w:ascii="Times New Roman" w:hAnsi="Times New Roman"/>
                <w:sz w:val="18"/>
              </w:rPr>
            </w:pPr>
            <w:r>
              <w:rPr>
                <w:rFonts w:hint="eastAsia" w:ascii="Times New Roman" w:hAnsi="Times New Roman"/>
                <w:sz w:val="18"/>
              </w:rPr>
              <w:t>接收发现列表信息条目长度</w:t>
            </w:r>
          </w:p>
        </w:tc>
        <w:tc>
          <w:tcPr>
            <w:tcW w:w="1155" w:type="pct"/>
            <w:tcBorders>
              <w:top w:val="single" w:color="auto" w:sz="4" w:space="0"/>
              <w:left w:val="nil"/>
              <w:bottom w:val="single" w:color="auto" w:sz="4" w:space="0"/>
              <w:right w:val="single" w:color="auto" w:sz="4" w:space="0"/>
            </w:tcBorders>
            <w:vAlign w:val="center"/>
          </w:tcPr>
          <w:p w14:paraId="6391BD33">
            <w:pPr>
              <w:pStyle w:val="125"/>
              <w:rPr>
                <w:rFonts w:ascii="Times New Roman" w:hAnsi="Times New Roman"/>
                <w:sz w:val="18"/>
              </w:rPr>
            </w:pPr>
            <w:r>
              <w:rPr>
                <w:rFonts w:ascii="Times New Roman" w:hAnsi="Times New Roman"/>
                <w:sz w:val="18"/>
              </w:rPr>
              <w:t>30</w:t>
            </w:r>
          </w:p>
        </w:tc>
        <w:tc>
          <w:tcPr>
            <w:tcW w:w="1154" w:type="pct"/>
            <w:tcBorders>
              <w:top w:val="single" w:color="auto" w:sz="4" w:space="0"/>
              <w:left w:val="nil"/>
              <w:bottom w:val="single" w:color="auto" w:sz="4" w:space="0"/>
              <w:right w:val="single" w:color="auto" w:sz="4" w:space="0"/>
            </w:tcBorders>
            <w:vAlign w:val="center"/>
          </w:tcPr>
          <w:p w14:paraId="414D9261">
            <w:pPr>
              <w:pStyle w:val="125"/>
              <w:rPr>
                <w:rFonts w:ascii="Times New Roman" w:hAnsi="Times New Roman"/>
                <w:sz w:val="18"/>
              </w:rPr>
            </w:pPr>
            <w:r>
              <w:rPr>
                <w:rFonts w:ascii="Times New Roman" w:hAnsi="Times New Roman"/>
                <w:sz w:val="18"/>
              </w:rPr>
              <w:t>8</w:t>
            </w:r>
          </w:p>
        </w:tc>
        <w:tc>
          <w:tcPr>
            <w:tcW w:w="1155" w:type="pct"/>
            <w:tcBorders>
              <w:top w:val="single" w:color="auto" w:sz="4" w:space="0"/>
              <w:left w:val="nil"/>
              <w:bottom w:val="single" w:color="auto" w:sz="4" w:space="0"/>
              <w:right w:val="single" w:color="auto" w:sz="4" w:space="0"/>
            </w:tcBorders>
          </w:tcPr>
          <w:p w14:paraId="743B92BC">
            <w:pPr>
              <w:pStyle w:val="125"/>
              <w:rPr>
                <w:rFonts w:ascii="Times New Roman" w:hAnsi="Times New Roman"/>
                <w:sz w:val="18"/>
              </w:rPr>
            </w:pPr>
            <w:r>
              <w:rPr>
                <w:rFonts w:hint="eastAsia" w:ascii="Times New Roman" w:hAnsi="Times New Roman"/>
                <w:sz w:val="18"/>
              </w:rPr>
              <w:t>-</w:t>
            </w:r>
          </w:p>
        </w:tc>
      </w:tr>
      <w:tr w14:paraId="1AF4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727DE395">
            <w:pPr>
              <w:pStyle w:val="125"/>
              <w:rPr>
                <w:rFonts w:ascii="Times New Roman" w:hAnsi="Times New Roman"/>
                <w:sz w:val="18"/>
              </w:rPr>
            </w:pPr>
            <w:r>
              <w:rPr>
                <w:rFonts w:hint="eastAsia" w:ascii="Times New Roman" w:hAnsi="Times New Roman"/>
                <w:sz w:val="18"/>
              </w:rPr>
              <w:t>保留</w:t>
            </w:r>
          </w:p>
        </w:tc>
        <w:tc>
          <w:tcPr>
            <w:tcW w:w="1155" w:type="pct"/>
            <w:tcBorders>
              <w:top w:val="single" w:color="auto" w:sz="4" w:space="0"/>
              <w:left w:val="nil"/>
              <w:bottom w:val="single" w:color="auto" w:sz="4" w:space="0"/>
              <w:right w:val="single" w:color="auto" w:sz="4" w:space="0"/>
            </w:tcBorders>
            <w:vAlign w:val="center"/>
          </w:tcPr>
          <w:p w14:paraId="16DD6A69">
            <w:pPr>
              <w:pStyle w:val="125"/>
              <w:rPr>
                <w:rFonts w:ascii="Times New Roman" w:hAnsi="Times New Roman"/>
                <w:sz w:val="18"/>
              </w:rPr>
            </w:pPr>
            <w:r>
              <w:rPr>
                <w:rFonts w:ascii="Times New Roman" w:hAnsi="Times New Roman"/>
                <w:sz w:val="18"/>
              </w:rPr>
              <w:t>31-32</w:t>
            </w:r>
          </w:p>
        </w:tc>
        <w:tc>
          <w:tcPr>
            <w:tcW w:w="1154" w:type="pct"/>
            <w:tcBorders>
              <w:top w:val="single" w:color="auto" w:sz="4" w:space="0"/>
              <w:left w:val="nil"/>
              <w:bottom w:val="single" w:color="auto" w:sz="4" w:space="0"/>
              <w:right w:val="single" w:color="auto" w:sz="4" w:space="0"/>
            </w:tcBorders>
            <w:vAlign w:val="center"/>
          </w:tcPr>
          <w:p w14:paraId="22301C25">
            <w:pPr>
              <w:pStyle w:val="125"/>
              <w:rPr>
                <w:rFonts w:ascii="Times New Roman" w:hAnsi="Times New Roman"/>
                <w:sz w:val="18"/>
              </w:rPr>
            </w:pPr>
            <w:r>
              <w:rPr>
                <w:rFonts w:ascii="Times New Roman" w:hAnsi="Times New Roman"/>
                <w:sz w:val="18"/>
              </w:rPr>
              <w:t>16</w:t>
            </w:r>
          </w:p>
        </w:tc>
        <w:tc>
          <w:tcPr>
            <w:tcW w:w="1155" w:type="pct"/>
            <w:tcBorders>
              <w:top w:val="single" w:color="auto" w:sz="4" w:space="0"/>
              <w:left w:val="nil"/>
              <w:bottom w:val="single" w:color="auto" w:sz="4" w:space="0"/>
              <w:right w:val="single" w:color="auto" w:sz="4" w:space="0"/>
            </w:tcBorders>
          </w:tcPr>
          <w:p w14:paraId="109AF249">
            <w:pPr>
              <w:pStyle w:val="125"/>
              <w:rPr>
                <w:rFonts w:ascii="Times New Roman" w:hAnsi="Times New Roman"/>
                <w:sz w:val="18"/>
              </w:rPr>
            </w:pPr>
            <w:r>
              <w:rPr>
                <w:rFonts w:hint="eastAsia" w:ascii="Times New Roman" w:hAnsi="Times New Roman"/>
                <w:sz w:val="18"/>
              </w:rPr>
              <w:t>-</w:t>
            </w:r>
          </w:p>
        </w:tc>
      </w:tr>
      <w:tr w14:paraId="7750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3231BEA7">
            <w:pPr>
              <w:pStyle w:val="125"/>
              <w:rPr>
                <w:rFonts w:ascii="Times New Roman" w:hAnsi="Times New Roman"/>
                <w:sz w:val="18"/>
              </w:rPr>
            </w:pPr>
            <w:r>
              <w:rPr>
                <w:rFonts w:hint="eastAsia" w:ascii="Times New Roman" w:hAnsi="Times New Roman"/>
                <w:sz w:val="18"/>
              </w:rPr>
              <w:t>路由周期到期剩余时间</w:t>
            </w:r>
          </w:p>
        </w:tc>
        <w:tc>
          <w:tcPr>
            <w:tcW w:w="1155" w:type="pct"/>
            <w:tcBorders>
              <w:top w:val="single" w:color="auto" w:sz="4" w:space="0"/>
              <w:left w:val="nil"/>
              <w:bottom w:val="single" w:color="auto" w:sz="4" w:space="0"/>
              <w:right w:val="single" w:color="auto" w:sz="4" w:space="0"/>
            </w:tcBorders>
            <w:vAlign w:val="center"/>
          </w:tcPr>
          <w:p w14:paraId="2D1D973F">
            <w:pPr>
              <w:pStyle w:val="125"/>
              <w:rPr>
                <w:rFonts w:ascii="Times New Roman" w:hAnsi="Times New Roman"/>
                <w:sz w:val="18"/>
              </w:rPr>
            </w:pPr>
            <w:r>
              <w:rPr>
                <w:rFonts w:ascii="Times New Roman" w:hAnsi="Times New Roman"/>
                <w:sz w:val="18"/>
              </w:rPr>
              <w:t>33-34</w:t>
            </w:r>
          </w:p>
        </w:tc>
        <w:tc>
          <w:tcPr>
            <w:tcW w:w="1154" w:type="pct"/>
            <w:tcBorders>
              <w:top w:val="single" w:color="auto" w:sz="4" w:space="0"/>
              <w:left w:val="nil"/>
              <w:bottom w:val="single" w:color="auto" w:sz="4" w:space="0"/>
              <w:right w:val="single" w:color="auto" w:sz="4" w:space="0"/>
            </w:tcBorders>
            <w:vAlign w:val="center"/>
          </w:tcPr>
          <w:p w14:paraId="4E8AE41F">
            <w:pPr>
              <w:pStyle w:val="125"/>
              <w:rPr>
                <w:rFonts w:ascii="Times New Roman" w:hAnsi="Times New Roman"/>
                <w:sz w:val="18"/>
              </w:rPr>
            </w:pPr>
            <w:r>
              <w:rPr>
                <w:rFonts w:ascii="Times New Roman" w:hAnsi="Times New Roman"/>
                <w:sz w:val="18"/>
              </w:rPr>
              <w:t>16</w:t>
            </w:r>
          </w:p>
        </w:tc>
        <w:tc>
          <w:tcPr>
            <w:tcW w:w="1155" w:type="pct"/>
            <w:tcBorders>
              <w:top w:val="single" w:color="auto" w:sz="4" w:space="0"/>
              <w:left w:val="nil"/>
              <w:bottom w:val="single" w:color="auto" w:sz="4" w:space="0"/>
              <w:right w:val="single" w:color="auto" w:sz="4" w:space="0"/>
            </w:tcBorders>
          </w:tcPr>
          <w:p w14:paraId="2C992C6A">
            <w:pPr>
              <w:pStyle w:val="125"/>
              <w:rPr>
                <w:rFonts w:ascii="Times New Roman" w:hAnsi="Times New Roman"/>
                <w:sz w:val="18"/>
              </w:rPr>
            </w:pPr>
            <w:r>
              <w:rPr>
                <w:rFonts w:hint="eastAsia" w:ascii="Times New Roman" w:hAnsi="Times New Roman"/>
                <w:sz w:val="18"/>
              </w:rPr>
              <w:t>-</w:t>
            </w:r>
          </w:p>
        </w:tc>
      </w:tr>
      <w:tr w14:paraId="6649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2AB10941">
            <w:pPr>
              <w:pStyle w:val="125"/>
              <w:rPr>
                <w:rFonts w:ascii="Times New Roman" w:hAnsi="Times New Roman"/>
                <w:sz w:val="18"/>
              </w:rPr>
            </w:pPr>
            <w:r>
              <w:rPr>
                <w:rFonts w:hint="eastAsia" w:ascii="Times New Roman" w:hAnsi="Times New Roman"/>
                <w:sz w:val="18"/>
              </w:rPr>
              <w:t>相线</w:t>
            </w:r>
          </w:p>
        </w:tc>
        <w:tc>
          <w:tcPr>
            <w:tcW w:w="1155" w:type="pct"/>
            <w:tcBorders>
              <w:top w:val="single" w:color="auto" w:sz="4" w:space="0"/>
              <w:left w:val="nil"/>
              <w:bottom w:val="single" w:color="auto" w:sz="4" w:space="0"/>
              <w:right w:val="single" w:color="auto" w:sz="4" w:space="0"/>
            </w:tcBorders>
            <w:vAlign w:val="center"/>
          </w:tcPr>
          <w:p w14:paraId="2F23580E">
            <w:pPr>
              <w:pStyle w:val="125"/>
              <w:rPr>
                <w:rFonts w:ascii="Times New Roman" w:hAnsi="Times New Roman"/>
                <w:sz w:val="18"/>
              </w:rPr>
            </w:pPr>
            <w:r>
              <w:rPr>
                <w:rFonts w:ascii="Times New Roman" w:hAnsi="Times New Roman"/>
                <w:sz w:val="18"/>
              </w:rPr>
              <w:t>35</w:t>
            </w:r>
          </w:p>
        </w:tc>
        <w:tc>
          <w:tcPr>
            <w:tcW w:w="1154" w:type="pct"/>
            <w:tcBorders>
              <w:top w:val="single" w:color="auto" w:sz="4" w:space="0"/>
              <w:left w:val="nil"/>
              <w:bottom w:val="single" w:color="auto" w:sz="4" w:space="0"/>
              <w:right w:val="single" w:color="auto" w:sz="4" w:space="0"/>
            </w:tcBorders>
            <w:vAlign w:val="center"/>
          </w:tcPr>
          <w:p w14:paraId="1CE247F9">
            <w:pPr>
              <w:pStyle w:val="125"/>
              <w:rPr>
                <w:rFonts w:ascii="Times New Roman" w:hAnsi="Times New Roman"/>
                <w:sz w:val="18"/>
              </w:rPr>
            </w:pPr>
            <w:r>
              <w:rPr>
                <w:rFonts w:ascii="Times New Roman" w:hAnsi="Times New Roman"/>
                <w:sz w:val="18"/>
              </w:rPr>
              <w:t>8</w:t>
            </w:r>
          </w:p>
        </w:tc>
        <w:tc>
          <w:tcPr>
            <w:tcW w:w="1155" w:type="pct"/>
            <w:tcBorders>
              <w:top w:val="single" w:color="auto" w:sz="4" w:space="0"/>
              <w:left w:val="nil"/>
              <w:bottom w:val="single" w:color="auto" w:sz="4" w:space="0"/>
              <w:right w:val="single" w:color="auto" w:sz="4" w:space="0"/>
            </w:tcBorders>
          </w:tcPr>
          <w:p w14:paraId="5D5D900D">
            <w:pPr>
              <w:pStyle w:val="125"/>
              <w:rPr>
                <w:rFonts w:ascii="Times New Roman" w:hAnsi="Times New Roman"/>
                <w:sz w:val="18"/>
              </w:rPr>
            </w:pPr>
            <w:r>
              <w:rPr>
                <w:rFonts w:hint="eastAsia" w:ascii="Times New Roman" w:hAnsi="Times New Roman"/>
                <w:sz w:val="18"/>
              </w:rPr>
              <w:t>-</w:t>
            </w:r>
          </w:p>
        </w:tc>
      </w:tr>
      <w:tr w14:paraId="1C46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54477BF8">
            <w:pPr>
              <w:pStyle w:val="125"/>
              <w:rPr>
                <w:rFonts w:ascii="Times New Roman" w:hAnsi="Times New Roman"/>
                <w:sz w:val="18"/>
              </w:rPr>
            </w:pPr>
            <w:r>
              <w:rPr>
                <w:rFonts w:hint="eastAsia" w:ascii="Times New Roman" w:hAnsi="Times New Roman"/>
                <w:sz w:val="18"/>
              </w:rPr>
              <w:t>最小通信成功率</w:t>
            </w:r>
          </w:p>
        </w:tc>
        <w:tc>
          <w:tcPr>
            <w:tcW w:w="1155" w:type="pct"/>
            <w:tcBorders>
              <w:top w:val="single" w:color="auto" w:sz="4" w:space="0"/>
              <w:left w:val="nil"/>
              <w:bottom w:val="single" w:color="auto" w:sz="4" w:space="0"/>
              <w:right w:val="single" w:color="auto" w:sz="4" w:space="0"/>
            </w:tcBorders>
            <w:vAlign w:val="center"/>
          </w:tcPr>
          <w:p w14:paraId="5AF10D74">
            <w:pPr>
              <w:pStyle w:val="125"/>
              <w:rPr>
                <w:rFonts w:ascii="Times New Roman" w:hAnsi="Times New Roman"/>
                <w:sz w:val="18"/>
              </w:rPr>
            </w:pPr>
            <w:r>
              <w:rPr>
                <w:rFonts w:ascii="Times New Roman" w:hAnsi="Times New Roman"/>
                <w:sz w:val="18"/>
              </w:rPr>
              <w:t>36</w:t>
            </w:r>
          </w:p>
        </w:tc>
        <w:tc>
          <w:tcPr>
            <w:tcW w:w="1154" w:type="pct"/>
            <w:tcBorders>
              <w:top w:val="single" w:color="auto" w:sz="4" w:space="0"/>
              <w:left w:val="nil"/>
              <w:bottom w:val="single" w:color="auto" w:sz="4" w:space="0"/>
              <w:right w:val="single" w:color="auto" w:sz="4" w:space="0"/>
            </w:tcBorders>
            <w:vAlign w:val="center"/>
          </w:tcPr>
          <w:p w14:paraId="046592AF">
            <w:pPr>
              <w:pStyle w:val="125"/>
              <w:rPr>
                <w:rFonts w:ascii="Times New Roman" w:hAnsi="Times New Roman"/>
                <w:sz w:val="18"/>
              </w:rPr>
            </w:pPr>
            <w:r>
              <w:rPr>
                <w:rFonts w:ascii="Times New Roman" w:hAnsi="Times New Roman"/>
                <w:sz w:val="18"/>
              </w:rPr>
              <w:t>8</w:t>
            </w:r>
          </w:p>
        </w:tc>
        <w:tc>
          <w:tcPr>
            <w:tcW w:w="1155" w:type="pct"/>
            <w:tcBorders>
              <w:top w:val="single" w:color="auto" w:sz="4" w:space="0"/>
              <w:left w:val="nil"/>
              <w:bottom w:val="single" w:color="auto" w:sz="4" w:space="0"/>
              <w:right w:val="single" w:color="auto" w:sz="4" w:space="0"/>
            </w:tcBorders>
          </w:tcPr>
          <w:p w14:paraId="6C8FBE44">
            <w:pPr>
              <w:pStyle w:val="125"/>
              <w:rPr>
                <w:rFonts w:ascii="Times New Roman" w:hAnsi="Times New Roman"/>
                <w:sz w:val="18"/>
              </w:rPr>
            </w:pPr>
            <w:r>
              <w:rPr>
                <w:rFonts w:hint="eastAsia" w:ascii="Times New Roman" w:hAnsi="Times New Roman"/>
                <w:sz w:val="18"/>
              </w:rPr>
              <w:t>-</w:t>
            </w:r>
          </w:p>
        </w:tc>
      </w:tr>
      <w:tr w14:paraId="2FE6A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732A6A8D">
            <w:pPr>
              <w:pStyle w:val="125"/>
              <w:rPr>
                <w:rFonts w:ascii="Times New Roman" w:hAnsi="Times New Roman"/>
                <w:sz w:val="18"/>
              </w:rPr>
            </w:pPr>
            <w:r>
              <w:rPr>
                <w:rFonts w:hint="eastAsia" w:ascii="Times New Roman" w:hAnsi="Times New Roman"/>
                <w:sz w:val="18"/>
              </w:rPr>
              <w:t>与代理的R</w:t>
            </w:r>
            <w:r>
              <w:rPr>
                <w:rFonts w:ascii="Times New Roman" w:hAnsi="Times New Roman"/>
                <w:sz w:val="18"/>
              </w:rPr>
              <w:t>U_SNR</w:t>
            </w:r>
            <w:r>
              <w:rPr>
                <w:rFonts w:hint="eastAsia" w:ascii="Times New Roman" w:hAnsi="Times New Roman"/>
                <w:sz w:val="18"/>
              </w:rPr>
              <w:t>评估信息</w:t>
            </w:r>
          </w:p>
        </w:tc>
        <w:tc>
          <w:tcPr>
            <w:tcW w:w="1155" w:type="pct"/>
            <w:tcBorders>
              <w:top w:val="single" w:color="auto" w:sz="4" w:space="0"/>
              <w:left w:val="nil"/>
              <w:bottom w:val="single" w:color="auto" w:sz="4" w:space="0"/>
              <w:right w:val="single" w:color="auto" w:sz="4" w:space="0"/>
            </w:tcBorders>
            <w:vAlign w:val="center"/>
          </w:tcPr>
          <w:p w14:paraId="30AB55EC">
            <w:pPr>
              <w:pStyle w:val="125"/>
              <w:rPr>
                <w:rFonts w:ascii="Times New Roman" w:hAnsi="Times New Roman"/>
                <w:sz w:val="18"/>
              </w:rPr>
            </w:pPr>
            <w:r>
              <w:rPr>
                <w:rFonts w:hint="eastAsia" w:ascii="Times New Roman" w:hAnsi="Times New Roman"/>
                <w:sz w:val="18"/>
              </w:rPr>
              <w:t>3</w:t>
            </w:r>
            <w:r>
              <w:rPr>
                <w:rFonts w:ascii="Times New Roman" w:hAnsi="Times New Roman"/>
                <w:sz w:val="18"/>
              </w:rPr>
              <w:t>7-40</w:t>
            </w:r>
          </w:p>
        </w:tc>
        <w:tc>
          <w:tcPr>
            <w:tcW w:w="1154" w:type="pct"/>
            <w:tcBorders>
              <w:top w:val="single" w:color="auto" w:sz="4" w:space="0"/>
              <w:left w:val="nil"/>
              <w:bottom w:val="single" w:color="auto" w:sz="4" w:space="0"/>
              <w:right w:val="single" w:color="auto" w:sz="4" w:space="0"/>
            </w:tcBorders>
            <w:vAlign w:val="center"/>
          </w:tcPr>
          <w:p w14:paraId="0833F5A0">
            <w:pPr>
              <w:pStyle w:val="125"/>
              <w:rPr>
                <w:rFonts w:ascii="Times New Roman" w:hAnsi="Times New Roman"/>
                <w:sz w:val="18"/>
              </w:rPr>
            </w:pPr>
            <w:r>
              <w:rPr>
                <w:rFonts w:hint="eastAsia" w:ascii="Times New Roman" w:hAnsi="Times New Roman"/>
                <w:sz w:val="18"/>
              </w:rPr>
              <w:t>3</w:t>
            </w:r>
            <w:r>
              <w:rPr>
                <w:rFonts w:ascii="Times New Roman" w:hAnsi="Times New Roman"/>
                <w:sz w:val="18"/>
              </w:rPr>
              <w:t>2</w:t>
            </w:r>
          </w:p>
        </w:tc>
        <w:tc>
          <w:tcPr>
            <w:tcW w:w="1155" w:type="pct"/>
            <w:tcBorders>
              <w:top w:val="single" w:color="auto" w:sz="4" w:space="0"/>
              <w:left w:val="nil"/>
              <w:bottom w:val="single" w:color="auto" w:sz="4" w:space="0"/>
              <w:right w:val="single" w:color="auto" w:sz="4" w:space="0"/>
            </w:tcBorders>
          </w:tcPr>
          <w:p w14:paraId="3F75AAF8">
            <w:pPr>
              <w:pStyle w:val="125"/>
              <w:rPr>
                <w:rFonts w:ascii="Times New Roman" w:hAnsi="Times New Roman"/>
                <w:sz w:val="18"/>
              </w:rPr>
            </w:pPr>
          </w:p>
        </w:tc>
      </w:tr>
      <w:tr w14:paraId="29A95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494C56B5">
            <w:pPr>
              <w:pStyle w:val="125"/>
              <w:rPr>
                <w:rFonts w:ascii="Times New Roman" w:hAnsi="Times New Roman"/>
                <w:sz w:val="18"/>
              </w:rPr>
            </w:pPr>
            <w:r>
              <w:rPr>
                <w:rFonts w:hint="eastAsia" w:ascii="Times New Roman" w:hAnsi="Times New Roman"/>
                <w:sz w:val="18"/>
              </w:rPr>
              <w:t>保留</w:t>
            </w:r>
          </w:p>
        </w:tc>
        <w:tc>
          <w:tcPr>
            <w:tcW w:w="1155" w:type="pct"/>
            <w:tcBorders>
              <w:top w:val="single" w:color="auto" w:sz="4" w:space="0"/>
              <w:left w:val="nil"/>
              <w:bottom w:val="single" w:color="auto" w:sz="4" w:space="0"/>
              <w:right w:val="single" w:color="auto" w:sz="4" w:space="0"/>
            </w:tcBorders>
            <w:vAlign w:val="center"/>
          </w:tcPr>
          <w:p w14:paraId="5B80524B">
            <w:pPr>
              <w:pStyle w:val="125"/>
              <w:rPr>
                <w:rFonts w:ascii="Times New Roman" w:hAnsi="Times New Roman"/>
                <w:sz w:val="18"/>
              </w:rPr>
            </w:pPr>
            <w:r>
              <w:rPr>
                <w:rFonts w:ascii="Times New Roman" w:hAnsi="Times New Roman"/>
                <w:sz w:val="18"/>
              </w:rPr>
              <w:t>41</w:t>
            </w:r>
          </w:p>
        </w:tc>
        <w:tc>
          <w:tcPr>
            <w:tcW w:w="1154" w:type="pct"/>
            <w:tcBorders>
              <w:top w:val="single" w:color="auto" w:sz="4" w:space="0"/>
              <w:left w:val="nil"/>
              <w:bottom w:val="single" w:color="auto" w:sz="4" w:space="0"/>
              <w:right w:val="single" w:color="auto" w:sz="4" w:space="0"/>
            </w:tcBorders>
            <w:vAlign w:val="center"/>
          </w:tcPr>
          <w:p w14:paraId="45544132">
            <w:pPr>
              <w:pStyle w:val="125"/>
              <w:rPr>
                <w:rFonts w:ascii="Times New Roman" w:hAnsi="Times New Roman"/>
                <w:sz w:val="18"/>
              </w:rPr>
            </w:pPr>
            <w:r>
              <w:rPr>
                <w:rFonts w:ascii="Times New Roman" w:hAnsi="Times New Roman"/>
                <w:sz w:val="18"/>
              </w:rPr>
              <w:t>8</w:t>
            </w:r>
          </w:p>
        </w:tc>
        <w:tc>
          <w:tcPr>
            <w:tcW w:w="1155" w:type="pct"/>
            <w:tcBorders>
              <w:top w:val="single" w:color="auto" w:sz="4" w:space="0"/>
              <w:left w:val="nil"/>
              <w:bottom w:val="single" w:color="auto" w:sz="4" w:space="0"/>
              <w:right w:val="single" w:color="auto" w:sz="4" w:space="0"/>
            </w:tcBorders>
          </w:tcPr>
          <w:p w14:paraId="737983B6">
            <w:pPr>
              <w:pStyle w:val="125"/>
              <w:rPr>
                <w:rFonts w:ascii="Times New Roman" w:hAnsi="Times New Roman"/>
                <w:sz w:val="18"/>
              </w:rPr>
            </w:pPr>
            <w:r>
              <w:rPr>
                <w:rFonts w:hint="eastAsia" w:ascii="Times New Roman" w:hAnsi="Times New Roman"/>
                <w:sz w:val="18"/>
              </w:rPr>
              <w:t>-</w:t>
            </w:r>
          </w:p>
        </w:tc>
      </w:tr>
      <w:tr w14:paraId="5F63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5318F313">
            <w:pPr>
              <w:pStyle w:val="125"/>
              <w:rPr>
                <w:rFonts w:ascii="Times New Roman" w:hAnsi="Times New Roman"/>
                <w:sz w:val="18"/>
              </w:rPr>
            </w:pPr>
            <w:r>
              <w:rPr>
                <w:rFonts w:hint="eastAsia" w:ascii="Times New Roman" w:hAnsi="Times New Roman"/>
                <w:sz w:val="18"/>
              </w:rPr>
              <w:t>上行路由条目信息</w:t>
            </w:r>
          </w:p>
        </w:tc>
        <w:tc>
          <w:tcPr>
            <w:tcW w:w="1155" w:type="pct"/>
            <w:tcBorders>
              <w:top w:val="single" w:color="auto" w:sz="4" w:space="0"/>
              <w:left w:val="nil"/>
              <w:bottom w:val="single" w:color="auto" w:sz="4" w:space="0"/>
              <w:right w:val="single" w:color="auto" w:sz="4" w:space="0"/>
            </w:tcBorders>
            <w:vAlign w:val="center"/>
          </w:tcPr>
          <w:p w14:paraId="09472FB2">
            <w:pPr>
              <w:pStyle w:val="125"/>
              <w:rPr>
                <w:rFonts w:ascii="Times New Roman" w:hAnsi="Times New Roman"/>
                <w:sz w:val="18"/>
              </w:rPr>
            </w:pPr>
            <w:r>
              <w:rPr>
                <w:rFonts w:hint="eastAsia" w:ascii="Times New Roman" w:hAnsi="Times New Roman"/>
                <w:sz w:val="18"/>
              </w:rPr>
              <w:t>可变长</w:t>
            </w:r>
          </w:p>
        </w:tc>
        <w:tc>
          <w:tcPr>
            <w:tcW w:w="1154" w:type="pct"/>
            <w:tcBorders>
              <w:top w:val="single" w:color="auto" w:sz="4" w:space="0"/>
              <w:left w:val="nil"/>
              <w:bottom w:val="single" w:color="auto" w:sz="4" w:space="0"/>
              <w:right w:val="single" w:color="auto" w:sz="4" w:space="0"/>
            </w:tcBorders>
            <w:vAlign w:val="center"/>
          </w:tcPr>
          <w:p w14:paraId="78C5C860">
            <w:pPr>
              <w:pStyle w:val="125"/>
              <w:rPr>
                <w:rFonts w:ascii="Times New Roman" w:hAnsi="Times New Roman"/>
                <w:sz w:val="18"/>
              </w:rPr>
            </w:pPr>
            <w:r>
              <w:rPr>
                <w:rFonts w:hint="eastAsia" w:ascii="Times New Roman" w:hAnsi="Times New Roman"/>
                <w:sz w:val="18"/>
              </w:rPr>
              <w:t>可变长</w:t>
            </w:r>
          </w:p>
        </w:tc>
        <w:tc>
          <w:tcPr>
            <w:tcW w:w="1155" w:type="pct"/>
            <w:tcBorders>
              <w:top w:val="single" w:color="auto" w:sz="4" w:space="0"/>
              <w:left w:val="nil"/>
              <w:bottom w:val="single" w:color="auto" w:sz="4" w:space="0"/>
              <w:right w:val="single" w:color="auto" w:sz="4" w:space="0"/>
            </w:tcBorders>
          </w:tcPr>
          <w:p w14:paraId="37C4BDC2">
            <w:pPr>
              <w:pStyle w:val="125"/>
              <w:rPr>
                <w:rFonts w:ascii="Times New Roman" w:hAnsi="Times New Roman"/>
                <w:sz w:val="18"/>
              </w:rPr>
            </w:pPr>
            <w:r>
              <w:rPr>
                <w:rFonts w:hint="eastAsia" w:ascii="Times New Roman" w:hAnsi="Times New Roman"/>
                <w:sz w:val="18"/>
              </w:rPr>
              <w:t>-</w:t>
            </w:r>
          </w:p>
        </w:tc>
      </w:tr>
      <w:tr w14:paraId="4CDC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7F60954E">
            <w:pPr>
              <w:pStyle w:val="125"/>
              <w:rPr>
                <w:rFonts w:ascii="Times New Roman" w:hAnsi="Times New Roman"/>
                <w:sz w:val="18"/>
              </w:rPr>
            </w:pPr>
            <w:r>
              <w:rPr>
                <w:rFonts w:hint="eastAsia" w:ascii="Times New Roman" w:hAnsi="Times New Roman"/>
                <w:sz w:val="18"/>
              </w:rPr>
              <w:t>发现站点列表位图</w:t>
            </w:r>
          </w:p>
        </w:tc>
        <w:tc>
          <w:tcPr>
            <w:tcW w:w="1155" w:type="pct"/>
            <w:tcBorders>
              <w:top w:val="single" w:color="auto" w:sz="4" w:space="0"/>
              <w:left w:val="nil"/>
              <w:bottom w:val="single" w:color="auto" w:sz="4" w:space="0"/>
              <w:right w:val="single" w:color="auto" w:sz="4" w:space="0"/>
            </w:tcBorders>
            <w:vAlign w:val="center"/>
          </w:tcPr>
          <w:p w14:paraId="40AECBF5">
            <w:pPr>
              <w:pStyle w:val="125"/>
              <w:rPr>
                <w:rFonts w:ascii="Times New Roman" w:hAnsi="Times New Roman"/>
                <w:sz w:val="18"/>
              </w:rPr>
            </w:pPr>
            <w:r>
              <w:rPr>
                <w:rFonts w:hint="eastAsia" w:ascii="Times New Roman" w:hAnsi="Times New Roman"/>
                <w:sz w:val="18"/>
              </w:rPr>
              <w:t>起始字节可变</w:t>
            </w:r>
          </w:p>
        </w:tc>
        <w:tc>
          <w:tcPr>
            <w:tcW w:w="1154" w:type="pct"/>
            <w:tcBorders>
              <w:top w:val="single" w:color="auto" w:sz="4" w:space="0"/>
              <w:left w:val="nil"/>
              <w:bottom w:val="single" w:color="auto" w:sz="4" w:space="0"/>
              <w:right w:val="single" w:color="auto" w:sz="4" w:space="0"/>
            </w:tcBorders>
            <w:vAlign w:val="center"/>
          </w:tcPr>
          <w:p w14:paraId="23F58BAF">
            <w:pPr>
              <w:pStyle w:val="125"/>
              <w:rPr>
                <w:rFonts w:ascii="Times New Roman" w:hAnsi="Times New Roman"/>
                <w:sz w:val="18"/>
              </w:rPr>
            </w:pPr>
            <w:r>
              <w:rPr>
                <w:rFonts w:ascii="Times New Roman" w:hAnsi="Times New Roman"/>
                <w:sz w:val="18"/>
              </w:rPr>
              <w:t>128*8</w:t>
            </w:r>
          </w:p>
        </w:tc>
        <w:tc>
          <w:tcPr>
            <w:tcW w:w="1155" w:type="pct"/>
            <w:tcBorders>
              <w:top w:val="single" w:color="auto" w:sz="4" w:space="0"/>
              <w:left w:val="nil"/>
              <w:bottom w:val="single" w:color="auto" w:sz="4" w:space="0"/>
              <w:right w:val="single" w:color="auto" w:sz="4" w:space="0"/>
            </w:tcBorders>
          </w:tcPr>
          <w:p w14:paraId="307811F6">
            <w:pPr>
              <w:pStyle w:val="125"/>
              <w:rPr>
                <w:rFonts w:ascii="Times New Roman" w:hAnsi="Times New Roman"/>
                <w:sz w:val="18"/>
              </w:rPr>
            </w:pPr>
            <w:r>
              <w:rPr>
                <w:rFonts w:hint="eastAsia" w:ascii="Times New Roman" w:hAnsi="Times New Roman"/>
                <w:sz w:val="18"/>
              </w:rPr>
              <w:t>-</w:t>
            </w:r>
          </w:p>
        </w:tc>
      </w:tr>
      <w:tr w14:paraId="35E5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pct"/>
            <w:tcBorders>
              <w:top w:val="single" w:color="auto" w:sz="4" w:space="0"/>
              <w:left w:val="single" w:color="auto" w:sz="4" w:space="0"/>
              <w:bottom w:val="single" w:color="auto" w:sz="4" w:space="0"/>
              <w:right w:val="single" w:color="auto" w:sz="4" w:space="0"/>
            </w:tcBorders>
            <w:vAlign w:val="center"/>
          </w:tcPr>
          <w:p w14:paraId="1D529733">
            <w:pPr>
              <w:pStyle w:val="125"/>
              <w:rPr>
                <w:rFonts w:ascii="Times New Roman" w:hAnsi="Times New Roman"/>
                <w:sz w:val="18"/>
              </w:rPr>
            </w:pPr>
            <w:r>
              <w:rPr>
                <w:rFonts w:hint="eastAsia" w:ascii="Times New Roman" w:hAnsi="Times New Roman"/>
                <w:sz w:val="18"/>
              </w:rPr>
              <w:t>接收发现列表信息</w:t>
            </w:r>
          </w:p>
        </w:tc>
        <w:tc>
          <w:tcPr>
            <w:tcW w:w="1155" w:type="pct"/>
            <w:tcBorders>
              <w:top w:val="single" w:color="auto" w:sz="4" w:space="0"/>
              <w:left w:val="nil"/>
              <w:bottom w:val="single" w:color="auto" w:sz="4" w:space="0"/>
              <w:right w:val="single" w:color="auto" w:sz="4" w:space="0"/>
            </w:tcBorders>
            <w:vAlign w:val="center"/>
          </w:tcPr>
          <w:p w14:paraId="73100280">
            <w:pPr>
              <w:pStyle w:val="125"/>
              <w:rPr>
                <w:rFonts w:ascii="Times New Roman" w:hAnsi="Times New Roman"/>
                <w:sz w:val="18"/>
              </w:rPr>
            </w:pPr>
            <w:r>
              <w:rPr>
                <w:rFonts w:hint="eastAsia" w:ascii="Times New Roman" w:hAnsi="Times New Roman"/>
                <w:sz w:val="18"/>
              </w:rPr>
              <w:t>可变</w:t>
            </w:r>
          </w:p>
        </w:tc>
        <w:tc>
          <w:tcPr>
            <w:tcW w:w="1154" w:type="pct"/>
            <w:tcBorders>
              <w:top w:val="single" w:color="auto" w:sz="4" w:space="0"/>
              <w:left w:val="nil"/>
              <w:bottom w:val="single" w:color="auto" w:sz="4" w:space="0"/>
              <w:right w:val="single" w:color="auto" w:sz="4" w:space="0"/>
            </w:tcBorders>
            <w:vAlign w:val="center"/>
          </w:tcPr>
          <w:p w14:paraId="068581EA">
            <w:pPr>
              <w:pStyle w:val="125"/>
              <w:rPr>
                <w:rFonts w:ascii="Times New Roman" w:hAnsi="Times New Roman"/>
                <w:sz w:val="18"/>
              </w:rPr>
            </w:pPr>
            <w:r>
              <w:rPr>
                <w:rFonts w:hint="eastAsia" w:ascii="Times New Roman" w:hAnsi="Times New Roman"/>
                <w:sz w:val="18"/>
              </w:rPr>
              <w:t>可变长</w:t>
            </w:r>
          </w:p>
        </w:tc>
        <w:tc>
          <w:tcPr>
            <w:tcW w:w="1155" w:type="pct"/>
            <w:tcBorders>
              <w:top w:val="single" w:color="auto" w:sz="4" w:space="0"/>
              <w:left w:val="nil"/>
              <w:bottom w:val="single" w:color="auto" w:sz="4" w:space="0"/>
              <w:right w:val="single" w:color="auto" w:sz="4" w:space="0"/>
            </w:tcBorders>
          </w:tcPr>
          <w:p w14:paraId="3D3A08F9">
            <w:pPr>
              <w:pStyle w:val="125"/>
              <w:rPr>
                <w:rFonts w:ascii="Times New Roman" w:hAnsi="Times New Roman"/>
                <w:sz w:val="18"/>
              </w:rPr>
            </w:pPr>
            <w:r>
              <w:rPr>
                <w:rFonts w:hint="eastAsia" w:ascii="Times New Roman" w:hAnsi="Times New Roman"/>
                <w:sz w:val="18"/>
              </w:rPr>
              <w:t>-</w:t>
            </w:r>
          </w:p>
        </w:tc>
      </w:tr>
    </w:tbl>
    <w:p w14:paraId="27BB2724">
      <w:pPr>
        <w:pStyle w:val="50"/>
      </w:pPr>
    </w:p>
    <w:p w14:paraId="2AC3F29A">
      <w:pPr>
        <w:pStyle w:val="67"/>
      </w:pPr>
      <w:bookmarkStart w:id="2378" w:name="_Toc30063"/>
      <w:bookmarkStart w:id="2379" w:name="_Toc29977"/>
      <w:bookmarkStart w:id="2380" w:name="_Toc5548"/>
      <w:r>
        <w:t>TEI</w:t>
      </w:r>
      <w:bookmarkEnd w:id="2373"/>
      <w:bookmarkEnd w:id="2374"/>
      <w:bookmarkEnd w:id="2375"/>
      <w:bookmarkEnd w:id="2376"/>
      <w:bookmarkEnd w:id="2377"/>
      <w:bookmarkEnd w:id="2378"/>
      <w:bookmarkEnd w:id="2379"/>
      <w:bookmarkEnd w:id="2380"/>
    </w:p>
    <w:p w14:paraId="7D92DA50">
      <w:pPr>
        <w:pStyle w:val="50"/>
      </w:pPr>
      <w:r>
        <w:t>表示发送发现列表报文的站点的终端设备标识TEI。</w:t>
      </w:r>
    </w:p>
    <w:p w14:paraId="2FE6C394">
      <w:pPr>
        <w:pStyle w:val="67"/>
      </w:pPr>
      <w:bookmarkStart w:id="2381" w:name="_Toc31110"/>
      <w:bookmarkStart w:id="2382" w:name="_Toc408859905"/>
      <w:bookmarkStart w:id="2383" w:name="_Toc399229018"/>
      <w:bookmarkStart w:id="2384" w:name="_Toc403570310"/>
      <w:bookmarkStart w:id="2385" w:name="_Toc7412"/>
      <w:bookmarkStart w:id="2386" w:name="_Toc14376"/>
      <w:r>
        <w:t>角色</w:t>
      </w:r>
      <w:bookmarkEnd w:id="2381"/>
      <w:bookmarkEnd w:id="2382"/>
      <w:bookmarkEnd w:id="2383"/>
      <w:bookmarkEnd w:id="2384"/>
      <w:bookmarkEnd w:id="2385"/>
      <w:bookmarkEnd w:id="2386"/>
    </w:p>
    <w:p w14:paraId="17F96D49">
      <w:pPr>
        <w:pStyle w:val="50"/>
      </w:pPr>
      <w:r>
        <w:t>表示发送发现列表报文的站点的角色。</w:t>
      </w:r>
    </w:p>
    <w:p w14:paraId="077A8428">
      <w:pPr>
        <w:pStyle w:val="67"/>
      </w:pPr>
      <w:bookmarkStart w:id="2387" w:name="_Toc403570311"/>
      <w:bookmarkStart w:id="2388" w:name="_Toc25193"/>
      <w:bookmarkStart w:id="2389" w:name="_Toc397528917"/>
      <w:bookmarkStart w:id="2390" w:name="_Toc399229019"/>
      <w:bookmarkStart w:id="2391" w:name="_Toc397529585"/>
      <w:bookmarkStart w:id="2392" w:name="_Toc15160"/>
      <w:bookmarkStart w:id="2393" w:name="_Toc31081"/>
      <w:bookmarkStart w:id="2394" w:name="_Toc408859906"/>
      <w:r>
        <w:t>层级</w:t>
      </w:r>
      <w:bookmarkEnd w:id="2387"/>
      <w:bookmarkEnd w:id="2388"/>
      <w:bookmarkEnd w:id="2389"/>
      <w:bookmarkEnd w:id="2390"/>
      <w:bookmarkEnd w:id="2391"/>
      <w:bookmarkEnd w:id="2392"/>
      <w:bookmarkEnd w:id="2393"/>
      <w:bookmarkEnd w:id="2394"/>
    </w:p>
    <w:p w14:paraId="15FE4108">
      <w:pPr>
        <w:pStyle w:val="50"/>
      </w:pPr>
      <w:r>
        <w:t>表示发送发现列表报文的站点的网络层级。</w:t>
      </w:r>
    </w:p>
    <w:p w14:paraId="4234F6E7">
      <w:pPr>
        <w:pStyle w:val="67"/>
      </w:pPr>
      <w:bookmarkStart w:id="2395" w:name="_Toc397528918"/>
      <w:bookmarkStart w:id="2396" w:name="_Toc397529586"/>
      <w:bookmarkStart w:id="2397" w:name="_Toc14966"/>
      <w:bookmarkStart w:id="2398" w:name="_Toc408859907"/>
      <w:bookmarkStart w:id="2399" w:name="_Toc403570312"/>
      <w:bookmarkStart w:id="2400" w:name="_Toc27705"/>
      <w:bookmarkStart w:id="2401" w:name="_Toc399229020"/>
      <w:bookmarkStart w:id="2402" w:name="_Toc50"/>
      <w:r>
        <w:t>MAC</w:t>
      </w:r>
      <w:bookmarkEnd w:id="2395"/>
      <w:bookmarkEnd w:id="2396"/>
      <w:r>
        <w:t>地址</w:t>
      </w:r>
      <w:bookmarkEnd w:id="2397"/>
      <w:bookmarkEnd w:id="2398"/>
      <w:bookmarkEnd w:id="2399"/>
      <w:bookmarkEnd w:id="2400"/>
      <w:bookmarkEnd w:id="2401"/>
      <w:bookmarkEnd w:id="2402"/>
    </w:p>
    <w:p w14:paraId="1B91C988">
      <w:pPr>
        <w:pStyle w:val="50"/>
      </w:pPr>
      <w:r>
        <w:t>表示发送发现列表报文的站点的MAC地址。</w:t>
      </w:r>
    </w:p>
    <w:p w14:paraId="2C62DEB1">
      <w:pPr>
        <w:pStyle w:val="67"/>
      </w:pPr>
      <w:bookmarkStart w:id="2403" w:name="_Toc408859908"/>
      <w:bookmarkStart w:id="2404" w:name="_Toc399229021"/>
      <w:bookmarkStart w:id="2405" w:name="_Toc13775"/>
      <w:bookmarkStart w:id="2406" w:name="_Toc1441"/>
      <w:bookmarkStart w:id="2407" w:name="_Toc403570313"/>
      <w:bookmarkStart w:id="2408" w:name="_Toc7679"/>
      <w:r>
        <w:t>代理TEI</w:t>
      </w:r>
      <w:bookmarkEnd w:id="2403"/>
      <w:bookmarkEnd w:id="2404"/>
      <w:bookmarkEnd w:id="2405"/>
      <w:bookmarkEnd w:id="2406"/>
      <w:bookmarkEnd w:id="2407"/>
      <w:bookmarkEnd w:id="2408"/>
    </w:p>
    <w:p w14:paraId="4AEA7E6A">
      <w:pPr>
        <w:pStyle w:val="50"/>
      </w:pPr>
      <w:r>
        <w:t>表示发送发现列表报文的站点的代理站点的TEI。</w:t>
      </w:r>
    </w:p>
    <w:p w14:paraId="02B4AB13">
      <w:pPr>
        <w:pStyle w:val="67"/>
      </w:pPr>
      <w:r>
        <w:rPr>
          <w:rFonts w:hint="eastAsia"/>
        </w:rPr>
        <w:t>PLC能力指示</w:t>
      </w:r>
    </w:p>
    <w:p w14:paraId="3D6CEDC5">
      <w:pPr>
        <w:pStyle w:val="50"/>
      </w:pPr>
      <w:r>
        <w:rPr>
          <w:rFonts w:hint="eastAsia"/>
        </w:rPr>
        <w:t>表示本节点支持的PLC版本。</w:t>
      </w:r>
      <w:r>
        <w:t>定义如</w:t>
      </w:r>
      <w:r>
        <w:fldChar w:fldCharType="begin"/>
      </w:r>
      <w:r>
        <w:instrText xml:space="preserve"> REF _Ref219397533 \h  \* MERGEFORMAT </w:instrText>
      </w:r>
      <w:r>
        <w:fldChar w:fldCharType="separate"/>
      </w:r>
      <w:r>
        <w:t>表 120</w:t>
      </w:r>
      <w:r>
        <w:fldChar w:fldCharType="end"/>
      </w:r>
      <w:r>
        <w:t>所示。</w:t>
      </w:r>
    </w:p>
    <w:p w14:paraId="02B0EA91">
      <w:pPr>
        <w:pStyle w:val="10"/>
      </w:pPr>
      <w:bookmarkStart w:id="2409" w:name="_Ref219397533"/>
      <w:r>
        <w:t xml:space="preserve">表 </w:t>
      </w:r>
      <w:r>
        <w:fldChar w:fldCharType="begin"/>
      </w:r>
      <w:r>
        <w:instrText xml:space="preserve"> SEQ 表 \* ARABIC </w:instrText>
      </w:r>
      <w:r>
        <w:fldChar w:fldCharType="separate"/>
      </w:r>
      <w:r>
        <w:t>120</w:t>
      </w:r>
      <w:r>
        <w:fldChar w:fldCharType="end"/>
      </w:r>
      <w:bookmarkEnd w:id="2409"/>
      <w:r>
        <w:rPr>
          <w:rFonts w:hint="eastAsia"/>
        </w:rPr>
        <w:t xml:space="preserve"> PLC能力指示类型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854"/>
      </w:tblGrid>
      <w:tr w14:paraId="376A9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3E0ABDD7">
            <w:pPr>
              <w:pStyle w:val="125"/>
              <w:adjustRightInd w:val="0"/>
              <w:snapToGrid w:val="0"/>
              <w:rPr>
                <w:rFonts w:ascii="Times New Roman" w:hAnsi="Times New Roman"/>
                <w:sz w:val="18"/>
              </w:rPr>
            </w:pPr>
            <w:r>
              <w:rPr>
                <w:rFonts w:ascii="Times New Roman" w:hAnsi="Times New Roman"/>
                <w:sz w:val="18"/>
              </w:rPr>
              <w:t>值</w:t>
            </w:r>
          </w:p>
        </w:tc>
        <w:tc>
          <w:tcPr>
            <w:tcW w:w="6854" w:type="dxa"/>
            <w:tcBorders>
              <w:top w:val="single" w:color="000000" w:sz="4" w:space="0"/>
              <w:left w:val="single" w:color="000000" w:sz="4" w:space="0"/>
              <w:bottom w:val="single" w:color="000000" w:sz="4" w:space="0"/>
              <w:right w:val="single" w:color="000000" w:sz="4" w:space="0"/>
            </w:tcBorders>
            <w:vAlign w:val="center"/>
          </w:tcPr>
          <w:p w14:paraId="542D37CA">
            <w:pPr>
              <w:pStyle w:val="125"/>
              <w:adjustRightInd w:val="0"/>
              <w:snapToGrid w:val="0"/>
              <w:rPr>
                <w:rFonts w:ascii="Times New Roman" w:hAnsi="Times New Roman"/>
                <w:sz w:val="18"/>
              </w:rPr>
            </w:pPr>
            <w:r>
              <w:rPr>
                <w:rFonts w:ascii="Times New Roman" w:hAnsi="Times New Roman"/>
                <w:sz w:val="18"/>
              </w:rPr>
              <w:t>定义</w:t>
            </w:r>
          </w:p>
        </w:tc>
      </w:tr>
      <w:tr w14:paraId="12AC4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04997CFE">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0</w:t>
            </w:r>
          </w:p>
        </w:tc>
        <w:tc>
          <w:tcPr>
            <w:tcW w:w="6854" w:type="dxa"/>
            <w:tcBorders>
              <w:top w:val="single" w:color="000000" w:sz="4" w:space="0"/>
              <w:left w:val="single" w:color="000000" w:sz="4" w:space="0"/>
              <w:bottom w:val="single" w:color="000000" w:sz="4" w:space="0"/>
              <w:right w:val="single" w:color="000000" w:sz="4" w:space="0"/>
            </w:tcBorders>
            <w:vAlign w:val="center"/>
          </w:tcPr>
          <w:p w14:paraId="519A5663">
            <w:pPr>
              <w:pStyle w:val="125"/>
              <w:adjustRightInd w:val="0"/>
              <w:snapToGrid w:val="0"/>
              <w:rPr>
                <w:rFonts w:ascii="Times New Roman" w:hAnsi="Times New Roman"/>
                <w:sz w:val="18"/>
              </w:rPr>
            </w:pPr>
            <w:r>
              <w:rPr>
                <w:rFonts w:hint="eastAsia" w:ascii="Times New Roman" w:hAnsi="Times New Roman"/>
                <w:sz w:val="18"/>
              </w:rPr>
              <w:t>本站点支持BP</w:t>
            </w:r>
            <w:r>
              <w:rPr>
                <w:rFonts w:ascii="Times New Roman" w:hAnsi="Times New Roman"/>
                <w:sz w:val="18"/>
              </w:rPr>
              <w:t>LC</w:t>
            </w:r>
            <w:r>
              <w:rPr>
                <w:rFonts w:hint="eastAsia" w:ascii="Times New Roman" w:hAnsi="Times New Roman"/>
                <w:sz w:val="18"/>
              </w:rPr>
              <w:t>版本</w:t>
            </w:r>
          </w:p>
        </w:tc>
      </w:tr>
      <w:tr w14:paraId="7CC1B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475712B8">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1</w:t>
            </w:r>
          </w:p>
        </w:tc>
        <w:tc>
          <w:tcPr>
            <w:tcW w:w="6854" w:type="dxa"/>
            <w:tcBorders>
              <w:top w:val="single" w:color="000000" w:sz="4" w:space="0"/>
              <w:left w:val="single" w:color="000000" w:sz="4" w:space="0"/>
              <w:bottom w:val="single" w:color="000000" w:sz="4" w:space="0"/>
              <w:right w:val="single" w:color="000000" w:sz="4" w:space="0"/>
            </w:tcBorders>
            <w:vAlign w:val="center"/>
          </w:tcPr>
          <w:p w14:paraId="7B012B76">
            <w:pPr>
              <w:pStyle w:val="125"/>
              <w:adjustRightInd w:val="0"/>
              <w:snapToGrid w:val="0"/>
              <w:rPr>
                <w:rFonts w:ascii="Times New Roman" w:hAnsi="Times New Roman"/>
                <w:sz w:val="18"/>
              </w:rPr>
            </w:pPr>
            <w:r>
              <w:rPr>
                <w:rFonts w:hint="eastAsia" w:ascii="Times New Roman" w:hAnsi="Times New Roman"/>
                <w:sz w:val="18"/>
              </w:rPr>
              <w:t>本站点支持BP</w:t>
            </w:r>
            <w:r>
              <w:rPr>
                <w:rFonts w:ascii="Times New Roman" w:hAnsi="Times New Roman"/>
                <w:sz w:val="18"/>
              </w:rPr>
              <w:t>LC</w:t>
            </w:r>
            <w:r>
              <w:rPr>
                <w:rFonts w:hint="eastAsia" w:ascii="Times New Roman" w:hAnsi="Times New Roman"/>
                <w:sz w:val="18"/>
              </w:rPr>
              <w:t>版本和ISAC-P</w:t>
            </w:r>
            <w:r>
              <w:rPr>
                <w:rFonts w:ascii="Times New Roman" w:hAnsi="Times New Roman"/>
                <w:sz w:val="18"/>
              </w:rPr>
              <w:t>LC</w:t>
            </w:r>
            <w:r>
              <w:rPr>
                <w:rFonts w:hint="eastAsia" w:ascii="Times New Roman" w:hAnsi="Times New Roman"/>
                <w:sz w:val="18"/>
              </w:rPr>
              <w:t>版本</w:t>
            </w:r>
          </w:p>
        </w:tc>
      </w:tr>
    </w:tbl>
    <w:p w14:paraId="41E13FA6">
      <w:pPr>
        <w:pStyle w:val="50"/>
      </w:pPr>
      <w:r>
        <w:t xml:space="preserve"> </w:t>
      </w:r>
    </w:p>
    <w:p w14:paraId="31E56245">
      <w:pPr>
        <w:pStyle w:val="67"/>
      </w:pPr>
      <w:r>
        <w:rPr>
          <w:rFonts w:hint="eastAsia"/>
        </w:rPr>
        <w:t>通道数</w:t>
      </w:r>
    </w:p>
    <w:p w14:paraId="4DA4961C">
      <w:pPr>
        <w:pStyle w:val="50"/>
      </w:pPr>
      <w:r>
        <w:rPr>
          <w:rFonts w:hint="eastAsia"/>
        </w:rPr>
        <w:t>表示本节点支持的通道个数。</w:t>
      </w:r>
      <w:r>
        <w:t>定义如</w:t>
      </w:r>
      <w:r>
        <w:fldChar w:fldCharType="begin"/>
      </w:r>
      <w:r>
        <w:instrText xml:space="preserve"> REF _Ref219397543 \h  \* MERGEFORMAT </w:instrText>
      </w:r>
      <w:r>
        <w:fldChar w:fldCharType="separate"/>
      </w:r>
      <w:r>
        <w:t>表 121</w:t>
      </w:r>
      <w:r>
        <w:fldChar w:fldCharType="end"/>
      </w:r>
      <w:r>
        <w:t>所示。</w:t>
      </w:r>
    </w:p>
    <w:p w14:paraId="519D1B98">
      <w:pPr>
        <w:pStyle w:val="10"/>
      </w:pPr>
      <w:bookmarkStart w:id="2410" w:name="_Ref219397543"/>
      <w:r>
        <w:t xml:space="preserve">表 </w:t>
      </w:r>
      <w:r>
        <w:fldChar w:fldCharType="begin"/>
      </w:r>
      <w:r>
        <w:instrText xml:space="preserve"> SEQ 表 \* ARABIC </w:instrText>
      </w:r>
      <w:r>
        <w:fldChar w:fldCharType="separate"/>
      </w:r>
      <w:r>
        <w:t>121</w:t>
      </w:r>
      <w:r>
        <w:fldChar w:fldCharType="end"/>
      </w:r>
      <w:bookmarkEnd w:id="2410"/>
      <w:r>
        <w:rPr>
          <w:rFonts w:hint="eastAsia"/>
        </w:rPr>
        <w:t xml:space="preserve"> 通道数类型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854"/>
      </w:tblGrid>
      <w:tr w14:paraId="403C6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0FA6D7F1">
            <w:pPr>
              <w:pStyle w:val="125"/>
              <w:adjustRightInd w:val="0"/>
              <w:snapToGrid w:val="0"/>
              <w:rPr>
                <w:rFonts w:ascii="Times New Roman" w:hAnsi="Times New Roman"/>
                <w:sz w:val="18"/>
              </w:rPr>
            </w:pPr>
            <w:r>
              <w:rPr>
                <w:rFonts w:ascii="Times New Roman" w:hAnsi="Times New Roman"/>
                <w:sz w:val="18"/>
              </w:rPr>
              <w:t>值</w:t>
            </w:r>
          </w:p>
        </w:tc>
        <w:tc>
          <w:tcPr>
            <w:tcW w:w="6854" w:type="dxa"/>
            <w:tcBorders>
              <w:top w:val="single" w:color="000000" w:sz="4" w:space="0"/>
              <w:left w:val="single" w:color="000000" w:sz="4" w:space="0"/>
              <w:bottom w:val="single" w:color="000000" w:sz="4" w:space="0"/>
              <w:right w:val="single" w:color="000000" w:sz="4" w:space="0"/>
            </w:tcBorders>
            <w:vAlign w:val="center"/>
          </w:tcPr>
          <w:p w14:paraId="3B2C5115">
            <w:pPr>
              <w:pStyle w:val="125"/>
              <w:adjustRightInd w:val="0"/>
              <w:snapToGrid w:val="0"/>
              <w:rPr>
                <w:rFonts w:ascii="Times New Roman" w:hAnsi="Times New Roman"/>
                <w:sz w:val="18"/>
              </w:rPr>
            </w:pPr>
            <w:r>
              <w:rPr>
                <w:rFonts w:ascii="Times New Roman" w:hAnsi="Times New Roman"/>
                <w:sz w:val="18"/>
              </w:rPr>
              <w:t>定义</w:t>
            </w:r>
          </w:p>
        </w:tc>
      </w:tr>
      <w:tr w14:paraId="2AD90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7E8A6AC4">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0</w:t>
            </w:r>
          </w:p>
        </w:tc>
        <w:tc>
          <w:tcPr>
            <w:tcW w:w="6854" w:type="dxa"/>
            <w:tcBorders>
              <w:top w:val="single" w:color="000000" w:sz="4" w:space="0"/>
              <w:left w:val="single" w:color="000000" w:sz="4" w:space="0"/>
              <w:bottom w:val="single" w:color="000000" w:sz="4" w:space="0"/>
              <w:right w:val="single" w:color="000000" w:sz="4" w:space="0"/>
            </w:tcBorders>
            <w:vAlign w:val="center"/>
          </w:tcPr>
          <w:p w14:paraId="6DA13737">
            <w:pPr>
              <w:pStyle w:val="125"/>
              <w:adjustRightInd w:val="0"/>
              <w:snapToGrid w:val="0"/>
              <w:rPr>
                <w:rFonts w:ascii="Times New Roman" w:hAnsi="Times New Roman"/>
                <w:sz w:val="18"/>
              </w:rPr>
            </w:pPr>
            <w:r>
              <w:rPr>
                <w:rFonts w:hint="eastAsia" w:ascii="Times New Roman" w:hAnsi="Times New Roman"/>
                <w:sz w:val="18"/>
              </w:rPr>
              <w:t>单通道</w:t>
            </w:r>
          </w:p>
        </w:tc>
      </w:tr>
      <w:tr w14:paraId="65646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8" w:type="dxa"/>
            <w:tcBorders>
              <w:top w:val="single" w:color="000000" w:sz="4" w:space="0"/>
              <w:left w:val="single" w:color="000000" w:sz="4" w:space="0"/>
              <w:bottom w:val="single" w:color="000000" w:sz="4" w:space="0"/>
              <w:right w:val="single" w:color="000000" w:sz="4" w:space="0"/>
            </w:tcBorders>
            <w:vAlign w:val="center"/>
          </w:tcPr>
          <w:p w14:paraId="0F595B63">
            <w:pPr>
              <w:pStyle w:val="125"/>
              <w:adjustRightInd w:val="0"/>
              <w:snapToGrid w:val="0"/>
              <w:rPr>
                <w:rFonts w:ascii="Times New Roman" w:hAnsi="Times New Roman"/>
                <w:sz w:val="18"/>
              </w:rPr>
            </w:pPr>
            <w:r>
              <w:rPr>
                <w:rFonts w:ascii="Times New Roman" w:hAnsi="Times New Roman"/>
                <w:sz w:val="18"/>
              </w:rPr>
              <w:t>0x</w:t>
            </w:r>
            <w:r>
              <w:rPr>
                <w:rFonts w:hint="eastAsia" w:ascii="Times New Roman" w:hAnsi="Times New Roman"/>
                <w:sz w:val="18"/>
              </w:rPr>
              <w:t>1</w:t>
            </w:r>
          </w:p>
        </w:tc>
        <w:tc>
          <w:tcPr>
            <w:tcW w:w="6854" w:type="dxa"/>
            <w:tcBorders>
              <w:top w:val="single" w:color="000000" w:sz="4" w:space="0"/>
              <w:left w:val="single" w:color="000000" w:sz="4" w:space="0"/>
              <w:bottom w:val="single" w:color="000000" w:sz="4" w:space="0"/>
              <w:right w:val="single" w:color="000000" w:sz="4" w:space="0"/>
            </w:tcBorders>
            <w:vAlign w:val="center"/>
          </w:tcPr>
          <w:p w14:paraId="7926A41C">
            <w:pPr>
              <w:pStyle w:val="125"/>
              <w:adjustRightInd w:val="0"/>
              <w:snapToGrid w:val="0"/>
              <w:rPr>
                <w:rFonts w:ascii="Times New Roman" w:hAnsi="Times New Roman"/>
                <w:sz w:val="18"/>
              </w:rPr>
            </w:pPr>
            <w:r>
              <w:rPr>
                <w:rFonts w:hint="eastAsia" w:ascii="Times New Roman" w:hAnsi="Times New Roman"/>
                <w:sz w:val="18"/>
              </w:rPr>
              <w:t>多通道</w:t>
            </w:r>
          </w:p>
        </w:tc>
      </w:tr>
    </w:tbl>
    <w:p w14:paraId="195CEB19">
      <w:pPr>
        <w:pStyle w:val="50"/>
      </w:pPr>
      <w:r>
        <w:t xml:space="preserve"> </w:t>
      </w:r>
    </w:p>
    <w:p w14:paraId="465421B6">
      <w:pPr>
        <w:pStyle w:val="67"/>
      </w:pPr>
      <w:bookmarkStart w:id="2411" w:name="_Toc7099"/>
      <w:bookmarkStart w:id="2412" w:name="_Toc8247"/>
      <w:bookmarkStart w:id="2413" w:name="_Toc13705"/>
      <w:r>
        <w:t>与代理站点通信成功率计算完成标志</w:t>
      </w:r>
      <w:bookmarkEnd w:id="2411"/>
      <w:bookmarkEnd w:id="2412"/>
      <w:bookmarkEnd w:id="2413"/>
    </w:p>
    <w:p w14:paraId="5D506349">
      <w:pPr>
        <w:pStyle w:val="50"/>
      </w:pPr>
      <w:r>
        <w:t>“1”表示完成计算，“0”表示未完成计算。完成情况以当前路由周期内是否完成上一个路由周期内的通信成功率计算为判断依据。</w:t>
      </w:r>
    </w:p>
    <w:p w14:paraId="6587065B">
      <w:pPr>
        <w:pStyle w:val="67"/>
      </w:pPr>
      <w:bookmarkStart w:id="2414" w:name="_Toc408859910"/>
      <w:bookmarkStart w:id="2415" w:name="_Toc31386"/>
      <w:bookmarkStart w:id="2416" w:name="_Toc403570315"/>
      <w:bookmarkStart w:id="2417" w:name="_Toc397529589"/>
      <w:bookmarkStart w:id="2418" w:name="_Toc397528921"/>
      <w:bookmarkStart w:id="2419" w:name="_Toc518"/>
      <w:bookmarkStart w:id="2420" w:name="_Toc399229023"/>
      <w:bookmarkStart w:id="2421" w:name="_Toc28774"/>
      <w:r>
        <w:t>与代理站点通信成功率</w:t>
      </w:r>
      <w:bookmarkEnd w:id="2414"/>
      <w:bookmarkEnd w:id="2415"/>
      <w:bookmarkEnd w:id="2416"/>
      <w:bookmarkEnd w:id="2417"/>
      <w:bookmarkEnd w:id="2418"/>
      <w:bookmarkEnd w:id="2419"/>
      <w:bookmarkEnd w:id="2420"/>
      <w:bookmarkEnd w:id="2421"/>
    </w:p>
    <w:p w14:paraId="7F9BD428">
      <w:pPr>
        <w:pStyle w:val="50"/>
      </w:pPr>
      <w:r>
        <w:t>表示发送发现列表报文的站点，与其代理站点之间的上下行通信成功率。</w:t>
      </w:r>
    </w:p>
    <w:p w14:paraId="4DC9EA8E">
      <w:pPr>
        <w:pStyle w:val="50"/>
        <w:rPr>
          <w:b/>
          <w:szCs w:val="21"/>
        </w:rPr>
      </w:pPr>
      <w:r>
        <w:t>本规约的通信成功率取值范围为0-100，超出此范围为无效值。</w:t>
      </w:r>
    </w:p>
    <w:p w14:paraId="509E2D3D">
      <w:pPr>
        <w:pStyle w:val="67"/>
      </w:pPr>
      <w:bookmarkStart w:id="2422" w:name="_Toc25349"/>
      <w:bookmarkStart w:id="2423" w:name="_Toc5796"/>
      <w:bookmarkStart w:id="2424" w:name="_Toc408859911"/>
      <w:bookmarkStart w:id="2425" w:name="_Toc399229024"/>
      <w:bookmarkStart w:id="2426" w:name="_Toc403570316"/>
      <w:bookmarkStart w:id="2427" w:name="_Toc32069"/>
      <w:r>
        <w:t>与代理站点下行通信成功率</w:t>
      </w:r>
      <w:bookmarkEnd w:id="2422"/>
      <w:bookmarkEnd w:id="2423"/>
      <w:bookmarkEnd w:id="2424"/>
      <w:bookmarkEnd w:id="2425"/>
      <w:bookmarkEnd w:id="2426"/>
      <w:bookmarkEnd w:id="2427"/>
    </w:p>
    <w:p w14:paraId="18711CE6">
      <w:pPr>
        <w:pStyle w:val="50"/>
      </w:pPr>
      <w:r>
        <w:t>表示发送发现列表报文的站点，接收其代理站点的下行报文的成功率。</w:t>
      </w:r>
    </w:p>
    <w:p w14:paraId="76AD427C">
      <w:pPr>
        <w:pStyle w:val="67"/>
      </w:pPr>
      <w:bookmarkStart w:id="2428" w:name="_Toc403570317"/>
      <w:bookmarkStart w:id="2429" w:name="_Toc27280"/>
      <w:bookmarkStart w:id="2430" w:name="_Toc408859912"/>
      <w:bookmarkStart w:id="2431" w:name="_Toc32380"/>
      <w:bookmarkStart w:id="2432" w:name="_Toc25563"/>
      <w:bookmarkStart w:id="2433" w:name="_Toc399229025"/>
      <w:r>
        <w:t>站点总数</w:t>
      </w:r>
      <w:bookmarkEnd w:id="2428"/>
      <w:bookmarkEnd w:id="2429"/>
      <w:bookmarkEnd w:id="2430"/>
      <w:bookmarkEnd w:id="2431"/>
      <w:bookmarkEnd w:id="2432"/>
      <w:bookmarkEnd w:id="2433"/>
    </w:p>
    <w:p w14:paraId="535C70EF">
      <w:pPr>
        <w:pStyle w:val="50"/>
      </w:pPr>
      <w:r>
        <w:t>表示发送发现列表报文的站点，在发现列表报文中，携带了发现站点信息的站点数量。</w:t>
      </w:r>
      <w:bookmarkStart w:id="2434" w:name="_Toc403570318"/>
      <w:bookmarkEnd w:id="2434"/>
    </w:p>
    <w:p w14:paraId="54BCCF57">
      <w:pPr>
        <w:pStyle w:val="67"/>
      </w:pPr>
      <w:bookmarkStart w:id="2435" w:name="_Toc408859913"/>
      <w:bookmarkStart w:id="2436" w:name="_Toc399229027"/>
      <w:bookmarkStart w:id="2437" w:name="_Toc397529593"/>
      <w:bookmarkStart w:id="2438" w:name="_Toc397528925"/>
      <w:bookmarkStart w:id="2439" w:name="_Toc16133"/>
      <w:bookmarkStart w:id="2440" w:name="_Toc23272"/>
      <w:bookmarkStart w:id="2441" w:name="_Toc23050"/>
      <w:bookmarkStart w:id="2442" w:name="_Toc403570319"/>
      <w:r>
        <w:t>上行路由条目总数</w:t>
      </w:r>
      <w:bookmarkEnd w:id="2435"/>
      <w:bookmarkEnd w:id="2436"/>
      <w:bookmarkEnd w:id="2437"/>
      <w:bookmarkEnd w:id="2438"/>
      <w:bookmarkEnd w:id="2439"/>
      <w:bookmarkEnd w:id="2440"/>
      <w:bookmarkEnd w:id="2441"/>
      <w:bookmarkEnd w:id="2442"/>
    </w:p>
    <w:p w14:paraId="56967F4D">
      <w:pPr>
        <w:pStyle w:val="50"/>
      </w:pPr>
      <w:r>
        <w:t>表示发送发现列表报文的站点到达CCO的上行路由表项数目，最大支持4条路由表项。</w:t>
      </w:r>
    </w:p>
    <w:p w14:paraId="6932FCEB">
      <w:pPr>
        <w:pStyle w:val="67"/>
      </w:pPr>
      <w:bookmarkStart w:id="2443" w:name="_Toc12470"/>
      <w:bookmarkStart w:id="2444" w:name="_Toc17766"/>
      <w:bookmarkStart w:id="2445" w:name="_Toc403570320"/>
      <w:bookmarkStart w:id="2446" w:name="_Toc408859914"/>
      <w:bookmarkStart w:id="2447" w:name="_Toc16783"/>
      <w:bookmarkStart w:id="2448" w:name="_Toc399229028"/>
      <w:r>
        <w:t>发送发现列表报文个数</w:t>
      </w:r>
      <w:bookmarkEnd w:id="2443"/>
      <w:bookmarkEnd w:id="2444"/>
      <w:bookmarkEnd w:id="2445"/>
      <w:bookmarkEnd w:id="2446"/>
      <w:bookmarkEnd w:id="2447"/>
    </w:p>
    <w:p w14:paraId="2F7707DB">
      <w:pPr>
        <w:pStyle w:val="50"/>
      </w:pPr>
      <w:r>
        <w:t>表示发送发现列表报文的站点在上个路由周期内发送的发现列表报文的总数。若信标帧中“</w:t>
      </w:r>
      <w:r>
        <w:rPr>
          <w:rFonts w:hint="eastAsia"/>
        </w:rPr>
        <w:t>信标</w:t>
      </w:r>
      <w:r>
        <w:t>使用标志位”</w:t>
      </w:r>
      <w:r>
        <w:rPr>
          <w:rFonts w:hint="eastAsia"/>
        </w:rPr>
        <w:t>为1，</w:t>
      </w:r>
      <w:r>
        <w:t>发送发现列表报文个数包含站点在上个路由周期内发送的信标帧的个数</w:t>
      </w:r>
      <w:r>
        <w:rPr>
          <w:rFonts w:hint="eastAsia"/>
        </w:rPr>
        <w:t>。</w:t>
      </w:r>
    </w:p>
    <w:p w14:paraId="7EB47027">
      <w:pPr>
        <w:pStyle w:val="67"/>
      </w:pPr>
      <w:bookmarkStart w:id="2449" w:name="_Toc408859915"/>
      <w:bookmarkStart w:id="2450" w:name="_Toc403570321"/>
      <w:bookmarkStart w:id="2451" w:name="_Toc582"/>
      <w:bookmarkStart w:id="2452" w:name="_Toc8720"/>
      <w:bookmarkStart w:id="2453" w:name="_Toc16934"/>
      <w:r>
        <w:t>接收发现列表信息条目长度</w:t>
      </w:r>
      <w:bookmarkEnd w:id="2448"/>
      <w:bookmarkEnd w:id="2449"/>
      <w:bookmarkEnd w:id="2450"/>
      <w:bookmarkEnd w:id="2451"/>
      <w:bookmarkEnd w:id="2452"/>
      <w:bookmarkEnd w:id="2453"/>
    </w:p>
    <w:p w14:paraId="25327050">
      <w:pPr>
        <w:pStyle w:val="50"/>
      </w:pPr>
      <w:r>
        <w:t>表示发现列表报文中，携带的上行路由表中单个表项的大小，单位比特。该字段的值为固定值，为8，表示8比特。</w:t>
      </w:r>
    </w:p>
    <w:p w14:paraId="74ECC261">
      <w:pPr>
        <w:pStyle w:val="67"/>
      </w:pPr>
      <w:bookmarkStart w:id="2454" w:name="_Toc18712"/>
      <w:bookmarkStart w:id="2455" w:name="_Toc403570322"/>
      <w:bookmarkStart w:id="2456" w:name="_Toc408859916"/>
      <w:bookmarkStart w:id="2457" w:name="_Toc27100"/>
      <w:bookmarkStart w:id="2458" w:name="_Toc2964"/>
      <w:bookmarkStart w:id="2459" w:name="_Toc399229029"/>
      <w:r>
        <w:t>路由周期到期剩余时间</w:t>
      </w:r>
      <w:bookmarkEnd w:id="2454"/>
      <w:bookmarkEnd w:id="2455"/>
      <w:bookmarkEnd w:id="2456"/>
      <w:bookmarkEnd w:id="2457"/>
      <w:bookmarkEnd w:id="2458"/>
      <w:bookmarkEnd w:id="2459"/>
    </w:p>
    <w:p w14:paraId="169543F6">
      <w:pPr>
        <w:pStyle w:val="50"/>
      </w:pPr>
      <w:r>
        <w:t>表示发送发现列表报文的站点，计算出的距离当前路由周期到期的剩余时间，单位：秒。</w:t>
      </w:r>
    </w:p>
    <w:p w14:paraId="663C4E2A">
      <w:pPr>
        <w:pStyle w:val="67"/>
      </w:pPr>
      <w:bookmarkStart w:id="2460" w:name="_Toc5295"/>
      <w:bookmarkStart w:id="2461" w:name="_Toc18810"/>
      <w:bookmarkStart w:id="2462" w:name="_Toc408859917"/>
      <w:bookmarkStart w:id="2463" w:name="_Toc29649"/>
      <w:bookmarkStart w:id="2464" w:name="_Toc403570323"/>
      <w:r>
        <w:t>相线</w:t>
      </w:r>
      <w:bookmarkEnd w:id="2460"/>
      <w:bookmarkEnd w:id="2461"/>
      <w:bookmarkEnd w:id="2462"/>
      <w:bookmarkEnd w:id="2463"/>
      <w:bookmarkEnd w:id="2464"/>
    </w:p>
    <w:p w14:paraId="6D006079">
      <w:pPr>
        <w:pStyle w:val="50"/>
      </w:pPr>
      <w:r>
        <w:t>表示发送发现列表报文的站点，评估出的本站点的所属相线，按照优先顺序填写。其中第一相线表示是本站点最有可能所属的相线。站点相线信息，需要根据接收的信标帧中的相线信息进行评估</w:t>
      </w:r>
      <w:r>
        <w:rPr>
          <w:rFonts w:hint="eastAsia"/>
        </w:rPr>
        <w:t>，</w:t>
      </w:r>
      <w:r>
        <w:t>定义如</w:t>
      </w:r>
      <w:r>
        <w:fldChar w:fldCharType="begin"/>
      </w:r>
      <w:r>
        <w:instrText xml:space="preserve"> REF _Ref56773931 \h  \* MERGEFORMAT </w:instrText>
      </w:r>
      <w:r>
        <w:fldChar w:fldCharType="separate"/>
      </w:r>
      <w:r>
        <w:t>表 122</w:t>
      </w:r>
      <w:r>
        <w:fldChar w:fldCharType="end"/>
      </w:r>
      <w:r>
        <w:t>所示。</w:t>
      </w:r>
    </w:p>
    <w:p w14:paraId="41FD2778">
      <w:pPr>
        <w:pStyle w:val="10"/>
      </w:pPr>
      <w:bookmarkStart w:id="2465" w:name="_Ref56773931"/>
      <w:bookmarkStart w:id="2466" w:name="_Toc397529226"/>
      <w:bookmarkStart w:id="2467" w:name="_Toc402983696"/>
      <w:bookmarkStart w:id="2468" w:name="_Toc402984162"/>
      <w:bookmarkStart w:id="2469" w:name="_Toc402983230"/>
      <w:bookmarkStart w:id="2470" w:name="_Toc402540148"/>
      <w:bookmarkStart w:id="2471" w:name="_Ref398998852"/>
      <w:bookmarkStart w:id="2472" w:name="_Toc399259636"/>
      <w:bookmarkStart w:id="2473" w:name="_Toc399757666"/>
      <w:bookmarkStart w:id="2474" w:name="_Toc397529894"/>
      <w:bookmarkStart w:id="2475" w:name="_Toc399229440"/>
      <w:bookmarkStart w:id="2476" w:name="_Toc408860255"/>
      <w:bookmarkStart w:id="2477" w:name="_Toc403570673"/>
      <w:bookmarkStart w:id="2478" w:name="_Toc405476980"/>
      <w:bookmarkStart w:id="2479" w:name="_Toc405022558"/>
      <w:r>
        <w:t xml:space="preserve">表 </w:t>
      </w:r>
      <w:r>
        <w:fldChar w:fldCharType="begin"/>
      </w:r>
      <w:r>
        <w:instrText xml:space="preserve"> SEQ 表 \* ARABIC </w:instrText>
      </w:r>
      <w:r>
        <w:fldChar w:fldCharType="separate"/>
      </w:r>
      <w:r>
        <w:t>122</w:t>
      </w:r>
      <w:r>
        <w:fldChar w:fldCharType="end"/>
      </w:r>
      <w:bookmarkEnd w:id="2465"/>
      <w:r>
        <w:t xml:space="preserve"> 相线评估信息</w:t>
      </w:r>
      <w:bookmarkEnd w:id="2466"/>
      <w:bookmarkEnd w:id="2467"/>
      <w:bookmarkEnd w:id="2468"/>
      <w:bookmarkEnd w:id="2469"/>
      <w:bookmarkEnd w:id="2470"/>
      <w:bookmarkEnd w:id="2471"/>
      <w:bookmarkEnd w:id="2472"/>
      <w:bookmarkEnd w:id="2473"/>
      <w:bookmarkEnd w:id="2474"/>
      <w:bookmarkEnd w:id="2475"/>
      <w:r>
        <w:t>字段</w:t>
      </w:r>
      <w:bookmarkEnd w:id="2476"/>
      <w:bookmarkEnd w:id="2477"/>
      <w:bookmarkEnd w:id="2478"/>
      <w:bookmarkEnd w:id="2479"/>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531"/>
        <w:gridCol w:w="1985"/>
        <w:gridCol w:w="1984"/>
      </w:tblGrid>
      <w:tr w14:paraId="54FC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C7CE0B5">
            <w:pPr>
              <w:pStyle w:val="125"/>
              <w:rPr>
                <w:rFonts w:ascii="Times New Roman" w:hAnsi="Times New Roman"/>
                <w:sz w:val="18"/>
              </w:rPr>
            </w:pPr>
            <w:r>
              <w:rPr>
                <w:rFonts w:ascii="Times New Roman" w:hAnsi="Times New Roman"/>
                <w:sz w:val="18"/>
              </w:rPr>
              <w:t>字段</w:t>
            </w:r>
          </w:p>
        </w:tc>
        <w:tc>
          <w:tcPr>
            <w:tcW w:w="1531" w:type="dxa"/>
            <w:vAlign w:val="center"/>
          </w:tcPr>
          <w:p w14:paraId="6B5BB969">
            <w:pPr>
              <w:pStyle w:val="125"/>
              <w:rPr>
                <w:rFonts w:ascii="Times New Roman" w:hAnsi="Times New Roman"/>
                <w:sz w:val="18"/>
              </w:rPr>
            </w:pPr>
            <w:r>
              <w:rPr>
                <w:rFonts w:ascii="Times New Roman" w:hAnsi="Times New Roman"/>
                <w:sz w:val="18"/>
              </w:rPr>
              <w:t>比特位号</w:t>
            </w:r>
          </w:p>
        </w:tc>
        <w:tc>
          <w:tcPr>
            <w:tcW w:w="1985" w:type="dxa"/>
            <w:vAlign w:val="center"/>
          </w:tcPr>
          <w:p w14:paraId="24DC4E72">
            <w:pPr>
              <w:pStyle w:val="125"/>
              <w:rPr>
                <w:rFonts w:ascii="Times New Roman" w:hAnsi="Times New Roman"/>
                <w:sz w:val="18"/>
              </w:rPr>
            </w:pPr>
            <w:r>
              <w:rPr>
                <w:rFonts w:ascii="Times New Roman" w:hAnsi="Times New Roman"/>
                <w:sz w:val="18"/>
              </w:rPr>
              <w:t>字段大小(比特)</w:t>
            </w:r>
          </w:p>
        </w:tc>
        <w:tc>
          <w:tcPr>
            <w:tcW w:w="1984" w:type="dxa"/>
            <w:vAlign w:val="center"/>
          </w:tcPr>
          <w:p w14:paraId="4196E2FA">
            <w:pPr>
              <w:pStyle w:val="125"/>
              <w:rPr>
                <w:rFonts w:ascii="Times New Roman" w:hAnsi="Times New Roman"/>
                <w:sz w:val="18"/>
              </w:rPr>
            </w:pPr>
            <w:r>
              <w:rPr>
                <w:rFonts w:ascii="Times New Roman" w:hAnsi="Times New Roman"/>
                <w:sz w:val="18"/>
              </w:rPr>
              <w:t>定义</w:t>
            </w:r>
          </w:p>
        </w:tc>
      </w:tr>
      <w:tr w14:paraId="7AEB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0F83C6">
            <w:pPr>
              <w:pStyle w:val="125"/>
              <w:rPr>
                <w:rFonts w:ascii="Times New Roman" w:hAnsi="Times New Roman"/>
                <w:sz w:val="18"/>
              </w:rPr>
            </w:pPr>
            <w:r>
              <w:rPr>
                <w:rFonts w:ascii="Times New Roman" w:hAnsi="Times New Roman"/>
                <w:sz w:val="18"/>
              </w:rPr>
              <w:t>相线3</w:t>
            </w:r>
          </w:p>
        </w:tc>
        <w:tc>
          <w:tcPr>
            <w:tcW w:w="1531" w:type="dxa"/>
            <w:vAlign w:val="center"/>
          </w:tcPr>
          <w:p w14:paraId="23E291A2">
            <w:pPr>
              <w:pStyle w:val="125"/>
              <w:rPr>
                <w:rFonts w:ascii="Times New Roman" w:hAnsi="Times New Roman"/>
                <w:sz w:val="18"/>
              </w:rPr>
            </w:pPr>
            <w:r>
              <w:rPr>
                <w:rFonts w:ascii="Times New Roman" w:hAnsi="Times New Roman"/>
                <w:sz w:val="18"/>
              </w:rPr>
              <w:t>0-1</w:t>
            </w:r>
          </w:p>
        </w:tc>
        <w:tc>
          <w:tcPr>
            <w:tcW w:w="1985" w:type="dxa"/>
            <w:vAlign w:val="center"/>
          </w:tcPr>
          <w:p w14:paraId="3A39E323">
            <w:pPr>
              <w:pStyle w:val="125"/>
              <w:rPr>
                <w:rFonts w:ascii="Times New Roman" w:hAnsi="Times New Roman"/>
                <w:sz w:val="18"/>
              </w:rPr>
            </w:pPr>
            <w:r>
              <w:rPr>
                <w:rFonts w:ascii="Times New Roman" w:hAnsi="Times New Roman"/>
                <w:sz w:val="18"/>
              </w:rPr>
              <w:t>2</w:t>
            </w:r>
          </w:p>
        </w:tc>
        <w:tc>
          <w:tcPr>
            <w:tcW w:w="1984" w:type="dxa"/>
            <w:vAlign w:val="center"/>
          </w:tcPr>
          <w:p w14:paraId="2AF0952D">
            <w:pPr>
              <w:pStyle w:val="125"/>
              <w:rPr>
                <w:rFonts w:ascii="Times New Roman" w:hAnsi="Times New Roman"/>
                <w:sz w:val="18"/>
              </w:rPr>
            </w:pPr>
            <w:r>
              <w:rPr>
                <w:rFonts w:ascii="Times New Roman" w:hAnsi="Times New Roman"/>
                <w:sz w:val="18"/>
              </w:rPr>
              <w:t>评估出的第三相线</w:t>
            </w:r>
          </w:p>
        </w:tc>
      </w:tr>
      <w:tr w14:paraId="399C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AC2D966">
            <w:pPr>
              <w:pStyle w:val="125"/>
              <w:rPr>
                <w:rFonts w:ascii="Times New Roman" w:hAnsi="Times New Roman"/>
                <w:sz w:val="18"/>
              </w:rPr>
            </w:pPr>
            <w:r>
              <w:rPr>
                <w:rFonts w:ascii="Times New Roman" w:hAnsi="Times New Roman"/>
                <w:sz w:val="18"/>
              </w:rPr>
              <w:t>相线2</w:t>
            </w:r>
          </w:p>
        </w:tc>
        <w:tc>
          <w:tcPr>
            <w:tcW w:w="1531" w:type="dxa"/>
            <w:vAlign w:val="center"/>
          </w:tcPr>
          <w:p w14:paraId="6F2B1E6F">
            <w:pPr>
              <w:pStyle w:val="125"/>
              <w:rPr>
                <w:rFonts w:ascii="Times New Roman" w:hAnsi="Times New Roman"/>
                <w:sz w:val="18"/>
              </w:rPr>
            </w:pPr>
            <w:r>
              <w:rPr>
                <w:rFonts w:ascii="Times New Roman" w:hAnsi="Times New Roman"/>
                <w:sz w:val="18"/>
              </w:rPr>
              <w:t>2-3</w:t>
            </w:r>
          </w:p>
        </w:tc>
        <w:tc>
          <w:tcPr>
            <w:tcW w:w="1985" w:type="dxa"/>
            <w:vAlign w:val="center"/>
          </w:tcPr>
          <w:p w14:paraId="39CAA43B">
            <w:pPr>
              <w:pStyle w:val="125"/>
              <w:rPr>
                <w:rFonts w:ascii="Times New Roman" w:hAnsi="Times New Roman"/>
                <w:sz w:val="18"/>
              </w:rPr>
            </w:pPr>
            <w:r>
              <w:rPr>
                <w:rFonts w:ascii="Times New Roman" w:hAnsi="Times New Roman"/>
                <w:sz w:val="18"/>
              </w:rPr>
              <w:t>2</w:t>
            </w:r>
          </w:p>
        </w:tc>
        <w:tc>
          <w:tcPr>
            <w:tcW w:w="1984" w:type="dxa"/>
            <w:vAlign w:val="center"/>
          </w:tcPr>
          <w:p w14:paraId="3095524C">
            <w:pPr>
              <w:pStyle w:val="125"/>
              <w:rPr>
                <w:rFonts w:ascii="Times New Roman" w:hAnsi="Times New Roman"/>
                <w:sz w:val="18"/>
              </w:rPr>
            </w:pPr>
            <w:r>
              <w:rPr>
                <w:rFonts w:ascii="Times New Roman" w:hAnsi="Times New Roman"/>
                <w:sz w:val="18"/>
              </w:rPr>
              <w:t>评估出的第二相线</w:t>
            </w:r>
          </w:p>
        </w:tc>
      </w:tr>
      <w:tr w14:paraId="5121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0DC9770">
            <w:pPr>
              <w:pStyle w:val="125"/>
              <w:rPr>
                <w:rFonts w:ascii="Times New Roman" w:hAnsi="Times New Roman"/>
                <w:sz w:val="18"/>
              </w:rPr>
            </w:pPr>
            <w:r>
              <w:rPr>
                <w:rFonts w:ascii="Times New Roman" w:hAnsi="Times New Roman"/>
                <w:sz w:val="18"/>
              </w:rPr>
              <w:t>相线1</w:t>
            </w:r>
          </w:p>
        </w:tc>
        <w:tc>
          <w:tcPr>
            <w:tcW w:w="1531" w:type="dxa"/>
            <w:vAlign w:val="center"/>
          </w:tcPr>
          <w:p w14:paraId="55692535">
            <w:pPr>
              <w:pStyle w:val="125"/>
              <w:rPr>
                <w:rFonts w:ascii="Times New Roman" w:hAnsi="Times New Roman"/>
                <w:sz w:val="18"/>
              </w:rPr>
            </w:pPr>
            <w:r>
              <w:rPr>
                <w:rFonts w:ascii="Times New Roman" w:hAnsi="Times New Roman"/>
                <w:sz w:val="18"/>
              </w:rPr>
              <w:t>4-5</w:t>
            </w:r>
          </w:p>
        </w:tc>
        <w:tc>
          <w:tcPr>
            <w:tcW w:w="1985" w:type="dxa"/>
            <w:vAlign w:val="center"/>
          </w:tcPr>
          <w:p w14:paraId="3AE839C8">
            <w:pPr>
              <w:pStyle w:val="125"/>
              <w:rPr>
                <w:rFonts w:ascii="Times New Roman" w:hAnsi="Times New Roman"/>
                <w:sz w:val="18"/>
              </w:rPr>
            </w:pPr>
            <w:r>
              <w:rPr>
                <w:rFonts w:ascii="Times New Roman" w:hAnsi="Times New Roman"/>
                <w:sz w:val="18"/>
              </w:rPr>
              <w:t>2</w:t>
            </w:r>
          </w:p>
        </w:tc>
        <w:tc>
          <w:tcPr>
            <w:tcW w:w="1984" w:type="dxa"/>
            <w:vAlign w:val="center"/>
          </w:tcPr>
          <w:p w14:paraId="226DF288">
            <w:pPr>
              <w:pStyle w:val="125"/>
              <w:rPr>
                <w:rFonts w:ascii="Times New Roman" w:hAnsi="Times New Roman"/>
                <w:sz w:val="18"/>
              </w:rPr>
            </w:pPr>
            <w:r>
              <w:rPr>
                <w:rFonts w:ascii="Times New Roman" w:hAnsi="Times New Roman"/>
                <w:sz w:val="18"/>
              </w:rPr>
              <w:t>评估出的第一相线</w:t>
            </w:r>
          </w:p>
        </w:tc>
      </w:tr>
      <w:tr w14:paraId="150A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BF313F1">
            <w:pPr>
              <w:pStyle w:val="125"/>
              <w:rPr>
                <w:rFonts w:ascii="Times New Roman" w:hAnsi="Times New Roman"/>
                <w:sz w:val="18"/>
              </w:rPr>
            </w:pPr>
            <w:r>
              <w:rPr>
                <w:rFonts w:ascii="Times New Roman" w:hAnsi="Times New Roman"/>
                <w:sz w:val="18"/>
              </w:rPr>
              <w:t>保留</w:t>
            </w:r>
          </w:p>
        </w:tc>
        <w:tc>
          <w:tcPr>
            <w:tcW w:w="1531" w:type="dxa"/>
            <w:vAlign w:val="center"/>
          </w:tcPr>
          <w:p w14:paraId="19C77FD0">
            <w:pPr>
              <w:pStyle w:val="125"/>
              <w:rPr>
                <w:rFonts w:ascii="Times New Roman" w:hAnsi="Times New Roman"/>
                <w:sz w:val="18"/>
              </w:rPr>
            </w:pPr>
            <w:r>
              <w:rPr>
                <w:rFonts w:ascii="Times New Roman" w:hAnsi="Times New Roman"/>
                <w:sz w:val="18"/>
              </w:rPr>
              <w:t>6-7</w:t>
            </w:r>
          </w:p>
        </w:tc>
        <w:tc>
          <w:tcPr>
            <w:tcW w:w="1985" w:type="dxa"/>
            <w:vAlign w:val="center"/>
          </w:tcPr>
          <w:p w14:paraId="4E0CCC99">
            <w:pPr>
              <w:pStyle w:val="125"/>
              <w:rPr>
                <w:rFonts w:ascii="Times New Roman" w:hAnsi="Times New Roman"/>
                <w:sz w:val="18"/>
              </w:rPr>
            </w:pPr>
            <w:r>
              <w:rPr>
                <w:rFonts w:ascii="Times New Roman" w:hAnsi="Times New Roman"/>
                <w:sz w:val="18"/>
              </w:rPr>
              <w:t>2</w:t>
            </w:r>
          </w:p>
        </w:tc>
        <w:tc>
          <w:tcPr>
            <w:tcW w:w="1984" w:type="dxa"/>
            <w:vAlign w:val="center"/>
          </w:tcPr>
          <w:p w14:paraId="79D165EC">
            <w:pPr>
              <w:pStyle w:val="125"/>
              <w:rPr>
                <w:rFonts w:ascii="Times New Roman" w:hAnsi="Times New Roman"/>
                <w:sz w:val="18"/>
              </w:rPr>
            </w:pPr>
            <w:r>
              <w:rPr>
                <w:rFonts w:ascii="Times New Roman" w:hAnsi="Times New Roman"/>
                <w:sz w:val="18"/>
              </w:rPr>
              <w:t>保留</w:t>
            </w:r>
          </w:p>
        </w:tc>
      </w:tr>
    </w:tbl>
    <w:p w14:paraId="7A80643B">
      <w:pPr>
        <w:pStyle w:val="50"/>
      </w:pPr>
      <w:bookmarkStart w:id="2480" w:name="_Toc403570324"/>
      <w:bookmarkStart w:id="2481" w:name="_Toc399229031"/>
      <w:bookmarkStart w:id="2482" w:name="_Toc408859918"/>
    </w:p>
    <w:p w14:paraId="524C4C37">
      <w:pPr>
        <w:pStyle w:val="67"/>
      </w:pPr>
      <w:bookmarkStart w:id="2483" w:name="_Toc27859"/>
      <w:bookmarkStart w:id="2484" w:name="_Toc8460"/>
      <w:bookmarkStart w:id="2485" w:name="_Toc7131"/>
      <w:r>
        <w:t>最小通信成功率</w:t>
      </w:r>
      <w:bookmarkEnd w:id="2480"/>
      <w:bookmarkEnd w:id="2481"/>
      <w:bookmarkEnd w:id="2482"/>
      <w:bookmarkEnd w:id="2483"/>
      <w:bookmarkEnd w:id="2484"/>
      <w:bookmarkEnd w:id="2485"/>
    </w:p>
    <w:p w14:paraId="3617828F">
      <w:pPr>
        <w:pStyle w:val="50"/>
      </w:pPr>
      <w:r>
        <w:t>表示发送发现列表报文的站点到CCO的整个路径节点中，最小的通信成功率。</w:t>
      </w:r>
    </w:p>
    <w:p w14:paraId="31F29CF1">
      <w:pPr>
        <w:pStyle w:val="67"/>
      </w:pPr>
      <w:r>
        <w:rPr>
          <w:rFonts w:hint="eastAsia"/>
        </w:rPr>
        <w:t>与代理的RU_SNR评估信息</w:t>
      </w:r>
    </w:p>
    <w:p w14:paraId="6CF5A71A">
      <w:pPr>
        <w:pStyle w:val="50"/>
      </w:pPr>
      <w:r>
        <w:rPr>
          <w:rFonts w:hint="eastAsia"/>
        </w:rPr>
        <w:t>与代理的RU SNR评估信息如</w:t>
      </w:r>
      <w:r>
        <w:fldChar w:fldCharType="begin"/>
      </w:r>
      <w:r>
        <w:instrText xml:space="preserve"> </w:instrText>
      </w:r>
      <w:r>
        <w:rPr>
          <w:rFonts w:hint="eastAsia"/>
        </w:rPr>
        <w:instrText xml:space="preserve">REF _Ref219397577 \h</w:instrText>
      </w:r>
      <w:r>
        <w:instrText xml:space="preserve">  \* MERGEFORMAT </w:instrText>
      </w:r>
      <w:r>
        <w:fldChar w:fldCharType="separate"/>
      </w:r>
      <w:r>
        <w:t>表 123</w:t>
      </w:r>
      <w:r>
        <w:fldChar w:fldCharType="end"/>
      </w:r>
      <w:r>
        <w:rPr>
          <w:rFonts w:hint="eastAsia"/>
        </w:rPr>
        <w:t>所示。</w:t>
      </w:r>
    </w:p>
    <w:p w14:paraId="5105F4DA">
      <w:pPr>
        <w:pStyle w:val="10"/>
      </w:pPr>
      <w:bookmarkStart w:id="2486" w:name="_Ref219122921"/>
      <w:bookmarkEnd w:id="2486"/>
      <w:bookmarkStart w:id="2487" w:name="_Ref219397577"/>
      <w:r>
        <w:t xml:space="preserve">表 </w:t>
      </w:r>
      <w:r>
        <w:fldChar w:fldCharType="begin"/>
      </w:r>
      <w:r>
        <w:instrText xml:space="preserve"> SEQ 表 \* ARABIC </w:instrText>
      </w:r>
      <w:r>
        <w:fldChar w:fldCharType="separate"/>
      </w:r>
      <w:r>
        <w:t>123</w:t>
      </w:r>
      <w:r>
        <w:fldChar w:fldCharType="end"/>
      </w:r>
      <w:bookmarkEnd w:id="2487"/>
      <w:r>
        <w:rPr>
          <w:rFonts w:hint="eastAsia"/>
        </w:rPr>
        <w:t xml:space="preserve"> 与代理的RU_SNR信息</w:t>
      </w:r>
    </w:p>
    <w:tbl>
      <w:tblPr>
        <w:tblStyle w:val="31"/>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1984"/>
        <w:gridCol w:w="1985"/>
        <w:gridCol w:w="1984"/>
      </w:tblGrid>
      <w:tr w14:paraId="3EB4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26E660AA">
            <w:pPr>
              <w:pStyle w:val="125"/>
              <w:rPr>
                <w:rFonts w:ascii="Times New Roman" w:hAnsi="Times New Roman"/>
                <w:sz w:val="18"/>
              </w:rPr>
            </w:pPr>
            <w:r>
              <w:rPr>
                <w:rFonts w:hint="eastAsia" w:ascii="Times New Roman" w:hAnsi="Times New Roman"/>
                <w:sz w:val="18"/>
              </w:rPr>
              <w:t>字段</w:t>
            </w:r>
          </w:p>
        </w:tc>
        <w:tc>
          <w:tcPr>
            <w:tcW w:w="1984" w:type="dxa"/>
            <w:tcBorders>
              <w:top w:val="single" w:color="auto" w:sz="4" w:space="0"/>
              <w:left w:val="nil"/>
              <w:bottom w:val="single" w:color="auto" w:sz="4" w:space="0"/>
              <w:right w:val="single" w:color="auto" w:sz="4" w:space="0"/>
            </w:tcBorders>
            <w:vAlign w:val="center"/>
          </w:tcPr>
          <w:p w14:paraId="4B8BCFEC">
            <w:pPr>
              <w:pStyle w:val="125"/>
              <w:rPr>
                <w:rFonts w:ascii="Times New Roman" w:hAnsi="Times New Roman"/>
                <w:sz w:val="18"/>
              </w:rPr>
            </w:pPr>
            <w:r>
              <w:rPr>
                <w:rFonts w:hint="eastAsia" w:ascii="Times New Roman" w:hAnsi="Times New Roman"/>
                <w:sz w:val="18"/>
              </w:rPr>
              <w:t>字节号</w:t>
            </w:r>
          </w:p>
        </w:tc>
        <w:tc>
          <w:tcPr>
            <w:tcW w:w="1985" w:type="dxa"/>
            <w:tcBorders>
              <w:top w:val="single" w:color="auto" w:sz="4" w:space="0"/>
              <w:left w:val="nil"/>
              <w:bottom w:val="single" w:color="auto" w:sz="4" w:space="0"/>
              <w:right w:val="single" w:color="auto" w:sz="4" w:space="0"/>
            </w:tcBorders>
            <w:vAlign w:val="center"/>
          </w:tcPr>
          <w:p w14:paraId="67AD8CF9">
            <w:pPr>
              <w:pStyle w:val="125"/>
              <w:rPr>
                <w:rFonts w:ascii="Times New Roman" w:hAnsi="Times New Roman"/>
                <w:sz w:val="18"/>
              </w:rPr>
            </w:pPr>
            <w:r>
              <w:rPr>
                <w:rFonts w:hint="eastAsia" w:ascii="Times New Roman" w:hAnsi="Times New Roman"/>
                <w:sz w:val="18"/>
              </w:rPr>
              <w:t>比特位</w:t>
            </w:r>
          </w:p>
        </w:tc>
        <w:tc>
          <w:tcPr>
            <w:tcW w:w="1984" w:type="dxa"/>
            <w:tcBorders>
              <w:top w:val="single" w:color="auto" w:sz="4" w:space="0"/>
              <w:left w:val="nil"/>
              <w:bottom w:val="single" w:color="auto" w:sz="4" w:space="0"/>
              <w:right w:val="single" w:color="auto" w:sz="4" w:space="0"/>
            </w:tcBorders>
            <w:vAlign w:val="center"/>
          </w:tcPr>
          <w:p w14:paraId="24500679">
            <w:pPr>
              <w:pStyle w:val="125"/>
              <w:rPr>
                <w:rFonts w:ascii="Times New Roman" w:hAnsi="Times New Roman"/>
                <w:sz w:val="18"/>
              </w:rPr>
            </w:pPr>
            <w:r>
              <w:rPr>
                <w:rFonts w:hint="eastAsia" w:ascii="Times New Roman" w:hAnsi="Times New Roman"/>
                <w:sz w:val="18"/>
              </w:rPr>
              <w:t>载波范围</w:t>
            </w:r>
          </w:p>
        </w:tc>
      </w:tr>
      <w:tr w14:paraId="47E5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534F0BEE">
            <w:pPr>
              <w:pStyle w:val="125"/>
              <w:rPr>
                <w:rFonts w:ascii="Times New Roman" w:hAnsi="Times New Roman"/>
                <w:sz w:val="18"/>
              </w:rPr>
            </w:pPr>
            <w:r>
              <w:rPr>
                <w:rFonts w:hint="eastAsia" w:ascii="Times New Roman" w:hAnsi="Times New Roman"/>
                <w:sz w:val="18"/>
              </w:rPr>
              <w:t>R</w:t>
            </w:r>
            <w:r>
              <w:rPr>
                <w:rFonts w:ascii="Times New Roman" w:hAnsi="Times New Roman"/>
                <w:sz w:val="18"/>
              </w:rPr>
              <w:t>U0_SNR</w:t>
            </w:r>
          </w:p>
        </w:tc>
        <w:tc>
          <w:tcPr>
            <w:tcW w:w="1984" w:type="dxa"/>
            <w:tcBorders>
              <w:top w:val="single" w:color="auto" w:sz="4" w:space="0"/>
              <w:left w:val="nil"/>
              <w:bottom w:val="single" w:color="auto" w:sz="4" w:space="0"/>
              <w:right w:val="single" w:color="auto" w:sz="4" w:space="0"/>
            </w:tcBorders>
            <w:vAlign w:val="center"/>
          </w:tcPr>
          <w:p w14:paraId="65C66C3B">
            <w:pPr>
              <w:pStyle w:val="125"/>
              <w:rPr>
                <w:rFonts w:ascii="Times New Roman" w:hAnsi="Times New Roman"/>
                <w:sz w:val="18"/>
              </w:rPr>
            </w:pPr>
            <w:r>
              <w:rPr>
                <w:rFonts w:ascii="Times New Roman" w:hAnsi="Times New Roman"/>
                <w:sz w:val="18"/>
              </w:rPr>
              <w:t>37</w:t>
            </w:r>
          </w:p>
        </w:tc>
        <w:tc>
          <w:tcPr>
            <w:tcW w:w="1985" w:type="dxa"/>
            <w:tcBorders>
              <w:top w:val="single" w:color="auto" w:sz="4" w:space="0"/>
              <w:left w:val="nil"/>
              <w:bottom w:val="single" w:color="auto" w:sz="4" w:space="0"/>
              <w:right w:val="single" w:color="auto" w:sz="4" w:space="0"/>
            </w:tcBorders>
            <w:vAlign w:val="center"/>
          </w:tcPr>
          <w:p w14:paraId="3CF8E749">
            <w:pPr>
              <w:pStyle w:val="125"/>
              <w:rPr>
                <w:rFonts w:ascii="Times New Roman" w:hAnsi="Times New Roman"/>
                <w:sz w:val="18"/>
              </w:rPr>
            </w:pPr>
            <w:r>
              <w:rPr>
                <w:rFonts w:ascii="Times New Roman" w:hAnsi="Times New Roman"/>
                <w:sz w:val="18"/>
              </w:rPr>
              <w:t>0-4</w:t>
            </w:r>
          </w:p>
        </w:tc>
        <w:tc>
          <w:tcPr>
            <w:tcW w:w="1984" w:type="dxa"/>
            <w:tcBorders>
              <w:top w:val="single" w:color="auto" w:sz="4" w:space="0"/>
              <w:left w:val="nil"/>
              <w:bottom w:val="single" w:color="auto" w:sz="4" w:space="0"/>
              <w:right w:val="single" w:color="auto" w:sz="4" w:space="0"/>
            </w:tcBorders>
            <w:vAlign w:val="center"/>
          </w:tcPr>
          <w:p w14:paraId="4241F2BA">
            <w:pPr>
              <w:pStyle w:val="125"/>
              <w:rPr>
                <w:rFonts w:ascii="Times New Roman" w:hAnsi="Times New Roman"/>
                <w:sz w:val="18"/>
              </w:rPr>
            </w:pPr>
            <w:r>
              <w:rPr>
                <w:rFonts w:hint="eastAsia" w:ascii="Times New Roman" w:hAnsi="Times New Roman"/>
                <w:sz w:val="18"/>
              </w:rPr>
              <w:t>3</w:t>
            </w:r>
            <w:r>
              <w:rPr>
                <w:rFonts w:ascii="Times New Roman" w:hAnsi="Times New Roman"/>
                <w:sz w:val="18"/>
              </w:rPr>
              <w:t>2-101</w:t>
            </w:r>
          </w:p>
        </w:tc>
      </w:tr>
      <w:tr w14:paraId="2A765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4FEA618E">
            <w:pPr>
              <w:pStyle w:val="125"/>
              <w:rPr>
                <w:rFonts w:ascii="Times New Roman" w:hAnsi="Times New Roman"/>
                <w:sz w:val="18"/>
              </w:rPr>
            </w:pPr>
            <w:r>
              <w:rPr>
                <w:rFonts w:hint="eastAsia" w:ascii="Times New Roman" w:hAnsi="Times New Roman"/>
                <w:sz w:val="18"/>
              </w:rPr>
              <w:t>R</w:t>
            </w:r>
            <w:r>
              <w:rPr>
                <w:rFonts w:ascii="Times New Roman" w:hAnsi="Times New Roman"/>
                <w:sz w:val="18"/>
              </w:rPr>
              <w:t>U1_SNR</w:t>
            </w:r>
          </w:p>
        </w:tc>
        <w:tc>
          <w:tcPr>
            <w:tcW w:w="1984" w:type="dxa"/>
            <w:tcBorders>
              <w:top w:val="single" w:color="auto" w:sz="4" w:space="0"/>
              <w:left w:val="nil"/>
              <w:bottom w:val="single" w:color="auto" w:sz="4" w:space="0"/>
              <w:right w:val="single" w:color="auto" w:sz="4" w:space="0"/>
            </w:tcBorders>
            <w:vAlign w:val="center"/>
          </w:tcPr>
          <w:p w14:paraId="29B68197">
            <w:pPr>
              <w:pStyle w:val="125"/>
              <w:rPr>
                <w:rFonts w:ascii="Times New Roman" w:hAnsi="Times New Roman"/>
                <w:sz w:val="18"/>
              </w:rPr>
            </w:pPr>
            <w:r>
              <w:rPr>
                <w:rFonts w:ascii="Times New Roman" w:hAnsi="Times New Roman"/>
                <w:sz w:val="18"/>
              </w:rPr>
              <w:t>37</w:t>
            </w:r>
          </w:p>
        </w:tc>
        <w:tc>
          <w:tcPr>
            <w:tcW w:w="1985" w:type="dxa"/>
            <w:tcBorders>
              <w:top w:val="single" w:color="auto" w:sz="4" w:space="0"/>
              <w:left w:val="nil"/>
              <w:bottom w:val="single" w:color="auto" w:sz="4" w:space="0"/>
              <w:right w:val="single" w:color="auto" w:sz="4" w:space="0"/>
            </w:tcBorders>
            <w:vAlign w:val="center"/>
          </w:tcPr>
          <w:p w14:paraId="6D67E2F2">
            <w:pPr>
              <w:pStyle w:val="125"/>
              <w:rPr>
                <w:rFonts w:ascii="Times New Roman" w:hAnsi="Times New Roman"/>
                <w:sz w:val="18"/>
              </w:rPr>
            </w:pPr>
            <w:r>
              <w:rPr>
                <w:rFonts w:ascii="Times New Roman" w:hAnsi="Times New Roman"/>
                <w:sz w:val="18"/>
              </w:rPr>
              <w:t>5-7</w:t>
            </w:r>
          </w:p>
        </w:tc>
        <w:tc>
          <w:tcPr>
            <w:tcW w:w="1984" w:type="dxa"/>
            <w:vMerge w:val="restart"/>
            <w:tcBorders>
              <w:top w:val="nil"/>
              <w:left w:val="nil"/>
              <w:bottom w:val="single" w:color="auto" w:sz="4" w:space="0"/>
              <w:right w:val="single" w:color="auto" w:sz="4" w:space="0"/>
            </w:tcBorders>
            <w:vAlign w:val="center"/>
          </w:tcPr>
          <w:p w14:paraId="310767C7">
            <w:pPr>
              <w:pStyle w:val="125"/>
              <w:rPr>
                <w:rFonts w:ascii="Times New Roman" w:hAnsi="Times New Roman"/>
                <w:sz w:val="18"/>
              </w:rPr>
            </w:pPr>
            <w:r>
              <w:rPr>
                <w:rFonts w:hint="eastAsia" w:ascii="Times New Roman" w:hAnsi="Times New Roman"/>
                <w:sz w:val="18"/>
              </w:rPr>
              <w:t>1</w:t>
            </w:r>
            <w:r>
              <w:rPr>
                <w:rFonts w:ascii="Times New Roman" w:hAnsi="Times New Roman"/>
                <w:sz w:val="18"/>
              </w:rPr>
              <w:t>09-178</w:t>
            </w:r>
          </w:p>
        </w:tc>
      </w:tr>
      <w:tr w14:paraId="72F6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471A6F8F">
            <w:pPr>
              <w:pStyle w:val="125"/>
              <w:rPr>
                <w:rFonts w:ascii="Times New Roman" w:hAnsi="Times New Roman"/>
                <w:sz w:val="18"/>
              </w:rPr>
            </w:pPr>
          </w:p>
        </w:tc>
        <w:tc>
          <w:tcPr>
            <w:tcW w:w="1984" w:type="dxa"/>
            <w:tcBorders>
              <w:top w:val="single" w:color="auto" w:sz="4" w:space="0"/>
              <w:left w:val="nil"/>
              <w:bottom w:val="single" w:color="auto" w:sz="4" w:space="0"/>
              <w:right w:val="single" w:color="auto" w:sz="4" w:space="0"/>
            </w:tcBorders>
            <w:vAlign w:val="center"/>
          </w:tcPr>
          <w:p w14:paraId="25D4A5E4">
            <w:pPr>
              <w:pStyle w:val="125"/>
              <w:rPr>
                <w:rFonts w:ascii="Times New Roman" w:hAnsi="Times New Roman"/>
                <w:sz w:val="18"/>
              </w:rPr>
            </w:pPr>
            <w:r>
              <w:rPr>
                <w:rFonts w:ascii="Times New Roman" w:hAnsi="Times New Roman"/>
                <w:sz w:val="18"/>
              </w:rPr>
              <w:t>38</w:t>
            </w:r>
          </w:p>
        </w:tc>
        <w:tc>
          <w:tcPr>
            <w:tcW w:w="1985" w:type="dxa"/>
            <w:tcBorders>
              <w:top w:val="single" w:color="auto" w:sz="4" w:space="0"/>
              <w:left w:val="nil"/>
              <w:bottom w:val="single" w:color="auto" w:sz="4" w:space="0"/>
              <w:right w:val="single" w:color="auto" w:sz="4" w:space="0"/>
            </w:tcBorders>
            <w:vAlign w:val="center"/>
          </w:tcPr>
          <w:p w14:paraId="076FF1A5">
            <w:pPr>
              <w:pStyle w:val="125"/>
              <w:rPr>
                <w:rFonts w:ascii="Times New Roman" w:hAnsi="Times New Roman"/>
                <w:sz w:val="18"/>
              </w:rPr>
            </w:pPr>
            <w:r>
              <w:rPr>
                <w:rFonts w:hint="eastAsia" w:ascii="Times New Roman" w:hAnsi="Times New Roman"/>
                <w:sz w:val="18"/>
              </w:rPr>
              <w:t>0</w:t>
            </w:r>
            <w:r>
              <w:rPr>
                <w:rFonts w:ascii="Times New Roman" w:hAnsi="Times New Roman"/>
                <w:sz w:val="18"/>
              </w:rPr>
              <w:t>-1</w:t>
            </w:r>
          </w:p>
        </w:tc>
        <w:tc>
          <w:tcPr>
            <w:tcW w:w="1984" w:type="dxa"/>
            <w:vMerge w:val="continue"/>
            <w:tcBorders>
              <w:top w:val="nil"/>
              <w:left w:val="nil"/>
              <w:bottom w:val="single" w:color="auto" w:sz="4" w:space="0"/>
              <w:right w:val="single" w:color="auto" w:sz="4" w:space="0"/>
            </w:tcBorders>
            <w:vAlign w:val="center"/>
          </w:tcPr>
          <w:p w14:paraId="234B7195">
            <w:pPr>
              <w:pStyle w:val="125"/>
              <w:rPr>
                <w:rFonts w:ascii="Times New Roman" w:hAnsi="Times New Roman"/>
                <w:sz w:val="18"/>
              </w:rPr>
            </w:pPr>
          </w:p>
        </w:tc>
      </w:tr>
      <w:tr w14:paraId="6285B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38BA01ED">
            <w:pPr>
              <w:pStyle w:val="125"/>
              <w:rPr>
                <w:rFonts w:ascii="Times New Roman" w:hAnsi="Times New Roman"/>
                <w:sz w:val="18"/>
              </w:rPr>
            </w:pPr>
            <w:r>
              <w:rPr>
                <w:rFonts w:hint="eastAsia" w:ascii="Times New Roman" w:hAnsi="Times New Roman"/>
                <w:sz w:val="18"/>
              </w:rPr>
              <w:t>R</w:t>
            </w:r>
            <w:r>
              <w:rPr>
                <w:rFonts w:ascii="Times New Roman" w:hAnsi="Times New Roman"/>
                <w:sz w:val="18"/>
              </w:rPr>
              <w:t>U2_SNR</w:t>
            </w:r>
          </w:p>
        </w:tc>
        <w:tc>
          <w:tcPr>
            <w:tcW w:w="1984" w:type="dxa"/>
            <w:tcBorders>
              <w:top w:val="single" w:color="auto" w:sz="4" w:space="0"/>
              <w:left w:val="nil"/>
              <w:bottom w:val="single" w:color="auto" w:sz="4" w:space="0"/>
              <w:right w:val="single" w:color="auto" w:sz="4" w:space="0"/>
            </w:tcBorders>
            <w:vAlign w:val="center"/>
          </w:tcPr>
          <w:p w14:paraId="590F61B1">
            <w:pPr>
              <w:pStyle w:val="125"/>
              <w:rPr>
                <w:rFonts w:ascii="Times New Roman" w:hAnsi="Times New Roman"/>
                <w:sz w:val="18"/>
              </w:rPr>
            </w:pPr>
            <w:r>
              <w:rPr>
                <w:rFonts w:ascii="Times New Roman" w:hAnsi="Times New Roman"/>
                <w:sz w:val="18"/>
              </w:rPr>
              <w:t>38</w:t>
            </w:r>
          </w:p>
        </w:tc>
        <w:tc>
          <w:tcPr>
            <w:tcW w:w="1985" w:type="dxa"/>
            <w:tcBorders>
              <w:top w:val="single" w:color="auto" w:sz="4" w:space="0"/>
              <w:left w:val="nil"/>
              <w:bottom w:val="single" w:color="auto" w:sz="4" w:space="0"/>
              <w:right w:val="single" w:color="auto" w:sz="4" w:space="0"/>
            </w:tcBorders>
            <w:vAlign w:val="center"/>
          </w:tcPr>
          <w:p w14:paraId="229F8CE4">
            <w:pPr>
              <w:pStyle w:val="125"/>
              <w:rPr>
                <w:rFonts w:ascii="Times New Roman" w:hAnsi="Times New Roman"/>
                <w:sz w:val="18"/>
              </w:rPr>
            </w:pPr>
            <w:r>
              <w:rPr>
                <w:rFonts w:hint="eastAsia" w:ascii="Times New Roman" w:hAnsi="Times New Roman"/>
                <w:sz w:val="18"/>
              </w:rPr>
              <w:t>2</w:t>
            </w:r>
            <w:r>
              <w:rPr>
                <w:rFonts w:ascii="Times New Roman" w:hAnsi="Times New Roman"/>
                <w:sz w:val="18"/>
              </w:rPr>
              <w:t>-6</w:t>
            </w:r>
          </w:p>
        </w:tc>
        <w:tc>
          <w:tcPr>
            <w:tcW w:w="1984" w:type="dxa"/>
            <w:tcBorders>
              <w:top w:val="single" w:color="auto" w:sz="4" w:space="0"/>
              <w:left w:val="nil"/>
              <w:bottom w:val="single" w:color="auto" w:sz="4" w:space="0"/>
              <w:right w:val="single" w:color="auto" w:sz="4" w:space="0"/>
            </w:tcBorders>
            <w:vAlign w:val="center"/>
          </w:tcPr>
          <w:p w14:paraId="26DAC6BD">
            <w:pPr>
              <w:pStyle w:val="125"/>
              <w:rPr>
                <w:rFonts w:ascii="Times New Roman" w:hAnsi="Times New Roman"/>
                <w:sz w:val="18"/>
              </w:rPr>
            </w:pPr>
            <w:r>
              <w:rPr>
                <w:rFonts w:hint="eastAsia" w:ascii="Times New Roman" w:hAnsi="Times New Roman"/>
                <w:sz w:val="18"/>
              </w:rPr>
              <w:t>1</w:t>
            </w:r>
            <w:r>
              <w:rPr>
                <w:rFonts w:ascii="Times New Roman" w:hAnsi="Times New Roman"/>
                <w:sz w:val="18"/>
              </w:rPr>
              <w:t>86-255</w:t>
            </w:r>
          </w:p>
        </w:tc>
      </w:tr>
      <w:tr w14:paraId="0E43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5F5C64B2">
            <w:pPr>
              <w:pStyle w:val="125"/>
              <w:rPr>
                <w:rFonts w:ascii="Times New Roman" w:hAnsi="Times New Roman"/>
                <w:sz w:val="18"/>
              </w:rPr>
            </w:pPr>
            <w:r>
              <w:rPr>
                <w:rFonts w:hint="eastAsia" w:ascii="Times New Roman" w:hAnsi="Times New Roman"/>
                <w:sz w:val="18"/>
              </w:rPr>
              <w:t>R</w:t>
            </w:r>
            <w:r>
              <w:rPr>
                <w:rFonts w:ascii="Times New Roman" w:hAnsi="Times New Roman"/>
                <w:sz w:val="18"/>
              </w:rPr>
              <w:t>U3_SNR</w:t>
            </w:r>
          </w:p>
        </w:tc>
        <w:tc>
          <w:tcPr>
            <w:tcW w:w="1984" w:type="dxa"/>
            <w:tcBorders>
              <w:top w:val="single" w:color="auto" w:sz="4" w:space="0"/>
              <w:left w:val="nil"/>
              <w:bottom w:val="single" w:color="auto" w:sz="4" w:space="0"/>
              <w:right w:val="single" w:color="auto" w:sz="4" w:space="0"/>
            </w:tcBorders>
            <w:vAlign w:val="center"/>
          </w:tcPr>
          <w:p w14:paraId="5B4FEDEE">
            <w:pPr>
              <w:pStyle w:val="125"/>
              <w:rPr>
                <w:rFonts w:ascii="Times New Roman" w:hAnsi="Times New Roman"/>
                <w:sz w:val="18"/>
              </w:rPr>
            </w:pPr>
            <w:r>
              <w:rPr>
                <w:rFonts w:ascii="Times New Roman" w:hAnsi="Times New Roman"/>
                <w:sz w:val="18"/>
              </w:rPr>
              <w:t>38</w:t>
            </w:r>
          </w:p>
        </w:tc>
        <w:tc>
          <w:tcPr>
            <w:tcW w:w="1985" w:type="dxa"/>
            <w:tcBorders>
              <w:top w:val="single" w:color="auto" w:sz="4" w:space="0"/>
              <w:left w:val="nil"/>
              <w:bottom w:val="single" w:color="auto" w:sz="4" w:space="0"/>
              <w:right w:val="single" w:color="auto" w:sz="4" w:space="0"/>
            </w:tcBorders>
            <w:vAlign w:val="center"/>
          </w:tcPr>
          <w:p w14:paraId="3ED3C01D">
            <w:pPr>
              <w:pStyle w:val="125"/>
              <w:rPr>
                <w:rFonts w:ascii="Times New Roman" w:hAnsi="Times New Roman"/>
                <w:sz w:val="18"/>
              </w:rPr>
            </w:pPr>
            <w:r>
              <w:rPr>
                <w:rFonts w:hint="eastAsia" w:ascii="Times New Roman" w:hAnsi="Times New Roman"/>
                <w:sz w:val="18"/>
              </w:rPr>
              <w:t>7</w:t>
            </w:r>
          </w:p>
        </w:tc>
        <w:tc>
          <w:tcPr>
            <w:tcW w:w="1984" w:type="dxa"/>
            <w:vMerge w:val="restart"/>
            <w:tcBorders>
              <w:top w:val="nil"/>
              <w:left w:val="nil"/>
              <w:bottom w:val="single" w:color="auto" w:sz="4" w:space="0"/>
              <w:right w:val="single" w:color="auto" w:sz="4" w:space="0"/>
            </w:tcBorders>
            <w:vAlign w:val="center"/>
          </w:tcPr>
          <w:p w14:paraId="6E774C1A">
            <w:pPr>
              <w:pStyle w:val="125"/>
              <w:rPr>
                <w:rFonts w:ascii="Times New Roman" w:hAnsi="Times New Roman"/>
                <w:sz w:val="18"/>
              </w:rPr>
            </w:pPr>
            <w:r>
              <w:rPr>
                <w:rFonts w:hint="eastAsia" w:ascii="Times New Roman" w:hAnsi="Times New Roman"/>
                <w:sz w:val="18"/>
              </w:rPr>
              <w:t>2</w:t>
            </w:r>
            <w:r>
              <w:rPr>
                <w:rFonts w:ascii="Times New Roman" w:hAnsi="Times New Roman"/>
                <w:sz w:val="18"/>
              </w:rPr>
              <w:t>63-332</w:t>
            </w:r>
          </w:p>
        </w:tc>
      </w:tr>
      <w:tr w14:paraId="0D2A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7388C709">
            <w:pPr>
              <w:pStyle w:val="125"/>
              <w:rPr>
                <w:rFonts w:ascii="Times New Roman" w:hAnsi="Times New Roman"/>
                <w:sz w:val="18"/>
              </w:rPr>
            </w:pPr>
          </w:p>
        </w:tc>
        <w:tc>
          <w:tcPr>
            <w:tcW w:w="1984" w:type="dxa"/>
            <w:tcBorders>
              <w:top w:val="single" w:color="auto" w:sz="4" w:space="0"/>
              <w:left w:val="nil"/>
              <w:bottom w:val="single" w:color="auto" w:sz="4" w:space="0"/>
              <w:right w:val="single" w:color="auto" w:sz="4" w:space="0"/>
            </w:tcBorders>
            <w:vAlign w:val="center"/>
          </w:tcPr>
          <w:p w14:paraId="41D5DCAA">
            <w:pPr>
              <w:pStyle w:val="125"/>
              <w:rPr>
                <w:rFonts w:ascii="Times New Roman" w:hAnsi="Times New Roman"/>
                <w:sz w:val="18"/>
              </w:rPr>
            </w:pPr>
            <w:r>
              <w:rPr>
                <w:rFonts w:ascii="Times New Roman" w:hAnsi="Times New Roman"/>
                <w:sz w:val="18"/>
              </w:rPr>
              <w:t>39</w:t>
            </w:r>
          </w:p>
        </w:tc>
        <w:tc>
          <w:tcPr>
            <w:tcW w:w="1985" w:type="dxa"/>
            <w:tcBorders>
              <w:top w:val="single" w:color="auto" w:sz="4" w:space="0"/>
              <w:left w:val="nil"/>
              <w:bottom w:val="single" w:color="auto" w:sz="4" w:space="0"/>
              <w:right w:val="single" w:color="auto" w:sz="4" w:space="0"/>
            </w:tcBorders>
            <w:vAlign w:val="center"/>
          </w:tcPr>
          <w:p w14:paraId="1F187604">
            <w:pPr>
              <w:pStyle w:val="125"/>
              <w:rPr>
                <w:rFonts w:ascii="Times New Roman" w:hAnsi="Times New Roman"/>
                <w:sz w:val="18"/>
              </w:rPr>
            </w:pPr>
            <w:r>
              <w:rPr>
                <w:rFonts w:hint="eastAsia" w:ascii="Times New Roman" w:hAnsi="Times New Roman"/>
                <w:sz w:val="18"/>
              </w:rPr>
              <w:t>0</w:t>
            </w:r>
            <w:r>
              <w:rPr>
                <w:rFonts w:ascii="Times New Roman" w:hAnsi="Times New Roman"/>
                <w:sz w:val="18"/>
              </w:rPr>
              <w:t>-3</w:t>
            </w:r>
          </w:p>
        </w:tc>
        <w:tc>
          <w:tcPr>
            <w:tcW w:w="1984" w:type="dxa"/>
            <w:vMerge w:val="continue"/>
            <w:tcBorders>
              <w:top w:val="nil"/>
              <w:left w:val="nil"/>
              <w:bottom w:val="single" w:color="auto" w:sz="4" w:space="0"/>
              <w:right w:val="single" w:color="auto" w:sz="4" w:space="0"/>
            </w:tcBorders>
            <w:vAlign w:val="center"/>
          </w:tcPr>
          <w:p w14:paraId="18226078">
            <w:pPr>
              <w:pStyle w:val="125"/>
              <w:rPr>
                <w:rFonts w:ascii="Times New Roman" w:hAnsi="Times New Roman"/>
                <w:sz w:val="18"/>
              </w:rPr>
            </w:pPr>
          </w:p>
        </w:tc>
      </w:tr>
      <w:tr w14:paraId="7007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0469ED70">
            <w:pPr>
              <w:pStyle w:val="125"/>
              <w:rPr>
                <w:rFonts w:ascii="Times New Roman" w:hAnsi="Times New Roman"/>
                <w:sz w:val="18"/>
              </w:rPr>
            </w:pPr>
            <w:r>
              <w:rPr>
                <w:rFonts w:hint="eastAsia" w:ascii="Times New Roman" w:hAnsi="Times New Roman"/>
                <w:sz w:val="18"/>
              </w:rPr>
              <w:t>R</w:t>
            </w:r>
            <w:r>
              <w:rPr>
                <w:rFonts w:ascii="Times New Roman" w:hAnsi="Times New Roman"/>
                <w:sz w:val="18"/>
              </w:rPr>
              <w:t>U4_SNR</w:t>
            </w:r>
          </w:p>
        </w:tc>
        <w:tc>
          <w:tcPr>
            <w:tcW w:w="1984" w:type="dxa"/>
            <w:tcBorders>
              <w:top w:val="single" w:color="auto" w:sz="4" w:space="0"/>
              <w:left w:val="nil"/>
              <w:bottom w:val="single" w:color="auto" w:sz="4" w:space="0"/>
              <w:right w:val="single" w:color="auto" w:sz="4" w:space="0"/>
            </w:tcBorders>
            <w:vAlign w:val="center"/>
          </w:tcPr>
          <w:p w14:paraId="4CAC5412">
            <w:pPr>
              <w:pStyle w:val="125"/>
              <w:rPr>
                <w:rFonts w:ascii="Times New Roman" w:hAnsi="Times New Roman"/>
                <w:sz w:val="18"/>
              </w:rPr>
            </w:pPr>
            <w:r>
              <w:rPr>
                <w:rFonts w:ascii="Times New Roman" w:hAnsi="Times New Roman"/>
                <w:sz w:val="18"/>
              </w:rPr>
              <w:t>39</w:t>
            </w:r>
          </w:p>
        </w:tc>
        <w:tc>
          <w:tcPr>
            <w:tcW w:w="1985" w:type="dxa"/>
            <w:tcBorders>
              <w:top w:val="single" w:color="auto" w:sz="4" w:space="0"/>
              <w:left w:val="nil"/>
              <w:bottom w:val="single" w:color="auto" w:sz="4" w:space="0"/>
              <w:right w:val="single" w:color="auto" w:sz="4" w:space="0"/>
            </w:tcBorders>
            <w:vAlign w:val="center"/>
          </w:tcPr>
          <w:p w14:paraId="520EB9CD">
            <w:pPr>
              <w:pStyle w:val="125"/>
              <w:rPr>
                <w:rFonts w:ascii="Times New Roman" w:hAnsi="Times New Roman"/>
                <w:sz w:val="18"/>
              </w:rPr>
            </w:pPr>
            <w:r>
              <w:rPr>
                <w:rFonts w:hint="eastAsia" w:ascii="Times New Roman" w:hAnsi="Times New Roman"/>
                <w:sz w:val="18"/>
              </w:rPr>
              <w:t>4</w:t>
            </w:r>
            <w:r>
              <w:rPr>
                <w:rFonts w:ascii="Times New Roman" w:hAnsi="Times New Roman"/>
                <w:sz w:val="18"/>
              </w:rPr>
              <w:t>-7</w:t>
            </w:r>
          </w:p>
        </w:tc>
        <w:tc>
          <w:tcPr>
            <w:tcW w:w="1984" w:type="dxa"/>
            <w:vMerge w:val="restart"/>
            <w:tcBorders>
              <w:top w:val="nil"/>
              <w:left w:val="nil"/>
              <w:bottom w:val="single" w:color="auto" w:sz="4" w:space="0"/>
              <w:right w:val="single" w:color="auto" w:sz="4" w:space="0"/>
            </w:tcBorders>
            <w:vAlign w:val="center"/>
          </w:tcPr>
          <w:p w14:paraId="3D171524">
            <w:pPr>
              <w:pStyle w:val="125"/>
              <w:rPr>
                <w:rFonts w:ascii="Times New Roman" w:hAnsi="Times New Roman"/>
                <w:sz w:val="18"/>
              </w:rPr>
            </w:pPr>
            <w:r>
              <w:rPr>
                <w:rFonts w:hint="eastAsia" w:ascii="Times New Roman" w:hAnsi="Times New Roman"/>
                <w:sz w:val="18"/>
              </w:rPr>
              <w:t>3</w:t>
            </w:r>
            <w:r>
              <w:rPr>
                <w:rFonts w:ascii="Times New Roman" w:hAnsi="Times New Roman"/>
                <w:sz w:val="18"/>
              </w:rPr>
              <w:t>40-409</w:t>
            </w:r>
          </w:p>
        </w:tc>
      </w:tr>
      <w:tr w14:paraId="3B68F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50198AC4">
            <w:pPr>
              <w:pStyle w:val="125"/>
              <w:rPr>
                <w:rFonts w:ascii="Times New Roman" w:hAnsi="Times New Roman"/>
                <w:sz w:val="18"/>
              </w:rPr>
            </w:pPr>
          </w:p>
        </w:tc>
        <w:tc>
          <w:tcPr>
            <w:tcW w:w="1984" w:type="dxa"/>
            <w:tcBorders>
              <w:top w:val="single" w:color="auto" w:sz="4" w:space="0"/>
              <w:left w:val="nil"/>
              <w:bottom w:val="single" w:color="auto" w:sz="4" w:space="0"/>
              <w:right w:val="single" w:color="auto" w:sz="4" w:space="0"/>
            </w:tcBorders>
            <w:vAlign w:val="center"/>
          </w:tcPr>
          <w:p w14:paraId="086F144C">
            <w:pPr>
              <w:pStyle w:val="125"/>
              <w:rPr>
                <w:rFonts w:ascii="Times New Roman" w:hAnsi="Times New Roman"/>
                <w:sz w:val="18"/>
              </w:rPr>
            </w:pPr>
            <w:r>
              <w:rPr>
                <w:rFonts w:ascii="Times New Roman" w:hAnsi="Times New Roman"/>
                <w:sz w:val="18"/>
              </w:rPr>
              <w:t>40</w:t>
            </w:r>
          </w:p>
        </w:tc>
        <w:tc>
          <w:tcPr>
            <w:tcW w:w="1985" w:type="dxa"/>
            <w:tcBorders>
              <w:top w:val="single" w:color="auto" w:sz="4" w:space="0"/>
              <w:left w:val="nil"/>
              <w:bottom w:val="single" w:color="auto" w:sz="4" w:space="0"/>
              <w:right w:val="single" w:color="auto" w:sz="4" w:space="0"/>
            </w:tcBorders>
            <w:vAlign w:val="center"/>
          </w:tcPr>
          <w:p w14:paraId="649DAC7B">
            <w:pPr>
              <w:pStyle w:val="125"/>
              <w:rPr>
                <w:rFonts w:ascii="Times New Roman" w:hAnsi="Times New Roman"/>
                <w:sz w:val="18"/>
              </w:rPr>
            </w:pPr>
            <w:r>
              <w:rPr>
                <w:rFonts w:hint="eastAsia" w:ascii="Times New Roman" w:hAnsi="Times New Roman"/>
                <w:sz w:val="18"/>
              </w:rPr>
              <w:t>0</w:t>
            </w:r>
          </w:p>
        </w:tc>
        <w:tc>
          <w:tcPr>
            <w:tcW w:w="1984" w:type="dxa"/>
            <w:vMerge w:val="continue"/>
            <w:tcBorders>
              <w:top w:val="nil"/>
              <w:left w:val="nil"/>
              <w:bottom w:val="single" w:color="auto" w:sz="4" w:space="0"/>
              <w:right w:val="single" w:color="auto" w:sz="4" w:space="0"/>
            </w:tcBorders>
            <w:vAlign w:val="center"/>
          </w:tcPr>
          <w:p w14:paraId="5B7E280D">
            <w:pPr>
              <w:pStyle w:val="125"/>
              <w:rPr>
                <w:rFonts w:ascii="Times New Roman" w:hAnsi="Times New Roman"/>
                <w:sz w:val="18"/>
              </w:rPr>
            </w:pPr>
          </w:p>
        </w:tc>
      </w:tr>
      <w:tr w14:paraId="3592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7BBFA316">
            <w:pPr>
              <w:pStyle w:val="125"/>
              <w:rPr>
                <w:rFonts w:ascii="Times New Roman" w:hAnsi="Times New Roman"/>
                <w:sz w:val="18"/>
              </w:rPr>
            </w:pPr>
            <w:r>
              <w:rPr>
                <w:rFonts w:hint="eastAsia" w:ascii="Times New Roman" w:hAnsi="Times New Roman"/>
                <w:sz w:val="18"/>
              </w:rPr>
              <w:t>R</w:t>
            </w:r>
            <w:r>
              <w:rPr>
                <w:rFonts w:ascii="Times New Roman" w:hAnsi="Times New Roman"/>
                <w:sz w:val="18"/>
              </w:rPr>
              <w:t>U5_SNR</w:t>
            </w:r>
          </w:p>
        </w:tc>
        <w:tc>
          <w:tcPr>
            <w:tcW w:w="1984" w:type="dxa"/>
            <w:tcBorders>
              <w:top w:val="single" w:color="auto" w:sz="4" w:space="0"/>
              <w:left w:val="nil"/>
              <w:bottom w:val="single" w:color="auto" w:sz="4" w:space="0"/>
              <w:right w:val="single" w:color="auto" w:sz="4" w:space="0"/>
            </w:tcBorders>
            <w:vAlign w:val="center"/>
          </w:tcPr>
          <w:p w14:paraId="53E9577C">
            <w:pPr>
              <w:pStyle w:val="125"/>
              <w:rPr>
                <w:rFonts w:ascii="Times New Roman" w:hAnsi="Times New Roman"/>
                <w:sz w:val="18"/>
              </w:rPr>
            </w:pPr>
            <w:r>
              <w:rPr>
                <w:rFonts w:ascii="Times New Roman" w:hAnsi="Times New Roman"/>
                <w:sz w:val="18"/>
              </w:rPr>
              <w:t>40</w:t>
            </w:r>
          </w:p>
        </w:tc>
        <w:tc>
          <w:tcPr>
            <w:tcW w:w="1985" w:type="dxa"/>
            <w:tcBorders>
              <w:top w:val="single" w:color="auto" w:sz="4" w:space="0"/>
              <w:left w:val="nil"/>
              <w:bottom w:val="single" w:color="auto" w:sz="4" w:space="0"/>
              <w:right w:val="single" w:color="auto" w:sz="4" w:space="0"/>
            </w:tcBorders>
            <w:vAlign w:val="center"/>
          </w:tcPr>
          <w:p w14:paraId="3C033A11">
            <w:pPr>
              <w:pStyle w:val="125"/>
              <w:rPr>
                <w:rFonts w:ascii="Times New Roman" w:hAnsi="Times New Roman"/>
                <w:sz w:val="18"/>
              </w:rPr>
            </w:pPr>
            <w:r>
              <w:rPr>
                <w:rFonts w:hint="eastAsia" w:ascii="Times New Roman" w:hAnsi="Times New Roman"/>
                <w:sz w:val="18"/>
              </w:rPr>
              <w:t>1</w:t>
            </w:r>
            <w:r>
              <w:rPr>
                <w:rFonts w:ascii="Times New Roman" w:hAnsi="Times New Roman"/>
                <w:sz w:val="18"/>
              </w:rPr>
              <w:t>-5</w:t>
            </w:r>
          </w:p>
        </w:tc>
        <w:tc>
          <w:tcPr>
            <w:tcW w:w="1984" w:type="dxa"/>
            <w:tcBorders>
              <w:top w:val="single" w:color="auto" w:sz="4" w:space="0"/>
              <w:left w:val="nil"/>
              <w:bottom w:val="single" w:color="auto" w:sz="4" w:space="0"/>
              <w:right w:val="single" w:color="auto" w:sz="4" w:space="0"/>
            </w:tcBorders>
            <w:vAlign w:val="center"/>
          </w:tcPr>
          <w:p w14:paraId="650736A2">
            <w:pPr>
              <w:pStyle w:val="125"/>
              <w:rPr>
                <w:rFonts w:ascii="Times New Roman" w:hAnsi="Times New Roman"/>
                <w:sz w:val="18"/>
              </w:rPr>
            </w:pPr>
            <w:r>
              <w:rPr>
                <w:rFonts w:ascii="Times New Roman" w:hAnsi="Times New Roman"/>
                <w:sz w:val="18"/>
              </w:rPr>
              <w:t>417-490</w:t>
            </w:r>
          </w:p>
        </w:tc>
      </w:tr>
      <w:tr w14:paraId="1ABAB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7C6F91CD">
            <w:pPr>
              <w:pStyle w:val="125"/>
              <w:rPr>
                <w:rFonts w:ascii="Times New Roman" w:hAnsi="Times New Roman"/>
                <w:sz w:val="18"/>
              </w:rPr>
            </w:pPr>
            <w:r>
              <w:rPr>
                <w:rFonts w:hint="eastAsia" w:ascii="Times New Roman" w:hAnsi="Times New Roman"/>
                <w:sz w:val="18"/>
              </w:rPr>
              <w:t>保留</w:t>
            </w:r>
          </w:p>
        </w:tc>
        <w:tc>
          <w:tcPr>
            <w:tcW w:w="1984" w:type="dxa"/>
            <w:tcBorders>
              <w:top w:val="single" w:color="auto" w:sz="4" w:space="0"/>
              <w:left w:val="nil"/>
              <w:bottom w:val="single" w:color="auto" w:sz="4" w:space="0"/>
              <w:right w:val="single" w:color="auto" w:sz="4" w:space="0"/>
            </w:tcBorders>
            <w:vAlign w:val="center"/>
          </w:tcPr>
          <w:p w14:paraId="6027A53D">
            <w:pPr>
              <w:pStyle w:val="125"/>
              <w:rPr>
                <w:rFonts w:ascii="Times New Roman" w:hAnsi="Times New Roman"/>
                <w:sz w:val="18"/>
              </w:rPr>
            </w:pPr>
            <w:r>
              <w:rPr>
                <w:rFonts w:ascii="Times New Roman" w:hAnsi="Times New Roman"/>
                <w:sz w:val="18"/>
              </w:rPr>
              <w:t>40</w:t>
            </w:r>
          </w:p>
        </w:tc>
        <w:tc>
          <w:tcPr>
            <w:tcW w:w="1985" w:type="dxa"/>
            <w:tcBorders>
              <w:top w:val="single" w:color="auto" w:sz="4" w:space="0"/>
              <w:left w:val="nil"/>
              <w:bottom w:val="single" w:color="auto" w:sz="4" w:space="0"/>
              <w:right w:val="single" w:color="auto" w:sz="4" w:space="0"/>
            </w:tcBorders>
            <w:vAlign w:val="center"/>
          </w:tcPr>
          <w:p w14:paraId="11EAB37E">
            <w:pPr>
              <w:pStyle w:val="125"/>
              <w:rPr>
                <w:rFonts w:ascii="Times New Roman" w:hAnsi="Times New Roman"/>
                <w:sz w:val="18"/>
              </w:rPr>
            </w:pPr>
            <w:r>
              <w:rPr>
                <w:rFonts w:hint="eastAsia" w:ascii="Times New Roman" w:hAnsi="Times New Roman"/>
                <w:sz w:val="18"/>
              </w:rPr>
              <w:t>6</w:t>
            </w:r>
            <w:r>
              <w:rPr>
                <w:rFonts w:ascii="Times New Roman" w:hAnsi="Times New Roman"/>
                <w:sz w:val="18"/>
              </w:rPr>
              <w:t>-7</w:t>
            </w:r>
          </w:p>
        </w:tc>
        <w:tc>
          <w:tcPr>
            <w:tcW w:w="1984" w:type="dxa"/>
            <w:tcBorders>
              <w:top w:val="single" w:color="auto" w:sz="4" w:space="0"/>
              <w:left w:val="nil"/>
              <w:bottom w:val="single" w:color="auto" w:sz="4" w:space="0"/>
              <w:right w:val="single" w:color="auto" w:sz="4" w:space="0"/>
            </w:tcBorders>
            <w:vAlign w:val="center"/>
          </w:tcPr>
          <w:p w14:paraId="7BE768A6">
            <w:pPr>
              <w:pStyle w:val="125"/>
              <w:rPr>
                <w:rFonts w:ascii="Times New Roman" w:hAnsi="Times New Roman"/>
                <w:sz w:val="18"/>
              </w:rPr>
            </w:pPr>
            <w:r>
              <w:rPr>
                <w:rFonts w:hint="eastAsia" w:ascii="Times New Roman" w:hAnsi="Times New Roman"/>
                <w:sz w:val="18"/>
              </w:rPr>
              <w:t>-</w:t>
            </w:r>
          </w:p>
        </w:tc>
      </w:tr>
    </w:tbl>
    <w:p w14:paraId="089C0828">
      <w:pPr>
        <w:pStyle w:val="50"/>
      </w:pPr>
      <w:r>
        <w:rPr>
          <w:rFonts w:hint="eastAsia"/>
        </w:rPr>
        <w:t xml:space="preserve"> </w:t>
      </w:r>
    </w:p>
    <w:p w14:paraId="4B883610">
      <w:pPr>
        <w:pStyle w:val="67"/>
      </w:pPr>
      <w:bookmarkStart w:id="2488" w:name="_Toc10462"/>
      <w:bookmarkStart w:id="2489" w:name="_Toc399229032"/>
      <w:bookmarkStart w:id="2490" w:name="_Toc20570"/>
      <w:bookmarkStart w:id="2491" w:name="_Toc1166"/>
      <w:bookmarkStart w:id="2492" w:name="_Toc408859919"/>
      <w:bookmarkStart w:id="2493" w:name="_Toc403570325"/>
      <w:r>
        <w:t>上行路由条目信息</w:t>
      </w:r>
      <w:bookmarkEnd w:id="2488"/>
      <w:bookmarkEnd w:id="2489"/>
      <w:bookmarkEnd w:id="2490"/>
      <w:bookmarkEnd w:id="2491"/>
      <w:bookmarkEnd w:id="2492"/>
      <w:bookmarkEnd w:id="2493"/>
    </w:p>
    <w:p w14:paraId="7EB0CCCC">
      <w:pPr>
        <w:pStyle w:val="50"/>
      </w:pPr>
      <w:r>
        <w:t>表示发送发现列表的站点，到达CCO的上行路由表项信息。</w:t>
      </w:r>
      <w:r>
        <w:rPr>
          <w:rFonts w:hint="eastAsia"/>
        </w:rPr>
        <w:t>表项信息</w:t>
      </w:r>
      <w:r>
        <w:t>中</w:t>
      </w:r>
      <w:del w:id="116" w:author="gddw" w:date="2026-02-09T10:24:13Z">
        <w:r>
          <w:rPr/>
          <w:delText>必须</w:delText>
        </w:r>
      </w:del>
      <w:ins w:id="117" w:author="gddw" w:date="2026-02-09T10:24:13Z">
        <w:r>
          <w:rPr>
            <w:rFonts w:hint="eastAsia"/>
            <w:lang w:eastAsia="zh-CN"/>
          </w:rPr>
          <w:t>应</w:t>
        </w:r>
      </w:ins>
      <w:r>
        <w:t>包含代理主路径。表项的长度是3*上行路由条目总数字节，定义如</w:t>
      </w:r>
      <w:r>
        <w:fldChar w:fldCharType="begin"/>
      </w:r>
      <w:r>
        <w:instrText xml:space="preserve"> REF _Ref56773967 \h  \* MERGEFORMAT </w:instrText>
      </w:r>
      <w:r>
        <w:fldChar w:fldCharType="separate"/>
      </w:r>
      <w:r>
        <w:t>表 124</w:t>
      </w:r>
      <w:r>
        <w:fldChar w:fldCharType="end"/>
      </w:r>
      <w:r>
        <w:t>所示。</w:t>
      </w:r>
    </w:p>
    <w:p w14:paraId="679308B2">
      <w:pPr>
        <w:pStyle w:val="10"/>
      </w:pPr>
      <w:bookmarkStart w:id="2494" w:name="_Ref56773967"/>
      <w:bookmarkStart w:id="2495" w:name="_Toc399259637"/>
      <w:bookmarkStart w:id="2496" w:name="_Toc397529227"/>
      <w:bookmarkStart w:id="2497" w:name="_Toc397529895"/>
      <w:bookmarkStart w:id="2498" w:name="_Ref398998866"/>
      <w:bookmarkStart w:id="2499" w:name="_Toc399757667"/>
      <w:bookmarkStart w:id="2500" w:name="_Toc402983231"/>
      <w:bookmarkStart w:id="2501" w:name="_Toc402984163"/>
      <w:bookmarkStart w:id="2502" w:name="_Toc399229441"/>
      <w:bookmarkStart w:id="2503" w:name="_Toc402983697"/>
      <w:bookmarkStart w:id="2504" w:name="_Toc402540149"/>
      <w:bookmarkStart w:id="2505" w:name="_Toc403570674"/>
      <w:bookmarkStart w:id="2506" w:name="_Toc408860256"/>
      <w:bookmarkStart w:id="2507" w:name="_Toc405022559"/>
      <w:bookmarkStart w:id="2508" w:name="_Toc405476981"/>
      <w:r>
        <w:t xml:space="preserve">表 </w:t>
      </w:r>
      <w:r>
        <w:fldChar w:fldCharType="begin"/>
      </w:r>
      <w:r>
        <w:instrText xml:space="preserve"> SEQ 表 \* ARABIC </w:instrText>
      </w:r>
      <w:r>
        <w:fldChar w:fldCharType="separate"/>
      </w:r>
      <w:r>
        <w:t>124</w:t>
      </w:r>
      <w:r>
        <w:fldChar w:fldCharType="end"/>
      </w:r>
      <w:bookmarkEnd w:id="2494"/>
      <w:r>
        <w:t xml:space="preserve"> 上行路由信息</w:t>
      </w:r>
      <w:bookmarkEnd w:id="2495"/>
      <w:bookmarkEnd w:id="2496"/>
      <w:bookmarkEnd w:id="2497"/>
      <w:bookmarkEnd w:id="2498"/>
      <w:bookmarkEnd w:id="2499"/>
      <w:bookmarkEnd w:id="2500"/>
      <w:bookmarkEnd w:id="2501"/>
      <w:bookmarkEnd w:id="2502"/>
      <w:bookmarkEnd w:id="2503"/>
      <w:bookmarkEnd w:id="2504"/>
      <w:r>
        <w:t>字段</w:t>
      </w:r>
      <w:bookmarkEnd w:id="2505"/>
      <w:bookmarkEnd w:id="2506"/>
      <w:bookmarkEnd w:id="2507"/>
      <w:bookmarkEnd w:id="250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531"/>
        <w:gridCol w:w="1923"/>
        <w:gridCol w:w="1841"/>
      </w:tblGrid>
      <w:tr w14:paraId="4E8D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97A0B00">
            <w:pPr>
              <w:pStyle w:val="125"/>
              <w:rPr>
                <w:rFonts w:ascii="Times New Roman" w:hAnsi="Times New Roman"/>
                <w:sz w:val="18"/>
              </w:rPr>
            </w:pPr>
            <w:r>
              <w:rPr>
                <w:rFonts w:ascii="Times New Roman" w:hAnsi="Times New Roman"/>
                <w:sz w:val="18"/>
              </w:rPr>
              <w:t>字段</w:t>
            </w:r>
          </w:p>
        </w:tc>
        <w:tc>
          <w:tcPr>
            <w:tcW w:w="1531" w:type="dxa"/>
            <w:vAlign w:val="center"/>
          </w:tcPr>
          <w:p w14:paraId="2CDF6A5F">
            <w:pPr>
              <w:pStyle w:val="125"/>
              <w:rPr>
                <w:rFonts w:ascii="Times New Roman" w:hAnsi="Times New Roman"/>
                <w:sz w:val="18"/>
              </w:rPr>
            </w:pPr>
            <w:r>
              <w:rPr>
                <w:rFonts w:ascii="Times New Roman" w:hAnsi="Times New Roman"/>
                <w:sz w:val="18"/>
              </w:rPr>
              <w:t>字节号</w:t>
            </w:r>
          </w:p>
        </w:tc>
        <w:tc>
          <w:tcPr>
            <w:tcW w:w="1923" w:type="dxa"/>
            <w:vAlign w:val="center"/>
          </w:tcPr>
          <w:p w14:paraId="64C97AA0">
            <w:pPr>
              <w:pStyle w:val="125"/>
              <w:rPr>
                <w:rFonts w:ascii="Times New Roman" w:hAnsi="Times New Roman"/>
                <w:sz w:val="18"/>
              </w:rPr>
            </w:pPr>
            <w:r>
              <w:rPr>
                <w:rFonts w:ascii="Times New Roman" w:hAnsi="Times New Roman"/>
                <w:sz w:val="18"/>
              </w:rPr>
              <w:t>字段大小(字节)</w:t>
            </w:r>
          </w:p>
        </w:tc>
        <w:tc>
          <w:tcPr>
            <w:tcW w:w="1841" w:type="dxa"/>
            <w:vAlign w:val="center"/>
          </w:tcPr>
          <w:p w14:paraId="4E53159B">
            <w:pPr>
              <w:pStyle w:val="125"/>
              <w:rPr>
                <w:rFonts w:ascii="Times New Roman" w:hAnsi="Times New Roman"/>
                <w:sz w:val="18"/>
              </w:rPr>
            </w:pPr>
            <w:r>
              <w:rPr>
                <w:rFonts w:ascii="Times New Roman" w:hAnsi="Times New Roman"/>
                <w:sz w:val="18"/>
              </w:rPr>
              <w:t>定义</w:t>
            </w:r>
          </w:p>
        </w:tc>
      </w:tr>
      <w:tr w14:paraId="16421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6240670">
            <w:pPr>
              <w:pStyle w:val="125"/>
              <w:rPr>
                <w:rFonts w:ascii="Times New Roman" w:hAnsi="Times New Roman"/>
                <w:sz w:val="18"/>
              </w:rPr>
            </w:pPr>
            <w:r>
              <w:rPr>
                <w:rFonts w:ascii="Times New Roman" w:hAnsi="Times New Roman"/>
                <w:sz w:val="18"/>
              </w:rPr>
              <w:t>下一跳站点TEI0</w:t>
            </w:r>
          </w:p>
        </w:tc>
        <w:tc>
          <w:tcPr>
            <w:tcW w:w="1531" w:type="dxa"/>
            <w:vAlign w:val="center"/>
          </w:tcPr>
          <w:p w14:paraId="28D87A6E">
            <w:pPr>
              <w:pStyle w:val="125"/>
              <w:rPr>
                <w:rFonts w:ascii="Times New Roman" w:hAnsi="Times New Roman"/>
                <w:sz w:val="18"/>
              </w:rPr>
            </w:pPr>
            <w:r>
              <w:rPr>
                <w:rFonts w:ascii="Times New Roman" w:hAnsi="Times New Roman"/>
                <w:sz w:val="18"/>
              </w:rPr>
              <w:t>0-1</w:t>
            </w:r>
          </w:p>
        </w:tc>
        <w:tc>
          <w:tcPr>
            <w:tcW w:w="1923" w:type="dxa"/>
            <w:vAlign w:val="center"/>
          </w:tcPr>
          <w:p w14:paraId="34A65946">
            <w:pPr>
              <w:pStyle w:val="125"/>
              <w:rPr>
                <w:rFonts w:ascii="Times New Roman" w:hAnsi="Times New Roman"/>
                <w:sz w:val="18"/>
              </w:rPr>
            </w:pPr>
            <w:r>
              <w:rPr>
                <w:rFonts w:ascii="Times New Roman" w:hAnsi="Times New Roman"/>
                <w:sz w:val="18"/>
              </w:rPr>
              <w:t>2</w:t>
            </w:r>
          </w:p>
        </w:tc>
        <w:tc>
          <w:tcPr>
            <w:tcW w:w="1841" w:type="dxa"/>
            <w:vAlign w:val="center"/>
          </w:tcPr>
          <w:p w14:paraId="7132120D">
            <w:pPr>
              <w:pStyle w:val="125"/>
              <w:rPr>
                <w:rFonts w:ascii="Times New Roman" w:hAnsi="Times New Roman"/>
                <w:sz w:val="18"/>
              </w:rPr>
            </w:pPr>
            <w:r>
              <w:rPr>
                <w:rFonts w:ascii="Times New Roman" w:hAnsi="Times New Roman"/>
                <w:sz w:val="18"/>
              </w:rPr>
              <w:t>下一跳地址TEI</w:t>
            </w:r>
          </w:p>
        </w:tc>
      </w:tr>
      <w:tr w14:paraId="035B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8387CA8">
            <w:pPr>
              <w:pStyle w:val="125"/>
              <w:rPr>
                <w:rFonts w:ascii="Times New Roman" w:hAnsi="Times New Roman"/>
                <w:sz w:val="18"/>
              </w:rPr>
            </w:pPr>
            <w:r>
              <w:rPr>
                <w:rFonts w:ascii="Times New Roman" w:hAnsi="Times New Roman"/>
                <w:sz w:val="18"/>
              </w:rPr>
              <w:t>路由类型0</w:t>
            </w:r>
          </w:p>
        </w:tc>
        <w:tc>
          <w:tcPr>
            <w:tcW w:w="1531" w:type="dxa"/>
            <w:vAlign w:val="center"/>
          </w:tcPr>
          <w:p w14:paraId="00528960">
            <w:pPr>
              <w:pStyle w:val="125"/>
              <w:rPr>
                <w:rFonts w:ascii="Times New Roman" w:hAnsi="Times New Roman"/>
                <w:sz w:val="18"/>
              </w:rPr>
            </w:pPr>
            <w:r>
              <w:rPr>
                <w:rFonts w:ascii="Times New Roman" w:hAnsi="Times New Roman"/>
                <w:sz w:val="18"/>
              </w:rPr>
              <w:t>2</w:t>
            </w:r>
          </w:p>
        </w:tc>
        <w:tc>
          <w:tcPr>
            <w:tcW w:w="1923" w:type="dxa"/>
            <w:vAlign w:val="center"/>
          </w:tcPr>
          <w:p w14:paraId="1356CC96">
            <w:pPr>
              <w:pStyle w:val="125"/>
              <w:rPr>
                <w:rFonts w:ascii="Times New Roman" w:hAnsi="Times New Roman"/>
                <w:sz w:val="18"/>
              </w:rPr>
            </w:pPr>
            <w:r>
              <w:rPr>
                <w:rFonts w:ascii="Times New Roman" w:hAnsi="Times New Roman"/>
                <w:sz w:val="18"/>
              </w:rPr>
              <w:t>1</w:t>
            </w:r>
          </w:p>
        </w:tc>
        <w:tc>
          <w:tcPr>
            <w:tcW w:w="1841" w:type="dxa"/>
            <w:vAlign w:val="center"/>
          </w:tcPr>
          <w:p w14:paraId="5E589581">
            <w:pPr>
              <w:pStyle w:val="125"/>
              <w:rPr>
                <w:rFonts w:ascii="Times New Roman" w:hAnsi="Times New Roman"/>
                <w:sz w:val="18"/>
              </w:rPr>
            </w:pPr>
            <w:r>
              <w:rPr>
                <w:rFonts w:ascii="Times New Roman" w:hAnsi="Times New Roman"/>
                <w:sz w:val="18"/>
              </w:rPr>
              <w:t>路由类型</w:t>
            </w:r>
          </w:p>
        </w:tc>
      </w:tr>
      <w:tr w14:paraId="41F4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B16AFE9">
            <w:pPr>
              <w:pStyle w:val="125"/>
              <w:rPr>
                <w:rFonts w:ascii="Times New Roman" w:hAnsi="Times New Roman"/>
                <w:sz w:val="18"/>
              </w:rPr>
            </w:pPr>
            <w:r>
              <w:rPr>
                <w:rFonts w:ascii="Times New Roman" w:hAnsi="Times New Roman"/>
                <w:sz w:val="18"/>
              </w:rPr>
              <w:t>下一跳站点TEI1</w:t>
            </w:r>
          </w:p>
        </w:tc>
        <w:tc>
          <w:tcPr>
            <w:tcW w:w="1531" w:type="dxa"/>
            <w:vAlign w:val="center"/>
          </w:tcPr>
          <w:p w14:paraId="21D61E36">
            <w:pPr>
              <w:pStyle w:val="125"/>
              <w:rPr>
                <w:rFonts w:ascii="Times New Roman" w:hAnsi="Times New Roman"/>
                <w:sz w:val="18"/>
              </w:rPr>
            </w:pPr>
            <w:r>
              <w:rPr>
                <w:rFonts w:ascii="Times New Roman" w:hAnsi="Times New Roman"/>
                <w:sz w:val="18"/>
              </w:rPr>
              <w:t>3-4</w:t>
            </w:r>
          </w:p>
        </w:tc>
        <w:tc>
          <w:tcPr>
            <w:tcW w:w="1923" w:type="dxa"/>
            <w:vAlign w:val="center"/>
          </w:tcPr>
          <w:p w14:paraId="4471F4E0">
            <w:pPr>
              <w:pStyle w:val="125"/>
              <w:rPr>
                <w:rFonts w:ascii="Times New Roman" w:hAnsi="Times New Roman"/>
                <w:sz w:val="18"/>
              </w:rPr>
            </w:pPr>
            <w:r>
              <w:rPr>
                <w:rFonts w:ascii="Times New Roman" w:hAnsi="Times New Roman"/>
                <w:sz w:val="18"/>
              </w:rPr>
              <w:t>2</w:t>
            </w:r>
          </w:p>
        </w:tc>
        <w:tc>
          <w:tcPr>
            <w:tcW w:w="1841" w:type="dxa"/>
            <w:vAlign w:val="center"/>
          </w:tcPr>
          <w:p w14:paraId="291885B5">
            <w:pPr>
              <w:pStyle w:val="125"/>
              <w:rPr>
                <w:rFonts w:ascii="Times New Roman" w:hAnsi="Times New Roman"/>
                <w:sz w:val="18"/>
              </w:rPr>
            </w:pPr>
            <w:r>
              <w:rPr>
                <w:rFonts w:ascii="Times New Roman" w:hAnsi="Times New Roman"/>
                <w:sz w:val="18"/>
              </w:rPr>
              <w:t>下一跳地址TEI</w:t>
            </w:r>
          </w:p>
        </w:tc>
      </w:tr>
      <w:tr w14:paraId="3DD05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05D9A2E">
            <w:pPr>
              <w:pStyle w:val="125"/>
              <w:rPr>
                <w:rFonts w:ascii="Times New Roman" w:hAnsi="Times New Roman"/>
                <w:sz w:val="18"/>
              </w:rPr>
            </w:pPr>
            <w:r>
              <w:rPr>
                <w:rFonts w:ascii="Times New Roman" w:hAnsi="Times New Roman"/>
                <w:sz w:val="18"/>
              </w:rPr>
              <w:t>路由类型1</w:t>
            </w:r>
          </w:p>
        </w:tc>
        <w:tc>
          <w:tcPr>
            <w:tcW w:w="1531" w:type="dxa"/>
            <w:vAlign w:val="center"/>
          </w:tcPr>
          <w:p w14:paraId="0AFB4FA2">
            <w:pPr>
              <w:pStyle w:val="125"/>
              <w:rPr>
                <w:rFonts w:ascii="Times New Roman" w:hAnsi="Times New Roman"/>
                <w:sz w:val="18"/>
              </w:rPr>
            </w:pPr>
            <w:r>
              <w:rPr>
                <w:rFonts w:ascii="Times New Roman" w:hAnsi="Times New Roman"/>
                <w:sz w:val="18"/>
              </w:rPr>
              <w:t>5</w:t>
            </w:r>
          </w:p>
        </w:tc>
        <w:tc>
          <w:tcPr>
            <w:tcW w:w="1923" w:type="dxa"/>
            <w:vAlign w:val="center"/>
          </w:tcPr>
          <w:p w14:paraId="42F2BCD9">
            <w:pPr>
              <w:pStyle w:val="125"/>
              <w:rPr>
                <w:rFonts w:ascii="Times New Roman" w:hAnsi="Times New Roman"/>
                <w:sz w:val="18"/>
              </w:rPr>
            </w:pPr>
            <w:r>
              <w:rPr>
                <w:rFonts w:ascii="Times New Roman" w:hAnsi="Times New Roman"/>
                <w:sz w:val="18"/>
              </w:rPr>
              <w:t>1</w:t>
            </w:r>
          </w:p>
        </w:tc>
        <w:tc>
          <w:tcPr>
            <w:tcW w:w="1841" w:type="dxa"/>
            <w:vAlign w:val="center"/>
          </w:tcPr>
          <w:p w14:paraId="658794D2">
            <w:pPr>
              <w:pStyle w:val="125"/>
              <w:rPr>
                <w:rFonts w:ascii="Times New Roman" w:hAnsi="Times New Roman"/>
                <w:sz w:val="18"/>
              </w:rPr>
            </w:pPr>
            <w:r>
              <w:rPr>
                <w:rFonts w:ascii="Times New Roman" w:hAnsi="Times New Roman"/>
                <w:sz w:val="18"/>
              </w:rPr>
              <w:t>路由类型</w:t>
            </w:r>
          </w:p>
        </w:tc>
      </w:tr>
      <w:tr w14:paraId="0D27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C369998">
            <w:pPr>
              <w:pStyle w:val="125"/>
              <w:rPr>
                <w:rFonts w:ascii="Times New Roman" w:hAnsi="Times New Roman"/>
                <w:sz w:val="18"/>
              </w:rPr>
            </w:pPr>
            <w:r>
              <w:rPr>
                <w:rFonts w:ascii="Times New Roman" w:hAnsi="Times New Roman"/>
                <w:sz w:val="18"/>
              </w:rPr>
              <w:t>…</w:t>
            </w:r>
          </w:p>
        </w:tc>
        <w:tc>
          <w:tcPr>
            <w:tcW w:w="1531" w:type="dxa"/>
            <w:vAlign w:val="center"/>
          </w:tcPr>
          <w:p w14:paraId="718ED496">
            <w:pPr>
              <w:pStyle w:val="125"/>
              <w:rPr>
                <w:rFonts w:ascii="Times New Roman" w:hAnsi="Times New Roman"/>
                <w:sz w:val="18"/>
              </w:rPr>
            </w:pPr>
            <w:r>
              <w:rPr>
                <w:rFonts w:ascii="Times New Roman" w:hAnsi="Times New Roman"/>
                <w:sz w:val="18"/>
              </w:rPr>
              <w:t>…</w:t>
            </w:r>
          </w:p>
        </w:tc>
        <w:tc>
          <w:tcPr>
            <w:tcW w:w="1923" w:type="dxa"/>
            <w:vAlign w:val="center"/>
          </w:tcPr>
          <w:p w14:paraId="0FD13608">
            <w:pPr>
              <w:pStyle w:val="125"/>
              <w:rPr>
                <w:rFonts w:ascii="Times New Roman" w:hAnsi="Times New Roman"/>
                <w:sz w:val="18"/>
              </w:rPr>
            </w:pPr>
            <w:r>
              <w:rPr>
                <w:rFonts w:ascii="Times New Roman" w:hAnsi="Times New Roman"/>
                <w:sz w:val="18"/>
              </w:rPr>
              <w:t>…</w:t>
            </w:r>
          </w:p>
        </w:tc>
        <w:tc>
          <w:tcPr>
            <w:tcW w:w="1841" w:type="dxa"/>
            <w:vAlign w:val="center"/>
          </w:tcPr>
          <w:p w14:paraId="1636E77F">
            <w:pPr>
              <w:pStyle w:val="125"/>
              <w:rPr>
                <w:rFonts w:ascii="Times New Roman" w:hAnsi="Times New Roman"/>
                <w:sz w:val="18"/>
              </w:rPr>
            </w:pPr>
            <w:r>
              <w:rPr>
                <w:rFonts w:ascii="Times New Roman" w:hAnsi="Times New Roman"/>
                <w:sz w:val="18"/>
              </w:rPr>
              <w:t>…</w:t>
            </w:r>
          </w:p>
        </w:tc>
      </w:tr>
      <w:tr w14:paraId="4F51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0344A61">
            <w:pPr>
              <w:pStyle w:val="125"/>
              <w:rPr>
                <w:rFonts w:ascii="Times New Roman" w:hAnsi="Times New Roman"/>
                <w:sz w:val="18"/>
              </w:rPr>
            </w:pPr>
            <w:r>
              <w:rPr>
                <w:rFonts w:ascii="Times New Roman" w:hAnsi="Times New Roman"/>
                <w:sz w:val="18"/>
              </w:rPr>
              <w:t>下一跳站点TEI3</w:t>
            </w:r>
          </w:p>
        </w:tc>
        <w:tc>
          <w:tcPr>
            <w:tcW w:w="1531" w:type="dxa"/>
            <w:vAlign w:val="center"/>
          </w:tcPr>
          <w:p w14:paraId="2C2A3786">
            <w:pPr>
              <w:pStyle w:val="125"/>
              <w:rPr>
                <w:rFonts w:ascii="Times New Roman" w:hAnsi="Times New Roman"/>
                <w:sz w:val="18"/>
              </w:rPr>
            </w:pPr>
            <w:r>
              <w:rPr>
                <w:rFonts w:ascii="Times New Roman" w:hAnsi="Times New Roman"/>
                <w:sz w:val="18"/>
              </w:rPr>
              <w:t>9-10</w:t>
            </w:r>
          </w:p>
        </w:tc>
        <w:tc>
          <w:tcPr>
            <w:tcW w:w="1923" w:type="dxa"/>
            <w:vAlign w:val="center"/>
          </w:tcPr>
          <w:p w14:paraId="354006FC">
            <w:pPr>
              <w:pStyle w:val="125"/>
              <w:rPr>
                <w:rFonts w:ascii="Times New Roman" w:hAnsi="Times New Roman"/>
                <w:sz w:val="18"/>
              </w:rPr>
            </w:pPr>
            <w:r>
              <w:rPr>
                <w:rFonts w:ascii="Times New Roman" w:hAnsi="Times New Roman"/>
                <w:sz w:val="18"/>
              </w:rPr>
              <w:t>2</w:t>
            </w:r>
          </w:p>
        </w:tc>
        <w:tc>
          <w:tcPr>
            <w:tcW w:w="1841" w:type="dxa"/>
            <w:vAlign w:val="center"/>
          </w:tcPr>
          <w:p w14:paraId="0EBB0A7D">
            <w:pPr>
              <w:pStyle w:val="125"/>
              <w:rPr>
                <w:rFonts w:ascii="Times New Roman" w:hAnsi="Times New Roman"/>
                <w:sz w:val="18"/>
              </w:rPr>
            </w:pPr>
            <w:r>
              <w:rPr>
                <w:rFonts w:ascii="Times New Roman" w:hAnsi="Times New Roman"/>
                <w:sz w:val="18"/>
              </w:rPr>
              <w:t>下一跳地址TEI</w:t>
            </w:r>
          </w:p>
        </w:tc>
      </w:tr>
      <w:tr w14:paraId="6B443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301E2E">
            <w:pPr>
              <w:pStyle w:val="125"/>
              <w:rPr>
                <w:rFonts w:ascii="Times New Roman" w:hAnsi="Times New Roman"/>
                <w:sz w:val="18"/>
              </w:rPr>
            </w:pPr>
            <w:r>
              <w:rPr>
                <w:rFonts w:ascii="Times New Roman" w:hAnsi="Times New Roman"/>
                <w:sz w:val="18"/>
              </w:rPr>
              <w:t>路由类型3</w:t>
            </w:r>
          </w:p>
        </w:tc>
        <w:tc>
          <w:tcPr>
            <w:tcW w:w="1531" w:type="dxa"/>
            <w:vAlign w:val="center"/>
          </w:tcPr>
          <w:p w14:paraId="2FD6C398">
            <w:pPr>
              <w:pStyle w:val="125"/>
              <w:rPr>
                <w:rFonts w:ascii="Times New Roman" w:hAnsi="Times New Roman"/>
                <w:sz w:val="18"/>
              </w:rPr>
            </w:pPr>
            <w:r>
              <w:rPr>
                <w:rFonts w:ascii="Times New Roman" w:hAnsi="Times New Roman"/>
                <w:sz w:val="18"/>
              </w:rPr>
              <w:t>11</w:t>
            </w:r>
          </w:p>
        </w:tc>
        <w:tc>
          <w:tcPr>
            <w:tcW w:w="1923" w:type="dxa"/>
            <w:vAlign w:val="center"/>
          </w:tcPr>
          <w:p w14:paraId="4EF5F20E">
            <w:pPr>
              <w:pStyle w:val="125"/>
              <w:rPr>
                <w:rFonts w:ascii="Times New Roman" w:hAnsi="Times New Roman"/>
                <w:sz w:val="18"/>
              </w:rPr>
            </w:pPr>
            <w:r>
              <w:rPr>
                <w:rFonts w:ascii="Times New Roman" w:hAnsi="Times New Roman"/>
                <w:sz w:val="18"/>
              </w:rPr>
              <w:t>1</w:t>
            </w:r>
          </w:p>
        </w:tc>
        <w:tc>
          <w:tcPr>
            <w:tcW w:w="1841" w:type="dxa"/>
            <w:vAlign w:val="center"/>
          </w:tcPr>
          <w:p w14:paraId="2707A6E3">
            <w:pPr>
              <w:pStyle w:val="125"/>
              <w:rPr>
                <w:rFonts w:ascii="Times New Roman" w:hAnsi="Times New Roman"/>
                <w:sz w:val="18"/>
              </w:rPr>
            </w:pPr>
            <w:r>
              <w:rPr>
                <w:rFonts w:ascii="Times New Roman" w:hAnsi="Times New Roman"/>
                <w:sz w:val="18"/>
              </w:rPr>
              <w:t>路由类型</w:t>
            </w:r>
          </w:p>
        </w:tc>
      </w:tr>
    </w:tbl>
    <w:p w14:paraId="52A5A4F3">
      <w:pPr>
        <w:pStyle w:val="50"/>
      </w:pPr>
    </w:p>
    <w:p w14:paraId="51EF8087">
      <w:pPr>
        <w:pStyle w:val="50"/>
      </w:pPr>
      <w:r>
        <w:t>路由类型定义如</w:t>
      </w:r>
      <w:r>
        <w:fldChar w:fldCharType="begin"/>
      </w:r>
      <w:r>
        <w:instrText xml:space="preserve"> REF _Ref56773980 \h  \* MERGEFORMAT </w:instrText>
      </w:r>
      <w:r>
        <w:fldChar w:fldCharType="separate"/>
      </w:r>
      <w:r>
        <w:t>表 125</w:t>
      </w:r>
      <w:r>
        <w:fldChar w:fldCharType="end"/>
      </w:r>
      <w:r>
        <w:t>所示。</w:t>
      </w:r>
    </w:p>
    <w:p w14:paraId="46EF3F9A">
      <w:pPr>
        <w:pStyle w:val="10"/>
      </w:pPr>
      <w:bookmarkStart w:id="2509" w:name="_Ref56773980"/>
      <w:bookmarkStart w:id="2510" w:name="_Toc402983232"/>
      <w:bookmarkStart w:id="2511" w:name="_Toc402983698"/>
      <w:bookmarkStart w:id="2512" w:name="_Toc402540150"/>
      <w:bookmarkStart w:id="2513" w:name="_Toc402984164"/>
      <w:bookmarkStart w:id="2514" w:name="_Toc399259638"/>
      <w:bookmarkStart w:id="2515" w:name="_Toc399229442"/>
      <w:bookmarkStart w:id="2516" w:name="_Toc397529896"/>
      <w:bookmarkStart w:id="2517" w:name="_Toc399757668"/>
      <w:bookmarkStart w:id="2518" w:name="_Toc397529228"/>
      <w:bookmarkStart w:id="2519" w:name="_Ref398998878"/>
      <w:bookmarkStart w:id="2520" w:name="_Toc405476982"/>
      <w:bookmarkStart w:id="2521" w:name="_Toc408860257"/>
      <w:bookmarkStart w:id="2522" w:name="_Toc405022560"/>
      <w:bookmarkStart w:id="2523" w:name="_Toc403570675"/>
      <w:r>
        <w:t xml:space="preserve">表 </w:t>
      </w:r>
      <w:r>
        <w:fldChar w:fldCharType="begin"/>
      </w:r>
      <w:r>
        <w:instrText xml:space="preserve"> SEQ 表 \* ARABIC </w:instrText>
      </w:r>
      <w:r>
        <w:fldChar w:fldCharType="separate"/>
      </w:r>
      <w:r>
        <w:t>125</w:t>
      </w:r>
      <w:r>
        <w:fldChar w:fldCharType="end"/>
      </w:r>
      <w:bookmarkEnd w:id="2509"/>
      <w:r>
        <w:t xml:space="preserve"> 路由类型</w:t>
      </w:r>
      <w:bookmarkEnd w:id="2510"/>
      <w:bookmarkEnd w:id="2511"/>
      <w:bookmarkEnd w:id="2512"/>
      <w:bookmarkEnd w:id="2513"/>
      <w:bookmarkEnd w:id="2514"/>
      <w:bookmarkEnd w:id="2515"/>
      <w:bookmarkEnd w:id="2516"/>
      <w:bookmarkEnd w:id="2517"/>
      <w:bookmarkEnd w:id="2518"/>
      <w:bookmarkEnd w:id="2519"/>
      <w:r>
        <w:t>字段</w:t>
      </w:r>
      <w:bookmarkEnd w:id="2520"/>
      <w:bookmarkEnd w:id="2521"/>
      <w:bookmarkEnd w:id="2522"/>
      <w:bookmarkEnd w:id="252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9"/>
        <w:gridCol w:w="6713"/>
      </w:tblGrid>
      <w:tr w14:paraId="35D4C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36506C9C">
            <w:pPr>
              <w:pStyle w:val="125"/>
              <w:rPr>
                <w:rFonts w:ascii="Times New Roman" w:hAnsi="Times New Roman"/>
                <w:sz w:val="18"/>
              </w:rPr>
            </w:pPr>
            <w:r>
              <w:rPr>
                <w:rFonts w:ascii="Times New Roman" w:hAnsi="Times New Roman"/>
                <w:sz w:val="18"/>
              </w:rPr>
              <w:t>值</w:t>
            </w:r>
          </w:p>
        </w:tc>
        <w:tc>
          <w:tcPr>
            <w:tcW w:w="6713" w:type="dxa"/>
            <w:vAlign w:val="center"/>
          </w:tcPr>
          <w:p w14:paraId="14421612">
            <w:pPr>
              <w:pStyle w:val="125"/>
              <w:rPr>
                <w:rFonts w:ascii="Times New Roman" w:hAnsi="Times New Roman"/>
                <w:sz w:val="18"/>
              </w:rPr>
            </w:pPr>
            <w:r>
              <w:rPr>
                <w:rFonts w:ascii="Times New Roman" w:hAnsi="Times New Roman"/>
                <w:sz w:val="18"/>
              </w:rPr>
              <w:t>定义</w:t>
            </w:r>
          </w:p>
        </w:tc>
      </w:tr>
      <w:tr w14:paraId="14A0D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4231A3A6">
            <w:pPr>
              <w:pStyle w:val="125"/>
              <w:rPr>
                <w:rFonts w:ascii="Times New Roman" w:hAnsi="Times New Roman"/>
                <w:sz w:val="18"/>
              </w:rPr>
            </w:pPr>
            <w:r>
              <w:rPr>
                <w:rFonts w:ascii="Times New Roman" w:hAnsi="Times New Roman"/>
                <w:sz w:val="18"/>
              </w:rPr>
              <w:t>0x00</w:t>
            </w:r>
          </w:p>
        </w:tc>
        <w:tc>
          <w:tcPr>
            <w:tcW w:w="6713" w:type="dxa"/>
            <w:vAlign w:val="center"/>
          </w:tcPr>
          <w:p w14:paraId="54564E16">
            <w:pPr>
              <w:pStyle w:val="125"/>
              <w:rPr>
                <w:rFonts w:ascii="Times New Roman" w:hAnsi="Times New Roman"/>
                <w:sz w:val="18"/>
              </w:rPr>
            </w:pPr>
            <w:r>
              <w:rPr>
                <w:rFonts w:ascii="Times New Roman" w:hAnsi="Times New Roman"/>
                <w:sz w:val="18"/>
              </w:rPr>
              <w:t>表示错误的路由类型</w:t>
            </w:r>
          </w:p>
        </w:tc>
      </w:tr>
      <w:tr w14:paraId="075D9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6F3F818A">
            <w:pPr>
              <w:pStyle w:val="125"/>
              <w:rPr>
                <w:rFonts w:ascii="Times New Roman" w:hAnsi="Times New Roman"/>
                <w:sz w:val="18"/>
              </w:rPr>
            </w:pPr>
            <w:r>
              <w:rPr>
                <w:rFonts w:ascii="Times New Roman" w:hAnsi="Times New Roman"/>
                <w:sz w:val="18"/>
              </w:rPr>
              <w:t>0x01</w:t>
            </w:r>
          </w:p>
        </w:tc>
        <w:tc>
          <w:tcPr>
            <w:tcW w:w="6713" w:type="dxa"/>
            <w:vAlign w:val="center"/>
          </w:tcPr>
          <w:p w14:paraId="644C638A">
            <w:pPr>
              <w:pStyle w:val="125"/>
              <w:rPr>
                <w:rFonts w:ascii="Times New Roman" w:hAnsi="Times New Roman"/>
                <w:sz w:val="18"/>
              </w:rPr>
            </w:pPr>
            <w:r>
              <w:rPr>
                <w:rFonts w:ascii="Times New Roman" w:hAnsi="Times New Roman"/>
                <w:sz w:val="18"/>
              </w:rPr>
              <w:t>表示同级备份路由类型</w:t>
            </w:r>
          </w:p>
        </w:tc>
      </w:tr>
      <w:tr w14:paraId="30F78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1CEF2816">
            <w:pPr>
              <w:pStyle w:val="125"/>
              <w:rPr>
                <w:rFonts w:ascii="Times New Roman" w:hAnsi="Times New Roman"/>
                <w:sz w:val="18"/>
              </w:rPr>
            </w:pPr>
            <w:r>
              <w:rPr>
                <w:rFonts w:ascii="Times New Roman" w:hAnsi="Times New Roman"/>
                <w:sz w:val="18"/>
              </w:rPr>
              <w:t>0x02</w:t>
            </w:r>
          </w:p>
        </w:tc>
        <w:tc>
          <w:tcPr>
            <w:tcW w:w="6713" w:type="dxa"/>
            <w:vAlign w:val="center"/>
          </w:tcPr>
          <w:p w14:paraId="00B7F31B">
            <w:pPr>
              <w:pStyle w:val="125"/>
              <w:rPr>
                <w:rFonts w:ascii="Times New Roman" w:hAnsi="Times New Roman"/>
                <w:sz w:val="18"/>
              </w:rPr>
            </w:pPr>
            <w:r>
              <w:rPr>
                <w:rFonts w:ascii="Times New Roman" w:hAnsi="Times New Roman"/>
                <w:sz w:val="18"/>
              </w:rPr>
              <w:t>表示上级备份路由类型</w:t>
            </w:r>
          </w:p>
        </w:tc>
      </w:tr>
      <w:tr w14:paraId="5F540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59518776">
            <w:pPr>
              <w:pStyle w:val="125"/>
              <w:rPr>
                <w:rFonts w:ascii="Times New Roman" w:hAnsi="Times New Roman"/>
                <w:sz w:val="18"/>
              </w:rPr>
            </w:pPr>
            <w:r>
              <w:rPr>
                <w:rFonts w:ascii="Times New Roman" w:hAnsi="Times New Roman"/>
                <w:sz w:val="18"/>
              </w:rPr>
              <w:t>0x03</w:t>
            </w:r>
          </w:p>
        </w:tc>
        <w:tc>
          <w:tcPr>
            <w:tcW w:w="6713" w:type="dxa"/>
            <w:vAlign w:val="center"/>
          </w:tcPr>
          <w:p w14:paraId="5D623ED1">
            <w:pPr>
              <w:pStyle w:val="125"/>
              <w:rPr>
                <w:rFonts w:ascii="Times New Roman" w:hAnsi="Times New Roman"/>
                <w:sz w:val="18"/>
              </w:rPr>
            </w:pPr>
            <w:r>
              <w:rPr>
                <w:rFonts w:ascii="Times New Roman" w:hAnsi="Times New Roman"/>
                <w:sz w:val="18"/>
              </w:rPr>
              <w:t>表示代理主路径路由类型</w:t>
            </w:r>
          </w:p>
        </w:tc>
      </w:tr>
      <w:tr w14:paraId="0BC0F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89" w:type="dxa"/>
            <w:vAlign w:val="center"/>
          </w:tcPr>
          <w:p w14:paraId="5C8A2250">
            <w:pPr>
              <w:pStyle w:val="125"/>
              <w:rPr>
                <w:rFonts w:ascii="Times New Roman" w:hAnsi="Times New Roman"/>
                <w:sz w:val="18"/>
              </w:rPr>
            </w:pPr>
            <w:r>
              <w:rPr>
                <w:rFonts w:ascii="Times New Roman" w:hAnsi="Times New Roman"/>
                <w:sz w:val="18"/>
              </w:rPr>
              <w:t>0x04</w:t>
            </w:r>
          </w:p>
        </w:tc>
        <w:tc>
          <w:tcPr>
            <w:tcW w:w="6713" w:type="dxa"/>
            <w:vAlign w:val="center"/>
          </w:tcPr>
          <w:p w14:paraId="0438EECE">
            <w:pPr>
              <w:pStyle w:val="125"/>
              <w:rPr>
                <w:rFonts w:ascii="Times New Roman" w:hAnsi="Times New Roman"/>
                <w:sz w:val="18"/>
              </w:rPr>
            </w:pPr>
            <w:r>
              <w:rPr>
                <w:rFonts w:ascii="Times New Roman" w:hAnsi="Times New Roman"/>
                <w:sz w:val="18"/>
              </w:rPr>
              <w:t>表示上上级路由类型</w:t>
            </w:r>
          </w:p>
        </w:tc>
      </w:tr>
    </w:tbl>
    <w:p w14:paraId="2F0383C1">
      <w:pPr>
        <w:pStyle w:val="50"/>
      </w:pPr>
      <w:bookmarkStart w:id="2524" w:name="_Toc408859920"/>
      <w:bookmarkStart w:id="2525" w:name="_Toc403570326"/>
      <w:bookmarkStart w:id="2526" w:name="_Toc399229033"/>
    </w:p>
    <w:p w14:paraId="66F9C6D7">
      <w:pPr>
        <w:pStyle w:val="67"/>
      </w:pPr>
      <w:bookmarkStart w:id="2527" w:name="_Toc24255"/>
      <w:bookmarkStart w:id="2528" w:name="_Toc31850"/>
      <w:bookmarkStart w:id="2529" w:name="_Toc8166"/>
      <w:r>
        <w:t>发现站点列表位图</w:t>
      </w:r>
      <w:bookmarkEnd w:id="2524"/>
      <w:bookmarkEnd w:id="2525"/>
      <w:bookmarkEnd w:id="2526"/>
      <w:bookmarkEnd w:id="2527"/>
      <w:bookmarkEnd w:id="2528"/>
      <w:bookmarkEnd w:id="2529"/>
    </w:p>
    <w:p w14:paraId="7B18705C">
      <w:pPr>
        <w:pStyle w:val="50"/>
      </w:pPr>
      <w:r>
        <w:t>表示发现站点列表的位域图，比特位的值为1表示该比特位对应的TEI站点，是可被发现的。并且本报文中，也携带了对应的发现站点信息。</w:t>
      </w:r>
    </w:p>
    <w:p w14:paraId="18049E82">
      <w:pPr>
        <w:pStyle w:val="50"/>
      </w:pPr>
      <w:r>
        <w:t>如0字节的1比特值为1，表示的TEI为1；1字节的0比特值为1，表示的TEI为8。</w:t>
      </w:r>
    </w:p>
    <w:p w14:paraId="63E844B6">
      <w:pPr>
        <w:pStyle w:val="67"/>
      </w:pPr>
      <w:bookmarkStart w:id="2530" w:name="_Toc399229034"/>
      <w:bookmarkStart w:id="2531" w:name="_Toc9853"/>
      <w:bookmarkStart w:id="2532" w:name="_Toc397528932"/>
      <w:bookmarkStart w:id="2533" w:name="_Toc15594"/>
      <w:bookmarkStart w:id="2534" w:name="_Toc403570327"/>
      <w:bookmarkStart w:id="2535" w:name="_Toc408859921"/>
      <w:bookmarkStart w:id="2536" w:name="_Toc20879"/>
      <w:bookmarkStart w:id="2537" w:name="_Toc397529600"/>
      <w:r>
        <w:t>接收发现列表信息</w:t>
      </w:r>
      <w:bookmarkEnd w:id="2530"/>
      <w:bookmarkEnd w:id="2531"/>
      <w:bookmarkEnd w:id="2532"/>
      <w:bookmarkEnd w:id="2533"/>
      <w:bookmarkEnd w:id="2534"/>
      <w:bookmarkEnd w:id="2535"/>
      <w:bookmarkEnd w:id="2536"/>
      <w:bookmarkEnd w:id="2537"/>
    </w:p>
    <w:p w14:paraId="45CB1CDC">
      <w:pPr>
        <w:pStyle w:val="50"/>
      </w:pPr>
      <w:r>
        <w:t>表示发送发现列表报文的站点，在上个路由周期中，接收到其他站点的发现列表报文的总数。</w:t>
      </w:r>
    </w:p>
    <w:p w14:paraId="18E9A028">
      <w:pPr>
        <w:pStyle w:val="50"/>
      </w:pPr>
      <w:r>
        <w:t>其中，接收发现列表数0字段，记录的是发现站点列表位图域中，从0字节开始，第一个有效的TEI站点的值。其他的依次类推。</w:t>
      </w:r>
    </w:p>
    <w:p w14:paraId="7B95F60C">
      <w:pPr>
        <w:pStyle w:val="50"/>
      </w:pPr>
      <w:r>
        <w:t>比如，发现站点列表位图域中，从0字节开始，第一个为1的比特位是1字节的0比特，那么接收发现列表数0字段的值，就是指接收TEI为8的站点的发现报文数量。</w:t>
      </w:r>
    </w:p>
    <w:p w14:paraId="5EF4434E">
      <w:pPr>
        <w:pStyle w:val="50"/>
      </w:pPr>
      <w:r>
        <w:t>接收发现列表信息字段如</w:t>
      </w:r>
      <w:r>
        <w:fldChar w:fldCharType="begin"/>
      </w:r>
      <w:r>
        <w:instrText xml:space="preserve"> REF _Ref56774130 \h  \* MERGEFORMAT </w:instrText>
      </w:r>
      <w:r>
        <w:fldChar w:fldCharType="separate"/>
      </w:r>
      <w:r>
        <w:t>表 126</w:t>
      </w:r>
      <w:r>
        <w:fldChar w:fldCharType="end"/>
      </w:r>
      <w:r>
        <w:t>所示。</w:t>
      </w:r>
    </w:p>
    <w:p w14:paraId="11E3424F">
      <w:pPr>
        <w:pStyle w:val="10"/>
      </w:pPr>
      <w:bookmarkStart w:id="2538" w:name="_Ref56774130"/>
      <w:bookmarkStart w:id="2539" w:name="_Toc399259639"/>
      <w:bookmarkStart w:id="2540" w:name="_Toc402540151"/>
      <w:bookmarkStart w:id="2541" w:name="_Toc402984165"/>
      <w:bookmarkStart w:id="2542" w:name="_Ref398998947"/>
      <w:bookmarkStart w:id="2543" w:name="_Toc397529897"/>
      <w:bookmarkStart w:id="2544" w:name="_Toc399229443"/>
      <w:bookmarkStart w:id="2545" w:name="_Toc397529229"/>
      <w:bookmarkStart w:id="2546" w:name="_Toc399757669"/>
      <w:bookmarkStart w:id="2547" w:name="_Toc402983699"/>
      <w:bookmarkStart w:id="2548" w:name="_Toc402983233"/>
      <w:bookmarkStart w:id="2549" w:name="_Toc405022561"/>
      <w:bookmarkStart w:id="2550" w:name="_Toc403570676"/>
      <w:bookmarkStart w:id="2551" w:name="_Toc405476983"/>
      <w:bookmarkStart w:id="2552" w:name="_Toc408860258"/>
      <w:r>
        <w:t xml:space="preserve">表 </w:t>
      </w:r>
      <w:r>
        <w:fldChar w:fldCharType="begin"/>
      </w:r>
      <w:r>
        <w:instrText xml:space="preserve"> SEQ 表 \* ARABIC </w:instrText>
      </w:r>
      <w:r>
        <w:fldChar w:fldCharType="separate"/>
      </w:r>
      <w:r>
        <w:t>126</w:t>
      </w:r>
      <w:r>
        <w:fldChar w:fldCharType="end"/>
      </w:r>
      <w:bookmarkEnd w:id="2538"/>
      <w:r>
        <w:t xml:space="preserve"> 接收发现列表信息</w:t>
      </w:r>
      <w:bookmarkEnd w:id="2539"/>
      <w:bookmarkEnd w:id="2540"/>
      <w:bookmarkEnd w:id="2541"/>
      <w:bookmarkEnd w:id="2542"/>
      <w:bookmarkEnd w:id="2543"/>
      <w:bookmarkEnd w:id="2544"/>
      <w:bookmarkEnd w:id="2545"/>
      <w:bookmarkEnd w:id="2546"/>
      <w:bookmarkEnd w:id="2547"/>
      <w:bookmarkEnd w:id="2548"/>
      <w:r>
        <w:t>字段</w:t>
      </w:r>
      <w:bookmarkEnd w:id="2549"/>
      <w:bookmarkEnd w:id="2550"/>
      <w:bookmarkEnd w:id="2551"/>
      <w:bookmarkEnd w:id="2552"/>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021"/>
        <w:gridCol w:w="1842"/>
        <w:gridCol w:w="2432"/>
      </w:tblGrid>
      <w:tr w14:paraId="3CFD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7A9B2D8">
            <w:pPr>
              <w:pStyle w:val="125"/>
              <w:rPr>
                <w:rFonts w:ascii="Times New Roman" w:hAnsi="Times New Roman"/>
                <w:sz w:val="18"/>
              </w:rPr>
            </w:pPr>
            <w:r>
              <w:rPr>
                <w:rFonts w:ascii="Times New Roman" w:hAnsi="Times New Roman"/>
                <w:sz w:val="18"/>
              </w:rPr>
              <w:t>字段</w:t>
            </w:r>
          </w:p>
        </w:tc>
        <w:tc>
          <w:tcPr>
            <w:tcW w:w="1021" w:type="dxa"/>
            <w:vAlign w:val="center"/>
          </w:tcPr>
          <w:p w14:paraId="66A55C1C">
            <w:pPr>
              <w:pStyle w:val="125"/>
              <w:rPr>
                <w:rFonts w:ascii="Times New Roman" w:hAnsi="Times New Roman"/>
                <w:sz w:val="18"/>
              </w:rPr>
            </w:pPr>
            <w:r>
              <w:rPr>
                <w:rFonts w:ascii="Times New Roman" w:hAnsi="Times New Roman"/>
                <w:sz w:val="18"/>
              </w:rPr>
              <w:t>字节号</w:t>
            </w:r>
          </w:p>
        </w:tc>
        <w:tc>
          <w:tcPr>
            <w:tcW w:w="1842" w:type="dxa"/>
            <w:vAlign w:val="center"/>
          </w:tcPr>
          <w:p w14:paraId="0DDD9DFF">
            <w:pPr>
              <w:pStyle w:val="125"/>
              <w:rPr>
                <w:rFonts w:ascii="Times New Roman" w:hAnsi="Times New Roman"/>
                <w:sz w:val="18"/>
              </w:rPr>
            </w:pPr>
            <w:r>
              <w:rPr>
                <w:rFonts w:ascii="Times New Roman" w:hAnsi="Times New Roman"/>
                <w:sz w:val="18"/>
              </w:rPr>
              <w:t>字段大小(字节)</w:t>
            </w:r>
          </w:p>
        </w:tc>
        <w:tc>
          <w:tcPr>
            <w:tcW w:w="2432" w:type="dxa"/>
            <w:vAlign w:val="center"/>
          </w:tcPr>
          <w:p w14:paraId="2637A456">
            <w:pPr>
              <w:pStyle w:val="125"/>
              <w:rPr>
                <w:rFonts w:ascii="Times New Roman" w:hAnsi="Times New Roman"/>
                <w:sz w:val="18"/>
              </w:rPr>
            </w:pPr>
            <w:r>
              <w:rPr>
                <w:rFonts w:ascii="Times New Roman" w:hAnsi="Times New Roman"/>
                <w:sz w:val="18"/>
              </w:rPr>
              <w:t>定义</w:t>
            </w:r>
          </w:p>
        </w:tc>
      </w:tr>
      <w:tr w14:paraId="7F39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0826520">
            <w:pPr>
              <w:pStyle w:val="125"/>
              <w:rPr>
                <w:rFonts w:ascii="Times New Roman" w:hAnsi="Times New Roman"/>
                <w:sz w:val="18"/>
              </w:rPr>
            </w:pPr>
            <w:r>
              <w:rPr>
                <w:rFonts w:ascii="Times New Roman" w:hAnsi="Times New Roman"/>
                <w:sz w:val="18"/>
              </w:rPr>
              <w:t>接收发现列表数0</w:t>
            </w:r>
          </w:p>
        </w:tc>
        <w:tc>
          <w:tcPr>
            <w:tcW w:w="1021" w:type="dxa"/>
            <w:vAlign w:val="center"/>
          </w:tcPr>
          <w:p w14:paraId="489D20E9">
            <w:pPr>
              <w:pStyle w:val="125"/>
              <w:rPr>
                <w:rFonts w:ascii="Times New Roman" w:hAnsi="Times New Roman"/>
                <w:sz w:val="18"/>
              </w:rPr>
            </w:pPr>
            <w:r>
              <w:rPr>
                <w:rFonts w:ascii="Times New Roman" w:hAnsi="Times New Roman"/>
                <w:sz w:val="18"/>
              </w:rPr>
              <w:t>0</w:t>
            </w:r>
          </w:p>
        </w:tc>
        <w:tc>
          <w:tcPr>
            <w:tcW w:w="1842" w:type="dxa"/>
            <w:vAlign w:val="center"/>
          </w:tcPr>
          <w:p w14:paraId="1B4F9988">
            <w:pPr>
              <w:pStyle w:val="125"/>
              <w:rPr>
                <w:rFonts w:ascii="Times New Roman" w:hAnsi="Times New Roman"/>
                <w:sz w:val="18"/>
              </w:rPr>
            </w:pPr>
            <w:r>
              <w:rPr>
                <w:rFonts w:ascii="Times New Roman" w:hAnsi="Times New Roman"/>
                <w:sz w:val="18"/>
              </w:rPr>
              <w:t>1</w:t>
            </w:r>
          </w:p>
        </w:tc>
        <w:tc>
          <w:tcPr>
            <w:tcW w:w="2432" w:type="dxa"/>
            <w:vAlign w:val="center"/>
          </w:tcPr>
          <w:p w14:paraId="0040009B">
            <w:pPr>
              <w:pStyle w:val="125"/>
              <w:rPr>
                <w:rFonts w:ascii="Times New Roman" w:hAnsi="Times New Roman"/>
                <w:sz w:val="18"/>
              </w:rPr>
            </w:pPr>
            <w:r>
              <w:rPr>
                <w:rFonts w:ascii="Times New Roman" w:hAnsi="Times New Roman"/>
                <w:sz w:val="18"/>
              </w:rPr>
              <w:t>接收的发现列表报文数量</w:t>
            </w:r>
          </w:p>
        </w:tc>
      </w:tr>
      <w:tr w14:paraId="5CFB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9414606">
            <w:pPr>
              <w:pStyle w:val="125"/>
              <w:rPr>
                <w:rFonts w:ascii="Times New Roman" w:hAnsi="Times New Roman"/>
                <w:sz w:val="18"/>
              </w:rPr>
            </w:pPr>
            <w:r>
              <w:rPr>
                <w:rFonts w:ascii="Times New Roman" w:hAnsi="Times New Roman"/>
                <w:sz w:val="18"/>
              </w:rPr>
              <w:t>接收发现列表数1</w:t>
            </w:r>
          </w:p>
        </w:tc>
        <w:tc>
          <w:tcPr>
            <w:tcW w:w="1021" w:type="dxa"/>
            <w:vAlign w:val="center"/>
          </w:tcPr>
          <w:p w14:paraId="174250D7">
            <w:pPr>
              <w:pStyle w:val="125"/>
              <w:rPr>
                <w:rFonts w:ascii="Times New Roman" w:hAnsi="Times New Roman"/>
                <w:sz w:val="18"/>
              </w:rPr>
            </w:pPr>
            <w:r>
              <w:rPr>
                <w:rFonts w:ascii="Times New Roman" w:hAnsi="Times New Roman"/>
                <w:sz w:val="18"/>
              </w:rPr>
              <w:t>1</w:t>
            </w:r>
          </w:p>
        </w:tc>
        <w:tc>
          <w:tcPr>
            <w:tcW w:w="1842" w:type="dxa"/>
            <w:vAlign w:val="center"/>
          </w:tcPr>
          <w:p w14:paraId="308E9883">
            <w:pPr>
              <w:pStyle w:val="125"/>
              <w:rPr>
                <w:rFonts w:ascii="Times New Roman" w:hAnsi="Times New Roman"/>
                <w:sz w:val="18"/>
              </w:rPr>
            </w:pPr>
            <w:r>
              <w:rPr>
                <w:rFonts w:ascii="Times New Roman" w:hAnsi="Times New Roman"/>
                <w:sz w:val="18"/>
              </w:rPr>
              <w:t>1</w:t>
            </w:r>
          </w:p>
        </w:tc>
        <w:tc>
          <w:tcPr>
            <w:tcW w:w="2432" w:type="dxa"/>
            <w:vAlign w:val="center"/>
          </w:tcPr>
          <w:p w14:paraId="1A42606E">
            <w:pPr>
              <w:pStyle w:val="125"/>
              <w:rPr>
                <w:rFonts w:ascii="Times New Roman" w:hAnsi="Times New Roman"/>
                <w:sz w:val="18"/>
              </w:rPr>
            </w:pPr>
            <w:r>
              <w:rPr>
                <w:rFonts w:ascii="Times New Roman" w:hAnsi="Times New Roman"/>
                <w:sz w:val="18"/>
              </w:rPr>
              <w:t>接收的发现列表报文数量</w:t>
            </w:r>
          </w:p>
        </w:tc>
      </w:tr>
      <w:tr w14:paraId="1FFB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0AC040E">
            <w:pPr>
              <w:pStyle w:val="125"/>
              <w:rPr>
                <w:rFonts w:ascii="Times New Roman" w:hAnsi="Times New Roman"/>
                <w:sz w:val="18"/>
              </w:rPr>
            </w:pPr>
            <w:r>
              <w:rPr>
                <w:rFonts w:ascii="Times New Roman" w:hAnsi="Times New Roman"/>
                <w:sz w:val="18"/>
              </w:rPr>
              <w:t>…</w:t>
            </w:r>
          </w:p>
        </w:tc>
        <w:tc>
          <w:tcPr>
            <w:tcW w:w="1021" w:type="dxa"/>
            <w:vAlign w:val="center"/>
          </w:tcPr>
          <w:p w14:paraId="0F702BDD">
            <w:pPr>
              <w:pStyle w:val="125"/>
              <w:rPr>
                <w:rFonts w:ascii="Times New Roman" w:hAnsi="Times New Roman"/>
                <w:sz w:val="18"/>
              </w:rPr>
            </w:pPr>
            <w:r>
              <w:rPr>
                <w:rFonts w:ascii="Times New Roman" w:hAnsi="Times New Roman"/>
                <w:sz w:val="18"/>
              </w:rPr>
              <w:t>…</w:t>
            </w:r>
          </w:p>
        </w:tc>
        <w:tc>
          <w:tcPr>
            <w:tcW w:w="1842" w:type="dxa"/>
            <w:vAlign w:val="center"/>
          </w:tcPr>
          <w:p w14:paraId="52A04BF5">
            <w:pPr>
              <w:pStyle w:val="125"/>
              <w:rPr>
                <w:rFonts w:ascii="Times New Roman" w:hAnsi="Times New Roman"/>
                <w:sz w:val="18"/>
              </w:rPr>
            </w:pPr>
            <w:r>
              <w:rPr>
                <w:rFonts w:ascii="Times New Roman" w:hAnsi="Times New Roman"/>
                <w:sz w:val="18"/>
              </w:rPr>
              <w:t>…</w:t>
            </w:r>
          </w:p>
        </w:tc>
        <w:tc>
          <w:tcPr>
            <w:tcW w:w="2432" w:type="dxa"/>
            <w:vAlign w:val="center"/>
          </w:tcPr>
          <w:p w14:paraId="51C760B3">
            <w:pPr>
              <w:pStyle w:val="125"/>
              <w:rPr>
                <w:rFonts w:ascii="Times New Roman" w:hAnsi="Times New Roman"/>
                <w:sz w:val="18"/>
              </w:rPr>
            </w:pPr>
            <w:r>
              <w:rPr>
                <w:rFonts w:ascii="Times New Roman" w:hAnsi="Times New Roman"/>
                <w:sz w:val="18"/>
              </w:rPr>
              <w:t>接收的发现列表报文数量</w:t>
            </w:r>
          </w:p>
        </w:tc>
      </w:tr>
      <w:tr w14:paraId="2633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4C79C19">
            <w:pPr>
              <w:pStyle w:val="125"/>
              <w:rPr>
                <w:rFonts w:ascii="Times New Roman" w:hAnsi="Times New Roman"/>
                <w:sz w:val="18"/>
              </w:rPr>
            </w:pPr>
            <w:r>
              <w:rPr>
                <w:rFonts w:ascii="Times New Roman" w:hAnsi="Times New Roman"/>
                <w:sz w:val="18"/>
              </w:rPr>
              <w:t>接收发现列表数N</w:t>
            </w:r>
          </w:p>
        </w:tc>
        <w:tc>
          <w:tcPr>
            <w:tcW w:w="1021" w:type="dxa"/>
            <w:vAlign w:val="center"/>
          </w:tcPr>
          <w:p w14:paraId="5BD3D6F7">
            <w:pPr>
              <w:pStyle w:val="125"/>
              <w:rPr>
                <w:rFonts w:ascii="Times New Roman" w:hAnsi="Times New Roman"/>
                <w:sz w:val="18"/>
              </w:rPr>
            </w:pPr>
            <w:r>
              <w:rPr>
                <w:rFonts w:ascii="Times New Roman" w:hAnsi="Times New Roman"/>
                <w:sz w:val="18"/>
              </w:rPr>
              <w:t>N</w:t>
            </w:r>
          </w:p>
        </w:tc>
        <w:tc>
          <w:tcPr>
            <w:tcW w:w="1842" w:type="dxa"/>
            <w:vAlign w:val="center"/>
          </w:tcPr>
          <w:p w14:paraId="7AF69B4E">
            <w:pPr>
              <w:pStyle w:val="125"/>
              <w:rPr>
                <w:rFonts w:ascii="Times New Roman" w:hAnsi="Times New Roman"/>
                <w:sz w:val="18"/>
              </w:rPr>
            </w:pPr>
            <w:r>
              <w:rPr>
                <w:rFonts w:ascii="Times New Roman" w:hAnsi="Times New Roman"/>
                <w:sz w:val="18"/>
              </w:rPr>
              <w:t>1</w:t>
            </w:r>
          </w:p>
        </w:tc>
        <w:tc>
          <w:tcPr>
            <w:tcW w:w="2432" w:type="dxa"/>
            <w:vAlign w:val="center"/>
          </w:tcPr>
          <w:p w14:paraId="4C8EB498">
            <w:pPr>
              <w:pStyle w:val="125"/>
              <w:rPr>
                <w:rFonts w:ascii="Times New Roman" w:hAnsi="Times New Roman"/>
                <w:sz w:val="18"/>
              </w:rPr>
            </w:pPr>
            <w:r>
              <w:rPr>
                <w:rFonts w:ascii="Times New Roman" w:hAnsi="Times New Roman"/>
                <w:sz w:val="18"/>
              </w:rPr>
              <w:t>接收的发现列表报文数量</w:t>
            </w:r>
          </w:p>
        </w:tc>
      </w:tr>
    </w:tbl>
    <w:p w14:paraId="50386E6A">
      <w:pPr>
        <w:pStyle w:val="50"/>
      </w:pPr>
      <w:bookmarkStart w:id="2553" w:name="_Toc397529601"/>
      <w:bookmarkStart w:id="2554" w:name="_Toc397528933"/>
      <w:bookmarkStart w:id="2555" w:name="_Toc403570328"/>
      <w:bookmarkStart w:id="2556" w:name="_Toc439785776"/>
      <w:bookmarkStart w:id="2557" w:name="_Toc402983410"/>
      <w:bookmarkStart w:id="2558" w:name="_Toc403585347"/>
      <w:bookmarkStart w:id="2559" w:name="_Toc408859922"/>
      <w:bookmarkStart w:id="2560" w:name="_Toc402982944"/>
      <w:bookmarkStart w:id="2561" w:name="_Toc399229035"/>
      <w:bookmarkStart w:id="2562" w:name="_Toc399259284"/>
      <w:bookmarkStart w:id="2563" w:name="_Toc402983876"/>
      <w:bookmarkStart w:id="2564" w:name="_Toc399757326"/>
      <w:bookmarkStart w:id="2565" w:name="_Toc389724841"/>
      <w:bookmarkStart w:id="2566" w:name="_Toc400798954"/>
      <w:bookmarkStart w:id="2567" w:name="_Toc405476689"/>
    </w:p>
    <w:p w14:paraId="3D26EDD6">
      <w:pPr>
        <w:pStyle w:val="57"/>
        <w:ind w:left="420" w:hanging="420"/>
      </w:pPr>
      <w:bookmarkStart w:id="2568" w:name="_Toc29085"/>
      <w:bookmarkStart w:id="2569" w:name="_Toc21189"/>
      <w:bookmarkStart w:id="2570" w:name="_Toc4975"/>
      <w:r>
        <w:t>通信成功率上报报文</w:t>
      </w:r>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p>
    <w:p w14:paraId="59C684A5">
      <w:pPr>
        <w:pStyle w:val="50"/>
      </w:pPr>
      <w:r>
        <w:t>通信成功率上报报文（</w:t>
      </w:r>
      <w:r>
        <w:rPr>
          <w:sz w:val="18"/>
          <w:szCs w:val="18"/>
          <w:lang w:val="zh-CN"/>
        </w:rPr>
        <w:t>MMeSuccessRateReport</w:t>
      </w:r>
      <w:r>
        <w:t>）格式的定义如</w:t>
      </w:r>
      <w:r>
        <w:fldChar w:fldCharType="begin"/>
      </w:r>
      <w:r>
        <w:instrText xml:space="preserve"> REF _Ref56774157 \h  \* MERGEFORMAT </w:instrText>
      </w:r>
      <w:r>
        <w:fldChar w:fldCharType="separate"/>
      </w:r>
      <w:r>
        <w:t>表 127</w:t>
      </w:r>
      <w:r>
        <w:fldChar w:fldCharType="end"/>
      </w:r>
      <w:r>
        <w:t>所示。</w:t>
      </w:r>
    </w:p>
    <w:p w14:paraId="6008D125">
      <w:pPr>
        <w:pStyle w:val="50"/>
      </w:pPr>
      <w:r>
        <w:t>本报文只需要由代理站点发送。</w:t>
      </w:r>
    </w:p>
    <w:p w14:paraId="6E03FA08">
      <w:pPr>
        <w:pStyle w:val="10"/>
      </w:pPr>
      <w:bookmarkStart w:id="2571" w:name="_Ref56774157"/>
      <w:bookmarkStart w:id="2572" w:name="_Toc405022562"/>
      <w:bookmarkStart w:id="2573" w:name="_Toc402983700"/>
      <w:bookmarkStart w:id="2574" w:name="_Toc408860259"/>
      <w:bookmarkStart w:id="2575" w:name="_Toc403570677"/>
      <w:bookmarkStart w:id="2576" w:name="_Toc399757670"/>
      <w:bookmarkStart w:id="2577" w:name="_Ref398998970"/>
      <w:bookmarkStart w:id="2578" w:name="_Toc405476984"/>
      <w:bookmarkStart w:id="2579" w:name="_Toc397529230"/>
      <w:bookmarkStart w:id="2580" w:name="_Toc402984166"/>
      <w:bookmarkStart w:id="2581" w:name="_Toc399259640"/>
      <w:bookmarkStart w:id="2582" w:name="_Toc402540152"/>
      <w:bookmarkStart w:id="2583" w:name="_Toc397529898"/>
      <w:bookmarkStart w:id="2584" w:name="_Toc399229444"/>
      <w:bookmarkStart w:id="2585" w:name="_Toc402983234"/>
      <w:r>
        <w:t xml:space="preserve">表 </w:t>
      </w:r>
      <w:r>
        <w:fldChar w:fldCharType="begin"/>
      </w:r>
      <w:r>
        <w:instrText xml:space="preserve"> SEQ 表 \* ARABIC </w:instrText>
      </w:r>
      <w:r>
        <w:fldChar w:fldCharType="separate"/>
      </w:r>
      <w:r>
        <w:t>127</w:t>
      </w:r>
      <w:r>
        <w:fldChar w:fldCharType="end"/>
      </w:r>
      <w:bookmarkEnd w:id="2571"/>
      <w:r>
        <w:rPr>
          <w:rFonts w:hint="eastAsia"/>
        </w:rPr>
        <w:t xml:space="preserve"> </w:t>
      </w:r>
      <w:r>
        <w:t>通信成功率上报报文格式</w:t>
      </w:r>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93"/>
      </w:tblGrid>
      <w:tr w14:paraId="554C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3E37EAA">
            <w:pPr>
              <w:pStyle w:val="125"/>
              <w:rPr>
                <w:rFonts w:ascii="Times New Roman" w:hAnsi="Times New Roman"/>
                <w:sz w:val="18"/>
              </w:rPr>
            </w:pPr>
            <w:r>
              <w:rPr>
                <w:rFonts w:ascii="Times New Roman" w:hAnsi="Times New Roman"/>
                <w:sz w:val="18"/>
              </w:rPr>
              <w:t>字段</w:t>
            </w:r>
          </w:p>
        </w:tc>
        <w:tc>
          <w:tcPr>
            <w:tcW w:w="1661" w:type="dxa"/>
            <w:vAlign w:val="center"/>
          </w:tcPr>
          <w:p w14:paraId="568C083D">
            <w:pPr>
              <w:pStyle w:val="125"/>
              <w:rPr>
                <w:rFonts w:ascii="Times New Roman" w:hAnsi="Times New Roman"/>
                <w:sz w:val="18"/>
              </w:rPr>
            </w:pPr>
            <w:r>
              <w:rPr>
                <w:rFonts w:ascii="Times New Roman" w:hAnsi="Times New Roman"/>
                <w:sz w:val="18"/>
              </w:rPr>
              <w:t>字节号</w:t>
            </w:r>
          </w:p>
        </w:tc>
        <w:tc>
          <w:tcPr>
            <w:tcW w:w="1793" w:type="dxa"/>
            <w:vAlign w:val="center"/>
          </w:tcPr>
          <w:p w14:paraId="54454171">
            <w:pPr>
              <w:pStyle w:val="125"/>
              <w:rPr>
                <w:rFonts w:ascii="Times New Roman" w:hAnsi="Times New Roman"/>
                <w:sz w:val="18"/>
              </w:rPr>
            </w:pPr>
            <w:r>
              <w:rPr>
                <w:rFonts w:ascii="Times New Roman" w:hAnsi="Times New Roman"/>
                <w:sz w:val="18"/>
              </w:rPr>
              <w:t>字段大小(字节)</w:t>
            </w:r>
          </w:p>
        </w:tc>
      </w:tr>
      <w:tr w14:paraId="1658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78187C3">
            <w:pPr>
              <w:pStyle w:val="125"/>
              <w:rPr>
                <w:rFonts w:ascii="Times New Roman" w:hAnsi="Times New Roman"/>
                <w:sz w:val="18"/>
              </w:rPr>
            </w:pPr>
            <w:r>
              <w:rPr>
                <w:rFonts w:ascii="Times New Roman" w:hAnsi="Times New Roman"/>
                <w:sz w:val="18"/>
              </w:rPr>
              <w:t>TEI</w:t>
            </w:r>
          </w:p>
        </w:tc>
        <w:tc>
          <w:tcPr>
            <w:tcW w:w="1661" w:type="dxa"/>
            <w:vAlign w:val="center"/>
          </w:tcPr>
          <w:p w14:paraId="18B8EFC8">
            <w:pPr>
              <w:pStyle w:val="125"/>
              <w:rPr>
                <w:rFonts w:ascii="Times New Roman" w:hAnsi="Times New Roman"/>
                <w:sz w:val="18"/>
              </w:rPr>
            </w:pPr>
            <w:r>
              <w:rPr>
                <w:rFonts w:ascii="Times New Roman" w:hAnsi="Times New Roman"/>
                <w:sz w:val="18"/>
              </w:rPr>
              <w:t>0-1</w:t>
            </w:r>
          </w:p>
        </w:tc>
        <w:tc>
          <w:tcPr>
            <w:tcW w:w="1793" w:type="dxa"/>
            <w:vAlign w:val="center"/>
          </w:tcPr>
          <w:p w14:paraId="2053A3B2">
            <w:pPr>
              <w:pStyle w:val="125"/>
              <w:rPr>
                <w:rFonts w:ascii="Times New Roman" w:hAnsi="Times New Roman"/>
                <w:sz w:val="18"/>
              </w:rPr>
            </w:pPr>
            <w:r>
              <w:rPr>
                <w:rFonts w:ascii="Times New Roman" w:hAnsi="Times New Roman"/>
                <w:sz w:val="18"/>
              </w:rPr>
              <w:t>2</w:t>
            </w:r>
          </w:p>
        </w:tc>
      </w:tr>
      <w:tr w14:paraId="327F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FB5AA97">
            <w:pPr>
              <w:pStyle w:val="125"/>
              <w:rPr>
                <w:rFonts w:ascii="Times New Roman" w:hAnsi="Times New Roman"/>
                <w:sz w:val="18"/>
              </w:rPr>
            </w:pPr>
            <w:r>
              <w:rPr>
                <w:rFonts w:ascii="Times New Roman" w:hAnsi="Times New Roman"/>
                <w:sz w:val="18"/>
              </w:rPr>
              <w:t>站点总数</w:t>
            </w:r>
          </w:p>
        </w:tc>
        <w:tc>
          <w:tcPr>
            <w:tcW w:w="1661" w:type="dxa"/>
            <w:vAlign w:val="center"/>
          </w:tcPr>
          <w:p w14:paraId="5C0C6AC4">
            <w:pPr>
              <w:pStyle w:val="125"/>
              <w:rPr>
                <w:rFonts w:ascii="Times New Roman" w:hAnsi="Times New Roman"/>
                <w:sz w:val="18"/>
              </w:rPr>
            </w:pPr>
            <w:r>
              <w:rPr>
                <w:rFonts w:ascii="Times New Roman" w:hAnsi="Times New Roman"/>
                <w:sz w:val="18"/>
              </w:rPr>
              <w:t>2-3</w:t>
            </w:r>
          </w:p>
        </w:tc>
        <w:tc>
          <w:tcPr>
            <w:tcW w:w="1793" w:type="dxa"/>
            <w:vAlign w:val="center"/>
          </w:tcPr>
          <w:p w14:paraId="0724CB8B">
            <w:pPr>
              <w:pStyle w:val="125"/>
              <w:rPr>
                <w:rFonts w:ascii="Times New Roman" w:hAnsi="Times New Roman"/>
                <w:sz w:val="18"/>
              </w:rPr>
            </w:pPr>
            <w:r>
              <w:rPr>
                <w:rFonts w:ascii="Times New Roman" w:hAnsi="Times New Roman"/>
                <w:sz w:val="18"/>
              </w:rPr>
              <w:t>2</w:t>
            </w:r>
          </w:p>
        </w:tc>
      </w:tr>
      <w:tr w14:paraId="3292A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03DF7E3">
            <w:pPr>
              <w:pStyle w:val="125"/>
              <w:rPr>
                <w:rFonts w:ascii="Times New Roman" w:hAnsi="Times New Roman"/>
                <w:sz w:val="18"/>
              </w:rPr>
            </w:pPr>
            <w:r>
              <w:rPr>
                <w:rFonts w:ascii="Times New Roman" w:hAnsi="Times New Roman"/>
                <w:sz w:val="18"/>
              </w:rPr>
              <w:t>通信成功率信息</w:t>
            </w:r>
          </w:p>
        </w:tc>
        <w:tc>
          <w:tcPr>
            <w:tcW w:w="1661" w:type="dxa"/>
            <w:vAlign w:val="center"/>
          </w:tcPr>
          <w:p w14:paraId="43ED5056">
            <w:pPr>
              <w:pStyle w:val="125"/>
              <w:rPr>
                <w:rFonts w:ascii="Times New Roman" w:hAnsi="Times New Roman"/>
                <w:sz w:val="18"/>
              </w:rPr>
            </w:pPr>
            <w:r>
              <w:rPr>
                <w:rFonts w:ascii="Times New Roman" w:hAnsi="Times New Roman"/>
                <w:sz w:val="18"/>
              </w:rPr>
              <w:t>可变长</w:t>
            </w:r>
          </w:p>
        </w:tc>
        <w:tc>
          <w:tcPr>
            <w:tcW w:w="1793" w:type="dxa"/>
            <w:vAlign w:val="center"/>
          </w:tcPr>
          <w:p w14:paraId="32FCFC46">
            <w:pPr>
              <w:pStyle w:val="125"/>
              <w:rPr>
                <w:rFonts w:ascii="Times New Roman" w:hAnsi="Times New Roman"/>
                <w:sz w:val="18"/>
              </w:rPr>
            </w:pPr>
            <w:r>
              <w:rPr>
                <w:rFonts w:ascii="Times New Roman" w:hAnsi="Times New Roman"/>
                <w:sz w:val="18"/>
              </w:rPr>
              <w:t>可变长</w:t>
            </w:r>
          </w:p>
        </w:tc>
      </w:tr>
    </w:tbl>
    <w:p w14:paraId="362F6C49">
      <w:pPr>
        <w:pStyle w:val="50"/>
      </w:pPr>
      <w:bookmarkStart w:id="2586" w:name="_Toc397528934"/>
      <w:bookmarkStart w:id="2587" w:name="_Toc397529602"/>
      <w:bookmarkStart w:id="2588" w:name="_Toc389724842"/>
      <w:bookmarkStart w:id="2589" w:name="_Toc399229036"/>
      <w:bookmarkStart w:id="2590" w:name="_Toc408859923"/>
      <w:bookmarkStart w:id="2591" w:name="_Toc403570329"/>
    </w:p>
    <w:p w14:paraId="584B9502">
      <w:pPr>
        <w:pStyle w:val="67"/>
      </w:pPr>
      <w:bookmarkStart w:id="2592" w:name="_Toc28805"/>
      <w:bookmarkStart w:id="2593" w:name="_Toc28690"/>
      <w:bookmarkStart w:id="2594" w:name="_Toc11136"/>
      <w:r>
        <w:t>T</w:t>
      </w:r>
      <w:bookmarkEnd w:id="2586"/>
      <w:bookmarkEnd w:id="2587"/>
      <w:bookmarkEnd w:id="2588"/>
      <w:r>
        <w:t>EI</w:t>
      </w:r>
      <w:bookmarkEnd w:id="2589"/>
      <w:bookmarkEnd w:id="2590"/>
      <w:bookmarkEnd w:id="2591"/>
      <w:bookmarkEnd w:id="2592"/>
      <w:bookmarkEnd w:id="2593"/>
      <w:bookmarkEnd w:id="2594"/>
    </w:p>
    <w:p w14:paraId="7D8DEAA8">
      <w:pPr>
        <w:pStyle w:val="50"/>
      </w:pPr>
      <w:r>
        <w:t>表示代理站点自身的设备标识TEI。通信成功率报文，由代理站点发送。</w:t>
      </w:r>
    </w:p>
    <w:p w14:paraId="1AE67854">
      <w:pPr>
        <w:pStyle w:val="67"/>
      </w:pPr>
      <w:bookmarkStart w:id="2595" w:name="_Toc408859924"/>
      <w:bookmarkStart w:id="2596" w:name="_Toc403570330"/>
      <w:bookmarkStart w:id="2597" w:name="_Toc389724843"/>
      <w:bookmarkStart w:id="2598" w:name="_Toc397528935"/>
      <w:bookmarkStart w:id="2599" w:name="_Toc9563"/>
      <w:bookmarkStart w:id="2600" w:name="_Toc399229037"/>
      <w:bookmarkStart w:id="2601" w:name="_Toc27564"/>
      <w:bookmarkStart w:id="2602" w:name="_Toc7172"/>
      <w:bookmarkStart w:id="2603" w:name="_Toc397529603"/>
      <w:r>
        <w:t>站点总数</w:t>
      </w:r>
      <w:bookmarkEnd w:id="2595"/>
      <w:bookmarkEnd w:id="2596"/>
      <w:bookmarkEnd w:id="2597"/>
      <w:bookmarkEnd w:id="2598"/>
      <w:bookmarkEnd w:id="2599"/>
      <w:bookmarkEnd w:id="2600"/>
      <w:bookmarkEnd w:id="2601"/>
      <w:bookmarkEnd w:id="2602"/>
      <w:bookmarkEnd w:id="2603"/>
    </w:p>
    <w:p w14:paraId="34D07A68">
      <w:pPr>
        <w:pStyle w:val="50"/>
      </w:pPr>
      <w:r>
        <w:t>表示代理站点的子站点个数。同时也是通信成功率信息字段中STA表项的数目。</w:t>
      </w:r>
    </w:p>
    <w:p w14:paraId="095E155D">
      <w:pPr>
        <w:pStyle w:val="67"/>
      </w:pPr>
      <w:bookmarkStart w:id="2604" w:name="_Toc403570331"/>
      <w:bookmarkStart w:id="2605" w:name="_Toc399229038"/>
      <w:bookmarkStart w:id="2606" w:name="_Toc4242"/>
      <w:bookmarkStart w:id="2607" w:name="_Toc29391"/>
      <w:bookmarkStart w:id="2608" w:name="_Toc408859925"/>
      <w:bookmarkStart w:id="2609" w:name="_Toc4239"/>
      <w:r>
        <w:t>通信成功率信息</w:t>
      </w:r>
      <w:bookmarkEnd w:id="2604"/>
      <w:bookmarkEnd w:id="2605"/>
      <w:bookmarkEnd w:id="2606"/>
      <w:bookmarkEnd w:id="2607"/>
      <w:bookmarkEnd w:id="2608"/>
      <w:bookmarkEnd w:id="2609"/>
    </w:p>
    <w:p w14:paraId="796B9286">
      <w:pPr>
        <w:pStyle w:val="50"/>
      </w:pPr>
      <w:r>
        <w:t>表示通信成功率信息，包含了代理站点的每个子站点的通信成功率。通信成功率信息字段中，每个STA成功率信息的定义如</w:t>
      </w:r>
      <w:r>
        <w:fldChar w:fldCharType="begin"/>
      </w:r>
      <w:r>
        <w:instrText xml:space="preserve"> REF _Ref56774247 \h  \* MERGEFORMAT </w:instrText>
      </w:r>
      <w:r>
        <w:fldChar w:fldCharType="separate"/>
      </w:r>
      <w:r>
        <w:t>表 128</w:t>
      </w:r>
      <w:r>
        <w:fldChar w:fldCharType="end"/>
      </w:r>
      <w:r>
        <w:t>所示。</w:t>
      </w:r>
    </w:p>
    <w:p w14:paraId="291112A3">
      <w:pPr>
        <w:pStyle w:val="10"/>
      </w:pPr>
      <w:bookmarkStart w:id="2610" w:name="_Ref56774247"/>
      <w:bookmarkStart w:id="2611" w:name="_Toc402983235"/>
      <w:bookmarkStart w:id="2612" w:name="_Toc403570678"/>
      <w:bookmarkStart w:id="2613" w:name="_Toc399757671"/>
      <w:bookmarkStart w:id="2614" w:name="_Toc399229445"/>
      <w:bookmarkStart w:id="2615" w:name="_Toc397529231"/>
      <w:bookmarkStart w:id="2616" w:name="_Ref398998988"/>
      <w:bookmarkStart w:id="2617" w:name="_Toc402984167"/>
      <w:bookmarkStart w:id="2618" w:name="_Toc397529899"/>
      <w:bookmarkStart w:id="2619" w:name="_Toc402983701"/>
      <w:bookmarkStart w:id="2620" w:name="_Toc405476985"/>
      <w:bookmarkStart w:id="2621" w:name="_Toc399259641"/>
      <w:bookmarkStart w:id="2622" w:name="_Toc402540153"/>
      <w:bookmarkStart w:id="2623" w:name="_Toc405022563"/>
      <w:bookmarkStart w:id="2624" w:name="_Toc408860260"/>
      <w:r>
        <w:t xml:space="preserve">表 </w:t>
      </w:r>
      <w:r>
        <w:fldChar w:fldCharType="begin"/>
      </w:r>
      <w:r>
        <w:instrText xml:space="preserve"> SEQ 表 \* ARABIC </w:instrText>
      </w:r>
      <w:r>
        <w:fldChar w:fldCharType="separate"/>
      </w:r>
      <w:r>
        <w:t>128</w:t>
      </w:r>
      <w:r>
        <w:fldChar w:fldCharType="end"/>
      </w:r>
      <w:bookmarkEnd w:id="2610"/>
      <w:r>
        <w:t xml:space="preserve"> 成功率信息</w:t>
      </w:r>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93"/>
        <w:gridCol w:w="1841"/>
      </w:tblGrid>
      <w:tr w14:paraId="6143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FC9F139">
            <w:pPr>
              <w:pStyle w:val="125"/>
              <w:rPr>
                <w:rFonts w:ascii="Times New Roman" w:hAnsi="Times New Roman"/>
                <w:sz w:val="18"/>
              </w:rPr>
            </w:pPr>
            <w:r>
              <w:rPr>
                <w:rFonts w:ascii="Times New Roman" w:hAnsi="Times New Roman"/>
                <w:sz w:val="18"/>
              </w:rPr>
              <w:t>字段</w:t>
            </w:r>
          </w:p>
        </w:tc>
        <w:tc>
          <w:tcPr>
            <w:tcW w:w="1661" w:type="dxa"/>
            <w:vAlign w:val="center"/>
          </w:tcPr>
          <w:p w14:paraId="001C4390">
            <w:pPr>
              <w:pStyle w:val="125"/>
              <w:rPr>
                <w:rFonts w:ascii="Times New Roman" w:hAnsi="Times New Roman"/>
                <w:sz w:val="18"/>
              </w:rPr>
            </w:pPr>
            <w:r>
              <w:rPr>
                <w:rFonts w:ascii="Times New Roman" w:hAnsi="Times New Roman"/>
                <w:sz w:val="18"/>
              </w:rPr>
              <w:t>字节数</w:t>
            </w:r>
          </w:p>
        </w:tc>
        <w:tc>
          <w:tcPr>
            <w:tcW w:w="1793" w:type="dxa"/>
            <w:vAlign w:val="center"/>
          </w:tcPr>
          <w:p w14:paraId="61CBD462">
            <w:pPr>
              <w:pStyle w:val="125"/>
              <w:rPr>
                <w:rFonts w:ascii="Times New Roman" w:hAnsi="Times New Roman"/>
                <w:sz w:val="18"/>
              </w:rPr>
            </w:pPr>
            <w:r>
              <w:rPr>
                <w:rFonts w:ascii="Times New Roman" w:hAnsi="Times New Roman"/>
                <w:sz w:val="18"/>
              </w:rPr>
              <w:t>字段大小(字节)</w:t>
            </w:r>
          </w:p>
        </w:tc>
        <w:tc>
          <w:tcPr>
            <w:tcW w:w="1841" w:type="dxa"/>
            <w:vAlign w:val="center"/>
          </w:tcPr>
          <w:p w14:paraId="5635526E">
            <w:pPr>
              <w:pStyle w:val="125"/>
              <w:rPr>
                <w:rFonts w:ascii="Times New Roman" w:hAnsi="Times New Roman"/>
                <w:sz w:val="18"/>
              </w:rPr>
            </w:pPr>
            <w:r>
              <w:rPr>
                <w:rFonts w:ascii="Times New Roman" w:hAnsi="Times New Roman"/>
                <w:sz w:val="18"/>
              </w:rPr>
              <w:t>定义</w:t>
            </w:r>
          </w:p>
        </w:tc>
      </w:tr>
      <w:tr w14:paraId="6387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56B741">
            <w:pPr>
              <w:pStyle w:val="125"/>
              <w:rPr>
                <w:rFonts w:ascii="Times New Roman" w:hAnsi="Times New Roman"/>
                <w:sz w:val="18"/>
              </w:rPr>
            </w:pPr>
            <w:r>
              <w:rPr>
                <w:rFonts w:ascii="Times New Roman" w:hAnsi="Times New Roman"/>
                <w:sz w:val="18"/>
              </w:rPr>
              <w:t>站点的TEI</w:t>
            </w:r>
          </w:p>
        </w:tc>
        <w:tc>
          <w:tcPr>
            <w:tcW w:w="1661" w:type="dxa"/>
            <w:vAlign w:val="center"/>
          </w:tcPr>
          <w:p w14:paraId="2909CFC6">
            <w:pPr>
              <w:pStyle w:val="125"/>
              <w:rPr>
                <w:rFonts w:ascii="Times New Roman" w:hAnsi="Times New Roman"/>
                <w:sz w:val="18"/>
              </w:rPr>
            </w:pPr>
            <w:r>
              <w:rPr>
                <w:rFonts w:ascii="Times New Roman" w:hAnsi="Times New Roman"/>
                <w:sz w:val="18"/>
              </w:rPr>
              <w:t>0-1</w:t>
            </w:r>
          </w:p>
        </w:tc>
        <w:tc>
          <w:tcPr>
            <w:tcW w:w="1793" w:type="dxa"/>
            <w:vAlign w:val="center"/>
          </w:tcPr>
          <w:p w14:paraId="6166C542">
            <w:pPr>
              <w:pStyle w:val="125"/>
              <w:rPr>
                <w:rFonts w:ascii="Times New Roman" w:hAnsi="Times New Roman"/>
                <w:sz w:val="18"/>
              </w:rPr>
            </w:pPr>
            <w:r>
              <w:rPr>
                <w:rFonts w:ascii="Times New Roman" w:hAnsi="Times New Roman"/>
                <w:sz w:val="18"/>
              </w:rPr>
              <w:t>2</w:t>
            </w:r>
          </w:p>
        </w:tc>
        <w:tc>
          <w:tcPr>
            <w:tcW w:w="1841" w:type="dxa"/>
            <w:vAlign w:val="center"/>
          </w:tcPr>
          <w:p w14:paraId="5C73143C">
            <w:pPr>
              <w:pStyle w:val="125"/>
              <w:rPr>
                <w:rFonts w:ascii="Times New Roman" w:hAnsi="Times New Roman"/>
                <w:sz w:val="18"/>
              </w:rPr>
            </w:pPr>
            <w:r>
              <w:rPr>
                <w:rFonts w:ascii="Times New Roman" w:hAnsi="Times New Roman"/>
                <w:sz w:val="18"/>
              </w:rPr>
              <w:t>站点的TEI</w:t>
            </w:r>
          </w:p>
        </w:tc>
      </w:tr>
      <w:tr w14:paraId="61C5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07DA382">
            <w:pPr>
              <w:pStyle w:val="125"/>
              <w:rPr>
                <w:rFonts w:ascii="Times New Roman" w:hAnsi="Times New Roman"/>
                <w:sz w:val="18"/>
              </w:rPr>
            </w:pPr>
            <w:r>
              <w:rPr>
                <w:rFonts w:ascii="Times New Roman" w:hAnsi="Times New Roman"/>
                <w:sz w:val="18"/>
              </w:rPr>
              <w:t>下行通信成功率</w:t>
            </w:r>
          </w:p>
        </w:tc>
        <w:tc>
          <w:tcPr>
            <w:tcW w:w="1661" w:type="dxa"/>
            <w:vAlign w:val="center"/>
          </w:tcPr>
          <w:p w14:paraId="60ECFB4C">
            <w:pPr>
              <w:pStyle w:val="125"/>
              <w:rPr>
                <w:rFonts w:ascii="Times New Roman" w:hAnsi="Times New Roman"/>
                <w:sz w:val="18"/>
              </w:rPr>
            </w:pPr>
            <w:r>
              <w:rPr>
                <w:rFonts w:ascii="Times New Roman" w:hAnsi="Times New Roman"/>
                <w:sz w:val="18"/>
              </w:rPr>
              <w:t>2</w:t>
            </w:r>
          </w:p>
        </w:tc>
        <w:tc>
          <w:tcPr>
            <w:tcW w:w="1793" w:type="dxa"/>
            <w:vAlign w:val="center"/>
          </w:tcPr>
          <w:p w14:paraId="4114ED19">
            <w:pPr>
              <w:pStyle w:val="125"/>
              <w:rPr>
                <w:rFonts w:ascii="Times New Roman" w:hAnsi="Times New Roman"/>
                <w:sz w:val="18"/>
              </w:rPr>
            </w:pPr>
            <w:r>
              <w:rPr>
                <w:rFonts w:ascii="Times New Roman" w:hAnsi="Times New Roman"/>
                <w:sz w:val="18"/>
              </w:rPr>
              <w:t>1</w:t>
            </w:r>
          </w:p>
        </w:tc>
        <w:tc>
          <w:tcPr>
            <w:tcW w:w="1841" w:type="dxa"/>
            <w:vAlign w:val="center"/>
          </w:tcPr>
          <w:p w14:paraId="12AC609E">
            <w:pPr>
              <w:pStyle w:val="125"/>
              <w:rPr>
                <w:rFonts w:ascii="Times New Roman" w:hAnsi="Times New Roman"/>
                <w:sz w:val="18"/>
              </w:rPr>
            </w:pPr>
            <w:r>
              <w:rPr>
                <w:rFonts w:ascii="Times New Roman" w:hAnsi="Times New Roman"/>
                <w:sz w:val="18"/>
              </w:rPr>
              <w:t>下行通信成功率</w:t>
            </w:r>
          </w:p>
        </w:tc>
      </w:tr>
      <w:tr w14:paraId="5702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EA7EE99">
            <w:pPr>
              <w:pStyle w:val="125"/>
              <w:rPr>
                <w:rFonts w:ascii="Times New Roman" w:hAnsi="Times New Roman"/>
                <w:sz w:val="18"/>
              </w:rPr>
            </w:pPr>
            <w:r>
              <w:rPr>
                <w:rFonts w:ascii="Times New Roman" w:hAnsi="Times New Roman"/>
                <w:sz w:val="18"/>
              </w:rPr>
              <w:t>上行通信成功率</w:t>
            </w:r>
          </w:p>
        </w:tc>
        <w:tc>
          <w:tcPr>
            <w:tcW w:w="1661" w:type="dxa"/>
            <w:vAlign w:val="center"/>
          </w:tcPr>
          <w:p w14:paraId="644DEE24">
            <w:pPr>
              <w:pStyle w:val="125"/>
              <w:rPr>
                <w:rFonts w:ascii="Times New Roman" w:hAnsi="Times New Roman"/>
                <w:sz w:val="18"/>
              </w:rPr>
            </w:pPr>
            <w:r>
              <w:rPr>
                <w:rFonts w:ascii="Times New Roman" w:hAnsi="Times New Roman"/>
                <w:sz w:val="18"/>
              </w:rPr>
              <w:t>3</w:t>
            </w:r>
          </w:p>
        </w:tc>
        <w:tc>
          <w:tcPr>
            <w:tcW w:w="1793" w:type="dxa"/>
            <w:vAlign w:val="center"/>
          </w:tcPr>
          <w:p w14:paraId="6A0FA994">
            <w:pPr>
              <w:pStyle w:val="125"/>
              <w:rPr>
                <w:rFonts w:ascii="Times New Roman" w:hAnsi="Times New Roman"/>
                <w:sz w:val="18"/>
              </w:rPr>
            </w:pPr>
            <w:r>
              <w:rPr>
                <w:rFonts w:ascii="Times New Roman" w:hAnsi="Times New Roman"/>
                <w:sz w:val="18"/>
              </w:rPr>
              <w:t>1</w:t>
            </w:r>
          </w:p>
        </w:tc>
        <w:tc>
          <w:tcPr>
            <w:tcW w:w="1841" w:type="dxa"/>
            <w:vAlign w:val="center"/>
          </w:tcPr>
          <w:p w14:paraId="51358694">
            <w:pPr>
              <w:pStyle w:val="125"/>
              <w:rPr>
                <w:rFonts w:ascii="Times New Roman" w:hAnsi="Times New Roman"/>
                <w:sz w:val="18"/>
              </w:rPr>
            </w:pPr>
            <w:r>
              <w:rPr>
                <w:rFonts w:ascii="Times New Roman" w:hAnsi="Times New Roman"/>
                <w:sz w:val="18"/>
              </w:rPr>
              <w:t>上行通信成功率</w:t>
            </w:r>
          </w:p>
        </w:tc>
      </w:tr>
    </w:tbl>
    <w:p w14:paraId="07AAD191">
      <w:pPr>
        <w:pStyle w:val="50"/>
      </w:pPr>
      <w:bookmarkStart w:id="2625" w:name="_Toc399229039"/>
      <w:bookmarkStart w:id="2626" w:name="_Toc397529605"/>
      <w:bookmarkStart w:id="2627" w:name="_Toc397528937"/>
      <w:bookmarkStart w:id="2628" w:name="_Toc403570332"/>
    </w:p>
    <w:p w14:paraId="4D044B71">
      <w:pPr>
        <w:pStyle w:val="67"/>
      </w:pPr>
      <w:bookmarkStart w:id="2629" w:name="_Toc16071"/>
      <w:bookmarkStart w:id="2630" w:name="_Toc5591"/>
      <w:bookmarkStart w:id="2631" w:name="_Toc25652"/>
      <w:r>
        <w:t>站点的TEI</w:t>
      </w:r>
      <w:bookmarkEnd w:id="2625"/>
      <w:bookmarkEnd w:id="2626"/>
      <w:bookmarkEnd w:id="2627"/>
      <w:bookmarkEnd w:id="2628"/>
      <w:bookmarkEnd w:id="2629"/>
      <w:bookmarkEnd w:id="2630"/>
      <w:bookmarkEnd w:id="2631"/>
    </w:p>
    <w:p w14:paraId="2CAF0B01">
      <w:pPr>
        <w:pStyle w:val="50"/>
      </w:pPr>
      <w:r>
        <w:t>表示子站点的设备标识。</w:t>
      </w:r>
    </w:p>
    <w:p w14:paraId="7BCA8D01">
      <w:pPr>
        <w:pStyle w:val="67"/>
      </w:pPr>
      <w:bookmarkStart w:id="2632" w:name="_Toc397528938"/>
      <w:bookmarkStart w:id="2633" w:name="_Toc32195"/>
      <w:bookmarkStart w:id="2634" w:name="_Toc403570333"/>
      <w:bookmarkStart w:id="2635" w:name="_Toc397529606"/>
      <w:bookmarkStart w:id="2636" w:name="_Toc6035"/>
      <w:bookmarkStart w:id="2637" w:name="_Toc399229040"/>
      <w:r>
        <w:t>下行通信成功率（DownCommRate）</w:t>
      </w:r>
      <w:bookmarkEnd w:id="2632"/>
      <w:bookmarkEnd w:id="2633"/>
      <w:bookmarkEnd w:id="2634"/>
      <w:bookmarkEnd w:id="2635"/>
      <w:bookmarkEnd w:id="2636"/>
      <w:bookmarkEnd w:id="2637"/>
    </w:p>
    <w:p w14:paraId="5F9D8725">
      <w:pPr>
        <w:pStyle w:val="50"/>
      </w:pPr>
      <w:r>
        <w:t>表示代理站点到子站点的下行通信成功率。</w:t>
      </w:r>
    </w:p>
    <w:p w14:paraId="0EAEA17C">
      <w:pPr>
        <w:pStyle w:val="67"/>
      </w:pPr>
      <w:bookmarkStart w:id="2638" w:name="_Toc32080"/>
      <w:bookmarkStart w:id="2639" w:name="_Toc403570334"/>
      <w:bookmarkStart w:id="2640" w:name="_Toc23638"/>
      <w:bookmarkStart w:id="2641" w:name="_Toc399229041"/>
      <w:bookmarkStart w:id="2642" w:name="_Toc397528939"/>
      <w:bookmarkStart w:id="2643" w:name="_Toc24072"/>
      <w:bookmarkStart w:id="2644" w:name="_Toc397529607"/>
      <w:r>
        <w:t>上行通信成功率（UpCommRate）</w:t>
      </w:r>
      <w:bookmarkEnd w:id="2638"/>
      <w:bookmarkEnd w:id="2639"/>
      <w:bookmarkEnd w:id="2640"/>
      <w:bookmarkEnd w:id="2641"/>
      <w:bookmarkEnd w:id="2642"/>
      <w:bookmarkEnd w:id="2643"/>
      <w:bookmarkEnd w:id="2644"/>
    </w:p>
    <w:p w14:paraId="3A7489D6">
      <w:pPr>
        <w:pStyle w:val="50"/>
      </w:pPr>
      <w:r>
        <w:t>表示子站点到代理站点的上行通信成功率。</w:t>
      </w:r>
    </w:p>
    <w:p w14:paraId="33423F1C">
      <w:pPr>
        <w:pStyle w:val="57"/>
        <w:ind w:left="420" w:hanging="420"/>
      </w:pPr>
      <w:bookmarkStart w:id="2645" w:name="_Toc29270"/>
      <w:bookmarkStart w:id="2646" w:name="_Toc2366"/>
      <w:bookmarkStart w:id="2647" w:name="_Toc17594"/>
      <w:r>
        <w:rPr>
          <w:rFonts w:hint="eastAsia"/>
        </w:rPr>
        <w:t>网络冲突上报报文</w:t>
      </w:r>
    </w:p>
    <w:p w14:paraId="1E1FE4C1">
      <w:pPr>
        <w:pStyle w:val="50"/>
      </w:pPr>
      <w:r>
        <w:rPr>
          <w:rFonts w:hint="eastAsia"/>
        </w:rPr>
        <w:t>网络冲突</w:t>
      </w:r>
      <w:r>
        <w:t>上报报文（MMeNetworkConflictReport）格式的定义如</w:t>
      </w:r>
      <w:r>
        <w:fldChar w:fldCharType="begin"/>
      </w:r>
      <w:r>
        <w:instrText xml:space="preserve"> REF _Ref5961 \h  \* MERGEFORMAT </w:instrText>
      </w:r>
      <w:r>
        <w:fldChar w:fldCharType="separate"/>
      </w:r>
      <w:r>
        <w:t>表 129</w:t>
      </w:r>
      <w:r>
        <w:fldChar w:fldCharType="end"/>
      </w:r>
      <w:r>
        <w:t>所示。</w:t>
      </w:r>
      <w:r>
        <w:rPr>
          <w:rFonts w:hint="eastAsia"/>
        </w:rPr>
        <w:t>该报文在STA识别出存在NID重复后，上报至CCO，CCO可根据冲突网络信息进行NID调整</w:t>
      </w:r>
      <w:r>
        <w:t>。</w:t>
      </w:r>
    </w:p>
    <w:p w14:paraId="60C7E449">
      <w:pPr>
        <w:pStyle w:val="10"/>
      </w:pPr>
      <w:bookmarkStart w:id="2648" w:name="_Ref5961"/>
      <w:r>
        <w:t xml:space="preserve">表 </w:t>
      </w:r>
      <w:r>
        <w:fldChar w:fldCharType="begin"/>
      </w:r>
      <w:r>
        <w:instrText xml:space="preserve"> SEQ 表 \* ARABIC </w:instrText>
      </w:r>
      <w:r>
        <w:fldChar w:fldCharType="separate"/>
      </w:r>
      <w:r>
        <w:t>129</w:t>
      </w:r>
      <w:r>
        <w:fldChar w:fldCharType="end"/>
      </w:r>
      <w:bookmarkEnd w:id="2648"/>
      <w:r>
        <w:rPr>
          <w:rFonts w:hint="eastAsia"/>
        </w:rPr>
        <w:t xml:space="preserve"> 网络冲突上报报文</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93"/>
      </w:tblGrid>
      <w:tr w14:paraId="1F23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52F412">
            <w:pPr>
              <w:pStyle w:val="125"/>
              <w:rPr>
                <w:rFonts w:ascii="Times New Roman" w:hAnsi="Times New Roman"/>
                <w:sz w:val="18"/>
                <w:szCs w:val="18"/>
              </w:rPr>
            </w:pPr>
            <w:r>
              <w:rPr>
                <w:rFonts w:ascii="Times New Roman" w:hAnsi="Times New Roman"/>
                <w:sz w:val="18"/>
                <w:szCs w:val="18"/>
              </w:rPr>
              <w:t>字段</w:t>
            </w:r>
          </w:p>
        </w:tc>
        <w:tc>
          <w:tcPr>
            <w:tcW w:w="1661" w:type="dxa"/>
            <w:vAlign w:val="center"/>
          </w:tcPr>
          <w:p w14:paraId="34CA175F">
            <w:pPr>
              <w:pStyle w:val="125"/>
              <w:rPr>
                <w:rFonts w:ascii="Times New Roman" w:hAnsi="Times New Roman"/>
                <w:sz w:val="18"/>
                <w:szCs w:val="18"/>
              </w:rPr>
            </w:pPr>
            <w:r>
              <w:rPr>
                <w:rFonts w:ascii="Times New Roman" w:hAnsi="Times New Roman"/>
                <w:sz w:val="18"/>
                <w:szCs w:val="18"/>
              </w:rPr>
              <w:t>字节号</w:t>
            </w:r>
          </w:p>
        </w:tc>
        <w:tc>
          <w:tcPr>
            <w:tcW w:w="1793" w:type="dxa"/>
            <w:vAlign w:val="center"/>
          </w:tcPr>
          <w:p w14:paraId="009C4D1F">
            <w:pPr>
              <w:pStyle w:val="125"/>
              <w:rPr>
                <w:rFonts w:ascii="Times New Roman" w:hAnsi="Times New Roman"/>
                <w:sz w:val="18"/>
                <w:szCs w:val="18"/>
              </w:rPr>
            </w:pPr>
            <w:r>
              <w:rPr>
                <w:rFonts w:ascii="Times New Roman" w:hAnsi="Times New Roman"/>
                <w:sz w:val="18"/>
                <w:szCs w:val="18"/>
              </w:rPr>
              <w:t>字段大小</w:t>
            </w:r>
            <w:r>
              <w:rPr>
                <w:rFonts w:hint="eastAsia" w:ascii="Times New Roman" w:hAnsi="Times New Roman"/>
                <w:sz w:val="18"/>
                <w:szCs w:val="18"/>
              </w:rPr>
              <w:t>（字节）</w:t>
            </w:r>
          </w:p>
        </w:tc>
      </w:tr>
      <w:tr w14:paraId="0A62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restart"/>
            <w:vAlign w:val="center"/>
          </w:tcPr>
          <w:p w14:paraId="61376A7F">
            <w:pPr>
              <w:pStyle w:val="125"/>
              <w:rPr>
                <w:rFonts w:ascii="Times New Roman" w:hAnsi="Times New Roman"/>
                <w:sz w:val="18"/>
                <w:szCs w:val="18"/>
              </w:rPr>
            </w:pPr>
            <w:r>
              <w:rPr>
                <w:rFonts w:hint="eastAsia" w:ascii="Times New Roman" w:hAnsi="Times New Roman"/>
                <w:sz w:val="18"/>
                <w:szCs w:val="18"/>
              </w:rPr>
              <w:t xml:space="preserve">冲突网络CCO </w:t>
            </w:r>
            <w:r>
              <w:rPr>
                <w:rFonts w:ascii="Times New Roman" w:hAnsi="Times New Roman"/>
                <w:sz w:val="18"/>
                <w:szCs w:val="18"/>
              </w:rPr>
              <w:t>MAC地址</w:t>
            </w:r>
          </w:p>
        </w:tc>
        <w:tc>
          <w:tcPr>
            <w:tcW w:w="1661" w:type="dxa"/>
            <w:vAlign w:val="center"/>
          </w:tcPr>
          <w:p w14:paraId="6A7265CC">
            <w:pPr>
              <w:pStyle w:val="125"/>
              <w:rPr>
                <w:rFonts w:ascii="Times New Roman" w:hAnsi="Times New Roman"/>
                <w:sz w:val="18"/>
                <w:szCs w:val="18"/>
              </w:rPr>
            </w:pPr>
            <w:r>
              <w:rPr>
                <w:rFonts w:ascii="Times New Roman" w:hAnsi="Times New Roman"/>
                <w:sz w:val="18"/>
                <w:szCs w:val="18"/>
              </w:rPr>
              <w:t>0</w:t>
            </w:r>
          </w:p>
        </w:tc>
        <w:tc>
          <w:tcPr>
            <w:tcW w:w="1793" w:type="dxa"/>
            <w:vMerge w:val="restart"/>
            <w:vAlign w:val="center"/>
          </w:tcPr>
          <w:p w14:paraId="6369DAE5">
            <w:pPr>
              <w:pStyle w:val="125"/>
              <w:rPr>
                <w:rFonts w:ascii="Times New Roman" w:hAnsi="Times New Roman"/>
                <w:sz w:val="18"/>
                <w:szCs w:val="18"/>
              </w:rPr>
            </w:pPr>
            <w:r>
              <w:rPr>
                <w:rFonts w:hint="eastAsia" w:ascii="Times New Roman" w:hAnsi="Times New Roman"/>
                <w:sz w:val="18"/>
                <w:szCs w:val="18"/>
              </w:rPr>
              <w:t>6</w:t>
            </w:r>
          </w:p>
        </w:tc>
      </w:tr>
      <w:tr w14:paraId="2E58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continue"/>
            <w:vAlign w:val="center"/>
          </w:tcPr>
          <w:p w14:paraId="32896A84">
            <w:pPr>
              <w:pStyle w:val="125"/>
              <w:rPr>
                <w:rFonts w:ascii="Times New Roman" w:hAnsi="Times New Roman"/>
                <w:sz w:val="18"/>
                <w:szCs w:val="18"/>
              </w:rPr>
            </w:pPr>
          </w:p>
        </w:tc>
        <w:tc>
          <w:tcPr>
            <w:tcW w:w="1661" w:type="dxa"/>
            <w:vAlign w:val="center"/>
          </w:tcPr>
          <w:p w14:paraId="0DA25651">
            <w:pPr>
              <w:pStyle w:val="125"/>
              <w:rPr>
                <w:rFonts w:ascii="Times New Roman" w:hAnsi="Times New Roman"/>
                <w:sz w:val="18"/>
                <w:szCs w:val="18"/>
              </w:rPr>
            </w:pPr>
            <w:r>
              <w:rPr>
                <w:rFonts w:hint="eastAsia" w:ascii="Times New Roman" w:hAnsi="Times New Roman"/>
                <w:sz w:val="18"/>
                <w:szCs w:val="18"/>
              </w:rPr>
              <w:t>1</w:t>
            </w:r>
          </w:p>
        </w:tc>
        <w:tc>
          <w:tcPr>
            <w:tcW w:w="1793" w:type="dxa"/>
            <w:vMerge w:val="continue"/>
            <w:vAlign w:val="center"/>
          </w:tcPr>
          <w:p w14:paraId="34D90DA0">
            <w:pPr>
              <w:pStyle w:val="125"/>
              <w:rPr>
                <w:rFonts w:ascii="Times New Roman" w:hAnsi="Times New Roman"/>
                <w:sz w:val="18"/>
                <w:szCs w:val="18"/>
              </w:rPr>
            </w:pPr>
          </w:p>
        </w:tc>
      </w:tr>
      <w:tr w14:paraId="4E84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continue"/>
            <w:vAlign w:val="center"/>
          </w:tcPr>
          <w:p w14:paraId="2B6B64BB">
            <w:pPr>
              <w:pStyle w:val="125"/>
              <w:rPr>
                <w:rFonts w:ascii="Times New Roman" w:hAnsi="Times New Roman"/>
                <w:sz w:val="18"/>
                <w:szCs w:val="18"/>
              </w:rPr>
            </w:pPr>
          </w:p>
        </w:tc>
        <w:tc>
          <w:tcPr>
            <w:tcW w:w="1661" w:type="dxa"/>
            <w:vAlign w:val="center"/>
          </w:tcPr>
          <w:p w14:paraId="07FD316C">
            <w:pPr>
              <w:pStyle w:val="125"/>
              <w:rPr>
                <w:rFonts w:ascii="Times New Roman" w:hAnsi="Times New Roman"/>
                <w:sz w:val="18"/>
                <w:szCs w:val="18"/>
              </w:rPr>
            </w:pPr>
            <w:r>
              <w:rPr>
                <w:rFonts w:hint="eastAsia" w:ascii="Times New Roman" w:hAnsi="Times New Roman"/>
                <w:sz w:val="18"/>
                <w:szCs w:val="18"/>
              </w:rPr>
              <w:t>2</w:t>
            </w:r>
          </w:p>
        </w:tc>
        <w:tc>
          <w:tcPr>
            <w:tcW w:w="1793" w:type="dxa"/>
            <w:vMerge w:val="continue"/>
            <w:vAlign w:val="center"/>
          </w:tcPr>
          <w:p w14:paraId="6084151B">
            <w:pPr>
              <w:pStyle w:val="125"/>
              <w:rPr>
                <w:rFonts w:ascii="Times New Roman" w:hAnsi="Times New Roman"/>
                <w:sz w:val="18"/>
                <w:szCs w:val="18"/>
              </w:rPr>
            </w:pPr>
          </w:p>
        </w:tc>
      </w:tr>
      <w:tr w14:paraId="5B6C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continue"/>
            <w:vAlign w:val="center"/>
          </w:tcPr>
          <w:p w14:paraId="1BCE4AFD">
            <w:pPr>
              <w:pStyle w:val="125"/>
              <w:rPr>
                <w:rFonts w:ascii="Times New Roman" w:hAnsi="Times New Roman"/>
                <w:sz w:val="18"/>
                <w:szCs w:val="18"/>
              </w:rPr>
            </w:pPr>
          </w:p>
        </w:tc>
        <w:tc>
          <w:tcPr>
            <w:tcW w:w="1661" w:type="dxa"/>
            <w:vAlign w:val="center"/>
          </w:tcPr>
          <w:p w14:paraId="39FAC556">
            <w:pPr>
              <w:pStyle w:val="125"/>
              <w:rPr>
                <w:rFonts w:ascii="Times New Roman" w:hAnsi="Times New Roman"/>
                <w:sz w:val="18"/>
                <w:szCs w:val="18"/>
              </w:rPr>
            </w:pPr>
            <w:r>
              <w:rPr>
                <w:rFonts w:hint="eastAsia" w:ascii="Times New Roman" w:hAnsi="Times New Roman"/>
                <w:sz w:val="18"/>
                <w:szCs w:val="18"/>
              </w:rPr>
              <w:t>3</w:t>
            </w:r>
          </w:p>
        </w:tc>
        <w:tc>
          <w:tcPr>
            <w:tcW w:w="1793" w:type="dxa"/>
            <w:vMerge w:val="continue"/>
            <w:vAlign w:val="center"/>
          </w:tcPr>
          <w:p w14:paraId="39A09534">
            <w:pPr>
              <w:pStyle w:val="125"/>
              <w:rPr>
                <w:rFonts w:ascii="Times New Roman" w:hAnsi="Times New Roman"/>
                <w:sz w:val="18"/>
                <w:szCs w:val="18"/>
              </w:rPr>
            </w:pPr>
          </w:p>
        </w:tc>
      </w:tr>
      <w:tr w14:paraId="3CAA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continue"/>
            <w:vAlign w:val="center"/>
          </w:tcPr>
          <w:p w14:paraId="7E62C79D">
            <w:pPr>
              <w:pStyle w:val="125"/>
              <w:rPr>
                <w:rFonts w:ascii="Times New Roman" w:hAnsi="Times New Roman"/>
                <w:sz w:val="18"/>
                <w:szCs w:val="18"/>
              </w:rPr>
            </w:pPr>
          </w:p>
        </w:tc>
        <w:tc>
          <w:tcPr>
            <w:tcW w:w="1661" w:type="dxa"/>
            <w:vAlign w:val="center"/>
          </w:tcPr>
          <w:p w14:paraId="7301111D">
            <w:pPr>
              <w:pStyle w:val="125"/>
              <w:rPr>
                <w:rFonts w:ascii="Times New Roman" w:hAnsi="Times New Roman"/>
                <w:sz w:val="18"/>
                <w:szCs w:val="18"/>
              </w:rPr>
            </w:pPr>
            <w:r>
              <w:rPr>
                <w:rFonts w:hint="eastAsia" w:ascii="Times New Roman" w:hAnsi="Times New Roman"/>
                <w:sz w:val="18"/>
                <w:szCs w:val="18"/>
              </w:rPr>
              <w:t>4</w:t>
            </w:r>
          </w:p>
        </w:tc>
        <w:tc>
          <w:tcPr>
            <w:tcW w:w="1793" w:type="dxa"/>
            <w:vMerge w:val="continue"/>
            <w:vAlign w:val="center"/>
          </w:tcPr>
          <w:p w14:paraId="748919A3">
            <w:pPr>
              <w:pStyle w:val="125"/>
              <w:rPr>
                <w:rFonts w:ascii="Times New Roman" w:hAnsi="Times New Roman"/>
                <w:sz w:val="18"/>
                <w:szCs w:val="18"/>
              </w:rPr>
            </w:pPr>
          </w:p>
        </w:tc>
      </w:tr>
      <w:tr w14:paraId="07D1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Merge w:val="continue"/>
            <w:vAlign w:val="center"/>
          </w:tcPr>
          <w:p w14:paraId="01C7965F">
            <w:pPr>
              <w:pStyle w:val="125"/>
              <w:rPr>
                <w:rFonts w:ascii="Times New Roman" w:hAnsi="Times New Roman"/>
                <w:sz w:val="18"/>
                <w:szCs w:val="18"/>
              </w:rPr>
            </w:pPr>
          </w:p>
        </w:tc>
        <w:tc>
          <w:tcPr>
            <w:tcW w:w="1661" w:type="dxa"/>
            <w:vAlign w:val="center"/>
          </w:tcPr>
          <w:p w14:paraId="3B0ED870">
            <w:pPr>
              <w:pStyle w:val="125"/>
              <w:rPr>
                <w:rFonts w:ascii="Times New Roman" w:hAnsi="Times New Roman"/>
                <w:sz w:val="18"/>
                <w:szCs w:val="18"/>
              </w:rPr>
            </w:pPr>
            <w:r>
              <w:rPr>
                <w:rFonts w:hint="eastAsia" w:ascii="Times New Roman" w:hAnsi="Times New Roman"/>
                <w:sz w:val="18"/>
                <w:szCs w:val="18"/>
              </w:rPr>
              <w:t>5</w:t>
            </w:r>
          </w:p>
        </w:tc>
        <w:tc>
          <w:tcPr>
            <w:tcW w:w="1793" w:type="dxa"/>
            <w:vMerge w:val="continue"/>
            <w:vAlign w:val="center"/>
          </w:tcPr>
          <w:p w14:paraId="2C03AC55">
            <w:pPr>
              <w:pStyle w:val="125"/>
              <w:rPr>
                <w:rFonts w:ascii="Times New Roman" w:hAnsi="Times New Roman"/>
                <w:sz w:val="18"/>
                <w:szCs w:val="18"/>
              </w:rPr>
            </w:pPr>
          </w:p>
        </w:tc>
      </w:tr>
      <w:tr w14:paraId="627B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B758146">
            <w:pPr>
              <w:pStyle w:val="125"/>
              <w:rPr>
                <w:rFonts w:ascii="Times New Roman" w:hAnsi="Times New Roman"/>
                <w:sz w:val="18"/>
                <w:szCs w:val="18"/>
              </w:rPr>
            </w:pPr>
            <w:r>
              <w:rPr>
                <w:rFonts w:hint="eastAsia" w:ascii="Times New Roman" w:hAnsi="Times New Roman"/>
                <w:sz w:val="18"/>
                <w:szCs w:val="18"/>
              </w:rPr>
              <w:t>邻居网络个数</w:t>
            </w:r>
          </w:p>
        </w:tc>
        <w:tc>
          <w:tcPr>
            <w:tcW w:w="1661" w:type="dxa"/>
            <w:vAlign w:val="center"/>
          </w:tcPr>
          <w:p w14:paraId="5326C9CE">
            <w:pPr>
              <w:pStyle w:val="125"/>
              <w:rPr>
                <w:rFonts w:ascii="Times New Roman" w:hAnsi="Times New Roman"/>
                <w:sz w:val="18"/>
                <w:szCs w:val="18"/>
              </w:rPr>
            </w:pPr>
            <w:r>
              <w:rPr>
                <w:rFonts w:hint="eastAsia" w:ascii="Times New Roman" w:hAnsi="Times New Roman"/>
                <w:sz w:val="18"/>
                <w:szCs w:val="18"/>
              </w:rPr>
              <w:t>6</w:t>
            </w:r>
          </w:p>
        </w:tc>
        <w:tc>
          <w:tcPr>
            <w:tcW w:w="1793" w:type="dxa"/>
            <w:vAlign w:val="center"/>
          </w:tcPr>
          <w:p w14:paraId="6835E76A">
            <w:pPr>
              <w:pStyle w:val="125"/>
              <w:rPr>
                <w:rFonts w:ascii="Times New Roman" w:hAnsi="Times New Roman"/>
                <w:sz w:val="18"/>
                <w:szCs w:val="18"/>
              </w:rPr>
            </w:pPr>
            <w:r>
              <w:rPr>
                <w:rFonts w:hint="eastAsia" w:ascii="Times New Roman" w:hAnsi="Times New Roman"/>
                <w:sz w:val="18"/>
                <w:szCs w:val="18"/>
              </w:rPr>
              <w:t>1</w:t>
            </w:r>
          </w:p>
        </w:tc>
      </w:tr>
      <w:tr w14:paraId="7EFAA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C9BFE71">
            <w:pPr>
              <w:pStyle w:val="125"/>
              <w:rPr>
                <w:rFonts w:ascii="Times New Roman" w:hAnsi="Times New Roman"/>
                <w:sz w:val="18"/>
                <w:szCs w:val="18"/>
              </w:rPr>
            </w:pPr>
            <w:r>
              <w:rPr>
                <w:rFonts w:hint="eastAsia" w:ascii="Times New Roman" w:hAnsi="Times New Roman"/>
                <w:sz w:val="18"/>
                <w:szCs w:val="18"/>
              </w:rPr>
              <w:t>邻居网络SNID位图</w:t>
            </w:r>
          </w:p>
        </w:tc>
        <w:tc>
          <w:tcPr>
            <w:tcW w:w="1661" w:type="dxa"/>
            <w:vAlign w:val="center"/>
          </w:tcPr>
          <w:p w14:paraId="6BF06902">
            <w:pPr>
              <w:pStyle w:val="125"/>
              <w:rPr>
                <w:rFonts w:ascii="Times New Roman" w:hAnsi="Times New Roman"/>
                <w:sz w:val="18"/>
                <w:szCs w:val="18"/>
              </w:rPr>
            </w:pPr>
            <w:r>
              <w:rPr>
                <w:rFonts w:hint="eastAsia" w:ascii="Times New Roman" w:hAnsi="Times New Roman"/>
                <w:sz w:val="18"/>
                <w:szCs w:val="18"/>
              </w:rPr>
              <w:t>7-8</w:t>
            </w:r>
          </w:p>
        </w:tc>
        <w:tc>
          <w:tcPr>
            <w:tcW w:w="1793" w:type="dxa"/>
            <w:vAlign w:val="center"/>
          </w:tcPr>
          <w:p w14:paraId="3EE9CC16">
            <w:pPr>
              <w:pStyle w:val="125"/>
              <w:rPr>
                <w:rFonts w:ascii="Times New Roman" w:hAnsi="Times New Roman"/>
                <w:sz w:val="18"/>
                <w:szCs w:val="18"/>
              </w:rPr>
            </w:pPr>
            <w:r>
              <w:rPr>
                <w:rFonts w:hint="eastAsia" w:ascii="Times New Roman" w:hAnsi="Times New Roman"/>
                <w:sz w:val="18"/>
                <w:szCs w:val="18"/>
              </w:rPr>
              <w:t>2</w:t>
            </w:r>
          </w:p>
        </w:tc>
      </w:tr>
    </w:tbl>
    <w:p w14:paraId="2AFF0CC0">
      <w:pPr>
        <w:pStyle w:val="67"/>
      </w:pPr>
      <w:r>
        <w:rPr>
          <w:rFonts w:hint="eastAsia"/>
        </w:rPr>
        <w:t>CCO MAC地址</w:t>
      </w:r>
    </w:p>
    <w:p w14:paraId="3097D93F">
      <w:pPr>
        <w:pStyle w:val="50"/>
      </w:pPr>
      <w:r>
        <w:rPr>
          <w:rFonts w:hint="eastAsia"/>
        </w:rPr>
        <w:t>表示与本网络发生冲突的邻居网络的CCO MAC地址</w:t>
      </w:r>
      <w:r>
        <w:t>。</w:t>
      </w:r>
    </w:p>
    <w:p w14:paraId="26E6CC4D">
      <w:pPr>
        <w:pStyle w:val="67"/>
      </w:pPr>
      <w:r>
        <w:rPr>
          <w:rFonts w:hint="eastAsia"/>
        </w:rPr>
        <w:t>邻居网络个数</w:t>
      </w:r>
    </w:p>
    <w:p w14:paraId="1ED3A070">
      <w:pPr>
        <w:pStyle w:val="50"/>
      </w:pPr>
      <w:r>
        <w:rPr>
          <w:rFonts w:hint="eastAsia"/>
        </w:rPr>
        <w:t>周边可见邻居网络的个数。</w:t>
      </w:r>
    </w:p>
    <w:p w14:paraId="5A74B89E">
      <w:pPr>
        <w:pStyle w:val="67"/>
      </w:pPr>
      <w:r>
        <w:rPr>
          <w:rFonts w:hint="eastAsia"/>
        </w:rPr>
        <w:t>邻居网络SNI</w:t>
      </w:r>
      <w:r>
        <w:t>D</w:t>
      </w:r>
      <w:r>
        <w:rPr>
          <w:rFonts w:hint="eastAsia"/>
        </w:rPr>
        <w:t>位图</w:t>
      </w:r>
    </w:p>
    <w:p w14:paraId="191CFFA2">
      <w:pPr>
        <w:pStyle w:val="50"/>
      </w:pPr>
      <w:r>
        <w:rPr>
          <w:rFonts w:hint="eastAsia"/>
        </w:rPr>
        <w:t>周边可见邻居SNID占用情况构成的位图，例如1bit置位，表明可探测到周边SNID为1的网络。</w:t>
      </w:r>
    </w:p>
    <w:p w14:paraId="1467C195">
      <w:pPr>
        <w:pStyle w:val="57"/>
        <w:ind w:left="420" w:hanging="420"/>
      </w:pPr>
      <w:r>
        <w:t>过零NTB采集指示报文</w:t>
      </w:r>
      <w:bookmarkEnd w:id="2645"/>
      <w:bookmarkEnd w:id="2646"/>
      <w:bookmarkEnd w:id="2647"/>
    </w:p>
    <w:p w14:paraId="0A0025BE">
      <w:pPr>
        <w:pStyle w:val="50"/>
      </w:pPr>
      <w:r>
        <w:t>过零NTB采集指示报文（</w:t>
      </w:r>
      <w:r>
        <w:rPr>
          <w:sz w:val="18"/>
          <w:szCs w:val="18"/>
        </w:rPr>
        <w:t>MMeZeroCrossNTBCollectInd</w:t>
      </w:r>
      <w:r>
        <w:t>）格式的定义如</w:t>
      </w:r>
      <w:r>
        <w:fldChar w:fldCharType="begin"/>
      </w:r>
      <w:r>
        <w:instrText xml:space="preserve"> REF _Ref56774260 \h  \* MERGEFORMAT </w:instrText>
      </w:r>
      <w:r>
        <w:fldChar w:fldCharType="separate"/>
      </w:r>
      <w:r>
        <w:t>表 130</w:t>
      </w:r>
      <w:r>
        <w:fldChar w:fldCharType="end"/>
      </w:r>
      <w:r>
        <w:t>所示。</w:t>
      </w:r>
    </w:p>
    <w:p w14:paraId="2971BAE7">
      <w:pPr>
        <w:pStyle w:val="50"/>
      </w:pPr>
      <w:r>
        <w:t>本报文由CCO创建发送。</w:t>
      </w:r>
    </w:p>
    <w:p w14:paraId="46E17B24">
      <w:pPr>
        <w:pStyle w:val="10"/>
      </w:pPr>
      <w:bookmarkStart w:id="2649" w:name="_Ref56774260"/>
      <w:r>
        <w:t xml:space="preserve">表 </w:t>
      </w:r>
      <w:r>
        <w:fldChar w:fldCharType="begin"/>
      </w:r>
      <w:r>
        <w:instrText xml:space="preserve"> SEQ 表 \* ARABIC </w:instrText>
      </w:r>
      <w:r>
        <w:fldChar w:fldCharType="separate"/>
      </w:r>
      <w:r>
        <w:t>130</w:t>
      </w:r>
      <w:r>
        <w:fldChar w:fldCharType="end"/>
      </w:r>
      <w:bookmarkEnd w:id="2649"/>
      <w:r>
        <w:t xml:space="preserve"> 过零NTB采集指示报文格式</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93"/>
      </w:tblGrid>
      <w:tr w14:paraId="526F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F76A513">
            <w:pPr>
              <w:pStyle w:val="125"/>
              <w:rPr>
                <w:rFonts w:ascii="Times New Roman" w:hAnsi="Times New Roman"/>
                <w:sz w:val="18"/>
              </w:rPr>
            </w:pPr>
            <w:r>
              <w:rPr>
                <w:rFonts w:ascii="Times New Roman" w:hAnsi="Times New Roman"/>
                <w:sz w:val="18"/>
              </w:rPr>
              <w:t>字段</w:t>
            </w:r>
          </w:p>
        </w:tc>
        <w:tc>
          <w:tcPr>
            <w:tcW w:w="1661" w:type="dxa"/>
            <w:vAlign w:val="center"/>
          </w:tcPr>
          <w:p w14:paraId="7BFAB71F">
            <w:pPr>
              <w:pStyle w:val="125"/>
              <w:rPr>
                <w:rFonts w:ascii="Times New Roman" w:hAnsi="Times New Roman"/>
                <w:sz w:val="18"/>
              </w:rPr>
            </w:pPr>
            <w:r>
              <w:rPr>
                <w:rFonts w:ascii="Times New Roman" w:hAnsi="Times New Roman"/>
                <w:sz w:val="18"/>
              </w:rPr>
              <w:t>字节号</w:t>
            </w:r>
          </w:p>
        </w:tc>
        <w:tc>
          <w:tcPr>
            <w:tcW w:w="1793" w:type="dxa"/>
            <w:vAlign w:val="center"/>
          </w:tcPr>
          <w:p w14:paraId="7CF317A2">
            <w:pPr>
              <w:pStyle w:val="125"/>
              <w:rPr>
                <w:rFonts w:ascii="Times New Roman" w:hAnsi="Times New Roman"/>
                <w:sz w:val="18"/>
              </w:rPr>
            </w:pPr>
            <w:r>
              <w:rPr>
                <w:rFonts w:ascii="Times New Roman" w:hAnsi="Times New Roman"/>
                <w:sz w:val="18"/>
              </w:rPr>
              <w:t>字段大小(字节)</w:t>
            </w:r>
          </w:p>
        </w:tc>
      </w:tr>
      <w:tr w14:paraId="1C58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9D93BFE">
            <w:pPr>
              <w:pStyle w:val="125"/>
              <w:rPr>
                <w:rFonts w:ascii="Times New Roman" w:hAnsi="Times New Roman"/>
                <w:sz w:val="18"/>
              </w:rPr>
            </w:pPr>
            <w:r>
              <w:rPr>
                <w:rFonts w:ascii="Times New Roman" w:hAnsi="Times New Roman"/>
                <w:sz w:val="18"/>
              </w:rPr>
              <w:t>站点TEI</w:t>
            </w:r>
          </w:p>
        </w:tc>
        <w:tc>
          <w:tcPr>
            <w:tcW w:w="1661" w:type="dxa"/>
            <w:vAlign w:val="center"/>
          </w:tcPr>
          <w:p w14:paraId="2ECD743E">
            <w:pPr>
              <w:pStyle w:val="125"/>
              <w:rPr>
                <w:rFonts w:ascii="Times New Roman" w:hAnsi="Times New Roman"/>
                <w:sz w:val="18"/>
              </w:rPr>
            </w:pPr>
            <w:r>
              <w:rPr>
                <w:rFonts w:ascii="Times New Roman" w:hAnsi="Times New Roman"/>
                <w:sz w:val="18"/>
              </w:rPr>
              <w:t>0-1</w:t>
            </w:r>
          </w:p>
        </w:tc>
        <w:tc>
          <w:tcPr>
            <w:tcW w:w="1793" w:type="dxa"/>
            <w:vAlign w:val="center"/>
          </w:tcPr>
          <w:p w14:paraId="4ACA02AA">
            <w:pPr>
              <w:pStyle w:val="125"/>
              <w:rPr>
                <w:rFonts w:ascii="Times New Roman" w:hAnsi="Times New Roman"/>
                <w:sz w:val="18"/>
              </w:rPr>
            </w:pPr>
            <w:r>
              <w:rPr>
                <w:rFonts w:ascii="Times New Roman" w:hAnsi="Times New Roman"/>
                <w:sz w:val="18"/>
              </w:rPr>
              <w:t>2</w:t>
            </w:r>
          </w:p>
        </w:tc>
      </w:tr>
      <w:tr w14:paraId="1236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E52AADC">
            <w:pPr>
              <w:pStyle w:val="125"/>
              <w:rPr>
                <w:rFonts w:ascii="Times New Roman" w:hAnsi="Times New Roman"/>
                <w:sz w:val="18"/>
              </w:rPr>
            </w:pPr>
            <w:r>
              <w:rPr>
                <w:rFonts w:ascii="Times New Roman" w:hAnsi="Times New Roman"/>
                <w:sz w:val="18"/>
              </w:rPr>
              <w:t>站点类型</w:t>
            </w:r>
          </w:p>
        </w:tc>
        <w:tc>
          <w:tcPr>
            <w:tcW w:w="1661" w:type="dxa"/>
            <w:vAlign w:val="center"/>
          </w:tcPr>
          <w:p w14:paraId="4C916975">
            <w:pPr>
              <w:pStyle w:val="125"/>
              <w:rPr>
                <w:rFonts w:ascii="Times New Roman" w:hAnsi="Times New Roman"/>
                <w:sz w:val="18"/>
              </w:rPr>
            </w:pPr>
            <w:r>
              <w:rPr>
                <w:rFonts w:ascii="Times New Roman" w:hAnsi="Times New Roman"/>
                <w:sz w:val="18"/>
              </w:rPr>
              <w:t>2</w:t>
            </w:r>
          </w:p>
        </w:tc>
        <w:tc>
          <w:tcPr>
            <w:tcW w:w="1793" w:type="dxa"/>
            <w:vAlign w:val="center"/>
          </w:tcPr>
          <w:p w14:paraId="58A7B8AF">
            <w:pPr>
              <w:pStyle w:val="125"/>
              <w:rPr>
                <w:rFonts w:ascii="Times New Roman" w:hAnsi="Times New Roman"/>
                <w:sz w:val="18"/>
              </w:rPr>
            </w:pPr>
            <w:r>
              <w:rPr>
                <w:rFonts w:ascii="Times New Roman" w:hAnsi="Times New Roman"/>
                <w:sz w:val="18"/>
              </w:rPr>
              <w:t>1</w:t>
            </w:r>
          </w:p>
        </w:tc>
      </w:tr>
      <w:tr w14:paraId="4605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56B1DFE">
            <w:pPr>
              <w:pStyle w:val="125"/>
              <w:rPr>
                <w:rFonts w:ascii="Times New Roman" w:hAnsi="Times New Roman"/>
                <w:sz w:val="18"/>
              </w:rPr>
            </w:pPr>
            <w:r>
              <w:rPr>
                <w:rFonts w:ascii="Times New Roman" w:hAnsi="Times New Roman"/>
                <w:sz w:val="18"/>
              </w:rPr>
              <w:t>采集周期</w:t>
            </w:r>
          </w:p>
        </w:tc>
        <w:tc>
          <w:tcPr>
            <w:tcW w:w="1661" w:type="dxa"/>
            <w:vAlign w:val="center"/>
          </w:tcPr>
          <w:p w14:paraId="0972F5CF">
            <w:pPr>
              <w:pStyle w:val="125"/>
              <w:rPr>
                <w:rFonts w:ascii="Times New Roman" w:hAnsi="Times New Roman"/>
                <w:sz w:val="18"/>
              </w:rPr>
            </w:pPr>
            <w:r>
              <w:rPr>
                <w:rFonts w:ascii="Times New Roman" w:hAnsi="Times New Roman"/>
                <w:sz w:val="18"/>
              </w:rPr>
              <w:t>3</w:t>
            </w:r>
          </w:p>
        </w:tc>
        <w:tc>
          <w:tcPr>
            <w:tcW w:w="1793" w:type="dxa"/>
            <w:vAlign w:val="center"/>
          </w:tcPr>
          <w:p w14:paraId="361958D4">
            <w:pPr>
              <w:pStyle w:val="125"/>
              <w:rPr>
                <w:rFonts w:ascii="Times New Roman" w:hAnsi="Times New Roman"/>
                <w:sz w:val="18"/>
              </w:rPr>
            </w:pPr>
            <w:r>
              <w:rPr>
                <w:rFonts w:ascii="Times New Roman" w:hAnsi="Times New Roman"/>
                <w:sz w:val="18"/>
              </w:rPr>
              <w:t>1</w:t>
            </w:r>
          </w:p>
        </w:tc>
      </w:tr>
      <w:tr w14:paraId="4F46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47010F5">
            <w:pPr>
              <w:pStyle w:val="125"/>
              <w:rPr>
                <w:rFonts w:ascii="Times New Roman" w:hAnsi="Times New Roman"/>
                <w:sz w:val="18"/>
              </w:rPr>
            </w:pPr>
            <w:r>
              <w:rPr>
                <w:rFonts w:ascii="Times New Roman" w:hAnsi="Times New Roman"/>
                <w:sz w:val="18"/>
              </w:rPr>
              <w:t>采集数量</w:t>
            </w:r>
          </w:p>
        </w:tc>
        <w:tc>
          <w:tcPr>
            <w:tcW w:w="1661" w:type="dxa"/>
            <w:vAlign w:val="center"/>
          </w:tcPr>
          <w:p w14:paraId="585194BC">
            <w:pPr>
              <w:pStyle w:val="125"/>
              <w:rPr>
                <w:rFonts w:ascii="Times New Roman" w:hAnsi="Times New Roman"/>
                <w:sz w:val="18"/>
              </w:rPr>
            </w:pPr>
            <w:r>
              <w:rPr>
                <w:rFonts w:ascii="Times New Roman" w:hAnsi="Times New Roman"/>
                <w:sz w:val="18"/>
              </w:rPr>
              <w:t>4</w:t>
            </w:r>
          </w:p>
        </w:tc>
        <w:tc>
          <w:tcPr>
            <w:tcW w:w="1793" w:type="dxa"/>
            <w:vAlign w:val="center"/>
          </w:tcPr>
          <w:p w14:paraId="479480D0">
            <w:pPr>
              <w:pStyle w:val="125"/>
              <w:rPr>
                <w:rFonts w:ascii="Times New Roman" w:hAnsi="Times New Roman"/>
                <w:sz w:val="18"/>
              </w:rPr>
            </w:pPr>
            <w:r>
              <w:rPr>
                <w:rFonts w:ascii="Times New Roman" w:hAnsi="Times New Roman"/>
                <w:sz w:val="18"/>
              </w:rPr>
              <w:t>1</w:t>
            </w:r>
          </w:p>
        </w:tc>
      </w:tr>
    </w:tbl>
    <w:p w14:paraId="5C94A4B9"/>
    <w:p w14:paraId="3FA979F7">
      <w:pPr>
        <w:pStyle w:val="67"/>
      </w:pPr>
      <w:bookmarkStart w:id="2650" w:name="_Toc27592"/>
      <w:bookmarkStart w:id="2651" w:name="_Toc11090"/>
      <w:bookmarkStart w:id="2652" w:name="_Toc15141"/>
      <w:r>
        <w:t>站点TEI</w:t>
      </w:r>
      <w:bookmarkEnd w:id="2650"/>
      <w:bookmarkEnd w:id="2651"/>
      <w:bookmarkEnd w:id="2652"/>
    </w:p>
    <w:p w14:paraId="6AFAB821">
      <w:pPr>
        <w:pStyle w:val="50"/>
      </w:pPr>
      <w:r>
        <w:t>需要进行过零NTB采集的站点TEI。</w:t>
      </w:r>
    </w:p>
    <w:p w14:paraId="6D207F26">
      <w:pPr>
        <w:pStyle w:val="50"/>
      </w:pPr>
      <w:r>
        <w:t>“站点TEI”只在“站点类型”为单站点采集时有效。当站点类型为全网站点时，站点TEI填写为0xFFFF。</w:t>
      </w:r>
    </w:p>
    <w:p w14:paraId="658AD7EA">
      <w:pPr>
        <w:pStyle w:val="67"/>
      </w:pPr>
      <w:bookmarkStart w:id="2653" w:name="_Toc6631"/>
      <w:bookmarkStart w:id="2654" w:name="_Toc21844"/>
      <w:bookmarkStart w:id="2655" w:name="_Toc14300"/>
      <w:r>
        <w:t>站点类型</w:t>
      </w:r>
      <w:bookmarkEnd w:id="2653"/>
      <w:bookmarkEnd w:id="2654"/>
      <w:bookmarkEnd w:id="2655"/>
    </w:p>
    <w:p w14:paraId="0F88D230">
      <w:pPr>
        <w:pStyle w:val="50"/>
      </w:pPr>
      <w:r>
        <w:t>指示需要进行过零NTB采集的站点，定义如</w:t>
      </w:r>
      <w:r>
        <w:fldChar w:fldCharType="begin"/>
      </w:r>
      <w:r>
        <w:instrText xml:space="preserve"> REF _Ref56774280 \h  \* MERGEFORMAT </w:instrText>
      </w:r>
      <w:r>
        <w:fldChar w:fldCharType="separate"/>
      </w:r>
      <w:r>
        <w:t>表 131</w:t>
      </w:r>
      <w:r>
        <w:fldChar w:fldCharType="end"/>
      </w:r>
      <w:r>
        <w:t>所示。</w:t>
      </w:r>
    </w:p>
    <w:p w14:paraId="6209473D">
      <w:pPr>
        <w:pStyle w:val="10"/>
      </w:pPr>
      <w:bookmarkStart w:id="2656" w:name="_Ref56774280"/>
      <w:r>
        <w:t xml:space="preserve">表 </w:t>
      </w:r>
      <w:r>
        <w:fldChar w:fldCharType="begin"/>
      </w:r>
      <w:r>
        <w:instrText xml:space="preserve"> SEQ 表 \* ARABIC </w:instrText>
      </w:r>
      <w:r>
        <w:fldChar w:fldCharType="separate"/>
      </w:r>
      <w:r>
        <w:t>131</w:t>
      </w:r>
      <w:r>
        <w:fldChar w:fldCharType="end"/>
      </w:r>
      <w:bookmarkEnd w:id="2656"/>
      <w:r>
        <w:t xml:space="preserve"> 过零NTB采集站点类型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CF2C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2EFAFCFC">
            <w:pPr>
              <w:pStyle w:val="125"/>
              <w:rPr>
                <w:rFonts w:ascii="Times New Roman" w:hAnsi="Times New Roman"/>
                <w:sz w:val="18"/>
              </w:rPr>
            </w:pPr>
            <w:r>
              <w:rPr>
                <w:rFonts w:ascii="Times New Roman" w:hAnsi="Times New Roman"/>
                <w:sz w:val="18"/>
              </w:rPr>
              <w:t>值</w:t>
            </w:r>
          </w:p>
        </w:tc>
        <w:tc>
          <w:tcPr>
            <w:tcW w:w="4261" w:type="dxa"/>
            <w:vAlign w:val="center"/>
          </w:tcPr>
          <w:p w14:paraId="1AF0376B">
            <w:pPr>
              <w:pStyle w:val="125"/>
              <w:rPr>
                <w:rFonts w:ascii="Times New Roman" w:hAnsi="Times New Roman"/>
                <w:sz w:val="18"/>
              </w:rPr>
            </w:pPr>
            <w:r>
              <w:rPr>
                <w:rFonts w:ascii="Times New Roman" w:hAnsi="Times New Roman"/>
                <w:sz w:val="18"/>
              </w:rPr>
              <w:t>定义</w:t>
            </w:r>
          </w:p>
        </w:tc>
      </w:tr>
      <w:tr w14:paraId="5E851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2029B039">
            <w:pPr>
              <w:pStyle w:val="125"/>
              <w:rPr>
                <w:rFonts w:ascii="Times New Roman" w:hAnsi="Times New Roman"/>
                <w:sz w:val="18"/>
              </w:rPr>
            </w:pPr>
            <w:r>
              <w:rPr>
                <w:rFonts w:ascii="Times New Roman" w:hAnsi="Times New Roman"/>
                <w:sz w:val="18"/>
              </w:rPr>
              <w:t>0</w:t>
            </w:r>
          </w:p>
        </w:tc>
        <w:tc>
          <w:tcPr>
            <w:tcW w:w="4261" w:type="dxa"/>
            <w:vAlign w:val="center"/>
          </w:tcPr>
          <w:p w14:paraId="14E4528D">
            <w:pPr>
              <w:pStyle w:val="125"/>
              <w:rPr>
                <w:rFonts w:ascii="Times New Roman" w:hAnsi="Times New Roman"/>
                <w:sz w:val="18"/>
              </w:rPr>
            </w:pPr>
            <w:r>
              <w:rPr>
                <w:rFonts w:ascii="Times New Roman" w:hAnsi="Times New Roman"/>
                <w:sz w:val="18"/>
              </w:rPr>
              <w:t>单站点</w:t>
            </w:r>
          </w:p>
        </w:tc>
      </w:tr>
      <w:tr w14:paraId="77317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25E8A072">
            <w:pPr>
              <w:pStyle w:val="125"/>
              <w:rPr>
                <w:rFonts w:ascii="Times New Roman" w:hAnsi="Times New Roman"/>
                <w:sz w:val="18"/>
              </w:rPr>
            </w:pPr>
            <w:r>
              <w:rPr>
                <w:rFonts w:ascii="Times New Roman" w:hAnsi="Times New Roman"/>
                <w:sz w:val="18"/>
              </w:rPr>
              <w:t>1</w:t>
            </w:r>
          </w:p>
        </w:tc>
        <w:tc>
          <w:tcPr>
            <w:tcW w:w="4261" w:type="dxa"/>
            <w:vAlign w:val="center"/>
          </w:tcPr>
          <w:p w14:paraId="11672ADB">
            <w:pPr>
              <w:pStyle w:val="125"/>
              <w:rPr>
                <w:rFonts w:ascii="Times New Roman" w:hAnsi="Times New Roman"/>
                <w:sz w:val="18"/>
              </w:rPr>
            </w:pPr>
            <w:r>
              <w:rPr>
                <w:rFonts w:ascii="Times New Roman" w:hAnsi="Times New Roman"/>
                <w:sz w:val="18"/>
              </w:rPr>
              <w:t>全网站点</w:t>
            </w:r>
          </w:p>
        </w:tc>
      </w:tr>
      <w:tr w14:paraId="329CE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F68FC6B">
            <w:pPr>
              <w:pStyle w:val="125"/>
              <w:rPr>
                <w:rFonts w:ascii="Times New Roman" w:hAnsi="Times New Roman"/>
                <w:sz w:val="18"/>
              </w:rPr>
            </w:pPr>
            <w:r>
              <w:rPr>
                <w:rFonts w:ascii="Times New Roman" w:hAnsi="Times New Roman"/>
                <w:sz w:val="18"/>
              </w:rPr>
              <w:t>其他</w:t>
            </w:r>
          </w:p>
        </w:tc>
        <w:tc>
          <w:tcPr>
            <w:tcW w:w="4261" w:type="dxa"/>
            <w:vAlign w:val="center"/>
          </w:tcPr>
          <w:p w14:paraId="620F440E">
            <w:pPr>
              <w:pStyle w:val="125"/>
              <w:rPr>
                <w:rFonts w:ascii="Times New Roman" w:hAnsi="Times New Roman"/>
                <w:sz w:val="18"/>
              </w:rPr>
            </w:pPr>
            <w:r>
              <w:rPr>
                <w:rFonts w:ascii="Times New Roman" w:hAnsi="Times New Roman"/>
                <w:sz w:val="18"/>
              </w:rPr>
              <w:t>保留</w:t>
            </w:r>
          </w:p>
        </w:tc>
      </w:tr>
    </w:tbl>
    <w:p w14:paraId="7B18AC65">
      <w:pPr>
        <w:pStyle w:val="50"/>
      </w:pPr>
    </w:p>
    <w:p w14:paraId="03E30CE1">
      <w:pPr>
        <w:pStyle w:val="67"/>
      </w:pPr>
      <w:bookmarkStart w:id="2657" w:name="_Toc10726"/>
      <w:bookmarkStart w:id="2658" w:name="_Toc22524"/>
      <w:bookmarkStart w:id="2659" w:name="_Toc7291"/>
      <w:r>
        <w:t>采集周期</w:t>
      </w:r>
      <w:bookmarkEnd w:id="2657"/>
      <w:bookmarkEnd w:id="2658"/>
      <w:bookmarkEnd w:id="2659"/>
    </w:p>
    <w:p w14:paraId="566D83B3">
      <w:pPr>
        <w:pStyle w:val="50"/>
      </w:pPr>
      <w:r>
        <w:t>指示采集过零NTB的周期。</w:t>
      </w:r>
    </w:p>
    <w:p w14:paraId="72161B59">
      <w:pPr>
        <w:pStyle w:val="50"/>
      </w:pPr>
      <w:r>
        <w:t>定义如</w:t>
      </w:r>
      <w:r>
        <w:fldChar w:fldCharType="begin"/>
      </w:r>
      <w:r>
        <w:instrText xml:space="preserve"> REF _Ref56774297 \h  \* MERGEFORMAT </w:instrText>
      </w:r>
      <w:r>
        <w:fldChar w:fldCharType="separate"/>
      </w:r>
      <w:r>
        <w:t>表 132</w:t>
      </w:r>
      <w:r>
        <w:fldChar w:fldCharType="end"/>
      </w:r>
      <w:r>
        <w:t>所示。</w:t>
      </w:r>
    </w:p>
    <w:p w14:paraId="5B02645E">
      <w:pPr>
        <w:pStyle w:val="10"/>
      </w:pPr>
      <w:bookmarkStart w:id="2660" w:name="_Ref56774297"/>
      <w:r>
        <w:t xml:space="preserve">表 </w:t>
      </w:r>
      <w:r>
        <w:fldChar w:fldCharType="begin"/>
      </w:r>
      <w:r>
        <w:instrText xml:space="preserve"> SEQ 表 \* ARABIC </w:instrText>
      </w:r>
      <w:r>
        <w:fldChar w:fldCharType="separate"/>
      </w:r>
      <w:r>
        <w:t>132</w:t>
      </w:r>
      <w:r>
        <w:fldChar w:fldCharType="end"/>
      </w:r>
      <w:bookmarkEnd w:id="2660"/>
      <w:r>
        <w:t xml:space="preserve"> 过零NTB采集周期</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24E94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794329F5">
            <w:pPr>
              <w:pStyle w:val="125"/>
              <w:rPr>
                <w:rFonts w:ascii="Times New Roman" w:hAnsi="Times New Roman"/>
                <w:sz w:val="18"/>
              </w:rPr>
            </w:pPr>
            <w:r>
              <w:rPr>
                <w:rFonts w:ascii="Times New Roman" w:hAnsi="Times New Roman"/>
                <w:sz w:val="18"/>
              </w:rPr>
              <w:t>值</w:t>
            </w:r>
          </w:p>
        </w:tc>
        <w:tc>
          <w:tcPr>
            <w:tcW w:w="4261" w:type="dxa"/>
            <w:vAlign w:val="center"/>
          </w:tcPr>
          <w:p w14:paraId="7E6C86C8">
            <w:pPr>
              <w:pStyle w:val="125"/>
              <w:rPr>
                <w:rFonts w:ascii="Times New Roman" w:hAnsi="Times New Roman"/>
                <w:sz w:val="18"/>
              </w:rPr>
            </w:pPr>
            <w:r>
              <w:rPr>
                <w:rFonts w:ascii="Times New Roman" w:hAnsi="Times New Roman"/>
                <w:sz w:val="18"/>
              </w:rPr>
              <w:t>定义</w:t>
            </w:r>
          </w:p>
        </w:tc>
      </w:tr>
      <w:tr w14:paraId="41F1F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527F50A9">
            <w:pPr>
              <w:pStyle w:val="125"/>
              <w:rPr>
                <w:rFonts w:ascii="Times New Roman" w:hAnsi="Times New Roman"/>
                <w:sz w:val="18"/>
              </w:rPr>
            </w:pPr>
            <w:r>
              <w:rPr>
                <w:rFonts w:ascii="Times New Roman" w:hAnsi="Times New Roman"/>
                <w:sz w:val="18"/>
              </w:rPr>
              <w:t>0</w:t>
            </w:r>
          </w:p>
        </w:tc>
        <w:tc>
          <w:tcPr>
            <w:tcW w:w="4261" w:type="dxa"/>
            <w:vAlign w:val="center"/>
          </w:tcPr>
          <w:p w14:paraId="39C2986B">
            <w:pPr>
              <w:pStyle w:val="125"/>
              <w:rPr>
                <w:rFonts w:ascii="Times New Roman" w:hAnsi="Times New Roman"/>
                <w:sz w:val="18"/>
              </w:rPr>
            </w:pPr>
            <w:r>
              <w:rPr>
                <w:rFonts w:ascii="Times New Roman" w:hAnsi="Times New Roman"/>
                <w:sz w:val="18"/>
              </w:rPr>
              <w:t>半个电力线周期</w:t>
            </w:r>
          </w:p>
        </w:tc>
      </w:tr>
      <w:tr w14:paraId="4D00D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42E55ACD">
            <w:pPr>
              <w:pStyle w:val="125"/>
              <w:rPr>
                <w:rFonts w:ascii="Times New Roman" w:hAnsi="Times New Roman"/>
                <w:sz w:val="18"/>
              </w:rPr>
            </w:pPr>
            <w:r>
              <w:rPr>
                <w:rFonts w:ascii="Times New Roman" w:hAnsi="Times New Roman"/>
                <w:sz w:val="18"/>
              </w:rPr>
              <w:t>1</w:t>
            </w:r>
          </w:p>
        </w:tc>
        <w:tc>
          <w:tcPr>
            <w:tcW w:w="4261" w:type="dxa"/>
            <w:vAlign w:val="center"/>
          </w:tcPr>
          <w:p w14:paraId="21ED3327">
            <w:pPr>
              <w:pStyle w:val="125"/>
              <w:rPr>
                <w:rFonts w:ascii="Times New Roman" w:hAnsi="Times New Roman"/>
                <w:sz w:val="18"/>
              </w:rPr>
            </w:pPr>
            <w:r>
              <w:rPr>
                <w:rFonts w:ascii="Times New Roman" w:hAnsi="Times New Roman"/>
                <w:sz w:val="18"/>
              </w:rPr>
              <w:t>一个电力线周期</w:t>
            </w:r>
          </w:p>
        </w:tc>
      </w:tr>
      <w:tr w14:paraId="256E0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58A8F261">
            <w:pPr>
              <w:pStyle w:val="125"/>
              <w:rPr>
                <w:rFonts w:ascii="Times New Roman" w:hAnsi="Times New Roman"/>
                <w:sz w:val="18"/>
              </w:rPr>
            </w:pPr>
            <w:r>
              <w:rPr>
                <w:rFonts w:ascii="Times New Roman" w:hAnsi="Times New Roman"/>
                <w:sz w:val="18"/>
              </w:rPr>
              <w:t>其他</w:t>
            </w:r>
          </w:p>
        </w:tc>
        <w:tc>
          <w:tcPr>
            <w:tcW w:w="4261" w:type="dxa"/>
            <w:vAlign w:val="center"/>
          </w:tcPr>
          <w:p w14:paraId="18A1BEC9">
            <w:pPr>
              <w:pStyle w:val="125"/>
              <w:rPr>
                <w:rFonts w:ascii="Times New Roman" w:hAnsi="Times New Roman"/>
                <w:sz w:val="18"/>
              </w:rPr>
            </w:pPr>
            <w:r>
              <w:rPr>
                <w:rFonts w:ascii="Times New Roman" w:hAnsi="Times New Roman"/>
                <w:sz w:val="18"/>
              </w:rPr>
              <w:t>保留</w:t>
            </w:r>
          </w:p>
        </w:tc>
      </w:tr>
    </w:tbl>
    <w:p w14:paraId="1A5A34D4">
      <w:pPr>
        <w:pStyle w:val="83"/>
      </w:pPr>
      <w:r>
        <w:t>在50Hz的电力线上，一个电力线周期是指一个正弦波的周期20ms。采集的过零NTB的时刻，与理论过零时刻的偏差，</w:t>
      </w:r>
      <w:del w:id="118" w:author="gddw" w:date="2026-02-09T10:24:13Z">
        <w:r>
          <w:rPr/>
          <w:delText>必须</w:delText>
        </w:r>
      </w:del>
      <w:ins w:id="119" w:author="gddw" w:date="2026-02-09T10:24:13Z">
        <w:r>
          <w:rPr>
            <w:rFonts w:hint="eastAsia"/>
            <w:lang w:eastAsia="zh-CN"/>
          </w:rPr>
          <w:t>应</w:t>
        </w:r>
      </w:ins>
      <w:r>
        <w:t>保证在±1.2ms以内。半个电力线周期即每次过零均需采集NTB值，一个电力线周期即每两次过零采集一次NTB值。</w:t>
      </w:r>
    </w:p>
    <w:p w14:paraId="4C46E12D">
      <w:pPr>
        <w:pStyle w:val="67"/>
      </w:pPr>
      <w:bookmarkStart w:id="2661" w:name="_Toc3126"/>
      <w:bookmarkStart w:id="2662" w:name="_Toc6391"/>
      <w:r>
        <w:t>采集数量</w:t>
      </w:r>
      <w:bookmarkEnd w:id="2661"/>
      <w:bookmarkEnd w:id="2662"/>
    </w:p>
    <w:p w14:paraId="1FEAB1FA">
      <w:pPr>
        <w:pStyle w:val="50"/>
      </w:pPr>
      <w:r>
        <w:t>表示需要采集过零NTB值的数量。</w:t>
      </w:r>
    </w:p>
    <w:p w14:paraId="159AEFAC">
      <w:pPr>
        <w:pStyle w:val="50"/>
      </w:pPr>
      <w:r>
        <w:t>在指示报文下发后，所指定的站点，需要连续采集指定数量的过零点NTB值。</w:t>
      </w:r>
    </w:p>
    <w:p w14:paraId="328119D2">
      <w:pPr>
        <w:pStyle w:val="57"/>
        <w:ind w:left="420" w:hanging="420"/>
      </w:pPr>
      <w:bookmarkStart w:id="2663" w:name="_Toc3242"/>
      <w:bookmarkStart w:id="2664" w:name="_Toc2374"/>
      <w:bookmarkStart w:id="2665" w:name="_Toc1713"/>
      <w:r>
        <w:t>过零NTB上报报文</w:t>
      </w:r>
      <w:bookmarkEnd w:id="2663"/>
      <w:bookmarkEnd w:id="2664"/>
      <w:bookmarkEnd w:id="2665"/>
    </w:p>
    <w:p w14:paraId="6DBC7761">
      <w:pPr>
        <w:pStyle w:val="50"/>
      </w:pPr>
      <w:r>
        <w:t>过零NTB上报报文（MMeZeroCrossNTBReport）格式的定义如</w:t>
      </w:r>
      <w:r>
        <w:fldChar w:fldCharType="begin"/>
      </w:r>
      <w:r>
        <w:instrText xml:space="preserve"> REF _Ref56774333 \h  \* MERGEFORMAT </w:instrText>
      </w:r>
      <w:r>
        <w:fldChar w:fldCharType="separate"/>
      </w:r>
      <w:r>
        <w:t>表 133</w:t>
      </w:r>
      <w:r>
        <w:fldChar w:fldCharType="end"/>
      </w:r>
      <w:r>
        <w:t>所示。</w:t>
      </w:r>
    </w:p>
    <w:p w14:paraId="13586D32">
      <w:pPr>
        <w:pStyle w:val="50"/>
      </w:pPr>
      <w:r>
        <w:t>本报文由STA站点创建发送。</w:t>
      </w:r>
    </w:p>
    <w:p w14:paraId="37E1F1DB">
      <w:pPr>
        <w:pStyle w:val="10"/>
      </w:pPr>
      <w:bookmarkStart w:id="2666" w:name="_Ref56774333"/>
      <w:r>
        <w:t xml:space="preserve">表 </w:t>
      </w:r>
      <w:r>
        <w:fldChar w:fldCharType="begin"/>
      </w:r>
      <w:r>
        <w:instrText xml:space="preserve"> SEQ 表 \* ARABIC </w:instrText>
      </w:r>
      <w:r>
        <w:fldChar w:fldCharType="separate"/>
      </w:r>
      <w:r>
        <w:t>133</w:t>
      </w:r>
      <w:r>
        <w:fldChar w:fldCharType="end"/>
      </w:r>
      <w:bookmarkEnd w:id="2666"/>
      <w:r>
        <w:rPr>
          <w:rFonts w:hint="eastAsia"/>
        </w:rPr>
        <w:t xml:space="preserve"> </w:t>
      </w:r>
      <w:r>
        <w:t>过零NTB上报报文格式</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1661"/>
        <w:gridCol w:w="1793"/>
      </w:tblGrid>
      <w:tr w14:paraId="060A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9491BCD">
            <w:pPr>
              <w:pStyle w:val="125"/>
              <w:rPr>
                <w:rFonts w:ascii="Times New Roman" w:hAnsi="Times New Roman"/>
                <w:sz w:val="18"/>
              </w:rPr>
            </w:pPr>
            <w:r>
              <w:rPr>
                <w:rFonts w:ascii="Times New Roman" w:hAnsi="Times New Roman"/>
                <w:sz w:val="18"/>
              </w:rPr>
              <w:t>字段</w:t>
            </w:r>
          </w:p>
        </w:tc>
        <w:tc>
          <w:tcPr>
            <w:tcW w:w="1661" w:type="dxa"/>
            <w:vAlign w:val="center"/>
          </w:tcPr>
          <w:p w14:paraId="64A18876">
            <w:pPr>
              <w:pStyle w:val="125"/>
              <w:rPr>
                <w:rFonts w:ascii="Times New Roman" w:hAnsi="Times New Roman"/>
                <w:sz w:val="18"/>
              </w:rPr>
            </w:pPr>
            <w:r>
              <w:rPr>
                <w:rFonts w:ascii="Times New Roman" w:hAnsi="Times New Roman"/>
                <w:sz w:val="18"/>
              </w:rPr>
              <w:t>字节号</w:t>
            </w:r>
          </w:p>
        </w:tc>
        <w:tc>
          <w:tcPr>
            <w:tcW w:w="1793" w:type="dxa"/>
            <w:vAlign w:val="center"/>
          </w:tcPr>
          <w:p w14:paraId="38FB1D42">
            <w:pPr>
              <w:pStyle w:val="125"/>
              <w:rPr>
                <w:rFonts w:ascii="Times New Roman" w:hAnsi="Times New Roman"/>
                <w:sz w:val="18"/>
              </w:rPr>
            </w:pPr>
            <w:r>
              <w:rPr>
                <w:rFonts w:ascii="Times New Roman" w:hAnsi="Times New Roman"/>
                <w:sz w:val="18"/>
              </w:rPr>
              <w:t>字段大小(字节)</w:t>
            </w:r>
          </w:p>
        </w:tc>
      </w:tr>
      <w:tr w14:paraId="03AF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E65487D">
            <w:pPr>
              <w:pStyle w:val="125"/>
              <w:rPr>
                <w:rFonts w:ascii="Times New Roman" w:hAnsi="Times New Roman"/>
                <w:sz w:val="18"/>
              </w:rPr>
            </w:pPr>
            <w:r>
              <w:rPr>
                <w:rFonts w:ascii="Times New Roman" w:hAnsi="Times New Roman"/>
                <w:sz w:val="18"/>
              </w:rPr>
              <w:t>站点TEI</w:t>
            </w:r>
          </w:p>
        </w:tc>
        <w:tc>
          <w:tcPr>
            <w:tcW w:w="1661" w:type="dxa"/>
            <w:vAlign w:val="center"/>
          </w:tcPr>
          <w:p w14:paraId="66C0A070">
            <w:pPr>
              <w:pStyle w:val="125"/>
              <w:rPr>
                <w:rFonts w:ascii="Times New Roman" w:hAnsi="Times New Roman"/>
                <w:sz w:val="18"/>
              </w:rPr>
            </w:pPr>
            <w:r>
              <w:rPr>
                <w:rFonts w:ascii="Times New Roman" w:hAnsi="Times New Roman"/>
                <w:sz w:val="18"/>
              </w:rPr>
              <w:t>0-1</w:t>
            </w:r>
          </w:p>
        </w:tc>
        <w:tc>
          <w:tcPr>
            <w:tcW w:w="1793" w:type="dxa"/>
            <w:vAlign w:val="center"/>
          </w:tcPr>
          <w:p w14:paraId="0BB436B7">
            <w:pPr>
              <w:pStyle w:val="125"/>
              <w:rPr>
                <w:rFonts w:ascii="Times New Roman" w:hAnsi="Times New Roman"/>
                <w:sz w:val="18"/>
              </w:rPr>
            </w:pPr>
            <w:r>
              <w:rPr>
                <w:rFonts w:ascii="Times New Roman" w:hAnsi="Times New Roman"/>
                <w:sz w:val="18"/>
              </w:rPr>
              <w:t>2</w:t>
            </w:r>
          </w:p>
        </w:tc>
      </w:tr>
      <w:tr w14:paraId="39C7A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FE84E28">
            <w:pPr>
              <w:pStyle w:val="125"/>
              <w:rPr>
                <w:rFonts w:ascii="Times New Roman" w:hAnsi="Times New Roman"/>
                <w:sz w:val="18"/>
              </w:rPr>
            </w:pPr>
            <w:r>
              <w:rPr>
                <w:rFonts w:ascii="Times New Roman" w:hAnsi="Times New Roman"/>
                <w:sz w:val="18"/>
              </w:rPr>
              <w:t>上报数量</w:t>
            </w:r>
          </w:p>
        </w:tc>
        <w:tc>
          <w:tcPr>
            <w:tcW w:w="1661" w:type="dxa"/>
            <w:vAlign w:val="center"/>
          </w:tcPr>
          <w:p w14:paraId="6DBB6664">
            <w:pPr>
              <w:pStyle w:val="125"/>
              <w:rPr>
                <w:rFonts w:ascii="Times New Roman" w:hAnsi="Times New Roman"/>
                <w:sz w:val="18"/>
              </w:rPr>
            </w:pPr>
            <w:r>
              <w:rPr>
                <w:rFonts w:ascii="Times New Roman" w:hAnsi="Times New Roman"/>
                <w:sz w:val="18"/>
              </w:rPr>
              <w:t>2</w:t>
            </w:r>
          </w:p>
        </w:tc>
        <w:tc>
          <w:tcPr>
            <w:tcW w:w="1793" w:type="dxa"/>
            <w:vAlign w:val="center"/>
          </w:tcPr>
          <w:p w14:paraId="152525A8">
            <w:pPr>
              <w:pStyle w:val="125"/>
              <w:rPr>
                <w:rFonts w:ascii="Times New Roman" w:hAnsi="Times New Roman"/>
                <w:sz w:val="18"/>
              </w:rPr>
            </w:pPr>
            <w:r>
              <w:rPr>
                <w:rFonts w:ascii="Times New Roman" w:hAnsi="Times New Roman"/>
                <w:sz w:val="18"/>
              </w:rPr>
              <w:t>1</w:t>
            </w:r>
          </w:p>
        </w:tc>
      </w:tr>
      <w:tr w14:paraId="46927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ACA91DD">
            <w:pPr>
              <w:pStyle w:val="125"/>
              <w:rPr>
                <w:rFonts w:ascii="Times New Roman" w:hAnsi="Times New Roman"/>
                <w:sz w:val="18"/>
              </w:rPr>
            </w:pPr>
            <w:r>
              <w:rPr>
                <w:rFonts w:ascii="Times New Roman" w:hAnsi="Times New Roman"/>
                <w:sz w:val="18"/>
              </w:rPr>
              <w:t>保留</w:t>
            </w:r>
          </w:p>
        </w:tc>
        <w:tc>
          <w:tcPr>
            <w:tcW w:w="1661" w:type="dxa"/>
            <w:vAlign w:val="center"/>
          </w:tcPr>
          <w:p w14:paraId="671B67E4">
            <w:pPr>
              <w:pStyle w:val="125"/>
              <w:rPr>
                <w:rFonts w:ascii="Times New Roman" w:hAnsi="Times New Roman"/>
                <w:sz w:val="18"/>
              </w:rPr>
            </w:pPr>
            <w:r>
              <w:rPr>
                <w:rFonts w:ascii="Times New Roman" w:hAnsi="Times New Roman"/>
                <w:sz w:val="18"/>
              </w:rPr>
              <w:t>3</w:t>
            </w:r>
          </w:p>
        </w:tc>
        <w:tc>
          <w:tcPr>
            <w:tcW w:w="1793" w:type="dxa"/>
            <w:vAlign w:val="center"/>
          </w:tcPr>
          <w:p w14:paraId="3454625A">
            <w:pPr>
              <w:pStyle w:val="125"/>
              <w:rPr>
                <w:rFonts w:ascii="Times New Roman" w:hAnsi="Times New Roman"/>
                <w:sz w:val="18"/>
              </w:rPr>
            </w:pPr>
            <w:r>
              <w:rPr>
                <w:rFonts w:ascii="Times New Roman" w:hAnsi="Times New Roman"/>
                <w:sz w:val="18"/>
              </w:rPr>
              <w:t>1</w:t>
            </w:r>
          </w:p>
        </w:tc>
      </w:tr>
      <w:tr w14:paraId="5BF4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AC9F821">
            <w:pPr>
              <w:pStyle w:val="125"/>
              <w:rPr>
                <w:rFonts w:ascii="Times New Roman" w:hAnsi="Times New Roman"/>
                <w:sz w:val="18"/>
              </w:rPr>
            </w:pPr>
            <w:r>
              <w:rPr>
                <w:rFonts w:ascii="Times New Roman" w:hAnsi="Times New Roman"/>
                <w:sz w:val="18"/>
              </w:rPr>
              <w:t>基准NTB值</w:t>
            </w:r>
          </w:p>
        </w:tc>
        <w:tc>
          <w:tcPr>
            <w:tcW w:w="1661" w:type="dxa"/>
            <w:vAlign w:val="center"/>
          </w:tcPr>
          <w:p w14:paraId="75DAF72C">
            <w:pPr>
              <w:pStyle w:val="125"/>
              <w:rPr>
                <w:rFonts w:ascii="Times New Roman" w:hAnsi="Times New Roman"/>
                <w:sz w:val="18"/>
              </w:rPr>
            </w:pPr>
            <w:r>
              <w:rPr>
                <w:rFonts w:ascii="Times New Roman" w:hAnsi="Times New Roman"/>
                <w:sz w:val="18"/>
              </w:rPr>
              <w:t>4-7</w:t>
            </w:r>
          </w:p>
        </w:tc>
        <w:tc>
          <w:tcPr>
            <w:tcW w:w="1793" w:type="dxa"/>
            <w:vAlign w:val="center"/>
          </w:tcPr>
          <w:p w14:paraId="2BC291E6">
            <w:pPr>
              <w:pStyle w:val="125"/>
              <w:rPr>
                <w:rFonts w:ascii="Times New Roman" w:hAnsi="Times New Roman"/>
                <w:sz w:val="18"/>
              </w:rPr>
            </w:pPr>
            <w:r>
              <w:rPr>
                <w:rFonts w:ascii="Times New Roman" w:hAnsi="Times New Roman"/>
                <w:sz w:val="18"/>
              </w:rPr>
              <w:t>4</w:t>
            </w:r>
          </w:p>
        </w:tc>
      </w:tr>
      <w:tr w14:paraId="4FCD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B89B092">
            <w:pPr>
              <w:pStyle w:val="125"/>
              <w:rPr>
                <w:rFonts w:ascii="Times New Roman" w:hAnsi="Times New Roman"/>
                <w:sz w:val="18"/>
              </w:rPr>
            </w:pPr>
            <w:r>
              <w:rPr>
                <w:rFonts w:ascii="Times New Roman" w:hAnsi="Times New Roman"/>
                <w:sz w:val="18"/>
              </w:rPr>
              <w:t>过零NTB差值</w:t>
            </w:r>
          </w:p>
        </w:tc>
        <w:tc>
          <w:tcPr>
            <w:tcW w:w="1661" w:type="dxa"/>
            <w:vAlign w:val="center"/>
          </w:tcPr>
          <w:p w14:paraId="2C5D2BB5">
            <w:pPr>
              <w:pStyle w:val="125"/>
              <w:rPr>
                <w:rFonts w:ascii="Times New Roman" w:hAnsi="Times New Roman"/>
                <w:sz w:val="18"/>
              </w:rPr>
            </w:pPr>
            <w:r>
              <w:rPr>
                <w:rFonts w:ascii="Times New Roman" w:hAnsi="Times New Roman"/>
                <w:sz w:val="18"/>
              </w:rPr>
              <w:t>可变长</w:t>
            </w:r>
          </w:p>
        </w:tc>
        <w:tc>
          <w:tcPr>
            <w:tcW w:w="1793" w:type="dxa"/>
            <w:vAlign w:val="center"/>
          </w:tcPr>
          <w:p w14:paraId="07496D21">
            <w:pPr>
              <w:pStyle w:val="125"/>
              <w:rPr>
                <w:rFonts w:ascii="Times New Roman" w:hAnsi="Times New Roman"/>
                <w:sz w:val="18"/>
              </w:rPr>
            </w:pPr>
            <w:r>
              <w:rPr>
                <w:rFonts w:ascii="Times New Roman" w:hAnsi="Times New Roman"/>
                <w:sz w:val="18"/>
              </w:rPr>
              <w:t>可变长</w:t>
            </w:r>
          </w:p>
        </w:tc>
      </w:tr>
    </w:tbl>
    <w:p w14:paraId="282A4034">
      <w:pPr>
        <w:pStyle w:val="50"/>
      </w:pPr>
      <w:bookmarkStart w:id="2667" w:name="_Hlk29255668"/>
    </w:p>
    <w:p w14:paraId="7BD17E21">
      <w:pPr>
        <w:pStyle w:val="67"/>
      </w:pPr>
      <w:bookmarkStart w:id="2668" w:name="_Toc25367"/>
      <w:bookmarkStart w:id="2669" w:name="_Toc8535"/>
      <w:bookmarkStart w:id="2670" w:name="_Toc28610"/>
      <w:r>
        <w:t>站点TEI</w:t>
      </w:r>
      <w:bookmarkEnd w:id="2668"/>
      <w:bookmarkEnd w:id="2669"/>
      <w:bookmarkEnd w:id="2670"/>
    </w:p>
    <w:bookmarkEnd w:id="2667"/>
    <w:p w14:paraId="2EED8475">
      <w:pPr>
        <w:pStyle w:val="50"/>
      </w:pPr>
      <w:r>
        <w:t>表示上报过零NTB信息的站点TEI。</w:t>
      </w:r>
    </w:p>
    <w:p w14:paraId="38AF2863">
      <w:pPr>
        <w:pStyle w:val="67"/>
      </w:pPr>
      <w:bookmarkStart w:id="2671" w:name="_Toc10282"/>
      <w:bookmarkStart w:id="2672" w:name="_Toc9805"/>
      <w:bookmarkStart w:id="2673" w:name="_Toc2787"/>
      <w:r>
        <w:t>上报数量</w:t>
      </w:r>
      <w:bookmarkEnd w:id="2671"/>
      <w:bookmarkEnd w:id="2672"/>
      <w:bookmarkEnd w:id="2673"/>
    </w:p>
    <w:p w14:paraId="1BAA50A3">
      <w:pPr>
        <w:pStyle w:val="50"/>
      </w:pPr>
      <w:r>
        <w:t>表示站点上报的过零NTB的数量。</w:t>
      </w:r>
    </w:p>
    <w:p w14:paraId="170A2F72">
      <w:pPr>
        <w:pStyle w:val="67"/>
      </w:pPr>
      <w:bookmarkStart w:id="2674" w:name="_Toc4022"/>
      <w:bookmarkStart w:id="2675" w:name="_Toc17425"/>
      <w:bookmarkStart w:id="2676" w:name="_Toc15096"/>
      <w:r>
        <w:t>基准NTB</w:t>
      </w:r>
      <w:bookmarkEnd w:id="2674"/>
      <w:bookmarkEnd w:id="2675"/>
      <w:bookmarkEnd w:id="2676"/>
    </w:p>
    <w:p w14:paraId="712641E5">
      <w:pPr>
        <w:pStyle w:val="50"/>
      </w:pPr>
      <w:r>
        <w:t>表示站点上报的基准NTB。</w:t>
      </w:r>
    </w:p>
    <w:p w14:paraId="607143F0">
      <w:pPr>
        <w:pStyle w:val="50"/>
      </w:pPr>
      <w:r>
        <w:t>该NTB是站点上报的第一个过零点NTB值。</w:t>
      </w:r>
    </w:p>
    <w:p w14:paraId="0FC12587">
      <w:pPr>
        <w:pStyle w:val="50"/>
      </w:pPr>
      <w:r>
        <w:t>该字段保存的NTB值，是采集的过零点NTB值原始32比特位数据，右移8位之后的数据，相当于原始数据的高24比特位数据。</w:t>
      </w:r>
    </w:p>
    <w:p w14:paraId="2BAE0A75">
      <w:pPr>
        <w:pStyle w:val="129"/>
      </w:pPr>
      <w:r>
        <w:drawing>
          <wp:inline distT="0" distB="0" distL="0" distR="0">
            <wp:extent cx="3474720" cy="1471295"/>
            <wp:effectExtent l="0" t="0" r="0" b="0"/>
            <wp:docPr id="39464" name="图片 3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 name="图片 3946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474720" cy="1471295"/>
                    </a:xfrm>
                    <a:prstGeom prst="rect">
                      <a:avLst/>
                    </a:prstGeom>
                    <a:noFill/>
                    <a:ln>
                      <a:noFill/>
                    </a:ln>
                  </pic:spPr>
                </pic:pic>
              </a:graphicData>
            </a:graphic>
          </wp:inline>
        </w:drawing>
      </w:r>
    </w:p>
    <w:p w14:paraId="5569C168">
      <w:pPr>
        <w:pStyle w:val="10"/>
        <w:rPr>
          <w:sz w:val="20"/>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15</w:t>
      </w:r>
      <w:r>
        <w:fldChar w:fldCharType="end"/>
      </w:r>
      <w:r>
        <w:rPr>
          <w:rFonts w:hint="eastAsia"/>
          <w:sz w:val="20"/>
        </w:rPr>
        <w:t xml:space="preserve"> </w:t>
      </w:r>
      <w:r>
        <w:rPr>
          <w:sz w:val="20"/>
        </w:rPr>
        <w:t>基准NTB和过零NTB差值示意图</w:t>
      </w:r>
    </w:p>
    <w:p w14:paraId="2EC7F2A9">
      <w:pPr>
        <w:pStyle w:val="67"/>
      </w:pPr>
      <w:bookmarkStart w:id="2677" w:name="_Toc23134"/>
      <w:bookmarkStart w:id="2678" w:name="_Toc31293"/>
      <w:bookmarkStart w:id="2679" w:name="_Toc299"/>
      <w:r>
        <w:t>过零NTB差值</w:t>
      </w:r>
      <w:bookmarkEnd w:id="2677"/>
      <w:bookmarkEnd w:id="2678"/>
      <w:bookmarkEnd w:id="2679"/>
    </w:p>
    <w:p w14:paraId="05198BAB">
      <w:pPr>
        <w:pStyle w:val="50"/>
      </w:pPr>
      <w:r>
        <w:t>表示过零NTB与上一个过零NTB的差值。</w:t>
      </w:r>
    </w:p>
    <w:p w14:paraId="72965786">
      <w:pPr>
        <w:pStyle w:val="50"/>
      </w:pPr>
      <w:r>
        <w:t>过零NTB差值的计算方法：以基准NTB为开始，后续的每一个过零NTB，与上一个过零NTB做差值计算；将计算得到的差值数据右移8位，再取低12位作为过零NTB差值。按照时间顺序，存入“过零NTB差值”字段，上报CCO。</w:t>
      </w:r>
    </w:p>
    <w:p w14:paraId="664197AA">
      <w:pPr>
        <w:pStyle w:val="50"/>
      </w:pPr>
      <w:r>
        <w:t>过零NTB差值存储的定义如</w:t>
      </w:r>
      <w:r>
        <w:fldChar w:fldCharType="begin"/>
      </w:r>
      <w:r>
        <w:instrText xml:space="preserve"> REF _Ref56774389 \h  \* MERGEFORMAT </w:instrText>
      </w:r>
      <w:r>
        <w:fldChar w:fldCharType="separate"/>
      </w:r>
      <w:r>
        <w:t>表 134</w:t>
      </w:r>
      <w:r>
        <w:fldChar w:fldCharType="end"/>
      </w:r>
      <w:r>
        <w:t>所示。</w:t>
      </w:r>
    </w:p>
    <w:p w14:paraId="4CC63A88">
      <w:pPr>
        <w:pStyle w:val="10"/>
      </w:pPr>
      <w:bookmarkStart w:id="2680" w:name="_Ref56774389"/>
      <w:r>
        <w:t xml:space="preserve">表 </w:t>
      </w:r>
      <w:r>
        <w:fldChar w:fldCharType="begin"/>
      </w:r>
      <w:r>
        <w:instrText xml:space="preserve"> SEQ 表 \* ARABIC </w:instrText>
      </w:r>
      <w:r>
        <w:fldChar w:fldCharType="separate"/>
      </w:r>
      <w:r>
        <w:t>134</w:t>
      </w:r>
      <w:r>
        <w:fldChar w:fldCharType="end"/>
      </w:r>
      <w:bookmarkEnd w:id="2680"/>
      <w:r>
        <w:rPr>
          <w:rFonts w:hint="eastAsia"/>
        </w:rPr>
        <w:t xml:space="preserve"> </w:t>
      </w:r>
      <w:r>
        <w:t>过零NTB差值格式</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851"/>
        <w:gridCol w:w="992"/>
        <w:gridCol w:w="1843"/>
        <w:gridCol w:w="2605"/>
      </w:tblGrid>
      <w:tr w14:paraId="2FB8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60236BBD">
            <w:pPr>
              <w:pStyle w:val="125"/>
              <w:rPr>
                <w:rFonts w:ascii="Times New Roman" w:hAnsi="Times New Roman"/>
                <w:sz w:val="18"/>
              </w:rPr>
            </w:pPr>
            <w:r>
              <w:rPr>
                <w:rFonts w:ascii="Times New Roman" w:hAnsi="Times New Roman"/>
                <w:sz w:val="18"/>
              </w:rPr>
              <w:t>字段</w:t>
            </w:r>
          </w:p>
        </w:tc>
        <w:tc>
          <w:tcPr>
            <w:tcW w:w="851" w:type="dxa"/>
            <w:vAlign w:val="center"/>
          </w:tcPr>
          <w:p w14:paraId="5217497B">
            <w:pPr>
              <w:pStyle w:val="125"/>
              <w:rPr>
                <w:rFonts w:ascii="Times New Roman" w:hAnsi="Times New Roman"/>
                <w:sz w:val="18"/>
              </w:rPr>
            </w:pPr>
            <w:r>
              <w:rPr>
                <w:rFonts w:ascii="Times New Roman" w:hAnsi="Times New Roman"/>
                <w:sz w:val="18"/>
              </w:rPr>
              <w:t>字节号</w:t>
            </w:r>
          </w:p>
        </w:tc>
        <w:tc>
          <w:tcPr>
            <w:tcW w:w="992" w:type="dxa"/>
            <w:vAlign w:val="center"/>
          </w:tcPr>
          <w:p w14:paraId="13809E24">
            <w:pPr>
              <w:pStyle w:val="125"/>
              <w:rPr>
                <w:rFonts w:ascii="Times New Roman" w:hAnsi="Times New Roman"/>
                <w:sz w:val="18"/>
              </w:rPr>
            </w:pPr>
            <w:r>
              <w:rPr>
                <w:rFonts w:ascii="Times New Roman" w:hAnsi="Times New Roman"/>
                <w:sz w:val="18"/>
              </w:rPr>
              <w:t>比特号</w:t>
            </w:r>
          </w:p>
        </w:tc>
        <w:tc>
          <w:tcPr>
            <w:tcW w:w="1843" w:type="dxa"/>
            <w:vAlign w:val="center"/>
          </w:tcPr>
          <w:p w14:paraId="18ADE4B9">
            <w:pPr>
              <w:pStyle w:val="125"/>
              <w:rPr>
                <w:rFonts w:ascii="Times New Roman" w:hAnsi="Times New Roman"/>
                <w:sz w:val="18"/>
              </w:rPr>
            </w:pPr>
            <w:r>
              <w:rPr>
                <w:rFonts w:ascii="Times New Roman" w:hAnsi="Times New Roman"/>
                <w:sz w:val="18"/>
              </w:rPr>
              <w:t>字段大小(比特)</w:t>
            </w:r>
          </w:p>
        </w:tc>
        <w:tc>
          <w:tcPr>
            <w:tcW w:w="2605" w:type="dxa"/>
            <w:vAlign w:val="center"/>
          </w:tcPr>
          <w:p w14:paraId="18DD8769">
            <w:pPr>
              <w:pStyle w:val="125"/>
              <w:rPr>
                <w:rFonts w:ascii="Times New Roman" w:hAnsi="Times New Roman"/>
                <w:sz w:val="18"/>
              </w:rPr>
            </w:pPr>
            <w:r>
              <w:rPr>
                <w:rFonts w:ascii="Times New Roman" w:hAnsi="Times New Roman"/>
                <w:sz w:val="18"/>
              </w:rPr>
              <w:t>定义</w:t>
            </w:r>
          </w:p>
        </w:tc>
      </w:tr>
      <w:tr w14:paraId="06F3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6D4B729D">
            <w:pPr>
              <w:pStyle w:val="125"/>
              <w:rPr>
                <w:rFonts w:ascii="Times New Roman" w:hAnsi="Times New Roman"/>
                <w:sz w:val="18"/>
              </w:rPr>
            </w:pPr>
            <w:r>
              <w:rPr>
                <w:rFonts w:ascii="Times New Roman" w:hAnsi="Times New Roman"/>
                <w:sz w:val="18"/>
              </w:rPr>
              <w:t>过零NTB差值[0]</w:t>
            </w:r>
          </w:p>
        </w:tc>
        <w:tc>
          <w:tcPr>
            <w:tcW w:w="851" w:type="dxa"/>
            <w:vAlign w:val="center"/>
          </w:tcPr>
          <w:p w14:paraId="5C821E75">
            <w:pPr>
              <w:pStyle w:val="125"/>
              <w:rPr>
                <w:rFonts w:ascii="Times New Roman" w:hAnsi="Times New Roman"/>
                <w:sz w:val="18"/>
              </w:rPr>
            </w:pPr>
            <w:r>
              <w:rPr>
                <w:rFonts w:ascii="Times New Roman" w:hAnsi="Times New Roman"/>
                <w:sz w:val="18"/>
              </w:rPr>
              <w:t>0</w:t>
            </w:r>
          </w:p>
        </w:tc>
        <w:tc>
          <w:tcPr>
            <w:tcW w:w="992" w:type="dxa"/>
            <w:vAlign w:val="center"/>
          </w:tcPr>
          <w:p w14:paraId="5C6EE2C0">
            <w:pPr>
              <w:pStyle w:val="125"/>
              <w:rPr>
                <w:rFonts w:ascii="Times New Roman" w:hAnsi="Times New Roman"/>
                <w:sz w:val="18"/>
              </w:rPr>
            </w:pPr>
            <w:r>
              <w:rPr>
                <w:rFonts w:ascii="Times New Roman" w:hAnsi="Times New Roman"/>
                <w:sz w:val="18"/>
              </w:rPr>
              <w:t>0-7</w:t>
            </w:r>
          </w:p>
        </w:tc>
        <w:tc>
          <w:tcPr>
            <w:tcW w:w="1843" w:type="dxa"/>
            <w:vAlign w:val="center"/>
          </w:tcPr>
          <w:p w14:paraId="077EB473">
            <w:pPr>
              <w:pStyle w:val="125"/>
              <w:rPr>
                <w:rFonts w:ascii="Times New Roman" w:hAnsi="Times New Roman"/>
                <w:sz w:val="18"/>
              </w:rPr>
            </w:pPr>
            <w:r>
              <w:rPr>
                <w:rFonts w:ascii="Times New Roman" w:hAnsi="Times New Roman"/>
                <w:sz w:val="18"/>
              </w:rPr>
              <w:t>8</w:t>
            </w:r>
          </w:p>
        </w:tc>
        <w:tc>
          <w:tcPr>
            <w:tcW w:w="2605" w:type="dxa"/>
            <w:vAlign w:val="center"/>
          </w:tcPr>
          <w:p w14:paraId="4A8544C1">
            <w:pPr>
              <w:pStyle w:val="125"/>
              <w:rPr>
                <w:rFonts w:ascii="Times New Roman" w:hAnsi="Times New Roman"/>
                <w:sz w:val="18"/>
              </w:rPr>
            </w:pPr>
            <w:r>
              <w:rPr>
                <w:rFonts w:ascii="Times New Roman" w:hAnsi="Times New Roman"/>
                <w:sz w:val="18"/>
              </w:rPr>
              <w:t>过零NTB差值[0]低8位</w:t>
            </w:r>
          </w:p>
        </w:tc>
      </w:tr>
      <w:tr w14:paraId="43A5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52B93283">
            <w:pPr>
              <w:pStyle w:val="125"/>
              <w:rPr>
                <w:rFonts w:ascii="Times New Roman" w:hAnsi="Times New Roman"/>
                <w:sz w:val="18"/>
              </w:rPr>
            </w:pPr>
          </w:p>
        </w:tc>
        <w:tc>
          <w:tcPr>
            <w:tcW w:w="851" w:type="dxa"/>
            <w:vMerge w:val="restart"/>
            <w:vAlign w:val="center"/>
          </w:tcPr>
          <w:p w14:paraId="1FB71A46">
            <w:pPr>
              <w:pStyle w:val="125"/>
              <w:rPr>
                <w:rFonts w:ascii="Times New Roman" w:hAnsi="Times New Roman"/>
                <w:sz w:val="18"/>
              </w:rPr>
            </w:pPr>
            <w:r>
              <w:rPr>
                <w:rFonts w:ascii="Times New Roman" w:hAnsi="Times New Roman"/>
                <w:sz w:val="18"/>
              </w:rPr>
              <w:t>1</w:t>
            </w:r>
          </w:p>
        </w:tc>
        <w:tc>
          <w:tcPr>
            <w:tcW w:w="992" w:type="dxa"/>
            <w:vAlign w:val="center"/>
          </w:tcPr>
          <w:p w14:paraId="423E8177">
            <w:pPr>
              <w:pStyle w:val="125"/>
              <w:rPr>
                <w:rFonts w:ascii="Times New Roman" w:hAnsi="Times New Roman"/>
                <w:sz w:val="18"/>
              </w:rPr>
            </w:pPr>
            <w:r>
              <w:rPr>
                <w:rFonts w:ascii="Times New Roman" w:hAnsi="Times New Roman"/>
                <w:sz w:val="18"/>
              </w:rPr>
              <w:t>0-3</w:t>
            </w:r>
          </w:p>
        </w:tc>
        <w:tc>
          <w:tcPr>
            <w:tcW w:w="1843" w:type="dxa"/>
            <w:vAlign w:val="center"/>
          </w:tcPr>
          <w:p w14:paraId="28E241A1">
            <w:pPr>
              <w:pStyle w:val="125"/>
              <w:rPr>
                <w:rFonts w:ascii="Times New Roman" w:hAnsi="Times New Roman"/>
                <w:sz w:val="18"/>
              </w:rPr>
            </w:pPr>
            <w:r>
              <w:rPr>
                <w:rFonts w:ascii="Times New Roman" w:hAnsi="Times New Roman"/>
                <w:sz w:val="18"/>
              </w:rPr>
              <w:t>4</w:t>
            </w:r>
          </w:p>
        </w:tc>
        <w:tc>
          <w:tcPr>
            <w:tcW w:w="2605" w:type="dxa"/>
            <w:vAlign w:val="center"/>
          </w:tcPr>
          <w:p w14:paraId="4492E216">
            <w:pPr>
              <w:pStyle w:val="125"/>
              <w:rPr>
                <w:rFonts w:ascii="Times New Roman" w:hAnsi="Times New Roman"/>
                <w:sz w:val="18"/>
              </w:rPr>
            </w:pPr>
            <w:r>
              <w:rPr>
                <w:rFonts w:ascii="Times New Roman" w:hAnsi="Times New Roman"/>
                <w:sz w:val="18"/>
              </w:rPr>
              <w:t>过零NTB差值[0]高4位</w:t>
            </w:r>
          </w:p>
        </w:tc>
      </w:tr>
      <w:tr w14:paraId="46502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39B00642">
            <w:pPr>
              <w:pStyle w:val="125"/>
              <w:rPr>
                <w:rFonts w:ascii="Times New Roman" w:hAnsi="Times New Roman"/>
                <w:sz w:val="18"/>
              </w:rPr>
            </w:pPr>
            <w:r>
              <w:rPr>
                <w:rFonts w:ascii="Times New Roman" w:hAnsi="Times New Roman"/>
                <w:sz w:val="18"/>
              </w:rPr>
              <w:t xml:space="preserve">过零NTB差值[1] </w:t>
            </w:r>
          </w:p>
        </w:tc>
        <w:tc>
          <w:tcPr>
            <w:tcW w:w="851" w:type="dxa"/>
            <w:vMerge w:val="continue"/>
            <w:vAlign w:val="center"/>
          </w:tcPr>
          <w:p w14:paraId="6C111783">
            <w:pPr>
              <w:pStyle w:val="125"/>
              <w:rPr>
                <w:rFonts w:ascii="Times New Roman" w:hAnsi="Times New Roman"/>
                <w:sz w:val="18"/>
              </w:rPr>
            </w:pPr>
          </w:p>
        </w:tc>
        <w:tc>
          <w:tcPr>
            <w:tcW w:w="992" w:type="dxa"/>
            <w:vAlign w:val="center"/>
          </w:tcPr>
          <w:p w14:paraId="32CEAA41">
            <w:pPr>
              <w:pStyle w:val="125"/>
              <w:rPr>
                <w:rFonts w:ascii="Times New Roman" w:hAnsi="Times New Roman"/>
                <w:sz w:val="18"/>
              </w:rPr>
            </w:pPr>
            <w:r>
              <w:rPr>
                <w:rFonts w:ascii="Times New Roman" w:hAnsi="Times New Roman"/>
                <w:sz w:val="18"/>
              </w:rPr>
              <w:t>4-7</w:t>
            </w:r>
          </w:p>
        </w:tc>
        <w:tc>
          <w:tcPr>
            <w:tcW w:w="1843" w:type="dxa"/>
            <w:vAlign w:val="center"/>
          </w:tcPr>
          <w:p w14:paraId="24B6FE4F">
            <w:pPr>
              <w:pStyle w:val="125"/>
              <w:rPr>
                <w:rFonts w:ascii="Times New Roman" w:hAnsi="Times New Roman"/>
                <w:sz w:val="18"/>
              </w:rPr>
            </w:pPr>
            <w:r>
              <w:rPr>
                <w:rFonts w:ascii="Times New Roman" w:hAnsi="Times New Roman"/>
                <w:sz w:val="18"/>
              </w:rPr>
              <w:t>4</w:t>
            </w:r>
          </w:p>
        </w:tc>
        <w:tc>
          <w:tcPr>
            <w:tcW w:w="2605" w:type="dxa"/>
            <w:vAlign w:val="center"/>
          </w:tcPr>
          <w:p w14:paraId="0356FA44">
            <w:pPr>
              <w:pStyle w:val="125"/>
              <w:rPr>
                <w:rFonts w:ascii="Times New Roman" w:hAnsi="Times New Roman"/>
                <w:sz w:val="18"/>
              </w:rPr>
            </w:pPr>
            <w:r>
              <w:rPr>
                <w:rFonts w:ascii="Times New Roman" w:hAnsi="Times New Roman"/>
                <w:sz w:val="18"/>
              </w:rPr>
              <w:t>过零NTB差值[1]低4位</w:t>
            </w:r>
          </w:p>
        </w:tc>
      </w:tr>
      <w:tr w14:paraId="1C0D1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4EA2B354">
            <w:pPr>
              <w:pStyle w:val="125"/>
              <w:rPr>
                <w:rFonts w:ascii="Times New Roman" w:hAnsi="Times New Roman"/>
                <w:sz w:val="18"/>
              </w:rPr>
            </w:pPr>
          </w:p>
        </w:tc>
        <w:tc>
          <w:tcPr>
            <w:tcW w:w="851" w:type="dxa"/>
            <w:vAlign w:val="center"/>
          </w:tcPr>
          <w:p w14:paraId="5E173B62">
            <w:pPr>
              <w:pStyle w:val="125"/>
              <w:rPr>
                <w:rFonts w:ascii="Times New Roman" w:hAnsi="Times New Roman"/>
                <w:sz w:val="18"/>
              </w:rPr>
            </w:pPr>
            <w:r>
              <w:rPr>
                <w:rFonts w:ascii="Times New Roman" w:hAnsi="Times New Roman"/>
                <w:sz w:val="18"/>
              </w:rPr>
              <w:t>2</w:t>
            </w:r>
          </w:p>
        </w:tc>
        <w:tc>
          <w:tcPr>
            <w:tcW w:w="992" w:type="dxa"/>
            <w:vAlign w:val="center"/>
          </w:tcPr>
          <w:p w14:paraId="5F91F870">
            <w:pPr>
              <w:pStyle w:val="125"/>
              <w:rPr>
                <w:rFonts w:ascii="Times New Roman" w:hAnsi="Times New Roman"/>
                <w:sz w:val="18"/>
              </w:rPr>
            </w:pPr>
            <w:r>
              <w:rPr>
                <w:rFonts w:ascii="Times New Roman" w:hAnsi="Times New Roman"/>
                <w:sz w:val="18"/>
              </w:rPr>
              <w:t>0-7</w:t>
            </w:r>
          </w:p>
        </w:tc>
        <w:tc>
          <w:tcPr>
            <w:tcW w:w="1843" w:type="dxa"/>
            <w:vAlign w:val="center"/>
          </w:tcPr>
          <w:p w14:paraId="5D6640C2">
            <w:pPr>
              <w:pStyle w:val="125"/>
              <w:rPr>
                <w:rFonts w:ascii="Times New Roman" w:hAnsi="Times New Roman"/>
                <w:sz w:val="18"/>
              </w:rPr>
            </w:pPr>
            <w:r>
              <w:rPr>
                <w:rFonts w:ascii="Times New Roman" w:hAnsi="Times New Roman"/>
                <w:sz w:val="18"/>
              </w:rPr>
              <w:t>8</w:t>
            </w:r>
          </w:p>
        </w:tc>
        <w:tc>
          <w:tcPr>
            <w:tcW w:w="2605" w:type="dxa"/>
            <w:vAlign w:val="center"/>
          </w:tcPr>
          <w:p w14:paraId="01D0E69F">
            <w:pPr>
              <w:pStyle w:val="125"/>
              <w:rPr>
                <w:rFonts w:ascii="Times New Roman" w:hAnsi="Times New Roman"/>
                <w:sz w:val="18"/>
              </w:rPr>
            </w:pPr>
            <w:r>
              <w:rPr>
                <w:rFonts w:ascii="Times New Roman" w:hAnsi="Times New Roman"/>
                <w:sz w:val="18"/>
              </w:rPr>
              <w:t>过零NTB差值[1]高8位</w:t>
            </w:r>
          </w:p>
        </w:tc>
      </w:tr>
      <w:tr w14:paraId="6329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63068C78">
            <w:pPr>
              <w:pStyle w:val="125"/>
              <w:rPr>
                <w:rFonts w:ascii="Times New Roman" w:hAnsi="Times New Roman"/>
                <w:sz w:val="18"/>
              </w:rPr>
            </w:pPr>
            <w:r>
              <w:rPr>
                <w:rFonts w:ascii="Times New Roman" w:hAnsi="Times New Roman"/>
                <w:sz w:val="18"/>
              </w:rPr>
              <w:t xml:space="preserve">过零NTB差值[2] </w:t>
            </w:r>
          </w:p>
          <w:p w14:paraId="6C49EAC3">
            <w:pPr>
              <w:pStyle w:val="125"/>
              <w:rPr>
                <w:rFonts w:ascii="Times New Roman" w:hAnsi="Times New Roman"/>
                <w:sz w:val="18"/>
              </w:rPr>
            </w:pPr>
          </w:p>
        </w:tc>
        <w:tc>
          <w:tcPr>
            <w:tcW w:w="851" w:type="dxa"/>
            <w:vAlign w:val="center"/>
          </w:tcPr>
          <w:p w14:paraId="6D6A8A9A">
            <w:pPr>
              <w:pStyle w:val="125"/>
              <w:rPr>
                <w:rFonts w:ascii="Times New Roman" w:hAnsi="Times New Roman"/>
                <w:sz w:val="18"/>
              </w:rPr>
            </w:pPr>
            <w:r>
              <w:rPr>
                <w:rFonts w:ascii="Times New Roman" w:hAnsi="Times New Roman"/>
                <w:sz w:val="18"/>
              </w:rPr>
              <w:t>3</w:t>
            </w:r>
          </w:p>
        </w:tc>
        <w:tc>
          <w:tcPr>
            <w:tcW w:w="992" w:type="dxa"/>
            <w:vAlign w:val="center"/>
          </w:tcPr>
          <w:p w14:paraId="007E70B3">
            <w:pPr>
              <w:pStyle w:val="125"/>
              <w:rPr>
                <w:rFonts w:ascii="Times New Roman" w:hAnsi="Times New Roman"/>
                <w:sz w:val="18"/>
              </w:rPr>
            </w:pPr>
            <w:r>
              <w:rPr>
                <w:rFonts w:ascii="Times New Roman" w:hAnsi="Times New Roman"/>
                <w:sz w:val="18"/>
              </w:rPr>
              <w:t>0-7</w:t>
            </w:r>
          </w:p>
        </w:tc>
        <w:tc>
          <w:tcPr>
            <w:tcW w:w="1843" w:type="dxa"/>
            <w:vAlign w:val="center"/>
          </w:tcPr>
          <w:p w14:paraId="516060E5">
            <w:pPr>
              <w:pStyle w:val="125"/>
              <w:rPr>
                <w:rFonts w:ascii="Times New Roman" w:hAnsi="Times New Roman"/>
                <w:sz w:val="18"/>
              </w:rPr>
            </w:pPr>
            <w:r>
              <w:rPr>
                <w:rFonts w:ascii="Times New Roman" w:hAnsi="Times New Roman"/>
                <w:sz w:val="18"/>
              </w:rPr>
              <w:t>8</w:t>
            </w:r>
          </w:p>
        </w:tc>
        <w:tc>
          <w:tcPr>
            <w:tcW w:w="2605" w:type="dxa"/>
            <w:vAlign w:val="center"/>
          </w:tcPr>
          <w:p w14:paraId="3FCF3358">
            <w:pPr>
              <w:pStyle w:val="125"/>
              <w:rPr>
                <w:rFonts w:ascii="Times New Roman" w:hAnsi="Times New Roman"/>
                <w:sz w:val="18"/>
              </w:rPr>
            </w:pPr>
            <w:r>
              <w:rPr>
                <w:rFonts w:ascii="Times New Roman" w:hAnsi="Times New Roman"/>
                <w:sz w:val="18"/>
              </w:rPr>
              <w:t>过零NTB差值[2]低8位</w:t>
            </w:r>
          </w:p>
        </w:tc>
      </w:tr>
      <w:tr w14:paraId="54A8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2E4A2285">
            <w:pPr>
              <w:pStyle w:val="125"/>
              <w:rPr>
                <w:rFonts w:ascii="Times New Roman" w:hAnsi="Times New Roman"/>
                <w:sz w:val="18"/>
              </w:rPr>
            </w:pPr>
          </w:p>
        </w:tc>
        <w:tc>
          <w:tcPr>
            <w:tcW w:w="851" w:type="dxa"/>
            <w:vMerge w:val="restart"/>
            <w:vAlign w:val="center"/>
          </w:tcPr>
          <w:p w14:paraId="0F3F70E7">
            <w:pPr>
              <w:pStyle w:val="125"/>
              <w:rPr>
                <w:rFonts w:ascii="Times New Roman" w:hAnsi="Times New Roman"/>
                <w:sz w:val="18"/>
              </w:rPr>
            </w:pPr>
            <w:r>
              <w:rPr>
                <w:rFonts w:ascii="Times New Roman" w:hAnsi="Times New Roman"/>
                <w:sz w:val="18"/>
              </w:rPr>
              <w:t>4</w:t>
            </w:r>
          </w:p>
        </w:tc>
        <w:tc>
          <w:tcPr>
            <w:tcW w:w="992" w:type="dxa"/>
            <w:vAlign w:val="center"/>
          </w:tcPr>
          <w:p w14:paraId="4B300248">
            <w:pPr>
              <w:pStyle w:val="125"/>
              <w:rPr>
                <w:rFonts w:ascii="Times New Roman" w:hAnsi="Times New Roman"/>
                <w:sz w:val="18"/>
              </w:rPr>
            </w:pPr>
            <w:r>
              <w:rPr>
                <w:rFonts w:ascii="Times New Roman" w:hAnsi="Times New Roman"/>
                <w:sz w:val="18"/>
              </w:rPr>
              <w:t>0-3</w:t>
            </w:r>
          </w:p>
        </w:tc>
        <w:tc>
          <w:tcPr>
            <w:tcW w:w="1843" w:type="dxa"/>
            <w:vAlign w:val="center"/>
          </w:tcPr>
          <w:p w14:paraId="7BBE28AD">
            <w:pPr>
              <w:pStyle w:val="125"/>
              <w:rPr>
                <w:rFonts w:ascii="Times New Roman" w:hAnsi="Times New Roman"/>
                <w:sz w:val="18"/>
              </w:rPr>
            </w:pPr>
            <w:r>
              <w:rPr>
                <w:rFonts w:ascii="Times New Roman" w:hAnsi="Times New Roman"/>
                <w:sz w:val="18"/>
              </w:rPr>
              <w:t>4</w:t>
            </w:r>
          </w:p>
        </w:tc>
        <w:tc>
          <w:tcPr>
            <w:tcW w:w="2605" w:type="dxa"/>
            <w:vAlign w:val="center"/>
          </w:tcPr>
          <w:p w14:paraId="7100F459">
            <w:pPr>
              <w:pStyle w:val="125"/>
              <w:rPr>
                <w:rFonts w:ascii="Times New Roman" w:hAnsi="Times New Roman"/>
                <w:sz w:val="18"/>
              </w:rPr>
            </w:pPr>
            <w:r>
              <w:rPr>
                <w:rFonts w:ascii="Times New Roman" w:hAnsi="Times New Roman"/>
                <w:sz w:val="18"/>
              </w:rPr>
              <w:t>过零NTB差值[2]高4位</w:t>
            </w:r>
          </w:p>
        </w:tc>
      </w:tr>
      <w:tr w14:paraId="0522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restart"/>
            <w:vAlign w:val="center"/>
          </w:tcPr>
          <w:p w14:paraId="1BDE34E1">
            <w:pPr>
              <w:pStyle w:val="125"/>
              <w:rPr>
                <w:rFonts w:ascii="Times New Roman" w:hAnsi="Times New Roman"/>
                <w:sz w:val="18"/>
              </w:rPr>
            </w:pPr>
            <w:r>
              <w:rPr>
                <w:rFonts w:ascii="Times New Roman" w:hAnsi="Times New Roman"/>
                <w:sz w:val="18"/>
              </w:rPr>
              <w:t>过零NTB差值[3]</w:t>
            </w:r>
          </w:p>
        </w:tc>
        <w:tc>
          <w:tcPr>
            <w:tcW w:w="851" w:type="dxa"/>
            <w:vMerge w:val="continue"/>
            <w:vAlign w:val="center"/>
          </w:tcPr>
          <w:p w14:paraId="06C25F6E">
            <w:pPr>
              <w:pStyle w:val="125"/>
              <w:rPr>
                <w:rFonts w:ascii="Times New Roman" w:hAnsi="Times New Roman"/>
                <w:sz w:val="18"/>
              </w:rPr>
            </w:pPr>
          </w:p>
        </w:tc>
        <w:tc>
          <w:tcPr>
            <w:tcW w:w="992" w:type="dxa"/>
            <w:vAlign w:val="center"/>
          </w:tcPr>
          <w:p w14:paraId="270774D0">
            <w:pPr>
              <w:pStyle w:val="125"/>
              <w:rPr>
                <w:rFonts w:ascii="Times New Roman" w:hAnsi="Times New Roman"/>
                <w:sz w:val="18"/>
              </w:rPr>
            </w:pPr>
            <w:r>
              <w:rPr>
                <w:rFonts w:ascii="Times New Roman" w:hAnsi="Times New Roman"/>
                <w:sz w:val="18"/>
              </w:rPr>
              <w:t>4-7</w:t>
            </w:r>
          </w:p>
        </w:tc>
        <w:tc>
          <w:tcPr>
            <w:tcW w:w="1843" w:type="dxa"/>
            <w:vAlign w:val="center"/>
          </w:tcPr>
          <w:p w14:paraId="2C89B741">
            <w:pPr>
              <w:pStyle w:val="125"/>
              <w:rPr>
                <w:rFonts w:ascii="Times New Roman" w:hAnsi="Times New Roman"/>
                <w:sz w:val="18"/>
              </w:rPr>
            </w:pPr>
            <w:r>
              <w:rPr>
                <w:rFonts w:ascii="Times New Roman" w:hAnsi="Times New Roman"/>
                <w:sz w:val="18"/>
              </w:rPr>
              <w:t>4</w:t>
            </w:r>
          </w:p>
        </w:tc>
        <w:tc>
          <w:tcPr>
            <w:tcW w:w="2605" w:type="dxa"/>
            <w:vAlign w:val="center"/>
          </w:tcPr>
          <w:p w14:paraId="0BE9B27B">
            <w:pPr>
              <w:pStyle w:val="125"/>
              <w:rPr>
                <w:rFonts w:ascii="Times New Roman" w:hAnsi="Times New Roman"/>
                <w:sz w:val="18"/>
              </w:rPr>
            </w:pPr>
            <w:r>
              <w:rPr>
                <w:rFonts w:ascii="Times New Roman" w:hAnsi="Times New Roman"/>
                <w:sz w:val="18"/>
              </w:rPr>
              <w:t>过零NTB差值[3]低4位</w:t>
            </w:r>
          </w:p>
        </w:tc>
      </w:tr>
      <w:tr w14:paraId="02F7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Merge w:val="continue"/>
            <w:vAlign w:val="center"/>
          </w:tcPr>
          <w:p w14:paraId="3A2F4AF9">
            <w:pPr>
              <w:pStyle w:val="125"/>
              <w:rPr>
                <w:rFonts w:ascii="Times New Roman" w:hAnsi="Times New Roman"/>
                <w:sz w:val="18"/>
              </w:rPr>
            </w:pPr>
          </w:p>
        </w:tc>
        <w:tc>
          <w:tcPr>
            <w:tcW w:w="851" w:type="dxa"/>
            <w:vAlign w:val="center"/>
          </w:tcPr>
          <w:p w14:paraId="2B5A03CD">
            <w:pPr>
              <w:pStyle w:val="125"/>
              <w:rPr>
                <w:rFonts w:ascii="Times New Roman" w:hAnsi="Times New Roman"/>
                <w:sz w:val="18"/>
              </w:rPr>
            </w:pPr>
            <w:r>
              <w:rPr>
                <w:rFonts w:ascii="Times New Roman" w:hAnsi="Times New Roman"/>
                <w:sz w:val="18"/>
              </w:rPr>
              <w:t>5</w:t>
            </w:r>
          </w:p>
        </w:tc>
        <w:tc>
          <w:tcPr>
            <w:tcW w:w="992" w:type="dxa"/>
            <w:vAlign w:val="center"/>
          </w:tcPr>
          <w:p w14:paraId="18404016">
            <w:pPr>
              <w:pStyle w:val="125"/>
              <w:rPr>
                <w:rFonts w:ascii="Times New Roman" w:hAnsi="Times New Roman"/>
                <w:sz w:val="18"/>
              </w:rPr>
            </w:pPr>
            <w:r>
              <w:rPr>
                <w:rFonts w:ascii="Times New Roman" w:hAnsi="Times New Roman"/>
                <w:sz w:val="18"/>
              </w:rPr>
              <w:t>0-7</w:t>
            </w:r>
          </w:p>
        </w:tc>
        <w:tc>
          <w:tcPr>
            <w:tcW w:w="1843" w:type="dxa"/>
            <w:vAlign w:val="center"/>
          </w:tcPr>
          <w:p w14:paraId="5DE547D5">
            <w:pPr>
              <w:pStyle w:val="125"/>
              <w:rPr>
                <w:rFonts w:ascii="Times New Roman" w:hAnsi="Times New Roman"/>
                <w:sz w:val="18"/>
              </w:rPr>
            </w:pPr>
            <w:r>
              <w:rPr>
                <w:rFonts w:ascii="Times New Roman" w:hAnsi="Times New Roman"/>
                <w:sz w:val="18"/>
              </w:rPr>
              <w:t>8</w:t>
            </w:r>
          </w:p>
        </w:tc>
        <w:tc>
          <w:tcPr>
            <w:tcW w:w="2605" w:type="dxa"/>
            <w:vAlign w:val="center"/>
          </w:tcPr>
          <w:p w14:paraId="16E9033A">
            <w:pPr>
              <w:pStyle w:val="125"/>
              <w:rPr>
                <w:rFonts w:ascii="Times New Roman" w:hAnsi="Times New Roman"/>
                <w:sz w:val="18"/>
              </w:rPr>
            </w:pPr>
            <w:r>
              <w:rPr>
                <w:rFonts w:ascii="Times New Roman" w:hAnsi="Times New Roman"/>
                <w:sz w:val="18"/>
              </w:rPr>
              <w:t>过零NTB差值[3]高8位</w:t>
            </w:r>
          </w:p>
        </w:tc>
      </w:tr>
      <w:tr w14:paraId="0770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vAlign w:val="center"/>
          </w:tcPr>
          <w:p w14:paraId="6926C8AF">
            <w:pPr>
              <w:pStyle w:val="125"/>
              <w:rPr>
                <w:rFonts w:ascii="Times New Roman" w:hAnsi="Times New Roman"/>
                <w:sz w:val="18"/>
              </w:rPr>
            </w:pPr>
            <w:r>
              <w:rPr>
                <w:rFonts w:ascii="Times New Roman" w:hAnsi="Times New Roman"/>
                <w:sz w:val="18"/>
              </w:rPr>
              <w:t>…</w:t>
            </w:r>
          </w:p>
        </w:tc>
        <w:tc>
          <w:tcPr>
            <w:tcW w:w="851" w:type="dxa"/>
            <w:vAlign w:val="center"/>
          </w:tcPr>
          <w:p w14:paraId="514CA904">
            <w:pPr>
              <w:pStyle w:val="125"/>
              <w:rPr>
                <w:rFonts w:ascii="Times New Roman" w:hAnsi="Times New Roman"/>
                <w:sz w:val="18"/>
              </w:rPr>
            </w:pPr>
            <w:r>
              <w:rPr>
                <w:rFonts w:ascii="Times New Roman" w:hAnsi="Times New Roman"/>
                <w:sz w:val="18"/>
              </w:rPr>
              <w:t>…</w:t>
            </w:r>
          </w:p>
        </w:tc>
        <w:tc>
          <w:tcPr>
            <w:tcW w:w="992" w:type="dxa"/>
            <w:vAlign w:val="center"/>
          </w:tcPr>
          <w:p w14:paraId="1ACF36E3">
            <w:pPr>
              <w:pStyle w:val="125"/>
              <w:rPr>
                <w:rFonts w:ascii="Times New Roman" w:hAnsi="Times New Roman"/>
                <w:sz w:val="18"/>
              </w:rPr>
            </w:pPr>
            <w:r>
              <w:rPr>
                <w:rFonts w:ascii="Times New Roman" w:hAnsi="Times New Roman"/>
                <w:sz w:val="18"/>
              </w:rPr>
              <w:t>…</w:t>
            </w:r>
          </w:p>
        </w:tc>
        <w:tc>
          <w:tcPr>
            <w:tcW w:w="1843" w:type="dxa"/>
            <w:vAlign w:val="center"/>
          </w:tcPr>
          <w:p w14:paraId="026910CD">
            <w:pPr>
              <w:pStyle w:val="125"/>
              <w:rPr>
                <w:rFonts w:ascii="Times New Roman" w:hAnsi="Times New Roman"/>
                <w:sz w:val="18"/>
              </w:rPr>
            </w:pPr>
            <w:r>
              <w:rPr>
                <w:rFonts w:ascii="Times New Roman" w:hAnsi="Times New Roman"/>
                <w:sz w:val="18"/>
              </w:rPr>
              <w:t>…</w:t>
            </w:r>
          </w:p>
        </w:tc>
        <w:tc>
          <w:tcPr>
            <w:tcW w:w="2605" w:type="dxa"/>
            <w:vAlign w:val="center"/>
          </w:tcPr>
          <w:p w14:paraId="7E2AE65D">
            <w:pPr>
              <w:pStyle w:val="125"/>
              <w:rPr>
                <w:rFonts w:ascii="Times New Roman" w:hAnsi="Times New Roman"/>
                <w:sz w:val="18"/>
              </w:rPr>
            </w:pPr>
            <w:r>
              <w:rPr>
                <w:rFonts w:ascii="Times New Roman" w:hAnsi="Times New Roman"/>
                <w:sz w:val="18"/>
              </w:rPr>
              <w:t>…</w:t>
            </w:r>
          </w:p>
        </w:tc>
      </w:tr>
    </w:tbl>
    <w:p w14:paraId="30D651C1">
      <w:pPr>
        <w:pStyle w:val="50"/>
      </w:pPr>
    </w:p>
    <w:p w14:paraId="64E09FAA">
      <w:pPr>
        <w:pStyle w:val="57"/>
        <w:ind w:left="420" w:hanging="420"/>
      </w:pPr>
      <w:bookmarkStart w:id="2681" w:name="_Toc15373"/>
      <w:bookmarkStart w:id="2682" w:name="_Toc29082"/>
      <w:bookmarkStart w:id="2683" w:name="_Toc18091"/>
      <w:r>
        <w:t>网络诊断报文</w:t>
      </w:r>
      <w:bookmarkEnd w:id="2681"/>
      <w:bookmarkEnd w:id="2682"/>
      <w:bookmarkEnd w:id="2683"/>
    </w:p>
    <w:p w14:paraId="0D75BA31">
      <w:pPr>
        <w:pStyle w:val="50"/>
      </w:pPr>
      <w:r>
        <w:t>网络诊断报文（MMeDiagnose）为各厂商非标准的自定义报文，供各厂商对网络的故障进行定位使用，对格式不做统一要求。</w:t>
      </w:r>
    </w:p>
    <w:p w14:paraId="3255408C">
      <w:pPr>
        <w:pStyle w:val="10"/>
      </w:pPr>
      <w:r>
        <w:t xml:space="preserve">表 </w:t>
      </w:r>
      <w:r>
        <w:fldChar w:fldCharType="begin"/>
      </w:r>
      <w:r>
        <w:instrText xml:space="preserve"> SEQ 表 \* ARABIC </w:instrText>
      </w:r>
      <w:r>
        <w:fldChar w:fldCharType="separate"/>
      </w:r>
      <w:r>
        <w:t>135</w:t>
      </w:r>
      <w:r>
        <w:fldChar w:fldCharType="end"/>
      </w:r>
      <w:r>
        <w:rPr>
          <w:rFonts w:hint="eastAsia"/>
        </w:rPr>
        <w:t xml:space="preserve"> </w:t>
      </w:r>
      <w:r>
        <w:t>网络诊断报文格式</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5"/>
        <w:gridCol w:w="2268"/>
        <w:gridCol w:w="2268"/>
      </w:tblGrid>
      <w:tr w14:paraId="4F02B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vAlign w:val="center"/>
          </w:tcPr>
          <w:p w14:paraId="6ABDBE3D">
            <w:pPr>
              <w:pStyle w:val="125"/>
              <w:rPr>
                <w:rFonts w:ascii="Times New Roman" w:hAnsi="Times New Roman"/>
                <w:sz w:val="18"/>
              </w:rPr>
            </w:pPr>
            <w:r>
              <w:rPr>
                <w:rFonts w:ascii="Times New Roman" w:hAnsi="Times New Roman"/>
                <w:sz w:val="18"/>
              </w:rPr>
              <w:t>字段</w:t>
            </w:r>
          </w:p>
        </w:tc>
        <w:tc>
          <w:tcPr>
            <w:tcW w:w="2268" w:type="dxa"/>
            <w:vAlign w:val="center"/>
          </w:tcPr>
          <w:p w14:paraId="0D72A75F">
            <w:pPr>
              <w:pStyle w:val="125"/>
              <w:rPr>
                <w:rFonts w:ascii="Times New Roman" w:hAnsi="Times New Roman"/>
                <w:sz w:val="18"/>
              </w:rPr>
            </w:pPr>
            <w:r>
              <w:rPr>
                <w:rFonts w:ascii="Times New Roman" w:hAnsi="Times New Roman"/>
                <w:sz w:val="18"/>
              </w:rPr>
              <w:t>字节号</w:t>
            </w:r>
          </w:p>
        </w:tc>
        <w:tc>
          <w:tcPr>
            <w:tcW w:w="2268" w:type="dxa"/>
            <w:vAlign w:val="center"/>
          </w:tcPr>
          <w:p w14:paraId="2512EE8B">
            <w:pPr>
              <w:pStyle w:val="125"/>
              <w:rPr>
                <w:rFonts w:ascii="Times New Roman" w:hAnsi="Times New Roman"/>
                <w:sz w:val="18"/>
              </w:rPr>
            </w:pPr>
            <w:r>
              <w:rPr>
                <w:rFonts w:ascii="Times New Roman" w:hAnsi="Times New Roman"/>
                <w:sz w:val="18"/>
              </w:rPr>
              <w:t>字段大小（比特）</w:t>
            </w:r>
          </w:p>
        </w:tc>
      </w:tr>
      <w:tr w14:paraId="60055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vAlign w:val="center"/>
          </w:tcPr>
          <w:p w14:paraId="3A3D30A4">
            <w:pPr>
              <w:pStyle w:val="125"/>
              <w:rPr>
                <w:rFonts w:ascii="Times New Roman" w:hAnsi="Times New Roman"/>
                <w:sz w:val="18"/>
              </w:rPr>
            </w:pPr>
            <w:r>
              <w:rPr>
                <w:rFonts w:ascii="Times New Roman" w:hAnsi="Times New Roman"/>
                <w:sz w:val="18"/>
              </w:rPr>
              <w:t>芯片厂商ID</w:t>
            </w:r>
          </w:p>
        </w:tc>
        <w:tc>
          <w:tcPr>
            <w:tcW w:w="2268" w:type="dxa"/>
            <w:vAlign w:val="center"/>
          </w:tcPr>
          <w:p w14:paraId="65E720EE">
            <w:pPr>
              <w:pStyle w:val="125"/>
              <w:rPr>
                <w:rFonts w:ascii="Times New Roman" w:hAnsi="Times New Roman"/>
                <w:sz w:val="18"/>
              </w:rPr>
            </w:pPr>
            <w:r>
              <w:rPr>
                <w:rFonts w:ascii="Times New Roman" w:hAnsi="Times New Roman"/>
                <w:sz w:val="18"/>
              </w:rPr>
              <w:t>0-1</w:t>
            </w:r>
          </w:p>
        </w:tc>
        <w:tc>
          <w:tcPr>
            <w:tcW w:w="2268" w:type="dxa"/>
            <w:vAlign w:val="center"/>
          </w:tcPr>
          <w:p w14:paraId="1323AE25">
            <w:pPr>
              <w:pStyle w:val="125"/>
              <w:rPr>
                <w:rFonts w:ascii="Times New Roman" w:hAnsi="Times New Roman"/>
                <w:sz w:val="18"/>
              </w:rPr>
            </w:pPr>
            <w:r>
              <w:rPr>
                <w:rFonts w:ascii="Times New Roman" w:hAnsi="Times New Roman"/>
                <w:sz w:val="18"/>
              </w:rPr>
              <w:t>16</w:t>
            </w:r>
          </w:p>
        </w:tc>
      </w:tr>
      <w:tr w14:paraId="55776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85" w:type="dxa"/>
            <w:vAlign w:val="center"/>
          </w:tcPr>
          <w:p w14:paraId="79438446">
            <w:pPr>
              <w:pStyle w:val="125"/>
              <w:rPr>
                <w:rFonts w:ascii="Times New Roman" w:hAnsi="Times New Roman"/>
                <w:sz w:val="18"/>
              </w:rPr>
            </w:pPr>
            <w:r>
              <w:rPr>
                <w:rFonts w:ascii="Times New Roman" w:hAnsi="Times New Roman"/>
                <w:sz w:val="18"/>
              </w:rPr>
              <w:t>厂家自定义</w:t>
            </w:r>
          </w:p>
        </w:tc>
        <w:tc>
          <w:tcPr>
            <w:tcW w:w="2268" w:type="dxa"/>
            <w:vAlign w:val="center"/>
          </w:tcPr>
          <w:p w14:paraId="360647C8">
            <w:pPr>
              <w:pStyle w:val="125"/>
              <w:rPr>
                <w:rFonts w:ascii="Times New Roman" w:hAnsi="Times New Roman"/>
                <w:sz w:val="18"/>
              </w:rPr>
            </w:pPr>
            <w:r>
              <w:rPr>
                <w:rFonts w:ascii="Times New Roman" w:hAnsi="Times New Roman"/>
                <w:sz w:val="18"/>
              </w:rPr>
              <w:t>可变长</w:t>
            </w:r>
          </w:p>
        </w:tc>
        <w:tc>
          <w:tcPr>
            <w:tcW w:w="2268" w:type="dxa"/>
            <w:vAlign w:val="center"/>
          </w:tcPr>
          <w:p w14:paraId="79B9FE3C">
            <w:pPr>
              <w:pStyle w:val="125"/>
              <w:rPr>
                <w:rFonts w:ascii="Times New Roman" w:hAnsi="Times New Roman"/>
                <w:sz w:val="18"/>
              </w:rPr>
            </w:pPr>
            <w:r>
              <w:rPr>
                <w:rFonts w:ascii="Times New Roman" w:hAnsi="Times New Roman"/>
                <w:sz w:val="18"/>
              </w:rPr>
              <w:t>可变长</w:t>
            </w:r>
          </w:p>
        </w:tc>
      </w:tr>
    </w:tbl>
    <w:p w14:paraId="1B5F01CC">
      <w:pPr>
        <w:pStyle w:val="10"/>
      </w:pPr>
    </w:p>
    <w:p w14:paraId="0828C9FC">
      <w:pPr>
        <w:pStyle w:val="10"/>
      </w:pPr>
      <w:r>
        <w:t xml:space="preserve">表 </w:t>
      </w:r>
      <w:r>
        <w:fldChar w:fldCharType="begin"/>
      </w:r>
      <w:r>
        <w:instrText xml:space="preserve"> SEQ 表 \* ARABIC </w:instrText>
      </w:r>
      <w:r>
        <w:fldChar w:fldCharType="separate"/>
      </w:r>
      <w:r>
        <w:t>136</w:t>
      </w:r>
      <w:r>
        <w:fldChar w:fldCharType="end"/>
      </w:r>
      <w:r>
        <w:t xml:space="preserve"> 芯片厂商ID定义</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9"/>
        <w:gridCol w:w="3402"/>
      </w:tblGrid>
      <w:tr w14:paraId="788F3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407E283A">
            <w:pPr>
              <w:pStyle w:val="125"/>
              <w:rPr>
                <w:rFonts w:ascii="Times New Roman" w:hAnsi="Times New Roman"/>
                <w:sz w:val="18"/>
              </w:rPr>
            </w:pPr>
            <w:r>
              <w:rPr>
                <w:rFonts w:ascii="Times New Roman" w:hAnsi="Times New Roman"/>
                <w:sz w:val="18"/>
              </w:rPr>
              <w:t>芯片厂商</w:t>
            </w:r>
          </w:p>
        </w:tc>
        <w:tc>
          <w:tcPr>
            <w:tcW w:w="3402" w:type="dxa"/>
            <w:vAlign w:val="center"/>
          </w:tcPr>
          <w:p w14:paraId="245E9256">
            <w:pPr>
              <w:pStyle w:val="125"/>
              <w:rPr>
                <w:rFonts w:ascii="Times New Roman" w:hAnsi="Times New Roman"/>
                <w:sz w:val="18"/>
              </w:rPr>
            </w:pPr>
            <w:r>
              <w:rPr>
                <w:rFonts w:ascii="Times New Roman" w:hAnsi="Times New Roman"/>
                <w:sz w:val="18"/>
              </w:rPr>
              <w:t>ID值</w:t>
            </w:r>
          </w:p>
        </w:tc>
      </w:tr>
      <w:tr w14:paraId="2E6B6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10EA68ED">
            <w:pPr>
              <w:pStyle w:val="125"/>
              <w:rPr>
                <w:rFonts w:ascii="Times New Roman" w:hAnsi="Times New Roman"/>
                <w:sz w:val="18"/>
              </w:rPr>
            </w:pPr>
            <w:r>
              <w:rPr>
                <w:rFonts w:ascii="Times New Roman" w:hAnsi="Times New Roman"/>
                <w:sz w:val="18"/>
              </w:rPr>
              <w:t>0x0000</w:t>
            </w:r>
          </w:p>
        </w:tc>
        <w:tc>
          <w:tcPr>
            <w:tcW w:w="3402" w:type="dxa"/>
            <w:vAlign w:val="center"/>
          </w:tcPr>
          <w:p w14:paraId="06D4B91B">
            <w:pPr>
              <w:pStyle w:val="125"/>
              <w:rPr>
                <w:rFonts w:ascii="Times New Roman" w:hAnsi="Times New Roman"/>
                <w:sz w:val="18"/>
              </w:rPr>
            </w:pPr>
            <w:r>
              <w:rPr>
                <w:rFonts w:ascii="Times New Roman" w:hAnsi="Times New Roman"/>
                <w:sz w:val="18"/>
              </w:rPr>
              <w:t>保留</w:t>
            </w:r>
          </w:p>
        </w:tc>
      </w:tr>
      <w:tr w14:paraId="45C5C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68CBF28C">
            <w:pPr>
              <w:pStyle w:val="125"/>
              <w:rPr>
                <w:rFonts w:ascii="Times New Roman" w:hAnsi="Times New Roman"/>
                <w:sz w:val="18"/>
              </w:rPr>
            </w:pPr>
            <w:r>
              <w:rPr>
                <w:rFonts w:ascii="Times New Roman" w:hAnsi="Times New Roman"/>
                <w:sz w:val="18"/>
              </w:rPr>
              <w:t>0x0001</w:t>
            </w:r>
          </w:p>
        </w:tc>
        <w:tc>
          <w:tcPr>
            <w:tcW w:w="3402" w:type="dxa"/>
            <w:vAlign w:val="center"/>
          </w:tcPr>
          <w:p w14:paraId="69D11D5F">
            <w:pPr>
              <w:pStyle w:val="125"/>
              <w:rPr>
                <w:rFonts w:ascii="Times New Roman" w:hAnsi="Times New Roman"/>
                <w:sz w:val="18"/>
              </w:rPr>
            </w:pPr>
            <w:r>
              <w:rPr>
                <w:rFonts w:ascii="Times New Roman" w:hAnsi="Times New Roman"/>
                <w:sz w:val="18"/>
              </w:rPr>
              <w:t>HS</w:t>
            </w:r>
          </w:p>
        </w:tc>
      </w:tr>
      <w:tr w14:paraId="7FA0D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7FF5357E">
            <w:pPr>
              <w:pStyle w:val="125"/>
              <w:rPr>
                <w:rFonts w:ascii="Times New Roman" w:hAnsi="Times New Roman"/>
                <w:sz w:val="18"/>
              </w:rPr>
            </w:pPr>
            <w:r>
              <w:rPr>
                <w:rFonts w:ascii="Times New Roman" w:hAnsi="Times New Roman"/>
                <w:sz w:val="18"/>
              </w:rPr>
              <w:t>0x0002</w:t>
            </w:r>
          </w:p>
        </w:tc>
        <w:tc>
          <w:tcPr>
            <w:tcW w:w="3402" w:type="dxa"/>
            <w:vAlign w:val="center"/>
          </w:tcPr>
          <w:p w14:paraId="6BBD81D6">
            <w:pPr>
              <w:pStyle w:val="125"/>
              <w:rPr>
                <w:rFonts w:ascii="Times New Roman" w:hAnsi="Times New Roman"/>
                <w:sz w:val="18"/>
              </w:rPr>
            </w:pPr>
            <w:r>
              <w:rPr>
                <w:rFonts w:ascii="Times New Roman" w:hAnsi="Times New Roman"/>
                <w:sz w:val="18"/>
              </w:rPr>
              <w:t>ES</w:t>
            </w:r>
          </w:p>
        </w:tc>
      </w:tr>
      <w:tr w14:paraId="34FE3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70D062EF">
            <w:pPr>
              <w:pStyle w:val="125"/>
              <w:rPr>
                <w:rFonts w:ascii="Times New Roman" w:hAnsi="Times New Roman"/>
                <w:sz w:val="18"/>
              </w:rPr>
            </w:pPr>
            <w:r>
              <w:rPr>
                <w:rFonts w:ascii="Times New Roman" w:hAnsi="Times New Roman"/>
                <w:sz w:val="18"/>
              </w:rPr>
              <w:t>0x0003</w:t>
            </w:r>
          </w:p>
        </w:tc>
        <w:tc>
          <w:tcPr>
            <w:tcW w:w="3402" w:type="dxa"/>
            <w:vAlign w:val="center"/>
          </w:tcPr>
          <w:p w14:paraId="506A49E0">
            <w:pPr>
              <w:pStyle w:val="125"/>
              <w:rPr>
                <w:rFonts w:ascii="Times New Roman" w:hAnsi="Times New Roman"/>
                <w:sz w:val="18"/>
              </w:rPr>
            </w:pPr>
            <w:r>
              <w:rPr>
                <w:rFonts w:ascii="Times New Roman" w:hAnsi="Times New Roman"/>
                <w:sz w:val="18"/>
              </w:rPr>
              <w:t>TC</w:t>
            </w:r>
          </w:p>
        </w:tc>
      </w:tr>
      <w:tr w14:paraId="34BE4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3123EEBF">
            <w:pPr>
              <w:pStyle w:val="125"/>
              <w:rPr>
                <w:rFonts w:ascii="Times New Roman" w:hAnsi="Times New Roman"/>
                <w:sz w:val="18"/>
              </w:rPr>
            </w:pPr>
            <w:r>
              <w:rPr>
                <w:rFonts w:ascii="Times New Roman" w:hAnsi="Times New Roman"/>
                <w:sz w:val="18"/>
              </w:rPr>
              <w:t>0x0004</w:t>
            </w:r>
          </w:p>
        </w:tc>
        <w:tc>
          <w:tcPr>
            <w:tcW w:w="3402" w:type="dxa"/>
            <w:vAlign w:val="center"/>
          </w:tcPr>
          <w:p w14:paraId="260DF9B3">
            <w:pPr>
              <w:pStyle w:val="125"/>
              <w:rPr>
                <w:rFonts w:ascii="Times New Roman" w:hAnsi="Times New Roman"/>
                <w:sz w:val="18"/>
              </w:rPr>
            </w:pPr>
            <w:r>
              <w:rPr>
                <w:rFonts w:ascii="Times New Roman" w:hAnsi="Times New Roman"/>
                <w:sz w:val="18"/>
              </w:rPr>
              <w:t>LH</w:t>
            </w:r>
          </w:p>
        </w:tc>
      </w:tr>
      <w:tr w14:paraId="36A74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29780C9C">
            <w:pPr>
              <w:pStyle w:val="125"/>
              <w:rPr>
                <w:rFonts w:ascii="Times New Roman" w:hAnsi="Times New Roman"/>
                <w:sz w:val="18"/>
              </w:rPr>
            </w:pPr>
            <w:r>
              <w:rPr>
                <w:rFonts w:ascii="Times New Roman" w:hAnsi="Times New Roman"/>
                <w:sz w:val="18"/>
              </w:rPr>
              <w:t>0x0005</w:t>
            </w:r>
          </w:p>
        </w:tc>
        <w:tc>
          <w:tcPr>
            <w:tcW w:w="3402" w:type="dxa"/>
            <w:vAlign w:val="center"/>
          </w:tcPr>
          <w:p w14:paraId="10185798">
            <w:pPr>
              <w:pStyle w:val="125"/>
              <w:rPr>
                <w:rFonts w:ascii="Times New Roman" w:hAnsi="Times New Roman"/>
                <w:sz w:val="18"/>
              </w:rPr>
            </w:pPr>
            <w:r>
              <w:rPr>
                <w:rFonts w:ascii="Times New Roman" w:hAnsi="Times New Roman"/>
                <w:sz w:val="18"/>
              </w:rPr>
              <w:t>HT</w:t>
            </w:r>
          </w:p>
        </w:tc>
      </w:tr>
      <w:tr w14:paraId="73E1E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6B0AF255">
            <w:pPr>
              <w:pStyle w:val="125"/>
              <w:rPr>
                <w:rFonts w:ascii="Times New Roman" w:hAnsi="Times New Roman"/>
                <w:sz w:val="18"/>
              </w:rPr>
            </w:pPr>
            <w:r>
              <w:rPr>
                <w:rFonts w:ascii="Times New Roman" w:hAnsi="Times New Roman"/>
                <w:sz w:val="18"/>
              </w:rPr>
              <w:t>0x0006</w:t>
            </w:r>
          </w:p>
        </w:tc>
        <w:tc>
          <w:tcPr>
            <w:tcW w:w="3402" w:type="dxa"/>
            <w:vAlign w:val="center"/>
          </w:tcPr>
          <w:p w14:paraId="521FA3C2">
            <w:pPr>
              <w:pStyle w:val="125"/>
              <w:rPr>
                <w:rFonts w:ascii="Times New Roman" w:hAnsi="Times New Roman"/>
                <w:sz w:val="18"/>
              </w:rPr>
            </w:pPr>
            <w:r>
              <w:rPr>
                <w:rFonts w:ascii="Times New Roman" w:hAnsi="Times New Roman"/>
                <w:sz w:val="18"/>
              </w:rPr>
              <w:t>RS</w:t>
            </w:r>
          </w:p>
        </w:tc>
      </w:tr>
      <w:tr w14:paraId="018E5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76916A1F">
            <w:pPr>
              <w:pStyle w:val="125"/>
              <w:rPr>
                <w:rFonts w:ascii="Times New Roman" w:hAnsi="Times New Roman"/>
                <w:sz w:val="18"/>
              </w:rPr>
            </w:pPr>
            <w:r>
              <w:rPr>
                <w:rFonts w:ascii="Times New Roman" w:hAnsi="Times New Roman"/>
                <w:sz w:val="18"/>
              </w:rPr>
              <w:t>0x0007</w:t>
            </w:r>
          </w:p>
        </w:tc>
        <w:tc>
          <w:tcPr>
            <w:tcW w:w="3402" w:type="dxa"/>
            <w:vAlign w:val="center"/>
          </w:tcPr>
          <w:p w14:paraId="5934FEB9">
            <w:pPr>
              <w:pStyle w:val="125"/>
              <w:rPr>
                <w:rFonts w:ascii="Times New Roman" w:hAnsi="Times New Roman"/>
                <w:sz w:val="18"/>
              </w:rPr>
            </w:pPr>
            <w:r>
              <w:rPr>
                <w:rFonts w:ascii="Times New Roman" w:hAnsi="Times New Roman"/>
                <w:sz w:val="18"/>
              </w:rPr>
              <w:t>SW</w:t>
            </w:r>
          </w:p>
        </w:tc>
      </w:tr>
      <w:tr w14:paraId="66CE1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012D71E9">
            <w:pPr>
              <w:pStyle w:val="125"/>
              <w:rPr>
                <w:rFonts w:ascii="Times New Roman" w:hAnsi="Times New Roman"/>
                <w:sz w:val="18"/>
              </w:rPr>
            </w:pPr>
            <w:r>
              <w:rPr>
                <w:rFonts w:ascii="Times New Roman" w:hAnsi="Times New Roman"/>
                <w:sz w:val="18"/>
              </w:rPr>
              <w:t>0x0008</w:t>
            </w:r>
          </w:p>
        </w:tc>
        <w:tc>
          <w:tcPr>
            <w:tcW w:w="3402" w:type="dxa"/>
            <w:vAlign w:val="center"/>
          </w:tcPr>
          <w:p w14:paraId="40B91D62">
            <w:pPr>
              <w:pStyle w:val="125"/>
              <w:rPr>
                <w:rFonts w:ascii="Times New Roman" w:hAnsi="Times New Roman"/>
                <w:sz w:val="18"/>
              </w:rPr>
            </w:pPr>
            <w:r>
              <w:rPr>
                <w:rFonts w:ascii="Times New Roman" w:hAnsi="Times New Roman"/>
                <w:sz w:val="18"/>
              </w:rPr>
              <w:t>SC</w:t>
            </w:r>
          </w:p>
        </w:tc>
      </w:tr>
      <w:tr w14:paraId="5366D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119" w:type="dxa"/>
            <w:vAlign w:val="center"/>
          </w:tcPr>
          <w:p w14:paraId="2F94F740">
            <w:pPr>
              <w:pStyle w:val="125"/>
              <w:rPr>
                <w:rFonts w:ascii="Times New Roman" w:hAnsi="Times New Roman"/>
                <w:sz w:val="18"/>
              </w:rPr>
            </w:pPr>
            <w:r>
              <w:rPr>
                <w:rFonts w:ascii="Times New Roman" w:hAnsi="Times New Roman"/>
                <w:sz w:val="18"/>
              </w:rPr>
              <w:t>0x0009-0xFFFF</w:t>
            </w:r>
          </w:p>
        </w:tc>
        <w:tc>
          <w:tcPr>
            <w:tcW w:w="3402" w:type="dxa"/>
            <w:vAlign w:val="center"/>
          </w:tcPr>
          <w:p w14:paraId="00CEC5CD">
            <w:pPr>
              <w:pStyle w:val="125"/>
              <w:rPr>
                <w:rFonts w:ascii="Times New Roman" w:hAnsi="Times New Roman"/>
                <w:sz w:val="18"/>
              </w:rPr>
            </w:pPr>
            <w:r>
              <w:rPr>
                <w:rFonts w:ascii="Times New Roman" w:hAnsi="Times New Roman"/>
                <w:sz w:val="18"/>
              </w:rPr>
              <w:t>待扩展</w:t>
            </w:r>
          </w:p>
        </w:tc>
      </w:tr>
    </w:tbl>
    <w:p w14:paraId="395AF9A5">
      <w:pPr>
        <w:pStyle w:val="57"/>
        <w:ind w:left="420" w:hanging="420"/>
      </w:pPr>
      <w:r>
        <w:rPr>
          <w:rFonts w:hint="eastAsia"/>
        </w:rPr>
        <w:t>无线信道冲突上报报文</w:t>
      </w:r>
    </w:p>
    <w:p w14:paraId="0FD46CDF">
      <w:pPr>
        <w:pStyle w:val="50"/>
      </w:pPr>
      <w:r>
        <w:rPr>
          <w:rStyle w:val="51"/>
          <w:rFonts w:hint="eastAsia"/>
        </w:rPr>
        <w:t>无线</w:t>
      </w:r>
      <w:r>
        <w:rPr>
          <w:rStyle w:val="51"/>
        </w:rPr>
        <w:t>信道冲突上报报文</w:t>
      </w:r>
      <w:r>
        <w:rPr>
          <w:rStyle w:val="51"/>
          <w:rFonts w:hint="eastAsia"/>
        </w:rPr>
        <w:t>（M</w:t>
      </w:r>
      <w:r>
        <w:rPr>
          <w:rStyle w:val="51"/>
        </w:rPr>
        <w:t>MeRFChannelConflictReport</w:t>
      </w:r>
      <w:r>
        <w:rPr>
          <w:rStyle w:val="51"/>
          <w:rFonts w:hint="eastAsia"/>
        </w:rPr>
        <w:t>）的</w:t>
      </w:r>
      <w:r>
        <w:rPr>
          <w:rStyle w:val="51"/>
        </w:rPr>
        <w:t>格式定义</w:t>
      </w:r>
      <w:r>
        <w:rPr>
          <w:rStyle w:val="51"/>
          <w:rFonts w:hint="eastAsia"/>
        </w:rPr>
        <w:t>如</w:t>
      </w:r>
      <w:r>
        <w:rPr>
          <w:rStyle w:val="51"/>
          <w:rFonts w:hint="eastAsia"/>
        </w:rPr>
        <w:fldChar w:fldCharType="begin"/>
      </w:r>
      <w:r>
        <w:rPr>
          <w:rStyle w:val="51"/>
          <w:rFonts w:hint="eastAsia"/>
        </w:rPr>
        <w:instrText xml:space="preserve"> REF _Ref12146 \h </w:instrText>
      </w:r>
      <w:r>
        <w:rPr>
          <w:rStyle w:val="51"/>
        </w:rPr>
        <w:instrText xml:space="preserve"> \* MERGEFORMAT </w:instrText>
      </w:r>
      <w:r>
        <w:rPr>
          <w:rStyle w:val="51"/>
          <w:rFonts w:hint="eastAsia"/>
        </w:rPr>
        <w:fldChar w:fldCharType="separate"/>
      </w:r>
      <w:r>
        <w:rPr>
          <w:rStyle w:val="51"/>
        </w:rPr>
        <w:t>表 137</w:t>
      </w:r>
      <w:r>
        <w:rPr>
          <w:rStyle w:val="51"/>
          <w:rFonts w:hint="eastAsia"/>
        </w:rPr>
        <w:fldChar w:fldCharType="end"/>
      </w:r>
      <w:r>
        <w:rPr>
          <w:rStyle w:val="51"/>
        </w:rPr>
        <w:t>所示</w:t>
      </w:r>
      <w:r>
        <w:t>。</w:t>
      </w:r>
    </w:p>
    <w:p w14:paraId="7FF828D6">
      <w:pPr>
        <w:pStyle w:val="10"/>
        <w:rPr>
          <w:color w:val="000000"/>
        </w:rPr>
      </w:pPr>
      <w:bookmarkStart w:id="2684" w:name="_Ref12146"/>
      <w:bookmarkStart w:id="2685" w:name="_Ref46168684"/>
      <w:r>
        <w:t xml:space="preserve">表 </w:t>
      </w:r>
      <w:r>
        <w:fldChar w:fldCharType="begin"/>
      </w:r>
      <w:r>
        <w:instrText xml:space="preserve"> SEQ 表 \* ARABIC </w:instrText>
      </w:r>
      <w:r>
        <w:fldChar w:fldCharType="separate"/>
      </w:r>
      <w:r>
        <w:t>137</w:t>
      </w:r>
      <w:r>
        <w:fldChar w:fldCharType="end"/>
      </w:r>
      <w:bookmarkEnd w:id="2684"/>
      <w:r>
        <w:rPr>
          <w:rFonts w:hint="eastAsia"/>
        </w:rPr>
        <w:t xml:space="preserve"> </w:t>
      </w:r>
      <w:r>
        <w:rPr>
          <w:rFonts w:hint="eastAsia"/>
          <w:color w:val="000000"/>
        </w:rPr>
        <w:t>无线信道冲突上报报文格式</w:t>
      </w:r>
      <w:bookmarkEnd w:id="2685"/>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074"/>
        <w:gridCol w:w="1257"/>
        <w:gridCol w:w="1793"/>
      </w:tblGrid>
      <w:tr w14:paraId="2177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6CEB8DF4">
            <w:pPr>
              <w:pStyle w:val="125"/>
              <w:rPr>
                <w:rFonts w:ascii="Times New Roman" w:hAnsi="Times New Roman"/>
                <w:color w:val="000000"/>
                <w:sz w:val="18"/>
                <w:szCs w:val="18"/>
              </w:rPr>
            </w:pPr>
            <w:r>
              <w:rPr>
                <w:rFonts w:ascii="Times New Roman" w:hAnsi="Times New Roman"/>
                <w:color w:val="000000"/>
                <w:sz w:val="18"/>
                <w:szCs w:val="18"/>
              </w:rPr>
              <w:t>字段</w:t>
            </w:r>
          </w:p>
        </w:tc>
        <w:tc>
          <w:tcPr>
            <w:tcW w:w="1074" w:type="dxa"/>
            <w:vAlign w:val="center"/>
          </w:tcPr>
          <w:p w14:paraId="535B5490">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257" w:type="dxa"/>
            <w:vAlign w:val="center"/>
          </w:tcPr>
          <w:p w14:paraId="5DE6ECFC">
            <w:pPr>
              <w:pStyle w:val="125"/>
              <w:rPr>
                <w:rFonts w:ascii="Times New Roman" w:hAnsi="Times New Roman"/>
                <w:color w:val="000000"/>
                <w:sz w:val="18"/>
                <w:szCs w:val="18"/>
              </w:rPr>
            </w:pPr>
            <w:r>
              <w:rPr>
                <w:rFonts w:hint="eastAsia" w:ascii="Times New Roman" w:hAnsi="Times New Roman"/>
                <w:color w:val="000000"/>
                <w:sz w:val="18"/>
                <w:szCs w:val="18"/>
              </w:rPr>
              <w:t>比特位</w:t>
            </w:r>
          </w:p>
        </w:tc>
        <w:tc>
          <w:tcPr>
            <w:tcW w:w="1793" w:type="dxa"/>
            <w:vAlign w:val="center"/>
          </w:tcPr>
          <w:p w14:paraId="4ECC7219">
            <w:pPr>
              <w:pStyle w:val="125"/>
              <w:rPr>
                <w:rFonts w:ascii="Times New Roman" w:hAnsi="Times New Roman"/>
                <w:color w:val="000000"/>
                <w:sz w:val="18"/>
                <w:szCs w:val="18"/>
              </w:rPr>
            </w:pPr>
            <w:r>
              <w:rPr>
                <w:rFonts w:ascii="Times New Roman" w:hAnsi="Times New Roman"/>
                <w:color w:val="000000"/>
                <w:sz w:val="18"/>
                <w:szCs w:val="18"/>
              </w:rPr>
              <w:t>字段大小(</w:t>
            </w:r>
            <w:r>
              <w:rPr>
                <w:rFonts w:hint="eastAsia" w:ascii="Times New Roman" w:hAnsi="Times New Roman"/>
                <w:color w:val="000000"/>
                <w:sz w:val="18"/>
                <w:szCs w:val="18"/>
              </w:rPr>
              <w:t>字节</w:t>
            </w:r>
            <w:r>
              <w:rPr>
                <w:rFonts w:ascii="Times New Roman" w:hAnsi="Times New Roman"/>
                <w:color w:val="000000"/>
                <w:sz w:val="18"/>
                <w:szCs w:val="18"/>
              </w:rPr>
              <w:t>)</w:t>
            </w:r>
          </w:p>
        </w:tc>
      </w:tr>
      <w:tr w14:paraId="02331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1C484A57">
            <w:pPr>
              <w:pStyle w:val="125"/>
              <w:rPr>
                <w:rFonts w:ascii="Times New Roman" w:hAnsi="Times New Roman"/>
                <w:color w:val="000000"/>
                <w:sz w:val="18"/>
                <w:szCs w:val="18"/>
              </w:rPr>
            </w:pPr>
            <w:r>
              <w:rPr>
                <w:rFonts w:hint="eastAsia" w:ascii="Times New Roman" w:hAnsi="Times New Roman"/>
                <w:color w:val="000000"/>
                <w:sz w:val="18"/>
                <w:szCs w:val="18"/>
              </w:rPr>
              <w:t>冲突网络C</w:t>
            </w:r>
            <w:r>
              <w:rPr>
                <w:rFonts w:ascii="Times New Roman" w:hAnsi="Times New Roman"/>
                <w:color w:val="000000"/>
                <w:sz w:val="18"/>
                <w:szCs w:val="18"/>
              </w:rPr>
              <w:t>CO MAC地址</w:t>
            </w:r>
          </w:p>
        </w:tc>
        <w:tc>
          <w:tcPr>
            <w:tcW w:w="1074" w:type="dxa"/>
            <w:vAlign w:val="center"/>
          </w:tcPr>
          <w:p w14:paraId="296C299B">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5</w:t>
            </w:r>
          </w:p>
        </w:tc>
        <w:tc>
          <w:tcPr>
            <w:tcW w:w="1257" w:type="dxa"/>
            <w:vAlign w:val="center"/>
          </w:tcPr>
          <w:p w14:paraId="5FE0AEF8">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02272FBA">
            <w:pPr>
              <w:pStyle w:val="125"/>
              <w:rPr>
                <w:rFonts w:ascii="Times New Roman" w:hAnsi="Times New Roman"/>
                <w:color w:val="000000"/>
                <w:sz w:val="18"/>
                <w:szCs w:val="18"/>
              </w:rPr>
            </w:pPr>
            <w:r>
              <w:rPr>
                <w:rFonts w:ascii="Times New Roman" w:hAnsi="Times New Roman"/>
                <w:color w:val="000000"/>
                <w:sz w:val="18"/>
                <w:szCs w:val="18"/>
              </w:rPr>
              <w:t>6</w:t>
            </w:r>
          </w:p>
        </w:tc>
      </w:tr>
      <w:tr w14:paraId="42CF2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792AB0C2">
            <w:pPr>
              <w:pStyle w:val="125"/>
              <w:rPr>
                <w:rFonts w:ascii="Times New Roman" w:hAnsi="Times New Roman"/>
                <w:color w:val="000000"/>
                <w:sz w:val="18"/>
                <w:szCs w:val="18"/>
              </w:rPr>
            </w:pPr>
            <w:r>
              <w:rPr>
                <w:rFonts w:hint="eastAsia" w:ascii="Times New Roman" w:hAnsi="Times New Roman"/>
                <w:color w:val="000000"/>
                <w:sz w:val="18"/>
                <w:szCs w:val="18"/>
              </w:rPr>
              <w:t>邻居网络个数</w:t>
            </w:r>
          </w:p>
        </w:tc>
        <w:tc>
          <w:tcPr>
            <w:tcW w:w="1074" w:type="dxa"/>
            <w:vAlign w:val="center"/>
          </w:tcPr>
          <w:p w14:paraId="7B661919">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257" w:type="dxa"/>
            <w:vAlign w:val="center"/>
          </w:tcPr>
          <w:p w14:paraId="796AB4CD">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2927E190">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69255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3A565AA3">
            <w:pPr>
              <w:pStyle w:val="125"/>
              <w:rPr>
                <w:rFonts w:ascii="Times New Roman" w:hAnsi="Times New Roman"/>
                <w:color w:val="000000"/>
                <w:sz w:val="18"/>
                <w:szCs w:val="18"/>
              </w:rPr>
            </w:pPr>
            <w:r>
              <w:rPr>
                <w:rFonts w:hint="eastAsia" w:ascii="Times New Roman" w:hAnsi="Times New Roman"/>
                <w:color w:val="000000"/>
                <w:sz w:val="18"/>
                <w:szCs w:val="18"/>
              </w:rPr>
              <w:t>邻居</w:t>
            </w:r>
            <w:r>
              <w:rPr>
                <w:rFonts w:ascii="Times New Roman" w:hAnsi="Times New Roman"/>
                <w:color w:val="000000"/>
                <w:sz w:val="18"/>
                <w:szCs w:val="18"/>
              </w:rPr>
              <w:t>网络条目</w:t>
            </w:r>
          </w:p>
        </w:tc>
        <w:tc>
          <w:tcPr>
            <w:tcW w:w="1074" w:type="dxa"/>
            <w:vAlign w:val="center"/>
          </w:tcPr>
          <w:p w14:paraId="70600680">
            <w:pPr>
              <w:pStyle w:val="125"/>
              <w:rPr>
                <w:rFonts w:ascii="Times New Roman" w:hAnsi="Times New Roman"/>
                <w:color w:val="000000"/>
                <w:sz w:val="18"/>
                <w:szCs w:val="18"/>
              </w:rPr>
            </w:pPr>
            <w:r>
              <w:rPr>
                <w:rFonts w:hint="eastAsia" w:ascii="Times New Roman" w:hAnsi="Times New Roman"/>
                <w:color w:val="000000"/>
                <w:sz w:val="18"/>
                <w:szCs w:val="18"/>
              </w:rPr>
              <w:t>可</w:t>
            </w:r>
            <w:r>
              <w:rPr>
                <w:rFonts w:ascii="Times New Roman" w:hAnsi="Times New Roman"/>
                <w:color w:val="000000"/>
                <w:sz w:val="18"/>
                <w:szCs w:val="18"/>
              </w:rPr>
              <w:t>变</w:t>
            </w:r>
          </w:p>
        </w:tc>
        <w:tc>
          <w:tcPr>
            <w:tcW w:w="1257" w:type="dxa"/>
            <w:vAlign w:val="center"/>
          </w:tcPr>
          <w:p w14:paraId="541F55AE">
            <w:pPr>
              <w:pStyle w:val="125"/>
              <w:rPr>
                <w:rFonts w:ascii="Times New Roman" w:hAnsi="Times New Roman"/>
                <w:color w:val="000000"/>
                <w:sz w:val="18"/>
                <w:szCs w:val="18"/>
              </w:rPr>
            </w:pPr>
            <w:r>
              <w:rPr>
                <w:rFonts w:hint="eastAsia" w:ascii="Times New Roman" w:hAnsi="Times New Roman"/>
                <w:color w:val="000000"/>
                <w:sz w:val="18"/>
                <w:szCs w:val="18"/>
              </w:rPr>
              <w:t>0-7</w:t>
            </w:r>
          </w:p>
        </w:tc>
        <w:tc>
          <w:tcPr>
            <w:tcW w:w="1793" w:type="dxa"/>
            <w:vAlign w:val="center"/>
          </w:tcPr>
          <w:p w14:paraId="0C082FBF">
            <w:pPr>
              <w:pStyle w:val="125"/>
              <w:rPr>
                <w:rFonts w:ascii="Times New Roman" w:hAnsi="Times New Roman"/>
                <w:color w:val="000000"/>
                <w:sz w:val="18"/>
                <w:szCs w:val="18"/>
              </w:rPr>
            </w:pPr>
            <w:r>
              <w:rPr>
                <w:rFonts w:hint="eastAsia" w:ascii="Times New Roman" w:hAnsi="Times New Roman"/>
                <w:sz w:val="18"/>
                <w:szCs w:val="18"/>
              </w:rPr>
              <w:t>L（可变长）</w:t>
            </w:r>
          </w:p>
        </w:tc>
      </w:tr>
    </w:tbl>
    <w:p w14:paraId="5F9F40D0">
      <w:pPr>
        <w:pStyle w:val="67"/>
      </w:pPr>
      <w:r>
        <w:rPr>
          <w:rFonts w:hint="eastAsia"/>
        </w:rPr>
        <w:t>CCO MAC地址</w:t>
      </w:r>
    </w:p>
    <w:p w14:paraId="4BF955E0">
      <w:pPr>
        <w:pStyle w:val="50"/>
      </w:pPr>
      <w:r>
        <w:rPr>
          <w:rFonts w:hint="eastAsia"/>
        </w:rPr>
        <w:t>表示与本网络发生冲突的邻居网络的CCO MAC地址</w:t>
      </w:r>
      <w:r>
        <w:t>。</w:t>
      </w:r>
    </w:p>
    <w:p w14:paraId="0908A49A">
      <w:pPr>
        <w:pStyle w:val="67"/>
      </w:pPr>
      <w:r>
        <w:rPr>
          <w:rFonts w:hint="eastAsia"/>
        </w:rPr>
        <w:t>邻居</w:t>
      </w:r>
      <w:r>
        <w:t>网络个数</w:t>
      </w:r>
    </w:p>
    <w:p w14:paraId="22831820">
      <w:pPr>
        <w:pStyle w:val="50"/>
      </w:pPr>
      <w:r>
        <w:rPr>
          <w:rFonts w:hint="eastAsia"/>
        </w:rPr>
        <w:t>周边可见邻居网络的个数。</w:t>
      </w:r>
    </w:p>
    <w:p w14:paraId="56EAB806">
      <w:pPr>
        <w:pStyle w:val="67"/>
      </w:pPr>
      <w:r>
        <w:rPr>
          <w:rFonts w:hint="eastAsia"/>
        </w:rPr>
        <w:t>邻居</w:t>
      </w:r>
      <w:r>
        <w:t>网络条目</w:t>
      </w:r>
    </w:p>
    <w:p w14:paraId="4EE3CE0A">
      <w:pPr>
        <w:pStyle w:val="50"/>
      </w:pPr>
      <w:r>
        <w:rPr>
          <w:rFonts w:hint="eastAsia"/>
        </w:rPr>
        <w:t>邻居网络信息，具体如</w:t>
      </w:r>
      <w:r>
        <w:rPr>
          <w:rFonts w:hint="eastAsia"/>
        </w:rPr>
        <w:fldChar w:fldCharType="begin"/>
      </w:r>
      <w:r>
        <w:rPr>
          <w:rFonts w:hint="eastAsia"/>
        </w:rPr>
        <w:instrText xml:space="preserve"> REF _Ref14856 \h </w:instrText>
      </w:r>
      <w:r>
        <w:instrText xml:space="preserve"> \* MERGEFORMAT </w:instrText>
      </w:r>
      <w:r>
        <w:rPr>
          <w:rFonts w:hint="eastAsia"/>
        </w:rPr>
        <w:fldChar w:fldCharType="separate"/>
      </w:r>
      <w:r>
        <w:t>表 138</w:t>
      </w:r>
      <w:r>
        <w:rPr>
          <w:rFonts w:hint="eastAsia"/>
        </w:rPr>
        <w:fldChar w:fldCharType="end"/>
      </w:r>
      <w:r>
        <w:rPr>
          <w:rFonts w:hint="eastAsia"/>
        </w:rPr>
        <w:t>所示。</w:t>
      </w:r>
    </w:p>
    <w:p w14:paraId="73E8104D">
      <w:pPr>
        <w:pStyle w:val="10"/>
      </w:pPr>
      <w:bookmarkStart w:id="2686" w:name="_Ref14856"/>
      <w:r>
        <w:t xml:space="preserve">表 </w:t>
      </w:r>
      <w:r>
        <w:fldChar w:fldCharType="begin"/>
      </w:r>
      <w:r>
        <w:instrText xml:space="preserve"> SEQ 表 \* ARABIC </w:instrText>
      </w:r>
      <w:r>
        <w:fldChar w:fldCharType="separate"/>
      </w:r>
      <w:r>
        <w:t>138</w:t>
      </w:r>
      <w:r>
        <w:fldChar w:fldCharType="end"/>
      </w:r>
      <w:bookmarkEnd w:id="2686"/>
      <w:r>
        <w:rPr>
          <w:rFonts w:hint="eastAsia"/>
        </w:rPr>
        <w:t xml:space="preserve"> 邻居网络条目</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5"/>
        <w:gridCol w:w="1661"/>
        <w:gridCol w:w="1793"/>
      </w:tblGrid>
      <w:tr w14:paraId="46E08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0FDE9432">
            <w:pPr>
              <w:pStyle w:val="125"/>
              <w:rPr>
                <w:rFonts w:ascii="Times New Roman" w:hAnsi="Times New Roman"/>
                <w:sz w:val="18"/>
                <w:szCs w:val="18"/>
              </w:rPr>
            </w:pPr>
            <w:r>
              <w:rPr>
                <w:rFonts w:ascii="Times New Roman" w:hAnsi="Times New Roman"/>
                <w:sz w:val="18"/>
                <w:szCs w:val="18"/>
              </w:rPr>
              <w:t>字段</w:t>
            </w:r>
          </w:p>
        </w:tc>
        <w:tc>
          <w:tcPr>
            <w:tcW w:w="1661" w:type="dxa"/>
            <w:vAlign w:val="center"/>
          </w:tcPr>
          <w:p w14:paraId="14791853">
            <w:pPr>
              <w:pStyle w:val="125"/>
              <w:rPr>
                <w:rFonts w:ascii="Times New Roman" w:hAnsi="Times New Roman"/>
                <w:sz w:val="18"/>
                <w:szCs w:val="18"/>
              </w:rPr>
            </w:pPr>
            <w:r>
              <w:rPr>
                <w:rFonts w:ascii="Times New Roman" w:hAnsi="Times New Roman"/>
                <w:sz w:val="18"/>
                <w:szCs w:val="18"/>
              </w:rPr>
              <w:t>字节号</w:t>
            </w:r>
          </w:p>
        </w:tc>
        <w:tc>
          <w:tcPr>
            <w:tcW w:w="1793" w:type="dxa"/>
            <w:vAlign w:val="center"/>
          </w:tcPr>
          <w:p w14:paraId="01F69E69">
            <w:pPr>
              <w:pStyle w:val="125"/>
              <w:rPr>
                <w:rFonts w:ascii="Times New Roman" w:hAnsi="Times New Roman"/>
                <w:sz w:val="18"/>
                <w:szCs w:val="18"/>
              </w:rPr>
            </w:pPr>
            <w:r>
              <w:rPr>
                <w:rFonts w:ascii="Times New Roman" w:hAnsi="Times New Roman"/>
                <w:sz w:val="18"/>
                <w:szCs w:val="18"/>
              </w:rPr>
              <w:t>字段大小（字节）</w:t>
            </w:r>
          </w:p>
        </w:tc>
      </w:tr>
      <w:tr w14:paraId="2B97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3EDD86EB">
            <w:pPr>
              <w:pStyle w:val="125"/>
              <w:rPr>
                <w:rFonts w:ascii="Times New Roman" w:hAnsi="Times New Roman"/>
                <w:sz w:val="18"/>
                <w:szCs w:val="18"/>
              </w:rPr>
            </w:pPr>
            <w:r>
              <w:rPr>
                <w:rFonts w:ascii="Times New Roman" w:hAnsi="Times New Roman"/>
                <w:sz w:val="18"/>
                <w:szCs w:val="18"/>
              </w:rPr>
              <w:t>邻居网络（0）无线信道号</w:t>
            </w:r>
          </w:p>
        </w:tc>
        <w:tc>
          <w:tcPr>
            <w:tcW w:w="1661" w:type="dxa"/>
            <w:vAlign w:val="center"/>
          </w:tcPr>
          <w:p w14:paraId="5F507D79">
            <w:pPr>
              <w:pStyle w:val="125"/>
              <w:rPr>
                <w:rFonts w:ascii="Times New Roman" w:hAnsi="Times New Roman"/>
                <w:sz w:val="18"/>
                <w:szCs w:val="18"/>
              </w:rPr>
            </w:pPr>
            <w:r>
              <w:rPr>
                <w:rFonts w:ascii="Times New Roman" w:hAnsi="Times New Roman"/>
                <w:sz w:val="18"/>
                <w:szCs w:val="18"/>
              </w:rPr>
              <w:t>0</w:t>
            </w:r>
          </w:p>
        </w:tc>
        <w:tc>
          <w:tcPr>
            <w:tcW w:w="1793" w:type="dxa"/>
            <w:vAlign w:val="center"/>
          </w:tcPr>
          <w:p w14:paraId="5B712F6A">
            <w:pPr>
              <w:pStyle w:val="125"/>
              <w:rPr>
                <w:rFonts w:ascii="Times New Roman" w:hAnsi="Times New Roman"/>
                <w:sz w:val="18"/>
                <w:szCs w:val="18"/>
              </w:rPr>
            </w:pPr>
            <w:r>
              <w:rPr>
                <w:rFonts w:ascii="Times New Roman" w:hAnsi="Times New Roman"/>
                <w:sz w:val="18"/>
                <w:szCs w:val="18"/>
              </w:rPr>
              <w:t>1</w:t>
            </w:r>
          </w:p>
        </w:tc>
      </w:tr>
      <w:tr w14:paraId="2D794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7459F28E">
            <w:pPr>
              <w:pStyle w:val="125"/>
              <w:rPr>
                <w:rFonts w:ascii="Times New Roman" w:hAnsi="Times New Roman"/>
                <w:sz w:val="18"/>
                <w:szCs w:val="18"/>
              </w:rPr>
            </w:pPr>
            <w:r>
              <w:rPr>
                <w:rFonts w:hint="eastAsia" w:ascii="Times New Roman" w:hAnsi="Times New Roman"/>
                <w:sz w:val="18"/>
                <w:szCs w:val="18"/>
              </w:rPr>
              <w:t>邻居网络（0）无线option</w:t>
            </w:r>
          </w:p>
        </w:tc>
        <w:tc>
          <w:tcPr>
            <w:tcW w:w="1661" w:type="dxa"/>
            <w:vMerge w:val="restart"/>
            <w:vAlign w:val="center"/>
          </w:tcPr>
          <w:p w14:paraId="18471B22">
            <w:pPr>
              <w:pStyle w:val="125"/>
              <w:rPr>
                <w:rFonts w:ascii="Times New Roman" w:hAnsi="Times New Roman"/>
                <w:sz w:val="18"/>
                <w:szCs w:val="18"/>
              </w:rPr>
            </w:pPr>
            <w:r>
              <w:rPr>
                <w:rFonts w:hint="eastAsia" w:ascii="Times New Roman" w:hAnsi="Times New Roman"/>
                <w:sz w:val="18"/>
                <w:szCs w:val="18"/>
              </w:rPr>
              <w:t>1</w:t>
            </w:r>
          </w:p>
        </w:tc>
        <w:tc>
          <w:tcPr>
            <w:tcW w:w="1793" w:type="dxa"/>
            <w:vAlign w:val="center"/>
          </w:tcPr>
          <w:p w14:paraId="5FE2088A">
            <w:pPr>
              <w:pStyle w:val="125"/>
              <w:rPr>
                <w:rFonts w:ascii="Times New Roman" w:hAnsi="Times New Roman"/>
                <w:sz w:val="18"/>
                <w:szCs w:val="18"/>
              </w:rPr>
            </w:pPr>
            <w:r>
              <w:rPr>
                <w:rFonts w:hint="eastAsia" w:ascii="Times New Roman" w:hAnsi="Times New Roman"/>
                <w:sz w:val="18"/>
                <w:szCs w:val="18"/>
              </w:rPr>
              <w:t>2bit</w:t>
            </w:r>
          </w:p>
        </w:tc>
      </w:tr>
      <w:tr w14:paraId="1083B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2B4B2ACF">
            <w:pPr>
              <w:pStyle w:val="125"/>
              <w:rPr>
                <w:rFonts w:ascii="Times New Roman" w:hAnsi="Times New Roman"/>
                <w:sz w:val="18"/>
                <w:szCs w:val="18"/>
              </w:rPr>
            </w:pPr>
            <w:r>
              <w:rPr>
                <w:rFonts w:hint="eastAsia" w:ascii="Times New Roman" w:hAnsi="Times New Roman"/>
                <w:sz w:val="18"/>
                <w:szCs w:val="18"/>
              </w:rPr>
              <w:t>保留</w:t>
            </w:r>
          </w:p>
        </w:tc>
        <w:tc>
          <w:tcPr>
            <w:tcW w:w="1661" w:type="dxa"/>
            <w:vMerge w:val="continue"/>
            <w:vAlign w:val="center"/>
          </w:tcPr>
          <w:p w14:paraId="566481AB">
            <w:pPr>
              <w:pStyle w:val="125"/>
              <w:rPr>
                <w:rFonts w:ascii="Times New Roman" w:hAnsi="Times New Roman"/>
                <w:sz w:val="18"/>
                <w:szCs w:val="18"/>
              </w:rPr>
            </w:pPr>
          </w:p>
        </w:tc>
        <w:tc>
          <w:tcPr>
            <w:tcW w:w="1793" w:type="dxa"/>
            <w:vAlign w:val="center"/>
          </w:tcPr>
          <w:p w14:paraId="2EDF89F2">
            <w:pPr>
              <w:pStyle w:val="125"/>
              <w:rPr>
                <w:rFonts w:ascii="Times New Roman" w:hAnsi="Times New Roman"/>
                <w:sz w:val="18"/>
                <w:szCs w:val="18"/>
              </w:rPr>
            </w:pPr>
            <w:r>
              <w:rPr>
                <w:rFonts w:hint="eastAsia" w:ascii="Times New Roman" w:hAnsi="Times New Roman"/>
                <w:sz w:val="18"/>
                <w:szCs w:val="18"/>
              </w:rPr>
              <w:t>6bit</w:t>
            </w:r>
          </w:p>
        </w:tc>
      </w:tr>
      <w:tr w14:paraId="3192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1A5ABF9E">
            <w:pPr>
              <w:pStyle w:val="125"/>
              <w:rPr>
                <w:rFonts w:ascii="Times New Roman" w:hAnsi="Times New Roman"/>
                <w:sz w:val="18"/>
                <w:szCs w:val="18"/>
              </w:rPr>
            </w:pPr>
            <w:r>
              <w:rPr>
                <w:rFonts w:ascii="Times New Roman" w:hAnsi="Times New Roman"/>
                <w:sz w:val="18"/>
                <w:szCs w:val="18"/>
              </w:rPr>
              <w:t>邻居网络（1）无线信道号</w:t>
            </w:r>
          </w:p>
        </w:tc>
        <w:tc>
          <w:tcPr>
            <w:tcW w:w="1661" w:type="dxa"/>
            <w:vAlign w:val="center"/>
          </w:tcPr>
          <w:p w14:paraId="6C535B83">
            <w:pPr>
              <w:pStyle w:val="125"/>
              <w:rPr>
                <w:rFonts w:ascii="Times New Roman" w:hAnsi="Times New Roman"/>
                <w:sz w:val="18"/>
                <w:szCs w:val="18"/>
              </w:rPr>
            </w:pPr>
            <w:r>
              <w:rPr>
                <w:rFonts w:hint="eastAsia" w:ascii="Times New Roman" w:hAnsi="Times New Roman"/>
                <w:sz w:val="18"/>
                <w:szCs w:val="18"/>
              </w:rPr>
              <w:t>2</w:t>
            </w:r>
          </w:p>
        </w:tc>
        <w:tc>
          <w:tcPr>
            <w:tcW w:w="1793" w:type="dxa"/>
            <w:vAlign w:val="center"/>
          </w:tcPr>
          <w:p w14:paraId="5406B717">
            <w:pPr>
              <w:pStyle w:val="125"/>
              <w:rPr>
                <w:rFonts w:ascii="Times New Roman" w:hAnsi="Times New Roman"/>
                <w:sz w:val="18"/>
                <w:szCs w:val="18"/>
              </w:rPr>
            </w:pPr>
            <w:r>
              <w:rPr>
                <w:rFonts w:ascii="Times New Roman" w:hAnsi="Times New Roman"/>
                <w:sz w:val="18"/>
                <w:szCs w:val="18"/>
              </w:rPr>
              <w:t>1</w:t>
            </w:r>
          </w:p>
        </w:tc>
      </w:tr>
      <w:tr w14:paraId="5763E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0DCFD28A">
            <w:pPr>
              <w:pStyle w:val="125"/>
              <w:rPr>
                <w:rFonts w:ascii="Times New Roman" w:hAnsi="Times New Roman"/>
                <w:sz w:val="18"/>
                <w:szCs w:val="18"/>
              </w:rPr>
            </w:pPr>
            <w:r>
              <w:rPr>
                <w:rFonts w:hint="eastAsia" w:ascii="Times New Roman" w:hAnsi="Times New Roman"/>
                <w:sz w:val="18"/>
                <w:szCs w:val="18"/>
              </w:rPr>
              <w:t>邻居网络（1）无线option</w:t>
            </w:r>
          </w:p>
        </w:tc>
        <w:tc>
          <w:tcPr>
            <w:tcW w:w="1661" w:type="dxa"/>
            <w:vMerge w:val="restart"/>
            <w:vAlign w:val="center"/>
          </w:tcPr>
          <w:p w14:paraId="5D18EB18">
            <w:pPr>
              <w:pStyle w:val="125"/>
              <w:rPr>
                <w:rFonts w:ascii="Times New Roman" w:hAnsi="Times New Roman"/>
                <w:sz w:val="18"/>
                <w:szCs w:val="18"/>
              </w:rPr>
            </w:pPr>
            <w:r>
              <w:rPr>
                <w:rFonts w:hint="eastAsia" w:ascii="Times New Roman" w:hAnsi="Times New Roman"/>
                <w:sz w:val="18"/>
                <w:szCs w:val="18"/>
              </w:rPr>
              <w:t>3</w:t>
            </w:r>
          </w:p>
        </w:tc>
        <w:tc>
          <w:tcPr>
            <w:tcW w:w="1793" w:type="dxa"/>
            <w:vAlign w:val="center"/>
          </w:tcPr>
          <w:p w14:paraId="473CF6BB">
            <w:pPr>
              <w:pStyle w:val="125"/>
              <w:rPr>
                <w:rFonts w:ascii="Times New Roman" w:hAnsi="Times New Roman"/>
                <w:sz w:val="18"/>
                <w:szCs w:val="18"/>
              </w:rPr>
            </w:pPr>
            <w:r>
              <w:rPr>
                <w:rFonts w:hint="eastAsia" w:ascii="Times New Roman" w:hAnsi="Times New Roman"/>
                <w:sz w:val="18"/>
                <w:szCs w:val="18"/>
              </w:rPr>
              <w:t>2bit</w:t>
            </w:r>
          </w:p>
        </w:tc>
      </w:tr>
      <w:tr w14:paraId="6C59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66DFB255">
            <w:pPr>
              <w:pStyle w:val="125"/>
              <w:rPr>
                <w:rFonts w:ascii="Times New Roman" w:hAnsi="Times New Roman"/>
                <w:sz w:val="18"/>
                <w:szCs w:val="18"/>
              </w:rPr>
            </w:pPr>
            <w:r>
              <w:rPr>
                <w:rFonts w:hint="eastAsia" w:ascii="Times New Roman" w:hAnsi="Times New Roman"/>
                <w:sz w:val="18"/>
                <w:szCs w:val="18"/>
              </w:rPr>
              <w:t>保留</w:t>
            </w:r>
          </w:p>
        </w:tc>
        <w:tc>
          <w:tcPr>
            <w:tcW w:w="1661" w:type="dxa"/>
            <w:vMerge w:val="continue"/>
            <w:vAlign w:val="center"/>
          </w:tcPr>
          <w:p w14:paraId="4DA2603E">
            <w:pPr>
              <w:pStyle w:val="125"/>
              <w:rPr>
                <w:rFonts w:ascii="Times New Roman" w:hAnsi="Times New Roman"/>
                <w:sz w:val="18"/>
                <w:szCs w:val="18"/>
              </w:rPr>
            </w:pPr>
          </w:p>
        </w:tc>
        <w:tc>
          <w:tcPr>
            <w:tcW w:w="1793" w:type="dxa"/>
            <w:vAlign w:val="center"/>
          </w:tcPr>
          <w:p w14:paraId="73423C07">
            <w:pPr>
              <w:pStyle w:val="125"/>
              <w:rPr>
                <w:rFonts w:ascii="Times New Roman" w:hAnsi="Times New Roman"/>
                <w:sz w:val="18"/>
                <w:szCs w:val="18"/>
              </w:rPr>
            </w:pPr>
            <w:r>
              <w:rPr>
                <w:rFonts w:hint="eastAsia" w:ascii="Times New Roman" w:hAnsi="Times New Roman"/>
                <w:sz w:val="18"/>
                <w:szCs w:val="18"/>
              </w:rPr>
              <w:t>6bit</w:t>
            </w:r>
          </w:p>
        </w:tc>
      </w:tr>
      <w:tr w14:paraId="212F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453012A4">
            <w:pPr>
              <w:pStyle w:val="125"/>
              <w:rPr>
                <w:rFonts w:ascii="Times New Roman" w:hAnsi="Times New Roman"/>
                <w:sz w:val="18"/>
                <w:szCs w:val="18"/>
              </w:rPr>
            </w:pPr>
            <w:r>
              <w:rPr>
                <w:rFonts w:ascii="Times New Roman" w:hAnsi="Times New Roman"/>
                <w:sz w:val="18"/>
                <w:szCs w:val="18"/>
              </w:rPr>
              <w:t>……</w:t>
            </w:r>
          </w:p>
        </w:tc>
        <w:tc>
          <w:tcPr>
            <w:tcW w:w="1661" w:type="dxa"/>
            <w:vAlign w:val="center"/>
          </w:tcPr>
          <w:p w14:paraId="406A4079">
            <w:pPr>
              <w:pStyle w:val="125"/>
              <w:rPr>
                <w:rFonts w:ascii="Times New Roman" w:hAnsi="Times New Roman"/>
                <w:sz w:val="18"/>
                <w:szCs w:val="18"/>
              </w:rPr>
            </w:pPr>
            <w:r>
              <w:rPr>
                <w:rFonts w:ascii="Times New Roman" w:hAnsi="Times New Roman"/>
                <w:sz w:val="18"/>
                <w:szCs w:val="18"/>
              </w:rPr>
              <w:t>……</w:t>
            </w:r>
          </w:p>
        </w:tc>
        <w:tc>
          <w:tcPr>
            <w:tcW w:w="1793" w:type="dxa"/>
            <w:vAlign w:val="center"/>
          </w:tcPr>
          <w:p w14:paraId="15752416">
            <w:pPr>
              <w:pStyle w:val="125"/>
              <w:rPr>
                <w:rFonts w:ascii="Times New Roman" w:hAnsi="Times New Roman"/>
                <w:sz w:val="18"/>
                <w:szCs w:val="18"/>
              </w:rPr>
            </w:pPr>
            <w:r>
              <w:rPr>
                <w:rFonts w:ascii="Times New Roman" w:hAnsi="Times New Roman"/>
                <w:sz w:val="18"/>
                <w:szCs w:val="18"/>
              </w:rPr>
              <w:t>……</w:t>
            </w:r>
          </w:p>
        </w:tc>
      </w:tr>
      <w:tr w14:paraId="29EA5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53D42628">
            <w:pPr>
              <w:pStyle w:val="125"/>
              <w:rPr>
                <w:rFonts w:ascii="Times New Roman" w:hAnsi="Times New Roman"/>
                <w:sz w:val="18"/>
                <w:szCs w:val="18"/>
              </w:rPr>
            </w:pPr>
            <w:r>
              <w:rPr>
                <w:rFonts w:ascii="Times New Roman" w:hAnsi="Times New Roman"/>
                <w:sz w:val="18"/>
                <w:szCs w:val="18"/>
              </w:rPr>
              <w:t>邻居网络（N）无线信道号</w:t>
            </w:r>
          </w:p>
        </w:tc>
        <w:tc>
          <w:tcPr>
            <w:tcW w:w="1661" w:type="dxa"/>
            <w:vAlign w:val="center"/>
          </w:tcPr>
          <w:p w14:paraId="26ACF4BB">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N-1</w:t>
            </w:r>
            <w:r>
              <w:rPr>
                <w:rFonts w:hint="eastAsia" w:ascii="Times New Roman" w:hAnsi="Times New Roman"/>
                <w:sz w:val="18"/>
                <w:szCs w:val="18"/>
              </w:rPr>
              <w:t>)</w:t>
            </w:r>
          </w:p>
        </w:tc>
        <w:tc>
          <w:tcPr>
            <w:tcW w:w="1793" w:type="dxa"/>
            <w:vAlign w:val="center"/>
          </w:tcPr>
          <w:p w14:paraId="5D598CBF">
            <w:pPr>
              <w:pStyle w:val="125"/>
              <w:rPr>
                <w:rFonts w:ascii="Times New Roman" w:hAnsi="Times New Roman"/>
                <w:sz w:val="18"/>
                <w:szCs w:val="18"/>
              </w:rPr>
            </w:pPr>
            <w:r>
              <w:rPr>
                <w:rFonts w:ascii="Times New Roman" w:hAnsi="Times New Roman"/>
                <w:sz w:val="18"/>
                <w:szCs w:val="18"/>
              </w:rPr>
              <w:t>1</w:t>
            </w:r>
          </w:p>
        </w:tc>
      </w:tr>
      <w:tr w14:paraId="01E9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0A3E8374">
            <w:pPr>
              <w:pStyle w:val="125"/>
              <w:rPr>
                <w:rFonts w:ascii="Times New Roman" w:hAnsi="Times New Roman"/>
                <w:sz w:val="18"/>
                <w:szCs w:val="18"/>
              </w:rPr>
            </w:pPr>
            <w:r>
              <w:rPr>
                <w:rFonts w:hint="eastAsia" w:ascii="Times New Roman" w:hAnsi="Times New Roman"/>
                <w:sz w:val="18"/>
                <w:szCs w:val="18"/>
              </w:rPr>
              <w:t>邻居网络（N）无线option</w:t>
            </w:r>
          </w:p>
        </w:tc>
        <w:tc>
          <w:tcPr>
            <w:tcW w:w="1661" w:type="dxa"/>
            <w:vMerge w:val="restart"/>
            <w:vAlign w:val="center"/>
          </w:tcPr>
          <w:p w14:paraId="0701D230">
            <w:pPr>
              <w:pStyle w:val="125"/>
              <w:rPr>
                <w:rFonts w:ascii="Times New Roman" w:hAnsi="Times New Roman"/>
                <w:sz w:val="18"/>
                <w:szCs w:val="18"/>
              </w:rPr>
            </w:pPr>
            <w:r>
              <w:rPr>
                <w:rFonts w:hint="eastAsia" w:ascii="Times New Roman" w:hAnsi="Times New Roman"/>
                <w:sz w:val="18"/>
                <w:szCs w:val="18"/>
              </w:rPr>
              <w:t>2N-1</w:t>
            </w:r>
          </w:p>
        </w:tc>
        <w:tc>
          <w:tcPr>
            <w:tcW w:w="1793" w:type="dxa"/>
            <w:vAlign w:val="center"/>
          </w:tcPr>
          <w:p w14:paraId="6366700F">
            <w:pPr>
              <w:pStyle w:val="125"/>
              <w:rPr>
                <w:rFonts w:ascii="Times New Roman" w:hAnsi="Times New Roman"/>
                <w:sz w:val="18"/>
                <w:szCs w:val="18"/>
              </w:rPr>
            </w:pPr>
            <w:r>
              <w:rPr>
                <w:rFonts w:hint="eastAsia" w:ascii="Times New Roman" w:hAnsi="Times New Roman"/>
                <w:sz w:val="18"/>
                <w:szCs w:val="18"/>
              </w:rPr>
              <w:t>2bit</w:t>
            </w:r>
          </w:p>
        </w:tc>
      </w:tr>
      <w:tr w14:paraId="61DE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5" w:type="dxa"/>
            <w:vAlign w:val="center"/>
          </w:tcPr>
          <w:p w14:paraId="440DA125">
            <w:pPr>
              <w:pStyle w:val="125"/>
              <w:rPr>
                <w:rFonts w:ascii="Times New Roman" w:hAnsi="Times New Roman"/>
                <w:sz w:val="18"/>
                <w:szCs w:val="18"/>
              </w:rPr>
            </w:pPr>
            <w:r>
              <w:rPr>
                <w:rFonts w:hint="eastAsia" w:ascii="Times New Roman" w:hAnsi="Times New Roman"/>
                <w:sz w:val="18"/>
                <w:szCs w:val="18"/>
              </w:rPr>
              <w:t>保留</w:t>
            </w:r>
          </w:p>
        </w:tc>
        <w:tc>
          <w:tcPr>
            <w:tcW w:w="1661" w:type="dxa"/>
            <w:vMerge w:val="continue"/>
            <w:vAlign w:val="center"/>
          </w:tcPr>
          <w:p w14:paraId="178B5669">
            <w:pPr>
              <w:pStyle w:val="125"/>
              <w:rPr>
                <w:rFonts w:ascii="Times New Roman" w:hAnsi="Times New Roman"/>
                <w:sz w:val="18"/>
                <w:szCs w:val="18"/>
              </w:rPr>
            </w:pPr>
          </w:p>
        </w:tc>
        <w:tc>
          <w:tcPr>
            <w:tcW w:w="1793" w:type="dxa"/>
            <w:vAlign w:val="center"/>
          </w:tcPr>
          <w:p w14:paraId="0CE05420">
            <w:pPr>
              <w:pStyle w:val="125"/>
              <w:rPr>
                <w:rFonts w:ascii="Times New Roman" w:hAnsi="Times New Roman"/>
                <w:sz w:val="18"/>
                <w:szCs w:val="18"/>
              </w:rPr>
            </w:pPr>
            <w:r>
              <w:rPr>
                <w:rFonts w:hint="eastAsia" w:ascii="Times New Roman" w:hAnsi="Times New Roman"/>
                <w:sz w:val="18"/>
                <w:szCs w:val="18"/>
              </w:rPr>
              <w:t>6bit</w:t>
            </w:r>
          </w:p>
        </w:tc>
      </w:tr>
    </w:tbl>
    <w:p w14:paraId="7BF83928">
      <w:pPr>
        <w:pStyle w:val="57"/>
        <w:ind w:left="420" w:hanging="420"/>
      </w:pPr>
      <w:r>
        <w:t>无线发现列表报文</w:t>
      </w:r>
    </w:p>
    <w:p w14:paraId="5275BEDA">
      <w:pPr>
        <w:pStyle w:val="50"/>
      </w:pPr>
      <w:r>
        <w:t>无线发现列表报文</w:t>
      </w:r>
      <w:r>
        <w:rPr>
          <w:rFonts w:hint="eastAsia"/>
        </w:rPr>
        <w:t>（M</w:t>
      </w:r>
      <w:r>
        <w:t>MeRF DiscoverNodeList</w:t>
      </w:r>
      <w:r>
        <w:rPr>
          <w:rFonts w:hint="eastAsia"/>
        </w:rPr>
        <w:t>）</w:t>
      </w:r>
      <w:r>
        <w:t>格式定义如</w:t>
      </w:r>
      <w:r>
        <w:fldChar w:fldCharType="begin"/>
      </w:r>
      <w:r>
        <w:instrText xml:space="preserve"> REF _Ref20636 \h  \* MERGEFORMAT </w:instrText>
      </w:r>
      <w:r>
        <w:fldChar w:fldCharType="separate"/>
      </w:r>
      <w:r>
        <w:t>表 139</w:t>
      </w:r>
      <w:r>
        <w:fldChar w:fldCharType="end"/>
      </w:r>
      <w:r>
        <w:t>所示</w:t>
      </w:r>
      <w:r>
        <w:rPr>
          <w:rFonts w:hint="eastAsia"/>
        </w:rPr>
        <w:t>。</w:t>
      </w:r>
    </w:p>
    <w:p w14:paraId="7D2D8ABD">
      <w:pPr>
        <w:pStyle w:val="10"/>
      </w:pPr>
      <w:bookmarkStart w:id="2687" w:name="_Ref20636"/>
      <w:bookmarkStart w:id="2688" w:name="_Ref46241064"/>
      <w:r>
        <w:t xml:space="preserve">表 </w:t>
      </w:r>
      <w:r>
        <w:fldChar w:fldCharType="begin"/>
      </w:r>
      <w:r>
        <w:instrText xml:space="preserve"> SEQ 表 \* ARABIC </w:instrText>
      </w:r>
      <w:r>
        <w:fldChar w:fldCharType="separate"/>
      </w:r>
      <w:r>
        <w:t>139</w:t>
      </w:r>
      <w:r>
        <w:fldChar w:fldCharType="end"/>
      </w:r>
      <w:bookmarkEnd w:id="2687"/>
      <w:r>
        <w:rPr>
          <w:rFonts w:hint="eastAsia"/>
        </w:rPr>
        <w:t xml:space="preserve"> </w:t>
      </w:r>
      <w:r>
        <w:t>无线发现列表报文格式</w:t>
      </w:r>
      <w:bookmarkEnd w:id="2688"/>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9"/>
        <w:gridCol w:w="1418"/>
        <w:gridCol w:w="1257"/>
        <w:gridCol w:w="1793"/>
      </w:tblGrid>
      <w:tr w14:paraId="11EE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678D459D">
            <w:pPr>
              <w:pStyle w:val="125"/>
              <w:rPr>
                <w:rFonts w:ascii="Times New Roman" w:hAnsi="Times New Roman"/>
                <w:color w:val="000000"/>
                <w:sz w:val="18"/>
                <w:szCs w:val="18"/>
              </w:rPr>
            </w:pPr>
            <w:r>
              <w:rPr>
                <w:rFonts w:ascii="Times New Roman" w:hAnsi="Times New Roman"/>
                <w:color w:val="000000"/>
                <w:sz w:val="18"/>
                <w:szCs w:val="18"/>
              </w:rPr>
              <w:t>字段</w:t>
            </w:r>
          </w:p>
        </w:tc>
        <w:tc>
          <w:tcPr>
            <w:tcW w:w="1418" w:type="dxa"/>
            <w:vAlign w:val="center"/>
          </w:tcPr>
          <w:p w14:paraId="6FAFCEEC">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257" w:type="dxa"/>
            <w:vAlign w:val="center"/>
          </w:tcPr>
          <w:p w14:paraId="44412767">
            <w:pPr>
              <w:pStyle w:val="125"/>
              <w:rPr>
                <w:rFonts w:ascii="Times New Roman" w:hAnsi="Times New Roman"/>
                <w:color w:val="000000"/>
                <w:sz w:val="18"/>
                <w:szCs w:val="18"/>
              </w:rPr>
            </w:pPr>
            <w:r>
              <w:rPr>
                <w:rFonts w:hint="eastAsia" w:ascii="Times New Roman" w:hAnsi="Times New Roman"/>
                <w:color w:val="000000"/>
                <w:sz w:val="18"/>
                <w:szCs w:val="18"/>
              </w:rPr>
              <w:t>比特位</w:t>
            </w:r>
          </w:p>
        </w:tc>
        <w:tc>
          <w:tcPr>
            <w:tcW w:w="1793" w:type="dxa"/>
            <w:vAlign w:val="center"/>
          </w:tcPr>
          <w:p w14:paraId="0DD29CE4">
            <w:pPr>
              <w:pStyle w:val="125"/>
              <w:rPr>
                <w:rFonts w:ascii="Times New Roman" w:hAnsi="Times New Roman"/>
                <w:color w:val="000000"/>
                <w:sz w:val="18"/>
                <w:szCs w:val="18"/>
              </w:rPr>
            </w:pPr>
            <w:r>
              <w:rPr>
                <w:rFonts w:ascii="Times New Roman" w:hAnsi="Times New Roman"/>
                <w:color w:val="000000"/>
                <w:sz w:val="18"/>
                <w:szCs w:val="18"/>
              </w:rPr>
              <w:t>字段大小(</w:t>
            </w:r>
            <w:r>
              <w:rPr>
                <w:rFonts w:hint="eastAsia" w:ascii="Times New Roman" w:hAnsi="Times New Roman"/>
                <w:color w:val="000000"/>
                <w:sz w:val="18"/>
                <w:szCs w:val="18"/>
              </w:rPr>
              <w:t>字节</w:t>
            </w:r>
            <w:r>
              <w:rPr>
                <w:rFonts w:ascii="Times New Roman" w:hAnsi="Times New Roman"/>
                <w:color w:val="000000"/>
                <w:sz w:val="18"/>
                <w:szCs w:val="18"/>
              </w:rPr>
              <w:t>)</w:t>
            </w:r>
          </w:p>
        </w:tc>
      </w:tr>
      <w:tr w14:paraId="737E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11053DCE">
            <w:pPr>
              <w:pStyle w:val="125"/>
              <w:rPr>
                <w:rFonts w:ascii="Times New Roman" w:hAnsi="Times New Roman"/>
                <w:color w:val="000000"/>
                <w:sz w:val="18"/>
                <w:szCs w:val="18"/>
              </w:rPr>
            </w:pPr>
            <w:r>
              <w:rPr>
                <w:rFonts w:ascii="Times New Roman" w:hAnsi="Times New Roman"/>
                <w:color w:val="000000"/>
                <w:sz w:val="18"/>
                <w:szCs w:val="18"/>
              </w:rPr>
              <w:t>站点MAC地址</w:t>
            </w:r>
          </w:p>
        </w:tc>
        <w:tc>
          <w:tcPr>
            <w:tcW w:w="1418" w:type="dxa"/>
            <w:vAlign w:val="center"/>
          </w:tcPr>
          <w:p w14:paraId="7FC89791">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5</w:t>
            </w:r>
          </w:p>
        </w:tc>
        <w:tc>
          <w:tcPr>
            <w:tcW w:w="1257" w:type="dxa"/>
            <w:vAlign w:val="center"/>
          </w:tcPr>
          <w:p w14:paraId="62C69BB7">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6B0B2482">
            <w:pPr>
              <w:pStyle w:val="125"/>
              <w:rPr>
                <w:rFonts w:ascii="Times New Roman" w:hAnsi="Times New Roman"/>
                <w:color w:val="000000"/>
                <w:sz w:val="18"/>
                <w:szCs w:val="18"/>
              </w:rPr>
            </w:pPr>
            <w:r>
              <w:rPr>
                <w:rFonts w:ascii="Times New Roman" w:hAnsi="Times New Roman"/>
                <w:color w:val="000000"/>
                <w:sz w:val="18"/>
                <w:szCs w:val="18"/>
              </w:rPr>
              <w:t>6</w:t>
            </w:r>
          </w:p>
        </w:tc>
      </w:tr>
      <w:tr w14:paraId="1981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3A88B665">
            <w:pPr>
              <w:pStyle w:val="125"/>
              <w:rPr>
                <w:rFonts w:ascii="Times New Roman" w:hAnsi="Times New Roman"/>
                <w:color w:val="000000"/>
                <w:sz w:val="18"/>
                <w:szCs w:val="18"/>
              </w:rPr>
            </w:pPr>
            <w:r>
              <w:rPr>
                <w:rFonts w:hint="eastAsia" w:ascii="Times New Roman" w:hAnsi="Times New Roman"/>
                <w:color w:val="000000"/>
                <w:sz w:val="18"/>
                <w:szCs w:val="18"/>
              </w:rPr>
              <w:t>统计序号</w:t>
            </w:r>
          </w:p>
        </w:tc>
        <w:tc>
          <w:tcPr>
            <w:tcW w:w="1418" w:type="dxa"/>
            <w:vAlign w:val="center"/>
          </w:tcPr>
          <w:p w14:paraId="6B508729">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257" w:type="dxa"/>
            <w:vAlign w:val="center"/>
          </w:tcPr>
          <w:p w14:paraId="0F226A1F">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1F319C3E">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500C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50767E1F">
            <w:pPr>
              <w:pStyle w:val="125"/>
              <w:rPr>
                <w:rFonts w:ascii="Times New Roman" w:hAnsi="Times New Roman"/>
                <w:color w:val="000000"/>
                <w:sz w:val="18"/>
                <w:szCs w:val="18"/>
              </w:rPr>
            </w:pPr>
            <w:r>
              <w:rPr>
                <w:rFonts w:hint="eastAsia" w:ascii="Times New Roman" w:hAnsi="Times New Roman"/>
                <w:color w:val="000000"/>
                <w:sz w:val="18"/>
                <w:szCs w:val="18"/>
              </w:rPr>
              <w:t>信息单元1类型</w:t>
            </w:r>
          </w:p>
        </w:tc>
        <w:tc>
          <w:tcPr>
            <w:tcW w:w="1418" w:type="dxa"/>
            <w:vMerge w:val="restart"/>
            <w:vAlign w:val="center"/>
          </w:tcPr>
          <w:p w14:paraId="3B06101E">
            <w:pPr>
              <w:pStyle w:val="125"/>
              <w:rPr>
                <w:rFonts w:ascii="Times New Roman" w:hAnsi="Times New Roman"/>
                <w:color w:val="000000"/>
                <w:sz w:val="18"/>
                <w:szCs w:val="18"/>
              </w:rPr>
            </w:pPr>
            <w:r>
              <w:rPr>
                <w:rFonts w:hint="eastAsia" w:ascii="Times New Roman" w:hAnsi="Times New Roman"/>
                <w:color w:val="000000"/>
                <w:sz w:val="18"/>
                <w:szCs w:val="18"/>
              </w:rPr>
              <w:t>7</w:t>
            </w:r>
          </w:p>
        </w:tc>
        <w:tc>
          <w:tcPr>
            <w:tcW w:w="1257" w:type="dxa"/>
            <w:vAlign w:val="center"/>
          </w:tcPr>
          <w:p w14:paraId="21CA4CA5">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-6</w:t>
            </w:r>
          </w:p>
        </w:tc>
        <w:tc>
          <w:tcPr>
            <w:tcW w:w="1793" w:type="dxa"/>
            <w:vAlign w:val="center"/>
          </w:tcPr>
          <w:p w14:paraId="536E2140">
            <w:pPr>
              <w:pStyle w:val="125"/>
              <w:rPr>
                <w:rFonts w:ascii="Times New Roman" w:hAnsi="Times New Roman"/>
                <w:color w:val="000000"/>
                <w:sz w:val="18"/>
                <w:szCs w:val="18"/>
              </w:rPr>
            </w:pPr>
            <w:r>
              <w:rPr>
                <w:rFonts w:hint="eastAsia" w:ascii="Times New Roman" w:hAnsi="Times New Roman"/>
                <w:color w:val="000000"/>
                <w:sz w:val="18"/>
                <w:szCs w:val="18"/>
              </w:rPr>
              <w:t>7bit</w:t>
            </w:r>
          </w:p>
        </w:tc>
      </w:tr>
      <w:tr w14:paraId="0C25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723442B5">
            <w:pPr>
              <w:pStyle w:val="125"/>
              <w:rPr>
                <w:rFonts w:ascii="Times New Roman" w:hAnsi="Times New Roman"/>
                <w:color w:val="000000"/>
                <w:sz w:val="18"/>
                <w:szCs w:val="18"/>
              </w:rPr>
            </w:pPr>
            <w:r>
              <w:rPr>
                <w:rFonts w:hint="eastAsia" w:ascii="Times New Roman" w:hAnsi="Times New Roman"/>
                <w:color w:val="000000"/>
                <w:sz w:val="18"/>
                <w:szCs w:val="18"/>
              </w:rPr>
              <w:t>信息单元1长度类型</w:t>
            </w:r>
          </w:p>
        </w:tc>
        <w:tc>
          <w:tcPr>
            <w:tcW w:w="1418" w:type="dxa"/>
            <w:vMerge w:val="continue"/>
            <w:vAlign w:val="center"/>
          </w:tcPr>
          <w:p w14:paraId="6CE0C3DC">
            <w:pPr>
              <w:pStyle w:val="125"/>
              <w:rPr>
                <w:rFonts w:ascii="Times New Roman" w:hAnsi="Times New Roman"/>
                <w:color w:val="000000"/>
                <w:sz w:val="18"/>
                <w:szCs w:val="18"/>
              </w:rPr>
            </w:pPr>
          </w:p>
        </w:tc>
        <w:tc>
          <w:tcPr>
            <w:tcW w:w="1257" w:type="dxa"/>
            <w:vAlign w:val="center"/>
          </w:tcPr>
          <w:p w14:paraId="14AC26C6">
            <w:pPr>
              <w:pStyle w:val="125"/>
              <w:rPr>
                <w:rFonts w:ascii="Times New Roman" w:hAnsi="Times New Roman"/>
                <w:color w:val="000000"/>
                <w:sz w:val="18"/>
                <w:szCs w:val="18"/>
              </w:rPr>
            </w:pPr>
            <w:r>
              <w:rPr>
                <w:rFonts w:hint="eastAsia" w:ascii="Times New Roman" w:hAnsi="Times New Roman"/>
                <w:color w:val="000000"/>
                <w:sz w:val="18"/>
                <w:szCs w:val="18"/>
              </w:rPr>
              <w:t>7</w:t>
            </w:r>
          </w:p>
        </w:tc>
        <w:tc>
          <w:tcPr>
            <w:tcW w:w="1793" w:type="dxa"/>
            <w:vAlign w:val="center"/>
          </w:tcPr>
          <w:p w14:paraId="20C0E1DA">
            <w:pPr>
              <w:pStyle w:val="125"/>
              <w:rPr>
                <w:rFonts w:ascii="Times New Roman" w:hAnsi="Times New Roman"/>
                <w:color w:val="000000"/>
                <w:sz w:val="18"/>
                <w:szCs w:val="18"/>
              </w:rPr>
            </w:pPr>
            <w:r>
              <w:rPr>
                <w:rFonts w:hint="eastAsia" w:ascii="Times New Roman" w:hAnsi="Times New Roman"/>
                <w:color w:val="000000"/>
                <w:sz w:val="18"/>
                <w:szCs w:val="18"/>
              </w:rPr>
              <w:t>1bit</w:t>
            </w:r>
          </w:p>
        </w:tc>
      </w:tr>
      <w:tr w14:paraId="41DC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208E649F">
            <w:pPr>
              <w:pStyle w:val="125"/>
              <w:rPr>
                <w:rFonts w:ascii="Times New Roman" w:hAnsi="Times New Roman"/>
                <w:color w:val="000000"/>
                <w:sz w:val="18"/>
                <w:szCs w:val="18"/>
              </w:rPr>
            </w:pPr>
            <w:r>
              <w:rPr>
                <w:rFonts w:hint="eastAsia" w:ascii="Times New Roman" w:hAnsi="Times New Roman"/>
                <w:color w:val="000000"/>
                <w:sz w:val="18"/>
                <w:szCs w:val="18"/>
              </w:rPr>
              <w:t>信息单元1长度</w:t>
            </w:r>
          </w:p>
        </w:tc>
        <w:tc>
          <w:tcPr>
            <w:tcW w:w="1418" w:type="dxa"/>
            <w:vAlign w:val="center"/>
          </w:tcPr>
          <w:p w14:paraId="0B51D294">
            <w:pPr>
              <w:pStyle w:val="125"/>
              <w:rPr>
                <w:rFonts w:ascii="Times New Roman" w:hAnsi="Times New Roman"/>
                <w:color w:val="000000"/>
                <w:sz w:val="18"/>
                <w:szCs w:val="18"/>
              </w:rPr>
            </w:pPr>
            <w:r>
              <w:rPr>
                <w:rFonts w:hint="eastAsia" w:ascii="Times New Roman" w:hAnsi="Times New Roman"/>
                <w:color w:val="000000"/>
                <w:sz w:val="18"/>
                <w:szCs w:val="18"/>
              </w:rPr>
              <w:t>8/9</w:t>
            </w:r>
          </w:p>
        </w:tc>
        <w:tc>
          <w:tcPr>
            <w:tcW w:w="1257" w:type="dxa"/>
            <w:vAlign w:val="center"/>
          </w:tcPr>
          <w:p w14:paraId="71C3F7D8">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11FD5ECB">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r>
      <w:tr w14:paraId="2BCF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0A5F33BB">
            <w:pPr>
              <w:pStyle w:val="125"/>
              <w:rPr>
                <w:rFonts w:ascii="Times New Roman" w:hAnsi="Times New Roman"/>
                <w:color w:val="000000"/>
                <w:sz w:val="18"/>
                <w:szCs w:val="18"/>
              </w:rPr>
            </w:pPr>
            <w:r>
              <w:rPr>
                <w:rFonts w:hint="eastAsia" w:ascii="Times New Roman" w:hAnsi="Times New Roman"/>
                <w:color w:val="000000"/>
                <w:sz w:val="18"/>
                <w:szCs w:val="18"/>
              </w:rPr>
              <w:t>信息单元1内容</w:t>
            </w:r>
          </w:p>
        </w:tc>
        <w:tc>
          <w:tcPr>
            <w:tcW w:w="1418" w:type="dxa"/>
            <w:vAlign w:val="center"/>
          </w:tcPr>
          <w:p w14:paraId="13D8B7BA">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6F60FDE8">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09F0BAD5">
            <w:pPr>
              <w:pStyle w:val="125"/>
              <w:rPr>
                <w:rFonts w:ascii="Times New Roman" w:hAnsi="Times New Roman"/>
                <w:color w:val="000000"/>
                <w:sz w:val="18"/>
                <w:szCs w:val="18"/>
              </w:rPr>
            </w:pPr>
            <w:r>
              <w:rPr>
                <w:rFonts w:hint="eastAsia" w:ascii="Times New Roman" w:hAnsi="Times New Roman"/>
                <w:color w:val="000000"/>
                <w:sz w:val="18"/>
                <w:szCs w:val="18"/>
              </w:rPr>
              <w:t>L（可</w:t>
            </w:r>
            <w:r>
              <w:rPr>
                <w:rFonts w:ascii="Times New Roman" w:hAnsi="Times New Roman"/>
                <w:color w:val="000000"/>
                <w:sz w:val="18"/>
                <w:szCs w:val="18"/>
              </w:rPr>
              <w:t>变长</w:t>
            </w:r>
            <w:r>
              <w:rPr>
                <w:rFonts w:hint="eastAsia" w:ascii="Times New Roman" w:hAnsi="Times New Roman"/>
                <w:color w:val="000000"/>
                <w:sz w:val="18"/>
                <w:szCs w:val="18"/>
              </w:rPr>
              <w:t>）</w:t>
            </w:r>
          </w:p>
        </w:tc>
      </w:tr>
      <w:tr w14:paraId="1458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4E71CE10">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18" w:type="dxa"/>
            <w:vAlign w:val="center"/>
          </w:tcPr>
          <w:p w14:paraId="669D751A">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257" w:type="dxa"/>
            <w:vAlign w:val="center"/>
          </w:tcPr>
          <w:p w14:paraId="7F310D0C">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793" w:type="dxa"/>
            <w:vAlign w:val="center"/>
          </w:tcPr>
          <w:p w14:paraId="5D90DD32">
            <w:pPr>
              <w:pStyle w:val="125"/>
              <w:rPr>
                <w:rFonts w:ascii="Times New Roman" w:hAnsi="Times New Roman"/>
                <w:color w:val="000000"/>
                <w:sz w:val="18"/>
                <w:szCs w:val="18"/>
              </w:rPr>
            </w:pPr>
            <w:r>
              <w:rPr>
                <w:rFonts w:hint="eastAsia" w:ascii="Times New Roman" w:hAnsi="Times New Roman"/>
                <w:color w:val="000000"/>
                <w:sz w:val="18"/>
                <w:szCs w:val="18"/>
              </w:rPr>
              <w:t>L（可</w:t>
            </w:r>
            <w:r>
              <w:rPr>
                <w:rFonts w:ascii="Times New Roman" w:hAnsi="Times New Roman"/>
                <w:color w:val="000000"/>
                <w:sz w:val="18"/>
                <w:szCs w:val="18"/>
              </w:rPr>
              <w:t>变长</w:t>
            </w:r>
            <w:r>
              <w:rPr>
                <w:rFonts w:hint="eastAsia" w:ascii="Times New Roman" w:hAnsi="Times New Roman"/>
                <w:color w:val="000000"/>
                <w:sz w:val="18"/>
                <w:szCs w:val="18"/>
              </w:rPr>
              <w:t>）</w:t>
            </w:r>
          </w:p>
        </w:tc>
      </w:tr>
      <w:tr w14:paraId="07DF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313910FB">
            <w:pPr>
              <w:pStyle w:val="125"/>
              <w:rPr>
                <w:rFonts w:ascii="Times New Roman" w:hAnsi="Times New Roman"/>
                <w:color w:val="000000"/>
                <w:sz w:val="18"/>
                <w:szCs w:val="18"/>
              </w:rPr>
            </w:pPr>
            <w:r>
              <w:rPr>
                <w:rFonts w:hint="eastAsia" w:ascii="Times New Roman" w:hAnsi="Times New Roman"/>
                <w:color w:val="000000"/>
                <w:sz w:val="18"/>
                <w:szCs w:val="18"/>
              </w:rPr>
              <w:t>信息单元N类型</w:t>
            </w:r>
          </w:p>
        </w:tc>
        <w:tc>
          <w:tcPr>
            <w:tcW w:w="1418" w:type="dxa"/>
            <w:vAlign w:val="center"/>
          </w:tcPr>
          <w:p w14:paraId="18586A70">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7019673F">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-6</w:t>
            </w:r>
          </w:p>
        </w:tc>
        <w:tc>
          <w:tcPr>
            <w:tcW w:w="1793" w:type="dxa"/>
            <w:vAlign w:val="center"/>
          </w:tcPr>
          <w:p w14:paraId="72D90E85">
            <w:pPr>
              <w:pStyle w:val="125"/>
              <w:rPr>
                <w:rFonts w:ascii="Times New Roman" w:hAnsi="Times New Roman"/>
                <w:color w:val="000000"/>
                <w:sz w:val="18"/>
                <w:szCs w:val="18"/>
              </w:rPr>
            </w:pPr>
            <w:r>
              <w:rPr>
                <w:rFonts w:hint="eastAsia" w:ascii="Times New Roman" w:hAnsi="Times New Roman"/>
                <w:color w:val="000000"/>
                <w:sz w:val="18"/>
                <w:szCs w:val="18"/>
              </w:rPr>
              <w:t>7bit</w:t>
            </w:r>
          </w:p>
        </w:tc>
      </w:tr>
      <w:tr w14:paraId="386B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1E70560A">
            <w:pPr>
              <w:pStyle w:val="125"/>
              <w:rPr>
                <w:rFonts w:ascii="Times New Roman" w:hAnsi="Times New Roman"/>
                <w:color w:val="000000"/>
                <w:sz w:val="18"/>
                <w:szCs w:val="18"/>
              </w:rPr>
            </w:pPr>
            <w:r>
              <w:rPr>
                <w:rFonts w:hint="eastAsia" w:ascii="Times New Roman" w:hAnsi="Times New Roman"/>
                <w:color w:val="000000"/>
                <w:sz w:val="18"/>
                <w:szCs w:val="18"/>
              </w:rPr>
              <w:t>信息单元N长度类型</w:t>
            </w:r>
          </w:p>
        </w:tc>
        <w:tc>
          <w:tcPr>
            <w:tcW w:w="1418" w:type="dxa"/>
            <w:vAlign w:val="center"/>
          </w:tcPr>
          <w:p w14:paraId="411C4187">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27E604CF">
            <w:pPr>
              <w:pStyle w:val="125"/>
              <w:rPr>
                <w:rFonts w:ascii="Times New Roman" w:hAnsi="Times New Roman"/>
                <w:color w:val="000000"/>
                <w:sz w:val="18"/>
                <w:szCs w:val="18"/>
              </w:rPr>
            </w:pPr>
            <w:r>
              <w:rPr>
                <w:rFonts w:hint="eastAsia" w:ascii="Times New Roman" w:hAnsi="Times New Roman"/>
                <w:color w:val="000000"/>
                <w:sz w:val="18"/>
                <w:szCs w:val="18"/>
              </w:rPr>
              <w:t>7</w:t>
            </w:r>
          </w:p>
        </w:tc>
        <w:tc>
          <w:tcPr>
            <w:tcW w:w="1793" w:type="dxa"/>
            <w:vAlign w:val="center"/>
          </w:tcPr>
          <w:p w14:paraId="3C2875C6">
            <w:pPr>
              <w:pStyle w:val="125"/>
              <w:rPr>
                <w:rFonts w:ascii="Times New Roman" w:hAnsi="Times New Roman"/>
                <w:color w:val="000000"/>
                <w:sz w:val="18"/>
                <w:szCs w:val="18"/>
              </w:rPr>
            </w:pPr>
            <w:r>
              <w:rPr>
                <w:rFonts w:hint="eastAsia" w:ascii="Times New Roman" w:hAnsi="Times New Roman"/>
                <w:color w:val="000000"/>
                <w:sz w:val="18"/>
                <w:szCs w:val="18"/>
              </w:rPr>
              <w:t>1bit</w:t>
            </w:r>
          </w:p>
        </w:tc>
      </w:tr>
      <w:tr w14:paraId="4FB3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240DC582">
            <w:pPr>
              <w:pStyle w:val="125"/>
              <w:rPr>
                <w:rFonts w:ascii="Times New Roman" w:hAnsi="Times New Roman"/>
                <w:color w:val="000000"/>
                <w:sz w:val="18"/>
                <w:szCs w:val="18"/>
              </w:rPr>
            </w:pPr>
            <w:r>
              <w:rPr>
                <w:rFonts w:hint="eastAsia" w:ascii="Times New Roman" w:hAnsi="Times New Roman"/>
                <w:color w:val="000000"/>
                <w:sz w:val="18"/>
                <w:szCs w:val="18"/>
              </w:rPr>
              <w:t>信息单元N长度</w:t>
            </w:r>
          </w:p>
        </w:tc>
        <w:tc>
          <w:tcPr>
            <w:tcW w:w="1418" w:type="dxa"/>
            <w:vAlign w:val="center"/>
          </w:tcPr>
          <w:p w14:paraId="35660CB5">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69FA4F09">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25FC4D19">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r>
      <w:tr w14:paraId="6FB1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9" w:type="dxa"/>
            <w:vAlign w:val="center"/>
          </w:tcPr>
          <w:p w14:paraId="7FD0B3F4">
            <w:pPr>
              <w:pStyle w:val="125"/>
              <w:rPr>
                <w:rFonts w:ascii="Times New Roman" w:hAnsi="Times New Roman"/>
                <w:color w:val="000000"/>
                <w:sz w:val="18"/>
                <w:szCs w:val="18"/>
              </w:rPr>
            </w:pPr>
            <w:r>
              <w:rPr>
                <w:rFonts w:hint="eastAsia" w:ascii="Times New Roman" w:hAnsi="Times New Roman"/>
                <w:color w:val="000000"/>
                <w:sz w:val="18"/>
                <w:szCs w:val="18"/>
              </w:rPr>
              <w:t>信息</w:t>
            </w:r>
            <w:r>
              <w:rPr>
                <w:rFonts w:ascii="Times New Roman" w:hAnsi="Times New Roman"/>
                <w:color w:val="000000"/>
                <w:sz w:val="18"/>
                <w:szCs w:val="18"/>
              </w:rPr>
              <w:t>单元</w:t>
            </w:r>
            <w:r>
              <w:rPr>
                <w:rFonts w:hint="eastAsia" w:ascii="Times New Roman" w:hAnsi="Times New Roman"/>
                <w:color w:val="000000"/>
                <w:sz w:val="18"/>
                <w:szCs w:val="18"/>
              </w:rPr>
              <w:t>N内容</w:t>
            </w:r>
          </w:p>
        </w:tc>
        <w:tc>
          <w:tcPr>
            <w:tcW w:w="1418" w:type="dxa"/>
            <w:vAlign w:val="center"/>
          </w:tcPr>
          <w:p w14:paraId="025D74E7">
            <w:pPr>
              <w:pStyle w:val="125"/>
              <w:rPr>
                <w:rFonts w:ascii="Times New Roman" w:hAnsi="Times New Roman"/>
                <w:color w:val="000000"/>
                <w:sz w:val="18"/>
                <w:szCs w:val="18"/>
              </w:rPr>
            </w:pPr>
            <w:r>
              <w:rPr>
                <w:rFonts w:hint="eastAsia" w:ascii="Times New Roman" w:hAnsi="Times New Roman"/>
                <w:color w:val="000000"/>
                <w:sz w:val="18"/>
                <w:szCs w:val="18"/>
              </w:rPr>
              <w:t>可</w:t>
            </w:r>
            <w:r>
              <w:rPr>
                <w:rFonts w:ascii="Times New Roman" w:hAnsi="Times New Roman"/>
                <w:color w:val="000000"/>
                <w:sz w:val="18"/>
                <w:szCs w:val="18"/>
              </w:rPr>
              <w:t>变</w:t>
            </w:r>
          </w:p>
        </w:tc>
        <w:tc>
          <w:tcPr>
            <w:tcW w:w="1257" w:type="dxa"/>
            <w:vAlign w:val="center"/>
          </w:tcPr>
          <w:p w14:paraId="009E7780">
            <w:pPr>
              <w:pStyle w:val="125"/>
              <w:rPr>
                <w:rFonts w:ascii="Times New Roman" w:hAnsi="Times New Roman"/>
                <w:color w:val="000000"/>
                <w:sz w:val="18"/>
                <w:szCs w:val="18"/>
              </w:rPr>
            </w:pPr>
            <w:r>
              <w:rPr>
                <w:rFonts w:hint="eastAsia" w:ascii="Times New Roman" w:hAnsi="Times New Roman"/>
                <w:color w:val="000000"/>
                <w:sz w:val="18"/>
                <w:szCs w:val="18"/>
              </w:rPr>
              <w:t>0-7</w:t>
            </w:r>
          </w:p>
        </w:tc>
        <w:tc>
          <w:tcPr>
            <w:tcW w:w="1793" w:type="dxa"/>
            <w:vAlign w:val="center"/>
          </w:tcPr>
          <w:p w14:paraId="10486AC8">
            <w:pPr>
              <w:pStyle w:val="125"/>
              <w:rPr>
                <w:rFonts w:ascii="Times New Roman" w:hAnsi="Times New Roman"/>
                <w:color w:val="000000"/>
                <w:sz w:val="18"/>
                <w:szCs w:val="18"/>
              </w:rPr>
            </w:pPr>
            <w:r>
              <w:rPr>
                <w:rFonts w:hint="eastAsia" w:ascii="Times New Roman" w:hAnsi="Times New Roman"/>
                <w:color w:val="000000"/>
                <w:sz w:val="18"/>
                <w:szCs w:val="18"/>
              </w:rPr>
              <w:t>L（可</w:t>
            </w:r>
            <w:r>
              <w:rPr>
                <w:rFonts w:ascii="Times New Roman" w:hAnsi="Times New Roman"/>
                <w:color w:val="000000"/>
                <w:sz w:val="18"/>
                <w:szCs w:val="18"/>
              </w:rPr>
              <w:t>变长</w:t>
            </w:r>
            <w:r>
              <w:rPr>
                <w:rFonts w:hint="eastAsia" w:ascii="Times New Roman" w:hAnsi="Times New Roman"/>
                <w:color w:val="000000"/>
                <w:sz w:val="18"/>
                <w:szCs w:val="18"/>
              </w:rPr>
              <w:t>）</w:t>
            </w:r>
          </w:p>
        </w:tc>
      </w:tr>
    </w:tbl>
    <w:p w14:paraId="51BC4B52">
      <w:pPr>
        <w:pStyle w:val="67"/>
      </w:pPr>
      <w:r>
        <w:t>站点</w:t>
      </w:r>
      <w:r>
        <w:rPr>
          <w:rFonts w:hint="eastAsia"/>
        </w:rPr>
        <w:t>M</w:t>
      </w:r>
      <w:r>
        <w:t>AC地址</w:t>
      </w:r>
    </w:p>
    <w:p w14:paraId="787BC149">
      <w:pPr>
        <w:pStyle w:val="50"/>
      </w:pPr>
      <w:r>
        <w:t>发送无线发送列表报文节点的</w:t>
      </w:r>
      <w:r>
        <w:rPr>
          <w:rFonts w:hint="eastAsia"/>
        </w:rPr>
        <w:t>M</w:t>
      </w:r>
      <w:r>
        <w:t>AC地址</w:t>
      </w:r>
      <w:r>
        <w:rPr>
          <w:rFonts w:hint="eastAsia"/>
        </w:rPr>
        <w:t>。</w:t>
      </w:r>
    </w:p>
    <w:p w14:paraId="03995419">
      <w:pPr>
        <w:pStyle w:val="67"/>
      </w:pPr>
      <w:r>
        <w:t>统计序号</w:t>
      </w:r>
    </w:p>
    <w:p w14:paraId="026781D8">
      <w:pPr>
        <w:pStyle w:val="50"/>
      </w:pPr>
      <w:r>
        <w:t>无线发现列表报文的统计序号</w:t>
      </w:r>
      <w:r>
        <w:rPr>
          <w:rFonts w:hint="eastAsia"/>
        </w:rPr>
        <w:t>，</w:t>
      </w:r>
      <w:r>
        <w:t>每次发送一个无线发送列表报文时</w:t>
      </w:r>
      <w:r>
        <w:rPr>
          <w:rFonts w:hint="eastAsia"/>
        </w:rPr>
        <w:t>，统计序号递增1，达到2</w:t>
      </w:r>
      <w:r>
        <w:t>55后</w:t>
      </w:r>
      <w:r>
        <w:rPr>
          <w:rFonts w:hint="eastAsia"/>
        </w:rPr>
        <w:t>，</w:t>
      </w:r>
      <w:r>
        <w:t>环回为</w:t>
      </w:r>
      <w:r>
        <w:rPr>
          <w:rFonts w:hint="eastAsia"/>
        </w:rPr>
        <w:t>0。</w:t>
      </w:r>
    </w:p>
    <w:p w14:paraId="0B8E90DA">
      <w:pPr>
        <w:pStyle w:val="67"/>
      </w:pPr>
      <w:r>
        <w:t>信息单元类型</w:t>
      </w:r>
    </w:p>
    <w:p w14:paraId="6E595D7B">
      <w:pPr>
        <w:pStyle w:val="50"/>
      </w:pPr>
      <w:r>
        <w:rPr>
          <w:rStyle w:val="51"/>
        </w:rPr>
        <w:t>用于指示信息单元内容</w:t>
      </w:r>
      <w:r>
        <w:rPr>
          <w:rStyle w:val="51"/>
          <w:rFonts w:hint="eastAsia"/>
        </w:rPr>
        <w:t>，</w:t>
      </w:r>
      <w:r>
        <w:rPr>
          <w:rStyle w:val="51"/>
        </w:rPr>
        <w:t>信息单元类型取值如</w:t>
      </w:r>
      <w:r>
        <w:rPr>
          <w:rStyle w:val="51"/>
        </w:rPr>
        <w:fldChar w:fldCharType="begin"/>
      </w:r>
      <w:r>
        <w:rPr>
          <w:rStyle w:val="51"/>
        </w:rPr>
        <w:instrText xml:space="preserve"> REF _Ref22618 \h  \* MERGEFORMAT </w:instrText>
      </w:r>
      <w:r>
        <w:rPr>
          <w:rStyle w:val="51"/>
        </w:rPr>
        <w:fldChar w:fldCharType="separate"/>
      </w:r>
      <w:r>
        <w:rPr>
          <w:rStyle w:val="51"/>
        </w:rPr>
        <w:t>表 140</w:t>
      </w:r>
      <w:r>
        <w:rPr>
          <w:rStyle w:val="51"/>
        </w:rPr>
        <w:fldChar w:fldCharType="end"/>
      </w:r>
      <w:r>
        <w:rPr>
          <w:rStyle w:val="51"/>
        </w:rPr>
        <w:t>所示</w:t>
      </w:r>
      <w:r>
        <w:rPr>
          <w:rFonts w:hint="eastAsia"/>
        </w:rPr>
        <w:t>。</w:t>
      </w:r>
    </w:p>
    <w:p w14:paraId="46E9DB2A">
      <w:pPr>
        <w:pStyle w:val="10"/>
      </w:pPr>
      <w:bookmarkStart w:id="2689" w:name="_Ref22618"/>
      <w:r>
        <w:t xml:space="preserve">表 </w:t>
      </w:r>
      <w:r>
        <w:fldChar w:fldCharType="begin"/>
      </w:r>
      <w:r>
        <w:instrText xml:space="preserve"> SEQ 表 \* ARABIC </w:instrText>
      </w:r>
      <w:r>
        <w:fldChar w:fldCharType="separate"/>
      </w:r>
      <w:r>
        <w:t>140</w:t>
      </w:r>
      <w:r>
        <w:fldChar w:fldCharType="end"/>
      </w:r>
      <w:bookmarkEnd w:id="2689"/>
      <w:r>
        <w:rPr>
          <w:rFonts w:hint="eastAsia"/>
        </w:rPr>
        <w:t xml:space="preserve"> 信息单元类型</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1"/>
        <w:gridCol w:w="4012"/>
      </w:tblGrid>
      <w:tr w14:paraId="372EF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6E0EFC80">
            <w:pPr>
              <w:pStyle w:val="125"/>
              <w:rPr>
                <w:rFonts w:ascii="Times New Roman" w:hAnsi="Times New Roman"/>
                <w:sz w:val="18"/>
                <w:szCs w:val="18"/>
              </w:rPr>
            </w:pPr>
            <w:r>
              <w:rPr>
                <w:rFonts w:ascii="Times New Roman" w:hAnsi="Times New Roman"/>
                <w:sz w:val="18"/>
                <w:szCs w:val="18"/>
              </w:rPr>
              <w:t>值</w:t>
            </w:r>
          </w:p>
        </w:tc>
        <w:tc>
          <w:tcPr>
            <w:tcW w:w="4012" w:type="dxa"/>
            <w:vAlign w:val="center"/>
          </w:tcPr>
          <w:p w14:paraId="68A5A6A8">
            <w:pPr>
              <w:pStyle w:val="125"/>
              <w:rPr>
                <w:rFonts w:ascii="Times New Roman" w:hAnsi="Times New Roman"/>
                <w:sz w:val="18"/>
                <w:szCs w:val="18"/>
              </w:rPr>
            </w:pPr>
            <w:r>
              <w:rPr>
                <w:rFonts w:ascii="Times New Roman" w:hAnsi="Times New Roman"/>
                <w:sz w:val="18"/>
                <w:szCs w:val="18"/>
              </w:rPr>
              <w:t>定义</w:t>
            </w:r>
          </w:p>
        </w:tc>
      </w:tr>
      <w:tr w14:paraId="38CF7F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2363BBBB">
            <w:pPr>
              <w:pStyle w:val="125"/>
              <w:rPr>
                <w:rFonts w:ascii="Times New Roman" w:hAnsi="Times New Roman"/>
                <w:sz w:val="18"/>
                <w:szCs w:val="18"/>
              </w:rPr>
            </w:pPr>
            <w:r>
              <w:rPr>
                <w:rFonts w:hint="eastAsia" w:ascii="Times New Roman" w:hAnsi="Times New Roman"/>
                <w:sz w:val="18"/>
                <w:szCs w:val="18"/>
              </w:rPr>
              <w:t>0</w:t>
            </w:r>
          </w:p>
        </w:tc>
        <w:tc>
          <w:tcPr>
            <w:tcW w:w="4012" w:type="dxa"/>
            <w:vAlign w:val="center"/>
          </w:tcPr>
          <w:p w14:paraId="0E766E5A">
            <w:pPr>
              <w:pStyle w:val="125"/>
              <w:rPr>
                <w:rFonts w:ascii="Times New Roman" w:hAnsi="Times New Roman"/>
                <w:sz w:val="18"/>
                <w:szCs w:val="18"/>
              </w:rPr>
            </w:pPr>
            <w:r>
              <w:rPr>
                <w:rFonts w:ascii="Times New Roman" w:hAnsi="Times New Roman"/>
                <w:sz w:val="18"/>
                <w:szCs w:val="18"/>
              </w:rPr>
              <w:t>站点属性信息</w:t>
            </w:r>
          </w:p>
        </w:tc>
      </w:tr>
      <w:tr w14:paraId="6E4AB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145CEEE7">
            <w:pPr>
              <w:pStyle w:val="125"/>
              <w:rPr>
                <w:rFonts w:ascii="Times New Roman" w:hAnsi="Times New Roman"/>
                <w:sz w:val="18"/>
                <w:szCs w:val="18"/>
              </w:rPr>
            </w:pPr>
            <w:r>
              <w:rPr>
                <w:rFonts w:hint="eastAsia" w:ascii="Times New Roman" w:hAnsi="Times New Roman"/>
                <w:sz w:val="18"/>
                <w:szCs w:val="18"/>
              </w:rPr>
              <w:t>1</w:t>
            </w:r>
          </w:p>
        </w:tc>
        <w:tc>
          <w:tcPr>
            <w:tcW w:w="4012" w:type="dxa"/>
            <w:vAlign w:val="center"/>
          </w:tcPr>
          <w:p w14:paraId="04EA79A1">
            <w:pPr>
              <w:pStyle w:val="125"/>
              <w:rPr>
                <w:rFonts w:ascii="Times New Roman" w:hAnsi="Times New Roman"/>
                <w:sz w:val="18"/>
                <w:szCs w:val="18"/>
              </w:rPr>
            </w:pPr>
            <w:r>
              <w:rPr>
                <w:rFonts w:ascii="Times New Roman" w:hAnsi="Times New Roman"/>
                <w:sz w:val="18"/>
                <w:szCs w:val="18"/>
              </w:rPr>
              <w:t>站点路由信息</w:t>
            </w:r>
          </w:p>
        </w:tc>
      </w:tr>
      <w:tr w14:paraId="18698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3349FD4C">
            <w:pPr>
              <w:pStyle w:val="125"/>
              <w:rPr>
                <w:rFonts w:ascii="Times New Roman" w:hAnsi="Times New Roman"/>
                <w:sz w:val="18"/>
                <w:szCs w:val="18"/>
              </w:rPr>
            </w:pPr>
            <w:r>
              <w:rPr>
                <w:rFonts w:hint="eastAsia" w:ascii="Times New Roman" w:hAnsi="Times New Roman"/>
                <w:sz w:val="18"/>
                <w:szCs w:val="18"/>
              </w:rPr>
              <w:t>2</w:t>
            </w:r>
          </w:p>
        </w:tc>
        <w:tc>
          <w:tcPr>
            <w:tcW w:w="4012" w:type="dxa"/>
            <w:vAlign w:val="center"/>
          </w:tcPr>
          <w:p w14:paraId="74E28D50">
            <w:pPr>
              <w:pStyle w:val="125"/>
              <w:rPr>
                <w:rFonts w:ascii="Times New Roman" w:hAnsi="Times New Roman"/>
                <w:sz w:val="18"/>
                <w:szCs w:val="18"/>
              </w:rPr>
            </w:pPr>
            <w:r>
              <w:rPr>
                <w:rFonts w:ascii="Times New Roman" w:hAnsi="Times New Roman"/>
                <w:sz w:val="18"/>
                <w:szCs w:val="18"/>
              </w:rPr>
              <w:t>邻居节点信道信息非位图版</w:t>
            </w:r>
          </w:p>
        </w:tc>
      </w:tr>
      <w:tr w14:paraId="47B37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6D0340C6">
            <w:pPr>
              <w:pStyle w:val="125"/>
              <w:rPr>
                <w:rFonts w:ascii="Times New Roman" w:hAnsi="Times New Roman"/>
                <w:sz w:val="18"/>
                <w:szCs w:val="18"/>
              </w:rPr>
            </w:pPr>
            <w:r>
              <w:rPr>
                <w:rFonts w:hint="eastAsia" w:ascii="Times New Roman" w:hAnsi="Times New Roman"/>
                <w:sz w:val="18"/>
                <w:szCs w:val="18"/>
              </w:rPr>
              <w:t>3</w:t>
            </w:r>
          </w:p>
        </w:tc>
        <w:tc>
          <w:tcPr>
            <w:tcW w:w="4012" w:type="dxa"/>
            <w:vAlign w:val="center"/>
          </w:tcPr>
          <w:p w14:paraId="38398E6F">
            <w:pPr>
              <w:pStyle w:val="125"/>
              <w:rPr>
                <w:rFonts w:ascii="Times New Roman" w:hAnsi="Times New Roman"/>
                <w:sz w:val="18"/>
                <w:szCs w:val="18"/>
              </w:rPr>
            </w:pPr>
            <w:r>
              <w:rPr>
                <w:rFonts w:ascii="Times New Roman" w:hAnsi="Times New Roman"/>
                <w:sz w:val="18"/>
                <w:szCs w:val="18"/>
              </w:rPr>
              <w:t>邻居节点信道信息位图版</w:t>
            </w:r>
          </w:p>
        </w:tc>
      </w:tr>
      <w:tr w14:paraId="4CEAC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02F5B829">
            <w:pPr>
              <w:pStyle w:val="125"/>
              <w:rPr>
                <w:rFonts w:ascii="Times New Roman" w:hAnsi="Times New Roman"/>
                <w:sz w:val="18"/>
                <w:szCs w:val="18"/>
              </w:rPr>
            </w:pPr>
            <w:r>
              <w:rPr>
                <w:rFonts w:hint="eastAsia" w:ascii="Times New Roman" w:hAnsi="Times New Roman"/>
                <w:sz w:val="18"/>
                <w:szCs w:val="18"/>
              </w:rPr>
              <w:t>其他</w:t>
            </w:r>
          </w:p>
        </w:tc>
        <w:tc>
          <w:tcPr>
            <w:tcW w:w="4012" w:type="dxa"/>
            <w:vAlign w:val="center"/>
          </w:tcPr>
          <w:p w14:paraId="246DA4C2">
            <w:pPr>
              <w:pStyle w:val="125"/>
              <w:rPr>
                <w:rFonts w:ascii="Times New Roman" w:hAnsi="Times New Roman"/>
                <w:sz w:val="18"/>
                <w:szCs w:val="18"/>
              </w:rPr>
            </w:pPr>
            <w:r>
              <w:rPr>
                <w:rFonts w:ascii="Times New Roman" w:hAnsi="Times New Roman"/>
                <w:sz w:val="18"/>
                <w:szCs w:val="18"/>
              </w:rPr>
              <w:t>保留</w:t>
            </w:r>
          </w:p>
        </w:tc>
      </w:tr>
    </w:tbl>
    <w:p w14:paraId="6EDA6548">
      <w:pPr>
        <w:pStyle w:val="67"/>
      </w:pPr>
      <w:r>
        <w:t>长度类型</w:t>
      </w:r>
    </w:p>
    <w:p w14:paraId="1D25CC63">
      <w:pPr>
        <w:pStyle w:val="50"/>
      </w:pPr>
      <w:r>
        <w:t>指示信息单元长度字段的位宽</w:t>
      </w:r>
      <w:r>
        <w:rPr>
          <w:rFonts w:hint="eastAsia"/>
        </w:rPr>
        <w:t>，</w:t>
      </w:r>
      <w:r>
        <w:t>长度类型取值如</w:t>
      </w:r>
      <w:r>
        <w:fldChar w:fldCharType="begin"/>
      </w:r>
      <w:r>
        <w:instrText xml:space="preserve"> REF _Ref15890 \h  \* MERGEFORMAT </w:instrText>
      </w:r>
      <w:r>
        <w:fldChar w:fldCharType="separate"/>
      </w:r>
      <w:r>
        <w:t>表 141</w:t>
      </w:r>
      <w:r>
        <w:fldChar w:fldCharType="end"/>
      </w:r>
      <w:r>
        <w:t>所示</w:t>
      </w:r>
      <w:r>
        <w:rPr>
          <w:rFonts w:hint="eastAsia"/>
        </w:rPr>
        <w:t>。</w:t>
      </w:r>
    </w:p>
    <w:p w14:paraId="493B812A">
      <w:pPr>
        <w:pStyle w:val="10"/>
      </w:pPr>
      <w:bookmarkStart w:id="2690" w:name="_Ref15890"/>
      <w:bookmarkStart w:id="2691" w:name="_Ref46241256"/>
      <w:r>
        <w:t xml:space="preserve">表 </w:t>
      </w:r>
      <w:r>
        <w:fldChar w:fldCharType="begin"/>
      </w:r>
      <w:r>
        <w:instrText xml:space="preserve"> SEQ 表 \* ARABIC </w:instrText>
      </w:r>
      <w:r>
        <w:fldChar w:fldCharType="separate"/>
      </w:r>
      <w:r>
        <w:t>141</w:t>
      </w:r>
      <w:r>
        <w:fldChar w:fldCharType="end"/>
      </w:r>
      <w:bookmarkEnd w:id="2690"/>
      <w:r>
        <w:rPr>
          <w:rFonts w:hint="eastAsia"/>
        </w:rPr>
        <w:t xml:space="preserve"> </w:t>
      </w:r>
      <w:r>
        <w:t>长度类型取值</w:t>
      </w:r>
      <w:bookmarkEnd w:id="269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1"/>
        <w:gridCol w:w="4012"/>
      </w:tblGrid>
      <w:tr w14:paraId="293BA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64E6CDC9">
            <w:pPr>
              <w:pStyle w:val="125"/>
              <w:rPr>
                <w:rFonts w:ascii="Times New Roman" w:hAnsi="Times New Roman"/>
                <w:sz w:val="18"/>
                <w:szCs w:val="18"/>
              </w:rPr>
            </w:pPr>
            <w:r>
              <w:rPr>
                <w:rFonts w:ascii="Times New Roman" w:hAnsi="Times New Roman"/>
                <w:sz w:val="18"/>
                <w:szCs w:val="18"/>
              </w:rPr>
              <w:t>值</w:t>
            </w:r>
          </w:p>
        </w:tc>
        <w:tc>
          <w:tcPr>
            <w:tcW w:w="4012" w:type="dxa"/>
            <w:vAlign w:val="center"/>
          </w:tcPr>
          <w:p w14:paraId="24418FB8">
            <w:pPr>
              <w:pStyle w:val="125"/>
              <w:rPr>
                <w:rFonts w:ascii="Times New Roman" w:hAnsi="Times New Roman"/>
                <w:sz w:val="18"/>
                <w:szCs w:val="18"/>
              </w:rPr>
            </w:pPr>
            <w:r>
              <w:rPr>
                <w:rFonts w:ascii="Times New Roman" w:hAnsi="Times New Roman"/>
                <w:sz w:val="18"/>
                <w:szCs w:val="18"/>
              </w:rPr>
              <w:t>定义</w:t>
            </w:r>
          </w:p>
        </w:tc>
      </w:tr>
      <w:tr w14:paraId="7930F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66BA6007">
            <w:pPr>
              <w:pStyle w:val="125"/>
              <w:rPr>
                <w:rFonts w:ascii="Times New Roman" w:hAnsi="Times New Roman"/>
                <w:sz w:val="18"/>
                <w:szCs w:val="18"/>
              </w:rPr>
            </w:pPr>
            <w:r>
              <w:rPr>
                <w:rFonts w:hint="eastAsia" w:ascii="Times New Roman" w:hAnsi="Times New Roman"/>
                <w:sz w:val="18"/>
                <w:szCs w:val="18"/>
              </w:rPr>
              <w:t>0</w:t>
            </w:r>
          </w:p>
        </w:tc>
        <w:tc>
          <w:tcPr>
            <w:tcW w:w="4012" w:type="dxa"/>
            <w:vAlign w:val="center"/>
          </w:tcPr>
          <w:p w14:paraId="22CADF32">
            <w:pPr>
              <w:pStyle w:val="125"/>
              <w:rPr>
                <w:rFonts w:ascii="Times New Roman" w:hAnsi="Times New Roman"/>
                <w:sz w:val="18"/>
                <w:szCs w:val="18"/>
              </w:rPr>
            </w:pPr>
            <w:r>
              <w:rPr>
                <w:rFonts w:ascii="Times New Roman" w:hAnsi="Times New Roman"/>
                <w:sz w:val="18"/>
                <w:szCs w:val="18"/>
              </w:rPr>
              <w:t>信息单元长度位宽为</w:t>
            </w:r>
            <w:r>
              <w:rPr>
                <w:rFonts w:hint="eastAsia" w:ascii="Times New Roman" w:hAnsi="Times New Roman"/>
                <w:sz w:val="18"/>
                <w:szCs w:val="18"/>
              </w:rPr>
              <w:t>1字节</w:t>
            </w:r>
          </w:p>
        </w:tc>
      </w:tr>
      <w:tr w14:paraId="145C2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7C8E795">
            <w:pPr>
              <w:pStyle w:val="125"/>
              <w:rPr>
                <w:rFonts w:ascii="Times New Roman" w:hAnsi="Times New Roman"/>
                <w:sz w:val="18"/>
                <w:szCs w:val="18"/>
              </w:rPr>
            </w:pPr>
            <w:r>
              <w:rPr>
                <w:rFonts w:hint="eastAsia" w:ascii="Times New Roman" w:hAnsi="Times New Roman"/>
                <w:sz w:val="18"/>
                <w:szCs w:val="18"/>
              </w:rPr>
              <w:t>1</w:t>
            </w:r>
          </w:p>
        </w:tc>
        <w:tc>
          <w:tcPr>
            <w:tcW w:w="4012" w:type="dxa"/>
            <w:vAlign w:val="center"/>
          </w:tcPr>
          <w:p w14:paraId="3EBFDA3A">
            <w:pPr>
              <w:pStyle w:val="125"/>
              <w:rPr>
                <w:rFonts w:ascii="Times New Roman" w:hAnsi="Times New Roman"/>
                <w:sz w:val="18"/>
                <w:szCs w:val="18"/>
              </w:rPr>
            </w:pPr>
            <w:r>
              <w:rPr>
                <w:rFonts w:ascii="Times New Roman" w:hAnsi="Times New Roman"/>
                <w:sz w:val="18"/>
                <w:szCs w:val="18"/>
              </w:rPr>
              <w:t>信息单元长度位宽为</w:t>
            </w:r>
            <w:r>
              <w:rPr>
                <w:rFonts w:hint="eastAsia" w:ascii="Times New Roman" w:hAnsi="Times New Roman"/>
                <w:sz w:val="18"/>
                <w:szCs w:val="18"/>
              </w:rPr>
              <w:t>2字节</w:t>
            </w:r>
          </w:p>
        </w:tc>
      </w:tr>
    </w:tbl>
    <w:p w14:paraId="2D4C47AE">
      <w:pPr>
        <w:pStyle w:val="67"/>
      </w:pPr>
      <w:r>
        <w:t>信息单元长度</w:t>
      </w:r>
    </w:p>
    <w:p w14:paraId="06B81363">
      <w:pPr>
        <w:pStyle w:val="50"/>
      </w:pPr>
      <w:r>
        <w:rPr>
          <w:rFonts w:hint="eastAsia"/>
        </w:rPr>
        <w:t>表示</w:t>
      </w:r>
      <w:r>
        <w:t>信息单元内容的长度，不包括信息单元类型</w:t>
      </w:r>
      <w:r>
        <w:rPr>
          <w:rFonts w:hint="eastAsia"/>
        </w:rPr>
        <w:t>、</w:t>
      </w:r>
      <w:r>
        <w:t>长度类型、信息单元长度的字段</w:t>
      </w:r>
      <w:r>
        <w:rPr>
          <w:rFonts w:hint="eastAsia"/>
        </w:rPr>
        <w:t>的</w:t>
      </w:r>
      <w:r>
        <w:t>内容。</w:t>
      </w:r>
    </w:p>
    <w:p w14:paraId="410B2830">
      <w:pPr>
        <w:pStyle w:val="67"/>
      </w:pPr>
      <w:r>
        <w:rPr>
          <w:rFonts w:hint="eastAsia"/>
        </w:rPr>
        <w:t>站点属性信息格式</w:t>
      </w:r>
    </w:p>
    <w:p w14:paraId="6751594A">
      <w:pPr>
        <w:pStyle w:val="50"/>
      </w:pPr>
      <w:r>
        <w:t>表示站点的基本属性</w:t>
      </w:r>
      <w:r>
        <w:rPr>
          <w:rFonts w:hint="eastAsia"/>
        </w:rPr>
        <w:t>，</w:t>
      </w:r>
      <w:r>
        <w:t>站点属性信息格式如</w:t>
      </w:r>
      <w:r>
        <w:fldChar w:fldCharType="begin"/>
      </w:r>
      <w:r>
        <w:instrText xml:space="preserve"> REF _Ref17925 \h  \* MERGEFORMAT </w:instrText>
      </w:r>
      <w:r>
        <w:fldChar w:fldCharType="separate"/>
      </w:r>
      <w:r>
        <w:t>表 142</w:t>
      </w:r>
      <w:r>
        <w:fldChar w:fldCharType="end"/>
      </w:r>
      <w:r>
        <w:t>所示</w:t>
      </w:r>
      <w:r>
        <w:rPr>
          <w:rFonts w:hint="eastAsia"/>
        </w:rPr>
        <w:t>。</w:t>
      </w:r>
    </w:p>
    <w:p w14:paraId="30476407">
      <w:pPr>
        <w:pStyle w:val="10"/>
      </w:pPr>
      <w:bookmarkStart w:id="2692" w:name="_Ref17925"/>
      <w:r>
        <w:t xml:space="preserve">表 </w:t>
      </w:r>
      <w:r>
        <w:fldChar w:fldCharType="begin"/>
      </w:r>
      <w:r>
        <w:instrText xml:space="preserve"> SEQ 表 \* ARABIC </w:instrText>
      </w:r>
      <w:r>
        <w:fldChar w:fldCharType="separate"/>
      </w:r>
      <w:r>
        <w:t>142</w:t>
      </w:r>
      <w:r>
        <w:fldChar w:fldCharType="end"/>
      </w:r>
      <w:bookmarkEnd w:id="2692"/>
      <w:r>
        <w:rPr>
          <w:rFonts w:hint="eastAsia"/>
        </w:rPr>
        <w:t xml:space="preserve"> 站点属性信息</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1418"/>
        <w:gridCol w:w="1257"/>
        <w:gridCol w:w="1793"/>
      </w:tblGrid>
      <w:tr w14:paraId="2810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719BCB7A">
            <w:pPr>
              <w:pStyle w:val="125"/>
              <w:rPr>
                <w:rFonts w:ascii="Times New Roman" w:hAnsi="Times New Roman"/>
                <w:color w:val="000000"/>
                <w:sz w:val="18"/>
                <w:szCs w:val="18"/>
              </w:rPr>
            </w:pPr>
            <w:r>
              <w:rPr>
                <w:rFonts w:ascii="Times New Roman" w:hAnsi="Times New Roman"/>
                <w:color w:val="000000"/>
                <w:sz w:val="18"/>
                <w:szCs w:val="18"/>
              </w:rPr>
              <w:t>字段</w:t>
            </w:r>
          </w:p>
        </w:tc>
        <w:tc>
          <w:tcPr>
            <w:tcW w:w="1418" w:type="dxa"/>
            <w:vAlign w:val="center"/>
          </w:tcPr>
          <w:p w14:paraId="24F2D11A">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257" w:type="dxa"/>
            <w:vAlign w:val="center"/>
          </w:tcPr>
          <w:p w14:paraId="120F6E34">
            <w:pPr>
              <w:pStyle w:val="125"/>
              <w:rPr>
                <w:rFonts w:ascii="Times New Roman" w:hAnsi="Times New Roman"/>
                <w:color w:val="000000"/>
                <w:sz w:val="18"/>
                <w:szCs w:val="18"/>
              </w:rPr>
            </w:pPr>
            <w:r>
              <w:rPr>
                <w:rFonts w:hint="eastAsia" w:ascii="Times New Roman" w:hAnsi="Times New Roman"/>
                <w:color w:val="000000"/>
                <w:sz w:val="18"/>
                <w:szCs w:val="18"/>
              </w:rPr>
              <w:t>比特位</w:t>
            </w:r>
          </w:p>
        </w:tc>
        <w:tc>
          <w:tcPr>
            <w:tcW w:w="1793" w:type="dxa"/>
            <w:vAlign w:val="center"/>
          </w:tcPr>
          <w:p w14:paraId="23DDE099">
            <w:pPr>
              <w:pStyle w:val="125"/>
              <w:rPr>
                <w:rFonts w:ascii="Times New Roman" w:hAnsi="Times New Roman"/>
                <w:color w:val="000000"/>
                <w:sz w:val="18"/>
                <w:szCs w:val="18"/>
              </w:rPr>
            </w:pPr>
            <w:r>
              <w:rPr>
                <w:rFonts w:ascii="Times New Roman" w:hAnsi="Times New Roman"/>
                <w:color w:val="000000"/>
                <w:sz w:val="18"/>
                <w:szCs w:val="18"/>
              </w:rPr>
              <w:t>字段大小(</w:t>
            </w:r>
            <w:r>
              <w:rPr>
                <w:rFonts w:hint="eastAsia" w:ascii="Times New Roman" w:hAnsi="Times New Roman"/>
                <w:color w:val="000000"/>
                <w:sz w:val="18"/>
                <w:szCs w:val="18"/>
              </w:rPr>
              <w:t>字节</w:t>
            </w:r>
            <w:r>
              <w:rPr>
                <w:rFonts w:ascii="Times New Roman" w:hAnsi="Times New Roman"/>
                <w:color w:val="000000"/>
                <w:sz w:val="18"/>
                <w:szCs w:val="18"/>
              </w:rPr>
              <w:t>)</w:t>
            </w:r>
          </w:p>
        </w:tc>
      </w:tr>
      <w:tr w14:paraId="1C63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03530151">
            <w:pPr>
              <w:pStyle w:val="125"/>
              <w:rPr>
                <w:rFonts w:ascii="Times New Roman" w:hAnsi="Times New Roman"/>
                <w:color w:val="000000"/>
                <w:sz w:val="18"/>
                <w:szCs w:val="18"/>
              </w:rPr>
            </w:pPr>
            <w:r>
              <w:rPr>
                <w:rFonts w:hint="eastAsia" w:ascii="Times New Roman" w:hAnsi="Times New Roman"/>
                <w:color w:val="000000"/>
                <w:sz w:val="18"/>
                <w:szCs w:val="18"/>
              </w:rPr>
              <w:t>C</w:t>
            </w:r>
            <w:r>
              <w:rPr>
                <w:rFonts w:ascii="Times New Roman" w:hAnsi="Times New Roman"/>
                <w:color w:val="000000"/>
                <w:sz w:val="18"/>
                <w:szCs w:val="18"/>
              </w:rPr>
              <w:t>CO MAC地址</w:t>
            </w:r>
          </w:p>
        </w:tc>
        <w:tc>
          <w:tcPr>
            <w:tcW w:w="1418" w:type="dxa"/>
            <w:vAlign w:val="center"/>
          </w:tcPr>
          <w:p w14:paraId="09AB1A33">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-5</w:t>
            </w:r>
          </w:p>
        </w:tc>
        <w:tc>
          <w:tcPr>
            <w:tcW w:w="1257" w:type="dxa"/>
            <w:vAlign w:val="center"/>
          </w:tcPr>
          <w:p w14:paraId="1CFE76FB">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77D7E14B">
            <w:pPr>
              <w:pStyle w:val="125"/>
              <w:rPr>
                <w:rFonts w:ascii="Times New Roman" w:hAnsi="Times New Roman"/>
                <w:color w:val="000000"/>
                <w:sz w:val="18"/>
                <w:szCs w:val="18"/>
              </w:rPr>
            </w:pPr>
            <w:r>
              <w:rPr>
                <w:rFonts w:hint="eastAsia" w:ascii="Times New Roman" w:hAnsi="Times New Roman"/>
                <w:color w:val="000000"/>
                <w:sz w:val="18"/>
                <w:szCs w:val="18"/>
              </w:rPr>
              <w:t>6</w:t>
            </w:r>
          </w:p>
        </w:tc>
      </w:tr>
      <w:tr w14:paraId="5A10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Merge w:val="restart"/>
            <w:vAlign w:val="center"/>
          </w:tcPr>
          <w:p w14:paraId="1434F0B8">
            <w:pPr>
              <w:pStyle w:val="125"/>
              <w:rPr>
                <w:rFonts w:ascii="Times New Roman" w:hAnsi="Times New Roman"/>
                <w:color w:val="000000"/>
                <w:sz w:val="18"/>
                <w:szCs w:val="18"/>
              </w:rPr>
            </w:pPr>
            <w:r>
              <w:rPr>
                <w:rFonts w:hint="eastAsia" w:ascii="Times New Roman" w:hAnsi="Times New Roman"/>
                <w:color w:val="000000"/>
                <w:sz w:val="18"/>
                <w:szCs w:val="18"/>
              </w:rPr>
              <w:t>代理T</w:t>
            </w:r>
            <w:r>
              <w:rPr>
                <w:rFonts w:ascii="Times New Roman" w:hAnsi="Times New Roman"/>
                <w:color w:val="000000"/>
                <w:sz w:val="18"/>
                <w:szCs w:val="18"/>
              </w:rPr>
              <w:t>EI</w:t>
            </w:r>
          </w:p>
        </w:tc>
        <w:tc>
          <w:tcPr>
            <w:tcW w:w="1418" w:type="dxa"/>
            <w:vAlign w:val="center"/>
          </w:tcPr>
          <w:p w14:paraId="37080255">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257" w:type="dxa"/>
            <w:vAlign w:val="center"/>
          </w:tcPr>
          <w:p w14:paraId="3D570F9F">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Merge w:val="restart"/>
            <w:vAlign w:val="center"/>
          </w:tcPr>
          <w:p w14:paraId="05E4A4E1">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r>
              <w:rPr>
                <w:rFonts w:hint="eastAsia" w:ascii="Times New Roman" w:hAnsi="Times New Roman"/>
                <w:color w:val="000000"/>
                <w:sz w:val="18"/>
                <w:szCs w:val="18"/>
              </w:rPr>
              <w:t>bit</w:t>
            </w:r>
          </w:p>
        </w:tc>
      </w:tr>
      <w:tr w14:paraId="432C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Merge w:val="continue"/>
            <w:vAlign w:val="center"/>
          </w:tcPr>
          <w:p w14:paraId="553C8AEF">
            <w:pPr>
              <w:pStyle w:val="125"/>
              <w:rPr>
                <w:rFonts w:ascii="Times New Roman" w:hAnsi="Times New Roman"/>
                <w:color w:val="000000"/>
                <w:sz w:val="18"/>
                <w:szCs w:val="18"/>
              </w:rPr>
            </w:pPr>
          </w:p>
        </w:tc>
        <w:tc>
          <w:tcPr>
            <w:tcW w:w="1418" w:type="dxa"/>
            <w:vMerge w:val="restart"/>
            <w:vAlign w:val="center"/>
          </w:tcPr>
          <w:p w14:paraId="30ABD902">
            <w:pPr>
              <w:pStyle w:val="125"/>
              <w:rPr>
                <w:rFonts w:ascii="Times New Roman" w:hAnsi="Times New Roman"/>
                <w:color w:val="000000"/>
                <w:sz w:val="18"/>
                <w:szCs w:val="18"/>
              </w:rPr>
            </w:pPr>
            <w:r>
              <w:rPr>
                <w:rFonts w:hint="eastAsia" w:ascii="Times New Roman" w:hAnsi="Times New Roman"/>
                <w:color w:val="000000"/>
                <w:sz w:val="18"/>
                <w:szCs w:val="18"/>
              </w:rPr>
              <w:t>7</w:t>
            </w:r>
          </w:p>
        </w:tc>
        <w:tc>
          <w:tcPr>
            <w:tcW w:w="1257" w:type="dxa"/>
            <w:vAlign w:val="center"/>
          </w:tcPr>
          <w:p w14:paraId="567F8110">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-3</w:t>
            </w:r>
          </w:p>
        </w:tc>
        <w:tc>
          <w:tcPr>
            <w:tcW w:w="1793" w:type="dxa"/>
            <w:vMerge w:val="continue"/>
            <w:vAlign w:val="center"/>
          </w:tcPr>
          <w:p w14:paraId="0457334B">
            <w:pPr>
              <w:pStyle w:val="125"/>
              <w:rPr>
                <w:rFonts w:ascii="Times New Roman" w:hAnsi="Times New Roman"/>
                <w:color w:val="000000"/>
                <w:sz w:val="18"/>
                <w:szCs w:val="18"/>
              </w:rPr>
            </w:pPr>
          </w:p>
        </w:tc>
      </w:tr>
      <w:tr w14:paraId="22DB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3F273BBC">
            <w:pPr>
              <w:pStyle w:val="125"/>
              <w:rPr>
                <w:rFonts w:ascii="Times New Roman" w:hAnsi="Times New Roman"/>
                <w:color w:val="000000"/>
                <w:sz w:val="18"/>
                <w:szCs w:val="18"/>
              </w:rPr>
            </w:pPr>
            <w:r>
              <w:rPr>
                <w:rFonts w:hint="eastAsia" w:ascii="Times New Roman" w:hAnsi="Times New Roman"/>
                <w:color w:val="000000"/>
                <w:sz w:val="18"/>
                <w:szCs w:val="18"/>
              </w:rPr>
              <w:t>角色</w:t>
            </w:r>
          </w:p>
        </w:tc>
        <w:tc>
          <w:tcPr>
            <w:tcW w:w="1418" w:type="dxa"/>
            <w:vMerge w:val="continue"/>
            <w:vAlign w:val="center"/>
          </w:tcPr>
          <w:p w14:paraId="31438026">
            <w:pPr>
              <w:pStyle w:val="125"/>
              <w:rPr>
                <w:rFonts w:ascii="Times New Roman" w:hAnsi="Times New Roman"/>
                <w:color w:val="000000"/>
                <w:sz w:val="18"/>
                <w:szCs w:val="18"/>
              </w:rPr>
            </w:pPr>
          </w:p>
        </w:tc>
        <w:tc>
          <w:tcPr>
            <w:tcW w:w="1257" w:type="dxa"/>
            <w:vAlign w:val="center"/>
          </w:tcPr>
          <w:p w14:paraId="062E26EE">
            <w:pPr>
              <w:pStyle w:val="125"/>
              <w:rPr>
                <w:rFonts w:ascii="Times New Roman" w:hAnsi="Times New Roman"/>
                <w:color w:val="000000"/>
                <w:sz w:val="18"/>
                <w:szCs w:val="18"/>
              </w:rPr>
            </w:pPr>
            <w:r>
              <w:rPr>
                <w:rFonts w:hint="eastAsia" w:ascii="Times New Roman" w:hAnsi="Times New Roman"/>
                <w:color w:val="000000"/>
                <w:sz w:val="18"/>
                <w:szCs w:val="18"/>
              </w:rPr>
              <w:t>4</w:t>
            </w:r>
            <w:r>
              <w:rPr>
                <w:rFonts w:ascii="Times New Roman" w:hAnsi="Times New Roman"/>
                <w:color w:val="000000"/>
                <w:sz w:val="18"/>
                <w:szCs w:val="18"/>
              </w:rPr>
              <w:t>-7</w:t>
            </w:r>
          </w:p>
        </w:tc>
        <w:tc>
          <w:tcPr>
            <w:tcW w:w="1793" w:type="dxa"/>
            <w:vAlign w:val="center"/>
          </w:tcPr>
          <w:p w14:paraId="288F1DA1">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44EA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002815CC">
            <w:pPr>
              <w:pStyle w:val="125"/>
              <w:rPr>
                <w:rFonts w:ascii="Times New Roman" w:hAnsi="Times New Roman"/>
                <w:color w:val="000000"/>
                <w:sz w:val="18"/>
                <w:szCs w:val="18"/>
              </w:rPr>
            </w:pPr>
            <w:r>
              <w:rPr>
                <w:rFonts w:hint="eastAsia" w:ascii="Times New Roman" w:hAnsi="Times New Roman"/>
                <w:color w:val="000000"/>
                <w:sz w:val="18"/>
                <w:szCs w:val="18"/>
              </w:rPr>
              <w:t>层级</w:t>
            </w:r>
          </w:p>
        </w:tc>
        <w:tc>
          <w:tcPr>
            <w:tcW w:w="1418" w:type="dxa"/>
            <w:vMerge w:val="restart"/>
            <w:vAlign w:val="center"/>
          </w:tcPr>
          <w:p w14:paraId="468BE5FD">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57" w:type="dxa"/>
            <w:vAlign w:val="center"/>
          </w:tcPr>
          <w:p w14:paraId="30FEA320">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-3</w:t>
            </w:r>
          </w:p>
        </w:tc>
        <w:tc>
          <w:tcPr>
            <w:tcW w:w="1793" w:type="dxa"/>
            <w:vAlign w:val="center"/>
          </w:tcPr>
          <w:p w14:paraId="406727D7">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51E6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21479446">
            <w:pPr>
              <w:pStyle w:val="125"/>
              <w:rPr>
                <w:rFonts w:ascii="Times New Roman" w:hAnsi="Times New Roman"/>
                <w:color w:val="000000"/>
                <w:sz w:val="18"/>
                <w:szCs w:val="18"/>
              </w:rPr>
            </w:pPr>
            <w:r>
              <w:rPr>
                <w:rFonts w:hint="eastAsia" w:ascii="Times New Roman" w:hAnsi="Times New Roman"/>
                <w:color w:val="000000"/>
                <w:sz w:val="18"/>
                <w:szCs w:val="18"/>
              </w:rPr>
              <w:t>链路R</w:t>
            </w:r>
            <w:r>
              <w:rPr>
                <w:rFonts w:ascii="Times New Roman" w:hAnsi="Times New Roman"/>
                <w:color w:val="000000"/>
                <w:sz w:val="18"/>
                <w:szCs w:val="18"/>
              </w:rPr>
              <w:t>F跳数</w:t>
            </w:r>
          </w:p>
        </w:tc>
        <w:tc>
          <w:tcPr>
            <w:tcW w:w="1418" w:type="dxa"/>
            <w:vMerge w:val="continue"/>
            <w:vAlign w:val="center"/>
          </w:tcPr>
          <w:p w14:paraId="61045E28">
            <w:pPr>
              <w:pStyle w:val="125"/>
              <w:rPr>
                <w:rFonts w:ascii="Times New Roman" w:hAnsi="Times New Roman"/>
                <w:color w:val="000000"/>
                <w:sz w:val="18"/>
                <w:szCs w:val="18"/>
              </w:rPr>
            </w:pPr>
          </w:p>
        </w:tc>
        <w:tc>
          <w:tcPr>
            <w:tcW w:w="1257" w:type="dxa"/>
            <w:vAlign w:val="center"/>
          </w:tcPr>
          <w:p w14:paraId="789F3DAF">
            <w:pPr>
              <w:pStyle w:val="125"/>
              <w:rPr>
                <w:rFonts w:ascii="Times New Roman" w:hAnsi="Times New Roman"/>
                <w:color w:val="000000"/>
                <w:sz w:val="18"/>
                <w:szCs w:val="18"/>
              </w:rPr>
            </w:pPr>
            <w:r>
              <w:rPr>
                <w:rFonts w:hint="eastAsia" w:ascii="Times New Roman" w:hAnsi="Times New Roman"/>
                <w:color w:val="000000"/>
                <w:sz w:val="18"/>
                <w:szCs w:val="18"/>
              </w:rPr>
              <w:t>4</w:t>
            </w:r>
            <w:r>
              <w:rPr>
                <w:rFonts w:ascii="Times New Roman" w:hAnsi="Times New Roman"/>
                <w:color w:val="000000"/>
                <w:sz w:val="18"/>
                <w:szCs w:val="18"/>
              </w:rPr>
              <w:t>-7</w:t>
            </w:r>
          </w:p>
        </w:tc>
        <w:tc>
          <w:tcPr>
            <w:tcW w:w="1793" w:type="dxa"/>
            <w:vAlign w:val="center"/>
          </w:tcPr>
          <w:p w14:paraId="4E8F77AF">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1785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59696EB1">
            <w:pPr>
              <w:pStyle w:val="125"/>
              <w:rPr>
                <w:rFonts w:ascii="Times New Roman" w:hAnsi="Times New Roman"/>
                <w:color w:val="000000"/>
                <w:sz w:val="18"/>
                <w:szCs w:val="18"/>
              </w:rPr>
            </w:pPr>
            <w:r>
              <w:rPr>
                <w:rFonts w:hint="eastAsia" w:ascii="Times New Roman" w:hAnsi="Times New Roman"/>
                <w:color w:val="000000"/>
                <w:sz w:val="18"/>
                <w:szCs w:val="18"/>
              </w:rPr>
              <w:t>代理上行接收率</w:t>
            </w:r>
          </w:p>
        </w:tc>
        <w:tc>
          <w:tcPr>
            <w:tcW w:w="1418" w:type="dxa"/>
            <w:vAlign w:val="center"/>
          </w:tcPr>
          <w:p w14:paraId="06140A4F">
            <w:pPr>
              <w:pStyle w:val="125"/>
              <w:rPr>
                <w:rFonts w:ascii="Times New Roman" w:hAnsi="Times New Roman"/>
                <w:color w:val="000000"/>
                <w:sz w:val="18"/>
                <w:szCs w:val="18"/>
              </w:rPr>
            </w:pPr>
            <w:r>
              <w:rPr>
                <w:rFonts w:hint="eastAsia" w:ascii="Times New Roman" w:hAnsi="Times New Roman"/>
                <w:color w:val="000000"/>
                <w:sz w:val="18"/>
                <w:szCs w:val="18"/>
              </w:rPr>
              <w:t>9</w:t>
            </w:r>
          </w:p>
        </w:tc>
        <w:tc>
          <w:tcPr>
            <w:tcW w:w="1257" w:type="dxa"/>
            <w:vAlign w:val="center"/>
          </w:tcPr>
          <w:p w14:paraId="08C7A11D">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5C773E28">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50EF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32B7D1D4">
            <w:pPr>
              <w:pStyle w:val="125"/>
              <w:rPr>
                <w:rFonts w:ascii="Times New Roman" w:hAnsi="Times New Roman"/>
                <w:color w:val="000000"/>
                <w:sz w:val="18"/>
                <w:szCs w:val="18"/>
              </w:rPr>
            </w:pPr>
            <w:r>
              <w:rPr>
                <w:rFonts w:hint="eastAsia" w:ascii="Times New Roman" w:hAnsi="Times New Roman"/>
                <w:color w:val="000000"/>
                <w:sz w:val="18"/>
                <w:szCs w:val="18"/>
              </w:rPr>
              <w:t>代理下行接收率</w:t>
            </w:r>
          </w:p>
        </w:tc>
        <w:tc>
          <w:tcPr>
            <w:tcW w:w="1418" w:type="dxa"/>
            <w:vAlign w:val="center"/>
          </w:tcPr>
          <w:p w14:paraId="52990C2F">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w:t>
            </w:r>
          </w:p>
        </w:tc>
        <w:tc>
          <w:tcPr>
            <w:tcW w:w="1257" w:type="dxa"/>
            <w:vAlign w:val="center"/>
          </w:tcPr>
          <w:p w14:paraId="70D0D3EB">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24FD5BCA">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47E1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34493973">
            <w:pPr>
              <w:pStyle w:val="125"/>
              <w:rPr>
                <w:rFonts w:ascii="Times New Roman" w:hAnsi="Times New Roman"/>
                <w:color w:val="000000"/>
                <w:sz w:val="18"/>
                <w:szCs w:val="18"/>
              </w:rPr>
            </w:pPr>
            <w:r>
              <w:rPr>
                <w:rFonts w:hint="eastAsia" w:ascii="Times New Roman" w:hAnsi="Times New Roman"/>
                <w:color w:val="000000"/>
                <w:sz w:val="18"/>
                <w:szCs w:val="18"/>
              </w:rPr>
              <w:t>链路最小接收率</w:t>
            </w:r>
          </w:p>
        </w:tc>
        <w:tc>
          <w:tcPr>
            <w:tcW w:w="1418" w:type="dxa"/>
            <w:vAlign w:val="center"/>
          </w:tcPr>
          <w:p w14:paraId="02DAD6DF">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1</w:t>
            </w:r>
          </w:p>
        </w:tc>
        <w:tc>
          <w:tcPr>
            <w:tcW w:w="1257" w:type="dxa"/>
            <w:vAlign w:val="center"/>
          </w:tcPr>
          <w:p w14:paraId="02F1E780">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4CDB9A92">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120CA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45DB6F4C">
            <w:pPr>
              <w:pStyle w:val="125"/>
              <w:rPr>
                <w:rFonts w:ascii="Times New Roman" w:hAnsi="Times New Roman"/>
                <w:color w:val="000000"/>
                <w:sz w:val="18"/>
                <w:szCs w:val="18"/>
              </w:rPr>
            </w:pPr>
            <w:r>
              <w:rPr>
                <w:rFonts w:hint="eastAsia" w:ascii="Times New Roman" w:hAnsi="Times New Roman"/>
                <w:color w:val="000000"/>
                <w:sz w:val="18"/>
                <w:szCs w:val="18"/>
              </w:rPr>
              <w:t>无线发现列表周期</w:t>
            </w:r>
          </w:p>
        </w:tc>
        <w:tc>
          <w:tcPr>
            <w:tcW w:w="1418" w:type="dxa"/>
            <w:vAlign w:val="center"/>
          </w:tcPr>
          <w:p w14:paraId="62D12FAD">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c>
          <w:tcPr>
            <w:tcW w:w="1257" w:type="dxa"/>
            <w:vAlign w:val="center"/>
          </w:tcPr>
          <w:p w14:paraId="13E3DB0C">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67753588">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1C48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vAlign w:val="center"/>
          </w:tcPr>
          <w:p w14:paraId="2E7E3E68">
            <w:pPr>
              <w:pStyle w:val="125"/>
              <w:rPr>
                <w:rFonts w:ascii="Times New Roman" w:hAnsi="Times New Roman"/>
                <w:color w:val="000000"/>
                <w:sz w:val="18"/>
                <w:szCs w:val="18"/>
              </w:rPr>
            </w:pPr>
            <w:r>
              <w:rPr>
                <w:rFonts w:ascii="Times New Roman" w:hAnsi="Times New Roman"/>
                <w:sz w:val="18"/>
                <w:szCs w:val="18"/>
              </w:rPr>
              <w:t>无线接收率老化周期个数</w:t>
            </w:r>
          </w:p>
        </w:tc>
        <w:tc>
          <w:tcPr>
            <w:tcW w:w="1418" w:type="dxa"/>
            <w:vAlign w:val="center"/>
          </w:tcPr>
          <w:p w14:paraId="47B0EAF6">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3</w:t>
            </w:r>
          </w:p>
        </w:tc>
        <w:tc>
          <w:tcPr>
            <w:tcW w:w="1257" w:type="dxa"/>
            <w:vAlign w:val="center"/>
          </w:tcPr>
          <w:p w14:paraId="08AB54D8">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63C1AF43">
            <w:pPr>
              <w:pStyle w:val="125"/>
              <w:rPr>
                <w:rFonts w:ascii="Times New Roman" w:hAnsi="Times New Roman"/>
                <w:color w:val="000000"/>
                <w:sz w:val="18"/>
                <w:szCs w:val="18"/>
              </w:rPr>
            </w:pPr>
            <w:r>
              <w:rPr>
                <w:rFonts w:hint="eastAsia" w:ascii="Times New Roman" w:hAnsi="Times New Roman"/>
                <w:color w:val="000000"/>
                <w:sz w:val="18"/>
                <w:szCs w:val="18"/>
              </w:rPr>
              <w:t>1</w:t>
            </w:r>
          </w:p>
        </w:tc>
      </w:tr>
    </w:tbl>
    <w:p w14:paraId="307A4667">
      <w:pPr>
        <w:pStyle w:val="67"/>
      </w:pPr>
      <w:r>
        <w:t>站点路由信息格式</w:t>
      </w:r>
    </w:p>
    <w:p w14:paraId="15D2CC94">
      <w:pPr>
        <w:pStyle w:val="50"/>
      </w:pPr>
      <w:r>
        <w:t>表示站点多路径信息</w:t>
      </w:r>
      <w:r>
        <w:rPr>
          <w:rFonts w:hint="eastAsia"/>
        </w:rPr>
        <w:t>，</w:t>
      </w:r>
      <w:r>
        <w:t>站点路由信息格式如</w:t>
      </w:r>
      <w:r>
        <w:fldChar w:fldCharType="begin"/>
      </w:r>
      <w:r>
        <w:instrText xml:space="preserve"> REF _Ref31029 \h  \* MERGEFORMAT </w:instrText>
      </w:r>
      <w:r>
        <w:fldChar w:fldCharType="separate"/>
      </w:r>
      <w:r>
        <w:t>表 143</w:t>
      </w:r>
      <w:r>
        <w:fldChar w:fldCharType="end"/>
      </w:r>
      <w:r>
        <w:t>所示</w:t>
      </w:r>
      <w:r>
        <w:rPr>
          <w:rFonts w:hint="eastAsia"/>
        </w:rPr>
        <w:t>。</w:t>
      </w:r>
    </w:p>
    <w:p w14:paraId="0210782A">
      <w:pPr>
        <w:pStyle w:val="10"/>
      </w:pPr>
      <w:bookmarkStart w:id="2693" w:name="_Ref31029"/>
      <w:bookmarkStart w:id="2694" w:name="_Ref46242220"/>
      <w:r>
        <w:t xml:space="preserve">表 </w:t>
      </w:r>
      <w:r>
        <w:fldChar w:fldCharType="begin"/>
      </w:r>
      <w:r>
        <w:instrText xml:space="preserve"> SEQ 表 \* ARABIC </w:instrText>
      </w:r>
      <w:r>
        <w:fldChar w:fldCharType="separate"/>
      </w:r>
      <w:r>
        <w:t>143</w:t>
      </w:r>
      <w:r>
        <w:fldChar w:fldCharType="end"/>
      </w:r>
      <w:bookmarkEnd w:id="2693"/>
      <w:r>
        <w:rPr>
          <w:rFonts w:hint="eastAsia"/>
        </w:rPr>
        <w:t xml:space="preserve"> 站点路由信息格式</w:t>
      </w:r>
      <w:bookmarkEnd w:id="2694"/>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418"/>
        <w:gridCol w:w="1257"/>
        <w:gridCol w:w="1793"/>
      </w:tblGrid>
      <w:tr w14:paraId="1A1A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106D578">
            <w:pPr>
              <w:pStyle w:val="125"/>
              <w:rPr>
                <w:rFonts w:ascii="Times New Roman" w:hAnsi="Times New Roman"/>
                <w:color w:val="000000"/>
                <w:sz w:val="18"/>
                <w:szCs w:val="18"/>
              </w:rPr>
            </w:pPr>
            <w:r>
              <w:rPr>
                <w:rFonts w:ascii="Times New Roman" w:hAnsi="Times New Roman"/>
                <w:color w:val="000000"/>
                <w:sz w:val="18"/>
                <w:szCs w:val="18"/>
              </w:rPr>
              <w:t>字段</w:t>
            </w:r>
          </w:p>
        </w:tc>
        <w:tc>
          <w:tcPr>
            <w:tcW w:w="1418" w:type="dxa"/>
            <w:vAlign w:val="center"/>
          </w:tcPr>
          <w:p w14:paraId="29E152E6">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257" w:type="dxa"/>
            <w:vAlign w:val="center"/>
          </w:tcPr>
          <w:p w14:paraId="07B59EC1">
            <w:pPr>
              <w:pStyle w:val="125"/>
              <w:rPr>
                <w:rFonts w:ascii="Times New Roman" w:hAnsi="Times New Roman"/>
                <w:color w:val="000000"/>
                <w:sz w:val="18"/>
                <w:szCs w:val="18"/>
              </w:rPr>
            </w:pPr>
            <w:r>
              <w:rPr>
                <w:rFonts w:ascii="Times New Roman" w:hAnsi="Times New Roman"/>
                <w:color w:val="000000"/>
                <w:sz w:val="18"/>
                <w:szCs w:val="18"/>
              </w:rPr>
              <w:t>比特位</w:t>
            </w:r>
          </w:p>
        </w:tc>
        <w:tc>
          <w:tcPr>
            <w:tcW w:w="1793" w:type="dxa"/>
            <w:vAlign w:val="center"/>
          </w:tcPr>
          <w:p w14:paraId="1B819587">
            <w:pPr>
              <w:pStyle w:val="125"/>
              <w:rPr>
                <w:rFonts w:ascii="Times New Roman" w:hAnsi="Times New Roman"/>
                <w:color w:val="000000"/>
                <w:sz w:val="18"/>
                <w:szCs w:val="18"/>
              </w:rPr>
            </w:pPr>
            <w:r>
              <w:rPr>
                <w:rFonts w:ascii="Times New Roman" w:hAnsi="Times New Roman"/>
                <w:color w:val="000000"/>
                <w:sz w:val="18"/>
                <w:szCs w:val="18"/>
              </w:rPr>
              <w:t>字段大小(字节)</w:t>
            </w:r>
          </w:p>
        </w:tc>
      </w:tr>
      <w:tr w14:paraId="2BFE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vAlign w:val="center"/>
          </w:tcPr>
          <w:p w14:paraId="7E04B3DF">
            <w:pPr>
              <w:pStyle w:val="125"/>
              <w:rPr>
                <w:rFonts w:ascii="Times New Roman" w:hAnsi="Times New Roman"/>
                <w:color w:val="000000"/>
                <w:sz w:val="18"/>
                <w:szCs w:val="18"/>
              </w:rPr>
            </w:pPr>
            <w:r>
              <w:rPr>
                <w:rFonts w:ascii="Times New Roman" w:hAnsi="Times New Roman"/>
                <w:color w:val="000000"/>
                <w:sz w:val="18"/>
                <w:szCs w:val="18"/>
              </w:rPr>
              <w:t>下一跳站点TEI[1]</w:t>
            </w:r>
          </w:p>
        </w:tc>
        <w:tc>
          <w:tcPr>
            <w:tcW w:w="1418" w:type="dxa"/>
            <w:vAlign w:val="center"/>
          </w:tcPr>
          <w:p w14:paraId="15B0E79E">
            <w:pPr>
              <w:pStyle w:val="125"/>
              <w:rPr>
                <w:rFonts w:ascii="Times New Roman" w:hAnsi="Times New Roman"/>
                <w:color w:val="000000"/>
                <w:sz w:val="18"/>
                <w:szCs w:val="18"/>
              </w:rPr>
            </w:pPr>
            <w:r>
              <w:rPr>
                <w:rFonts w:ascii="Times New Roman" w:hAnsi="Times New Roman"/>
                <w:color w:val="000000"/>
                <w:sz w:val="18"/>
                <w:szCs w:val="18"/>
              </w:rPr>
              <w:t>0</w:t>
            </w:r>
          </w:p>
        </w:tc>
        <w:tc>
          <w:tcPr>
            <w:tcW w:w="1257" w:type="dxa"/>
            <w:vAlign w:val="center"/>
          </w:tcPr>
          <w:p w14:paraId="3B9F70AA">
            <w:pPr>
              <w:pStyle w:val="125"/>
              <w:rPr>
                <w:rFonts w:ascii="Times New Roman" w:hAnsi="Times New Roman"/>
                <w:color w:val="000000"/>
                <w:sz w:val="18"/>
                <w:szCs w:val="18"/>
              </w:rPr>
            </w:pPr>
            <w:r>
              <w:rPr>
                <w:rFonts w:ascii="Times New Roman" w:hAnsi="Times New Roman"/>
                <w:color w:val="000000"/>
                <w:sz w:val="18"/>
                <w:szCs w:val="18"/>
              </w:rPr>
              <w:t>0-7</w:t>
            </w:r>
          </w:p>
        </w:tc>
        <w:tc>
          <w:tcPr>
            <w:tcW w:w="1793" w:type="dxa"/>
            <w:vMerge w:val="restart"/>
            <w:vAlign w:val="center"/>
          </w:tcPr>
          <w:p w14:paraId="5AB5E6AB">
            <w:pPr>
              <w:pStyle w:val="125"/>
              <w:rPr>
                <w:rFonts w:ascii="Times New Roman" w:hAnsi="Times New Roman"/>
                <w:color w:val="000000"/>
                <w:sz w:val="18"/>
                <w:szCs w:val="18"/>
              </w:rPr>
            </w:pPr>
            <w:r>
              <w:rPr>
                <w:rFonts w:ascii="Times New Roman" w:hAnsi="Times New Roman"/>
                <w:color w:val="000000"/>
                <w:sz w:val="18"/>
                <w:szCs w:val="18"/>
              </w:rPr>
              <w:t>12</w:t>
            </w:r>
            <w:r>
              <w:rPr>
                <w:rFonts w:hint="eastAsia" w:ascii="Times New Roman" w:hAnsi="Times New Roman"/>
                <w:color w:val="000000"/>
                <w:sz w:val="18"/>
                <w:szCs w:val="18"/>
              </w:rPr>
              <w:t>bit</w:t>
            </w:r>
          </w:p>
        </w:tc>
      </w:tr>
      <w:tr w14:paraId="2668A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vAlign w:val="center"/>
          </w:tcPr>
          <w:p w14:paraId="2B720231">
            <w:pPr>
              <w:pStyle w:val="125"/>
              <w:rPr>
                <w:rFonts w:ascii="Times New Roman" w:hAnsi="Times New Roman"/>
                <w:color w:val="000000"/>
                <w:sz w:val="18"/>
                <w:szCs w:val="18"/>
              </w:rPr>
            </w:pPr>
          </w:p>
        </w:tc>
        <w:tc>
          <w:tcPr>
            <w:tcW w:w="1418" w:type="dxa"/>
            <w:vMerge w:val="restart"/>
            <w:vAlign w:val="center"/>
          </w:tcPr>
          <w:p w14:paraId="1CD3DC48">
            <w:pPr>
              <w:pStyle w:val="125"/>
              <w:rPr>
                <w:rFonts w:ascii="Times New Roman" w:hAnsi="Times New Roman"/>
                <w:color w:val="000000"/>
                <w:sz w:val="18"/>
                <w:szCs w:val="18"/>
              </w:rPr>
            </w:pPr>
            <w:r>
              <w:rPr>
                <w:rFonts w:ascii="Times New Roman" w:hAnsi="Times New Roman"/>
                <w:color w:val="000000"/>
                <w:sz w:val="18"/>
                <w:szCs w:val="18"/>
              </w:rPr>
              <w:t>1</w:t>
            </w:r>
          </w:p>
        </w:tc>
        <w:tc>
          <w:tcPr>
            <w:tcW w:w="1257" w:type="dxa"/>
            <w:vAlign w:val="center"/>
          </w:tcPr>
          <w:p w14:paraId="4A0AD941">
            <w:pPr>
              <w:pStyle w:val="125"/>
              <w:rPr>
                <w:rFonts w:ascii="Times New Roman" w:hAnsi="Times New Roman"/>
                <w:color w:val="000000"/>
                <w:sz w:val="18"/>
                <w:szCs w:val="18"/>
              </w:rPr>
            </w:pPr>
            <w:r>
              <w:rPr>
                <w:rFonts w:ascii="Times New Roman" w:hAnsi="Times New Roman"/>
                <w:color w:val="000000"/>
                <w:sz w:val="18"/>
                <w:szCs w:val="18"/>
              </w:rPr>
              <w:t>0-3</w:t>
            </w:r>
          </w:p>
        </w:tc>
        <w:tc>
          <w:tcPr>
            <w:tcW w:w="1793" w:type="dxa"/>
            <w:vMerge w:val="continue"/>
            <w:vAlign w:val="center"/>
          </w:tcPr>
          <w:p w14:paraId="72B0BF66">
            <w:pPr>
              <w:pStyle w:val="125"/>
              <w:rPr>
                <w:rFonts w:ascii="Times New Roman" w:hAnsi="Times New Roman"/>
                <w:color w:val="000000"/>
                <w:sz w:val="18"/>
                <w:szCs w:val="18"/>
              </w:rPr>
            </w:pPr>
          </w:p>
        </w:tc>
      </w:tr>
      <w:tr w14:paraId="36F58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2A21789">
            <w:pPr>
              <w:pStyle w:val="125"/>
              <w:rPr>
                <w:rFonts w:ascii="Times New Roman" w:hAnsi="Times New Roman"/>
                <w:color w:val="000000"/>
                <w:sz w:val="18"/>
                <w:szCs w:val="18"/>
              </w:rPr>
            </w:pPr>
            <w:r>
              <w:rPr>
                <w:rFonts w:ascii="Times New Roman" w:hAnsi="Times New Roman"/>
                <w:color w:val="000000"/>
                <w:sz w:val="18"/>
                <w:szCs w:val="18"/>
              </w:rPr>
              <w:t>路由类型[1]</w:t>
            </w:r>
          </w:p>
        </w:tc>
        <w:tc>
          <w:tcPr>
            <w:tcW w:w="1418" w:type="dxa"/>
            <w:vMerge w:val="continue"/>
            <w:vAlign w:val="center"/>
          </w:tcPr>
          <w:p w14:paraId="3BBD089D">
            <w:pPr>
              <w:pStyle w:val="125"/>
              <w:rPr>
                <w:rFonts w:ascii="Times New Roman" w:hAnsi="Times New Roman"/>
                <w:color w:val="000000"/>
                <w:sz w:val="18"/>
                <w:szCs w:val="18"/>
              </w:rPr>
            </w:pPr>
          </w:p>
        </w:tc>
        <w:tc>
          <w:tcPr>
            <w:tcW w:w="1257" w:type="dxa"/>
            <w:vAlign w:val="center"/>
          </w:tcPr>
          <w:p w14:paraId="3A912E75">
            <w:pPr>
              <w:pStyle w:val="125"/>
              <w:rPr>
                <w:rFonts w:ascii="Times New Roman" w:hAnsi="Times New Roman"/>
                <w:color w:val="000000"/>
                <w:sz w:val="18"/>
                <w:szCs w:val="18"/>
              </w:rPr>
            </w:pPr>
            <w:r>
              <w:rPr>
                <w:rFonts w:ascii="Times New Roman" w:hAnsi="Times New Roman"/>
                <w:color w:val="000000"/>
                <w:sz w:val="18"/>
                <w:szCs w:val="18"/>
              </w:rPr>
              <w:t>0-4</w:t>
            </w:r>
          </w:p>
        </w:tc>
        <w:tc>
          <w:tcPr>
            <w:tcW w:w="1793" w:type="dxa"/>
            <w:vAlign w:val="center"/>
          </w:tcPr>
          <w:p w14:paraId="7049B187">
            <w:pPr>
              <w:pStyle w:val="125"/>
              <w:rPr>
                <w:rFonts w:ascii="Times New Roman" w:hAnsi="Times New Roman"/>
                <w:color w:val="000000"/>
                <w:sz w:val="18"/>
                <w:szCs w:val="18"/>
              </w:rPr>
            </w:pPr>
            <w:r>
              <w:rPr>
                <w:rFonts w:ascii="Times New Roman" w:hAnsi="Times New Roman"/>
                <w:color w:val="000000"/>
                <w:sz w:val="18"/>
                <w:szCs w:val="18"/>
              </w:rPr>
              <w:t>4</w:t>
            </w:r>
            <w:r>
              <w:rPr>
                <w:rFonts w:hint="eastAsia" w:ascii="Times New Roman" w:hAnsi="Times New Roman"/>
                <w:color w:val="000000"/>
                <w:sz w:val="18"/>
                <w:szCs w:val="18"/>
              </w:rPr>
              <w:t>bit</w:t>
            </w:r>
          </w:p>
        </w:tc>
      </w:tr>
      <w:tr w14:paraId="75C1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779A02B">
            <w:pPr>
              <w:pStyle w:val="125"/>
              <w:rPr>
                <w:rFonts w:ascii="Times New Roman" w:hAnsi="Times New Roman"/>
                <w:color w:val="000000"/>
                <w:sz w:val="18"/>
                <w:szCs w:val="18"/>
              </w:rPr>
            </w:pPr>
            <w:r>
              <w:rPr>
                <w:rFonts w:ascii="Times New Roman" w:hAnsi="Times New Roman"/>
                <w:color w:val="000000"/>
                <w:sz w:val="18"/>
                <w:szCs w:val="18"/>
              </w:rPr>
              <w:t>……</w:t>
            </w:r>
          </w:p>
        </w:tc>
        <w:tc>
          <w:tcPr>
            <w:tcW w:w="1418" w:type="dxa"/>
            <w:vAlign w:val="center"/>
          </w:tcPr>
          <w:p w14:paraId="0092586E">
            <w:pPr>
              <w:pStyle w:val="125"/>
              <w:rPr>
                <w:rFonts w:ascii="Times New Roman" w:hAnsi="Times New Roman"/>
                <w:color w:val="000000"/>
                <w:sz w:val="18"/>
                <w:szCs w:val="18"/>
              </w:rPr>
            </w:pPr>
            <w:r>
              <w:rPr>
                <w:rFonts w:ascii="Times New Roman" w:hAnsi="Times New Roman"/>
                <w:color w:val="000000"/>
                <w:sz w:val="18"/>
                <w:szCs w:val="18"/>
              </w:rPr>
              <w:t>……</w:t>
            </w:r>
          </w:p>
        </w:tc>
        <w:tc>
          <w:tcPr>
            <w:tcW w:w="1257" w:type="dxa"/>
            <w:vAlign w:val="center"/>
          </w:tcPr>
          <w:p w14:paraId="3F4AC7A9">
            <w:pPr>
              <w:pStyle w:val="125"/>
              <w:rPr>
                <w:rFonts w:ascii="Times New Roman" w:hAnsi="Times New Roman"/>
                <w:color w:val="000000"/>
                <w:sz w:val="18"/>
                <w:szCs w:val="18"/>
              </w:rPr>
            </w:pPr>
            <w:r>
              <w:rPr>
                <w:rFonts w:ascii="Times New Roman" w:hAnsi="Times New Roman"/>
                <w:color w:val="000000"/>
                <w:sz w:val="18"/>
                <w:szCs w:val="18"/>
              </w:rPr>
              <w:t>……</w:t>
            </w:r>
          </w:p>
        </w:tc>
        <w:tc>
          <w:tcPr>
            <w:tcW w:w="1793" w:type="dxa"/>
            <w:vAlign w:val="center"/>
          </w:tcPr>
          <w:p w14:paraId="155C47E6">
            <w:pPr>
              <w:pStyle w:val="125"/>
              <w:rPr>
                <w:rFonts w:ascii="Times New Roman" w:hAnsi="Times New Roman"/>
                <w:color w:val="000000"/>
                <w:sz w:val="18"/>
                <w:szCs w:val="18"/>
              </w:rPr>
            </w:pPr>
            <w:r>
              <w:rPr>
                <w:rFonts w:ascii="Times New Roman" w:hAnsi="Times New Roman"/>
                <w:color w:val="000000"/>
                <w:sz w:val="18"/>
                <w:szCs w:val="18"/>
              </w:rPr>
              <w:t>……</w:t>
            </w:r>
          </w:p>
        </w:tc>
      </w:tr>
      <w:tr w14:paraId="6118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vAlign w:val="center"/>
          </w:tcPr>
          <w:p w14:paraId="63E883CC">
            <w:pPr>
              <w:pStyle w:val="125"/>
              <w:rPr>
                <w:rFonts w:ascii="Times New Roman" w:hAnsi="Times New Roman"/>
                <w:color w:val="000000"/>
                <w:sz w:val="18"/>
                <w:szCs w:val="18"/>
              </w:rPr>
            </w:pPr>
            <w:r>
              <w:rPr>
                <w:rFonts w:ascii="Times New Roman" w:hAnsi="Times New Roman"/>
                <w:color w:val="000000"/>
                <w:sz w:val="18"/>
                <w:szCs w:val="18"/>
              </w:rPr>
              <w:t>下一跳站点TEI[N]</w:t>
            </w:r>
          </w:p>
        </w:tc>
        <w:tc>
          <w:tcPr>
            <w:tcW w:w="1418" w:type="dxa"/>
            <w:vAlign w:val="center"/>
          </w:tcPr>
          <w:p w14:paraId="6349D7D0">
            <w:pPr>
              <w:pStyle w:val="125"/>
              <w:rPr>
                <w:rFonts w:ascii="Times New Roman" w:hAnsi="Times New Roman"/>
                <w:color w:val="000000"/>
                <w:sz w:val="18"/>
                <w:szCs w:val="18"/>
              </w:rPr>
            </w:pPr>
            <w:r>
              <w:rPr>
                <w:rFonts w:ascii="Times New Roman" w:hAnsi="Times New Roman"/>
                <w:color w:val="000000"/>
                <w:sz w:val="18"/>
                <w:szCs w:val="18"/>
              </w:rPr>
              <w:t>2N – 2</w:t>
            </w:r>
          </w:p>
        </w:tc>
        <w:tc>
          <w:tcPr>
            <w:tcW w:w="1257" w:type="dxa"/>
            <w:vAlign w:val="center"/>
          </w:tcPr>
          <w:p w14:paraId="3FFF8C08">
            <w:pPr>
              <w:pStyle w:val="125"/>
              <w:rPr>
                <w:rFonts w:ascii="Times New Roman" w:hAnsi="Times New Roman"/>
                <w:color w:val="000000"/>
                <w:sz w:val="18"/>
                <w:szCs w:val="18"/>
              </w:rPr>
            </w:pPr>
            <w:r>
              <w:rPr>
                <w:rFonts w:ascii="Times New Roman" w:hAnsi="Times New Roman"/>
                <w:color w:val="000000"/>
                <w:sz w:val="18"/>
                <w:szCs w:val="18"/>
              </w:rPr>
              <w:t>0-7</w:t>
            </w:r>
          </w:p>
        </w:tc>
        <w:tc>
          <w:tcPr>
            <w:tcW w:w="1793" w:type="dxa"/>
            <w:vMerge w:val="restart"/>
            <w:vAlign w:val="center"/>
          </w:tcPr>
          <w:p w14:paraId="2E8AE0C3">
            <w:pPr>
              <w:pStyle w:val="125"/>
              <w:rPr>
                <w:rFonts w:ascii="Times New Roman" w:hAnsi="Times New Roman"/>
                <w:color w:val="000000"/>
                <w:sz w:val="18"/>
                <w:szCs w:val="18"/>
              </w:rPr>
            </w:pPr>
            <w:r>
              <w:rPr>
                <w:rFonts w:ascii="Times New Roman" w:hAnsi="Times New Roman"/>
                <w:color w:val="000000"/>
                <w:sz w:val="18"/>
                <w:szCs w:val="18"/>
              </w:rPr>
              <w:t>12</w:t>
            </w:r>
            <w:r>
              <w:rPr>
                <w:rFonts w:hint="eastAsia" w:ascii="Times New Roman" w:hAnsi="Times New Roman"/>
                <w:color w:val="000000"/>
                <w:sz w:val="18"/>
                <w:szCs w:val="18"/>
              </w:rPr>
              <w:t>bit</w:t>
            </w:r>
          </w:p>
        </w:tc>
      </w:tr>
      <w:tr w14:paraId="53FE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vAlign w:val="center"/>
          </w:tcPr>
          <w:p w14:paraId="66FF7FB1">
            <w:pPr>
              <w:pStyle w:val="125"/>
              <w:rPr>
                <w:rFonts w:ascii="Times New Roman" w:hAnsi="Times New Roman"/>
                <w:color w:val="000000"/>
                <w:sz w:val="18"/>
                <w:szCs w:val="18"/>
              </w:rPr>
            </w:pPr>
          </w:p>
        </w:tc>
        <w:tc>
          <w:tcPr>
            <w:tcW w:w="1418" w:type="dxa"/>
            <w:vMerge w:val="restart"/>
            <w:vAlign w:val="center"/>
          </w:tcPr>
          <w:p w14:paraId="4A6AE4F2">
            <w:pPr>
              <w:pStyle w:val="125"/>
              <w:rPr>
                <w:rFonts w:ascii="Times New Roman" w:hAnsi="Times New Roman"/>
                <w:color w:val="000000"/>
                <w:sz w:val="18"/>
                <w:szCs w:val="18"/>
              </w:rPr>
            </w:pPr>
            <w:r>
              <w:rPr>
                <w:rFonts w:ascii="Times New Roman" w:hAnsi="Times New Roman"/>
                <w:color w:val="000000"/>
                <w:sz w:val="18"/>
                <w:szCs w:val="18"/>
              </w:rPr>
              <w:t>2N – 1</w:t>
            </w:r>
          </w:p>
        </w:tc>
        <w:tc>
          <w:tcPr>
            <w:tcW w:w="1257" w:type="dxa"/>
            <w:vAlign w:val="center"/>
          </w:tcPr>
          <w:p w14:paraId="25C3EA63">
            <w:pPr>
              <w:pStyle w:val="125"/>
              <w:rPr>
                <w:rFonts w:ascii="Times New Roman" w:hAnsi="Times New Roman"/>
                <w:color w:val="000000"/>
                <w:sz w:val="18"/>
                <w:szCs w:val="18"/>
              </w:rPr>
            </w:pPr>
            <w:r>
              <w:rPr>
                <w:rFonts w:ascii="Times New Roman" w:hAnsi="Times New Roman"/>
                <w:color w:val="000000"/>
                <w:sz w:val="18"/>
                <w:szCs w:val="18"/>
              </w:rPr>
              <w:t>0-3</w:t>
            </w:r>
          </w:p>
        </w:tc>
        <w:tc>
          <w:tcPr>
            <w:tcW w:w="1793" w:type="dxa"/>
            <w:vMerge w:val="continue"/>
            <w:vAlign w:val="center"/>
          </w:tcPr>
          <w:p w14:paraId="6E1C9623">
            <w:pPr>
              <w:pStyle w:val="125"/>
              <w:rPr>
                <w:rFonts w:ascii="Times New Roman" w:hAnsi="Times New Roman"/>
                <w:color w:val="000000"/>
                <w:sz w:val="18"/>
                <w:szCs w:val="18"/>
              </w:rPr>
            </w:pPr>
          </w:p>
        </w:tc>
      </w:tr>
      <w:tr w14:paraId="6525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3CCF9D7">
            <w:pPr>
              <w:pStyle w:val="125"/>
              <w:rPr>
                <w:rFonts w:ascii="Times New Roman" w:hAnsi="Times New Roman"/>
                <w:color w:val="000000"/>
                <w:sz w:val="18"/>
                <w:szCs w:val="18"/>
              </w:rPr>
            </w:pPr>
            <w:r>
              <w:rPr>
                <w:rFonts w:ascii="Times New Roman" w:hAnsi="Times New Roman"/>
                <w:color w:val="000000"/>
                <w:sz w:val="18"/>
                <w:szCs w:val="18"/>
              </w:rPr>
              <w:t>路由类型[N]</w:t>
            </w:r>
          </w:p>
        </w:tc>
        <w:tc>
          <w:tcPr>
            <w:tcW w:w="1418" w:type="dxa"/>
            <w:vMerge w:val="continue"/>
            <w:vAlign w:val="center"/>
          </w:tcPr>
          <w:p w14:paraId="40BACFAD">
            <w:pPr>
              <w:pStyle w:val="125"/>
              <w:rPr>
                <w:rFonts w:ascii="Times New Roman" w:hAnsi="Times New Roman"/>
                <w:color w:val="000000"/>
                <w:sz w:val="18"/>
                <w:szCs w:val="18"/>
              </w:rPr>
            </w:pPr>
          </w:p>
        </w:tc>
        <w:tc>
          <w:tcPr>
            <w:tcW w:w="1257" w:type="dxa"/>
            <w:vAlign w:val="center"/>
          </w:tcPr>
          <w:p w14:paraId="529CF41F">
            <w:pPr>
              <w:pStyle w:val="125"/>
              <w:rPr>
                <w:rFonts w:ascii="Times New Roman" w:hAnsi="Times New Roman"/>
                <w:color w:val="000000"/>
                <w:sz w:val="18"/>
                <w:szCs w:val="18"/>
              </w:rPr>
            </w:pPr>
            <w:r>
              <w:rPr>
                <w:rFonts w:ascii="Times New Roman" w:hAnsi="Times New Roman"/>
                <w:color w:val="000000"/>
                <w:sz w:val="18"/>
                <w:szCs w:val="18"/>
              </w:rPr>
              <w:t>4-7</w:t>
            </w:r>
          </w:p>
        </w:tc>
        <w:tc>
          <w:tcPr>
            <w:tcW w:w="1793" w:type="dxa"/>
            <w:vAlign w:val="center"/>
          </w:tcPr>
          <w:p w14:paraId="1921DF30">
            <w:pPr>
              <w:pStyle w:val="125"/>
              <w:rPr>
                <w:rFonts w:ascii="Times New Roman" w:hAnsi="Times New Roman"/>
                <w:color w:val="000000"/>
                <w:sz w:val="18"/>
                <w:szCs w:val="18"/>
              </w:rPr>
            </w:pPr>
            <w:r>
              <w:rPr>
                <w:rFonts w:ascii="Times New Roman" w:hAnsi="Times New Roman"/>
                <w:color w:val="000000"/>
                <w:sz w:val="18"/>
                <w:szCs w:val="18"/>
              </w:rPr>
              <w:t>4</w:t>
            </w:r>
            <w:r>
              <w:rPr>
                <w:rFonts w:hint="eastAsia" w:ascii="Times New Roman" w:hAnsi="Times New Roman"/>
                <w:color w:val="000000"/>
                <w:sz w:val="18"/>
                <w:szCs w:val="18"/>
              </w:rPr>
              <w:t>bit</w:t>
            </w:r>
          </w:p>
        </w:tc>
      </w:tr>
    </w:tbl>
    <w:p w14:paraId="077A4C67">
      <w:pPr>
        <w:pStyle w:val="50"/>
      </w:pPr>
      <w:r>
        <w:t>路由类型定义如</w:t>
      </w:r>
      <w:r>
        <w:fldChar w:fldCharType="begin"/>
      </w:r>
      <w:r>
        <w:instrText xml:space="preserve"> REF _Ref56773980 \h  \* MERGEFORMAT </w:instrText>
      </w:r>
      <w:r>
        <w:fldChar w:fldCharType="separate"/>
      </w:r>
      <w:r>
        <w:t>表 125</w:t>
      </w:r>
      <w:r>
        <w:fldChar w:fldCharType="end"/>
      </w:r>
      <w:r>
        <w:t>所示。</w:t>
      </w:r>
      <w:r>
        <w:rPr>
          <w:rFonts w:hint="eastAsia"/>
        </w:rPr>
        <w:t>同级路由，指使用与本站点层级相同站点，作为下一跳路由站点；上级路由，指使用比本站点低一个层级的站点，作为下一跳路由站点；代理主路径路由，指使用本站点的代理站点，作为下一跳路由站点；上上级路由，指使用比本站点低两个层级的站点，作为下一条路由站点。</w:t>
      </w:r>
    </w:p>
    <w:p w14:paraId="27F6428A">
      <w:pPr>
        <w:pStyle w:val="67"/>
      </w:pPr>
      <w:r>
        <w:t>邻居节点信道信息非位图格式</w:t>
      </w:r>
    </w:p>
    <w:p w14:paraId="296AC427">
      <w:pPr>
        <w:pStyle w:val="50"/>
      </w:pPr>
      <w:r>
        <w:t>邻居节点信道信息非位图格式如</w:t>
      </w:r>
      <w:r>
        <w:fldChar w:fldCharType="begin"/>
      </w:r>
      <w:r>
        <w:instrText xml:space="preserve"> REF _Ref9156 \h  \* MERGEFORMAT </w:instrText>
      </w:r>
      <w:r>
        <w:fldChar w:fldCharType="separate"/>
      </w:r>
      <w:r>
        <w:t>表 144</w:t>
      </w:r>
      <w:r>
        <w:fldChar w:fldCharType="end"/>
      </w:r>
      <w:r>
        <w:t>所示</w:t>
      </w:r>
      <w:r>
        <w:rPr>
          <w:rFonts w:hint="eastAsia"/>
        </w:rPr>
        <w:t>。</w:t>
      </w:r>
    </w:p>
    <w:p w14:paraId="25DEB3B1">
      <w:pPr>
        <w:pStyle w:val="10"/>
      </w:pPr>
      <w:bookmarkStart w:id="2695" w:name="_Ref9156"/>
      <w:bookmarkStart w:id="2696" w:name="_Ref46242416"/>
      <w:r>
        <w:t xml:space="preserve">表 </w:t>
      </w:r>
      <w:r>
        <w:fldChar w:fldCharType="begin"/>
      </w:r>
      <w:r>
        <w:instrText xml:space="preserve"> SEQ 表 \* ARABIC </w:instrText>
      </w:r>
      <w:r>
        <w:fldChar w:fldCharType="separate"/>
      </w:r>
      <w:r>
        <w:t>144</w:t>
      </w:r>
      <w:r>
        <w:fldChar w:fldCharType="end"/>
      </w:r>
      <w:bookmarkEnd w:id="2695"/>
      <w:r>
        <w:rPr>
          <w:rFonts w:hint="eastAsia"/>
        </w:rPr>
        <w:t xml:space="preserve"> </w:t>
      </w:r>
      <w:r>
        <w:t>非位图版邻居节点信道信息非位图格式</w:t>
      </w:r>
      <w:bookmarkEnd w:id="2696"/>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418"/>
        <w:gridCol w:w="1257"/>
        <w:gridCol w:w="1793"/>
      </w:tblGrid>
      <w:tr w14:paraId="6E7E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A9A2600">
            <w:pPr>
              <w:pStyle w:val="125"/>
              <w:rPr>
                <w:rFonts w:ascii="Times New Roman" w:hAnsi="Times New Roman"/>
                <w:color w:val="000000"/>
                <w:sz w:val="18"/>
                <w:szCs w:val="18"/>
              </w:rPr>
            </w:pPr>
            <w:r>
              <w:rPr>
                <w:rFonts w:ascii="Times New Roman" w:hAnsi="Times New Roman"/>
                <w:color w:val="000000"/>
                <w:sz w:val="18"/>
                <w:szCs w:val="18"/>
              </w:rPr>
              <w:t>字段</w:t>
            </w:r>
          </w:p>
        </w:tc>
        <w:tc>
          <w:tcPr>
            <w:tcW w:w="1418" w:type="dxa"/>
            <w:vAlign w:val="center"/>
          </w:tcPr>
          <w:p w14:paraId="1CD0DDA0">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257" w:type="dxa"/>
            <w:vAlign w:val="center"/>
          </w:tcPr>
          <w:p w14:paraId="57839281">
            <w:pPr>
              <w:pStyle w:val="125"/>
              <w:rPr>
                <w:rFonts w:ascii="Times New Roman" w:hAnsi="Times New Roman"/>
                <w:color w:val="000000"/>
                <w:sz w:val="18"/>
                <w:szCs w:val="18"/>
              </w:rPr>
            </w:pPr>
            <w:r>
              <w:rPr>
                <w:rFonts w:hint="eastAsia" w:ascii="Times New Roman" w:hAnsi="Times New Roman"/>
                <w:color w:val="000000"/>
                <w:sz w:val="18"/>
                <w:szCs w:val="18"/>
              </w:rPr>
              <w:t>比特位</w:t>
            </w:r>
          </w:p>
        </w:tc>
        <w:tc>
          <w:tcPr>
            <w:tcW w:w="1793" w:type="dxa"/>
            <w:vAlign w:val="center"/>
          </w:tcPr>
          <w:p w14:paraId="2CE3B5F4">
            <w:pPr>
              <w:pStyle w:val="125"/>
              <w:rPr>
                <w:rFonts w:ascii="Times New Roman" w:hAnsi="Times New Roman"/>
                <w:color w:val="000000"/>
                <w:sz w:val="18"/>
                <w:szCs w:val="18"/>
              </w:rPr>
            </w:pPr>
            <w:r>
              <w:rPr>
                <w:rFonts w:ascii="Times New Roman" w:hAnsi="Times New Roman"/>
                <w:color w:val="000000"/>
                <w:sz w:val="18"/>
                <w:szCs w:val="18"/>
              </w:rPr>
              <w:t>字段大小(</w:t>
            </w:r>
            <w:r>
              <w:rPr>
                <w:rFonts w:hint="eastAsia" w:ascii="Times New Roman" w:hAnsi="Times New Roman"/>
                <w:color w:val="000000"/>
                <w:sz w:val="18"/>
                <w:szCs w:val="18"/>
              </w:rPr>
              <w:t>字节</w:t>
            </w:r>
            <w:r>
              <w:rPr>
                <w:rFonts w:ascii="Times New Roman" w:hAnsi="Times New Roman"/>
                <w:color w:val="000000"/>
                <w:sz w:val="18"/>
                <w:szCs w:val="18"/>
              </w:rPr>
              <w:t>)</w:t>
            </w:r>
          </w:p>
        </w:tc>
      </w:tr>
      <w:tr w14:paraId="72F7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BD37792">
            <w:pPr>
              <w:pStyle w:val="125"/>
              <w:rPr>
                <w:rFonts w:ascii="Times New Roman" w:hAnsi="Times New Roman"/>
                <w:color w:val="000000"/>
                <w:sz w:val="18"/>
                <w:szCs w:val="18"/>
              </w:rPr>
            </w:pPr>
            <w:r>
              <w:rPr>
                <w:rFonts w:ascii="Times New Roman" w:hAnsi="Times New Roman"/>
                <w:color w:val="000000"/>
                <w:sz w:val="18"/>
                <w:szCs w:val="18"/>
              </w:rPr>
              <w:t>信道信息组合类型</w:t>
            </w:r>
          </w:p>
        </w:tc>
        <w:tc>
          <w:tcPr>
            <w:tcW w:w="1418" w:type="dxa"/>
            <w:vAlign w:val="center"/>
          </w:tcPr>
          <w:p w14:paraId="78DF20F4">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257" w:type="dxa"/>
            <w:vAlign w:val="center"/>
          </w:tcPr>
          <w:p w14:paraId="5F4AFD2C">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-3</w:t>
            </w:r>
          </w:p>
        </w:tc>
        <w:tc>
          <w:tcPr>
            <w:tcW w:w="1793" w:type="dxa"/>
            <w:vAlign w:val="center"/>
          </w:tcPr>
          <w:p w14:paraId="08A9F32E">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1761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C6F26E1">
            <w:pPr>
              <w:pStyle w:val="125"/>
              <w:rPr>
                <w:rFonts w:ascii="Times New Roman" w:hAnsi="Times New Roman"/>
                <w:color w:val="000000"/>
                <w:sz w:val="18"/>
                <w:szCs w:val="18"/>
              </w:rPr>
            </w:pPr>
            <w:r>
              <w:rPr>
                <w:rFonts w:ascii="Times New Roman" w:hAnsi="Times New Roman"/>
                <w:color w:val="000000"/>
                <w:sz w:val="18"/>
                <w:szCs w:val="18"/>
              </w:rPr>
              <w:t>保留</w:t>
            </w:r>
          </w:p>
        </w:tc>
        <w:tc>
          <w:tcPr>
            <w:tcW w:w="1418" w:type="dxa"/>
            <w:vAlign w:val="center"/>
          </w:tcPr>
          <w:p w14:paraId="39B70910">
            <w:pPr>
              <w:pStyle w:val="125"/>
              <w:rPr>
                <w:rFonts w:ascii="Times New Roman" w:hAnsi="Times New Roman"/>
                <w:color w:val="000000"/>
                <w:sz w:val="18"/>
                <w:szCs w:val="18"/>
              </w:rPr>
            </w:pPr>
          </w:p>
        </w:tc>
        <w:tc>
          <w:tcPr>
            <w:tcW w:w="1257" w:type="dxa"/>
            <w:vAlign w:val="center"/>
          </w:tcPr>
          <w:p w14:paraId="29449C7C">
            <w:pPr>
              <w:pStyle w:val="125"/>
              <w:rPr>
                <w:rFonts w:ascii="Times New Roman" w:hAnsi="Times New Roman"/>
                <w:color w:val="000000"/>
                <w:sz w:val="18"/>
                <w:szCs w:val="18"/>
              </w:rPr>
            </w:pPr>
            <w:r>
              <w:rPr>
                <w:rFonts w:hint="eastAsia" w:ascii="Times New Roman" w:hAnsi="Times New Roman"/>
                <w:color w:val="000000"/>
                <w:sz w:val="18"/>
                <w:szCs w:val="18"/>
              </w:rPr>
              <w:t>4</w:t>
            </w:r>
            <w:r>
              <w:rPr>
                <w:rFonts w:ascii="Times New Roman" w:hAnsi="Times New Roman"/>
                <w:color w:val="000000"/>
                <w:sz w:val="18"/>
                <w:szCs w:val="18"/>
              </w:rPr>
              <w:t>-7</w:t>
            </w:r>
          </w:p>
        </w:tc>
        <w:tc>
          <w:tcPr>
            <w:tcW w:w="1793" w:type="dxa"/>
            <w:vAlign w:val="center"/>
          </w:tcPr>
          <w:p w14:paraId="34D66D63">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3483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E5504A9">
            <w:pPr>
              <w:pStyle w:val="125"/>
              <w:rPr>
                <w:rFonts w:ascii="Times New Roman" w:hAnsi="Times New Roman"/>
                <w:color w:val="000000"/>
                <w:sz w:val="18"/>
                <w:szCs w:val="18"/>
              </w:rPr>
            </w:pPr>
            <w:r>
              <w:rPr>
                <w:rFonts w:ascii="Times New Roman" w:hAnsi="Times New Roman"/>
                <w:color w:val="000000"/>
                <w:sz w:val="18"/>
                <w:szCs w:val="18"/>
              </w:rPr>
              <w:t>邻居节点信道信息</w:t>
            </w:r>
            <w:r>
              <w:rPr>
                <w:rFonts w:hint="eastAsia" w:ascii="Times New Roman" w:hAnsi="Times New Roman"/>
                <w:color w:val="000000"/>
                <w:sz w:val="18"/>
                <w:szCs w:val="18"/>
              </w:rPr>
              <w:t>[</w:t>
            </w:r>
            <w:r>
              <w:rPr>
                <w:rFonts w:ascii="Times New Roman" w:hAnsi="Times New Roman"/>
                <w:color w:val="000000"/>
                <w:sz w:val="18"/>
                <w:szCs w:val="18"/>
              </w:rPr>
              <w:t>1]</w:t>
            </w:r>
          </w:p>
        </w:tc>
        <w:tc>
          <w:tcPr>
            <w:tcW w:w="1418" w:type="dxa"/>
            <w:vAlign w:val="center"/>
          </w:tcPr>
          <w:p w14:paraId="46816273">
            <w:pPr>
              <w:pStyle w:val="125"/>
              <w:rPr>
                <w:rFonts w:ascii="Times New Roman" w:hAnsi="Times New Roman"/>
                <w:color w:val="000000"/>
                <w:sz w:val="18"/>
                <w:szCs w:val="18"/>
              </w:rPr>
            </w:pPr>
            <w:r>
              <w:rPr>
                <w:rFonts w:ascii="Times New Roman" w:hAnsi="Times New Roman"/>
                <w:color w:val="000000"/>
                <w:sz w:val="18"/>
                <w:szCs w:val="18"/>
              </w:rPr>
              <w:t>可变长</w:t>
            </w:r>
          </w:p>
        </w:tc>
        <w:tc>
          <w:tcPr>
            <w:tcW w:w="1257" w:type="dxa"/>
            <w:vAlign w:val="center"/>
          </w:tcPr>
          <w:p w14:paraId="756003D5">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28EF4680">
            <w:pPr>
              <w:pStyle w:val="125"/>
              <w:rPr>
                <w:rFonts w:ascii="Times New Roman" w:hAnsi="Times New Roman"/>
                <w:color w:val="000000"/>
                <w:sz w:val="18"/>
                <w:szCs w:val="18"/>
              </w:rPr>
            </w:pPr>
            <w:r>
              <w:rPr>
                <w:rFonts w:hint="eastAsia" w:ascii="Times New Roman" w:hAnsi="Times New Roman"/>
                <w:color w:val="000000"/>
                <w:sz w:val="18"/>
                <w:szCs w:val="18"/>
              </w:rPr>
              <w:t>可变长</w:t>
            </w:r>
          </w:p>
        </w:tc>
      </w:tr>
      <w:tr w14:paraId="7EB7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81F3BAC">
            <w:pPr>
              <w:pStyle w:val="125"/>
              <w:rPr>
                <w:rFonts w:ascii="Times New Roman" w:hAnsi="Times New Roman"/>
                <w:color w:val="000000"/>
                <w:sz w:val="18"/>
                <w:szCs w:val="18"/>
              </w:rPr>
            </w:pPr>
            <w:r>
              <w:rPr>
                <w:rFonts w:ascii="Times New Roman" w:hAnsi="Times New Roman"/>
                <w:color w:val="000000"/>
                <w:sz w:val="18"/>
                <w:szCs w:val="18"/>
              </w:rPr>
              <w:t>……</w:t>
            </w:r>
          </w:p>
        </w:tc>
        <w:tc>
          <w:tcPr>
            <w:tcW w:w="1418" w:type="dxa"/>
            <w:vAlign w:val="center"/>
          </w:tcPr>
          <w:p w14:paraId="6F3E65D9">
            <w:pPr>
              <w:pStyle w:val="125"/>
              <w:rPr>
                <w:rFonts w:ascii="Times New Roman" w:hAnsi="Times New Roman"/>
                <w:color w:val="000000"/>
                <w:sz w:val="18"/>
                <w:szCs w:val="18"/>
              </w:rPr>
            </w:pPr>
            <w:r>
              <w:rPr>
                <w:rFonts w:ascii="Times New Roman" w:hAnsi="Times New Roman"/>
                <w:color w:val="000000"/>
                <w:sz w:val="18"/>
                <w:szCs w:val="18"/>
              </w:rPr>
              <w:t>……</w:t>
            </w:r>
          </w:p>
        </w:tc>
        <w:tc>
          <w:tcPr>
            <w:tcW w:w="1257" w:type="dxa"/>
            <w:vAlign w:val="center"/>
          </w:tcPr>
          <w:p w14:paraId="6C884C03">
            <w:pPr>
              <w:pStyle w:val="125"/>
              <w:rPr>
                <w:rFonts w:ascii="Times New Roman" w:hAnsi="Times New Roman"/>
                <w:color w:val="000000"/>
                <w:sz w:val="18"/>
                <w:szCs w:val="18"/>
              </w:rPr>
            </w:pPr>
            <w:r>
              <w:rPr>
                <w:rFonts w:ascii="Times New Roman" w:hAnsi="Times New Roman"/>
                <w:color w:val="000000"/>
                <w:sz w:val="18"/>
                <w:szCs w:val="18"/>
              </w:rPr>
              <w:t>……</w:t>
            </w:r>
          </w:p>
        </w:tc>
        <w:tc>
          <w:tcPr>
            <w:tcW w:w="1793" w:type="dxa"/>
            <w:vAlign w:val="center"/>
          </w:tcPr>
          <w:p w14:paraId="295BD39F">
            <w:pPr>
              <w:pStyle w:val="125"/>
              <w:rPr>
                <w:rFonts w:ascii="Times New Roman" w:hAnsi="Times New Roman"/>
                <w:color w:val="000000"/>
                <w:sz w:val="18"/>
                <w:szCs w:val="18"/>
              </w:rPr>
            </w:pPr>
            <w:r>
              <w:rPr>
                <w:rFonts w:ascii="Times New Roman" w:hAnsi="Times New Roman"/>
                <w:color w:val="000000"/>
                <w:sz w:val="18"/>
                <w:szCs w:val="18"/>
              </w:rPr>
              <w:t>……</w:t>
            </w:r>
          </w:p>
        </w:tc>
      </w:tr>
      <w:tr w14:paraId="162B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A32DF81">
            <w:pPr>
              <w:pStyle w:val="125"/>
              <w:rPr>
                <w:rFonts w:ascii="Times New Roman" w:hAnsi="Times New Roman"/>
                <w:color w:val="000000"/>
                <w:sz w:val="18"/>
                <w:szCs w:val="18"/>
              </w:rPr>
            </w:pPr>
            <w:r>
              <w:rPr>
                <w:rFonts w:hint="eastAsia" w:ascii="Times New Roman" w:hAnsi="Times New Roman"/>
                <w:color w:val="000000"/>
                <w:sz w:val="18"/>
                <w:szCs w:val="18"/>
              </w:rPr>
              <w:t>邻居节点信道信息[</w:t>
            </w:r>
            <w:r>
              <w:rPr>
                <w:rFonts w:ascii="Times New Roman" w:hAnsi="Times New Roman"/>
                <w:color w:val="000000"/>
                <w:sz w:val="18"/>
                <w:szCs w:val="18"/>
              </w:rPr>
              <w:t>N]</w:t>
            </w:r>
          </w:p>
        </w:tc>
        <w:tc>
          <w:tcPr>
            <w:tcW w:w="1418" w:type="dxa"/>
            <w:vAlign w:val="center"/>
          </w:tcPr>
          <w:p w14:paraId="7136EF6D">
            <w:pPr>
              <w:pStyle w:val="125"/>
              <w:rPr>
                <w:rFonts w:ascii="Times New Roman" w:hAnsi="Times New Roman"/>
                <w:color w:val="000000"/>
                <w:sz w:val="18"/>
                <w:szCs w:val="18"/>
              </w:rPr>
            </w:pPr>
            <w:r>
              <w:rPr>
                <w:rFonts w:hint="eastAsia" w:ascii="Times New Roman" w:hAnsi="Times New Roman"/>
                <w:color w:val="000000"/>
                <w:sz w:val="18"/>
                <w:szCs w:val="18"/>
              </w:rPr>
              <w:t>可变长</w:t>
            </w:r>
          </w:p>
        </w:tc>
        <w:tc>
          <w:tcPr>
            <w:tcW w:w="1257" w:type="dxa"/>
            <w:vAlign w:val="center"/>
          </w:tcPr>
          <w:p w14:paraId="354D0B63">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6631E6CC">
            <w:pPr>
              <w:pStyle w:val="125"/>
              <w:rPr>
                <w:rFonts w:ascii="Times New Roman" w:hAnsi="Times New Roman"/>
                <w:color w:val="000000"/>
                <w:sz w:val="18"/>
                <w:szCs w:val="18"/>
              </w:rPr>
            </w:pPr>
            <w:r>
              <w:rPr>
                <w:rFonts w:hint="eastAsia" w:ascii="Times New Roman" w:hAnsi="Times New Roman"/>
                <w:color w:val="000000"/>
                <w:sz w:val="18"/>
                <w:szCs w:val="18"/>
              </w:rPr>
              <w:t>可变长</w:t>
            </w:r>
          </w:p>
        </w:tc>
      </w:tr>
    </w:tbl>
    <w:p w14:paraId="3A1DFC53">
      <w:pPr>
        <w:pStyle w:val="50"/>
      </w:pPr>
      <w:r>
        <w:t>信道信息组合类型取值和含义如</w:t>
      </w:r>
      <w:r>
        <w:fldChar w:fldCharType="begin"/>
      </w:r>
      <w:r>
        <w:instrText xml:space="preserve"> REF _Ref12536 \h  \* MERGEFORMAT </w:instrText>
      </w:r>
      <w:r>
        <w:fldChar w:fldCharType="separate"/>
      </w:r>
      <w:r>
        <w:t>表 145</w:t>
      </w:r>
      <w:r>
        <w:fldChar w:fldCharType="end"/>
      </w:r>
      <w:r>
        <w:t>所示</w:t>
      </w:r>
      <w:r>
        <w:rPr>
          <w:rFonts w:hint="eastAsia"/>
        </w:rPr>
        <w:t>。</w:t>
      </w:r>
    </w:p>
    <w:p w14:paraId="522B2D49">
      <w:pPr>
        <w:pStyle w:val="10"/>
      </w:pPr>
      <w:bookmarkStart w:id="2697" w:name="_Ref12536"/>
      <w:bookmarkStart w:id="2698" w:name="_Ref46243431"/>
      <w:r>
        <w:t xml:space="preserve">表 </w:t>
      </w:r>
      <w:r>
        <w:fldChar w:fldCharType="begin"/>
      </w:r>
      <w:r>
        <w:instrText xml:space="preserve"> SEQ 表 \* ARABIC </w:instrText>
      </w:r>
      <w:r>
        <w:fldChar w:fldCharType="separate"/>
      </w:r>
      <w:r>
        <w:t>145</w:t>
      </w:r>
      <w:r>
        <w:fldChar w:fldCharType="end"/>
      </w:r>
      <w:bookmarkEnd w:id="2697"/>
      <w:r>
        <w:rPr>
          <w:rFonts w:hint="eastAsia"/>
        </w:rPr>
        <w:t xml:space="preserve"> </w:t>
      </w:r>
      <w:r>
        <w:t>信道信息组合类型取值</w:t>
      </w:r>
      <w:bookmarkEnd w:id="2698"/>
      <w:r>
        <w:rPr>
          <w:rFonts w:hint="eastAsia"/>
        </w:rPr>
        <w:t>与</w:t>
      </w:r>
      <w:r>
        <w:t>字段长度</w:t>
      </w:r>
    </w:p>
    <w:tbl>
      <w:tblPr>
        <w:tblStyle w:val="31"/>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1134"/>
        <w:gridCol w:w="1276"/>
        <w:gridCol w:w="1275"/>
        <w:gridCol w:w="1134"/>
        <w:gridCol w:w="1843"/>
      </w:tblGrid>
      <w:tr w14:paraId="469A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43797322">
            <w:pPr>
              <w:pStyle w:val="125"/>
              <w:rPr>
                <w:rFonts w:ascii="Times New Roman" w:hAnsi="Times New Roman"/>
                <w:color w:val="000000"/>
                <w:sz w:val="18"/>
                <w:szCs w:val="18"/>
              </w:rPr>
            </w:pPr>
            <w:r>
              <w:rPr>
                <w:rFonts w:ascii="Times New Roman" w:hAnsi="Times New Roman"/>
                <w:color w:val="000000"/>
                <w:sz w:val="18"/>
                <w:szCs w:val="18"/>
              </w:rPr>
              <w:t>类型值</w:t>
            </w:r>
          </w:p>
        </w:tc>
        <w:tc>
          <w:tcPr>
            <w:tcW w:w="1134" w:type="dxa"/>
            <w:vAlign w:val="center"/>
          </w:tcPr>
          <w:p w14:paraId="1F2871A4">
            <w:pPr>
              <w:pStyle w:val="125"/>
              <w:rPr>
                <w:rFonts w:ascii="Times New Roman" w:hAnsi="Times New Roman"/>
                <w:color w:val="000000"/>
                <w:sz w:val="18"/>
                <w:szCs w:val="18"/>
              </w:rPr>
            </w:pPr>
            <w:r>
              <w:rPr>
                <w:rFonts w:hint="eastAsia" w:ascii="Times New Roman" w:hAnsi="Times New Roman"/>
                <w:color w:val="000000"/>
                <w:sz w:val="18"/>
                <w:szCs w:val="18"/>
              </w:rPr>
              <w:t>T</w:t>
            </w:r>
            <w:r>
              <w:rPr>
                <w:rFonts w:ascii="Times New Roman" w:hAnsi="Times New Roman"/>
                <w:color w:val="000000"/>
                <w:sz w:val="18"/>
                <w:szCs w:val="18"/>
              </w:rPr>
              <w:t>EI长度</w:t>
            </w:r>
          </w:p>
        </w:tc>
        <w:tc>
          <w:tcPr>
            <w:tcW w:w="1276" w:type="dxa"/>
            <w:vAlign w:val="center"/>
          </w:tcPr>
          <w:p w14:paraId="6A993A2E">
            <w:pPr>
              <w:pStyle w:val="125"/>
              <w:rPr>
                <w:rFonts w:ascii="Times New Roman" w:hAnsi="Times New Roman"/>
                <w:color w:val="000000"/>
                <w:sz w:val="18"/>
                <w:szCs w:val="18"/>
              </w:rPr>
            </w:pPr>
            <w:r>
              <w:rPr>
                <w:rFonts w:ascii="Times New Roman" w:hAnsi="Times New Roman"/>
                <w:color w:val="000000"/>
                <w:sz w:val="18"/>
                <w:szCs w:val="18"/>
              </w:rPr>
              <w:t>接收率长度</w:t>
            </w:r>
          </w:p>
        </w:tc>
        <w:tc>
          <w:tcPr>
            <w:tcW w:w="1275" w:type="dxa"/>
            <w:vAlign w:val="center"/>
          </w:tcPr>
          <w:p w14:paraId="5520C8DC">
            <w:pPr>
              <w:pStyle w:val="125"/>
              <w:rPr>
                <w:rFonts w:ascii="Times New Roman" w:hAnsi="Times New Roman"/>
                <w:color w:val="000000"/>
                <w:sz w:val="18"/>
                <w:szCs w:val="18"/>
              </w:rPr>
            </w:pPr>
            <w:r>
              <w:rPr>
                <w:rFonts w:ascii="Times New Roman" w:hAnsi="Times New Roman"/>
                <w:color w:val="000000"/>
                <w:sz w:val="18"/>
                <w:szCs w:val="18"/>
              </w:rPr>
              <w:t>平均信噪比</w:t>
            </w:r>
          </w:p>
        </w:tc>
        <w:tc>
          <w:tcPr>
            <w:tcW w:w="1134" w:type="dxa"/>
            <w:vAlign w:val="center"/>
          </w:tcPr>
          <w:p w14:paraId="7F5E0FFB">
            <w:pPr>
              <w:pStyle w:val="125"/>
              <w:rPr>
                <w:rFonts w:ascii="Times New Roman" w:hAnsi="Times New Roman"/>
                <w:color w:val="000000"/>
                <w:sz w:val="18"/>
                <w:szCs w:val="18"/>
              </w:rPr>
            </w:pPr>
            <w:r>
              <w:rPr>
                <w:rFonts w:ascii="Times New Roman" w:hAnsi="Times New Roman"/>
                <w:color w:val="000000"/>
                <w:sz w:val="18"/>
                <w:szCs w:val="18"/>
              </w:rPr>
              <w:t>信号强度</w:t>
            </w:r>
          </w:p>
        </w:tc>
        <w:tc>
          <w:tcPr>
            <w:tcW w:w="1843" w:type="dxa"/>
            <w:vAlign w:val="center"/>
          </w:tcPr>
          <w:p w14:paraId="2E40723E">
            <w:pPr>
              <w:pStyle w:val="125"/>
              <w:rPr>
                <w:rFonts w:ascii="Times New Roman" w:hAnsi="Times New Roman"/>
                <w:color w:val="000000"/>
                <w:sz w:val="18"/>
                <w:szCs w:val="18"/>
              </w:rPr>
            </w:pPr>
            <w:r>
              <w:rPr>
                <w:rFonts w:ascii="Times New Roman" w:hAnsi="Times New Roman"/>
                <w:color w:val="000000"/>
                <w:sz w:val="18"/>
                <w:szCs w:val="18"/>
              </w:rPr>
              <w:t>总长度</w:t>
            </w:r>
            <w:r>
              <w:rPr>
                <w:rFonts w:hint="eastAsia" w:ascii="Times New Roman" w:hAnsi="Times New Roman"/>
                <w:color w:val="000000"/>
                <w:sz w:val="18"/>
                <w:szCs w:val="18"/>
              </w:rPr>
              <w:t>（比特）</w:t>
            </w:r>
          </w:p>
        </w:tc>
      </w:tr>
      <w:tr w14:paraId="6A78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4BE48D94">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134" w:type="dxa"/>
            <w:vAlign w:val="center"/>
          </w:tcPr>
          <w:p w14:paraId="147E6644">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c>
          <w:tcPr>
            <w:tcW w:w="1276" w:type="dxa"/>
            <w:vAlign w:val="center"/>
          </w:tcPr>
          <w:p w14:paraId="75FD6A0E">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413208CF">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134" w:type="dxa"/>
            <w:vAlign w:val="center"/>
          </w:tcPr>
          <w:p w14:paraId="44FBDA40">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843" w:type="dxa"/>
            <w:vAlign w:val="center"/>
          </w:tcPr>
          <w:p w14:paraId="0F68DC6F">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0</w:t>
            </w:r>
          </w:p>
        </w:tc>
      </w:tr>
      <w:tr w14:paraId="5F8A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3A558EDA">
            <w:pPr>
              <w:pStyle w:val="125"/>
              <w:rPr>
                <w:rFonts w:ascii="Times New Roman" w:hAnsi="Times New Roman"/>
                <w:color w:val="000000"/>
                <w:sz w:val="18"/>
                <w:szCs w:val="18"/>
              </w:rPr>
            </w:pPr>
            <w:r>
              <w:rPr>
                <w:rFonts w:hint="eastAsia" w:ascii="Times New Roman" w:hAnsi="Times New Roman"/>
                <w:color w:val="000000"/>
                <w:sz w:val="18"/>
                <w:szCs w:val="18"/>
              </w:rPr>
              <w:t>1</w:t>
            </w:r>
          </w:p>
        </w:tc>
        <w:tc>
          <w:tcPr>
            <w:tcW w:w="1134" w:type="dxa"/>
            <w:vAlign w:val="center"/>
          </w:tcPr>
          <w:p w14:paraId="21AC9729">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c>
          <w:tcPr>
            <w:tcW w:w="1276" w:type="dxa"/>
            <w:vAlign w:val="center"/>
          </w:tcPr>
          <w:p w14:paraId="3D13A6B7">
            <w:pPr>
              <w:pStyle w:val="125"/>
              <w:rPr>
                <w:rFonts w:ascii="Times New Roman" w:hAnsi="Times New Roman"/>
                <w:color w:val="000000"/>
                <w:sz w:val="18"/>
                <w:szCs w:val="18"/>
              </w:rPr>
            </w:pPr>
            <w:r>
              <w:rPr>
                <w:rFonts w:ascii="Times New Roman" w:hAnsi="Times New Roman"/>
                <w:color w:val="000000"/>
                <w:sz w:val="18"/>
                <w:szCs w:val="18"/>
              </w:rPr>
              <w:t>8</w:t>
            </w:r>
          </w:p>
        </w:tc>
        <w:tc>
          <w:tcPr>
            <w:tcW w:w="1275" w:type="dxa"/>
            <w:vAlign w:val="center"/>
          </w:tcPr>
          <w:p w14:paraId="3DC4B415">
            <w:pPr>
              <w:pStyle w:val="125"/>
              <w:rPr>
                <w:rFonts w:ascii="Times New Roman" w:hAnsi="Times New Roman"/>
                <w:color w:val="000000"/>
                <w:sz w:val="18"/>
                <w:szCs w:val="18"/>
              </w:rPr>
            </w:pPr>
            <w:r>
              <w:rPr>
                <w:rFonts w:hint="eastAsia" w:ascii="Times New Roman" w:hAnsi="Times New Roman"/>
                <w:color w:val="000000"/>
                <w:sz w:val="18"/>
                <w:szCs w:val="18"/>
              </w:rPr>
              <w:t>4</w:t>
            </w:r>
          </w:p>
        </w:tc>
        <w:tc>
          <w:tcPr>
            <w:tcW w:w="1134" w:type="dxa"/>
            <w:vAlign w:val="center"/>
          </w:tcPr>
          <w:p w14:paraId="1AEB34D0">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843" w:type="dxa"/>
            <w:vAlign w:val="center"/>
          </w:tcPr>
          <w:p w14:paraId="1D528F46">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4</w:t>
            </w:r>
          </w:p>
        </w:tc>
      </w:tr>
      <w:tr w14:paraId="386C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5CD417A6">
            <w:pPr>
              <w:pStyle w:val="125"/>
              <w:rPr>
                <w:rFonts w:ascii="Times New Roman" w:hAnsi="Times New Roman"/>
                <w:color w:val="000000"/>
                <w:sz w:val="18"/>
                <w:szCs w:val="18"/>
              </w:rPr>
            </w:pPr>
            <w:r>
              <w:rPr>
                <w:rFonts w:hint="eastAsia" w:ascii="Times New Roman" w:hAnsi="Times New Roman"/>
                <w:color w:val="000000"/>
                <w:sz w:val="18"/>
                <w:szCs w:val="18"/>
              </w:rPr>
              <w:t>2</w:t>
            </w:r>
          </w:p>
        </w:tc>
        <w:tc>
          <w:tcPr>
            <w:tcW w:w="1134" w:type="dxa"/>
            <w:vAlign w:val="center"/>
          </w:tcPr>
          <w:p w14:paraId="56A72F69">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c>
          <w:tcPr>
            <w:tcW w:w="1276" w:type="dxa"/>
            <w:vAlign w:val="center"/>
          </w:tcPr>
          <w:p w14:paraId="2DFCBAE8">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54EDF4FA">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134" w:type="dxa"/>
            <w:vAlign w:val="center"/>
          </w:tcPr>
          <w:p w14:paraId="278751B0">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843" w:type="dxa"/>
            <w:vAlign w:val="center"/>
          </w:tcPr>
          <w:p w14:paraId="407B32C5">
            <w:pPr>
              <w:pStyle w:val="125"/>
              <w:rPr>
                <w:rFonts w:ascii="Times New Roman" w:hAnsi="Times New Roman"/>
                <w:color w:val="000000"/>
                <w:sz w:val="18"/>
                <w:szCs w:val="18"/>
              </w:rPr>
            </w:pPr>
            <w:r>
              <w:rPr>
                <w:rFonts w:hint="eastAsia" w:ascii="Times New Roman" w:hAnsi="Times New Roman"/>
                <w:color w:val="000000"/>
                <w:sz w:val="18"/>
                <w:szCs w:val="18"/>
              </w:rPr>
              <w:t>3</w:t>
            </w:r>
            <w:r>
              <w:rPr>
                <w:rFonts w:ascii="Times New Roman" w:hAnsi="Times New Roman"/>
                <w:color w:val="000000"/>
                <w:sz w:val="18"/>
                <w:szCs w:val="18"/>
              </w:rPr>
              <w:t>2</w:t>
            </w:r>
          </w:p>
        </w:tc>
      </w:tr>
      <w:tr w14:paraId="2C784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76C8A2C3">
            <w:pPr>
              <w:pStyle w:val="125"/>
              <w:rPr>
                <w:rFonts w:ascii="Times New Roman" w:hAnsi="Times New Roman"/>
                <w:color w:val="000000"/>
                <w:sz w:val="18"/>
                <w:szCs w:val="18"/>
              </w:rPr>
            </w:pPr>
            <w:r>
              <w:rPr>
                <w:rFonts w:hint="eastAsia" w:ascii="Times New Roman" w:hAnsi="Times New Roman"/>
                <w:color w:val="000000"/>
                <w:sz w:val="18"/>
                <w:szCs w:val="18"/>
              </w:rPr>
              <w:t>3</w:t>
            </w:r>
          </w:p>
        </w:tc>
        <w:tc>
          <w:tcPr>
            <w:tcW w:w="1134" w:type="dxa"/>
            <w:vAlign w:val="center"/>
          </w:tcPr>
          <w:p w14:paraId="013186E2">
            <w:pPr>
              <w:pStyle w:val="125"/>
              <w:rPr>
                <w:rFonts w:ascii="Times New Roman" w:hAnsi="Times New Roman"/>
                <w:color w:val="000000"/>
                <w:sz w:val="18"/>
                <w:szCs w:val="18"/>
              </w:rPr>
            </w:pPr>
            <w:r>
              <w:rPr>
                <w:rFonts w:hint="eastAsia" w:ascii="Times New Roman" w:hAnsi="Times New Roman"/>
                <w:color w:val="000000"/>
                <w:sz w:val="18"/>
                <w:szCs w:val="18"/>
              </w:rPr>
              <w:t>12</w:t>
            </w:r>
          </w:p>
        </w:tc>
        <w:tc>
          <w:tcPr>
            <w:tcW w:w="1276" w:type="dxa"/>
            <w:vAlign w:val="center"/>
          </w:tcPr>
          <w:p w14:paraId="49DD3848">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317A4404">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134" w:type="dxa"/>
            <w:vAlign w:val="center"/>
          </w:tcPr>
          <w:p w14:paraId="47B8905C">
            <w:pPr>
              <w:pStyle w:val="125"/>
              <w:rPr>
                <w:rFonts w:ascii="Times New Roman" w:hAnsi="Times New Roman"/>
                <w:color w:val="000000"/>
                <w:sz w:val="18"/>
                <w:szCs w:val="18"/>
              </w:rPr>
            </w:pPr>
            <w:r>
              <w:rPr>
                <w:rFonts w:ascii="Times New Roman" w:hAnsi="Times New Roman"/>
                <w:color w:val="000000"/>
                <w:sz w:val="18"/>
                <w:szCs w:val="18"/>
              </w:rPr>
              <w:t>4</w:t>
            </w:r>
          </w:p>
        </w:tc>
        <w:tc>
          <w:tcPr>
            <w:tcW w:w="1843" w:type="dxa"/>
            <w:vAlign w:val="center"/>
          </w:tcPr>
          <w:p w14:paraId="212DE53A">
            <w:pPr>
              <w:pStyle w:val="125"/>
              <w:rPr>
                <w:rFonts w:ascii="Times New Roman" w:hAnsi="Times New Roman"/>
                <w:color w:val="000000"/>
                <w:sz w:val="18"/>
                <w:szCs w:val="18"/>
              </w:rPr>
            </w:pPr>
            <w:r>
              <w:rPr>
                <w:rFonts w:hint="eastAsia" w:ascii="Times New Roman" w:hAnsi="Times New Roman"/>
                <w:color w:val="000000"/>
                <w:sz w:val="18"/>
                <w:szCs w:val="18"/>
              </w:rPr>
              <w:t>24</w:t>
            </w:r>
          </w:p>
        </w:tc>
      </w:tr>
    </w:tbl>
    <w:p w14:paraId="56180CED">
      <w:pPr>
        <w:pStyle w:val="50"/>
      </w:pPr>
      <w:r>
        <w:rPr>
          <w:rFonts w:hint="eastAsia"/>
        </w:rPr>
        <w:t>接收率长度定义</w:t>
      </w:r>
      <w:r>
        <w:t>如</w:t>
      </w:r>
      <w:r>
        <w:fldChar w:fldCharType="begin"/>
      </w:r>
      <w:r>
        <w:instrText xml:space="preserve"> REF _Ref15494 \h  \* MERGEFORMAT </w:instrText>
      </w:r>
      <w:r>
        <w:fldChar w:fldCharType="separate"/>
      </w:r>
      <w:r>
        <w:t>表 146</w:t>
      </w:r>
      <w:r>
        <w:fldChar w:fldCharType="end"/>
      </w:r>
      <w:r>
        <w:t>所示</w:t>
      </w:r>
      <w:r>
        <w:rPr>
          <w:rFonts w:hint="eastAsia"/>
        </w:rPr>
        <w:t>。</w:t>
      </w:r>
    </w:p>
    <w:p w14:paraId="400303AF">
      <w:pPr>
        <w:pStyle w:val="10"/>
      </w:pPr>
      <w:bookmarkStart w:id="2699" w:name="_Ref15494"/>
      <w:r>
        <w:t xml:space="preserve">表 </w:t>
      </w:r>
      <w:r>
        <w:fldChar w:fldCharType="begin"/>
      </w:r>
      <w:r>
        <w:instrText xml:space="preserve"> SEQ 表 \* ARABIC </w:instrText>
      </w:r>
      <w:r>
        <w:fldChar w:fldCharType="separate"/>
      </w:r>
      <w:r>
        <w:t>146</w:t>
      </w:r>
      <w:r>
        <w:fldChar w:fldCharType="end"/>
      </w:r>
      <w:bookmarkEnd w:id="2699"/>
      <w:r>
        <w:rPr>
          <w:rFonts w:hint="eastAsia"/>
        </w:rPr>
        <w:t xml:space="preserve"> 接收率长度定义</w:t>
      </w:r>
    </w:p>
    <w:tbl>
      <w:tblPr>
        <w:tblStyle w:val="31"/>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5414"/>
      </w:tblGrid>
      <w:tr w14:paraId="0991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vAlign w:val="center"/>
          </w:tcPr>
          <w:p w14:paraId="1B72412B">
            <w:pPr>
              <w:pStyle w:val="125"/>
              <w:rPr>
                <w:rFonts w:ascii="Times New Roman" w:hAnsi="Times New Roman"/>
                <w:color w:val="000000"/>
                <w:sz w:val="18"/>
                <w:szCs w:val="18"/>
              </w:rPr>
            </w:pPr>
            <w:r>
              <w:rPr>
                <w:rFonts w:ascii="Times New Roman" w:hAnsi="Times New Roman"/>
                <w:color w:val="000000"/>
                <w:sz w:val="18"/>
                <w:szCs w:val="18"/>
              </w:rPr>
              <w:t>接收率长度</w:t>
            </w:r>
          </w:p>
        </w:tc>
        <w:tc>
          <w:tcPr>
            <w:tcW w:w="5414" w:type="dxa"/>
            <w:vAlign w:val="center"/>
          </w:tcPr>
          <w:p w14:paraId="43E222E4">
            <w:pPr>
              <w:pStyle w:val="125"/>
              <w:rPr>
                <w:rFonts w:ascii="Times New Roman" w:hAnsi="Times New Roman"/>
                <w:color w:val="000000"/>
                <w:sz w:val="18"/>
                <w:szCs w:val="18"/>
              </w:rPr>
            </w:pPr>
            <w:r>
              <w:rPr>
                <w:rFonts w:ascii="Times New Roman" w:hAnsi="Times New Roman"/>
                <w:color w:val="000000"/>
                <w:sz w:val="18"/>
                <w:szCs w:val="18"/>
              </w:rPr>
              <w:t>定义</w:t>
            </w:r>
          </w:p>
        </w:tc>
      </w:tr>
      <w:tr w14:paraId="08E60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vAlign w:val="center"/>
          </w:tcPr>
          <w:p w14:paraId="330D02F0">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5414" w:type="dxa"/>
            <w:vAlign w:val="center"/>
          </w:tcPr>
          <w:p w14:paraId="12FFCD35">
            <w:pPr>
              <w:pStyle w:val="125"/>
              <w:rPr>
                <w:rFonts w:ascii="Times New Roman" w:hAnsi="Times New Roman"/>
                <w:color w:val="000000"/>
                <w:sz w:val="18"/>
                <w:szCs w:val="18"/>
              </w:rPr>
            </w:pPr>
            <w:r>
              <w:rPr>
                <w:rFonts w:ascii="Times New Roman" w:hAnsi="Times New Roman"/>
                <w:color w:val="000000"/>
                <w:sz w:val="18"/>
                <w:szCs w:val="18"/>
              </w:rPr>
              <w:t>表示未携带接收率信息</w:t>
            </w:r>
          </w:p>
        </w:tc>
      </w:tr>
      <w:tr w14:paraId="1D1F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vAlign w:val="center"/>
          </w:tcPr>
          <w:p w14:paraId="739B7BF3">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5414" w:type="dxa"/>
            <w:vAlign w:val="center"/>
          </w:tcPr>
          <w:p w14:paraId="18696ED0">
            <w:pPr>
              <w:pStyle w:val="125"/>
              <w:rPr>
                <w:rFonts w:ascii="Times New Roman" w:hAnsi="Times New Roman"/>
                <w:color w:val="000000"/>
                <w:sz w:val="18"/>
                <w:szCs w:val="18"/>
              </w:rPr>
            </w:pPr>
            <w:r>
              <w:rPr>
                <w:rFonts w:ascii="Times New Roman" w:hAnsi="Times New Roman"/>
                <w:color w:val="000000"/>
                <w:sz w:val="18"/>
                <w:szCs w:val="18"/>
              </w:rPr>
              <w:t>接收率信息长度为</w:t>
            </w:r>
            <w:r>
              <w:rPr>
                <w:rFonts w:hint="eastAsia" w:ascii="Times New Roman" w:hAnsi="Times New Roman"/>
                <w:color w:val="000000"/>
                <w:sz w:val="18"/>
                <w:szCs w:val="18"/>
              </w:rPr>
              <w:t>8比特，报文接收率=实际接收率</w:t>
            </w:r>
          </w:p>
        </w:tc>
      </w:tr>
    </w:tbl>
    <w:p w14:paraId="26286437">
      <w:pPr>
        <w:pStyle w:val="50"/>
      </w:pPr>
      <w:r>
        <w:t>接收率的合法范围为</w:t>
      </w:r>
      <w:r>
        <w:rPr>
          <w:rFonts w:hint="eastAsia"/>
        </w:rPr>
        <w:t>[</w:t>
      </w:r>
      <w:r>
        <w:t>0</w:t>
      </w:r>
      <w:r>
        <w:rPr>
          <w:rFonts w:hint="eastAsia"/>
        </w:rPr>
        <w:t>，1</w:t>
      </w:r>
      <w:r>
        <w:t>00]</w:t>
      </w:r>
      <w:r>
        <w:rPr>
          <w:rFonts w:hint="eastAsia"/>
        </w:rPr>
        <w:t>。</w:t>
      </w:r>
    </w:p>
    <w:p w14:paraId="6591214B">
      <w:pPr>
        <w:pStyle w:val="50"/>
      </w:pPr>
      <w:r>
        <w:rPr>
          <w:rFonts w:hint="eastAsia"/>
        </w:rPr>
        <w:t>平均信噪比长度定义</w:t>
      </w:r>
      <w:r>
        <w:t>如</w:t>
      </w:r>
      <w:r>
        <w:fldChar w:fldCharType="begin"/>
      </w:r>
      <w:r>
        <w:instrText xml:space="preserve"> REF _Ref15903 \h  \* MERGEFORMAT </w:instrText>
      </w:r>
      <w:r>
        <w:fldChar w:fldCharType="separate"/>
      </w:r>
      <w:r>
        <w:t>表 147</w:t>
      </w:r>
      <w:r>
        <w:fldChar w:fldCharType="end"/>
      </w:r>
      <w:r>
        <w:t>所示</w:t>
      </w:r>
      <w:r>
        <w:rPr>
          <w:rFonts w:hint="eastAsia"/>
        </w:rPr>
        <w:t>。</w:t>
      </w:r>
    </w:p>
    <w:p w14:paraId="2017E352">
      <w:pPr>
        <w:pStyle w:val="10"/>
      </w:pPr>
      <w:bookmarkStart w:id="2700" w:name="_Ref15903"/>
      <w:r>
        <w:t xml:space="preserve">表 </w:t>
      </w:r>
      <w:r>
        <w:fldChar w:fldCharType="begin"/>
      </w:r>
      <w:r>
        <w:instrText xml:space="preserve"> SEQ 表 \* ARABIC </w:instrText>
      </w:r>
      <w:r>
        <w:fldChar w:fldCharType="separate"/>
      </w:r>
      <w:r>
        <w:t>147</w:t>
      </w:r>
      <w:r>
        <w:fldChar w:fldCharType="end"/>
      </w:r>
      <w:bookmarkEnd w:id="2700"/>
      <w:r>
        <w:rPr>
          <w:rFonts w:hint="eastAsia"/>
        </w:rPr>
        <w:t xml:space="preserve"> 平均</w:t>
      </w:r>
      <w:r>
        <w:t>信噪比</w:t>
      </w:r>
      <w:r>
        <w:rPr>
          <w:rFonts w:hint="eastAsia"/>
        </w:rPr>
        <w:t>长度</w:t>
      </w:r>
      <w:r>
        <w:t>定义</w:t>
      </w:r>
    </w:p>
    <w:tbl>
      <w:tblPr>
        <w:tblStyle w:val="31"/>
        <w:tblW w:w="79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5414"/>
      </w:tblGrid>
      <w:tr w14:paraId="580C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vAlign w:val="center"/>
          </w:tcPr>
          <w:p w14:paraId="0BA7F4F2">
            <w:pPr>
              <w:pStyle w:val="125"/>
              <w:rPr>
                <w:rFonts w:ascii="Times New Roman" w:hAnsi="Times New Roman"/>
                <w:color w:val="000000"/>
                <w:sz w:val="18"/>
                <w:szCs w:val="18"/>
              </w:rPr>
            </w:pPr>
            <w:r>
              <w:rPr>
                <w:rFonts w:ascii="Times New Roman" w:hAnsi="Times New Roman"/>
                <w:color w:val="000000"/>
                <w:sz w:val="18"/>
                <w:szCs w:val="18"/>
              </w:rPr>
              <w:t>平均信噪比长度</w:t>
            </w:r>
          </w:p>
        </w:tc>
        <w:tc>
          <w:tcPr>
            <w:tcW w:w="5414" w:type="dxa"/>
            <w:vAlign w:val="center"/>
          </w:tcPr>
          <w:p w14:paraId="10FF8D68">
            <w:pPr>
              <w:pStyle w:val="125"/>
              <w:rPr>
                <w:rFonts w:ascii="Times New Roman" w:hAnsi="Times New Roman"/>
                <w:color w:val="000000"/>
                <w:sz w:val="18"/>
                <w:szCs w:val="18"/>
              </w:rPr>
            </w:pPr>
            <w:r>
              <w:rPr>
                <w:rFonts w:ascii="Times New Roman" w:hAnsi="Times New Roman"/>
                <w:color w:val="000000"/>
                <w:sz w:val="18"/>
                <w:szCs w:val="18"/>
              </w:rPr>
              <w:t>定义</w:t>
            </w:r>
          </w:p>
        </w:tc>
      </w:tr>
      <w:tr w14:paraId="52B8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vAlign w:val="center"/>
          </w:tcPr>
          <w:p w14:paraId="1BDCD905">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5414" w:type="dxa"/>
            <w:vAlign w:val="center"/>
          </w:tcPr>
          <w:p w14:paraId="62A88D3C">
            <w:pPr>
              <w:pStyle w:val="125"/>
              <w:jc w:val="left"/>
              <w:rPr>
                <w:rFonts w:ascii="Times New Roman" w:hAnsi="Times New Roman"/>
                <w:color w:val="000000"/>
                <w:sz w:val="18"/>
                <w:szCs w:val="18"/>
              </w:rPr>
            </w:pPr>
            <w:r>
              <w:rPr>
                <w:rFonts w:ascii="Times New Roman" w:hAnsi="Times New Roman"/>
                <w:color w:val="000000"/>
                <w:sz w:val="18"/>
                <w:szCs w:val="18"/>
              </w:rPr>
              <w:t>表示未携带平均信噪比信息</w:t>
            </w:r>
          </w:p>
        </w:tc>
      </w:tr>
      <w:tr w14:paraId="1483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vAlign w:val="center"/>
          </w:tcPr>
          <w:p w14:paraId="218741C5">
            <w:pPr>
              <w:pStyle w:val="125"/>
              <w:rPr>
                <w:rFonts w:ascii="Times New Roman" w:hAnsi="Times New Roman"/>
                <w:color w:val="000000"/>
                <w:sz w:val="18"/>
                <w:szCs w:val="18"/>
              </w:rPr>
            </w:pPr>
            <w:r>
              <w:rPr>
                <w:rFonts w:ascii="Times New Roman" w:hAnsi="Times New Roman"/>
                <w:color w:val="000000"/>
                <w:sz w:val="18"/>
                <w:szCs w:val="18"/>
              </w:rPr>
              <w:t>4</w:t>
            </w:r>
          </w:p>
        </w:tc>
        <w:tc>
          <w:tcPr>
            <w:tcW w:w="5414" w:type="dxa"/>
            <w:vAlign w:val="center"/>
          </w:tcPr>
          <w:p w14:paraId="34B8F8D9">
            <w:pPr>
              <w:pStyle w:val="125"/>
              <w:jc w:val="left"/>
              <w:rPr>
                <w:rFonts w:ascii="Times New Roman" w:hAnsi="Times New Roman"/>
                <w:color w:val="000000"/>
                <w:sz w:val="18"/>
                <w:szCs w:val="18"/>
              </w:rPr>
            </w:pPr>
            <w:r>
              <w:rPr>
                <w:rFonts w:hint="eastAsia" w:ascii="Times New Roman" w:hAnsi="Times New Roman"/>
                <w:color w:val="000000"/>
                <w:sz w:val="18"/>
                <w:szCs w:val="18"/>
              </w:rPr>
              <w:t>平均</w:t>
            </w:r>
            <w:r>
              <w:rPr>
                <w:rFonts w:ascii="Times New Roman" w:hAnsi="Times New Roman"/>
                <w:color w:val="000000"/>
                <w:sz w:val="18"/>
                <w:szCs w:val="18"/>
              </w:rPr>
              <w:t>信噪比信息长度为</w:t>
            </w:r>
            <w:r>
              <w:rPr>
                <w:rFonts w:hint="eastAsia" w:ascii="Times New Roman" w:hAnsi="Times New Roman"/>
                <w:color w:val="000000"/>
                <w:sz w:val="18"/>
                <w:szCs w:val="18"/>
              </w:rPr>
              <w:t>4比特，平均信噪比的映射关系如</w:t>
            </w:r>
            <w:r>
              <w:rPr>
                <w:rFonts w:ascii="Times New Roman" w:hAnsi="Times New Roman"/>
                <w:color w:val="000000"/>
                <w:sz w:val="18"/>
                <w:szCs w:val="18"/>
              </w:rPr>
              <w:fldChar w:fldCharType="begin"/>
            </w:r>
            <w:r>
              <w:rPr>
                <w:rFonts w:ascii="Times New Roman" w:hAnsi="Times New Roman"/>
                <w:color w:val="000000"/>
                <w:sz w:val="18"/>
                <w:szCs w:val="18"/>
              </w:rPr>
              <w:instrText xml:space="preserve"> </w:instrText>
            </w:r>
            <w:r>
              <w:rPr>
                <w:rFonts w:hint="eastAsia" w:ascii="Times New Roman" w:hAnsi="Times New Roman"/>
                <w:color w:val="000000"/>
                <w:sz w:val="18"/>
                <w:szCs w:val="18"/>
              </w:rPr>
              <w:instrText xml:space="preserve">REF _Ref18398 \h</w:instrText>
            </w:r>
            <w:r>
              <w:rPr>
                <w:rFonts w:ascii="Times New Roman" w:hAnsi="Times New Roman"/>
                <w:color w:val="000000"/>
                <w:sz w:val="18"/>
                <w:szCs w:val="18"/>
              </w:rPr>
              <w:instrText xml:space="preserve">  \* MERGEFORMAT </w:instrText>
            </w:r>
            <w:r>
              <w:rPr>
                <w:rFonts w:ascii="Times New Roman" w:hAnsi="Times New Roman"/>
                <w:color w:val="000000"/>
                <w:sz w:val="18"/>
                <w:szCs w:val="18"/>
              </w:rPr>
              <w:fldChar w:fldCharType="separate"/>
            </w:r>
          </w:p>
          <w:p w14:paraId="3DD503ED">
            <w:pPr>
              <w:pStyle w:val="125"/>
              <w:jc w:val="left"/>
              <w:rPr>
                <w:rFonts w:ascii="Times New Roman" w:hAnsi="Times New Roman"/>
                <w:color w:val="000000"/>
                <w:sz w:val="18"/>
                <w:szCs w:val="18"/>
              </w:rPr>
            </w:pPr>
            <w:r>
              <w:rPr>
                <w:rFonts w:ascii="Times New Roman" w:hAnsi="Times New Roman"/>
                <w:color w:val="000000"/>
                <w:sz w:val="18"/>
                <w:szCs w:val="18"/>
              </w:rPr>
              <w:t xml:space="preserve">表 </w:t>
            </w:r>
            <w:r>
              <w:t>149</w:t>
            </w:r>
            <w:r>
              <w:rPr>
                <w:rFonts w:ascii="Times New Roman" w:hAnsi="Times New Roman"/>
                <w:color w:val="000000"/>
                <w:sz w:val="18"/>
                <w:szCs w:val="18"/>
              </w:rPr>
              <w:fldChar w:fldCharType="end"/>
            </w:r>
            <w:r>
              <w:rPr>
                <w:rFonts w:hint="eastAsia" w:ascii="Times New Roman" w:hAnsi="Times New Roman"/>
                <w:color w:val="000000"/>
                <w:sz w:val="18"/>
                <w:szCs w:val="18"/>
              </w:rPr>
              <w:t>所示</w:t>
            </w:r>
          </w:p>
        </w:tc>
      </w:tr>
      <w:tr w14:paraId="27D7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vAlign w:val="center"/>
          </w:tcPr>
          <w:p w14:paraId="5ACE544C">
            <w:pPr>
              <w:pStyle w:val="125"/>
              <w:rPr>
                <w:rFonts w:ascii="Times New Roman" w:hAnsi="Times New Roman"/>
                <w:color w:val="000000"/>
                <w:sz w:val="18"/>
                <w:szCs w:val="18"/>
              </w:rPr>
            </w:pPr>
            <w:r>
              <w:rPr>
                <w:rFonts w:ascii="Times New Roman" w:hAnsi="Times New Roman"/>
                <w:color w:val="000000"/>
                <w:sz w:val="18"/>
                <w:szCs w:val="18"/>
              </w:rPr>
              <w:t>6</w:t>
            </w:r>
          </w:p>
        </w:tc>
        <w:tc>
          <w:tcPr>
            <w:tcW w:w="5414" w:type="dxa"/>
            <w:vAlign w:val="center"/>
          </w:tcPr>
          <w:p w14:paraId="65A4C7F5">
            <w:pPr>
              <w:pStyle w:val="125"/>
              <w:jc w:val="left"/>
              <w:rPr>
                <w:rFonts w:ascii="Times New Roman" w:hAnsi="Times New Roman"/>
                <w:color w:val="000000"/>
                <w:sz w:val="18"/>
                <w:szCs w:val="18"/>
              </w:rPr>
            </w:pPr>
            <w:r>
              <w:rPr>
                <w:rFonts w:ascii="Times New Roman" w:hAnsi="Times New Roman"/>
                <w:color w:val="000000"/>
                <w:sz w:val="18"/>
                <w:szCs w:val="18"/>
              </w:rPr>
              <w:t>平均信噪比信息长度为</w:t>
            </w:r>
            <w:r>
              <w:rPr>
                <w:rFonts w:hint="eastAsia" w:ascii="Times New Roman" w:hAnsi="Times New Roman"/>
                <w:color w:val="000000"/>
                <w:sz w:val="18"/>
                <w:szCs w:val="18"/>
              </w:rPr>
              <w:t>6比特，映射关系为SNR&lt;-6</w:t>
            </w:r>
            <w:r>
              <w:rPr>
                <w:rFonts w:ascii="Times New Roman" w:hAnsi="Times New Roman"/>
                <w:color w:val="000000"/>
                <w:sz w:val="18"/>
                <w:szCs w:val="18"/>
              </w:rPr>
              <w:t xml:space="preserve"> dB，量化值=0</w:t>
            </w:r>
            <w:r>
              <w:rPr>
                <w:rFonts w:hint="eastAsia" w:ascii="Times New Roman" w:hAnsi="Times New Roman"/>
                <w:color w:val="000000"/>
                <w:sz w:val="18"/>
                <w:szCs w:val="18"/>
              </w:rPr>
              <w:t>，</w:t>
            </w:r>
            <w:r>
              <w:rPr>
                <w:rFonts w:ascii="Times New Roman" w:hAnsi="Times New Roman"/>
                <w:color w:val="000000"/>
                <w:sz w:val="18"/>
                <w:szCs w:val="18"/>
              </w:rPr>
              <w:t>SNR≥</w:t>
            </w:r>
            <w:r>
              <w:rPr>
                <w:rFonts w:hint="eastAsia" w:ascii="Times New Roman" w:hAnsi="Times New Roman"/>
                <w:color w:val="000000"/>
                <w:sz w:val="18"/>
                <w:szCs w:val="18"/>
              </w:rPr>
              <w:t>-6</w:t>
            </w:r>
            <w:r>
              <w:rPr>
                <w:rFonts w:ascii="Times New Roman" w:hAnsi="Times New Roman"/>
                <w:color w:val="000000"/>
                <w:sz w:val="18"/>
                <w:szCs w:val="18"/>
              </w:rPr>
              <w:t xml:space="preserve"> dB</w:t>
            </w:r>
            <w:r>
              <w:rPr>
                <w:rFonts w:hint="eastAsia" w:ascii="Times New Roman" w:hAnsi="Times New Roman"/>
                <w:color w:val="000000"/>
                <w:sz w:val="18"/>
                <w:szCs w:val="18"/>
              </w:rPr>
              <w:t>，</w:t>
            </w:r>
            <w:r>
              <w:rPr>
                <w:rFonts w:ascii="Times New Roman" w:hAnsi="Times New Roman"/>
                <w:color w:val="000000"/>
                <w:sz w:val="18"/>
                <w:szCs w:val="18"/>
              </w:rPr>
              <w:t>量化值</w:t>
            </w:r>
            <w:r>
              <w:rPr>
                <w:rFonts w:hint="eastAsia" w:ascii="Times New Roman" w:hAnsi="Times New Roman"/>
                <w:color w:val="000000"/>
                <w:sz w:val="18"/>
                <w:szCs w:val="18"/>
              </w:rPr>
              <w:t>=</w:t>
            </w:r>
            <w:r>
              <w:rPr>
                <w:rFonts w:ascii="Times New Roman" w:hAnsi="Times New Roman"/>
                <w:color w:val="000000"/>
                <w:sz w:val="18"/>
                <w:szCs w:val="18"/>
              </w:rPr>
              <w:t>SNR结果</w:t>
            </w:r>
            <w:r>
              <w:rPr>
                <w:rFonts w:hint="eastAsia" w:ascii="Times New Roman" w:hAnsi="Times New Roman"/>
                <w:color w:val="000000"/>
                <w:sz w:val="18"/>
                <w:szCs w:val="18"/>
              </w:rPr>
              <w:t>+</w:t>
            </w:r>
            <w:r>
              <w:rPr>
                <w:rFonts w:ascii="Times New Roman" w:hAnsi="Times New Roman"/>
                <w:color w:val="000000"/>
                <w:sz w:val="18"/>
                <w:szCs w:val="18"/>
              </w:rPr>
              <w:t>7</w:t>
            </w:r>
          </w:p>
        </w:tc>
      </w:tr>
    </w:tbl>
    <w:p w14:paraId="61B17BE6">
      <w:pPr>
        <w:pStyle w:val="50"/>
      </w:pPr>
      <w:r>
        <w:t>平均信噪比的合法范围为</w:t>
      </w:r>
      <w:r>
        <w:rPr>
          <w:rFonts w:hint="eastAsia"/>
        </w:rPr>
        <w:t>[</w:t>
      </w:r>
      <w:r>
        <w:t>0</w:t>
      </w:r>
      <w:r>
        <w:rPr>
          <w:rFonts w:hint="eastAsia"/>
        </w:rPr>
        <w:t>，3</w:t>
      </w:r>
      <w:r>
        <w:t>0]</w:t>
      </w:r>
      <w:r>
        <w:rPr>
          <w:rFonts w:hint="eastAsia"/>
        </w:rPr>
        <w:t>。</w:t>
      </w:r>
    </w:p>
    <w:p w14:paraId="1F7789A4">
      <w:pPr>
        <w:pStyle w:val="50"/>
      </w:pPr>
      <w:r>
        <w:rPr>
          <w:rFonts w:hint="eastAsia"/>
        </w:rPr>
        <w:t>信号强度长度定义</w:t>
      </w:r>
      <w:r>
        <w:t>如</w:t>
      </w:r>
      <w:r>
        <w:fldChar w:fldCharType="begin"/>
      </w:r>
      <w:r>
        <w:instrText xml:space="preserve"> REF _Ref18032 \h  \* MERGEFORMAT </w:instrText>
      </w:r>
      <w:r>
        <w:fldChar w:fldCharType="separate"/>
      </w:r>
      <w:r>
        <w:t>表 148</w:t>
      </w:r>
      <w:r>
        <w:fldChar w:fldCharType="end"/>
      </w:r>
      <w:r>
        <w:t>所示</w:t>
      </w:r>
      <w:r>
        <w:rPr>
          <w:rFonts w:hint="eastAsia"/>
        </w:rPr>
        <w:t>。</w:t>
      </w:r>
    </w:p>
    <w:p w14:paraId="396851A8">
      <w:pPr>
        <w:pStyle w:val="10"/>
      </w:pPr>
      <w:bookmarkStart w:id="2701" w:name="_Ref18032"/>
      <w:r>
        <w:t xml:space="preserve">表 </w:t>
      </w:r>
      <w:r>
        <w:fldChar w:fldCharType="begin"/>
      </w:r>
      <w:r>
        <w:instrText xml:space="preserve"> SEQ 表 \* ARABIC </w:instrText>
      </w:r>
      <w:r>
        <w:fldChar w:fldCharType="separate"/>
      </w:r>
      <w:r>
        <w:t>148</w:t>
      </w:r>
      <w:r>
        <w:fldChar w:fldCharType="end"/>
      </w:r>
      <w:bookmarkEnd w:id="2701"/>
      <w:r>
        <w:rPr>
          <w:rFonts w:hint="eastAsia"/>
        </w:rPr>
        <w:t xml:space="preserve"> </w:t>
      </w:r>
      <w:r>
        <w:t>信号强度长度定义</w:t>
      </w:r>
    </w:p>
    <w:tbl>
      <w:tblPr>
        <w:tblStyle w:val="31"/>
        <w:tblW w:w="82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5953"/>
      </w:tblGrid>
      <w:tr w14:paraId="647A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center"/>
          </w:tcPr>
          <w:p w14:paraId="074B8D43">
            <w:pPr>
              <w:pStyle w:val="125"/>
              <w:rPr>
                <w:rFonts w:ascii="Times New Roman" w:hAnsi="Times New Roman"/>
                <w:color w:val="000000"/>
                <w:sz w:val="18"/>
                <w:szCs w:val="18"/>
              </w:rPr>
            </w:pPr>
            <w:r>
              <w:rPr>
                <w:rFonts w:ascii="Times New Roman" w:hAnsi="Times New Roman"/>
                <w:color w:val="000000"/>
                <w:sz w:val="18"/>
                <w:szCs w:val="18"/>
              </w:rPr>
              <w:t>信号强度长度</w:t>
            </w:r>
          </w:p>
        </w:tc>
        <w:tc>
          <w:tcPr>
            <w:tcW w:w="5953" w:type="dxa"/>
            <w:vAlign w:val="center"/>
          </w:tcPr>
          <w:p w14:paraId="2811A03A">
            <w:pPr>
              <w:pStyle w:val="125"/>
              <w:rPr>
                <w:rFonts w:ascii="Times New Roman" w:hAnsi="Times New Roman"/>
                <w:color w:val="000000"/>
                <w:sz w:val="18"/>
                <w:szCs w:val="18"/>
              </w:rPr>
            </w:pPr>
            <w:r>
              <w:rPr>
                <w:rFonts w:ascii="Times New Roman" w:hAnsi="Times New Roman"/>
                <w:color w:val="000000"/>
                <w:sz w:val="18"/>
                <w:szCs w:val="18"/>
              </w:rPr>
              <w:t>定义</w:t>
            </w:r>
          </w:p>
        </w:tc>
      </w:tr>
      <w:tr w14:paraId="7279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center"/>
          </w:tcPr>
          <w:p w14:paraId="3A9F2CF3">
            <w:pPr>
              <w:pStyle w:val="125"/>
              <w:rPr>
                <w:rFonts w:ascii="Times New Roman" w:hAnsi="Times New Roman"/>
                <w:color w:val="000000"/>
                <w:sz w:val="18"/>
                <w:szCs w:val="18"/>
              </w:rPr>
            </w:pPr>
            <w:r>
              <w:rPr>
                <w:rFonts w:ascii="Times New Roman" w:hAnsi="Times New Roman"/>
                <w:color w:val="000000"/>
                <w:sz w:val="18"/>
                <w:szCs w:val="18"/>
              </w:rPr>
              <w:t>0</w:t>
            </w:r>
          </w:p>
        </w:tc>
        <w:tc>
          <w:tcPr>
            <w:tcW w:w="5953" w:type="dxa"/>
            <w:vAlign w:val="center"/>
          </w:tcPr>
          <w:p w14:paraId="128200BE">
            <w:pPr>
              <w:pStyle w:val="125"/>
              <w:jc w:val="left"/>
              <w:rPr>
                <w:rFonts w:ascii="Times New Roman" w:hAnsi="Times New Roman"/>
                <w:color w:val="000000"/>
                <w:sz w:val="18"/>
                <w:szCs w:val="18"/>
              </w:rPr>
            </w:pPr>
            <w:r>
              <w:rPr>
                <w:rFonts w:ascii="Times New Roman" w:hAnsi="Times New Roman"/>
                <w:color w:val="000000"/>
                <w:sz w:val="18"/>
                <w:szCs w:val="18"/>
              </w:rPr>
              <w:t>表示未携带信号强度信息</w:t>
            </w:r>
          </w:p>
        </w:tc>
      </w:tr>
      <w:tr w14:paraId="6A91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center"/>
          </w:tcPr>
          <w:p w14:paraId="14437FC3">
            <w:pPr>
              <w:pStyle w:val="125"/>
              <w:rPr>
                <w:rFonts w:ascii="Times New Roman" w:hAnsi="Times New Roman"/>
                <w:color w:val="000000"/>
                <w:sz w:val="18"/>
                <w:szCs w:val="18"/>
              </w:rPr>
            </w:pPr>
            <w:r>
              <w:rPr>
                <w:rFonts w:ascii="Times New Roman" w:hAnsi="Times New Roman"/>
                <w:color w:val="000000"/>
                <w:sz w:val="18"/>
                <w:szCs w:val="18"/>
              </w:rPr>
              <w:t>4</w:t>
            </w:r>
          </w:p>
        </w:tc>
        <w:tc>
          <w:tcPr>
            <w:tcW w:w="5953" w:type="dxa"/>
            <w:vAlign w:val="center"/>
          </w:tcPr>
          <w:p w14:paraId="09767A92">
            <w:pPr>
              <w:pStyle w:val="125"/>
              <w:jc w:val="left"/>
              <w:rPr>
                <w:rFonts w:ascii="Times New Roman" w:hAnsi="Times New Roman"/>
                <w:color w:val="000000"/>
                <w:sz w:val="18"/>
                <w:szCs w:val="18"/>
              </w:rPr>
            </w:pPr>
            <w:r>
              <w:rPr>
                <w:rFonts w:ascii="Times New Roman" w:hAnsi="Times New Roman"/>
                <w:color w:val="000000"/>
                <w:sz w:val="18"/>
                <w:szCs w:val="18"/>
              </w:rPr>
              <w:t>信号强度信息长度为4比特，信号强度映射关系如</w:t>
            </w:r>
            <w:r>
              <w:rPr>
                <w:rFonts w:ascii="Times New Roman" w:hAnsi="Times New Roman"/>
                <w:color w:val="000000"/>
                <w:sz w:val="18"/>
                <w:szCs w:val="18"/>
              </w:rPr>
              <w:fldChar w:fldCharType="begin"/>
            </w:r>
            <w:r>
              <w:rPr>
                <w:rFonts w:ascii="Times New Roman" w:hAnsi="Times New Roman"/>
                <w:color w:val="000000"/>
                <w:sz w:val="18"/>
                <w:szCs w:val="18"/>
              </w:rPr>
              <w:instrText xml:space="preserve"> REF _Ref18398 \h  \* MERGEFORMAT </w:instrText>
            </w:r>
            <w:r>
              <w:rPr>
                <w:rFonts w:ascii="Times New Roman" w:hAnsi="Times New Roman"/>
                <w:color w:val="000000"/>
                <w:sz w:val="18"/>
                <w:szCs w:val="18"/>
              </w:rPr>
              <w:fldChar w:fldCharType="separate"/>
            </w:r>
          </w:p>
          <w:p w14:paraId="33DE60CE">
            <w:pPr>
              <w:pStyle w:val="125"/>
              <w:jc w:val="left"/>
              <w:rPr>
                <w:rFonts w:ascii="Times New Roman" w:hAnsi="Times New Roman"/>
                <w:color w:val="000000"/>
                <w:sz w:val="18"/>
                <w:szCs w:val="18"/>
              </w:rPr>
            </w:pPr>
            <w:r>
              <w:rPr>
                <w:rFonts w:ascii="Times New Roman" w:hAnsi="Times New Roman"/>
                <w:color w:val="000000"/>
                <w:sz w:val="18"/>
                <w:szCs w:val="18"/>
              </w:rPr>
              <w:t xml:space="preserve">表 </w:t>
            </w:r>
            <w:r>
              <w:t>149</w:t>
            </w:r>
            <w:r>
              <w:rPr>
                <w:rFonts w:ascii="Times New Roman" w:hAnsi="Times New Roman"/>
                <w:color w:val="000000"/>
                <w:sz w:val="18"/>
                <w:szCs w:val="18"/>
              </w:rPr>
              <w:fldChar w:fldCharType="end"/>
            </w:r>
            <w:r>
              <w:rPr>
                <w:rFonts w:ascii="Times New Roman" w:hAnsi="Times New Roman"/>
                <w:color w:val="000000"/>
                <w:sz w:val="18"/>
                <w:szCs w:val="18"/>
              </w:rPr>
              <w:t>所示</w:t>
            </w:r>
          </w:p>
        </w:tc>
      </w:tr>
      <w:tr w14:paraId="60C3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center"/>
          </w:tcPr>
          <w:p w14:paraId="7F7C00E3">
            <w:pPr>
              <w:pStyle w:val="125"/>
              <w:rPr>
                <w:rFonts w:ascii="Times New Roman" w:hAnsi="Times New Roman"/>
                <w:color w:val="000000"/>
                <w:sz w:val="18"/>
                <w:szCs w:val="18"/>
              </w:rPr>
            </w:pPr>
            <w:r>
              <w:rPr>
                <w:rFonts w:ascii="Times New Roman" w:hAnsi="Times New Roman"/>
                <w:color w:val="000000"/>
                <w:sz w:val="18"/>
                <w:szCs w:val="18"/>
              </w:rPr>
              <w:t>6</w:t>
            </w:r>
          </w:p>
        </w:tc>
        <w:tc>
          <w:tcPr>
            <w:tcW w:w="5953" w:type="dxa"/>
            <w:vAlign w:val="center"/>
          </w:tcPr>
          <w:p w14:paraId="255757A3">
            <w:pPr>
              <w:pStyle w:val="125"/>
              <w:jc w:val="left"/>
              <w:rPr>
                <w:rFonts w:ascii="Times New Roman" w:hAnsi="Times New Roman"/>
                <w:color w:val="000000"/>
                <w:sz w:val="18"/>
                <w:szCs w:val="18"/>
              </w:rPr>
            </w:pPr>
            <w:r>
              <w:rPr>
                <w:rFonts w:ascii="Times New Roman" w:hAnsi="Times New Roman"/>
                <w:color w:val="000000"/>
                <w:sz w:val="18"/>
                <w:szCs w:val="18"/>
              </w:rPr>
              <w:t>信号强度信息长度为6比特，信号强度映射关系如</w:t>
            </w:r>
            <w:r>
              <w:rPr>
                <w:rFonts w:ascii="Times New Roman" w:hAnsi="Times New Roman"/>
                <w:color w:val="000000"/>
                <w:sz w:val="18"/>
                <w:szCs w:val="18"/>
              </w:rPr>
              <w:fldChar w:fldCharType="begin"/>
            </w:r>
            <w:r>
              <w:rPr>
                <w:rFonts w:ascii="Times New Roman" w:hAnsi="Times New Roman"/>
                <w:color w:val="000000"/>
                <w:sz w:val="18"/>
                <w:szCs w:val="18"/>
              </w:rPr>
              <w:instrText xml:space="preserve"> REF _Ref21915 \h  \* MERGEFORMAT </w:instrText>
            </w:r>
            <w:r>
              <w:rPr>
                <w:rFonts w:ascii="Times New Roman" w:hAnsi="Times New Roman"/>
                <w:color w:val="000000"/>
                <w:sz w:val="18"/>
                <w:szCs w:val="18"/>
              </w:rPr>
              <w:fldChar w:fldCharType="separate"/>
            </w:r>
          </w:p>
          <w:p w14:paraId="5E136D8D">
            <w:pPr>
              <w:pStyle w:val="125"/>
              <w:jc w:val="left"/>
              <w:rPr>
                <w:rFonts w:ascii="Times New Roman" w:hAnsi="Times New Roman"/>
                <w:color w:val="000000"/>
                <w:sz w:val="18"/>
                <w:szCs w:val="18"/>
              </w:rPr>
            </w:pPr>
            <w:r>
              <w:rPr>
                <w:rFonts w:ascii="Times New Roman" w:hAnsi="Times New Roman"/>
                <w:color w:val="000000"/>
                <w:sz w:val="18"/>
                <w:szCs w:val="18"/>
              </w:rPr>
              <w:t xml:space="preserve">表 </w:t>
            </w:r>
            <w:r>
              <w:t>150</w:t>
            </w:r>
            <w:r>
              <w:rPr>
                <w:rFonts w:ascii="Times New Roman" w:hAnsi="Times New Roman"/>
                <w:color w:val="000000"/>
                <w:sz w:val="18"/>
                <w:szCs w:val="18"/>
              </w:rPr>
              <w:fldChar w:fldCharType="end"/>
            </w:r>
            <w:r>
              <w:rPr>
                <w:rFonts w:ascii="Times New Roman" w:hAnsi="Times New Roman"/>
                <w:color w:val="000000"/>
                <w:sz w:val="18"/>
                <w:szCs w:val="18"/>
              </w:rPr>
              <w:t>所示</w:t>
            </w:r>
          </w:p>
        </w:tc>
      </w:tr>
      <w:tr w14:paraId="5C06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vAlign w:val="center"/>
          </w:tcPr>
          <w:p w14:paraId="28F5A90B">
            <w:pPr>
              <w:pStyle w:val="125"/>
              <w:rPr>
                <w:rFonts w:ascii="Times New Roman" w:hAnsi="Times New Roman"/>
                <w:color w:val="000000"/>
                <w:sz w:val="18"/>
                <w:szCs w:val="18"/>
              </w:rPr>
            </w:pPr>
            <w:r>
              <w:rPr>
                <w:rFonts w:ascii="Times New Roman" w:hAnsi="Times New Roman"/>
                <w:color w:val="000000"/>
                <w:sz w:val="18"/>
                <w:szCs w:val="18"/>
              </w:rPr>
              <w:t>8</w:t>
            </w:r>
          </w:p>
        </w:tc>
        <w:tc>
          <w:tcPr>
            <w:tcW w:w="5953" w:type="dxa"/>
            <w:vAlign w:val="center"/>
          </w:tcPr>
          <w:p w14:paraId="622AA287">
            <w:pPr>
              <w:pStyle w:val="125"/>
              <w:jc w:val="left"/>
            </w:pPr>
            <w:r>
              <w:rPr>
                <w:rFonts w:ascii="Times New Roman" w:hAnsi="Times New Roman"/>
                <w:color w:val="000000"/>
                <w:sz w:val="18"/>
                <w:szCs w:val="18"/>
              </w:rPr>
              <w:t>信号强度信息长度为8比特，信号强度映射关系为：RSSI&lt;-110 dBm时，量化值=0，RSSI≥-110 dBm时，量化值=RSSI+111</w:t>
            </w:r>
          </w:p>
        </w:tc>
      </w:tr>
    </w:tbl>
    <w:p w14:paraId="589FF652">
      <w:pPr>
        <w:pStyle w:val="10"/>
      </w:pPr>
      <w:bookmarkStart w:id="2702" w:name="_Ref18398"/>
    </w:p>
    <w:p w14:paraId="417F8B8D">
      <w:pPr>
        <w:pStyle w:val="10"/>
      </w:pPr>
      <w:r>
        <w:t xml:space="preserve">表 </w:t>
      </w:r>
      <w:r>
        <w:fldChar w:fldCharType="begin"/>
      </w:r>
      <w:r>
        <w:instrText xml:space="preserve"> SEQ 表 \* ARABIC </w:instrText>
      </w:r>
      <w:r>
        <w:fldChar w:fldCharType="separate"/>
      </w:r>
      <w:r>
        <w:t>149</w:t>
      </w:r>
      <w:r>
        <w:fldChar w:fldCharType="end"/>
      </w:r>
      <w:bookmarkEnd w:id="2702"/>
      <w:r>
        <w:rPr>
          <w:rFonts w:hint="eastAsia"/>
        </w:rPr>
        <w:t xml:space="preserve"> 4bit信号强度映射值</w:t>
      </w:r>
    </w:p>
    <w:tbl>
      <w:tblPr>
        <w:tblStyle w:val="31"/>
        <w:tblW w:w="297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1"/>
        <w:gridCol w:w="2229"/>
      </w:tblGrid>
      <w:tr w14:paraId="6342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70C16150">
            <w:pPr>
              <w:pStyle w:val="125"/>
              <w:rPr>
                <w:rFonts w:ascii="Times New Roman" w:hAnsi="Times New Roman"/>
                <w:color w:val="000000"/>
                <w:sz w:val="18"/>
                <w:szCs w:val="18"/>
              </w:rPr>
            </w:pPr>
            <w:r>
              <w:rPr>
                <w:rFonts w:ascii="Times New Roman" w:hAnsi="Times New Roman"/>
                <w:color w:val="000000"/>
                <w:sz w:val="18"/>
                <w:szCs w:val="18"/>
              </w:rPr>
              <w:t>RSSI结果</w:t>
            </w:r>
          </w:p>
        </w:tc>
        <w:tc>
          <w:tcPr>
            <w:tcW w:w="1958" w:type="pct"/>
            <w:vAlign w:val="center"/>
          </w:tcPr>
          <w:p w14:paraId="518B1242">
            <w:pPr>
              <w:pStyle w:val="125"/>
              <w:rPr>
                <w:rFonts w:ascii="Times New Roman" w:hAnsi="Times New Roman"/>
                <w:color w:val="000000"/>
                <w:sz w:val="18"/>
                <w:szCs w:val="18"/>
              </w:rPr>
            </w:pPr>
            <w:r>
              <w:rPr>
                <w:rFonts w:ascii="Times New Roman" w:hAnsi="Times New Roman"/>
                <w:color w:val="000000"/>
                <w:sz w:val="18"/>
                <w:szCs w:val="18"/>
              </w:rPr>
              <w:t>量化值</w:t>
            </w:r>
          </w:p>
        </w:tc>
      </w:tr>
      <w:tr w14:paraId="630D4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4DF2FCE7">
            <w:pPr>
              <w:pStyle w:val="125"/>
              <w:rPr>
                <w:rFonts w:ascii="Times New Roman" w:hAnsi="Times New Roman"/>
                <w:color w:val="000000"/>
                <w:sz w:val="18"/>
                <w:szCs w:val="18"/>
              </w:rPr>
            </w:pPr>
            <w:r>
              <w:rPr>
                <w:rFonts w:ascii="Times New Roman" w:hAnsi="Times New Roman"/>
                <w:color w:val="000000"/>
                <w:sz w:val="18"/>
                <w:szCs w:val="18"/>
              </w:rPr>
              <w:t>RSSI&lt;-105 dBm</w:t>
            </w:r>
          </w:p>
        </w:tc>
        <w:tc>
          <w:tcPr>
            <w:tcW w:w="1958" w:type="pct"/>
            <w:vAlign w:val="center"/>
          </w:tcPr>
          <w:p w14:paraId="1DBCD1A6">
            <w:pPr>
              <w:pStyle w:val="125"/>
              <w:rPr>
                <w:rFonts w:ascii="Times New Roman" w:hAnsi="Times New Roman"/>
                <w:color w:val="000000"/>
                <w:sz w:val="18"/>
                <w:szCs w:val="18"/>
              </w:rPr>
            </w:pPr>
            <w:r>
              <w:rPr>
                <w:rFonts w:ascii="Times New Roman" w:hAnsi="Times New Roman"/>
                <w:color w:val="000000"/>
                <w:sz w:val="18"/>
                <w:szCs w:val="18"/>
              </w:rPr>
              <w:t>0000</w:t>
            </w:r>
          </w:p>
        </w:tc>
      </w:tr>
      <w:tr w14:paraId="450B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3FD58A60">
            <w:pPr>
              <w:pStyle w:val="125"/>
              <w:rPr>
                <w:rFonts w:ascii="Times New Roman" w:hAnsi="Times New Roman"/>
                <w:color w:val="000000"/>
                <w:sz w:val="18"/>
                <w:szCs w:val="18"/>
              </w:rPr>
            </w:pPr>
            <w:r>
              <w:rPr>
                <w:rFonts w:ascii="Times New Roman" w:hAnsi="Times New Roman"/>
                <w:color w:val="000000"/>
                <w:sz w:val="18"/>
                <w:szCs w:val="18"/>
              </w:rPr>
              <w:t>-105 dBm≤RSSI≤-95 dBm</w:t>
            </w:r>
          </w:p>
        </w:tc>
        <w:tc>
          <w:tcPr>
            <w:tcW w:w="1958" w:type="pct"/>
            <w:vAlign w:val="center"/>
          </w:tcPr>
          <w:p w14:paraId="13CF4DA0">
            <w:pPr>
              <w:pStyle w:val="125"/>
              <w:rPr>
                <w:rFonts w:ascii="Times New Roman" w:hAnsi="Times New Roman"/>
                <w:color w:val="000000"/>
                <w:sz w:val="18"/>
                <w:szCs w:val="18"/>
              </w:rPr>
            </w:pPr>
            <w:r>
              <w:rPr>
                <w:rFonts w:ascii="Times New Roman" w:hAnsi="Times New Roman"/>
                <w:color w:val="000000"/>
                <w:sz w:val="18"/>
                <w:szCs w:val="18"/>
              </w:rPr>
              <w:t>0001</w:t>
            </w:r>
          </w:p>
        </w:tc>
      </w:tr>
      <w:tr w14:paraId="7125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74D851D5">
            <w:pPr>
              <w:pStyle w:val="125"/>
              <w:rPr>
                <w:rFonts w:ascii="Times New Roman" w:hAnsi="Times New Roman"/>
                <w:color w:val="000000"/>
                <w:sz w:val="18"/>
                <w:szCs w:val="18"/>
              </w:rPr>
            </w:pPr>
            <w:r>
              <w:rPr>
                <w:rFonts w:ascii="Times New Roman" w:hAnsi="Times New Roman"/>
                <w:color w:val="000000"/>
                <w:sz w:val="18"/>
                <w:szCs w:val="18"/>
              </w:rPr>
              <w:t>-95 dBm&lt;RSSI≤-86 dBm</w:t>
            </w:r>
          </w:p>
        </w:tc>
        <w:tc>
          <w:tcPr>
            <w:tcW w:w="1958" w:type="pct"/>
            <w:vAlign w:val="center"/>
          </w:tcPr>
          <w:p w14:paraId="1EE4AE04">
            <w:pPr>
              <w:pStyle w:val="125"/>
              <w:rPr>
                <w:rFonts w:ascii="Times New Roman" w:hAnsi="Times New Roman"/>
                <w:color w:val="000000"/>
                <w:sz w:val="18"/>
                <w:szCs w:val="18"/>
              </w:rPr>
            </w:pPr>
            <w:r>
              <w:rPr>
                <w:rFonts w:ascii="Times New Roman" w:hAnsi="Times New Roman"/>
                <w:color w:val="000000"/>
                <w:sz w:val="18"/>
                <w:szCs w:val="18"/>
              </w:rPr>
              <w:t>0010</w:t>
            </w:r>
          </w:p>
        </w:tc>
      </w:tr>
      <w:tr w14:paraId="058A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7DA46688">
            <w:pPr>
              <w:pStyle w:val="125"/>
              <w:rPr>
                <w:rFonts w:ascii="Times New Roman" w:hAnsi="Times New Roman"/>
                <w:color w:val="000000"/>
                <w:sz w:val="18"/>
                <w:szCs w:val="18"/>
              </w:rPr>
            </w:pPr>
            <w:r>
              <w:rPr>
                <w:rFonts w:ascii="Times New Roman" w:hAnsi="Times New Roman"/>
                <w:color w:val="000000"/>
                <w:sz w:val="18"/>
                <w:szCs w:val="18"/>
              </w:rPr>
              <w:t>-86 dBm&lt;RSSI≤-80 dBm</w:t>
            </w:r>
          </w:p>
        </w:tc>
        <w:tc>
          <w:tcPr>
            <w:tcW w:w="1958" w:type="pct"/>
            <w:vAlign w:val="center"/>
          </w:tcPr>
          <w:p w14:paraId="75AD1412">
            <w:pPr>
              <w:pStyle w:val="125"/>
              <w:rPr>
                <w:rFonts w:ascii="Times New Roman" w:hAnsi="Times New Roman"/>
                <w:color w:val="000000"/>
                <w:sz w:val="18"/>
                <w:szCs w:val="18"/>
              </w:rPr>
            </w:pPr>
            <w:r>
              <w:rPr>
                <w:rFonts w:ascii="Times New Roman" w:hAnsi="Times New Roman"/>
                <w:color w:val="000000"/>
                <w:sz w:val="18"/>
                <w:szCs w:val="18"/>
              </w:rPr>
              <w:t>0011</w:t>
            </w:r>
          </w:p>
        </w:tc>
      </w:tr>
      <w:tr w14:paraId="6E2D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20EFA821">
            <w:pPr>
              <w:pStyle w:val="125"/>
              <w:rPr>
                <w:rFonts w:ascii="Times New Roman" w:hAnsi="Times New Roman"/>
                <w:color w:val="000000"/>
                <w:sz w:val="18"/>
                <w:szCs w:val="18"/>
              </w:rPr>
            </w:pPr>
            <w:r>
              <w:rPr>
                <w:rFonts w:ascii="Times New Roman" w:hAnsi="Times New Roman"/>
                <w:color w:val="000000"/>
                <w:sz w:val="18"/>
                <w:szCs w:val="18"/>
              </w:rPr>
              <w:t>-80 dBm &lt;RSSI≤-74 dBm</w:t>
            </w:r>
          </w:p>
        </w:tc>
        <w:tc>
          <w:tcPr>
            <w:tcW w:w="1958" w:type="pct"/>
            <w:vAlign w:val="center"/>
          </w:tcPr>
          <w:p w14:paraId="6C1C45E2">
            <w:pPr>
              <w:pStyle w:val="125"/>
              <w:rPr>
                <w:rFonts w:ascii="Times New Roman" w:hAnsi="Times New Roman"/>
                <w:color w:val="000000"/>
                <w:sz w:val="18"/>
                <w:szCs w:val="18"/>
              </w:rPr>
            </w:pPr>
            <w:r>
              <w:rPr>
                <w:rFonts w:ascii="Times New Roman" w:hAnsi="Times New Roman"/>
                <w:color w:val="000000"/>
                <w:sz w:val="18"/>
                <w:szCs w:val="18"/>
              </w:rPr>
              <w:t>0100</w:t>
            </w:r>
          </w:p>
        </w:tc>
      </w:tr>
      <w:tr w14:paraId="10640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374279F9">
            <w:pPr>
              <w:pStyle w:val="125"/>
              <w:rPr>
                <w:rFonts w:ascii="Times New Roman" w:hAnsi="Times New Roman"/>
                <w:color w:val="000000"/>
                <w:sz w:val="18"/>
                <w:szCs w:val="18"/>
              </w:rPr>
            </w:pPr>
            <w:r>
              <w:rPr>
                <w:rFonts w:ascii="Times New Roman" w:hAnsi="Times New Roman"/>
                <w:color w:val="000000"/>
                <w:sz w:val="18"/>
                <w:szCs w:val="18"/>
              </w:rPr>
              <w:t>-74 dBm &lt;RSSI≤-68 dBm</w:t>
            </w:r>
          </w:p>
        </w:tc>
        <w:tc>
          <w:tcPr>
            <w:tcW w:w="1958" w:type="pct"/>
            <w:vAlign w:val="center"/>
          </w:tcPr>
          <w:p w14:paraId="1529C2D1">
            <w:pPr>
              <w:pStyle w:val="125"/>
              <w:rPr>
                <w:rFonts w:ascii="Times New Roman" w:hAnsi="Times New Roman"/>
                <w:color w:val="000000"/>
                <w:sz w:val="18"/>
                <w:szCs w:val="18"/>
              </w:rPr>
            </w:pPr>
            <w:r>
              <w:rPr>
                <w:rFonts w:ascii="Times New Roman" w:hAnsi="Times New Roman"/>
                <w:color w:val="000000"/>
                <w:sz w:val="18"/>
                <w:szCs w:val="18"/>
              </w:rPr>
              <w:t>0101</w:t>
            </w:r>
          </w:p>
        </w:tc>
      </w:tr>
      <w:tr w14:paraId="6D93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697F828E">
            <w:pPr>
              <w:pStyle w:val="125"/>
              <w:rPr>
                <w:rFonts w:ascii="Times New Roman" w:hAnsi="Times New Roman"/>
                <w:color w:val="000000"/>
                <w:sz w:val="18"/>
                <w:szCs w:val="18"/>
              </w:rPr>
            </w:pPr>
            <w:r>
              <w:rPr>
                <w:rFonts w:ascii="Times New Roman" w:hAnsi="Times New Roman"/>
                <w:color w:val="000000"/>
                <w:sz w:val="18"/>
                <w:szCs w:val="18"/>
              </w:rPr>
              <w:t>-68 dBm &lt;RSSI≤-62 dBm</w:t>
            </w:r>
          </w:p>
        </w:tc>
        <w:tc>
          <w:tcPr>
            <w:tcW w:w="1958" w:type="pct"/>
            <w:vAlign w:val="center"/>
          </w:tcPr>
          <w:p w14:paraId="2B6E1EA6">
            <w:pPr>
              <w:pStyle w:val="125"/>
              <w:rPr>
                <w:rFonts w:ascii="Times New Roman" w:hAnsi="Times New Roman"/>
                <w:color w:val="000000"/>
                <w:sz w:val="18"/>
                <w:szCs w:val="18"/>
              </w:rPr>
            </w:pPr>
            <w:r>
              <w:rPr>
                <w:rFonts w:ascii="Times New Roman" w:hAnsi="Times New Roman"/>
                <w:color w:val="000000"/>
                <w:sz w:val="18"/>
                <w:szCs w:val="18"/>
              </w:rPr>
              <w:t>0110</w:t>
            </w:r>
          </w:p>
        </w:tc>
      </w:tr>
      <w:tr w14:paraId="3304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4241F5B6">
            <w:pPr>
              <w:pStyle w:val="125"/>
              <w:rPr>
                <w:rFonts w:ascii="Times New Roman" w:hAnsi="Times New Roman"/>
                <w:color w:val="000000"/>
                <w:sz w:val="18"/>
                <w:szCs w:val="18"/>
              </w:rPr>
            </w:pPr>
            <w:r>
              <w:rPr>
                <w:rFonts w:ascii="Times New Roman" w:hAnsi="Times New Roman"/>
                <w:color w:val="000000"/>
                <w:sz w:val="18"/>
                <w:szCs w:val="18"/>
              </w:rPr>
              <w:t>-62 dBm &lt;RSSI≤-56 dBm</w:t>
            </w:r>
          </w:p>
        </w:tc>
        <w:tc>
          <w:tcPr>
            <w:tcW w:w="1958" w:type="pct"/>
            <w:vAlign w:val="center"/>
          </w:tcPr>
          <w:p w14:paraId="3F2A6FF2">
            <w:pPr>
              <w:pStyle w:val="125"/>
              <w:rPr>
                <w:rFonts w:ascii="Times New Roman" w:hAnsi="Times New Roman"/>
                <w:color w:val="000000"/>
                <w:sz w:val="18"/>
                <w:szCs w:val="18"/>
              </w:rPr>
            </w:pPr>
            <w:r>
              <w:rPr>
                <w:rFonts w:ascii="Times New Roman" w:hAnsi="Times New Roman"/>
                <w:color w:val="000000"/>
                <w:sz w:val="18"/>
                <w:szCs w:val="18"/>
              </w:rPr>
              <w:t>0111</w:t>
            </w:r>
          </w:p>
        </w:tc>
      </w:tr>
      <w:tr w14:paraId="3C35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3213CD0D">
            <w:pPr>
              <w:pStyle w:val="125"/>
              <w:rPr>
                <w:rFonts w:ascii="Times New Roman" w:hAnsi="Times New Roman"/>
                <w:color w:val="000000"/>
                <w:sz w:val="18"/>
                <w:szCs w:val="18"/>
              </w:rPr>
            </w:pPr>
            <w:r>
              <w:rPr>
                <w:rFonts w:ascii="Times New Roman" w:hAnsi="Times New Roman"/>
                <w:color w:val="000000"/>
                <w:sz w:val="18"/>
                <w:szCs w:val="18"/>
              </w:rPr>
              <w:t>-56 dBm &lt;RSSI≤-48 dBm</w:t>
            </w:r>
          </w:p>
        </w:tc>
        <w:tc>
          <w:tcPr>
            <w:tcW w:w="1958" w:type="pct"/>
            <w:vAlign w:val="center"/>
          </w:tcPr>
          <w:p w14:paraId="25DA77C0">
            <w:pPr>
              <w:pStyle w:val="125"/>
              <w:rPr>
                <w:rFonts w:ascii="Times New Roman" w:hAnsi="Times New Roman"/>
                <w:color w:val="000000"/>
                <w:sz w:val="18"/>
                <w:szCs w:val="18"/>
              </w:rPr>
            </w:pPr>
            <w:r>
              <w:rPr>
                <w:rFonts w:ascii="Times New Roman" w:hAnsi="Times New Roman"/>
                <w:color w:val="000000"/>
                <w:sz w:val="18"/>
                <w:szCs w:val="18"/>
              </w:rPr>
              <w:t>1000</w:t>
            </w:r>
          </w:p>
        </w:tc>
      </w:tr>
      <w:tr w14:paraId="54A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41ED8764">
            <w:pPr>
              <w:pStyle w:val="125"/>
              <w:rPr>
                <w:rFonts w:ascii="Times New Roman" w:hAnsi="Times New Roman"/>
                <w:color w:val="000000"/>
                <w:sz w:val="18"/>
                <w:szCs w:val="18"/>
              </w:rPr>
            </w:pPr>
            <w:r>
              <w:rPr>
                <w:rFonts w:ascii="Times New Roman" w:hAnsi="Times New Roman"/>
                <w:color w:val="000000"/>
                <w:sz w:val="18"/>
                <w:szCs w:val="18"/>
              </w:rPr>
              <w:t>-48 dBm &lt;RSSI≤-42 dBm</w:t>
            </w:r>
          </w:p>
        </w:tc>
        <w:tc>
          <w:tcPr>
            <w:tcW w:w="1958" w:type="pct"/>
            <w:vAlign w:val="center"/>
          </w:tcPr>
          <w:p w14:paraId="6B5DC396">
            <w:pPr>
              <w:pStyle w:val="125"/>
              <w:rPr>
                <w:rFonts w:ascii="Times New Roman" w:hAnsi="Times New Roman"/>
                <w:color w:val="000000"/>
                <w:sz w:val="18"/>
                <w:szCs w:val="18"/>
              </w:rPr>
            </w:pPr>
            <w:r>
              <w:rPr>
                <w:rFonts w:ascii="Times New Roman" w:hAnsi="Times New Roman"/>
                <w:color w:val="000000"/>
                <w:sz w:val="18"/>
                <w:szCs w:val="18"/>
              </w:rPr>
              <w:t>1001</w:t>
            </w:r>
          </w:p>
        </w:tc>
      </w:tr>
      <w:tr w14:paraId="6332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43C06702">
            <w:pPr>
              <w:pStyle w:val="125"/>
              <w:rPr>
                <w:rFonts w:ascii="Times New Roman" w:hAnsi="Times New Roman"/>
                <w:color w:val="000000"/>
                <w:sz w:val="18"/>
                <w:szCs w:val="18"/>
              </w:rPr>
            </w:pPr>
            <w:r>
              <w:rPr>
                <w:rFonts w:ascii="Times New Roman" w:hAnsi="Times New Roman"/>
                <w:color w:val="000000"/>
                <w:sz w:val="18"/>
                <w:szCs w:val="18"/>
              </w:rPr>
              <w:t>-42 dBm &lt;RSSI≤-36 dBm</w:t>
            </w:r>
          </w:p>
        </w:tc>
        <w:tc>
          <w:tcPr>
            <w:tcW w:w="1958" w:type="pct"/>
            <w:vAlign w:val="center"/>
          </w:tcPr>
          <w:p w14:paraId="7AF303D6">
            <w:pPr>
              <w:pStyle w:val="125"/>
              <w:rPr>
                <w:rFonts w:ascii="Times New Roman" w:hAnsi="Times New Roman"/>
                <w:color w:val="000000"/>
                <w:sz w:val="18"/>
                <w:szCs w:val="18"/>
              </w:rPr>
            </w:pPr>
            <w:r>
              <w:rPr>
                <w:rFonts w:ascii="Times New Roman" w:hAnsi="Times New Roman"/>
                <w:color w:val="000000"/>
                <w:sz w:val="18"/>
                <w:szCs w:val="18"/>
              </w:rPr>
              <w:t>1010</w:t>
            </w:r>
          </w:p>
        </w:tc>
      </w:tr>
      <w:tr w14:paraId="5EA6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557A8AC9">
            <w:pPr>
              <w:pStyle w:val="125"/>
              <w:rPr>
                <w:rFonts w:ascii="Times New Roman" w:hAnsi="Times New Roman"/>
                <w:color w:val="000000"/>
                <w:sz w:val="18"/>
                <w:szCs w:val="18"/>
              </w:rPr>
            </w:pPr>
            <w:r>
              <w:rPr>
                <w:rFonts w:ascii="Times New Roman" w:hAnsi="Times New Roman"/>
                <w:color w:val="000000"/>
                <w:sz w:val="18"/>
                <w:szCs w:val="18"/>
              </w:rPr>
              <w:t>-36 dBm &lt;RSSI≤-30 dBm</w:t>
            </w:r>
          </w:p>
        </w:tc>
        <w:tc>
          <w:tcPr>
            <w:tcW w:w="1958" w:type="pct"/>
            <w:vAlign w:val="center"/>
          </w:tcPr>
          <w:p w14:paraId="027AD70C">
            <w:pPr>
              <w:pStyle w:val="125"/>
              <w:rPr>
                <w:rFonts w:ascii="Times New Roman" w:hAnsi="Times New Roman"/>
                <w:color w:val="000000"/>
                <w:sz w:val="18"/>
                <w:szCs w:val="18"/>
              </w:rPr>
            </w:pPr>
            <w:r>
              <w:rPr>
                <w:rFonts w:ascii="Times New Roman" w:hAnsi="Times New Roman"/>
                <w:color w:val="000000"/>
                <w:sz w:val="18"/>
                <w:szCs w:val="18"/>
              </w:rPr>
              <w:t>1011</w:t>
            </w:r>
          </w:p>
        </w:tc>
      </w:tr>
      <w:tr w14:paraId="3B0C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5D6BF256">
            <w:pPr>
              <w:pStyle w:val="125"/>
              <w:rPr>
                <w:rFonts w:ascii="Times New Roman" w:hAnsi="Times New Roman"/>
                <w:color w:val="000000"/>
                <w:sz w:val="18"/>
                <w:szCs w:val="18"/>
              </w:rPr>
            </w:pPr>
            <w:r>
              <w:rPr>
                <w:rFonts w:ascii="Times New Roman" w:hAnsi="Times New Roman"/>
                <w:color w:val="000000"/>
                <w:sz w:val="18"/>
                <w:szCs w:val="18"/>
              </w:rPr>
              <w:t>-30 dBm &lt;RSSI≤-20 dBm</w:t>
            </w:r>
          </w:p>
        </w:tc>
        <w:tc>
          <w:tcPr>
            <w:tcW w:w="1958" w:type="pct"/>
            <w:vAlign w:val="center"/>
          </w:tcPr>
          <w:p w14:paraId="24FCEE71">
            <w:pPr>
              <w:pStyle w:val="125"/>
              <w:rPr>
                <w:rFonts w:ascii="Times New Roman" w:hAnsi="Times New Roman"/>
                <w:color w:val="000000"/>
                <w:sz w:val="18"/>
                <w:szCs w:val="18"/>
              </w:rPr>
            </w:pPr>
            <w:r>
              <w:rPr>
                <w:rFonts w:ascii="Times New Roman" w:hAnsi="Times New Roman"/>
                <w:color w:val="000000"/>
                <w:sz w:val="18"/>
                <w:szCs w:val="18"/>
              </w:rPr>
              <w:t>1100</w:t>
            </w:r>
          </w:p>
        </w:tc>
      </w:tr>
      <w:tr w14:paraId="49E2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0709E2DB">
            <w:pPr>
              <w:pStyle w:val="125"/>
              <w:rPr>
                <w:rFonts w:ascii="Times New Roman" w:hAnsi="Times New Roman"/>
                <w:color w:val="000000"/>
                <w:sz w:val="18"/>
                <w:szCs w:val="18"/>
              </w:rPr>
            </w:pPr>
            <w:r>
              <w:rPr>
                <w:rFonts w:ascii="Times New Roman" w:hAnsi="Times New Roman"/>
                <w:color w:val="000000"/>
                <w:sz w:val="18"/>
                <w:szCs w:val="18"/>
              </w:rPr>
              <w:t>-20 dBm &lt;RSSI≤-10 dBm</w:t>
            </w:r>
          </w:p>
        </w:tc>
        <w:tc>
          <w:tcPr>
            <w:tcW w:w="1958" w:type="pct"/>
            <w:vAlign w:val="center"/>
          </w:tcPr>
          <w:p w14:paraId="61D7187F">
            <w:pPr>
              <w:pStyle w:val="125"/>
              <w:rPr>
                <w:rFonts w:ascii="Times New Roman" w:hAnsi="Times New Roman"/>
                <w:color w:val="000000"/>
                <w:sz w:val="18"/>
                <w:szCs w:val="18"/>
              </w:rPr>
            </w:pPr>
            <w:r>
              <w:rPr>
                <w:rFonts w:ascii="Times New Roman" w:hAnsi="Times New Roman"/>
                <w:color w:val="000000"/>
                <w:sz w:val="18"/>
                <w:szCs w:val="18"/>
              </w:rPr>
              <w:t>1101</w:t>
            </w:r>
          </w:p>
        </w:tc>
      </w:tr>
      <w:tr w14:paraId="0D71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36B86FD9">
            <w:pPr>
              <w:pStyle w:val="125"/>
              <w:rPr>
                <w:rFonts w:ascii="Times New Roman" w:hAnsi="Times New Roman"/>
                <w:color w:val="000000"/>
                <w:sz w:val="18"/>
                <w:szCs w:val="18"/>
              </w:rPr>
            </w:pPr>
            <w:r>
              <w:rPr>
                <w:rFonts w:ascii="Times New Roman" w:hAnsi="Times New Roman"/>
                <w:color w:val="000000"/>
                <w:sz w:val="18"/>
                <w:szCs w:val="18"/>
              </w:rPr>
              <w:t>-10 dBm &lt;RSSI≤0 dBm</w:t>
            </w:r>
          </w:p>
        </w:tc>
        <w:tc>
          <w:tcPr>
            <w:tcW w:w="1958" w:type="pct"/>
            <w:vAlign w:val="center"/>
          </w:tcPr>
          <w:p w14:paraId="413C54F7">
            <w:pPr>
              <w:pStyle w:val="125"/>
              <w:rPr>
                <w:rFonts w:ascii="Times New Roman" w:hAnsi="Times New Roman"/>
                <w:color w:val="000000"/>
                <w:sz w:val="18"/>
                <w:szCs w:val="18"/>
              </w:rPr>
            </w:pPr>
            <w:r>
              <w:rPr>
                <w:rFonts w:ascii="Times New Roman" w:hAnsi="Times New Roman"/>
                <w:color w:val="000000"/>
                <w:sz w:val="18"/>
                <w:szCs w:val="18"/>
              </w:rPr>
              <w:t>1110</w:t>
            </w:r>
          </w:p>
        </w:tc>
      </w:tr>
      <w:tr w14:paraId="511D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pct"/>
            <w:vAlign w:val="center"/>
          </w:tcPr>
          <w:p w14:paraId="51B30127">
            <w:pPr>
              <w:pStyle w:val="125"/>
              <w:rPr>
                <w:rFonts w:ascii="Times New Roman" w:hAnsi="Times New Roman"/>
                <w:color w:val="000000"/>
                <w:sz w:val="18"/>
                <w:szCs w:val="18"/>
              </w:rPr>
            </w:pPr>
            <w:r>
              <w:rPr>
                <w:rFonts w:ascii="Times New Roman" w:hAnsi="Times New Roman"/>
                <w:color w:val="000000"/>
                <w:sz w:val="18"/>
                <w:szCs w:val="18"/>
              </w:rPr>
              <w:t>RSSI≥0 dBm</w:t>
            </w:r>
          </w:p>
        </w:tc>
        <w:tc>
          <w:tcPr>
            <w:tcW w:w="1958" w:type="pct"/>
            <w:vAlign w:val="center"/>
          </w:tcPr>
          <w:p w14:paraId="75C7E4DD">
            <w:pPr>
              <w:pStyle w:val="125"/>
              <w:rPr>
                <w:rFonts w:ascii="Times New Roman" w:hAnsi="Times New Roman"/>
                <w:color w:val="000000"/>
                <w:sz w:val="18"/>
                <w:szCs w:val="18"/>
              </w:rPr>
            </w:pPr>
            <w:r>
              <w:rPr>
                <w:rFonts w:ascii="Times New Roman" w:hAnsi="Times New Roman"/>
                <w:color w:val="000000"/>
                <w:sz w:val="18"/>
                <w:szCs w:val="18"/>
              </w:rPr>
              <w:t>1111</w:t>
            </w:r>
          </w:p>
        </w:tc>
      </w:tr>
    </w:tbl>
    <w:p w14:paraId="59131A9B">
      <w:pPr>
        <w:pStyle w:val="10"/>
      </w:pPr>
      <w:bookmarkStart w:id="2703" w:name="_Ref21915"/>
    </w:p>
    <w:p w14:paraId="797A611F">
      <w:pPr>
        <w:pStyle w:val="10"/>
      </w:pPr>
      <w:r>
        <w:t xml:space="preserve">表 </w:t>
      </w:r>
      <w:r>
        <w:fldChar w:fldCharType="begin"/>
      </w:r>
      <w:r>
        <w:instrText xml:space="preserve"> SEQ 表 \* ARABIC </w:instrText>
      </w:r>
      <w:r>
        <w:fldChar w:fldCharType="separate"/>
      </w:r>
      <w:r>
        <w:t>150</w:t>
      </w:r>
      <w:r>
        <w:fldChar w:fldCharType="end"/>
      </w:r>
      <w:bookmarkEnd w:id="2703"/>
      <w:r>
        <w:rPr>
          <w:rFonts w:hint="eastAsia"/>
        </w:rPr>
        <w:t xml:space="preserve"> 6bit信号强度映射值</w:t>
      </w:r>
    </w:p>
    <w:tbl>
      <w:tblPr>
        <w:tblStyle w:val="31"/>
        <w:tblW w:w="451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6"/>
        <w:gridCol w:w="1276"/>
        <w:gridCol w:w="2977"/>
        <w:gridCol w:w="1435"/>
      </w:tblGrid>
      <w:tr w14:paraId="4EFC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16B655B7">
            <w:pPr>
              <w:pStyle w:val="125"/>
              <w:rPr>
                <w:rFonts w:ascii="Times New Roman" w:hAnsi="Times New Roman"/>
                <w:color w:val="000000"/>
                <w:sz w:val="18"/>
                <w:szCs w:val="18"/>
              </w:rPr>
            </w:pPr>
            <w:r>
              <w:rPr>
                <w:rFonts w:hint="eastAsia" w:ascii="Times New Roman" w:hAnsi="Times New Roman"/>
                <w:color w:val="000000"/>
                <w:sz w:val="18"/>
                <w:szCs w:val="18"/>
              </w:rPr>
              <w:t>R</w:t>
            </w:r>
            <w:r>
              <w:rPr>
                <w:rFonts w:ascii="Times New Roman" w:hAnsi="Times New Roman"/>
                <w:color w:val="000000"/>
                <w:sz w:val="18"/>
                <w:szCs w:val="18"/>
              </w:rPr>
              <w:t>SSI结果</w:t>
            </w:r>
          </w:p>
        </w:tc>
        <w:tc>
          <w:tcPr>
            <w:tcW w:w="739" w:type="pct"/>
            <w:vAlign w:val="center"/>
          </w:tcPr>
          <w:p w14:paraId="38790515">
            <w:pPr>
              <w:pStyle w:val="125"/>
              <w:rPr>
                <w:rFonts w:ascii="Times New Roman" w:hAnsi="Times New Roman"/>
                <w:color w:val="000000"/>
                <w:sz w:val="18"/>
                <w:szCs w:val="18"/>
              </w:rPr>
            </w:pPr>
            <w:r>
              <w:rPr>
                <w:rFonts w:hint="eastAsia" w:ascii="Times New Roman" w:hAnsi="Times New Roman"/>
                <w:color w:val="000000"/>
                <w:sz w:val="18"/>
                <w:szCs w:val="18"/>
              </w:rPr>
              <w:t>量化值</w:t>
            </w:r>
          </w:p>
        </w:tc>
        <w:tc>
          <w:tcPr>
            <w:tcW w:w="1724" w:type="pct"/>
            <w:vAlign w:val="center"/>
          </w:tcPr>
          <w:p w14:paraId="1E99D52F">
            <w:pPr>
              <w:pStyle w:val="125"/>
              <w:rPr>
                <w:rFonts w:ascii="Times New Roman" w:hAnsi="Times New Roman"/>
                <w:color w:val="000000"/>
                <w:sz w:val="18"/>
                <w:szCs w:val="18"/>
              </w:rPr>
            </w:pPr>
            <w:r>
              <w:rPr>
                <w:rFonts w:hint="eastAsia" w:ascii="Times New Roman" w:hAnsi="Times New Roman"/>
                <w:color w:val="000000"/>
                <w:sz w:val="18"/>
                <w:szCs w:val="18"/>
              </w:rPr>
              <w:t>R</w:t>
            </w:r>
            <w:r>
              <w:rPr>
                <w:rFonts w:ascii="Times New Roman" w:hAnsi="Times New Roman"/>
                <w:color w:val="000000"/>
                <w:sz w:val="18"/>
                <w:szCs w:val="18"/>
              </w:rPr>
              <w:t>SSI结果</w:t>
            </w:r>
          </w:p>
        </w:tc>
        <w:tc>
          <w:tcPr>
            <w:tcW w:w="831" w:type="pct"/>
            <w:vAlign w:val="center"/>
          </w:tcPr>
          <w:p w14:paraId="4BE58AE9">
            <w:pPr>
              <w:pStyle w:val="125"/>
              <w:rPr>
                <w:rFonts w:ascii="Times New Roman" w:hAnsi="Times New Roman"/>
                <w:color w:val="000000"/>
                <w:sz w:val="18"/>
                <w:szCs w:val="18"/>
              </w:rPr>
            </w:pPr>
            <w:r>
              <w:rPr>
                <w:rFonts w:hint="eastAsia" w:ascii="Times New Roman" w:hAnsi="Times New Roman"/>
                <w:color w:val="000000"/>
                <w:sz w:val="18"/>
                <w:szCs w:val="18"/>
              </w:rPr>
              <w:t>量化值</w:t>
            </w:r>
          </w:p>
        </w:tc>
      </w:tr>
      <w:tr w14:paraId="1244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36A0CB92">
            <w:pPr>
              <w:pStyle w:val="125"/>
              <w:rPr>
                <w:rFonts w:ascii="Times New Roman" w:hAnsi="Times New Roman"/>
                <w:color w:val="000000"/>
                <w:sz w:val="18"/>
                <w:szCs w:val="18"/>
              </w:rPr>
            </w:pPr>
            <w:r>
              <w:rPr>
                <w:rFonts w:hint="eastAsia" w:ascii="Times New Roman" w:hAnsi="Times New Roman"/>
                <w:color w:val="000000"/>
                <w:sz w:val="18"/>
                <w:szCs w:val="18"/>
              </w:rPr>
              <w:t>R</w:t>
            </w:r>
            <w:r>
              <w:rPr>
                <w:rFonts w:ascii="Times New Roman" w:hAnsi="Times New Roman"/>
                <w:color w:val="000000"/>
                <w:sz w:val="18"/>
                <w:szCs w:val="18"/>
              </w:rPr>
              <w:t>SSI&lt;-110 dBm</w:t>
            </w:r>
          </w:p>
        </w:tc>
        <w:tc>
          <w:tcPr>
            <w:tcW w:w="739" w:type="pct"/>
            <w:vAlign w:val="center"/>
          </w:tcPr>
          <w:p w14:paraId="36001091">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00000</w:t>
            </w:r>
          </w:p>
        </w:tc>
        <w:tc>
          <w:tcPr>
            <w:tcW w:w="1724" w:type="pct"/>
            <w:vAlign w:val="center"/>
          </w:tcPr>
          <w:p w14:paraId="229ADA0E">
            <w:pPr>
              <w:pStyle w:val="125"/>
              <w:rPr>
                <w:rFonts w:ascii="Times New Roman" w:hAnsi="Times New Roman"/>
                <w:color w:val="000000"/>
                <w:sz w:val="18"/>
                <w:szCs w:val="18"/>
              </w:rPr>
            </w:pPr>
            <w:r>
              <w:rPr>
                <w:rFonts w:ascii="Times New Roman" w:hAnsi="Times New Roman"/>
                <w:color w:val="000000"/>
                <w:sz w:val="18"/>
                <w:szCs w:val="18"/>
              </w:rPr>
              <w:t>-48 dBm</w:t>
            </w:r>
            <w:r>
              <w:rPr>
                <w:rFonts w:hint="eastAsia" w:ascii="Times New Roman" w:hAnsi="Times New Roman"/>
                <w:color w:val="000000"/>
                <w:sz w:val="18"/>
                <w:szCs w:val="18"/>
              </w:rPr>
              <w:t xml:space="preserve"> &lt;R</w:t>
            </w:r>
            <w:r>
              <w:rPr>
                <w:rFonts w:ascii="Times New Roman" w:hAnsi="Times New Roman"/>
                <w:color w:val="000000"/>
                <w:sz w:val="18"/>
                <w:szCs w:val="18"/>
              </w:rPr>
              <w:t>SSI≤</w:t>
            </w:r>
            <w:r>
              <w:rPr>
                <w:rFonts w:hint="eastAsia" w:ascii="Times New Roman" w:hAnsi="Times New Roman"/>
                <w:color w:val="000000"/>
                <w:sz w:val="18"/>
                <w:szCs w:val="18"/>
              </w:rPr>
              <w:t>-</w:t>
            </w:r>
            <w:r>
              <w:rPr>
                <w:rFonts w:ascii="Times New Roman" w:hAnsi="Times New Roman"/>
                <w:color w:val="000000"/>
                <w:sz w:val="18"/>
                <w:szCs w:val="18"/>
              </w:rPr>
              <w:t>46 dBm</w:t>
            </w:r>
          </w:p>
        </w:tc>
        <w:tc>
          <w:tcPr>
            <w:tcW w:w="831" w:type="pct"/>
            <w:vAlign w:val="center"/>
          </w:tcPr>
          <w:p w14:paraId="4F153C4B">
            <w:pPr>
              <w:pStyle w:val="125"/>
              <w:rPr>
                <w:rFonts w:ascii="Times New Roman" w:hAnsi="Times New Roman"/>
                <w:color w:val="000000"/>
                <w:sz w:val="18"/>
                <w:szCs w:val="18"/>
              </w:rPr>
            </w:pPr>
            <w:r>
              <w:rPr>
                <w:rFonts w:ascii="Times New Roman" w:hAnsi="Times New Roman"/>
                <w:color w:val="000000"/>
                <w:sz w:val="18"/>
                <w:szCs w:val="18"/>
              </w:rPr>
              <w:t>100000</w:t>
            </w:r>
          </w:p>
        </w:tc>
      </w:tr>
      <w:tr w14:paraId="2B723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35A6F9D8">
            <w:pPr>
              <w:pStyle w:val="125"/>
              <w:rPr>
                <w:rFonts w:ascii="Times New Roman" w:hAnsi="Times New Roman"/>
                <w:color w:val="000000"/>
                <w:sz w:val="18"/>
                <w:szCs w:val="18"/>
              </w:rPr>
            </w:pPr>
            <w:r>
              <w:rPr>
                <w:rFonts w:ascii="Times New Roman" w:hAnsi="Times New Roman"/>
                <w:color w:val="000000"/>
                <w:sz w:val="18"/>
                <w:szCs w:val="18"/>
              </w:rPr>
              <w:t>-110 dBm≤</w:t>
            </w:r>
            <w:r>
              <w:rPr>
                <w:rFonts w:hint="eastAsia" w:ascii="Times New Roman" w:hAnsi="Times New Roman"/>
                <w:color w:val="000000"/>
                <w:sz w:val="18"/>
                <w:szCs w:val="18"/>
              </w:rPr>
              <w:t>R</w:t>
            </w:r>
            <w:r>
              <w:rPr>
                <w:rFonts w:ascii="Times New Roman" w:hAnsi="Times New Roman"/>
                <w:color w:val="000000"/>
                <w:sz w:val="18"/>
                <w:szCs w:val="18"/>
              </w:rPr>
              <w:t>SSI≤-108 dBm</w:t>
            </w:r>
          </w:p>
        </w:tc>
        <w:tc>
          <w:tcPr>
            <w:tcW w:w="739" w:type="pct"/>
            <w:vAlign w:val="center"/>
          </w:tcPr>
          <w:p w14:paraId="34FDA1D0">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00001</w:t>
            </w:r>
          </w:p>
        </w:tc>
        <w:tc>
          <w:tcPr>
            <w:tcW w:w="1724" w:type="pct"/>
            <w:vAlign w:val="center"/>
          </w:tcPr>
          <w:p w14:paraId="52F77518">
            <w:pPr>
              <w:pStyle w:val="125"/>
              <w:rPr>
                <w:rFonts w:ascii="Times New Roman" w:hAnsi="Times New Roman"/>
                <w:color w:val="000000"/>
                <w:sz w:val="18"/>
                <w:szCs w:val="18"/>
              </w:rPr>
            </w:pPr>
            <w:r>
              <w:rPr>
                <w:rFonts w:ascii="Times New Roman" w:hAnsi="Times New Roman"/>
                <w:color w:val="000000"/>
                <w:sz w:val="18"/>
                <w:szCs w:val="18"/>
              </w:rPr>
              <w:t>-46 dBm≤</w:t>
            </w:r>
            <w:r>
              <w:rPr>
                <w:rFonts w:hint="eastAsia" w:ascii="Times New Roman" w:hAnsi="Times New Roman"/>
                <w:color w:val="000000"/>
                <w:sz w:val="18"/>
                <w:szCs w:val="18"/>
              </w:rPr>
              <w:t>R</w:t>
            </w:r>
            <w:r>
              <w:rPr>
                <w:rFonts w:ascii="Times New Roman" w:hAnsi="Times New Roman"/>
                <w:color w:val="000000"/>
                <w:sz w:val="18"/>
                <w:szCs w:val="18"/>
              </w:rPr>
              <w:t>SSI≤-44 dBm</w:t>
            </w:r>
          </w:p>
        </w:tc>
        <w:tc>
          <w:tcPr>
            <w:tcW w:w="831" w:type="pct"/>
            <w:vAlign w:val="center"/>
          </w:tcPr>
          <w:p w14:paraId="3F2878E1">
            <w:pPr>
              <w:pStyle w:val="125"/>
              <w:rPr>
                <w:rFonts w:ascii="Times New Roman" w:hAnsi="Times New Roman"/>
                <w:color w:val="000000"/>
                <w:sz w:val="18"/>
                <w:szCs w:val="18"/>
              </w:rPr>
            </w:pPr>
            <w:r>
              <w:rPr>
                <w:rFonts w:ascii="Times New Roman" w:hAnsi="Times New Roman"/>
                <w:color w:val="000000"/>
                <w:sz w:val="18"/>
                <w:szCs w:val="18"/>
              </w:rPr>
              <w:t>100001</w:t>
            </w:r>
          </w:p>
        </w:tc>
      </w:tr>
      <w:tr w14:paraId="18D5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7CE0C5E4">
            <w:pPr>
              <w:pStyle w:val="125"/>
              <w:rPr>
                <w:rFonts w:ascii="Times New Roman" w:hAnsi="Times New Roman"/>
                <w:color w:val="000000"/>
                <w:sz w:val="18"/>
                <w:szCs w:val="18"/>
              </w:rPr>
            </w:pPr>
            <w:r>
              <w:rPr>
                <w:rFonts w:ascii="Times New Roman" w:hAnsi="Times New Roman"/>
                <w:color w:val="000000"/>
                <w:sz w:val="18"/>
                <w:szCs w:val="18"/>
              </w:rPr>
              <w:t>-108 dBm</w:t>
            </w:r>
            <w:r>
              <w:rPr>
                <w:rFonts w:hint="eastAsia" w:ascii="Times New Roman" w:hAnsi="Times New Roman"/>
                <w:color w:val="000000"/>
                <w:sz w:val="18"/>
                <w:szCs w:val="18"/>
              </w:rPr>
              <w:t>&lt;R</w:t>
            </w:r>
            <w:r>
              <w:rPr>
                <w:rFonts w:ascii="Times New Roman" w:hAnsi="Times New Roman"/>
                <w:color w:val="000000"/>
                <w:sz w:val="18"/>
                <w:szCs w:val="18"/>
              </w:rPr>
              <w:t>SSI≤-106 dBm</w:t>
            </w:r>
          </w:p>
        </w:tc>
        <w:tc>
          <w:tcPr>
            <w:tcW w:w="739" w:type="pct"/>
            <w:vAlign w:val="center"/>
          </w:tcPr>
          <w:p w14:paraId="1C977ABD">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0</w:t>
            </w:r>
            <w:r>
              <w:rPr>
                <w:rFonts w:ascii="Times New Roman" w:hAnsi="Times New Roman"/>
                <w:color w:val="000000"/>
                <w:sz w:val="18"/>
                <w:szCs w:val="18"/>
              </w:rPr>
              <w:t>010</w:t>
            </w:r>
          </w:p>
        </w:tc>
        <w:tc>
          <w:tcPr>
            <w:tcW w:w="1724" w:type="pct"/>
            <w:vAlign w:val="center"/>
          </w:tcPr>
          <w:p w14:paraId="61D7C520">
            <w:pPr>
              <w:pStyle w:val="125"/>
              <w:rPr>
                <w:rFonts w:ascii="Times New Roman" w:hAnsi="Times New Roman"/>
                <w:color w:val="000000"/>
                <w:sz w:val="18"/>
                <w:szCs w:val="18"/>
              </w:rPr>
            </w:pPr>
            <w:r>
              <w:rPr>
                <w:rFonts w:ascii="Times New Roman" w:hAnsi="Times New Roman"/>
                <w:color w:val="000000"/>
                <w:sz w:val="18"/>
                <w:szCs w:val="18"/>
              </w:rPr>
              <w:t>-44 dBm</w:t>
            </w:r>
            <w:r>
              <w:rPr>
                <w:rFonts w:hint="eastAsia" w:ascii="Times New Roman" w:hAnsi="Times New Roman"/>
                <w:color w:val="000000"/>
                <w:sz w:val="18"/>
                <w:szCs w:val="18"/>
              </w:rPr>
              <w:t>&lt;R</w:t>
            </w:r>
            <w:r>
              <w:rPr>
                <w:rFonts w:ascii="Times New Roman" w:hAnsi="Times New Roman"/>
                <w:color w:val="000000"/>
                <w:sz w:val="18"/>
                <w:szCs w:val="18"/>
              </w:rPr>
              <w:t>SSI≤-42 dBm</w:t>
            </w:r>
          </w:p>
        </w:tc>
        <w:tc>
          <w:tcPr>
            <w:tcW w:w="831" w:type="pct"/>
            <w:vAlign w:val="center"/>
          </w:tcPr>
          <w:p w14:paraId="4024FA3E">
            <w:pPr>
              <w:pStyle w:val="125"/>
              <w:rPr>
                <w:rFonts w:ascii="Times New Roman" w:hAnsi="Times New Roman"/>
                <w:color w:val="000000"/>
                <w:sz w:val="18"/>
                <w:szCs w:val="18"/>
              </w:rPr>
            </w:pPr>
            <w:r>
              <w:rPr>
                <w:rFonts w:ascii="Times New Roman" w:hAnsi="Times New Roman"/>
                <w:color w:val="000000"/>
                <w:sz w:val="18"/>
                <w:szCs w:val="18"/>
              </w:rPr>
              <w:t>100010</w:t>
            </w:r>
          </w:p>
        </w:tc>
      </w:tr>
      <w:tr w14:paraId="5529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10029A2E">
            <w:pPr>
              <w:pStyle w:val="125"/>
              <w:rPr>
                <w:rFonts w:ascii="Times New Roman" w:hAnsi="Times New Roman"/>
                <w:color w:val="000000"/>
                <w:sz w:val="18"/>
                <w:szCs w:val="18"/>
              </w:rPr>
            </w:pPr>
            <w:r>
              <w:rPr>
                <w:rFonts w:ascii="Times New Roman" w:hAnsi="Times New Roman"/>
                <w:color w:val="000000"/>
                <w:sz w:val="18"/>
                <w:szCs w:val="18"/>
              </w:rPr>
              <w:t>-106 dBm</w:t>
            </w:r>
            <w:r>
              <w:rPr>
                <w:rFonts w:hint="eastAsia" w:ascii="Times New Roman" w:hAnsi="Times New Roman"/>
                <w:color w:val="000000"/>
                <w:sz w:val="18"/>
                <w:szCs w:val="18"/>
              </w:rPr>
              <w:t>&lt;R</w:t>
            </w:r>
            <w:r>
              <w:rPr>
                <w:rFonts w:ascii="Times New Roman" w:hAnsi="Times New Roman"/>
                <w:color w:val="000000"/>
                <w:sz w:val="18"/>
                <w:szCs w:val="18"/>
              </w:rPr>
              <w:t>SSI≤-104 dBm</w:t>
            </w:r>
          </w:p>
        </w:tc>
        <w:tc>
          <w:tcPr>
            <w:tcW w:w="739" w:type="pct"/>
            <w:vAlign w:val="center"/>
          </w:tcPr>
          <w:p w14:paraId="241B77AA">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0</w:t>
            </w:r>
            <w:r>
              <w:rPr>
                <w:rFonts w:ascii="Times New Roman" w:hAnsi="Times New Roman"/>
                <w:color w:val="000000"/>
                <w:sz w:val="18"/>
                <w:szCs w:val="18"/>
              </w:rPr>
              <w:t>011</w:t>
            </w:r>
          </w:p>
        </w:tc>
        <w:tc>
          <w:tcPr>
            <w:tcW w:w="1724" w:type="pct"/>
            <w:vAlign w:val="center"/>
          </w:tcPr>
          <w:p w14:paraId="44330403">
            <w:pPr>
              <w:pStyle w:val="125"/>
              <w:rPr>
                <w:rFonts w:ascii="Times New Roman" w:hAnsi="Times New Roman"/>
                <w:color w:val="000000"/>
                <w:sz w:val="18"/>
                <w:szCs w:val="18"/>
              </w:rPr>
            </w:pPr>
            <w:r>
              <w:rPr>
                <w:rFonts w:ascii="Times New Roman" w:hAnsi="Times New Roman"/>
                <w:color w:val="000000"/>
                <w:sz w:val="18"/>
                <w:szCs w:val="18"/>
              </w:rPr>
              <w:t>-42 dBm</w:t>
            </w:r>
            <w:r>
              <w:rPr>
                <w:rFonts w:hint="eastAsia" w:ascii="Times New Roman" w:hAnsi="Times New Roman"/>
                <w:color w:val="000000"/>
                <w:sz w:val="18"/>
                <w:szCs w:val="18"/>
              </w:rPr>
              <w:t>&lt;R</w:t>
            </w:r>
            <w:r>
              <w:rPr>
                <w:rFonts w:ascii="Times New Roman" w:hAnsi="Times New Roman"/>
                <w:color w:val="000000"/>
                <w:sz w:val="18"/>
                <w:szCs w:val="18"/>
              </w:rPr>
              <w:t>SSI≤-40 dBm</w:t>
            </w:r>
          </w:p>
        </w:tc>
        <w:tc>
          <w:tcPr>
            <w:tcW w:w="831" w:type="pct"/>
            <w:vAlign w:val="center"/>
          </w:tcPr>
          <w:p w14:paraId="27FE128D">
            <w:pPr>
              <w:pStyle w:val="125"/>
              <w:rPr>
                <w:rFonts w:ascii="Times New Roman" w:hAnsi="Times New Roman"/>
                <w:color w:val="000000"/>
                <w:sz w:val="18"/>
                <w:szCs w:val="18"/>
              </w:rPr>
            </w:pPr>
            <w:r>
              <w:rPr>
                <w:rFonts w:ascii="Times New Roman" w:hAnsi="Times New Roman"/>
                <w:color w:val="000000"/>
                <w:sz w:val="18"/>
                <w:szCs w:val="18"/>
              </w:rPr>
              <w:t>100011</w:t>
            </w:r>
          </w:p>
        </w:tc>
      </w:tr>
      <w:tr w14:paraId="02EF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18409DFC">
            <w:pPr>
              <w:pStyle w:val="125"/>
              <w:rPr>
                <w:rFonts w:ascii="Times New Roman" w:hAnsi="Times New Roman"/>
                <w:color w:val="000000"/>
                <w:sz w:val="18"/>
                <w:szCs w:val="18"/>
              </w:rPr>
            </w:pPr>
            <w:r>
              <w:rPr>
                <w:rFonts w:ascii="Times New Roman" w:hAnsi="Times New Roman"/>
                <w:color w:val="000000"/>
                <w:sz w:val="18"/>
                <w:szCs w:val="18"/>
              </w:rPr>
              <w:t>-104 dBm</w:t>
            </w:r>
            <w:r>
              <w:rPr>
                <w:rFonts w:hint="eastAsia" w:ascii="Times New Roman" w:hAnsi="Times New Roman"/>
                <w:color w:val="000000"/>
                <w:sz w:val="18"/>
                <w:szCs w:val="18"/>
              </w:rPr>
              <w:t xml:space="preserve"> &lt;R</w:t>
            </w:r>
            <w:r>
              <w:rPr>
                <w:rFonts w:ascii="Times New Roman" w:hAnsi="Times New Roman"/>
                <w:color w:val="000000"/>
                <w:sz w:val="18"/>
                <w:szCs w:val="18"/>
              </w:rPr>
              <w:t>SSI≤-102 dBm</w:t>
            </w:r>
          </w:p>
        </w:tc>
        <w:tc>
          <w:tcPr>
            <w:tcW w:w="739" w:type="pct"/>
            <w:vAlign w:val="center"/>
          </w:tcPr>
          <w:p w14:paraId="45DA5360">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0</w:t>
            </w:r>
            <w:r>
              <w:rPr>
                <w:rFonts w:ascii="Times New Roman" w:hAnsi="Times New Roman"/>
                <w:color w:val="000000"/>
                <w:sz w:val="18"/>
                <w:szCs w:val="18"/>
              </w:rPr>
              <w:t>100</w:t>
            </w:r>
          </w:p>
        </w:tc>
        <w:tc>
          <w:tcPr>
            <w:tcW w:w="1724" w:type="pct"/>
            <w:vAlign w:val="center"/>
          </w:tcPr>
          <w:p w14:paraId="60FF84A4">
            <w:pPr>
              <w:pStyle w:val="125"/>
              <w:rPr>
                <w:rFonts w:ascii="Times New Roman" w:hAnsi="Times New Roman"/>
                <w:color w:val="000000"/>
                <w:sz w:val="18"/>
                <w:szCs w:val="18"/>
              </w:rPr>
            </w:pPr>
            <w:r>
              <w:rPr>
                <w:rFonts w:ascii="Times New Roman" w:hAnsi="Times New Roman"/>
                <w:color w:val="000000"/>
                <w:sz w:val="18"/>
                <w:szCs w:val="18"/>
              </w:rPr>
              <w:t>-40 dBm</w:t>
            </w:r>
            <w:r>
              <w:rPr>
                <w:rFonts w:hint="eastAsia" w:ascii="Times New Roman" w:hAnsi="Times New Roman"/>
                <w:color w:val="000000"/>
                <w:sz w:val="18"/>
                <w:szCs w:val="18"/>
              </w:rPr>
              <w:t xml:space="preserve"> &lt;R</w:t>
            </w:r>
            <w:r>
              <w:rPr>
                <w:rFonts w:ascii="Times New Roman" w:hAnsi="Times New Roman"/>
                <w:color w:val="000000"/>
                <w:sz w:val="18"/>
                <w:szCs w:val="18"/>
              </w:rPr>
              <w:t>SSI≤-38 dBm</w:t>
            </w:r>
          </w:p>
        </w:tc>
        <w:tc>
          <w:tcPr>
            <w:tcW w:w="831" w:type="pct"/>
            <w:vAlign w:val="center"/>
          </w:tcPr>
          <w:p w14:paraId="2BAF912A">
            <w:pPr>
              <w:pStyle w:val="125"/>
              <w:rPr>
                <w:rFonts w:ascii="Times New Roman" w:hAnsi="Times New Roman"/>
                <w:color w:val="000000"/>
                <w:sz w:val="18"/>
                <w:szCs w:val="18"/>
              </w:rPr>
            </w:pPr>
            <w:r>
              <w:rPr>
                <w:rFonts w:ascii="Times New Roman" w:hAnsi="Times New Roman"/>
                <w:color w:val="000000"/>
                <w:sz w:val="18"/>
                <w:szCs w:val="18"/>
              </w:rPr>
              <w:t>100100</w:t>
            </w:r>
          </w:p>
        </w:tc>
      </w:tr>
      <w:tr w14:paraId="4BF1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6EECF108">
            <w:pPr>
              <w:pStyle w:val="125"/>
              <w:rPr>
                <w:rFonts w:ascii="Times New Roman" w:hAnsi="Times New Roman"/>
                <w:color w:val="000000"/>
                <w:sz w:val="18"/>
                <w:szCs w:val="18"/>
              </w:rPr>
            </w:pPr>
            <w:r>
              <w:rPr>
                <w:rFonts w:ascii="Times New Roman" w:hAnsi="Times New Roman"/>
                <w:color w:val="000000"/>
                <w:sz w:val="18"/>
                <w:szCs w:val="18"/>
              </w:rPr>
              <w:t>-102 dBm</w:t>
            </w:r>
            <w:r>
              <w:rPr>
                <w:rFonts w:hint="eastAsia" w:ascii="Times New Roman" w:hAnsi="Times New Roman"/>
                <w:color w:val="000000"/>
                <w:sz w:val="18"/>
                <w:szCs w:val="18"/>
              </w:rPr>
              <w:t xml:space="preserve"> &lt;R</w:t>
            </w:r>
            <w:r>
              <w:rPr>
                <w:rFonts w:ascii="Times New Roman" w:hAnsi="Times New Roman"/>
                <w:color w:val="000000"/>
                <w:sz w:val="18"/>
                <w:szCs w:val="18"/>
              </w:rPr>
              <w:t>SSI≤-100 dBm</w:t>
            </w:r>
          </w:p>
        </w:tc>
        <w:tc>
          <w:tcPr>
            <w:tcW w:w="739" w:type="pct"/>
            <w:vAlign w:val="center"/>
          </w:tcPr>
          <w:p w14:paraId="2E3AB786">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0</w:t>
            </w:r>
            <w:r>
              <w:rPr>
                <w:rFonts w:ascii="Times New Roman" w:hAnsi="Times New Roman"/>
                <w:color w:val="000000"/>
                <w:sz w:val="18"/>
                <w:szCs w:val="18"/>
              </w:rPr>
              <w:t>101</w:t>
            </w:r>
          </w:p>
        </w:tc>
        <w:tc>
          <w:tcPr>
            <w:tcW w:w="1724" w:type="pct"/>
            <w:vAlign w:val="center"/>
          </w:tcPr>
          <w:p w14:paraId="59FE680B">
            <w:pPr>
              <w:pStyle w:val="125"/>
              <w:rPr>
                <w:rFonts w:ascii="Times New Roman" w:hAnsi="Times New Roman"/>
                <w:color w:val="000000"/>
                <w:sz w:val="18"/>
                <w:szCs w:val="18"/>
              </w:rPr>
            </w:pPr>
            <w:r>
              <w:rPr>
                <w:rFonts w:ascii="Times New Roman" w:hAnsi="Times New Roman"/>
                <w:color w:val="000000"/>
                <w:sz w:val="18"/>
                <w:szCs w:val="18"/>
              </w:rPr>
              <w:t>-38 dBm</w:t>
            </w:r>
            <w:r>
              <w:rPr>
                <w:rFonts w:hint="eastAsia" w:ascii="Times New Roman" w:hAnsi="Times New Roman"/>
                <w:color w:val="000000"/>
                <w:sz w:val="18"/>
                <w:szCs w:val="18"/>
              </w:rPr>
              <w:t xml:space="preserve"> &lt;R</w:t>
            </w:r>
            <w:r>
              <w:rPr>
                <w:rFonts w:ascii="Times New Roman" w:hAnsi="Times New Roman"/>
                <w:color w:val="000000"/>
                <w:sz w:val="18"/>
                <w:szCs w:val="18"/>
              </w:rPr>
              <w:t>SSI≤-36 dBm</w:t>
            </w:r>
          </w:p>
        </w:tc>
        <w:tc>
          <w:tcPr>
            <w:tcW w:w="831" w:type="pct"/>
            <w:vAlign w:val="center"/>
          </w:tcPr>
          <w:p w14:paraId="29EC0936">
            <w:pPr>
              <w:pStyle w:val="125"/>
              <w:rPr>
                <w:rFonts w:ascii="Times New Roman" w:hAnsi="Times New Roman"/>
                <w:color w:val="000000"/>
                <w:sz w:val="18"/>
                <w:szCs w:val="18"/>
              </w:rPr>
            </w:pPr>
            <w:r>
              <w:rPr>
                <w:rFonts w:ascii="Times New Roman" w:hAnsi="Times New Roman"/>
                <w:color w:val="000000"/>
                <w:sz w:val="18"/>
                <w:szCs w:val="18"/>
              </w:rPr>
              <w:t>100101</w:t>
            </w:r>
          </w:p>
        </w:tc>
      </w:tr>
      <w:tr w14:paraId="1CF1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20A5D005">
            <w:pPr>
              <w:pStyle w:val="125"/>
              <w:rPr>
                <w:rFonts w:ascii="Times New Roman" w:hAnsi="Times New Roman"/>
                <w:color w:val="000000"/>
                <w:sz w:val="18"/>
                <w:szCs w:val="18"/>
              </w:rPr>
            </w:pPr>
            <w:r>
              <w:rPr>
                <w:rFonts w:ascii="Times New Roman" w:hAnsi="Times New Roman"/>
                <w:color w:val="000000"/>
                <w:sz w:val="18"/>
                <w:szCs w:val="18"/>
              </w:rPr>
              <w:t>-100 dBm</w:t>
            </w:r>
            <w:r>
              <w:rPr>
                <w:rFonts w:hint="eastAsia" w:ascii="Times New Roman" w:hAnsi="Times New Roman"/>
                <w:color w:val="000000"/>
                <w:sz w:val="18"/>
                <w:szCs w:val="18"/>
              </w:rPr>
              <w:t xml:space="preserve"> &lt;R</w:t>
            </w:r>
            <w:r>
              <w:rPr>
                <w:rFonts w:ascii="Times New Roman" w:hAnsi="Times New Roman"/>
                <w:color w:val="000000"/>
                <w:sz w:val="18"/>
                <w:szCs w:val="18"/>
              </w:rPr>
              <w:t>SSI≤-98 dBm</w:t>
            </w:r>
          </w:p>
        </w:tc>
        <w:tc>
          <w:tcPr>
            <w:tcW w:w="739" w:type="pct"/>
            <w:vAlign w:val="center"/>
          </w:tcPr>
          <w:p w14:paraId="681399EC">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0</w:t>
            </w:r>
            <w:r>
              <w:rPr>
                <w:rFonts w:ascii="Times New Roman" w:hAnsi="Times New Roman"/>
                <w:color w:val="000000"/>
                <w:sz w:val="18"/>
                <w:szCs w:val="18"/>
              </w:rPr>
              <w:t>110</w:t>
            </w:r>
          </w:p>
        </w:tc>
        <w:tc>
          <w:tcPr>
            <w:tcW w:w="1724" w:type="pct"/>
            <w:vAlign w:val="center"/>
          </w:tcPr>
          <w:p w14:paraId="59C71B79">
            <w:pPr>
              <w:pStyle w:val="125"/>
              <w:rPr>
                <w:rFonts w:ascii="Times New Roman" w:hAnsi="Times New Roman"/>
                <w:color w:val="000000"/>
                <w:sz w:val="18"/>
                <w:szCs w:val="18"/>
              </w:rPr>
            </w:pPr>
            <w:r>
              <w:rPr>
                <w:rFonts w:ascii="Times New Roman" w:hAnsi="Times New Roman"/>
                <w:color w:val="000000"/>
                <w:sz w:val="18"/>
                <w:szCs w:val="18"/>
              </w:rPr>
              <w:t>-36 dBm</w:t>
            </w:r>
            <w:r>
              <w:rPr>
                <w:rFonts w:hint="eastAsia" w:ascii="Times New Roman" w:hAnsi="Times New Roman"/>
                <w:color w:val="000000"/>
                <w:sz w:val="18"/>
                <w:szCs w:val="18"/>
              </w:rPr>
              <w:t xml:space="preserve"> &lt;R</w:t>
            </w:r>
            <w:r>
              <w:rPr>
                <w:rFonts w:ascii="Times New Roman" w:hAnsi="Times New Roman"/>
                <w:color w:val="000000"/>
                <w:sz w:val="18"/>
                <w:szCs w:val="18"/>
              </w:rPr>
              <w:t>SSI≤-34 dBm</w:t>
            </w:r>
          </w:p>
        </w:tc>
        <w:tc>
          <w:tcPr>
            <w:tcW w:w="831" w:type="pct"/>
            <w:vAlign w:val="center"/>
          </w:tcPr>
          <w:p w14:paraId="051A01E6">
            <w:pPr>
              <w:pStyle w:val="125"/>
              <w:rPr>
                <w:rFonts w:ascii="Times New Roman" w:hAnsi="Times New Roman"/>
                <w:color w:val="000000"/>
                <w:sz w:val="18"/>
                <w:szCs w:val="18"/>
              </w:rPr>
            </w:pPr>
            <w:r>
              <w:rPr>
                <w:rFonts w:ascii="Times New Roman" w:hAnsi="Times New Roman"/>
                <w:color w:val="000000"/>
                <w:sz w:val="18"/>
                <w:szCs w:val="18"/>
              </w:rPr>
              <w:t>100110</w:t>
            </w:r>
          </w:p>
        </w:tc>
      </w:tr>
      <w:tr w14:paraId="12727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7780830F">
            <w:pPr>
              <w:pStyle w:val="125"/>
              <w:rPr>
                <w:rFonts w:ascii="Times New Roman" w:hAnsi="Times New Roman"/>
                <w:color w:val="000000"/>
                <w:sz w:val="18"/>
                <w:szCs w:val="18"/>
              </w:rPr>
            </w:pPr>
            <w:r>
              <w:rPr>
                <w:rFonts w:ascii="Times New Roman" w:hAnsi="Times New Roman"/>
                <w:color w:val="000000"/>
                <w:sz w:val="18"/>
                <w:szCs w:val="18"/>
              </w:rPr>
              <w:t>-98 dBm</w:t>
            </w:r>
            <w:r>
              <w:rPr>
                <w:rFonts w:hint="eastAsia" w:ascii="Times New Roman" w:hAnsi="Times New Roman"/>
                <w:color w:val="000000"/>
                <w:sz w:val="18"/>
                <w:szCs w:val="18"/>
              </w:rPr>
              <w:t xml:space="preserve"> &lt;R</w:t>
            </w:r>
            <w:r>
              <w:rPr>
                <w:rFonts w:ascii="Times New Roman" w:hAnsi="Times New Roman"/>
                <w:color w:val="000000"/>
                <w:sz w:val="18"/>
                <w:szCs w:val="18"/>
              </w:rPr>
              <w:t>SSI≤-96 dBm</w:t>
            </w:r>
          </w:p>
        </w:tc>
        <w:tc>
          <w:tcPr>
            <w:tcW w:w="739" w:type="pct"/>
            <w:vAlign w:val="center"/>
          </w:tcPr>
          <w:p w14:paraId="1DA30491">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0</w:t>
            </w:r>
            <w:r>
              <w:rPr>
                <w:rFonts w:ascii="Times New Roman" w:hAnsi="Times New Roman"/>
                <w:color w:val="000000"/>
                <w:sz w:val="18"/>
                <w:szCs w:val="18"/>
              </w:rPr>
              <w:t>111</w:t>
            </w:r>
          </w:p>
        </w:tc>
        <w:tc>
          <w:tcPr>
            <w:tcW w:w="1724" w:type="pct"/>
            <w:vAlign w:val="center"/>
          </w:tcPr>
          <w:p w14:paraId="7D495DB0">
            <w:pPr>
              <w:pStyle w:val="125"/>
              <w:rPr>
                <w:rFonts w:ascii="Times New Roman" w:hAnsi="Times New Roman"/>
                <w:color w:val="000000"/>
                <w:sz w:val="18"/>
                <w:szCs w:val="18"/>
              </w:rPr>
            </w:pPr>
            <w:r>
              <w:rPr>
                <w:rFonts w:ascii="Times New Roman" w:hAnsi="Times New Roman"/>
                <w:color w:val="000000"/>
                <w:sz w:val="18"/>
                <w:szCs w:val="18"/>
              </w:rPr>
              <w:t>-34 dBm</w:t>
            </w:r>
            <w:r>
              <w:rPr>
                <w:rFonts w:hint="eastAsia" w:ascii="Times New Roman" w:hAnsi="Times New Roman"/>
                <w:color w:val="000000"/>
                <w:sz w:val="18"/>
                <w:szCs w:val="18"/>
              </w:rPr>
              <w:t xml:space="preserve"> &lt;R</w:t>
            </w:r>
            <w:r>
              <w:rPr>
                <w:rFonts w:ascii="Times New Roman" w:hAnsi="Times New Roman"/>
                <w:color w:val="000000"/>
                <w:sz w:val="18"/>
                <w:szCs w:val="18"/>
              </w:rPr>
              <w:t>SSI≤-32 dBm</w:t>
            </w:r>
          </w:p>
        </w:tc>
        <w:tc>
          <w:tcPr>
            <w:tcW w:w="831" w:type="pct"/>
            <w:vAlign w:val="center"/>
          </w:tcPr>
          <w:p w14:paraId="0E7921A6">
            <w:pPr>
              <w:pStyle w:val="125"/>
              <w:rPr>
                <w:rFonts w:ascii="Times New Roman" w:hAnsi="Times New Roman"/>
                <w:color w:val="000000"/>
                <w:sz w:val="18"/>
                <w:szCs w:val="18"/>
              </w:rPr>
            </w:pPr>
            <w:r>
              <w:rPr>
                <w:rFonts w:ascii="Times New Roman" w:hAnsi="Times New Roman"/>
                <w:color w:val="000000"/>
                <w:sz w:val="18"/>
                <w:szCs w:val="18"/>
              </w:rPr>
              <w:t>100111</w:t>
            </w:r>
          </w:p>
        </w:tc>
      </w:tr>
      <w:tr w14:paraId="3528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08352B88">
            <w:pPr>
              <w:pStyle w:val="125"/>
              <w:rPr>
                <w:rFonts w:ascii="Times New Roman" w:hAnsi="Times New Roman"/>
                <w:color w:val="000000"/>
                <w:sz w:val="18"/>
                <w:szCs w:val="18"/>
              </w:rPr>
            </w:pPr>
            <w:r>
              <w:rPr>
                <w:rFonts w:ascii="Times New Roman" w:hAnsi="Times New Roman"/>
                <w:color w:val="000000"/>
                <w:sz w:val="18"/>
                <w:szCs w:val="18"/>
              </w:rPr>
              <w:t>-96 dBm</w:t>
            </w:r>
            <w:r>
              <w:rPr>
                <w:rFonts w:hint="eastAsia" w:ascii="Times New Roman" w:hAnsi="Times New Roman"/>
                <w:color w:val="000000"/>
                <w:sz w:val="18"/>
                <w:szCs w:val="18"/>
              </w:rPr>
              <w:t xml:space="preserve"> &lt;R</w:t>
            </w:r>
            <w:r>
              <w:rPr>
                <w:rFonts w:ascii="Times New Roman" w:hAnsi="Times New Roman"/>
                <w:color w:val="000000"/>
                <w:sz w:val="18"/>
                <w:szCs w:val="18"/>
              </w:rPr>
              <w:t>SSI≤-94 dBm</w:t>
            </w:r>
          </w:p>
        </w:tc>
        <w:tc>
          <w:tcPr>
            <w:tcW w:w="739" w:type="pct"/>
            <w:vAlign w:val="center"/>
          </w:tcPr>
          <w:p w14:paraId="095D0DA3">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000</w:t>
            </w:r>
          </w:p>
        </w:tc>
        <w:tc>
          <w:tcPr>
            <w:tcW w:w="1724" w:type="pct"/>
            <w:vAlign w:val="center"/>
          </w:tcPr>
          <w:p w14:paraId="6F3F70ED">
            <w:pPr>
              <w:pStyle w:val="125"/>
              <w:rPr>
                <w:rFonts w:ascii="Times New Roman" w:hAnsi="Times New Roman"/>
                <w:color w:val="000000"/>
                <w:sz w:val="18"/>
                <w:szCs w:val="18"/>
              </w:rPr>
            </w:pPr>
            <w:r>
              <w:rPr>
                <w:rFonts w:ascii="Times New Roman" w:hAnsi="Times New Roman"/>
                <w:color w:val="000000"/>
                <w:sz w:val="18"/>
                <w:szCs w:val="18"/>
              </w:rPr>
              <w:t>-32 dBm</w:t>
            </w:r>
            <w:r>
              <w:rPr>
                <w:rFonts w:hint="eastAsia" w:ascii="Times New Roman" w:hAnsi="Times New Roman"/>
                <w:color w:val="000000"/>
                <w:sz w:val="18"/>
                <w:szCs w:val="18"/>
              </w:rPr>
              <w:t xml:space="preserve"> &lt;R</w:t>
            </w:r>
            <w:r>
              <w:rPr>
                <w:rFonts w:ascii="Times New Roman" w:hAnsi="Times New Roman"/>
                <w:color w:val="000000"/>
                <w:sz w:val="18"/>
                <w:szCs w:val="18"/>
              </w:rPr>
              <w:t>SSI≤-30 dBm</w:t>
            </w:r>
          </w:p>
        </w:tc>
        <w:tc>
          <w:tcPr>
            <w:tcW w:w="831" w:type="pct"/>
            <w:vAlign w:val="center"/>
          </w:tcPr>
          <w:p w14:paraId="04F5C814">
            <w:pPr>
              <w:pStyle w:val="125"/>
              <w:rPr>
                <w:rFonts w:ascii="Times New Roman" w:hAnsi="Times New Roman"/>
                <w:color w:val="000000"/>
                <w:sz w:val="18"/>
                <w:szCs w:val="18"/>
              </w:rPr>
            </w:pPr>
            <w:r>
              <w:rPr>
                <w:rFonts w:ascii="Times New Roman" w:hAnsi="Times New Roman"/>
                <w:color w:val="000000"/>
                <w:sz w:val="18"/>
                <w:szCs w:val="18"/>
              </w:rPr>
              <w:t>101000</w:t>
            </w:r>
          </w:p>
        </w:tc>
      </w:tr>
      <w:tr w14:paraId="5CC8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01473F98">
            <w:pPr>
              <w:pStyle w:val="125"/>
              <w:rPr>
                <w:rFonts w:ascii="Times New Roman" w:hAnsi="Times New Roman"/>
                <w:color w:val="000000"/>
                <w:sz w:val="18"/>
                <w:szCs w:val="18"/>
              </w:rPr>
            </w:pPr>
            <w:r>
              <w:rPr>
                <w:rFonts w:ascii="Times New Roman" w:hAnsi="Times New Roman"/>
                <w:color w:val="000000"/>
                <w:sz w:val="18"/>
                <w:szCs w:val="18"/>
              </w:rPr>
              <w:t>-94 dBm</w:t>
            </w:r>
            <w:r>
              <w:rPr>
                <w:rFonts w:hint="eastAsia" w:ascii="Times New Roman" w:hAnsi="Times New Roman"/>
                <w:color w:val="000000"/>
                <w:sz w:val="18"/>
                <w:szCs w:val="18"/>
              </w:rPr>
              <w:t xml:space="preserve"> &lt;R</w:t>
            </w:r>
            <w:r>
              <w:rPr>
                <w:rFonts w:ascii="Times New Roman" w:hAnsi="Times New Roman"/>
                <w:color w:val="000000"/>
                <w:sz w:val="18"/>
                <w:szCs w:val="18"/>
              </w:rPr>
              <w:t>SSI≤-92 dBm</w:t>
            </w:r>
          </w:p>
        </w:tc>
        <w:tc>
          <w:tcPr>
            <w:tcW w:w="739" w:type="pct"/>
            <w:vAlign w:val="center"/>
          </w:tcPr>
          <w:p w14:paraId="6ECD9C04">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001</w:t>
            </w:r>
          </w:p>
        </w:tc>
        <w:tc>
          <w:tcPr>
            <w:tcW w:w="1724" w:type="pct"/>
            <w:vAlign w:val="center"/>
          </w:tcPr>
          <w:p w14:paraId="16B82279">
            <w:pPr>
              <w:pStyle w:val="125"/>
              <w:rPr>
                <w:rFonts w:ascii="Times New Roman" w:hAnsi="Times New Roman"/>
                <w:color w:val="000000"/>
                <w:sz w:val="18"/>
                <w:szCs w:val="18"/>
              </w:rPr>
            </w:pPr>
            <w:r>
              <w:rPr>
                <w:rFonts w:ascii="Times New Roman" w:hAnsi="Times New Roman"/>
                <w:color w:val="000000"/>
                <w:sz w:val="18"/>
                <w:szCs w:val="18"/>
              </w:rPr>
              <w:t>-30 dBm</w:t>
            </w:r>
            <w:r>
              <w:rPr>
                <w:rFonts w:hint="eastAsia" w:ascii="Times New Roman" w:hAnsi="Times New Roman"/>
                <w:color w:val="000000"/>
                <w:sz w:val="18"/>
                <w:szCs w:val="18"/>
              </w:rPr>
              <w:t xml:space="preserve"> &lt;R</w:t>
            </w:r>
            <w:r>
              <w:rPr>
                <w:rFonts w:ascii="Times New Roman" w:hAnsi="Times New Roman"/>
                <w:color w:val="000000"/>
                <w:sz w:val="18"/>
                <w:szCs w:val="18"/>
              </w:rPr>
              <w:t>SSI≤-28 dBm</w:t>
            </w:r>
          </w:p>
        </w:tc>
        <w:tc>
          <w:tcPr>
            <w:tcW w:w="831" w:type="pct"/>
            <w:vAlign w:val="center"/>
          </w:tcPr>
          <w:p w14:paraId="4AE3A0D0">
            <w:pPr>
              <w:pStyle w:val="125"/>
              <w:rPr>
                <w:rFonts w:ascii="Times New Roman" w:hAnsi="Times New Roman"/>
                <w:color w:val="000000"/>
                <w:sz w:val="18"/>
                <w:szCs w:val="18"/>
              </w:rPr>
            </w:pPr>
            <w:r>
              <w:rPr>
                <w:rFonts w:ascii="Times New Roman" w:hAnsi="Times New Roman"/>
                <w:color w:val="000000"/>
                <w:sz w:val="18"/>
                <w:szCs w:val="18"/>
              </w:rPr>
              <w:t>101001</w:t>
            </w:r>
          </w:p>
        </w:tc>
      </w:tr>
      <w:tr w14:paraId="61BF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43601F93">
            <w:pPr>
              <w:pStyle w:val="125"/>
              <w:rPr>
                <w:rFonts w:ascii="Times New Roman" w:hAnsi="Times New Roman"/>
                <w:color w:val="000000"/>
                <w:sz w:val="18"/>
                <w:szCs w:val="18"/>
              </w:rPr>
            </w:pPr>
            <w:r>
              <w:rPr>
                <w:rFonts w:ascii="Times New Roman" w:hAnsi="Times New Roman"/>
                <w:color w:val="000000"/>
                <w:sz w:val="18"/>
                <w:szCs w:val="18"/>
              </w:rPr>
              <w:t>-92 dBm</w:t>
            </w:r>
            <w:r>
              <w:rPr>
                <w:rFonts w:hint="eastAsia" w:ascii="Times New Roman" w:hAnsi="Times New Roman"/>
                <w:color w:val="000000"/>
                <w:sz w:val="18"/>
                <w:szCs w:val="18"/>
              </w:rPr>
              <w:t xml:space="preserve"> &lt;R</w:t>
            </w:r>
            <w:r>
              <w:rPr>
                <w:rFonts w:ascii="Times New Roman" w:hAnsi="Times New Roman"/>
                <w:color w:val="000000"/>
                <w:sz w:val="18"/>
                <w:szCs w:val="18"/>
              </w:rPr>
              <w:t>SSI≤-90 dBm</w:t>
            </w:r>
          </w:p>
        </w:tc>
        <w:tc>
          <w:tcPr>
            <w:tcW w:w="739" w:type="pct"/>
            <w:vAlign w:val="center"/>
          </w:tcPr>
          <w:p w14:paraId="72F19751">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010</w:t>
            </w:r>
          </w:p>
        </w:tc>
        <w:tc>
          <w:tcPr>
            <w:tcW w:w="1724" w:type="pct"/>
            <w:vAlign w:val="center"/>
          </w:tcPr>
          <w:p w14:paraId="4D6134CD">
            <w:pPr>
              <w:pStyle w:val="125"/>
              <w:rPr>
                <w:rFonts w:ascii="Times New Roman" w:hAnsi="Times New Roman"/>
                <w:color w:val="000000"/>
                <w:sz w:val="18"/>
                <w:szCs w:val="18"/>
              </w:rPr>
            </w:pPr>
            <w:r>
              <w:rPr>
                <w:rFonts w:ascii="Times New Roman" w:hAnsi="Times New Roman"/>
                <w:color w:val="000000"/>
                <w:sz w:val="18"/>
                <w:szCs w:val="18"/>
              </w:rPr>
              <w:t>-28 dBm</w:t>
            </w:r>
            <w:r>
              <w:rPr>
                <w:rFonts w:hint="eastAsia" w:ascii="Times New Roman" w:hAnsi="Times New Roman"/>
                <w:color w:val="000000"/>
                <w:sz w:val="18"/>
                <w:szCs w:val="18"/>
              </w:rPr>
              <w:t xml:space="preserve"> &lt;R</w:t>
            </w:r>
            <w:r>
              <w:rPr>
                <w:rFonts w:ascii="Times New Roman" w:hAnsi="Times New Roman"/>
                <w:color w:val="000000"/>
                <w:sz w:val="18"/>
                <w:szCs w:val="18"/>
              </w:rPr>
              <w:t>SSI≤-26 dBm</w:t>
            </w:r>
          </w:p>
        </w:tc>
        <w:tc>
          <w:tcPr>
            <w:tcW w:w="831" w:type="pct"/>
            <w:vAlign w:val="center"/>
          </w:tcPr>
          <w:p w14:paraId="6242E6FA">
            <w:pPr>
              <w:pStyle w:val="125"/>
              <w:rPr>
                <w:rFonts w:ascii="Times New Roman" w:hAnsi="Times New Roman"/>
                <w:color w:val="000000"/>
                <w:sz w:val="18"/>
                <w:szCs w:val="18"/>
              </w:rPr>
            </w:pPr>
            <w:r>
              <w:rPr>
                <w:rFonts w:ascii="Times New Roman" w:hAnsi="Times New Roman"/>
                <w:color w:val="000000"/>
                <w:sz w:val="18"/>
                <w:szCs w:val="18"/>
              </w:rPr>
              <w:t>101010</w:t>
            </w:r>
          </w:p>
        </w:tc>
      </w:tr>
      <w:tr w14:paraId="7A67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5F6D72C0">
            <w:pPr>
              <w:pStyle w:val="125"/>
              <w:rPr>
                <w:rFonts w:ascii="Times New Roman" w:hAnsi="Times New Roman"/>
                <w:color w:val="000000"/>
                <w:sz w:val="18"/>
                <w:szCs w:val="18"/>
              </w:rPr>
            </w:pPr>
            <w:r>
              <w:rPr>
                <w:rFonts w:ascii="Times New Roman" w:hAnsi="Times New Roman"/>
                <w:color w:val="000000"/>
                <w:sz w:val="18"/>
                <w:szCs w:val="18"/>
              </w:rPr>
              <w:t>-90 dBm</w:t>
            </w:r>
            <w:r>
              <w:rPr>
                <w:rFonts w:hint="eastAsia" w:ascii="Times New Roman" w:hAnsi="Times New Roman"/>
                <w:color w:val="000000"/>
                <w:sz w:val="18"/>
                <w:szCs w:val="18"/>
              </w:rPr>
              <w:t xml:space="preserve"> &lt;R</w:t>
            </w:r>
            <w:r>
              <w:rPr>
                <w:rFonts w:ascii="Times New Roman" w:hAnsi="Times New Roman"/>
                <w:color w:val="000000"/>
                <w:sz w:val="18"/>
                <w:szCs w:val="18"/>
              </w:rPr>
              <w:t>SSI≤-88 dBm</w:t>
            </w:r>
          </w:p>
        </w:tc>
        <w:tc>
          <w:tcPr>
            <w:tcW w:w="739" w:type="pct"/>
            <w:vAlign w:val="center"/>
          </w:tcPr>
          <w:p w14:paraId="1067D2C2">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011</w:t>
            </w:r>
          </w:p>
        </w:tc>
        <w:tc>
          <w:tcPr>
            <w:tcW w:w="1724" w:type="pct"/>
            <w:vAlign w:val="center"/>
          </w:tcPr>
          <w:p w14:paraId="4FC17217">
            <w:pPr>
              <w:pStyle w:val="125"/>
              <w:rPr>
                <w:rFonts w:ascii="Times New Roman" w:hAnsi="Times New Roman"/>
                <w:color w:val="000000"/>
                <w:sz w:val="18"/>
                <w:szCs w:val="18"/>
              </w:rPr>
            </w:pPr>
            <w:r>
              <w:rPr>
                <w:rFonts w:ascii="Times New Roman" w:hAnsi="Times New Roman"/>
                <w:color w:val="000000"/>
                <w:sz w:val="18"/>
                <w:szCs w:val="18"/>
              </w:rPr>
              <w:t>-26 dBm</w:t>
            </w:r>
            <w:r>
              <w:rPr>
                <w:rFonts w:hint="eastAsia" w:ascii="Times New Roman" w:hAnsi="Times New Roman"/>
                <w:color w:val="000000"/>
                <w:sz w:val="18"/>
                <w:szCs w:val="18"/>
              </w:rPr>
              <w:t xml:space="preserve"> &lt;R</w:t>
            </w:r>
            <w:r>
              <w:rPr>
                <w:rFonts w:ascii="Times New Roman" w:hAnsi="Times New Roman"/>
                <w:color w:val="000000"/>
                <w:sz w:val="18"/>
                <w:szCs w:val="18"/>
              </w:rPr>
              <w:t>SSI≤-24 dBm</w:t>
            </w:r>
          </w:p>
        </w:tc>
        <w:tc>
          <w:tcPr>
            <w:tcW w:w="831" w:type="pct"/>
            <w:vAlign w:val="center"/>
          </w:tcPr>
          <w:p w14:paraId="6004725E">
            <w:pPr>
              <w:pStyle w:val="125"/>
              <w:rPr>
                <w:rFonts w:ascii="Times New Roman" w:hAnsi="Times New Roman"/>
                <w:color w:val="000000"/>
                <w:sz w:val="18"/>
                <w:szCs w:val="18"/>
              </w:rPr>
            </w:pPr>
            <w:r>
              <w:rPr>
                <w:rFonts w:ascii="Times New Roman" w:hAnsi="Times New Roman"/>
                <w:color w:val="000000"/>
                <w:sz w:val="18"/>
                <w:szCs w:val="18"/>
              </w:rPr>
              <w:t>101011</w:t>
            </w:r>
          </w:p>
        </w:tc>
      </w:tr>
      <w:tr w14:paraId="780C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40F59B98">
            <w:pPr>
              <w:pStyle w:val="125"/>
              <w:rPr>
                <w:rFonts w:ascii="Times New Roman" w:hAnsi="Times New Roman"/>
                <w:color w:val="000000"/>
                <w:sz w:val="18"/>
                <w:szCs w:val="18"/>
              </w:rPr>
            </w:pPr>
            <w:r>
              <w:rPr>
                <w:rFonts w:ascii="Times New Roman" w:hAnsi="Times New Roman"/>
                <w:color w:val="000000"/>
                <w:sz w:val="18"/>
                <w:szCs w:val="18"/>
              </w:rPr>
              <w:t>-88 dBm</w:t>
            </w:r>
            <w:r>
              <w:rPr>
                <w:rFonts w:hint="eastAsia" w:ascii="Times New Roman" w:hAnsi="Times New Roman"/>
                <w:color w:val="000000"/>
                <w:sz w:val="18"/>
                <w:szCs w:val="18"/>
              </w:rPr>
              <w:t xml:space="preserve"> &lt;R</w:t>
            </w:r>
            <w:r>
              <w:rPr>
                <w:rFonts w:ascii="Times New Roman" w:hAnsi="Times New Roman"/>
                <w:color w:val="000000"/>
                <w:sz w:val="18"/>
                <w:szCs w:val="18"/>
              </w:rPr>
              <w:t>SSI≤-86 dBm</w:t>
            </w:r>
          </w:p>
        </w:tc>
        <w:tc>
          <w:tcPr>
            <w:tcW w:w="739" w:type="pct"/>
            <w:vAlign w:val="center"/>
          </w:tcPr>
          <w:p w14:paraId="12312682">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100</w:t>
            </w:r>
          </w:p>
        </w:tc>
        <w:tc>
          <w:tcPr>
            <w:tcW w:w="1724" w:type="pct"/>
            <w:vAlign w:val="center"/>
          </w:tcPr>
          <w:p w14:paraId="11641A39">
            <w:pPr>
              <w:pStyle w:val="125"/>
              <w:rPr>
                <w:rFonts w:ascii="Times New Roman" w:hAnsi="Times New Roman"/>
                <w:color w:val="000000"/>
                <w:sz w:val="18"/>
                <w:szCs w:val="18"/>
              </w:rPr>
            </w:pPr>
            <w:r>
              <w:rPr>
                <w:rFonts w:ascii="Times New Roman" w:hAnsi="Times New Roman"/>
                <w:color w:val="000000"/>
                <w:sz w:val="18"/>
                <w:szCs w:val="18"/>
              </w:rPr>
              <w:t>-24 dBm</w:t>
            </w:r>
            <w:r>
              <w:rPr>
                <w:rFonts w:hint="eastAsia" w:ascii="Times New Roman" w:hAnsi="Times New Roman"/>
                <w:color w:val="000000"/>
                <w:sz w:val="18"/>
                <w:szCs w:val="18"/>
              </w:rPr>
              <w:t xml:space="preserve"> &lt;R</w:t>
            </w:r>
            <w:r>
              <w:rPr>
                <w:rFonts w:ascii="Times New Roman" w:hAnsi="Times New Roman"/>
                <w:color w:val="000000"/>
                <w:sz w:val="18"/>
                <w:szCs w:val="18"/>
              </w:rPr>
              <w:t>SSI≤-22 dBm</w:t>
            </w:r>
          </w:p>
        </w:tc>
        <w:tc>
          <w:tcPr>
            <w:tcW w:w="831" w:type="pct"/>
            <w:vAlign w:val="center"/>
          </w:tcPr>
          <w:p w14:paraId="4A0596D8">
            <w:pPr>
              <w:pStyle w:val="125"/>
              <w:rPr>
                <w:rFonts w:ascii="Times New Roman" w:hAnsi="Times New Roman"/>
                <w:color w:val="000000"/>
                <w:sz w:val="18"/>
                <w:szCs w:val="18"/>
              </w:rPr>
            </w:pPr>
            <w:r>
              <w:rPr>
                <w:rFonts w:ascii="Times New Roman" w:hAnsi="Times New Roman"/>
                <w:color w:val="000000"/>
                <w:sz w:val="18"/>
                <w:szCs w:val="18"/>
              </w:rPr>
              <w:t>101100</w:t>
            </w:r>
          </w:p>
        </w:tc>
      </w:tr>
      <w:tr w14:paraId="4B8B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65E759A1">
            <w:pPr>
              <w:pStyle w:val="125"/>
              <w:rPr>
                <w:rFonts w:ascii="Times New Roman" w:hAnsi="Times New Roman"/>
                <w:color w:val="000000"/>
                <w:sz w:val="18"/>
                <w:szCs w:val="18"/>
              </w:rPr>
            </w:pPr>
            <w:r>
              <w:rPr>
                <w:rFonts w:ascii="Times New Roman" w:hAnsi="Times New Roman"/>
                <w:color w:val="000000"/>
                <w:sz w:val="18"/>
                <w:szCs w:val="18"/>
              </w:rPr>
              <w:t>-86 dBm</w:t>
            </w:r>
            <w:r>
              <w:rPr>
                <w:rFonts w:hint="eastAsia" w:ascii="Times New Roman" w:hAnsi="Times New Roman"/>
                <w:color w:val="000000"/>
                <w:sz w:val="18"/>
                <w:szCs w:val="18"/>
              </w:rPr>
              <w:t xml:space="preserve"> &lt;R</w:t>
            </w:r>
            <w:r>
              <w:rPr>
                <w:rFonts w:ascii="Times New Roman" w:hAnsi="Times New Roman"/>
                <w:color w:val="000000"/>
                <w:sz w:val="18"/>
                <w:szCs w:val="18"/>
              </w:rPr>
              <w:t>SSI≤-84 dBm</w:t>
            </w:r>
          </w:p>
        </w:tc>
        <w:tc>
          <w:tcPr>
            <w:tcW w:w="739" w:type="pct"/>
            <w:vAlign w:val="center"/>
          </w:tcPr>
          <w:p w14:paraId="540B4257">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101</w:t>
            </w:r>
          </w:p>
        </w:tc>
        <w:tc>
          <w:tcPr>
            <w:tcW w:w="1724" w:type="pct"/>
            <w:vAlign w:val="center"/>
          </w:tcPr>
          <w:p w14:paraId="08B0F2A9">
            <w:pPr>
              <w:pStyle w:val="125"/>
              <w:rPr>
                <w:rFonts w:ascii="Times New Roman" w:hAnsi="Times New Roman"/>
                <w:color w:val="000000"/>
                <w:sz w:val="18"/>
                <w:szCs w:val="18"/>
              </w:rPr>
            </w:pPr>
            <w:r>
              <w:rPr>
                <w:rFonts w:ascii="Times New Roman" w:hAnsi="Times New Roman"/>
                <w:color w:val="000000"/>
                <w:sz w:val="18"/>
                <w:szCs w:val="18"/>
              </w:rPr>
              <w:t>-22</w:t>
            </w:r>
            <w:r>
              <w:rPr>
                <w:rFonts w:hint="eastAsia" w:ascii="Times New Roman" w:hAnsi="Times New Roman"/>
                <w:color w:val="000000"/>
                <w:sz w:val="18"/>
                <w:szCs w:val="18"/>
              </w:rPr>
              <w:t xml:space="preserve"> </w:t>
            </w:r>
            <w:r>
              <w:rPr>
                <w:rFonts w:ascii="Times New Roman" w:hAnsi="Times New Roman"/>
                <w:color w:val="000000"/>
                <w:sz w:val="18"/>
                <w:szCs w:val="18"/>
              </w:rPr>
              <w:t>dBm</w:t>
            </w:r>
            <w:r>
              <w:rPr>
                <w:rFonts w:hint="eastAsia" w:ascii="Times New Roman" w:hAnsi="Times New Roman"/>
                <w:color w:val="000000"/>
                <w:sz w:val="18"/>
                <w:szCs w:val="18"/>
              </w:rPr>
              <w:t xml:space="preserve"> &lt;R</w:t>
            </w:r>
            <w:r>
              <w:rPr>
                <w:rFonts w:ascii="Times New Roman" w:hAnsi="Times New Roman"/>
                <w:color w:val="000000"/>
                <w:sz w:val="18"/>
                <w:szCs w:val="18"/>
              </w:rPr>
              <w:t>SSI≤-20 dBm</w:t>
            </w:r>
          </w:p>
        </w:tc>
        <w:tc>
          <w:tcPr>
            <w:tcW w:w="831" w:type="pct"/>
            <w:vAlign w:val="center"/>
          </w:tcPr>
          <w:p w14:paraId="2C9F68AD">
            <w:pPr>
              <w:pStyle w:val="125"/>
              <w:rPr>
                <w:rFonts w:ascii="Times New Roman" w:hAnsi="Times New Roman"/>
                <w:color w:val="000000"/>
                <w:sz w:val="18"/>
                <w:szCs w:val="18"/>
              </w:rPr>
            </w:pPr>
            <w:r>
              <w:rPr>
                <w:rFonts w:ascii="Times New Roman" w:hAnsi="Times New Roman"/>
                <w:color w:val="000000"/>
                <w:sz w:val="18"/>
                <w:szCs w:val="18"/>
              </w:rPr>
              <w:t>101101</w:t>
            </w:r>
          </w:p>
        </w:tc>
      </w:tr>
      <w:tr w14:paraId="080D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1ED3F725">
            <w:pPr>
              <w:pStyle w:val="125"/>
              <w:rPr>
                <w:rFonts w:ascii="Times New Roman" w:hAnsi="Times New Roman"/>
                <w:color w:val="000000"/>
                <w:sz w:val="18"/>
                <w:szCs w:val="18"/>
              </w:rPr>
            </w:pPr>
            <w:r>
              <w:rPr>
                <w:rFonts w:ascii="Times New Roman" w:hAnsi="Times New Roman"/>
                <w:color w:val="000000"/>
                <w:sz w:val="18"/>
                <w:szCs w:val="18"/>
              </w:rPr>
              <w:t>-84 dBm</w:t>
            </w:r>
            <w:r>
              <w:rPr>
                <w:rFonts w:hint="eastAsia" w:ascii="Times New Roman" w:hAnsi="Times New Roman"/>
                <w:color w:val="000000"/>
                <w:sz w:val="18"/>
                <w:szCs w:val="18"/>
              </w:rPr>
              <w:t xml:space="preserve"> &lt;R</w:t>
            </w:r>
            <w:r>
              <w:rPr>
                <w:rFonts w:ascii="Times New Roman" w:hAnsi="Times New Roman"/>
                <w:color w:val="000000"/>
                <w:sz w:val="18"/>
                <w:szCs w:val="18"/>
              </w:rPr>
              <w:t>SSI≤</w:t>
            </w:r>
            <w:r>
              <w:rPr>
                <w:rFonts w:hint="eastAsia" w:ascii="Times New Roman" w:hAnsi="Times New Roman"/>
                <w:color w:val="000000"/>
                <w:sz w:val="18"/>
                <w:szCs w:val="18"/>
              </w:rPr>
              <w:t>-</w:t>
            </w:r>
            <w:r>
              <w:rPr>
                <w:rFonts w:ascii="Times New Roman" w:hAnsi="Times New Roman"/>
                <w:color w:val="000000"/>
                <w:sz w:val="18"/>
                <w:szCs w:val="18"/>
              </w:rPr>
              <w:t>82 dBm</w:t>
            </w:r>
          </w:p>
        </w:tc>
        <w:tc>
          <w:tcPr>
            <w:tcW w:w="739" w:type="pct"/>
            <w:vAlign w:val="center"/>
          </w:tcPr>
          <w:p w14:paraId="40E0B918">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110</w:t>
            </w:r>
          </w:p>
        </w:tc>
        <w:tc>
          <w:tcPr>
            <w:tcW w:w="1724" w:type="pct"/>
            <w:vAlign w:val="center"/>
          </w:tcPr>
          <w:p w14:paraId="140F005F">
            <w:pPr>
              <w:pStyle w:val="125"/>
              <w:rPr>
                <w:rFonts w:ascii="Times New Roman" w:hAnsi="Times New Roman"/>
                <w:color w:val="000000"/>
                <w:sz w:val="18"/>
                <w:szCs w:val="18"/>
              </w:rPr>
            </w:pPr>
            <w:r>
              <w:rPr>
                <w:rFonts w:ascii="Times New Roman" w:hAnsi="Times New Roman"/>
                <w:color w:val="000000"/>
                <w:sz w:val="18"/>
                <w:szCs w:val="18"/>
              </w:rPr>
              <w:t>-20 dBm</w:t>
            </w:r>
            <w:r>
              <w:rPr>
                <w:rFonts w:hint="eastAsia" w:ascii="Times New Roman" w:hAnsi="Times New Roman"/>
                <w:color w:val="000000"/>
                <w:sz w:val="18"/>
                <w:szCs w:val="18"/>
              </w:rPr>
              <w:t xml:space="preserve"> &lt;R</w:t>
            </w:r>
            <w:r>
              <w:rPr>
                <w:rFonts w:ascii="Times New Roman" w:hAnsi="Times New Roman"/>
                <w:color w:val="000000"/>
                <w:sz w:val="18"/>
                <w:szCs w:val="18"/>
              </w:rPr>
              <w:t>SSI≤</w:t>
            </w:r>
            <w:r>
              <w:rPr>
                <w:rFonts w:hint="eastAsia" w:ascii="Times New Roman" w:hAnsi="Times New Roman"/>
                <w:color w:val="000000"/>
                <w:sz w:val="18"/>
                <w:szCs w:val="18"/>
              </w:rPr>
              <w:t>-</w:t>
            </w:r>
            <w:r>
              <w:rPr>
                <w:rFonts w:ascii="Times New Roman" w:hAnsi="Times New Roman"/>
                <w:color w:val="000000"/>
                <w:sz w:val="18"/>
                <w:szCs w:val="18"/>
              </w:rPr>
              <w:t>18 dBm</w:t>
            </w:r>
          </w:p>
        </w:tc>
        <w:tc>
          <w:tcPr>
            <w:tcW w:w="831" w:type="pct"/>
            <w:vAlign w:val="center"/>
          </w:tcPr>
          <w:p w14:paraId="3FFC7DA1">
            <w:pPr>
              <w:pStyle w:val="125"/>
              <w:rPr>
                <w:rFonts w:ascii="Times New Roman" w:hAnsi="Times New Roman"/>
                <w:color w:val="000000"/>
                <w:sz w:val="18"/>
                <w:szCs w:val="18"/>
              </w:rPr>
            </w:pPr>
            <w:r>
              <w:rPr>
                <w:rFonts w:ascii="Times New Roman" w:hAnsi="Times New Roman"/>
                <w:color w:val="000000"/>
                <w:sz w:val="18"/>
                <w:szCs w:val="18"/>
              </w:rPr>
              <w:t>101110</w:t>
            </w:r>
          </w:p>
        </w:tc>
      </w:tr>
      <w:tr w14:paraId="7695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2F33D109">
            <w:pPr>
              <w:pStyle w:val="125"/>
              <w:rPr>
                <w:rFonts w:ascii="Times New Roman" w:hAnsi="Times New Roman"/>
                <w:color w:val="000000"/>
                <w:sz w:val="18"/>
                <w:szCs w:val="18"/>
              </w:rPr>
            </w:pPr>
            <w:r>
              <w:rPr>
                <w:rFonts w:ascii="Times New Roman" w:hAnsi="Times New Roman"/>
                <w:color w:val="000000"/>
                <w:sz w:val="18"/>
                <w:szCs w:val="18"/>
              </w:rPr>
              <w:t>-82 dBm</w:t>
            </w:r>
            <w:r>
              <w:rPr>
                <w:rFonts w:hint="eastAsia" w:ascii="Times New Roman" w:hAnsi="Times New Roman"/>
                <w:color w:val="000000"/>
                <w:sz w:val="18"/>
                <w:szCs w:val="18"/>
              </w:rPr>
              <w:t xml:space="preserve"> &lt;R</w:t>
            </w:r>
            <w:r>
              <w:rPr>
                <w:rFonts w:ascii="Times New Roman" w:hAnsi="Times New Roman"/>
                <w:color w:val="000000"/>
                <w:sz w:val="18"/>
                <w:szCs w:val="18"/>
              </w:rPr>
              <w:t>SSI≤</w:t>
            </w:r>
            <w:r>
              <w:rPr>
                <w:rFonts w:hint="eastAsia" w:ascii="Times New Roman" w:hAnsi="Times New Roman"/>
                <w:color w:val="000000"/>
                <w:sz w:val="18"/>
                <w:szCs w:val="18"/>
              </w:rPr>
              <w:t>-</w:t>
            </w:r>
            <w:r>
              <w:rPr>
                <w:rFonts w:ascii="Times New Roman" w:hAnsi="Times New Roman"/>
                <w:color w:val="000000"/>
                <w:sz w:val="18"/>
                <w:szCs w:val="18"/>
              </w:rPr>
              <w:t>80 dBm</w:t>
            </w:r>
          </w:p>
        </w:tc>
        <w:tc>
          <w:tcPr>
            <w:tcW w:w="739" w:type="pct"/>
            <w:vAlign w:val="center"/>
          </w:tcPr>
          <w:p w14:paraId="08CE8D6F">
            <w:pPr>
              <w:pStyle w:val="125"/>
              <w:rPr>
                <w:rFonts w:ascii="Times New Roman" w:hAnsi="Times New Roman"/>
                <w:color w:val="000000"/>
                <w:sz w:val="18"/>
                <w:szCs w:val="18"/>
              </w:rPr>
            </w:pPr>
            <w:r>
              <w:rPr>
                <w:rFonts w:ascii="Times New Roman" w:hAnsi="Times New Roman"/>
                <w:color w:val="000000"/>
                <w:sz w:val="18"/>
                <w:szCs w:val="18"/>
              </w:rPr>
              <w:t>00</w:t>
            </w:r>
            <w:r>
              <w:rPr>
                <w:rFonts w:hint="eastAsia" w:ascii="Times New Roman" w:hAnsi="Times New Roman"/>
                <w:color w:val="000000"/>
                <w:sz w:val="18"/>
                <w:szCs w:val="18"/>
              </w:rPr>
              <w:t>1</w:t>
            </w:r>
            <w:r>
              <w:rPr>
                <w:rFonts w:ascii="Times New Roman" w:hAnsi="Times New Roman"/>
                <w:color w:val="000000"/>
                <w:sz w:val="18"/>
                <w:szCs w:val="18"/>
              </w:rPr>
              <w:t>111</w:t>
            </w:r>
          </w:p>
        </w:tc>
        <w:tc>
          <w:tcPr>
            <w:tcW w:w="1724" w:type="pct"/>
            <w:vAlign w:val="center"/>
          </w:tcPr>
          <w:p w14:paraId="4B679046">
            <w:pPr>
              <w:pStyle w:val="125"/>
              <w:rPr>
                <w:rFonts w:ascii="Times New Roman" w:hAnsi="Times New Roman"/>
                <w:color w:val="000000"/>
                <w:sz w:val="18"/>
                <w:szCs w:val="18"/>
              </w:rPr>
            </w:pPr>
            <w:r>
              <w:rPr>
                <w:rFonts w:ascii="Times New Roman" w:hAnsi="Times New Roman"/>
                <w:color w:val="000000"/>
                <w:sz w:val="18"/>
                <w:szCs w:val="18"/>
              </w:rPr>
              <w:t>-18 dBm≤</w:t>
            </w:r>
            <w:r>
              <w:rPr>
                <w:rFonts w:hint="eastAsia" w:ascii="Times New Roman" w:hAnsi="Times New Roman"/>
                <w:color w:val="000000"/>
                <w:sz w:val="18"/>
                <w:szCs w:val="18"/>
              </w:rPr>
              <w:t>R</w:t>
            </w:r>
            <w:r>
              <w:rPr>
                <w:rFonts w:ascii="Times New Roman" w:hAnsi="Times New Roman"/>
                <w:color w:val="000000"/>
                <w:sz w:val="18"/>
                <w:szCs w:val="18"/>
              </w:rPr>
              <w:t>SSI≤-16 dBm</w:t>
            </w:r>
          </w:p>
        </w:tc>
        <w:tc>
          <w:tcPr>
            <w:tcW w:w="831" w:type="pct"/>
            <w:vAlign w:val="center"/>
          </w:tcPr>
          <w:p w14:paraId="10B2CB1A">
            <w:pPr>
              <w:pStyle w:val="125"/>
              <w:rPr>
                <w:rFonts w:ascii="Times New Roman" w:hAnsi="Times New Roman"/>
                <w:color w:val="000000"/>
                <w:sz w:val="18"/>
                <w:szCs w:val="18"/>
              </w:rPr>
            </w:pPr>
            <w:r>
              <w:rPr>
                <w:rFonts w:ascii="Times New Roman" w:hAnsi="Times New Roman"/>
                <w:color w:val="000000"/>
                <w:sz w:val="18"/>
                <w:szCs w:val="18"/>
              </w:rPr>
              <w:t>101111</w:t>
            </w:r>
          </w:p>
        </w:tc>
      </w:tr>
      <w:tr w14:paraId="18219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5FC91313">
            <w:pPr>
              <w:pStyle w:val="125"/>
              <w:rPr>
                <w:rFonts w:ascii="Times New Roman" w:hAnsi="Times New Roman"/>
                <w:color w:val="000000"/>
                <w:sz w:val="18"/>
                <w:szCs w:val="18"/>
              </w:rPr>
            </w:pPr>
            <w:r>
              <w:rPr>
                <w:rFonts w:ascii="Times New Roman" w:hAnsi="Times New Roman"/>
                <w:color w:val="000000"/>
                <w:sz w:val="18"/>
                <w:szCs w:val="18"/>
              </w:rPr>
              <w:t>-80 dBm</w:t>
            </w:r>
            <w:r>
              <w:rPr>
                <w:rFonts w:hint="eastAsia" w:ascii="Times New Roman" w:hAnsi="Times New Roman"/>
                <w:color w:val="000000"/>
                <w:sz w:val="18"/>
                <w:szCs w:val="18"/>
              </w:rPr>
              <w:t xml:space="preserve"> &lt;R</w:t>
            </w:r>
            <w:r>
              <w:rPr>
                <w:rFonts w:ascii="Times New Roman" w:hAnsi="Times New Roman"/>
                <w:color w:val="000000"/>
                <w:sz w:val="18"/>
                <w:szCs w:val="18"/>
              </w:rPr>
              <w:t>SSI≤</w:t>
            </w:r>
            <w:r>
              <w:rPr>
                <w:rFonts w:hint="eastAsia" w:ascii="Times New Roman" w:hAnsi="Times New Roman"/>
                <w:color w:val="000000"/>
                <w:sz w:val="18"/>
                <w:szCs w:val="18"/>
              </w:rPr>
              <w:t>-</w:t>
            </w:r>
            <w:r>
              <w:rPr>
                <w:rFonts w:ascii="Times New Roman" w:hAnsi="Times New Roman"/>
                <w:color w:val="000000"/>
                <w:sz w:val="18"/>
                <w:szCs w:val="18"/>
              </w:rPr>
              <w:t>78 dBm</w:t>
            </w:r>
          </w:p>
        </w:tc>
        <w:tc>
          <w:tcPr>
            <w:tcW w:w="739" w:type="pct"/>
            <w:vAlign w:val="center"/>
          </w:tcPr>
          <w:p w14:paraId="27F3EE49">
            <w:pPr>
              <w:pStyle w:val="125"/>
              <w:rPr>
                <w:rFonts w:ascii="Times New Roman" w:hAnsi="Times New Roman"/>
                <w:color w:val="000000"/>
                <w:sz w:val="18"/>
                <w:szCs w:val="18"/>
              </w:rPr>
            </w:pPr>
            <w:r>
              <w:rPr>
                <w:rFonts w:ascii="Times New Roman" w:hAnsi="Times New Roman"/>
                <w:color w:val="000000"/>
                <w:sz w:val="18"/>
                <w:szCs w:val="18"/>
              </w:rPr>
              <w:t>010000</w:t>
            </w:r>
          </w:p>
        </w:tc>
        <w:tc>
          <w:tcPr>
            <w:tcW w:w="1724" w:type="pct"/>
            <w:vAlign w:val="center"/>
          </w:tcPr>
          <w:p w14:paraId="49B1D7E1">
            <w:pPr>
              <w:pStyle w:val="125"/>
              <w:rPr>
                <w:rFonts w:ascii="Times New Roman" w:hAnsi="Times New Roman"/>
                <w:color w:val="000000"/>
                <w:sz w:val="18"/>
                <w:szCs w:val="18"/>
              </w:rPr>
            </w:pPr>
            <w:r>
              <w:rPr>
                <w:rFonts w:ascii="Times New Roman" w:hAnsi="Times New Roman"/>
                <w:color w:val="000000"/>
                <w:sz w:val="18"/>
                <w:szCs w:val="18"/>
              </w:rPr>
              <w:t>-16 dBm≤</w:t>
            </w:r>
            <w:r>
              <w:rPr>
                <w:rFonts w:hint="eastAsia" w:ascii="Times New Roman" w:hAnsi="Times New Roman"/>
                <w:color w:val="000000"/>
                <w:sz w:val="18"/>
                <w:szCs w:val="18"/>
              </w:rPr>
              <w:t>R</w:t>
            </w:r>
            <w:r>
              <w:rPr>
                <w:rFonts w:ascii="Times New Roman" w:hAnsi="Times New Roman"/>
                <w:color w:val="000000"/>
                <w:sz w:val="18"/>
                <w:szCs w:val="18"/>
              </w:rPr>
              <w:t>SSI≤-14</w:t>
            </w:r>
            <w:r>
              <w:rPr>
                <w:rFonts w:hint="eastAsia" w:ascii="Times New Roman" w:hAnsi="Times New Roman"/>
                <w:color w:val="000000"/>
                <w:sz w:val="18"/>
                <w:szCs w:val="18"/>
              </w:rPr>
              <w:t xml:space="preserve"> </w:t>
            </w:r>
            <w:r>
              <w:rPr>
                <w:rFonts w:ascii="Times New Roman" w:hAnsi="Times New Roman"/>
                <w:color w:val="000000"/>
                <w:sz w:val="18"/>
                <w:szCs w:val="18"/>
              </w:rPr>
              <w:t>dBm</w:t>
            </w:r>
          </w:p>
        </w:tc>
        <w:tc>
          <w:tcPr>
            <w:tcW w:w="831" w:type="pct"/>
            <w:vAlign w:val="center"/>
          </w:tcPr>
          <w:p w14:paraId="56F1D841">
            <w:pPr>
              <w:pStyle w:val="125"/>
              <w:rPr>
                <w:rFonts w:ascii="Times New Roman" w:hAnsi="Times New Roman"/>
                <w:color w:val="000000"/>
                <w:sz w:val="18"/>
                <w:szCs w:val="18"/>
              </w:rPr>
            </w:pPr>
            <w:r>
              <w:rPr>
                <w:rFonts w:ascii="Times New Roman" w:hAnsi="Times New Roman"/>
                <w:color w:val="000000"/>
                <w:sz w:val="18"/>
                <w:szCs w:val="18"/>
              </w:rPr>
              <w:t>110000</w:t>
            </w:r>
          </w:p>
        </w:tc>
      </w:tr>
      <w:tr w14:paraId="0F8F0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2B7E555D">
            <w:pPr>
              <w:pStyle w:val="125"/>
              <w:rPr>
                <w:rFonts w:ascii="Times New Roman" w:hAnsi="Times New Roman"/>
                <w:color w:val="000000"/>
                <w:sz w:val="18"/>
                <w:szCs w:val="18"/>
              </w:rPr>
            </w:pPr>
            <w:r>
              <w:rPr>
                <w:rFonts w:ascii="Times New Roman" w:hAnsi="Times New Roman"/>
                <w:color w:val="000000"/>
                <w:sz w:val="18"/>
                <w:szCs w:val="18"/>
              </w:rPr>
              <w:t>-78 dBm≤</w:t>
            </w:r>
            <w:r>
              <w:rPr>
                <w:rFonts w:hint="eastAsia" w:ascii="Times New Roman" w:hAnsi="Times New Roman"/>
                <w:color w:val="000000"/>
                <w:sz w:val="18"/>
                <w:szCs w:val="18"/>
              </w:rPr>
              <w:t>R</w:t>
            </w:r>
            <w:r>
              <w:rPr>
                <w:rFonts w:ascii="Times New Roman" w:hAnsi="Times New Roman"/>
                <w:color w:val="000000"/>
                <w:sz w:val="18"/>
                <w:szCs w:val="18"/>
              </w:rPr>
              <w:t>SSI≤-76 dBm</w:t>
            </w:r>
          </w:p>
        </w:tc>
        <w:tc>
          <w:tcPr>
            <w:tcW w:w="739" w:type="pct"/>
            <w:vAlign w:val="center"/>
          </w:tcPr>
          <w:p w14:paraId="66CF6C36">
            <w:pPr>
              <w:pStyle w:val="125"/>
              <w:rPr>
                <w:rFonts w:ascii="Times New Roman" w:hAnsi="Times New Roman"/>
                <w:color w:val="000000"/>
                <w:sz w:val="18"/>
                <w:szCs w:val="18"/>
              </w:rPr>
            </w:pPr>
            <w:r>
              <w:rPr>
                <w:rFonts w:ascii="Times New Roman" w:hAnsi="Times New Roman"/>
                <w:color w:val="000000"/>
                <w:sz w:val="18"/>
                <w:szCs w:val="18"/>
              </w:rPr>
              <w:t>010001</w:t>
            </w:r>
          </w:p>
        </w:tc>
        <w:tc>
          <w:tcPr>
            <w:tcW w:w="1724" w:type="pct"/>
            <w:vAlign w:val="center"/>
          </w:tcPr>
          <w:p w14:paraId="13A189D9">
            <w:pPr>
              <w:pStyle w:val="125"/>
              <w:rPr>
                <w:rFonts w:ascii="Times New Roman" w:hAnsi="Times New Roman"/>
                <w:color w:val="000000"/>
                <w:sz w:val="18"/>
                <w:szCs w:val="18"/>
              </w:rPr>
            </w:pPr>
            <w:r>
              <w:rPr>
                <w:rFonts w:ascii="Times New Roman" w:hAnsi="Times New Roman"/>
                <w:color w:val="000000"/>
                <w:sz w:val="18"/>
                <w:szCs w:val="18"/>
              </w:rPr>
              <w:t>-14</w:t>
            </w:r>
            <w:r>
              <w:rPr>
                <w:rFonts w:hint="eastAsia" w:ascii="Times New Roman" w:hAnsi="Times New Roman"/>
                <w:color w:val="000000"/>
                <w:sz w:val="18"/>
                <w:szCs w:val="18"/>
              </w:rPr>
              <w:t xml:space="preserve"> </w:t>
            </w:r>
            <w:r>
              <w:rPr>
                <w:rFonts w:ascii="Times New Roman" w:hAnsi="Times New Roman"/>
                <w:color w:val="000000"/>
                <w:sz w:val="18"/>
                <w:szCs w:val="18"/>
              </w:rPr>
              <w:t>dBm≤</w:t>
            </w:r>
            <w:r>
              <w:rPr>
                <w:rFonts w:hint="eastAsia" w:ascii="Times New Roman" w:hAnsi="Times New Roman"/>
                <w:color w:val="000000"/>
                <w:sz w:val="18"/>
                <w:szCs w:val="18"/>
              </w:rPr>
              <w:t>R</w:t>
            </w:r>
            <w:r>
              <w:rPr>
                <w:rFonts w:ascii="Times New Roman" w:hAnsi="Times New Roman"/>
                <w:color w:val="000000"/>
                <w:sz w:val="18"/>
                <w:szCs w:val="18"/>
              </w:rPr>
              <w:t>SSI≤-12 dBm</w:t>
            </w:r>
          </w:p>
        </w:tc>
        <w:tc>
          <w:tcPr>
            <w:tcW w:w="831" w:type="pct"/>
            <w:vAlign w:val="center"/>
          </w:tcPr>
          <w:p w14:paraId="61D483FC">
            <w:pPr>
              <w:pStyle w:val="125"/>
              <w:rPr>
                <w:rFonts w:ascii="Times New Roman" w:hAnsi="Times New Roman"/>
                <w:color w:val="000000"/>
                <w:sz w:val="18"/>
                <w:szCs w:val="18"/>
              </w:rPr>
            </w:pPr>
            <w:r>
              <w:rPr>
                <w:rFonts w:ascii="Times New Roman" w:hAnsi="Times New Roman"/>
                <w:color w:val="000000"/>
                <w:sz w:val="18"/>
                <w:szCs w:val="18"/>
              </w:rPr>
              <w:t>110001</w:t>
            </w:r>
          </w:p>
        </w:tc>
      </w:tr>
      <w:tr w14:paraId="1CFB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05CE6713">
            <w:pPr>
              <w:pStyle w:val="125"/>
              <w:rPr>
                <w:rFonts w:ascii="Times New Roman" w:hAnsi="Times New Roman"/>
                <w:color w:val="000000"/>
                <w:sz w:val="18"/>
                <w:szCs w:val="18"/>
              </w:rPr>
            </w:pPr>
            <w:r>
              <w:rPr>
                <w:rFonts w:ascii="Times New Roman" w:hAnsi="Times New Roman"/>
                <w:color w:val="000000"/>
                <w:sz w:val="18"/>
                <w:szCs w:val="18"/>
              </w:rPr>
              <w:t>-76 dBm</w:t>
            </w:r>
            <w:r>
              <w:rPr>
                <w:rFonts w:hint="eastAsia" w:ascii="Times New Roman" w:hAnsi="Times New Roman"/>
                <w:color w:val="000000"/>
                <w:sz w:val="18"/>
                <w:szCs w:val="18"/>
              </w:rPr>
              <w:t>&lt;R</w:t>
            </w:r>
            <w:r>
              <w:rPr>
                <w:rFonts w:ascii="Times New Roman" w:hAnsi="Times New Roman"/>
                <w:color w:val="000000"/>
                <w:sz w:val="18"/>
                <w:szCs w:val="18"/>
              </w:rPr>
              <w:t>SSI≤-74 dBm</w:t>
            </w:r>
          </w:p>
        </w:tc>
        <w:tc>
          <w:tcPr>
            <w:tcW w:w="739" w:type="pct"/>
            <w:vAlign w:val="center"/>
          </w:tcPr>
          <w:p w14:paraId="18A326D1">
            <w:pPr>
              <w:pStyle w:val="125"/>
              <w:rPr>
                <w:rFonts w:ascii="Times New Roman" w:hAnsi="Times New Roman"/>
                <w:color w:val="000000"/>
                <w:sz w:val="18"/>
                <w:szCs w:val="18"/>
              </w:rPr>
            </w:pPr>
            <w:r>
              <w:rPr>
                <w:rFonts w:ascii="Times New Roman" w:hAnsi="Times New Roman"/>
                <w:color w:val="000000"/>
                <w:sz w:val="18"/>
                <w:szCs w:val="18"/>
              </w:rPr>
              <w:t>010010</w:t>
            </w:r>
          </w:p>
        </w:tc>
        <w:tc>
          <w:tcPr>
            <w:tcW w:w="1724" w:type="pct"/>
            <w:vAlign w:val="center"/>
          </w:tcPr>
          <w:p w14:paraId="7F354687">
            <w:pPr>
              <w:pStyle w:val="125"/>
              <w:rPr>
                <w:rFonts w:ascii="Times New Roman" w:hAnsi="Times New Roman"/>
                <w:color w:val="000000"/>
                <w:sz w:val="18"/>
                <w:szCs w:val="18"/>
              </w:rPr>
            </w:pPr>
            <w:r>
              <w:rPr>
                <w:rFonts w:ascii="Times New Roman" w:hAnsi="Times New Roman"/>
                <w:color w:val="000000"/>
                <w:sz w:val="18"/>
                <w:szCs w:val="18"/>
              </w:rPr>
              <w:t>-12</w:t>
            </w:r>
            <w:r>
              <w:rPr>
                <w:rFonts w:hint="eastAsia" w:ascii="Times New Roman" w:hAnsi="Times New Roman"/>
                <w:color w:val="000000"/>
                <w:sz w:val="18"/>
                <w:szCs w:val="18"/>
              </w:rPr>
              <w:t xml:space="preserve"> </w:t>
            </w:r>
            <w:r>
              <w:rPr>
                <w:rFonts w:ascii="Times New Roman" w:hAnsi="Times New Roman"/>
                <w:color w:val="000000"/>
                <w:sz w:val="18"/>
                <w:szCs w:val="18"/>
              </w:rPr>
              <w:t>dBm</w:t>
            </w:r>
            <w:r>
              <w:rPr>
                <w:rFonts w:hint="eastAsia" w:ascii="Times New Roman" w:hAnsi="Times New Roman"/>
                <w:color w:val="000000"/>
                <w:sz w:val="18"/>
                <w:szCs w:val="18"/>
              </w:rPr>
              <w:t>&lt;R</w:t>
            </w:r>
            <w:r>
              <w:rPr>
                <w:rFonts w:ascii="Times New Roman" w:hAnsi="Times New Roman"/>
                <w:color w:val="000000"/>
                <w:sz w:val="18"/>
                <w:szCs w:val="18"/>
              </w:rPr>
              <w:t>SSI≤-10 dBm</w:t>
            </w:r>
          </w:p>
        </w:tc>
        <w:tc>
          <w:tcPr>
            <w:tcW w:w="831" w:type="pct"/>
            <w:vAlign w:val="center"/>
          </w:tcPr>
          <w:p w14:paraId="26CA5398">
            <w:pPr>
              <w:pStyle w:val="125"/>
              <w:rPr>
                <w:rFonts w:ascii="Times New Roman" w:hAnsi="Times New Roman"/>
                <w:color w:val="000000"/>
                <w:sz w:val="18"/>
                <w:szCs w:val="18"/>
              </w:rPr>
            </w:pPr>
            <w:r>
              <w:rPr>
                <w:rFonts w:ascii="Times New Roman" w:hAnsi="Times New Roman"/>
                <w:color w:val="000000"/>
                <w:sz w:val="18"/>
                <w:szCs w:val="18"/>
              </w:rPr>
              <w:t>110010</w:t>
            </w:r>
          </w:p>
        </w:tc>
      </w:tr>
      <w:tr w14:paraId="368E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509110FF">
            <w:pPr>
              <w:pStyle w:val="125"/>
              <w:rPr>
                <w:rFonts w:ascii="Times New Roman" w:hAnsi="Times New Roman"/>
                <w:color w:val="000000"/>
                <w:sz w:val="18"/>
                <w:szCs w:val="18"/>
              </w:rPr>
            </w:pPr>
            <w:r>
              <w:rPr>
                <w:rFonts w:ascii="Times New Roman" w:hAnsi="Times New Roman"/>
                <w:color w:val="000000"/>
                <w:sz w:val="18"/>
                <w:szCs w:val="18"/>
              </w:rPr>
              <w:t>-74 dBm</w:t>
            </w:r>
            <w:r>
              <w:rPr>
                <w:rFonts w:hint="eastAsia" w:ascii="Times New Roman" w:hAnsi="Times New Roman"/>
                <w:color w:val="000000"/>
                <w:sz w:val="18"/>
                <w:szCs w:val="18"/>
              </w:rPr>
              <w:t>&lt;R</w:t>
            </w:r>
            <w:r>
              <w:rPr>
                <w:rFonts w:ascii="Times New Roman" w:hAnsi="Times New Roman"/>
                <w:color w:val="000000"/>
                <w:sz w:val="18"/>
                <w:szCs w:val="18"/>
              </w:rPr>
              <w:t>SSI≤-72 dBm</w:t>
            </w:r>
          </w:p>
        </w:tc>
        <w:tc>
          <w:tcPr>
            <w:tcW w:w="739" w:type="pct"/>
            <w:vAlign w:val="center"/>
          </w:tcPr>
          <w:p w14:paraId="26817FE8">
            <w:pPr>
              <w:pStyle w:val="125"/>
              <w:rPr>
                <w:rFonts w:ascii="Times New Roman" w:hAnsi="Times New Roman"/>
                <w:color w:val="000000"/>
                <w:sz w:val="18"/>
                <w:szCs w:val="18"/>
              </w:rPr>
            </w:pPr>
            <w:r>
              <w:rPr>
                <w:rFonts w:ascii="Times New Roman" w:hAnsi="Times New Roman"/>
                <w:color w:val="000000"/>
                <w:sz w:val="18"/>
                <w:szCs w:val="18"/>
              </w:rPr>
              <w:t>010011</w:t>
            </w:r>
          </w:p>
        </w:tc>
        <w:tc>
          <w:tcPr>
            <w:tcW w:w="1724" w:type="pct"/>
            <w:vAlign w:val="center"/>
          </w:tcPr>
          <w:p w14:paraId="0AA24612">
            <w:pPr>
              <w:pStyle w:val="125"/>
              <w:rPr>
                <w:rFonts w:ascii="Times New Roman" w:hAnsi="Times New Roman"/>
                <w:color w:val="000000"/>
                <w:sz w:val="18"/>
                <w:szCs w:val="18"/>
              </w:rPr>
            </w:pPr>
            <w:r>
              <w:rPr>
                <w:rFonts w:ascii="Times New Roman" w:hAnsi="Times New Roman"/>
                <w:color w:val="000000"/>
                <w:sz w:val="18"/>
                <w:szCs w:val="18"/>
              </w:rPr>
              <w:t>-10 dBm</w:t>
            </w:r>
            <w:r>
              <w:rPr>
                <w:rFonts w:hint="eastAsia" w:ascii="Times New Roman" w:hAnsi="Times New Roman"/>
                <w:color w:val="000000"/>
                <w:sz w:val="18"/>
                <w:szCs w:val="18"/>
              </w:rPr>
              <w:t>&lt;R</w:t>
            </w:r>
            <w:r>
              <w:rPr>
                <w:rFonts w:ascii="Times New Roman" w:hAnsi="Times New Roman"/>
                <w:color w:val="000000"/>
                <w:sz w:val="18"/>
                <w:szCs w:val="18"/>
              </w:rPr>
              <w:t>SSI≤-8 dBm</w:t>
            </w:r>
          </w:p>
        </w:tc>
        <w:tc>
          <w:tcPr>
            <w:tcW w:w="831" w:type="pct"/>
            <w:vAlign w:val="center"/>
          </w:tcPr>
          <w:p w14:paraId="26446D18">
            <w:pPr>
              <w:pStyle w:val="125"/>
              <w:rPr>
                <w:rFonts w:ascii="Times New Roman" w:hAnsi="Times New Roman"/>
                <w:color w:val="000000"/>
                <w:sz w:val="18"/>
                <w:szCs w:val="18"/>
              </w:rPr>
            </w:pPr>
            <w:r>
              <w:rPr>
                <w:rFonts w:ascii="Times New Roman" w:hAnsi="Times New Roman"/>
                <w:color w:val="000000"/>
                <w:sz w:val="18"/>
                <w:szCs w:val="18"/>
              </w:rPr>
              <w:t>110011</w:t>
            </w:r>
          </w:p>
        </w:tc>
      </w:tr>
      <w:tr w14:paraId="7FA8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61E0A6F5">
            <w:pPr>
              <w:pStyle w:val="125"/>
              <w:rPr>
                <w:rFonts w:ascii="Times New Roman" w:hAnsi="Times New Roman"/>
                <w:color w:val="000000"/>
                <w:sz w:val="18"/>
                <w:szCs w:val="18"/>
              </w:rPr>
            </w:pPr>
            <w:r>
              <w:rPr>
                <w:rFonts w:ascii="Times New Roman" w:hAnsi="Times New Roman"/>
                <w:color w:val="000000"/>
                <w:sz w:val="18"/>
                <w:szCs w:val="18"/>
              </w:rPr>
              <w:t>-72 dBm</w:t>
            </w:r>
            <w:r>
              <w:rPr>
                <w:rFonts w:hint="eastAsia" w:ascii="Times New Roman" w:hAnsi="Times New Roman"/>
                <w:color w:val="000000"/>
                <w:sz w:val="18"/>
                <w:szCs w:val="18"/>
              </w:rPr>
              <w:t xml:space="preserve"> &lt;R</w:t>
            </w:r>
            <w:r>
              <w:rPr>
                <w:rFonts w:ascii="Times New Roman" w:hAnsi="Times New Roman"/>
                <w:color w:val="000000"/>
                <w:sz w:val="18"/>
                <w:szCs w:val="18"/>
              </w:rPr>
              <w:t>SSI≤-70 dBm</w:t>
            </w:r>
          </w:p>
        </w:tc>
        <w:tc>
          <w:tcPr>
            <w:tcW w:w="739" w:type="pct"/>
            <w:vAlign w:val="center"/>
          </w:tcPr>
          <w:p w14:paraId="51DC4FFE">
            <w:pPr>
              <w:pStyle w:val="125"/>
              <w:rPr>
                <w:rFonts w:ascii="Times New Roman" w:hAnsi="Times New Roman"/>
                <w:color w:val="000000"/>
                <w:sz w:val="18"/>
                <w:szCs w:val="18"/>
              </w:rPr>
            </w:pPr>
            <w:r>
              <w:rPr>
                <w:rFonts w:ascii="Times New Roman" w:hAnsi="Times New Roman"/>
                <w:color w:val="000000"/>
                <w:sz w:val="18"/>
                <w:szCs w:val="18"/>
              </w:rPr>
              <w:t>010100</w:t>
            </w:r>
          </w:p>
        </w:tc>
        <w:tc>
          <w:tcPr>
            <w:tcW w:w="1724" w:type="pct"/>
            <w:vAlign w:val="center"/>
          </w:tcPr>
          <w:p w14:paraId="1C47C26D">
            <w:pPr>
              <w:pStyle w:val="125"/>
              <w:rPr>
                <w:rFonts w:ascii="Times New Roman" w:hAnsi="Times New Roman"/>
                <w:color w:val="000000"/>
                <w:sz w:val="18"/>
                <w:szCs w:val="18"/>
              </w:rPr>
            </w:pPr>
            <w:r>
              <w:rPr>
                <w:rFonts w:ascii="Times New Roman" w:hAnsi="Times New Roman"/>
                <w:color w:val="000000"/>
                <w:sz w:val="18"/>
                <w:szCs w:val="18"/>
              </w:rPr>
              <w:t>-8 dBm</w:t>
            </w:r>
            <w:r>
              <w:rPr>
                <w:rFonts w:hint="eastAsia" w:ascii="Times New Roman" w:hAnsi="Times New Roman"/>
                <w:color w:val="000000"/>
                <w:sz w:val="18"/>
                <w:szCs w:val="18"/>
              </w:rPr>
              <w:t xml:space="preserve"> &lt;R</w:t>
            </w:r>
            <w:r>
              <w:rPr>
                <w:rFonts w:ascii="Times New Roman" w:hAnsi="Times New Roman"/>
                <w:color w:val="000000"/>
                <w:sz w:val="18"/>
                <w:szCs w:val="18"/>
              </w:rPr>
              <w:t>SSI≤-6 dBm</w:t>
            </w:r>
          </w:p>
        </w:tc>
        <w:tc>
          <w:tcPr>
            <w:tcW w:w="831" w:type="pct"/>
            <w:vAlign w:val="center"/>
          </w:tcPr>
          <w:p w14:paraId="79F941A4">
            <w:pPr>
              <w:pStyle w:val="125"/>
              <w:rPr>
                <w:rFonts w:ascii="Times New Roman" w:hAnsi="Times New Roman"/>
                <w:color w:val="000000"/>
                <w:sz w:val="18"/>
                <w:szCs w:val="18"/>
              </w:rPr>
            </w:pPr>
            <w:r>
              <w:rPr>
                <w:rFonts w:ascii="Times New Roman" w:hAnsi="Times New Roman"/>
                <w:color w:val="000000"/>
                <w:sz w:val="18"/>
                <w:szCs w:val="18"/>
              </w:rPr>
              <w:t>110100</w:t>
            </w:r>
          </w:p>
        </w:tc>
      </w:tr>
      <w:tr w14:paraId="38BA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3FE9DDB7">
            <w:pPr>
              <w:pStyle w:val="125"/>
              <w:rPr>
                <w:rFonts w:ascii="Times New Roman" w:hAnsi="Times New Roman"/>
                <w:color w:val="000000"/>
                <w:sz w:val="18"/>
                <w:szCs w:val="18"/>
              </w:rPr>
            </w:pPr>
            <w:r>
              <w:rPr>
                <w:rFonts w:ascii="Times New Roman" w:hAnsi="Times New Roman"/>
                <w:color w:val="000000"/>
                <w:sz w:val="18"/>
                <w:szCs w:val="18"/>
              </w:rPr>
              <w:t>-70 dBm</w:t>
            </w:r>
            <w:r>
              <w:rPr>
                <w:rFonts w:hint="eastAsia" w:ascii="Times New Roman" w:hAnsi="Times New Roman"/>
                <w:color w:val="000000"/>
                <w:sz w:val="18"/>
                <w:szCs w:val="18"/>
              </w:rPr>
              <w:t xml:space="preserve"> &lt;R</w:t>
            </w:r>
            <w:r>
              <w:rPr>
                <w:rFonts w:ascii="Times New Roman" w:hAnsi="Times New Roman"/>
                <w:color w:val="000000"/>
                <w:sz w:val="18"/>
                <w:szCs w:val="18"/>
              </w:rPr>
              <w:t>SSI≤-68 dBm</w:t>
            </w:r>
          </w:p>
        </w:tc>
        <w:tc>
          <w:tcPr>
            <w:tcW w:w="739" w:type="pct"/>
            <w:vAlign w:val="center"/>
          </w:tcPr>
          <w:p w14:paraId="26B9339E">
            <w:pPr>
              <w:pStyle w:val="125"/>
              <w:rPr>
                <w:rFonts w:ascii="Times New Roman" w:hAnsi="Times New Roman"/>
                <w:color w:val="000000"/>
                <w:sz w:val="18"/>
                <w:szCs w:val="18"/>
              </w:rPr>
            </w:pPr>
            <w:r>
              <w:rPr>
                <w:rFonts w:ascii="Times New Roman" w:hAnsi="Times New Roman"/>
                <w:color w:val="000000"/>
                <w:sz w:val="18"/>
                <w:szCs w:val="18"/>
              </w:rPr>
              <w:t>010101</w:t>
            </w:r>
          </w:p>
        </w:tc>
        <w:tc>
          <w:tcPr>
            <w:tcW w:w="1724" w:type="pct"/>
            <w:vAlign w:val="center"/>
          </w:tcPr>
          <w:p w14:paraId="54D4D680">
            <w:pPr>
              <w:pStyle w:val="125"/>
              <w:rPr>
                <w:rFonts w:ascii="Times New Roman" w:hAnsi="Times New Roman"/>
                <w:color w:val="000000"/>
                <w:sz w:val="18"/>
                <w:szCs w:val="18"/>
              </w:rPr>
            </w:pPr>
            <w:r>
              <w:rPr>
                <w:rFonts w:ascii="Times New Roman" w:hAnsi="Times New Roman"/>
                <w:color w:val="000000"/>
                <w:sz w:val="18"/>
                <w:szCs w:val="18"/>
              </w:rPr>
              <w:t>-6 dBm</w:t>
            </w:r>
            <w:r>
              <w:rPr>
                <w:rFonts w:hint="eastAsia" w:ascii="Times New Roman" w:hAnsi="Times New Roman"/>
                <w:color w:val="000000"/>
                <w:sz w:val="18"/>
                <w:szCs w:val="18"/>
              </w:rPr>
              <w:t xml:space="preserve"> &lt;R</w:t>
            </w:r>
            <w:r>
              <w:rPr>
                <w:rFonts w:ascii="Times New Roman" w:hAnsi="Times New Roman"/>
                <w:color w:val="000000"/>
                <w:sz w:val="18"/>
                <w:szCs w:val="18"/>
              </w:rPr>
              <w:t>SSI≤-4 dBm</w:t>
            </w:r>
          </w:p>
        </w:tc>
        <w:tc>
          <w:tcPr>
            <w:tcW w:w="831" w:type="pct"/>
            <w:vAlign w:val="center"/>
          </w:tcPr>
          <w:p w14:paraId="4AEF25CA">
            <w:pPr>
              <w:pStyle w:val="125"/>
              <w:rPr>
                <w:rFonts w:ascii="Times New Roman" w:hAnsi="Times New Roman"/>
                <w:color w:val="000000"/>
                <w:sz w:val="18"/>
                <w:szCs w:val="18"/>
              </w:rPr>
            </w:pPr>
            <w:r>
              <w:rPr>
                <w:rFonts w:ascii="Times New Roman" w:hAnsi="Times New Roman"/>
                <w:color w:val="000000"/>
                <w:sz w:val="18"/>
                <w:szCs w:val="18"/>
              </w:rPr>
              <w:t>110101</w:t>
            </w:r>
          </w:p>
        </w:tc>
      </w:tr>
      <w:tr w14:paraId="491B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5C44C2A3">
            <w:pPr>
              <w:pStyle w:val="125"/>
              <w:rPr>
                <w:rFonts w:ascii="Times New Roman" w:hAnsi="Times New Roman"/>
                <w:color w:val="000000"/>
                <w:sz w:val="18"/>
                <w:szCs w:val="18"/>
              </w:rPr>
            </w:pPr>
            <w:r>
              <w:rPr>
                <w:rFonts w:ascii="Times New Roman" w:hAnsi="Times New Roman"/>
                <w:color w:val="000000"/>
                <w:sz w:val="18"/>
                <w:szCs w:val="18"/>
              </w:rPr>
              <w:t>-68 dBm</w:t>
            </w:r>
            <w:r>
              <w:rPr>
                <w:rFonts w:hint="eastAsia" w:ascii="Times New Roman" w:hAnsi="Times New Roman"/>
                <w:color w:val="000000"/>
                <w:sz w:val="18"/>
                <w:szCs w:val="18"/>
              </w:rPr>
              <w:t xml:space="preserve"> &lt;R</w:t>
            </w:r>
            <w:r>
              <w:rPr>
                <w:rFonts w:ascii="Times New Roman" w:hAnsi="Times New Roman"/>
                <w:color w:val="000000"/>
                <w:sz w:val="18"/>
                <w:szCs w:val="18"/>
              </w:rPr>
              <w:t>SSI≤-66 dBm</w:t>
            </w:r>
          </w:p>
        </w:tc>
        <w:tc>
          <w:tcPr>
            <w:tcW w:w="739" w:type="pct"/>
            <w:vAlign w:val="center"/>
          </w:tcPr>
          <w:p w14:paraId="203C5008">
            <w:pPr>
              <w:pStyle w:val="125"/>
              <w:rPr>
                <w:rFonts w:ascii="Times New Roman" w:hAnsi="Times New Roman"/>
                <w:color w:val="000000"/>
                <w:sz w:val="18"/>
                <w:szCs w:val="18"/>
              </w:rPr>
            </w:pPr>
            <w:r>
              <w:rPr>
                <w:rFonts w:ascii="Times New Roman" w:hAnsi="Times New Roman"/>
                <w:color w:val="000000"/>
                <w:sz w:val="18"/>
                <w:szCs w:val="18"/>
              </w:rPr>
              <w:t>010110</w:t>
            </w:r>
          </w:p>
        </w:tc>
        <w:tc>
          <w:tcPr>
            <w:tcW w:w="1724" w:type="pct"/>
            <w:vAlign w:val="center"/>
          </w:tcPr>
          <w:p w14:paraId="0169DFC8">
            <w:pPr>
              <w:pStyle w:val="125"/>
              <w:rPr>
                <w:rFonts w:ascii="Times New Roman" w:hAnsi="Times New Roman"/>
                <w:color w:val="000000"/>
                <w:sz w:val="18"/>
                <w:szCs w:val="18"/>
              </w:rPr>
            </w:pPr>
            <w:r>
              <w:rPr>
                <w:rFonts w:ascii="Times New Roman" w:hAnsi="Times New Roman"/>
                <w:color w:val="000000"/>
                <w:sz w:val="18"/>
                <w:szCs w:val="18"/>
              </w:rPr>
              <w:t>-4 dBm</w:t>
            </w:r>
            <w:r>
              <w:rPr>
                <w:rFonts w:hint="eastAsia" w:ascii="Times New Roman" w:hAnsi="Times New Roman"/>
                <w:color w:val="000000"/>
                <w:sz w:val="18"/>
                <w:szCs w:val="18"/>
              </w:rPr>
              <w:t xml:space="preserve"> &lt;R</w:t>
            </w:r>
            <w:r>
              <w:rPr>
                <w:rFonts w:ascii="Times New Roman" w:hAnsi="Times New Roman"/>
                <w:color w:val="000000"/>
                <w:sz w:val="18"/>
                <w:szCs w:val="18"/>
              </w:rPr>
              <w:t>SSI≤-2 dBm</w:t>
            </w:r>
          </w:p>
        </w:tc>
        <w:tc>
          <w:tcPr>
            <w:tcW w:w="831" w:type="pct"/>
            <w:vAlign w:val="center"/>
          </w:tcPr>
          <w:p w14:paraId="7AC33355">
            <w:pPr>
              <w:pStyle w:val="125"/>
              <w:rPr>
                <w:rFonts w:ascii="Times New Roman" w:hAnsi="Times New Roman"/>
                <w:color w:val="000000"/>
                <w:sz w:val="18"/>
                <w:szCs w:val="18"/>
              </w:rPr>
            </w:pPr>
            <w:r>
              <w:rPr>
                <w:rFonts w:ascii="Times New Roman" w:hAnsi="Times New Roman"/>
                <w:color w:val="000000"/>
                <w:sz w:val="18"/>
                <w:szCs w:val="18"/>
              </w:rPr>
              <w:t>110110</w:t>
            </w:r>
          </w:p>
        </w:tc>
      </w:tr>
      <w:tr w14:paraId="76F5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65EE5562">
            <w:pPr>
              <w:pStyle w:val="125"/>
              <w:rPr>
                <w:rFonts w:ascii="Times New Roman" w:hAnsi="Times New Roman"/>
                <w:color w:val="000000"/>
                <w:sz w:val="18"/>
                <w:szCs w:val="18"/>
              </w:rPr>
            </w:pPr>
            <w:r>
              <w:rPr>
                <w:rFonts w:ascii="Times New Roman" w:hAnsi="Times New Roman"/>
                <w:color w:val="000000"/>
                <w:sz w:val="18"/>
                <w:szCs w:val="18"/>
              </w:rPr>
              <w:t>-66 dBm</w:t>
            </w:r>
            <w:r>
              <w:rPr>
                <w:rFonts w:hint="eastAsia" w:ascii="Times New Roman" w:hAnsi="Times New Roman"/>
                <w:color w:val="000000"/>
                <w:sz w:val="18"/>
                <w:szCs w:val="18"/>
              </w:rPr>
              <w:t xml:space="preserve"> &lt;R</w:t>
            </w:r>
            <w:r>
              <w:rPr>
                <w:rFonts w:ascii="Times New Roman" w:hAnsi="Times New Roman"/>
                <w:color w:val="000000"/>
                <w:sz w:val="18"/>
                <w:szCs w:val="18"/>
              </w:rPr>
              <w:t>SSI≤-64 dBm</w:t>
            </w:r>
          </w:p>
        </w:tc>
        <w:tc>
          <w:tcPr>
            <w:tcW w:w="739" w:type="pct"/>
            <w:vAlign w:val="center"/>
          </w:tcPr>
          <w:p w14:paraId="6B8ECE49">
            <w:pPr>
              <w:pStyle w:val="125"/>
              <w:rPr>
                <w:rFonts w:ascii="Times New Roman" w:hAnsi="Times New Roman"/>
                <w:color w:val="000000"/>
                <w:sz w:val="18"/>
                <w:szCs w:val="18"/>
              </w:rPr>
            </w:pPr>
            <w:r>
              <w:rPr>
                <w:rFonts w:ascii="Times New Roman" w:hAnsi="Times New Roman"/>
                <w:color w:val="000000"/>
                <w:sz w:val="18"/>
                <w:szCs w:val="18"/>
              </w:rPr>
              <w:t>010111</w:t>
            </w:r>
          </w:p>
        </w:tc>
        <w:tc>
          <w:tcPr>
            <w:tcW w:w="1724" w:type="pct"/>
            <w:vAlign w:val="center"/>
          </w:tcPr>
          <w:p w14:paraId="2EDBFE6F">
            <w:pPr>
              <w:pStyle w:val="125"/>
              <w:rPr>
                <w:rFonts w:ascii="Times New Roman" w:hAnsi="Times New Roman"/>
                <w:color w:val="000000"/>
                <w:sz w:val="18"/>
                <w:szCs w:val="18"/>
              </w:rPr>
            </w:pPr>
            <w:r>
              <w:rPr>
                <w:rFonts w:ascii="Times New Roman" w:hAnsi="Times New Roman"/>
                <w:color w:val="000000"/>
                <w:sz w:val="18"/>
                <w:szCs w:val="18"/>
              </w:rPr>
              <w:t>-2 dBm</w:t>
            </w:r>
            <w:r>
              <w:rPr>
                <w:rFonts w:hint="eastAsia" w:ascii="Times New Roman" w:hAnsi="Times New Roman"/>
                <w:color w:val="000000"/>
                <w:sz w:val="18"/>
                <w:szCs w:val="18"/>
              </w:rPr>
              <w:t xml:space="preserve"> &lt;R</w:t>
            </w:r>
            <w:r>
              <w:rPr>
                <w:rFonts w:ascii="Times New Roman" w:hAnsi="Times New Roman"/>
                <w:color w:val="000000"/>
                <w:sz w:val="18"/>
                <w:szCs w:val="18"/>
              </w:rPr>
              <w:t>SSI≤0 dBm</w:t>
            </w:r>
          </w:p>
        </w:tc>
        <w:tc>
          <w:tcPr>
            <w:tcW w:w="831" w:type="pct"/>
            <w:vAlign w:val="center"/>
          </w:tcPr>
          <w:p w14:paraId="63F76316">
            <w:pPr>
              <w:pStyle w:val="125"/>
              <w:rPr>
                <w:rFonts w:ascii="Times New Roman" w:hAnsi="Times New Roman"/>
                <w:color w:val="000000"/>
                <w:sz w:val="18"/>
                <w:szCs w:val="18"/>
              </w:rPr>
            </w:pPr>
            <w:r>
              <w:rPr>
                <w:rFonts w:ascii="Times New Roman" w:hAnsi="Times New Roman"/>
                <w:color w:val="000000"/>
                <w:sz w:val="18"/>
                <w:szCs w:val="18"/>
              </w:rPr>
              <w:t>110111</w:t>
            </w:r>
          </w:p>
        </w:tc>
      </w:tr>
      <w:tr w14:paraId="16BE1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7334F27F">
            <w:pPr>
              <w:pStyle w:val="125"/>
              <w:rPr>
                <w:rFonts w:ascii="Times New Roman" w:hAnsi="Times New Roman"/>
                <w:color w:val="000000"/>
                <w:sz w:val="18"/>
                <w:szCs w:val="18"/>
              </w:rPr>
            </w:pPr>
            <w:r>
              <w:rPr>
                <w:rFonts w:ascii="Times New Roman" w:hAnsi="Times New Roman"/>
                <w:color w:val="000000"/>
                <w:sz w:val="18"/>
                <w:szCs w:val="18"/>
              </w:rPr>
              <w:t>-64 dBm</w:t>
            </w:r>
            <w:r>
              <w:rPr>
                <w:rFonts w:hint="eastAsia" w:ascii="Times New Roman" w:hAnsi="Times New Roman"/>
                <w:color w:val="000000"/>
                <w:sz w:val="18"/>
                <w:szCs w:val="18"/>
              </w:rPr>
              <w:t xml:space="preserve"> &lt;R</w:t>
            </w:r>
            <w:r>
              <w:rPr>
                <w:rFonts w:ascii="Times New Roman" w:hAnsi="Times New Roman"/>
                <w:color w:val="000000"/>
                <w:sz w:val="18"/>
                <w:szCs w:val="18"/>
              </w:rPr>
              <w:t>SSI≤-62 dBm</w:t>
            </w:r>
          </w:p>
        </w:tc>
        <w:tc>
          <w:tcPr>
            <w:tcW w:w="739" w:type="pct"/>
            <w:vAlign w:val="center"/>
          </w:tcPr>
          <w:p w14:paraId="46415248">
            <w:pPr>
              <w:pStyle w:val="125"/>
              <w:rPr>
                <w:rFonts w:ascii="Times New Roman" w:hAnsi="Times New Roman"/>
                <w:color w:val="000000"/>
                <w:sz w:val="18"/>
                <w:szCs w:val="18"/>
              </w:rPr>
            </w:pPr>
            <w:r>
              <w:rPr>
                <w:rFonts w:ascii="Times New Roman" w:hAnsi="Times New Roman"/>
                <w:color w:val="000000"/>
                <w:sz w:val="18"/>
                <w:szCs w:val="18"/>
              </w:rPr>
              <w:t>011000</w:t>
            </w:r>
          </w:p>
        </w:tc>
        <w:tc>
          <w:tcPr>
            <w:tcW w:w="1724" w:type="pct"/>
            <w:vAlign w:val="center"/>
          </w:tcPr>
          <w:p w14:paraId="54D687CE">
            <w:pPr>
              <w:pStyle w:val="125"/>
              <w:rPr>
                <w:rFonts w:ascii="Times New Roman" w:hAnsi="Times New Roman"/>
                <w:color w:val="000000"/>
                <w:sz w:val="18"/>
                <w:szCs w:val="18"/>
              </w:rPr>
            </w:pPr>
            <w:r>
              <w:rPr>
                <w:rFonts w:ascii="Times New Roman" w:hAnsi="Times New Roman"/>
                <w:color w:val="000000"/>
                <w:sz w:val="18"/>
                <w:szCs w:val="18"/>
              </w:rPr>
              <w:t>0 dBm</w:t>
            </w:r>
            <w:r>
              <w:rPr>
                <w:rFonts w:hint="eastAsia" w:ascii="Times New Roman" w:hAnsi="Times New Roman"/>
                <w:color w:val="000000"/>
                <w:sz w:val="18"/>
                <w:szCs w:val="18"/>
              </w:rPr>
              <w:t xml:space="preserve"> &lt;R</w:t>
            </w:r>
            <w:r>
              <w:rPr>
                <w:rFonts w:ascii="Times New Roman" w:hAnsi="Times New Roman"/>
                <w:color w:val="000000"/>
                <w:sz w:val="18"/>
                <w:szCs w:val="18"/>
              </w:rPr>
              <w:t>SSI≤2 dBm</w:t>
            </w:r>
          </w:p>
        </w:tc>
        <w:tc>
          <w:tcPr>
            <w:tcW w:w="831" w:type="pct"/>
            <w:vAlign w:val="center"/>
          </w:tcPr>
          <w:p w14:paraId="1DB38F68">
            <w:pPr>
              <w:pStyle w:val="125"/>
              <w:rPr>
                <w:rFonts w:ascii="Times New Roman" w:hAnsi="Times New Roman"/>
                <w:color w:val="000000"/>
                <w:sz w:val="18"/>
                <w:szCs w:val="18"/>
              </w:rPr>
            </w:pPr>
            <w:r>
              <w:rPr>
                <w:rFonts w:ascii="Times New Roman" w:hAnsi="Times New Roman"/>
                <w:color w:val="000000"/>
                <w:sz w:val="18"/>
                <w:szCs w:val="18"/>
              </w:rPr>
              <w:t>111000</w:t>
            </w:r>
          </w:p>
        </w:tc>
      </w:tr>
      <w:tr w14:paraId="077C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77424E85">
            <w:pPr>
              <w:pStyle w:val="125"/>
              <w:rPr>
                <w:rFonts w:ascii="Times New Roman" w:hAnsi="Times New Roman"/>
                <w:color w:val="000000"/>
                <w:sz w:val="18"/>
                <w:szCs w:val="18"/>
              </w:rPr>
            </w:pPr>
            <w:r>
              <w:rPr>
                <w:rFonts w:ascii="Times New Roman" w:hAnsi="Times New Roman"/>
                <w:color w:val="000000"/>
                <w:sz w:val="18"/>
                <w:szCs w:val="18"/>
              </w:rPr>
              <w:t>-62 dBm</w:t>
            </w:r>
            <w:r>
              <w:rPr>
                <w:rFonts w:hint="eastAsia" w:ascii="Times New Roman" w:hAnsi="Times New Roman"/>
                <w:color w:val="000000"/>
                <w:sz w:val="18"/>
                <w:szCs w:val="18"/>
              </w:rPr>
              <w:t xml:space="preserve"> &lt;R</w:t>
            </w:r>
            <w:r>
              <w:rPr>
                <w:rFonts w:ascii="Times New Roman" w:hAnsi="Times New Roman"/>
                <w:color w:val="000000"/>
                <w:sz w:val="18"/>
                <w:szCs w:val="18"/>
              </w:rPr>
              <w:t>SSI≤-60 dBm</w:t>
            </w:r>
          </w:p>
        </w:tc>
        <w:tc>
          <w:tcPr>
            <w:tcW w:w="739" w:type="pct"/>
            <w:vAlign w:val="center"/>
          </w:tcPr>
          <w:p w14:paraId="7C59A8EE">
            <w:pPr>
              <w:pStyle w:val="125"/>
              <w:rPr>
                <w:rFonts w:ascii="Times New Roman" w:hAnsi="Times New Roman"/>
                <w:color w:val="000000"/>
                <w:sz w:val="18"/>
                <w:szCs w:val="18"/>
              </w:rPr>
            </w:pPr>
            <w:r>
              <w:rPr>
                <w:rFonts w:ascii="Times New Roman" w:hAnsi="Times New Roman"/>
                <w:color w:val="000000"/>
                <w:sz w:val="18"/>
                <w:szCs w:val="18"/>
              </w:rPr>
              <w:t>011001</w:t>
            </w:r>
          </w:p>
        </w:tc>
        <w:tc>
          <w:tcPr>
            <w:tcW w:w="1724" w:type="pct"/>
            <w:vAlign w:val="center"/>
          </w:tcPr>
          <w:p w14:paraId="73A99003">
            <w:pPr>
              <w:pStyle w:val="125"/>
              <w:rPr>
                <w:rFonts w:ascii="Times New Roman" w:hAnsi="Times New Roman"/>
                <w:color w:val="000000"/>
                <w:sz w:val="18"/>
                <w:szCs w:val="18"/>
              </w:rPr>
            </w:pPr>
            <w:r>
              <w:rPr>
                <w:rFonts w:ascii="Times New Roman" w:hAnsi="Times New Roman"/>
                <w:color w:val="000000"/>
                <w:sz w:val="18"/>
                <w:szCs w:val="18"/>
              </w:rPr>
              <w:t>2 dBm</w:t>
            </w:r>
            <w:r>
              <w:rPr>
                <w:rFonts w:hint="eastAsia" w:ascii="Times New Roman" w:hAnsi="Times New Roman"/>
                <w:color w:val="000000"/>
                <w:sz w:val="18"/>
                <w:szCs w:val="18"/>
              </w:rPr>
              <w:t xml:space="preserve"> &lt;R</w:t>
            </w:r>
            <w:r>
              <w:rPr>
                <w:rFonts w:ascii="Times New Roman" w:hAnsi="Times New Roman"/>
                <w:color w:val="000000"/>
                <w:sz w:val="18"/>
                <w:szCs w:val="18"/>
              </w:rPr>
              <w:t>SSI≤4 dBm</w:t>
            </w:r>
          </w:p>
        </w:tc>
        <w:tc>
          <w:tcPr>
            <w:tcW w:w="831" w:type="pct"/>
            <w:vAlign w:val="center"/>
          </w:tcPr>
          <w:p w14:paraId="3DEC82CD">
            <w:pPr>
              <w:pStyle w:val="125"/>
              <w:rPr>
                <w:rFonts w:ascii="Times New Roman" w:hAnsi="Times New Roman"/>
                <w:color w:val="000000"/>
                <w:sz w:val="18"/>
                <w:szCs w:val="18"/>
              </w:rPr>
            </w:pPr>
            <w:r>
              <w:rPr>
                <w:rFonts w:ascii="Times New Roman" w:hAnsi="Times New Roman"/>
                <w:color w:val="000000"/>
                <w:sz w:val="18"/>
                <w:szCs w:val="18"/>
              </w:rPr>
              <w:t>111001</w:t>
            </w:r>
          </w:p>
        </w:tc>
      </w:tr>
      <w:tr w14:paraId="0D49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14BC1A61">
            <w:pPr>
              <w:pStyle w:val="125"/>
              <w:rPr>
                <w:rFonts w:ascii="Times New Roman" w:hAnsi="Times New Roman"/>
                <w:color w:val="000000"/>
                <w:sz w:val="18"/>
                <w:szCs w:val="18"/>
              </w:rPr>
            </w:pPr>
            <w:r>
              <w:rPr>
                <w:rFonts w:ascii="Times New Roman" w:hAnsi="Times New Roman"/>
                <w:color w:val="000000"/>
                <w:sz w:val="18"/>
                <w:szCs w:val="18"/>
              </w:rPr>
              <w:t>-60 dBm</w:t>
            </w:r>
            <w:r>
              <w:rPr>
                <w:rFonts w:hint="eastAsia" w:ascii="Times New Roman" w:hAnsi="Times New Roman"/>
                <w:color w:val="000000"/>
                <w:sz w:val="18"/>
                <w:szCs w:val="18"/>
              </w:rPr>
              <w:t xml:space="preserve"> &lt;R</w:t>
            </w:r>
            <w:r>
              <w:rPr>
                <w:rFonts w:ascii="Times New Roman" w:hAnsi="Times New Roman"/>
                <w:color w:val="000000"/>
                <w:sz w:val="18"/>
                <w:szCs w:val="18"/>
              </w:rPr>
              <w:t>SSI≤-58 dBm</w:t>
            </w:r>
          </w:p>
        </w:tc>
        <w:tc>
          <w:tcPr>
            <w:tcW w:w="739" w:type="pct"/>
            <w:vAlign w:val="center"/>
          </w:tcPr>
          <w:p w14:paraId="1270A0D5">
            <w:pPr>
              <w:pStyle w:val="125"/>
              <w:rPr>
                <w:rFonts w:ascii="Times New Roman" w:hAnsi="Times New Roman"/>
                <w:color w:val="000000"/>
                <w:sz w:val="18"/>
                <w:szCs w:val="18"/>
              </w:rPr>
            </w:pPr>
            <w:r>
              <w:rPr>
                <w:rFonts w:ascii="Times New Roman" w:hAnsi="Times New Roman"/>
                <w:color w:val="000000"/>
                <w:sz w:val="18"/>
                <w:szCs w:val="18"/>
              </w:rPr>
              <w:t>011010</w:t>
            </w:r>
          </w:p>
        </w:tc>
        <w:tc>
          <w:tcPr>
            <w:tcW w:w="1724" w:type="pct"/>
            <w:vAlign w:val="center"/>
          </w:tcPr>
          <w:p w14:paraId="45390693">
            <w:pPr>
              <w:pStyle w:val="125"/>
              <w:rPr>
                <w:rFonts w:ascii="Times New Roman" w:hAnsi="Times New Roman"/>
                <w:color w:val="000000"/>
                <w:sz w:val="18"/>
                <w:szCs w:val="18"/>
              </w:rPr>
            </w:pPr>
            <w:r>
              <w:rPr>
                <w:rFonts w:ascii="Times New Roman" w:hAnsi="Times New Roman"/>
                <w:color w:val="000000"/>
                <w:sz w:val="18"/>
                <w:szCs w:val="18"/>
              </w:rPr>
              <w:t>4 dBm</w:t>
            </w:r>
            <w:r>
              <w:rPr>
                <w:rFonts w:hint="eastAsia" w:ascii="Times New Roman" w:hAnsi="Times New Roman"/>
                <w:color w:val="000000"/>
                <w:sz w:val="18"/>
                <w:szCs w:val="18"/>
              </w:rPr>
              <w:t xml:space="preserve"> &lt;R</w:t>
            </w:r>
            <w:r>
              <w:rPr>
                <w:rFonts w:ascii="Times New Roman" w:hAnsi="Times New Roman"/>
                <w:color w:val="000000"/>
                <w:sz w:val="18"/>
                <w:szCs w:val="18"/>
              </w:rPr>
              <w:t>SSI≤6 dBm</w:t>
            </w:r>
          </w:p>
        </w:tc>
        <w:tc>
          <w:tcPr>
            <w:tcW w:w="831" w:type="pct"/>
            <w:vAlign w:val="center"/>
          </w:tcPr>
          <w:p w14:paraId="36FFD761">
            <w:pPr>
              <w:pStyle w:val="125"/>
              <w:rPr>
                <w:rFonts w:ascii="Times New Roman" w:hAnsi="Times New Roman"/>
                <w:color w:val="000000"/>
                <w:sz w:val="18"/>
                <w:szCs w:val="18"/>
              </w:rPr>
            </w:pPr>
            <w:r>
              <w:rPr>
                <w:rFonts w:ascii="Times New Roman" w:hAnsi="Times New Roman"/>
                <w:color w:val="000000"/>
                <w:sz w:val="18"/>
                <w:szCs w:val="18"/>
              </w:rPr>
              <w:t>111010</w:t>
            </w:r>
          </w:p>
        </w:tc>
      </w:tr>
      <w:tr w14:paraId="20FD4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038CE0E1">
            <w:pPr>
              <w:pStyle w:val="125"/>
              <w:rPr>
                <w:rFonts w:ascii="Times New Roman" w:hAnsi="Times New Roman"/>
                <w:color w:val="000000"/>
                <w:sz w:val="18"/>
                <w:szCs w:val="18"/>
              </w:rPr>
            </w:pPr>
            <w:r>
              <w:rPr>
                <w:rFonts w:ascii="Times New Roman" w:hAnsi="Times New Roman"/>
                <w:color w:val="000000"/>
                <w:sz w:val="18"/>
                <w:szCs w:val="18"/>
              </w:rPr>
              <w:t>-58 dBm</w:t>
            </w:r>
            <w:r>
              <w:rPr>
                <w:rFonts w:hint="eastAsia" w:ascii="Times New Roman" w:hAnsi="Times New Roman"/>
                <w:color w:val="000000"/>
                <w:sz w:val="18"/>
                <w:szCs w:val="18"/>
              </w:rPr>
              <w:t xml:space="preserve"> &lt;R</w:t>
            </w:r>
            <w:r>
              <w:rPr>
                <w:rFonts w:ascii="Times New Roman" w:hAnsi="Times New Roman"/>
                <w:color w:val="000000"/>
                <w:sz w:val="18"/>
                <w:szCs w:val="18"/>
              </w:rPr>
              <w:t>SSI≤-56 dBm</w:t>
            </w:r>
          </w:p>
        </w:tc>
        <w:tc>
          <w:tcPr>
            <w:tcW w:w="739" w:type="pct"/>
            <w:vAlign w:val="center"/>
          </w:tcPr>
          <w:p w14:paraId="52493DC2">
            <w:pPr>
              <w:pStyle w:val="125"/>
              <w:rPr>
                <w:rFonts w:ascii="Times New Roman" w:hAnsi="Times New Roman"/>
                <w:color w:val="000000"/>
                <w:sz w:val="18"/>
                <w:szCs w:val="18"/>
              </w:rPr>
            </w:pPr>
            <w:r>
              <w:rPr>
                <w:rFonts w:ascii="Times New Roman" w:hAnsi="Times New Roman"/>
                <w:color w:val="000000"/>
                <w:sz w:val="18"/>
                <w:szCs w:val="18"/>
              </w:rPr>
              <w:t>011011</w:t>
            </w:r>
          </w:p>
        </w:tc>
        <w:tc>
          <w:tcPr>
            <w:tcW w:w="1724" w:type="pct"/>
            <w:vAlign w:val="center"/>
          </w:tcPr>
          <w:p w14:paraId="31044F93">
            <w:pPr>
              <w:pStyle w:val="125"/>
              <w:rPr>
                <w:rFonts w:ascii="Times New Roman" w:hAnsi="Times New Roman"/>
                <w:color w:val="000000"/>
                <w:sz w:val="18"/>
                <w:szCs w:val="18"/>
              </w:rPr>
            </w:pPr>
            <w:r>
              <w:rPr>
                <w:rFonts w:ascii="Times New Roman" w:hAnsi="Times New Roman"/>
                <w:color w:val="000000"/>
                <w:sz w:val="18"/>
                <w:szCs w:val="18"/>
              </w:rPr>
              <w:t>6 dBm</w:t>
            </w:r>
            <w:r>
              <w:rPr>
                <w:rFonts w:hint="eastAsia" w:ascii="Times New Roman" w:hAnsi="Times New Roman"/>
                <w:color w:val="000000"/>
                <w:sz w:val="18"/>
                <w:szCs w:val="18"/>
              </w:rPr>
              <w:t xml:space="preserve"> &lt;R</w:t>
            </w:r>
            <w:r>
              <w:rPr>
                <w:rFonts w:ascii="Times New Roman" w:hAnsi="Times New Roman"/>
                <w:color w:val="000000"/>
                <w:sz w:val="18"/>
                <w:szCs w:val="18"/>
              </w:rPr>
              <w:t>SSI≤8 dBm</w:t>
            </w:r>
          </w:p>
        </w:tc>
        <w:tc>
          <w:tcPr>
            <w:tcW w:w="831" w:type="pct"/>
            <w:vAlign w:val="center"/>
          </w:tcPr>
          <w:p w14:paraId="69392B37">
            <w:pPr>
              <w:pStyle w:val="125"/>
              <w:rPr>
                <w:rFonts w:ascii="Times New Roman" w:hAnsi="Times New Roman"/>
                <w:color w:val="000000"/>
                <w:sz w:val="18"/>
                <w:szCs w:val="18"/>
              </w:rPr>
            </w:pPr>
            <w:r>
              <w:rPr>
                <w:rFonts w:ascii="Times New Roman" w:hAnsi="Times New Roman"/>
                <w:color w:val="000000"/>
                <w:sz w:val="18"/>
                <w:szCs w:val="18"/>
              </w:rPr>
              <w:t>111011</w:t>
            </w:r>
          </w:p>
        </w:tc>
      </w:tr>
      <w:tr w14:paraId="2B5F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7EB5D4E4">
            <w:pPr>
              <w:pStyle w:val="125"/>
              <w:rPr>
                <w:rFonts w:ascii="Times New Roman" w:hAnsi="Times New Roman"/>
                <w:color w:val="000000"/>
                <w:sz w:val="18"/>
                <w:szCs w:val="18"/>
              </w:rPr>
            </w:pPr>
            <w:r>
              <w:rPr>
                <w:rFonts w:ascii="Times New Roman" w:hAnsi="Times New Roman"/>
                <w:color w:val="000000"/>
                <w:sz w:val="18"/>
                <w:szCs w:val="18"/>
              </w:rPr>
              <w:t>-56 dBm</w:t>
            </w:r>
            <w:r>
              <w:rPr>
                <w:rFonts w:hint="eastAsia" w:ascii="Times New Roman" w:hAnsi="Times New Roman"/>
                <w:color w:val="000000"/>
                <w:sz w:val="18"/>
                <w:szCs w:val="18"/>
              </w:rPr>
              <w:t xml:space="preserve"> &lt;R</w:t>
            </w:r>
            <w:r>
              <w:rPr>
                <w:rFonts w:ascii="Times New Roman" w:hAnsi="Times New Roman"/>
                <w:color w:val="000000"/>
                <w:sz w:val="18"/>
                <w:szCs w:val="18"/>
              </w:rPr>
              <w:t>SSI≤-54 dBm</w:t>
            </w:r>
          </w:p>
        </w:tc>
        <w:tc>
          <w:tcPr>
            <w:tcW w:w="739" w:type="pct"/>
            <w:vAlign w:val="center"/>
          </w:tcPr>
          <w:p w14:paraId="438EDE51">
            <w:pPr>
              <w:pStyle w:val="125"/>
              <w:rPr>
                <w:rFonts w:ascii="Times New Roman" w:hAnsi="Times New Roman"/>
                <w:color w:val="000000"/>
                <w:sz w:val="18"/>
                <w:szCs w:val="18"/>
              </w:rPr>
            </w:pPr>
            <w:r>
              <w:rPr>
                <w:rFonts w:ascii="Times New Roman" w:hAnsi="Times New Roman"/>
                <w:color w:val="000000"/>
                <w:sz w:val="18"/>
                <w:szCs w:val="18"/>
              </w:rPr>
              <w:t>011100</w:t>
            </w:r>
          </w:p>
        </w:tc>
        <w:tc>
          <w:tcPr>
            <w:tcW w:w="1724" w:type="pct"/>
            <w:vAlign w:val="center"/>
          </w:tcPr>
          <w:p w14:paraId="769A44E3">
            <w:pPr>
              <w:pStyle w:val="125"/>
              <w:rPr>
                <w:rFonts w:ascii="Times New Roman" w:hAnsi="Times New Roman"/>
                <w:color w:val="000000"/>
                <w:sz w:val="18"/>
                <w:szCs w:val="18"/>
              </w:rPr>
            </w:pPr>
            <w:r>
              <w:rPr>
                <w:rFonts w:ascii="Times New Roman" w:hAnsi="Times New Roman"/>
                <w:color w:val="000000"/>
                <w:sz w:val="18"/>
                <w:szCs w:val="18"/>
              </w:rPr>
              <w:t>8 dBm</w:t>
            </w:r>
            <w:r>
              <w:rPr>
                <w:rFonts w:hint="eastAsia" w:ascii="Times New Roman" w:hAnsi="Times New Roman"/>
                <w:color w:val="000000"/>
                <w:sz w:val="18"/>
                <w:szCs w:val="18"/>
              </w:rPr>
              <w:t xml:space="preserve"> &lt;R</w:t>
            </w:r>
            <w:r>
              <w:rPr>
                <w:rFonts w:ascii="Times New Roman" w:hAnsi="Times New Roman"/>
                <w:color w:val="000000"/>
                <w:sz w:val="18"/>
                <w:szCs w:val="18"/>
              </w:rPr>
              <w:t>SSI≤10 dBm</w:t>
            </w:r>
          </w:p>
        </w:tc>
        <w:tc>
          <w:tcPr>
            <w:tcW w:w="831" w:type="pct"/>
            <w:vAlign w:val="center"/>
          </w:tcPr>
          <w:p w14:paraId="1D93932D">
            <w:pPr>
              <w:pStyle w:val="125"/>
              <w:rPr>
                <w:rFonts w:ascii="Times New Roman" w:hAnsi="Times New Roman"/>
                <w:color w:val="000000"/>
                <w:sz w:val="18"/>
                <w:szCs w:val="18"/>
              </w:rPr>
            </w:pPr>
            <w:r>
              <w:rPr>
                <w:rFonts w:ascii="Times New Roman" w:hAnsi="Times New Roman"/>
                <w:color w:val="000000"/>
                <w:sz w:val="18"/>
                <w:szCs w:val="18"/>
              </w:rPr>
              <w:t>111100</w:t>
            </w:r>
          </w:p>
        </w:tc>
      </w:tr>
      <w:tr w14:paraId="748B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4E02F29C">
            <w:pPr>
              <w:pStyle w:val="125"/>
              <w:rPr>
                <w:rFonts w:ascii="Times New Roman" w:hAnsi="Times New Roman"/>
                <w:color w:val="000000"/>
                <w:sz w:val="18"/>
                <w:szCs w:val="18"/>
              </w:rPr>
            </w:pPr>
            <w:r>
              <w:rPr>
                <w:rFonts w:ascii="Times New Roman" w:hAnsi="Times New Roman"/>
                <w:color w:val="000000"/>
                <w:sz w:val="18"/>
                <w:szCs w:val="18"/>
              </w:rPr>
              <w:t>-54 dBm</w:t>
            </w:r>
            <w:r>
              <w:rPr>
                <w:rFonts w:hint="eastAsia" w:ascii="Times New Roman" w:hAnsi="Times New Roman"/>
                <w:color w:val="000000"/>
                <w:sz w:val="18"/>
                <w:szCs w:val="18"/>
              </w:rPr>
              <w:t xml:space="preserve"> &lt;R</w:t>
            </w:r>
            <w:r>
              <w:rPr>
                <w:rFonts w:ascii="Times New Roman" w:hAnsi="Times New Roman"/>
                <w:color w:val="000000"/>
                <w:sz w:val="18"/>
                <w:szCs w:val="18"/>
              </w:rPr>
              <w:t>SSI≤-52 dBm</w:t>
            </w:r>
          </w:p>
        </w:tc>
        <w:tc>
          <w:tcPr>
            <w:tcW w:w="739" w:type="pct"/>
            <w:vAlign w:val="center"/>
          </w:tcPr>
          <w:p w14:paraId="12E98685">
            <w:pPr>
              <w:pStyle w:val="125"/>
              <w:rPr>
                <w:rFonts w:ascii="Times New Roman" w:hAnsi="Times New Roman"/>
                <w:color w:val="000000"/>
                <w:sz w:val="18"/>
                <w:szCs w:val="18"/>
              </w:rPr>
            </w:pPr>
            <w:r>
              <w:rPr>
                <w:rFonts w:ascii="Times New Roman" w:hAnsi="Times New Roman"/>
                <w:color w:val="000000"/>
                <w:sz w:val="18"/>
                <w:szCs w:val="18"/>
              </w:rPr>
              <w:t>011101</w:t>
            </w:r>
          </w:p>
        </w:tc>
        <w:tc>
          <w:tcPr>
            <w:tcW w:w="1724" w:type="pct"/>
            <w:vAlign w:val="center"/>
          </w:tcPr>
          <w:p w14:paraId="75C81F82">
            <w:pPr>
              <w:pStyle w:val="125"/>
              <w:rPr>
                <w:rFonts w:ascii="Times New Roman" w:hAnsi="Times New Roman"/>
                <w:color w:val="000000"/>
                <w:sz w:val="18"/>
                <w:szCs w:val="18"/>
              </w:rPr>
            </w:pPr>
            <w:r>
              <w:rPr>
                <w:rFonts w:ascii="Times New Roman" w:hAnsi="Times New Roman"/>
                <w:color w:val="000000"/>
                <w:sz w:val="18"/>
                <w:szCs w:val="18"/>
              </w:rPr>
              <w:t>10 dBm</w:t>
            </w:r>
            <w:r>
              <w:rPr>
                <w:rFonts w:hint="eastAsia" w:ascii="Times New Roman" w:hAnsi="Times New Roman"/>
                <w:color w:val="000000"/>
                <w:sz w:val="18"/>
                <w:szCs w:val="18"/>
              </w:rPr>
              <w:t xml:space="preserve"> &lt;R</w:t>
            </w:r>
            <w:r>
              <w:rPr>
                <w:rFonts w:ascii="Times New Roman" w:hAnsi="Times New Roman"/>
                <w:color w:val="000000"/>
                <w:sz w:val="18"/>
                <w:szCs w:val="18"/>
              </w:rPr>
              <w:t>SSI≤12 dBm</w:t>
            </w:r>
          </w:p>
        </w:tc>
        <w:tc>
          <w:tcPr>
            <w:tcW w:w="831" w:type="pct"/>
            <w:vAlign w:val="center"/>
          </w:tcPr>
          <w:p w14:paraId="19173BB3">
            <w:pPr>
              <w:pStyle w:val="125"/>
              <w:rPr>
                <w:rFonts w:ascii="Times New Roman" w:hAnsi="Times New Roman"/>
                <w:color w:val="000000"/>
                <w:sz w:val="18"/>
                <w:szCs w:val="18"/>
              </w:rPr>
            </w:pPr>
            <w:r>
              <w:rPr>
                <w:rFonts w:ascii="Times New Roman" w:hAnsi="Times New Roman"/>
                <w:color w:val="000000"/>
                <w:sz w:val="18"/>
                <w:szCs w:val="18"/>
              </w:rPr>
              <w:t>111101</w:t>
            </w:r>
          </w:p>
        </w:tc>
      </w:tr>
      <w:tr w14:paraId="5188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16C50B77">
            <w:pPr>
              <w:pStyle w:val="125"/>
              <w:rPr>
                <w:rFonts w:ascii="Times New Roman" w:hAnsi="Times New Roman"/>
                <w:color w:val="000000"/>
                <w:sz w:val="18"/>
                <w:szCs w:val="18"/>
              </w:rPr>
            </w:pPr>
            <w:r>
              <w:rPr>
                <w:rFonts w:ascii="Times New Roman" w:hAnsi="Times New Roman"/>
                <w:color w:val="000000"/>
                <w:sz w:val="18"/>
                <w:szCs w:val="18"/>
              </w:rPr>
              <w:t>-52 dBm</w:t>
            </w:r>
            <w:r>
              <w:rPr>
                <w:rFonts w:hint="eastAsia" w:ascii="Times New Roman" w:hAnsi="Times New Roman"/>
                <w:color w:val="000000"/>
                <w:sz w:val="18"/>
                <w:szCs w:val="18"/>
              </w:rPr>
              <w:t xml:space="preserve"> &lt;R</w:t>
            </w:r>
            <w:r>
              <w:rPr>
                <w:rFonts w:ascii="Times New Roman" w:hAnsi="Times New Roman"/>
                <w:color w:val="000000"/>
                <w:sz w:val="18"/>
                <w:szCs w:val="18"/>
              </w:rPr>
              <w:t>SSI≤</w:t>
            </w:r>
            <w:r>
              <w:rPr>
                <w:rFonts w:hint="eastAsia" w:ascii="Times New Roman" w:hAnsi="Times New Roman"/>
                <w:color w:val="000000"/>
                <w:sz w:val="18"/>
                <w:szCs w:val="18"/>
              </w:rPr>
              <w:t>-</w:t>
            </w:r>
            <w:r>
              <w:rPr>
                <w:rFonts w:ascii="Times New Roman" w:hAnsi="Times New Roman"/>
                <w:color w:val="000000"/>
                <w:sz w:val="18"/>
                <w:szCs w:val="18"/>
              </w:rPr>
              <w:t>50 dBm</w:t>
            </w:r>
          </w:p>
        </w:tc>
        <w:tc>
          <w:tcPr>
            <w:tcW w:w="739" w:type="pct"/>
            <w:vAlign w:val="center"/>
          </w:tcPr>
          <w:p w14:paraId="2A3F832F">
            <w:pPr>
              <w:pStyle w:val="125"/>
              <w:rPr>
                <w:rFonts w:ascii="Times New Roman" w:hAnsi="Times New Roman"/>
                <w:color w:val="000000"/>
                <w:sz w:val="18"/>
                <w:szCs w:val="18"/>
              </w:rPr>
            </w:pPr>
            <w:r>
              <w:rPr>
                <w:rFonts w:ascii="Times New Roman" w:hAnsi="Times New Roman"/>
                <w:color w:val="000000"/>
                <w:sz w:val="18"/>
                <w:szCs w:val="18"/>
              </w:rPr>
              <w:t>011110</w:t>
            </w:r>
          </w:p>
        </w:tc>
        <w:tc>
          <w:tcPr>
            <w:tcW w:w="1724" w:type="pct"/>
            <w:vAlign w:val="center"/>
          </w:tcPr>
          <w:p w14:paraId="1795FDDE">
            <w:pPr>
              <w:pStyle w:val="125"/>
              <w:rPr>
                <w:rFonts w:ascii="Times New Roman" w:hAnsi="Times New Roman"/>
                <w:color w:val="000000"/>
                <w:sz w:val="18"/>
                <w:szCs w:val="18"/>
              </w:rPr>
            </w:pPr>
            <w:r>
              <w:rPr>
                <w:rFonts w:ascii="Times New Roman" w:hAnsi="Times New Roman"/>
                <w:color w:val="000000"/>
                <w:sz w:val="18"/>
                <w:szCs w:val="18"/>
              </w:rPr>
              <w:t>12 dBm</w:t>
            </w:r>
            <w:r>
              <w:rPr>
                <w:rFonts w:hint="eastAsia" w:ascii="Times New Roman" w:hAnsi="Times New Roman"/>
                <w:color w:val="000000"/>
                <w:sz w:val="18"/>
                <w:szCs w:val="18"/>
              </w:rPr>
              <w:t xml:space="preserve"> &lt;R</w:t>
            </w:r>
            <w:r>
              <w:rPr>
                <w:rFonts w:ascii="Times New Roman" w:hAnsi="Times New Roman"/>
                <w:color w:val="000000"/>
                <w:sz w:val="18"/>
                <w:szCs w:val="18"/>
              </w:rPr>
              <w:t>SSI≤14 dBm</w:t>
            </w:r>
          </w:p>
        </w:tc>
        <w:tc>
          <w:tcPr>
            <w:tcW w:w="831" w:type="pct"/>
            <w:vAlign w:val="center"/>
          </w:tcPr>
          <w:p w14:paraId="260F5060">
            <w:pPr>
              <w:pStyle w:val="125"/>
              <w:rPr>
                <w:rFonts w:ascii="Times New Roman" w:hAnsi="Times New Roman"/>
                <w:color w:val="000000"/>
                <w:sz w:val="18"/>
                <w:szCs w:val="18"/>
              </w:rPr>
            </w:pPr>
            <w:r>
              <w:rPr>
                <w:rFonts w:ascii="Times New Roman" w:hAnsi="Times New Roman"/>
                <w:color w:val="000000"/>
                <w:sz w:val="18"/>
                <w:szCs w:val="18"/>
              </w:rPr>
              <w:t>111110</w:t>
            </w:r>
          </w:p>
        </w:tc>
      </w:tr>
      <w:tr w14:paraId="1D271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6" w:type="pct"/>
            <w:vAlign w:val="center"/>
          </w:tcPr>
          <w:p w14:paraId="12AF6991">
            <w:pPr>
              <w:pStyle w:val="125"/>
              <w:rPr>
                <w:rFonts w:ascii="Times New Roman" w:hAnsi="Times New Roman"/>
                <w:color w:val="000000"/>
                <w:sz w:val="18"/>
                <w:szCs w:val="18"/>
              </w:rPr>
            </w:pPr>
            <w:r>
              <w:rPr>
                <w:rFonts w:ascii="Times New Roman" w:hAnsi="Times New Roman"/>
                <w:color w:val="000000"/>
                <w:sz w:val="18"/>
                <w:szCs w:val="18"/>
              </w:rPr>
              <w:t>-50 dBm</w:t>
            </w:r>
            <w:r>
              <w:rPr>
                <w:rFonts w:hint="eastAsia" w:ascii="Times New Roman" w:hAnsi="Times New Roman"/>
                <w:color w:val="000000"/>
                <w:sz w:val="18"/>
                <w:szCs w:val="18"/>
              </w:rPr>
              <w:t xml:space="preserve"> &lt;R</w:t>
            </w:r>
            <w:r>
              <w:rPr>
                <w:rFonts w:ascii="Times New Roman" w:hAnsi="Times New Roman"/>
                <w:color w:val="000000"/>
                <w:sz w:val="18"/>
                <w:szCs w:val="18"/>
              </w:rPr>
              <w:t>SSI≤</w:t>
            </w:r>
            <w:r>
              <w:rPr>
                <w:rFonts w:hint="eastAsia" w:ascii="Times New Roman" w:hAnsi="Times New Roman"/>
                <w:color w:val="000000"/>
                <w:sz w:val="18"/>
                <w:szCs w:val="18"/>
              </w:rPr>
              <w:t>-</w:t>
            </w:r>
            <w:r>
              <w:rPr>
                <w:rFonts w:ascii="Times New Roman" w:hAnsi="Times New Roman"/>
                <w:color w:val="000000"/>
                <w:sz w:val="18"/>
                <w:szCs w:val="18"/>
              </w:rPr>
              <w:t>48 dBm</w:t>
            </w:r>
          </w:p>
        </w:tc>
        <w:tc>
          <w:tcPr>
            <w:tcW w:w="739" w:type="pct"/>
            <w:vAlign w:val="center"/>
          </w:tcPr>
          <w:p w14:paraId="755D185D">
            <w:pPr>
              <w:pStyle w:val="125"/>
              <w:rPr>
                <w:rFonts w:ascii="Times New Roman" w:hAnsi="Times New Roman"/>
                <w:color w:val="000000"/>
                <w:sz w:val="18"/>
                <w:szCs w:val="18"/>
              </w:rPr>
            </w:pPr>
            <w:r>
              <w:rPr>
                <w:rFonts w:ascii="Times New Roman" w:hAnsi="Times New Roman"/>
                <w:color w:val="000000"/>
                <w:sz w:val="18"/>
                <w:szCs w:val="18"/>
              </w:rPr>
              <w:t>011111</w:t>
            </w:r>
          </w:p>
        </w:tc>
        <w:tc>
          <w:tcPr>
            <w:tcW w:w="1724" w:type="pct"/>
            <w:vAlign w:val="center"/>
          </w:tcPr>
          <w:p w14:paraId="39AC8422">
            <w:pPr>
              <w:pStyle w:val="125"/>
              <w:rPr>
                <w:rFonts w:ascii="Times New Roman" w:hAnsi="Times New Roman"/>
                <w:color w:val="000000"/>
                <w:sz w:val="18"/>
                <w:szCs w:val="18"/>
              </w:rPr>
            </w:pPr>
            <w:r>
              <w:rPr>
                <w:rFonts w:hint="eastAsia" w:ascii="Times New Roman" w:hAnsi="Times New Roman"/>
                <w:color w:val="000000"/>
                <w:sz w:val="18"/>
                <w:szCs w:val="18"/>
              </w:rPr>
              <w:t>R</w:t>
            </w:r>
            <w:r>
              <w:rPr>
                <w:rFonts w:ascii="Times New Roman" w:hAnsi="Times New Roman"/>
                <w:color w:val="000000"/>
                <w:sz w:val="18"/>
                <w:szCs w:val="18"/>
              </w:rPr>
              <w:t>SSI≥14 dBm</w:t>
            </w:r>
          </w:p>
        </w:tc>
        <w:tc>
          <w:tcPr>
            <w:tcW w:w="831" w:type="pct"/>
            <w:vAlign w:val="center"/>
          </w:tcPr>
          <w:p w14:paraId="7A4A9F01">
            <w:pPr>
              <w:pStyle w:val="125"/>
              <w:rPr>
                <w:rFonts w:ascii="Times New Roman" w:hAnsi="Times New Roman"/>
                <w:color w:val="000000"/>
                <w:sz w:val="18"/>
                <w:szCs w:val="18"/>
              </w:rPr>
            </w:pPr>
            <w:r>
              <w:rPr>
                <w:rFonts w:ascii="Times New Roman" w:hAnsi="Times New Roman"/>
                <w:color w:val="000000"/>
                <w:sz w:val="18"/>
                <w:szCs w:val="18"/>
              </w:rPr>
              <w:t>111111</w:t>
            </w:r>
          </w:p>
        </w:tc>
      </w:tr>
    </w:tbl>
    <w:p w14:paraId="1B4899A3">
      <w:pPr>
        <w:pStyle w:val="67"/>
      </w:pPr>
      <w:r>
        <w:t>邻居节点信道信息位图格式</w:t>
      </w:r>
    </w:p>
    <w:p w14:paraId="0F95279B">
      <w:pPr>
        <w:pStyle w:val="50"/>
      </w:pPr>
      <w:r>
        <w:t>邻居节点信道信息位图格式定义如</w:t>
      </w:r>
      <w:r>
        <w:fldChar w:fldCharType="begin"/>
      </w:r>
      <w:r>
        <w:instrText xml:space="preserve"> REF _Ref18842 \h  \* MERGEFORMAT </w:instrText>
      </w:r>
      <w:r>
        <w:fldChar w:fldCharType="separate"/>
      </w:r>
      <w:r>
        <w:t>表 151</w:t>
      </w:r>
      <w:r>
        <w:fldChar w:fldCharType="end"/>
      </w:r>
      <w:r>
        <w:t>所示</w:t>
      </w:r>
      <w:r>
        <w:rPr>
          <w:rFonts w:hint="eastAsia"/>
        </w:rPr>
        <w:t>，</w:t>
      </w:r>
      <w:r>
        <w:t>位图版信道信息组合类型如</w:t>
      </w:r>
      <w:r>
        <w:fldChar w:fldCharType="begin"/>
      </w:r>
      <w:r>
        <w:instrText xml:space="preserve"> REF _Ref21154 \h  \* MERGEFORMAT </w:instrText>
      </w:r>
      <w:r>
        <w:fldChar w:fldCharType="separate"/>
      </w:r>
    </w:p>
    <w:p w14:paraId="381C690C">
      <w:pPr>
        <w:pStyle w:val="50"/>
      </w:pPr>
      <w:r>
        <w:t>表 152</w:t>
      </w:r>
      <w:r>
        <w:fldChar w:fldCharType="end"/>
      </w:r>
      <w:r>
        <w:t>所示</w:t>
      </w:r>
      <w:r>
        <w:rPr>
          <w:rFonts w:hint="eastAsia"/>
        </w:rPr>
        <w:t>。</w:t>
      </w:r>
    </w:p>
    <w:p w14:paraId="532D47C1">
      <w:pPr>
        <w:pStyle w:val="10"/>
      </w:pPr>
      <w:bookmarkStart w:id="2704" w:name="_Ref18842"/>
      <w:bookmarkStart w:id="2705" w:name="_Ref46244006"/>
      <w:r>
        <w:t xml:space="preserve">表 </w:t>
      </w:r>
      <w:r>
        <w:fldChar w:fldCharType="begin"/>
      </w:r>
      <w:r>
        <w:instrText xml:space="preserve"> SEQ 表 \* ARABIC </w:instrText>
      </w:r>
      <w:r>
        <w:fldChar w:fldCharType="separate"/>
      </w:r>
      <w:r>
        <w:t>151</w:t>
      </w:r>
      <w:r>
        <w:fldChar w:fldCharType="end"/>
      </w:r>
      <w:bookmarkEnd w:id="2704"/>
      <w:r>
        <w:rPr>
          <w:rFonts w:hint="eastAsia"/>
        </w:rPr>
        <w:t xml:space="preserve"> </w:t>
      </w:r>
      <w:r>
        <w:t>邻居节点信道信息位图格式</w:t>
      </w:r>
      <w:bookmarkEnd w:id="2705"/>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1418"/>
        <w:gridCol w:w="1257"/>
        <w:gridCol w:w="1793"/>
      </w:tblGrid>
      <w:tr w14:paraId="3BB5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1B53E1B">
            <w:pPr>
              <w:pStyle w:val="125"/>
              <w:rPr>
                <w:rFonts w:ascii="Times New Roman" w:hAnsi="Times New Roman"/>
                <w:color w:val="000000"/>
                <w:sz w:val="18"/>
                <w:szCs w:val="18"/>
              </w:rPr>
            </w:pPr>
            <w:r>
              <w:rPr>
                <w:rFonts w:ascii="Times New Roman" w:hAnsi="Times New Roman"/>
                <w:color w:val="000000"/>
                <w:sz w:val="18"/>
                <w:szCs w:val="18"/>
              </w:rPr>
              <w:t>字段</w:t>
            </w:r>
          </w:p>
        </w:tc>
        <w:tc>
          <w:tcPr>
            <w:tcW w:w="1418" w:type="dxa"/>
            <w:vAlign w:val="center"/>
          </w:tcPr>
          <w:p w14:paraId="5D345F68">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257" w:type="dxa"/>
            <w:vAlign w:val="center"/>
          </w:tcPr>
          <w:p w14:paraId="75132C4A">
            <w:pPr>
              <w:pStyle w:val="125"/>
              <w:rPr>
                <w:rFonts w:ascii="Times New Roman" w:hAnsi="Times New Roman"/>
                <w:color w:val="000000"/>
                <w:sz w:val="18"/>
                <w:szCs w:val="18"/>
              </w:rPr>
            </w:pPr>
            <w:r>
              <w:rPr>
                <w:rFonts w:hint="eastAsia" w:ascii="Times New Roman" w:hAnsi="Times New Roman"/>
                <w:color w:val="000000"/>
                <w:sz w:val="18"/>
                <w:szCs w:val="18"/>
              </w:rPr>
              <w:t>比特位</w:t>
            </w:r>
          </w:p>
        </w:tc>
        <w:tc>
          <w:tcPr>
            <w:tcW w:w="1793" w:type="dxa"/>
            <w:vAlign w:val="center"/>
          </w:tcPr>
          <w:p w14:paraId="1A37D836">
            <w:pPr>
              <w:pStyle w:val="125"/>
              <w:rPr>
                <w:rFonts w:ascii="Times New Roman" w:hAnsi="Times New Roman"/>
                <w:color w:val="000000"/>
                <w:sz w:val="18"/>
                <w:szCs w:val="18"/>
              </w:rPr>
            </w:pPr>
            <w:r>
              <w:rPr>
                <w:rFonts w:ascii="Times New Roman" w:hAnsi="Times New Roman"/>
                <w:color w:val="000000"/>
                <w:sz w:val="18"/>
                <w:szCs w:val="18"/>
              </w:rPr>
              <w:t>字段大小(</w:t>
            </w:r>
            <w:r>
              <w:rPr>
                <w:rFonts w:hint="eastAsia" w:ascii="Times New Roman" w:hAnsi="Times New Roman"/>
                <w:color w:val="000000"/>
                <w:sz w:val="18"/>
                <w:szCs w:val="18"/>
              </w:rPr>
              <w:t>字节</w:t>
            </w:r>
            <w:r>
              <w:rPr>
                <w:rFonts w:ascii="Times New Roman" w:hAnsi="Times New Roman"/>
                <w:color w:val="000000"/>
                <w:sz w:val="18"/>
                <w:szCs w:val="18"/>
              </w:rPr>
              <w:t>)</w:t>
            </w:r>
          </w:p>
        </w:tc>
      </w:tr>
      <w:tr w14:paraId="4C585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0972DBE">
            <w:pPr>
              <w:pStyle w:val="125"/>
              <w:rPr>
                <w:rFonts w:ascii="Times New Roman" w:hAnsi="Times New Roman"/>
                <w:color w:val="000000"/>
                <w:sz w:val="18"/>
                <w:szCs w:val="18"/>
              </w:rPr>
            </w:pPr>
            <w:r>
              <w:rPr>
                <w:rFonts w:ascii="Times New Roman" w:hAnsi="Times New Roman"/>
                <w:color w:val="000000"/>
                <w:sz w:val="18"/>
                <w:szCs w:val="18"/>
              </w:rPr>
              <w:t>信道信息组合类型</w:t>
            </w:r>
          </w:p>
        </w:tc>
        <w:tc>
          <w:tcPr>
            <w:tcW w:w="1418" w:type="dxa"/>
            <w:vMerge w:val="restart"/>
            <w:vAlign w:val="center"/>
          </w:tcPr>
          <w:p w14:paraId="52F7634E">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257" w:type="dxa"/>
            <w:vAlign w:val="center"/>
          </w:tcPr>
          <w:p w14:paraId="26E12FC9">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-3</w:t>
            </w:r>
          </w:p>
        </w:tc>
        <w:tc>
          <w:tcPr>
            <w:tcW w:w="1793" w:type="dxa"/>
            <w:vAlign w:val="center"/>
          </w:tcPr>
          <w:p w14:paraId="35EF1603">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6DBD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7E22E6A">
            <w:pPr>
              <w:pStyle w:val="125"/>
              <w:rPr>
                <w:rFonts w:ascii="Times New Roman" w:hAnsi="Times New Roman"/>
                <w:color w:val="000000"/>
                <w:sz w:val="18"/>
                <w:szCs w:val="18"/>
              </w:rPr>
            </w:pPr>
            <w:r>
              <w:rPr>
                <w:rFonts w:ascii="Times New Roman" w:hAnsi="Times New Roman"/>
                <w:color w:val="000000"/>
                <w:sz w:val="18"/>
                <w:szCs w:val="18"/>
              </w:rPr>
              <w:t>保留</w:t>
            </w:r>
          </w:p>
        </w:tc>
        <w:tc>
          <w:tcPr>
            <w:tcW w:w="1418" w:type="dxa"/>
            <w:vMerge w:val="continue"/>
            <w:vAlign w:val="center"/>
          </w:tcPr>
          <w:p w14:paraId="5CD80EB1">
            <w:pPr>
              <w:pStyle w:val="125"/>
              <w:rPr>
                <w:rFonts w:ascii="Times New Roman" w:hAnsi="Times New Roman"/>
                <w:color w:val="000000"/>
                <w:sz w:val="18"/>
                <w:szCs w:val="18"/>
              </w:rPr>
            </w:pPr>
          </w:p>
        </w:tc>
        <w:tc>
          <w:tcPr>
            <w:tcW w:w="1257" w:type="dxa"/>
            <w:vAlign w:val="center"/>
          </w:tcPr>
          <w:p w14:paraId="46FEF63B">
            <w:pPr>
              <w:pStyle w:val="125"/>
              <w:rPr>
                <w:rFonts w:ascii="Times New Roman" w:hAnsi="Times New Roman"/>
                <w:color w:val="000000"/>
                <w:sz w:val="18"/>
                <w:szCs w:val="18"/>
              </w:rPr>
            </w:pPr>
            <w:r>
              <w:rPr>
                <w:rFonts w:hint="eastAsia" w:ascii="Times New Roman" w:hAnsi="Times New Roman"/>
                <w:color w:val="000000"/>
                <w:sz w:val="18"/>
                <w:szCs w:val="18"/>
              </w:rPr>
              <w:t>4</w:t>
            </w:r>
            <w:r>
              <w:rPr>
                <w:rFonts w:ascii="Times New Roman" w:hAnsi="Times New Roman"/>
                <w:color w:val="000000"/>
                <w:sz w:val="18"/>
                <w:szCs w:val="18"/>
              </w:rPr>
              <w:t>-7</w:t>
            </w:r>
          </w:p>
        </w:tc>
        <w:tc>
          <w:tcPr>
            <w:tcW w:w="1793" w:type="dxa"/>
            <w:vAlign w:val="center"/>
          </w:tcPr>
          <w:p w14:paraId="371B87E7">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61597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restart"/>
            <w:vAlign w:val="center"/>
          </w:tcPr>
          <w:p w14:paraId="0DCD6DCB">
            <w:pPr>
              <w:pStyle w:val="125"/>
              <w:rPr>
                <w:rFonts w:ascii="Times New Roman" w:hAnsi="Times New Roman"/>
                <w:color w:val="000000"/>
                <w:sz w:val="18"/>
                <w:szCs w:val="18"/>
              </w:rPr>
            </w:pPr>
            <w:r>
              <w:rPr>
                <w:rFonts w:ascii="Times New Roman" w:hAnsi="Times New Roman"/>
                <w:color w:val="000000"/>
                <w:sz w:val="18"/>
                <w:szCs w:val="18"/>
              </w:rPr>
              <w:t>位图起始</w:t>
            </w:r>
            <w:r>
              <w:rPr>
                <w:rFonts w:hint="eastAsia" w:ascii="Times New Roman" w:hAnsi="Times New Roman"/>
                <w:color w:val="000000"/>
                <w:sz w:val="18"/>
                <w:szCs w:val="18"/>
              </w:rPr>
              <w:t>T</w:t>
            </w:r>
            <w:r>
              <w:rPr>
                <w:rFonts w:ascii="Times New Roman" w:hAnsi="Times New Roman"/>
                <w:color w:val="000000"/>
                <w:sz w:val="18"/>
                <w:szCs w:val="18"/>
              </w:rPr>
              <w:t>EI</w:t>
            </w:r>
            <w:r>
              <w:rPr>
                <w:rFonts w:hint="eastAsia" w:ascii="Times New Roman" w:hAnsi="Times New Roman"/>
                <w:color w:val="000000"/>
                <w:sz w:val="18"/>
                <w:szCs w:val="18"/>
              </w:rPr>
              <w:t>[</w:t>
            </w:r>
            <w:r>
              <w:rPr>
                <w:rFonts w:ascii="Times New Roman" w:hAnsi="Times New Roman"/>
                <w:color w:val="000000"/>
                <w:sz w:val="18"/>
                <w:szCs w:val="18"/>
              </w:rPr>
              <w:t>1]</w:t>
            </w:r>
          </w:p>
        </w:tc>
        <w:tc>
          <w:tcPr>
            <w:tcW w:w="1418" w:type="dxa"/>
            <w:vAlign w:val="center"/>
          </w:tcPr>
          <w:p w14:paraId="4F3D8F74">
            <w:pPr>
              <w:pStyle w:val="125"/>
              <w:rPr>
                <w:rFonts w:ascii="Times New Roman" w:hAnsi="Times New Roman"/>
                <w:color w:val="000000"/>
                <w:sz w:val="18"/>
                <w:szCs w:val="18"/>
              </w:rPr>
            </w:pPr>
            <w:r>
              <w:rPr>
                <w:rFonts w:hint="eastAsia" w:ascii="Times New Roman" w:hAnsi="Times New Roman"/>
                <w:color w:val="000000"/>
                <w:sz w:val="18"/>
                <w:szCs w:val="18"/>
              </w:rPr>
              <w:t>1</w:t>
            </w:r>
          </w:p>
        </w:tc>
        <w:tc>
          <w:tcPr>
            <w:tcW w:w="1257" w:type="dxa"/>
            <w:vAlign w:val="center"/>
          </w:tcPr>
          <w:p w14:paraId="1D8AFCE2">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Merge w:val="restart"/>
            <w:vAlign w:val="center"/>
          </w:tcPr>
          <w:p w14:paraId="5A5BCB52">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r>
              <w:rPr>
                <w:rFonts w:hint="eastAsia" w:ascii="Times New Roman" w:hAnsi="Times New Roman"/>
                <w:color w:val="000000"/>
                <w:sz w:val="18"/>
                <w:szCs w:val="18"/>
              </w:rPr>
              <w:t>bit</w:t>
            </w:r>
          </w:p>
        </w:tc>
      </w:tr>
      <w:tr w14:paraId="7AE8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Merge w:val="continue"/>
            <w:vAlign w:val="center"/>
          </w:tcPr>
          <w:p w14:paraId="63A0BBE4">
            <w:pPr>
              <w:pStyle w:val="125"/>
              <w:rPr>
                <w:rFonts w:ascii="Times New Roman" w:hAnsi="Times New Roman"/>
                <w:color w:val="000000"/>
                <w:sz w:val="18"/>
                <w:szCs w:val="18"/>
              </w:rPr>
            </w:pPr>
          </w:p>
        </w:tc>
        <w:tc>
          <w:tcPr>
            <w:tcW w:w="1418" w:type="dxa"/>
            <w:vMerge w:val="restart"/>
            <w:vAlign w:val="center"/>
          </w:tcPr>
          <w:p w14:paraId="164FB4D5">
            <w:pPr>
              <w:pStyle w:val="125"/>
              <w:rPr>
                <w:rFonts w:ascii="Times New Roman" w:hAnsi="Times New Roman"/>
                <w:color w:val="000000"/>
                <w:sz w:val="18"/>
                <w:szCs w:val="18"/>
              </w:rPr>
            </w:pPr>
            <w:r>
              <w:rPr>
                <w:rFonts w:hint="eastAsia" w:ascii="Times New Roman" w:hAnsi="Times New Roman"/>
                <w:color w:val="000000"/>
                <w:sz w:val="18"/>
                <w:szCs w:val="18"/>
              </w:rPr>
              <w:t>2</w:t>
            </w:r>
          </w:p>
        </w:tc>
        <w:tc>
          <w:tcPr>
            <w:tcW w:w="1257" w:type="dxa"/>
            <w:vAlign w:val="center"/>
          </w:tcPr>
          <w:p w14:paraId="6F4100C4">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-3</w:t>
            </w:r>
          </w:p>
        </w:tc>
        <w:tc>
          <w:tcPr>
            <w:tcW w:w="1793" w:type="dxa"/>
            <w:vMerge w:val="continue"/>
            <w:vAlign w:val="center"/>
          </w:tcPr>
          <w:p w14:paraId="56C98C4D">
            <w:pPr>
              <w:pStyle w:val="125"/>
              <w:rPr>
                <w:rFonts w:ascii="Times New Roman" w:hAnsi="Times New Roman"/>
                <w:color w:val="000000"/>
                <w:sz w:val="18"/>
                <w:szCs w:val="18"/>
              </w:rPr>
            </w:pPr>
          </w:p>
        </w:tc>
      </w:tr>
      <w:tr w14:paraId="65C9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B9E52FB">
            <w:pPr>
              <w:pStyle w:val="125"/>
              <w:rPr>
                <w:rFonts w:ascii="Times New Roman" w:hAnsi="Times New Roman"/>
                <w:color w:val="000000"/>
                <w:sz w:val="18"/>
                <w:szCs w:val="18"/>
              </w:rPr>
            </w:pPr>
            <w:r>
              <w:rPr>
                <w:rFonts w:ascii="Times New Roman" w:hAnsi="Times New Roman"/>
                <w:color w:val="000000"/>
                <w:sz w:val="18"/>
                <w:szCs w:val="18"/>
              </w:rPr>
              <w:t>保留</w:t>
            </w:r>
          </w:p>
        </w:tc>
        <w:tc>
          <w:tcPr>
            <w:tcW w:w="1418" w:type="dxa"/>
            <w:vMerge w:val="continue"/>
            <w:vAlign w:val="center"/>
          </w:tcPr>
          <w:p w14:paraId="6234C2B1">
            <w:pPr>
              <w:pStyle w:val="125"/>
              <w:rPr>
                <w:rFonts w:ascii="Times New Roman" w:hAnsi="Times New Roman"/>
                <w:color w:val="000000"/>
                <w:sz w:val="18"/>
                <w:szCs w:val="18"/>
              </w:rPr>
            </w:pPr>
          </w:p>
        </w:tc>
        <w:tc>
          <w:tcPr>
            <w:tcW w:w="1257" w:type="dxa"/>
            <w:vAlign w:val="center"/>
          </w:tcPr>
          <w:p w14:paraId="56A07DBC">
            <w:pPr>
              <w:pStyle w:val="125"/>
              <w:rPr>
                <w:rFonts w:ascii="Times New Roman" w:hAnsi="Times New Roman"/>
                <w:color w:val="000000"/>
                <w:sz w:val="18"/>
                <w:szCs w:val="18"/>
              </w:rPr>
            </w:pPr>
            <w:r>
              <w:rPr>
                <w:rFonts w:hint="eastAsia" w:ascii="Times New Roman" w:hAnsi="Times New Roman"/>
                <w:color w:val="000000"/>
                <w:sz w:val="18"/>
                <w:szCs w:val="18"/>
              </w:rPr>
              <w:t>4</w:t>
            </w:r>
            <w:r>
              <w:rPr>
                <w:rFonts w:ascii="Times New Roman" w:hAnsi="Times New Roman"/>
                <w:color w:val="000000"/>
                <w:sz w:val="18"/>
                <w:szCs w:val="18"/>
              </w:rPr>
              <w:t>-7</w:t>
            </w:r>
          </w:p>
        </w:tc>
        <w:tc>
          <w:tcPr>
            <w:tcW w:w="1793" w:type="dxa"/>
            <w:vAlign w:val="center"/>
          </w:tcPr>
          <w:p w14:paraId="266C6644">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2F233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0A6A91">
            <w:pPr>
              <w:pStyle w:val="125"/>
              <w:rPr>
                <w:rFonts w:ascii="Times New Roman" w:hAnsi="Times New Roman"/>
                <w:color w:val="000000"/>
                <w:sz w:val="18"/>
                <w:szCs w:val="18"/>
              </w:rPr>
            </w:pPr>
            <w:r>
              <w:rPr>
                <w:rFonts w:ascii="Times New Roman" w:hAnsi="Times New Roman"/>
                <w:color w:val="000000"/>
                <w:sz w:val="18"/>
                <w:szCs w:val="18"/>
              </w:rPr>
              <w:t>位图</w:t>
            </w:r>
            <w:r>
              <w:rPr>
                <w:rFonts w:hint="eastAsia" w:ascii="Times New Roman" w:hAnsi="Times New Roman"/>
                <w:color w:val="000000"/>
                <w:sz w:val="18"/>
                <w:szCs w:val="18"/>
              </w:rPr>
              <w:t>[</w:t>
            </w:r>
            <w:r>
              <w:rPr>
                <w:rFonts w:ascii="Times New Roman" w:hAnsi="Times New Roman"/>
                <w:color w:val="000000"/>
                <w:sz w:val="18"/>
                <w:szCs w:val="18"/>
              </w:rPr>
              <w:t>1]大小</w:t>
            </w:r>
          </w:p>
        </w:tc>
        <w:tc>
          <w:tcPr>
            <w:tcW w:w="1418" w:type="dxa"/>
            <w:vAlign w:val="center"/>
          </w:tcPr>
          <w:p w14:paraId="14BE6B5F">
            <w:pPr>
              <w:pStyle w:val="125"/>
              <w:rPr>
                <w:rFonts w:ascii="Times New Roman" w:hAnsi="Times New Roman"/>
                <w:color w:val="000000"/>
                <w:sz w:val="18"/>
                <w:szCs w:val="18"/>
              </w:rPr>
            </w:pPr>
            <w:r>
              <w:rPr>
                <w:rFonts w:hint="eastAsia" w:ascii="Times New Roman" w:hAnsi="Times New Roman"/>
                <w:color w:val="000000"/>
                <w:sz w:val="18"/>
                <w:szCs w:val="18"/>
              </w:rPr>
              <w:t>3</w:t>
            </w:r>
          </w:p>
        </w:tc>
        <w:tc>
          <w:tcPr>
            <w:tcW w:w="1257" w:type="dxa"/>
            <w:vAlign w:val="center"/>
          </w:tcPr>
          <w:p w14:paraId="60C11CF5">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6BD10CB9">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7D9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CD26527">
            <w:pPr>
              <w:pStyle w:val="125"/>
              <w:rPr>
                <w:rFonts w:ascii="Times New Roman" w:hAnsi="Times New Roman"/>
                <w:color w:val="000000"/>
                <w:sz w:val="18"/>
                <w:szCs w:val="18"/>
              </w:rPr>
            </w:pPr>
            <w:r>
              <w:rPr>
                <w:rFonts w:ascii="Times New Roman" w:hAnsi="Times New Roman"/>
                <w:color w:val="000000"/>
                <w:sz w:val="18"/>
                <w:szCs w:val="18"/>
              </w:rPr>
              <w:t>位图</w:t>
            </w:r>
            <w:r>
              <w:rPr>
                <w:rFonts w:hint="eastAsia" w:ascii="Times New Roman" w:hAnsi="Times New Roman"/>
                <w:color w:val="000000"/>
                <w:sz w:val="18"/>
                <w:szCs w:val="18"/>
              </w:rPr>
              <w:t>[</w:t>
            </w:r>
            <w:r>
              <w:rPr>
                <w:rFonts w:ascii="Times New Roman" w:hAnsi="Times New Roman"/>
                <w:color w:val="000000"/>
                <w:sz w:val="18"/>
                <w:szCs w:val="18"/>
              </w:rPr>
              <w:t>1]</w:t>
            </w:r>
          </w:p>
        </w:tc>
        <w:tc>
          <w:tcPr>
            <w:tcW w:w="1418" w:type="dxa"/>
            <w:vAlign w:val="center"/>
          </w:tcPr>
          <w:p w14:paraId="7060C6C6">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04F6E18C">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6A838E63">
            <w:pPr>
              <w:pStyle w:val="125"/>
              <w:rPr>
                <w:rFonts w:ascii="Times New Roman" w:hAnsi="Times New Roman"/>
                <w:color w:val="000000"/>
                <w:sz w:val="18"/>
                <w:szCs w:val="18"/>
              </w:rPr>
            </w:pPr>
            <w:r>
              <w:rPr>
                <w:rFonts w:hint="eastAsia" w:ascii="Times New Roman" w:hAnsi="Times New Roman"/>
                <w:color w:val="000000"/>
                <w:sz w:val="18"/>
                <w:szCs w:val="18"/>
              </w:rPr>
              <w:t>L（可变长）</w:t>
            </w:r>
          </w:p>
        </w:tc>
      </w:tr>
      <w:tr w14:paraId="24FB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BB9E856">
            <w:pPr>
              <w:pStyle w:val="125"/>
              <w:rPr>
                <w:rFonts w:ascii="Times New Roman" w:hAnsi="Times New Roman"/>
                <w:color w:val="000000"/>
                <w:sz w:val="18"/>
                <w:szCs w:val="18"/>
              </w:rPr>
            </w:pPr>
            <w:r>
              <w:rPr>
                <w:rFonts w:hint="eastAsia" w:ascii="Times New Roman" w:hAnsi="Times New Roman"/>
                <w:color w:val="000000"/>
                <w:sz w:val="18"/>
                <w:szCs w:val="18"/>
              </w:rPr>
              <w:t>邻居节点信道信息[</w:t>
            </w:r>
            <w:r>
              <w:rPr>
                <w:rFonts w:ascii="Times New Roman" w:hAnsi="Times New Roman"/>
                <w:color w:val="000000"/>
                <w:sz w:val="18"/>
                <w:szCs w:val="18"/>
              </w:rPr>
              <w:t>11]</w:t>
            </w:r>
          </w:p>
        </w:tc>
        <w:tc>
          <w:tcPr>
            <w:tcW w:w="1418" w:type="dxa"/>
            <w:vAlign w:val="center"/>
          </w:tcPr>
          <w:p w14:paraId="2AB8F86B">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3C62ADEF">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17A3971F">
            <w:pPr>
              <w:pStyle w:val="125"/>
              <w:rPr>
                <w:rFonts w:ascii="Times New Roman" w:hAnsi="Times New Roman"/>
                <w:color w:val="000000"/>
                <w:sz w:val="18"/>
                <w:szCs w:val="18"/>
              </w:rPr>
            </w:pPr>
            <w:r>
              <w:rPr>
                <w:rFonts w:hint="eastAsia" w:ascii="Times New Roman" w:hAnsi="Times New Roman"/>
                <w:color w:val="000000"/>
                <w:sz w:val="18"/>
                <w:szCs w:val="18"/>
              </w:rPr>
              <w:t>L（可变长）</w:t>
            </w:r>
          </w:p>
        </w:tc>
      </w:tr>
      <w:tr w14:paraId="615CF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A5A2E20">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18" w:type="dxa"/>
            <w:vAlign w:val="center"/>
          </w:tcPr>
          <w:p w14:paraId="493093BE">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257" w:type="dxa"/>
            <w:vAlign w:val="center"/>
          </w:tcPr>
          <w:p w14:paraId="542EF25B">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793" w:type="dxa"/>
            <w:vAlign w:val="center"/>
          </w:tcPr>
          <w:p w14:paraId="5704B6DC">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7655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38738A">
            <w:pPr>
              <w:pStyle w:val="125"/>
              <w:rPr>
                <w:rFonts w:ascii="Times New Roman" w:hAnsi="Times New Roman"/>
                <w:color w:val="000000"/>
                <w:sz w:val="18"/>
                <w:szCs w:val="18"/>
              </w:rPr>
            </w:pPr>
            <w:r>
              <w:rPr>
                <w:rFonts w:hint="eastAsia" w:ascii="Times New Roman" w:hAnsi="Times New Roman"/>
                <w:color w:val="000000"/>
                <w:sz w:val="18"/>
                <w:szCs w:val="18"/>
              </w:rPr>
              <w:t>邻居节点信道信息[</w:t>
            </w:r>
            <w:r>
              <w:rPr>
                <w:rFonts w:ascii="Times New Roman" w:hAnsi="Times New Roman"/>
                <w:color w:val="000000"/>
                <w:sz w:val="18"/>
                <w:szCs w:val="18"/>
              </w:rPr>
              <w:t>N1]</w:t>
            </w:r>
          </w:p>
        </w:tc>
        <w:tc>
          <w:tcPr>
            <w:tcW w:w="1418" w:type="dxa"/>
            <w:vAlign w:val="center"/>
          </w:tcPr>
          <w:p w14:paraId="54089255">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3136D61F">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79227EB6">
            <w:pPr>
              <w:pStyle w:val="125"/>
              <w:rPr>
                <w:rFonts w:ascii="Times New Roman" w:hAnsi="Times New Roman"/>
                <w:color w:val="000000"/>
                <w:sz w:val="18"/>
                <w:szCs w:val="18"/>
              </w:rPr>
            </w:pPr>
            <w:r>
              <w:rPr>
                <w:rFonts w:hint="eastAsia" w:ascii="Times New Roman" w:hAnsi="Times New Roman"/>
                <w:color w:val="000000"/>
                <w:sz w:val="18"/>
                <w:szCs w:val="18"/>
              </w:rPr>
              <w:t>L（可变长）</w:t>
            </w:r>
          </w:p>
        </w:tc>
      </w:tr>
      <w:tr w14:paraId="7ABEE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C09321F">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18" w:type="dxa"/>
            <w:vAlign w:val="center"/>
          </w:tcPr>
          <w:p w14:paraId="76E63372">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257" w:type="dxa"/>
            <w:vAlign w:val="center"/>
          </w:tcPr>
          <w:p w14:paraId="15C0C17F">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793" w:type="dxa"/>
            <w:vAlign w:val="center"/>
          </w:tcPr>
          <w:p w14:paraId="291E8AAF">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4E77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C9A2646">
            <w:pPr>
              <w:pStyle w:val="125"/>
              <w:rPr>
                <w:rFonts w:ascii="Times New Roman" w:hAnsi="Times New Roman"/>
                <w:color w:val="000000"/>
                <w:sz w:val="18"/>
                <w:szCs w:val="18"/>
              </w:rPr>
            </w:pPr>
            <w:r>
              <w:rPr>
                <w:rFonts w:ascii="Times New Roman" w:hAnsi="Times New Roman"/>
                <w:color w:val="000000"/>
                <w:sz w:val="18"/>
                <w:szCs w:val="18"/>
              </w:rPr>
              <w:t>位图起始</w:t>
            </w:r>
            <w:r>
              <w:rPr>
                <w:rFonts w:hint="eastAsia" w:ascii="Times New Roman" w:hAnsi="Times New Roman"/>
                <w:color w:val="000000"/>
                <w:sz w:val="18"/>
                <w:szCs w:val="18"/>
              </w:rPr>
              <w:t>T</w:t>
            </w:r>
            <w:r>
              <w:rPr>
                <w:rFonts w:ascii="Times New Roman" w:hAnsi="Times New Roman"/>
                <w:color w:val="000000"/>
                <w:sz w:val="18"/>
                <w:szCs w:val="18"/>
              </w:rPr>
              <w:t>EI</w:t>
            </w:r>
            <w:r>
              <w:rPr>
                <w:rFonts w:hint="eastAsia" w:ascii="Times New Roman" w:hAnsi="Times New Roman"/>
                <w:color w:val="000000"/>
                <w:sz w:val="18"/>
                <w:szCs w:val="18"/>
              </w:rPr>
              <w:t>[</w:t>
            </w:r>
            <w:r>
              <w:rPr>
                <w:rFonts w:ascii="Times New Roman" w:hAnsi="Times New Roman"/>
                <w:color w:val="000000"/>
                <w:sz w:val="18"/>
                <w:szCs w:val="18"/>
              </w:rPr>
              <w:t>K]</w:t>
            </w:r>
          </w:p>
        </w:tc>
        <w:tc>
          <w:tcPr>
            <w:tcW w:w="1418" w:type="dxa"/>
            <w:vAlign w:val="center"/>
          </w:tcPr>
          <w:p w14:paraId="5D029CF9">
            <w:pPr>
              <w:pStyle w:val="125"/>
              <w:rPr>
                <w:rFonts w:ascii="Times New Roman" w:hAnsi="Times New Roman"/>
                <w:color w:val="000000"/>
                <w:sz w:val="18"/>
                <w:szCs w:val="18"/>
              </w:rPr>
            </w:pPr>
            <w:r>
              <w:rPr>
                <w:rFonts w:hint="eastAsia" w:ascii="Times New Roman" w:hAnsi="Times New Roman"/>
                <w:color w:val="000000"/>
                <w:sz w:val="18"/>
                <w:szCs w:val="18"/>
              </w:rPr>
              <w:t>1</w:t>
            </w:r>
          </w:p>
        </w:tc>
        <w:tc>
          <w:tcPr>
            <w:tcW w:w="1257" w:type="dxa"/>
            <w:vAlign w:val="center"/>
          </w:tcPr>
          <w:p w14:paraId="4572A768">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74DC0422">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r>
              <w:rPr>
                <w:rFonts w:hint="eastAsia" w:ascii="Times New Roman" w:hAnsi="Times New Roman"/>
                <w:color w:val="000000"/>
                <w:sz w:val="18"/>
                <w:szCs w:val="18"/>
              </w:rPr>
              <w:t>bit</w:t>
            </w:r>
          </w:p>
        </w:tc>
      </w:tr>
      <w:tr w14:paraId="4801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C4528D">
            <w:pPr>
              <w:pStyle w:val="125"/>
              <w:rPr>
                <w:rFonts w:ascii="Times New Roman" w:hAnsi="Times New Roman"/>
                <w:color w:val="000000"/>
                <w:sz w:val="18"/>
                <w:szCs w:val="18"/>
              </w:rPr>
            </w:pPr>
          </w:p>
        </w:tc>
        <w:tc>
          <w:tcPr>
            <w:tcW w:w="1418" w:type="dxa"/>
            <w:vAlign w:val="center"/>
          </w:tcPr>
          <w:p w14:paraId="7F6C826F">
            <w:pPr>
              <w:pStyle w:val="125"/>
              <w:rPr>
                <w:rFonts w:ascii="Times New Roman" w:hAnsi="Times New Roman"/>
                <w:color w:val="000000"/>
                <w:sz w:val="18"/>
                <w:szCs w:val="18"/>
              </w:rPr>
            </w:pPr>
            <w:r>
              <w:rPr>
                <w:rFonts w:hint="eastAsia" w:ascii="Times New Roman" w:hAnsi="Times New Roman"/>
                <w:color w:val="000000"/>
                <w:sz w:val="18"/>
                <w:szCs w:val="18"/>
              </w:rPr>
              <w:t>2</w:t>
            </w:r>
          </w:p>
        </w:tc>
        <w:tc>
          <w:tcPr>
            <w:tcW w:w="1257" w:type="dxa"/>
            <w:vAlign w:val="center"/>
          </w:tcPr>
          <w:p w14:paraId="02B4A963">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-3</w:t>
            </w:r>
          </w:p>
        </w:tc>
        <w:tc>
          <w:tcPr>
            <w:tcW w:w="1793" w:type="dxa"/>
            <w:vAlign w:val="center"/>
          </w:tcPr>
          <w:p w14:paraId="7D176E74">
            <w:pPr>
              <w:pStyle w:val="125"/>
              <w:rPr>
                <w:rFonts w:ascii="Times New Roman" w:hAnsi="Times New Roman"/>
                <w:color w:val="000000"/>
                <w:sz w:val="18"/>
                <w:szCs w:val="18"/>
              </w:rPr>
            </w:pPr>
          </w:p>
        </w:tc>
      </w:tr>
      <w:tr w14:paraId="6B1F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4B82F20">
            <w:pPr>
              <w:pStyle w:val="125"/>
              <w:rPr>
                <w:rFonts w:ascii="Times New Roman" w:hAnsi="Times New Roman"/>
                <w:color w:val="000000"/>
                <w:sz w:val="18"/>
                <w:szCs w:val="18"/>
              </w:rPr>
            </w:pPr>
            <w:r>
              <w:rPr>
                <w:rFonts w:ascii="Times New Roman" w:hAnsi="Times New Roman"/>
                <w:color w:val="000000"/>
                <w:sz w:val="18"/>
                <w:szCs w:val="18"/>
              </w:rPr>
              <w:t>保留</w:t>
            </w:r>
          </w:p>
        </w:tc>
        <w:tc>
          <w:tcPr>
            <w:tcW w:w="1418" w:type="dxa"/>
            <w:vAlign w:val="center"/>
          </w:tcPr>
          <w:p w14:paraId="6C95A7ED">
            <w:pPr>
              <w:pStyle w:val="125"/>
              <w:rPr>
                <w:rFonts w:ascii="Times New Roman" w:hAnsi="Times New Roman"/>
                <w:color w:val="000000"/>
                <w:sz w:val="18"/>
                <w:szCs w:val="18"/>
              </w:rPr>
            </w:pPr>
          </w:p>
        </w:tc>
        <w:tc>
          <w:tcPr>
            <w:tcW w:w="1257" w:type="dxa"/>
            <w:vAlign w:val="center"/>
          </w:tcPr>
          <w:p w14:paraId="0C5F5C22">
            <w:pPr>
              <w:pStyle w:val="125"/>
              <w:rPr>
                <w:rFonts w:ascii="Times New Roman" w:hAnsi="Times New Roman"/>
                <w:color w:val="000000"/>
                <w:sz w:val="18"/>
                <w:szCs w:val="18"/>
              </w:rPr>
            </w:pPr>
            <w:r>
              <w:rPr>
                <w:rFonts w:hint="eastAsia" w:ascii="Times New Roman" w:hAnsi="Times New Roman"/>
                <w:color w:val="000000"/>
                <w:sz w:val="18"/>
                <w:szCs w:val="18"/>
              </w:rPr>
              <w:t>4</w:t>
            </w:r>
            <w:r>
              <w:rPr>
                <w:rFonts w:ascii="Times New Roman" w:hAnsi="Times New Roman"/>
                <w:color w:val="000000"/>
                <w:sz w:val="18"/>
                <w:szCs w:val="18"/>
              </w:rPr>
              <w:t>-7</w:t>
            </w:r>
          </w:p>
        </w:tc>
        <w:tc>
          <w:tcPr>
            <w:tcW w:w="1793" w:type="dxa"/>
            <w:vAlign w:val="center"/>
          </w:tcPr>
          <w:p w14:paraId="46C3AC3E">
            <w:pPr>
              <w:pStyle w:val="125"/>
              <w:rPr>
                <w:rFonts w:ascii="Times New Roman" w:hAnsi="Times New Roman"/>
                <w:color w:val="000000"/>
                <w:sz w:val="18"/>
                <w:szCs w:val="18"/>
              </w:rPr>
            </w:pPr>
            <w:r>
              <w:rPr>
                <w:rFonts w:hint="eastAsia" w:ascii="Times New Roman" w:hAnsi="Times New Roman"/>
                <w:color w:val="000000"/>
                <w:sz w:val="18"/>
                <w:szCs w:val="18"/>
              </w:rPr>
              <w:t>4bit</w:t>
            </w:r>
          </w:p>
        </w:tc>
      </w:tr>
      <w:tr w14:paraId="1A5B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36038B6">
            <w:pPr>
              <w:pStyle w:val="125"/>
              <w:rPr>
                <w:rFonts w:ascii="Times New Roman" w:hAnsi="Times New Roman"/>
                <w:color w:val="000000"/>
                <w:sz w:val="18"/>
                <w:szCs w:val="18"/>
              </w:rPr>
            </w:pPr>
            <w:r>
              <w:rPr>
                <w:rFonts w:ascii="Times New Roman" w:hAnsi="Times New Roman"/>
                <w:color w:val="000000"/>
                <w:sz w:val="18"/>
                <w:szCs w:val="18"/>
              </w:rPr>
              <w:t>位图</w:t>
            </w:r>
            <w:r>
              <w:rPr>
                <w:rFonts w:hint="eastAsia" w:ascii="Times New Roman" w:hAnsi="Times New Roman"/>
                <w:color w:val="000000"/>
                <w:sz w:val="18"/>
                <w:szCs w:val="18"/>
              </w:rPr>
              <w:t>[</w:t>
            </w:r>
            <w:r>
              <w:rPr>
                <w:rFonts w:ascii="Times New Roman" w:hAnsi="Times New Roman"/>
                <w:color w:val="000000"/>
                <w:sz w:val="18"/>
                <w:szCs w:val="18"/>
              </w:rPr>
              <w:t>K]大小</w:t>
            </w:r>
          </w:p>
        </w:tc>
        <w:tc>
          <w:tcPr>
            <w:tcW w:w="1418" w:type="dxa"/>
            <w:vAlign w:val="center"/>
          </w:tcPr>
          <w:p w14:paraId="2BD0EAF3">
            <w:pPr>
              <w:pStyle w:val="125"/>
              <w:rPr>
                <w:rFonts w:ascii="Times New Roman" w:hAnsi="Times New Roman"/>
                <w:color w:val="000000"/>
                <w:sz w:val="18"/>
                <w:szCs w:val="18"/>
              </w:rPr>
            </w:pPr>
            <w:r>
              <w:rPr>
                <w:rFonts w:hint="eastAsia" w:ascii="Times New Roman" w:hAnsi="Times New Roman"/>
                <w:color w:val="000000"/>
                <w:sz w:val="18"/>
                <w:szCs w:val="18"/>
              </w:rPr>
              <w:t>3</w:t>
            </w:r>
          </w:p>
        </w:tc>
        <w:tc>
          <w:tcPr>
            <w:tcW w:w="1257" w:type="dxa"/>
            <w:vAlign w:val="center"/>
          </w:tcPr>
          <w:p w14:paraId="3A111185">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4CBB42E7">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3681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414BCCF">
            <w:pPr>
              <w:pStyle w:val="125"/>
              <w:rPr>
                <w:rFonts w:ascii="Times New Roman" w:hAnsi="Times New Roman"/>
                <w:color w:val="000000"/>
                <w:sz w:val="18"/>
                <w:szCs w:val="18"/>
              </w:rPr>
            </w:pPr>
            <w:r>
              <w:rPr>
                <w:rFonts w:ascii="Times New Roman" w:hAnsi="Times New Roman"/>
                <w:color w:val="000000"/>
                <w:sz w:val="18"/>
                <w:szCs w:val="18"/>
              </w:rPr>
              <w:t>位图</w:t>
            </w:r>
            <w:r>
              <w:rPr>
                <w:rFonts w:hint="eastAsia" w:ascii="Times New Roman" w:hAnsi="Times New Roman"/>
                <w:color w:val="000000"/>
                <w:sz w:val="18"/>
                <w:szCs w:val="18"/>
              </w:rPr>
              <w:t>[</w:t>
            </w:r>
            <w:r>
              <w:rPr>
                <w:rFonts w:ascii="Times New Roman" w:hAnsi="Times New Roman"/>
                <w:color w:val="000000"/>
                <w:sz w:val="18"/>
                <w:szCs w:val="18"/>
              </w:rPr>
              <w:t>K]</w:t>
            </w:r>
          </w:p>
        </w:tc>
        <w:tc>
          <w:tcPr>
            <w:tcW w:w="1418" w:type="dxa"/>
            <w:vAlign w:val="center"/>
          </w:tcPr>
          <w:p w14:paraId="4AB6846D">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5C32689D">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56FC79FF">
            <w:pPr>
              <w:pStyle w:val="125"/>
              <w:rPr>
                <w:rFonts w:ascii="Times New Roman" w:hAnsi="Times New Roman"/>
                <w:color w:val="000000"/>
                <w:sz w:val="18"/>
                <w:szCs w:val="18"/>
              </w:rPr>
            </w:pPr>
            <w:r>
              <w:rPr>
                <w:rFonts w:hint="eastAsia" w:ascii="Times New Roman" w:hAnsi="Times New Roman"/>
                <w:color w:val="000000"/>
                <w:sz w:val="18"/>
                <w:szCs w:val="18"/>
              </w:rPr>
              <w:t>L（可变长）</w:t>
            </w:r>
          </w:p>
        </w:tc>
      </w:tr>
      <w:tr w14:paraId="3D0B7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EA2BAAD">
            <w:pPr>
              <w:pStyle w:val="125"/>
              <w:rPr>
                <w:rFonts w:ascii="Times New Roman" w:hAnsi="Times New Roman"/>
                <w:color w:val="000000"/>
                <w:sz w:val="18"/>
                <w:szCs w:val="18"/>
              </w:rPr>
            </w:pPr>
            <w:r>
              <w:rPr>
                <w:rFonts w:hint="eastAsia" w:ascii="Times New Roman" w:hAnsi="Times New Roman"/>
                <w:color w:val="000000"/>
                <w:sz w:val="18"/>
                <w:szCs w:val="18"/>
              </w:rPr>
              <w:t>邻居节点信道信息[</w:t>
            </w:r>
            <w:r>
              <w:rPr>
                <w:rFonts w:ascii="Times New Roman" w:hAnsi="Times New Roman"/>
                <w:color w:val="000000"/>
                <w:sz w:val="18"/>
                <w:szCs w:val="18"/>
              </w:rPr>
              <w:t>1k]</w:t>
            </w:r>
          </w:p>
        </w:tc>
        <w:tc>
          <w:tcPr>
            <w:tcW w:w="1418" w:type="dxa"/>
            <w:vAlign w:val="center"/>
          </w:tcPr>
          <w:p w14:paraId="4C07939E">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6C1DEC8C">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515D5B80">
            <w:pPr>
              <w:pStyle w:val="125"/>
              <w:rPr>
                <w:rFonts w:ascii="Times New Roman" w:hAnsi="Times New Roman"/>
                <w:color w:val="000000"/>
                <w:sz w:val="18"/>
                <w:szCs w:val="18"/>
              </w:rPr>
            </w:pPr>
            <w:r>
              <w:rPr>
                <w:rFonts w:hint="eastAsia" w:ascii="Times New Roman" w:hAnsi="Times New Roman"/>
                <w:color w:val="000000"/>
                <w:sz w:val="18"/>
                <w:szCs w:val="18"/>
              </w:rPr>
              <w:t>L（可变长）</w:t>
            </w:r>
          </w:p>
        </w:tc>
      </w:tr>
      <w:tr w14:paraId="34F9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1C1733F">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18" w:type="dxa"/>
            <w:vAlign w:val="center"/>
          </w:tcPr>
          <w:p w14:paraId="6E5E48DC">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257" w:type="dxa"/>
            <w:vAlign w:val="center"/>
          </w:tcPr>
          <w:p w14:paraId="79BDCE78">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793" w:type="dxa"/>
            <w:vAlign w:val="center"/>
          </w:tcPr>
          <w:p w14:paraId="378E9FD0">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3ACD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5D07254">
            <w:pPr>
              <w:pStyle w:val="125"/>
              <w:rPr>
                <w:rFonts w:ascii="Times New Roman" w:hAnsi="Times New Roman"/>
                <w:color w:val="000000"/>
                <w:sz w:val="18"/>
                <w:szCs w:val="18"/>
              </w:rPr>
            </w:pPr>
            <w:r>
              <w:rPr>
                <w:rFonts w:hint="eastAsia" w:ascii="Times New Roman" w:hAnsi="Times New Roman"/>
                <w:color w:val="000000"/>
                <w:sz w:val="18"/>
                <w:szCs w:val="18"/>
              </w:rPr>
              <w:t>邻居节点信道信息[</w:t>
            </w:r>
            <w:r>
              <w:rPr>
                <w:rFonts w:ascii="Times New Roman" w:hAnsi="Times New Roman"/>
                <w:color w:val="000000"/>
                <w:sz w:val="18"/>
                <w:szCs w:val="18"/>
              </w:rPr>
              <w:t>Nk]</w:t>
            </w:r>
          </w:p>
        </w:tc>
        <w:tc>
          <w:tcPr>
            <w:tcW w:w="1418" w:type="dxa"/>
            <w:vAlign w:val="center"/>
          </w:tcPr>
          <w:p w14:paraId="48174D52">
            <w:pPr>
              <w:pStyle w:val="125"/>
              <w:rPr>
                <w:rFonts w:ascii="Times New Roman" w:hAnsi="Times New Roman"/>
                <w:color w:val="000000"/>
                <w:sz w:val="18"/>
                <w:szCs w:val="18"/>
              </w:rPr>
            </w:pPr>
            <w:r>
              <w:rPr>
                <w:rFonts w:hint="eastAsia" w:ascii="Times New Roman" w:hAnsi="Times New Roman"/>
                <w:color w:val="000000"/>
                <w:sz w:val="18"/>
                <w:szCs w:val="18"/>
              </w:rPr>
              <w:t>可变</w:t>
            </w:r>
          </w:p>
        </w:tc>
        <w:tc>
          <w:tcPr>
            <w:tcW w:w="1257" w:type="dxa"/>
            <w:vAlign w:val="center"/>
          </w:tcPr>
          <w:p w14:paraId="7EC0FC45">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-7</w:t>
            </w:r>
          </w:p>
        </w:tc>
        <w:tc>
          <w:tcPr>
            <w:tcW w:w="1793" w:type="dxa"/>
            <w:vAlign w:val="center"/>
          </w:tcPr>
          <w:p w14:paraId="0CD24DC4">
            <w:pPr>
              <w:pStyle w:val="125"/>
              <w:rPr>
                <w:rFonts w:ascii="Times New Roman" w:hAnsi="Times New Roman"/>
                <w:color w:val="000000"/>
                <w:sz w:val="18"/>
                <w:szCs w:val="18"/>
              </w:rPr>
            </w:pPr>
            <w:r>
              <w:rPr>
                <w:rFonts w:hint="eastAsia" w:ascii="Times New Roman" w:hAnsi="Times New Roman"/>
                <w:color w:val="000000"/>
                <w:sz w:val="18"/>
                <w:szCs w:val="18"/>
              </w:rPr>
              <w:t>L（可变长）</w:t>
            </w:r>
          </w:p>
        </w:tc>
      </w:tr>
    </w:tbl>
    <w:p w14:paraId="5B3AB1E2">
      <w:pPr>
        <w:pStyle w:val="10"/>
      </w:pPr>
      <w:bookmarkStart w:id="2706" w:name="_Ref21154"/>
    </w:p>
    <w:p w14:paraId="62FA9F83">
      <w:pPr>
        <w:pStyle w:val="10"/>
      </w:pPr>
      <w:r>
        <w:t xml:space="preserve">表 </w:t>
      </w:r>
      <w:r>
        <w:fldChar w:fldCharType="begin"/>
      </w:r>
      <w:r>
        <w:instrText xml:space="preserve"> SEQ 表 \* ARABIC </w:instrText>
      </w:r>
      <w:r>
        <w:fldChar w:fldCharType="separate"/>
      </w:r>
      <w:r>
        <w:t>152</w:t>
      </w:r>
      <w:r>
        <w:fldChar w:fldCharType="end"/>
      </w:r>
      <w:bookmarkEnd w:id="2706"/>
      <w:r>
        <w:rPr>
          <w:rFonts w:hint="eastAsia"/>
        </w:rPr>
        <w:t xml:space="preserve"> 位图版信道信息组合类型及字段长度</w:t>
      </w:r>
    </w:p>
    <w:tbl>
      <w:tblPr>
        <w:tblStyle w:val="31"/>
        <w:tblW w:w="6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1276"/>
        <w:gridCol w:w="1275"/>
        <w:gridCol w:w="1134"/>
        <w:gridCol w:w="1843"/>
      </w:tblGrid>
      <w:tr w14:paraId="3E67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609A728B">
            <w:pPr>
              <w:pStyle w:val="125"/>
              <w:rPr>
                <w:rFonts w:ascii="Times New Roman" w:hAnsi="Times New Roman"/>
                <w:color w:val="000000"/>
                <w:sz w:val="18"/>
                <w:szCs w:val="18"/>
              </w:rPr>
            </w:pPr>
            <w:r>
              <w:rPr>
                <w:rFonts w:ascii="Times New Roman" w:hAnsi="Times New Roman"/>
                <w:color w:val="000000"/>
                <w:sz w:val="18"/>
                <w:szCs w:val="18"/>
              </w:rPr>
              <w:t>类型值</w:t>
            </w:r>
          </w:p>
        </w:tc>
        <w:tc>
          <w:tcPr>
            <w:tcW w:w="1276" w:type="dxa"/>
            <w:vAlign w:val="center"/>
          </w:tcPr>
          <w:p w14:paraId="7834B058">
            <w:pPr>
              <w:pStyle w:val="125"/>
              <w:rPr>
                <w:rFonts w:ascii="Times New Roman" w:hAnsi="Times New Roman"/>
                <w:color w:val="000000"/>
                <w:sz w:val="18"/>
                <w:szCs w:val="18"/>
              </w:rPr>
            </w:pPr>
            <w:r>
              <w:rPr>
                <w:rFonts w:ascii="Times New Roman" w:hAnsi="Times New Roman"/>
                <w:color w:val="000000"/>
                <w:sz w:val="18"/>
                <w:szCs w:val="18"/>
              </w:rPr>
              <w:t>接收率长度</w:t>
            </w:r>
          </w:p>
        </w:tc>
        <w:tc>
          <w:tcPr>
            <w:tcW w:w="1275" w:type="dxa"/>
            <w:vAlign w:val="center"/>
          </w:tcPr>
          <w:p w14:paraId="0AA310FC">
            <w:pPr>
              <w:pStyle w:val="125"/>
              <w:rPr>
                <w:rFonts w:ascii="Times New Roman" w:hAnsi="Times New Roman"/>
                <w:color w:val="000000"/>
                <w:sz w:val="18"/>
                <w:szCs w:val="18"/>
              </w:rPr>
            </w:pPr>
            <w:r>
              <w:rPr>
                <w:rFonts w:ascii="Times New Roman" w:hAnsi="Times New Roman"/>
                <w:color w:val="000000"/>
                <w:sz w:val="18"/>
                <w:szCs w:val="18"/>
              </w:rPr>
              <w:t>平均信噪比</w:t>
            </w:r>
          </w:p>
        </w:tc>
        <w:tc>
          <w:tcPr>
            <w:tcW w:w="1134" w:type="dxa"/>
            <w:vAlign w:val="center"/>
          </w:tcPr>
          <w:p w14:paraId="38DAA039">
            <w:pPr>
              <w:pStyle w:val="125"/>
              <w:rPr>
                <w:rFonts w:ascii="Times New Roman" w:hAnsi="Times New Roman"/>
                <w:color w:val="000000"/>
                <w:sz w:val="18"/>
                <w:szCs w:val="18"/>
              </w:rPr>
            </w:pPr>
            <w:r>
              <w:rPr>
                <w:rFonts w:ascii="Times New Roman" w:hAnsi="Times New Roman"/>
                <w:color w:val="000000"/>
                <w:sz w:val="18"/>
                <w:szCs w:val="18"/>
              </w:rPr>
              <w:t>信号强度</w:t>
            </w:r>
          </w:p>
        </w:tc>
        <w:tc>
          <w:tcPr>
            <w:tcW w:w="1843" w:type="dxa"/>
            <w:vAlign w:val="center"/>
          </w:tcPr>
          <w:p w14:paraId="5E0CA984">
            <w:pPr>
              <w:pStyle w:val="125"/>
              <w:rPr>
                <w:rFonts w:ascii="Times New Roman" w:hAnsi="Times New Roman"/>
                <w:color w:val="000000"/>
                <w:sz w:val="18"/>
                <w:szCs w:val="18"/>
              </w:rPr>
            </w:pPr>
            <w:r>
              <w:rPr>
                <w:rFonts w:ascii="Times New Roman" w:hAnsi="Times New Roman"/>
                <w:color w:val="000000"/>
                <w:sz w:val="18"/>
                <w:szCs w:val="18"/>
              </w:rPr>
              <w:t>总长度</w:t>
            </w:r>
            <w:r>
              <w:rPr>
                <w:rFonts w:hint="eastAsia" w:ascii="Times New Roman" w:hAnsi="Times New Roman"/>
                <w:color w:val="000000"/>
                <w:sz w:val="18"/>
                <w:szCs w:val="18"/>
              </w:rPr>
              <w:t>（比特）</w:t>
            </w:r>
          </w:p>
        </w:tc>
      </w:tr>
      <w:tr w14:paraId="09576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51479FF7">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276" w:type="dxa"/>
            <w:vAlign w:val="center"/>
          </w:tcPr>
          <w:p w14:paraId="480B9D88">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46964EF9">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134" w:type="dxa"/>
            <w:vAlign w:val="center"/>
          </w:tcPr>
          <w:p w14:paraId="36EE4F42">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843" w:type="dxa"/>
            <w:vAlign w:val="center"/>
          </w:tcPr>
          <w:p w14:paraId="36AAB25D">
            <w:pPr>
              <w:pStyle w:val="125"/>
              <w:rPr>
                <w:rFonts w:ascii="Times New Roman" w:hAnsi="Times New Roman"/>
                <w:color w:val="000000"/>
                <w:sz w:val="18"/>
                <w:szCs w:val="18"/>
              </w:rPr>
            </w:pPr>
            <w:r>
              <w:rPr>
                <w:rFonts w:ascii="Times New Roman" w:hAnsi="Times New Roman"/>
                <w:color w:val="000000"/>
                <w:sz w:val="18"/>
                <w:szCs w:val="18"/>
              </w:rPr>
              <w:t>8</w:t>
            </w:r>
          </w:p>
        </w:tc>
      </w:tr>
      <w:tr w14:paraId="0CED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2FDABEB7">
            <w:pPr>
              <w:pStyle w:val="125"/>
              <w:rPr>
                <w:rFonts w:ascii="Times New Roman" w:hAnsi="Times New Roman"/>
                <w:color w:val="000000"/>
                <w:sz w:val="18"/>
                <w:szCs w:val="18"/>
              </w:rPr>
            </w:pPr>
            <w:r>
              <w:rPr>
                <w:rFonts w:hint="eastAsia" w:ascii="Times New Roman" w:hAnsi="Times New Roman"/>
                <w:color w:val="000000"/>
                <w:sz w:val="18"/>
                <w:szCs w:val="18"/>
              </w:rPr>
              <w:t>1</w:t>
            </w:r>
          </w:p>
        </w:tc>
        <w:tc>
          <w:tcPr>
            <w:tcW w:w="1276" w:type="dxa"/>
            <w:vAlign w:val="center"/>
          </w:tcPr>
          <w:p w14:paraId="2ECE0705">
            <w:pPr>
              <w:pStyle w:val="125"/>
              <w:rPr>
                <w:rFonts w:ascii="Times New Roman" w:hAnsi="Times New Roman"/>
                <w:color w:val="000000"/>
                <w:sz w:val="18"/>
                <w:szCs w:val="18"/>
              </w:rPr>
            </w:pPr>
            <w:r>
              <w:rPr>
                <w:rFonts w:ascii="Times New Roman" w:hAnsi="Times New Roman"/>
                <w:color w:val="000000"/>
                <w:sz w:val="18"/>
                <w:szCs w:val="18"/>
              </w:rPr>
              <w:t>8</w:t>
            </w:r>
          </w:p>
        </w:tc>
        <w:tc>
          <w:tcPr>
            <w:tcW w:w="1275" w:type="dxa"/>
            <w:vAlign w:val="center"/>
          </w:tcPr>
          <w:p w14:paraId="460B949B">
            <w:pPr>
              <w:pStyle w:val="125"/>
              <w:rPr>
                <w:rFonts w:ascii="Times New Roman" w:hAnsi="Times New Roman"/>
                <w:color w:val="000000"/>
                <w:sz w:val="18"/>
                <w:szCs w:val="18"/>
              </w:rPr>
            </w:pPr>
            <w:r>
              <w:rPr>
                <w:rFonts w:hint="eastAsia" w:ascii="Times New Roman" w:hAnsi="Times New Roman"/>
                <w:color w:val="000000"/>
                <w:sz w:val="18"/>
                <w:szCs w:val="18"/>
              </w:rPr>
              <w:t>4</w:t>
            </w:r>
          </w:p>
        </w:tc>
        <w:tc>
          <w:tcPr>
            <w:tcW w:w="1134" w:type="dxa"/>
            <w:vAlign w:val="center"/>
          </w:tcPr>
          <w:p w14:paraId="620B6064">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843" w:type="dxa"/>
            <w:vAlign w:val="center"/>
          </w:tcPr>
          <w:p w14:paraId="0F78A590">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r>
      <w:tr w14:paraId="0F55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6AD38B99">
            <w:pPr>
              <w:pStyle w:val="125"/>
              <w:rPr>
                <w:rFonts w:ascii="Times New Roman" w:hAnsi="Times New Roman"/>
                <w:color w:val="000000"/>
                <w:sz w:val="18"/>
                <w:szCs w:val="18"/>
              </w:rPr>
            </w:pPr>
            <w:r>
              <w:rPr>
                <w:rFonts w:hint="eastAsia" w:ascii="Times New Roman" w:hAnsi="Times New Roman"/>
                <w:color w:val="000000"/>
                <w:sz w:val="18"/>
                <w:szCs w:val="18"/>
              </w:rPr>
              <w:t>2</w:t>
            </w:r>
          </w:p>
        </w:tc>
        <w:tc>
          <w:tcPr>
            <w:tcW w:w="1276" w:type="dxa"/>
            <w:vAlign w:val="center"/>
          </w:tcPr>
          <w:p w14:paraId="60497E9F">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73ABAF06">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134" w:type="dxa"/>
            <w:vAlign w:val="center"/>
          </w:tcPr>
          <w:p w14:paraId="7D0A4360">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843" w:type="dxa"/>
            <w:vAlign w:val="center"/>
          </w:tcPr>
          <w:p w14:paraId="47E3F532">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6</w:t>
            </w:r>
          </w:p>
        </w:tc>
      </w:tr>
      <w:tr w14:paraId="6C967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6882FC66">
            <w:pPr>
              <w:pStyle w:val="125"/>
              <w:rPr>
                <w:rFonts w:ascii="Times New Roman" w:hAnsi="Times New Roman"/>
                <w:color w:val="000000"/>
                <w:sz w:val="18"/>
                <w:szCs w:val="18"/>
              </w:rPr>
            </w:pPr>
            <w:r>
              <w:rPr>
                <w:rFonts w:hint="eastAsia" w:ascii="Times New Roman" w:hAnsi="Times New Roman"/>
                <w:color w:val="000000"/>
                <w:sz w:val="18"/>
                <w:szCs w:val="18"/>
              </w:rPr>
              <w:t>3</w:t>
            </w:r>
          </w:p>
        </w:tc>
        <w:tc>
          <w:tcPr>
            <w:tcW w:w="1276" w:type="dxa"/>
            <w:vAlign w:val="center"/>
          </w:tcPr>
          <w:p w14:paraId="2C77E2CE">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5DAAF726">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134" w:type="dxa"/>
            <w:vAlign w:val="center"/>
          </w:tcPr>
          <w:p w14:paraId="53DE2022">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843" w:type="dxa"/>
            <w:vAlign w:val="center"/>
          </w:tcPr>
          <w:p w14:paraId="35974B66">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0</w:t>
            </w:r>
          </w:p>
        </w:tc>
      </w:tr>
      <w:tr w14:paraId="24F0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59E18003">
            <w:pPr>
              <w:pStyle w:val="125"/>
              <w:rPr>
                <w:rFonts w:ascii="Times New Roman" w:hAnsi="Times New Roman"/>
                <w:color w:val="000000"/>
                <w:sz w:val="18"/>
                <w:szCs w:val="18"/>
              </w:rPr>
            </w:pPr>
            <w:r>
              <w:rPr>
                <w:rFonts w:hint="eastAsia" w:ascii="Times New Roman" w:hAnsi="Times New Roman"/>
                <w:color w:val="000000"/>
                <w:sz w:val="18"/>
                <w:szCs w:val="18"/>
              </w:rPr>
              <w:t>4</w:t>
            </w:r>
          </w:p>
        </w:tc>
        <w:tc>
          <w:tcPr>
            <w:tcW w:w="1276" w:type="dxa"/>
            <w:vAlign w:val="center"/>
          </w:tcPr>
          <w:p w14:paraId="4208B3E5">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3AFB0AB9">
            <w:pPr>
              <w:pStyle w:val="125"/>
              <w:rPr>
                <w:rFonts w:ascii="Times New Roman" w:hAnsi="Times New Roman"/>
                <w:color w:val="000000"/>
                <w:sz w:val="18"/>
                <w:szCs w:val="18"/>
              </w:rPr>
            </w:pPr>
            <w:r>
              <w:rPr>
                <w:rFonts w:hint="eastAsia" w:ascii="Times New Roman" w:hAnsi="Times New Roman"/>
                <w:color w:val="000000"/>
                <w:sz w:val="18"/>
                <w:szCs w:val="18"/>
              </w:rPr>
              <w:t>4</w:t>
            </w:r>
          </w:p>
        </w:tc>
        <w:tc>
          <w:tcPr>
            <w:tcW w:w="1134" w:type="dxa"/>
            <w:vAlign w:val="center"/>
          </w:tcPr>
          <w:p w14:paraId="2FE7128C">
            <w:pPr>
              <w:pStyle w:val="125"/>
              <w:rPr>
                <w:rFonts w:ascii="Times New Roman" w:hAnsi="Times New Roman"/>
                <w:color w:val="000000"/>
                <w:sz w:val="18"/>
                <w:szCs w:val="18"/>
              </w:rPr>
            </w:pPr>
            <w:r>
              <w:rPr>
                <w:rFonts w:hint="eastAsia" w:ascii="Times New Roman" w:hAnsi="Times New Roman"/>
                <w:color w:val="000000"/>
                <w:sz w:val="18"/>
                <w:szCs w:val="18"/>
              </w:rPr>
              <w:t>4</w:t>
            </w:r>
          </w:p>
        </w:tc>
        <w:tc>
          <w:tcPr>
            <w:tcW w:w="1843" w:type="dxa"/>
            <w:vAlign w:val="center"/>
          </w:tcPr>
          <w:p w14:paraId="299580EF">
            <w:pPr>
              <w:pStyle w:val="125"/>
              <w:rPr>
                <w:rFonts w:ascii="Times New Roman" w:hAnsi="Times New Roman"/>
                <w:color w:val="000000"/>
                <w:sz w:val="18"/>
                <w:szCs w:val="18"/>
              </w:rPr>
            </w:pPr>
            <w:r>
              <w:rPr>
                <w:rFonts w:hint="eastAsia" w:ascii="Times New Roman" w:hAnsi="Times New Roman"/>
                <w:color w:val="000000"/>
                <w:sz w:val="18"/>
                <w:szCs w:val="18"/>
              </w:rPr>
              <w:t>16</w:t>
            </w:r>
          </w:p>
        </w:tc>
      </w:tr>
      <w:tr w14:paraId="7019D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5" w:type="dxa"/>
            <w:vAlign w:val="center"/>
          </w:tcPr>
          <w:p w14:paraId="18D79AE1">
            <w:pPr>
              <w:pStyle w:val="125"/>
              <w:rPr>
                <w:rFonts w:ascii="Times New Roman" w:hAnsi="Times New Roman"/>
                <w:color w:val="000000"/>
                <w:sz w:val="18"/>
                <w:szCs w:val="18"/>
              </w:rPr>
            </w:pPr>
            <w:r>
              <w:rPr>
                <w:rFonts w:hint="eastAsia" w:ascii="Times New Roman" w:hAnsi="Times New Roman"/>
                <w:color w:val="000000"/>
                <w:sz w:val="18"/>
                <w:szCs w:val="18"/>
              </w:rPr>
              <w:t>5</w:t>
            </w:r>
          </w:p>
        </w:tc>
        <w:tc>
          <w:tcPr>
            <w:tcW w:w="1276" w:type="dxa"/>
            <w:vAlign w:val="center"/>
          </w:tcPr>
          <w:p w14:paraId="4B6DCB07">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275" w:type="dxa"/>
            <w:vAlign w:val="center"/>
          </w:tcPr>
          <w:p w14:paraId="3504CE96">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134" w:type="dxa"/>
            <w:vAlign w:val="center"/>
          </w:tcPr>
          <w:p w14:paraId="2CC832C6">
            <w:pPr>
              <w:pStyle w:val="125"/>
              <w:rPr>
                <w:rFonts w:ascii="Times New Roman" w:hAnsi="Times New Roman"/>
                <w:color w:val="000000"/>
                <w:sz w:val="18"/>
                <w:szCs w:val="18"/>
              </w:rPr>
            </w:pPr>
            <w:r>
              <w:rPr>
                <w:rFonts w:hint="eastAsia" w:ascii="Times New Roman" w:hAnsi="Times New Roman"/>
                <w:color w:val="000000"/>
                <w:sz w:val="18"/>
                <w:szCs w:val="18"/>
              </w:rPr>
              <w:t>4</w:t>
            </w:r>
          </w:p>
        </w:tc>
        <w:tc>
          <w:tcPr>
            <w:tcW w:w="1843" w:type="dxa"/>
            <w:vAlign w:val="center"/>
          </w:tcPr>
          <w:p w14:paraId="645CFB49">
            <w:pPr>
              <w:pStyle w:val="125"/>
              <w:rPr>
                <w:rFonts w:ascii="Times New Roman" w:hAnsi="Times New Roman"/>
                <w:color w:val="000000"/>
                <w:sz w:val="18"/>
                <w:szCs w:val="18"/>
              </w:rPr>
            </w:pPr>
            <w:r>
              <w:rPr>
                <w:rFonts w:hint="eastAsia" w:ascii="Times New Roman" w:hAnsi="Times New Roman"/>
                <w:color w:val="000000"/>
                <w:sz w:val="18"/>
                <w:szCs w:val="18"/>
              </w:rPr>
              <w:t>12</w:t>
            </w:r>
          </w:p>
        </w:tc>
      </w:tr>
    </w:tbl>
    <w:p w14:paraId="08572A51">
      <w:pPr>
        <w:pStyle w:val="50"/>
      </w:pPr>
      <w:bookmarkStart w:id="2707" w:name="_Toc27953"/>
      <w:bookmarkStart w:id="2708" w:name="_Toc409125977"/>
      <w:bookmarkStart w:id="2709" w:name="_Toc408859926"/>
      <w:bookmarkStart w:id="2710" w:name="_Toc400798955"/>
      <w:bookmarkStart w:id="2711" w:name="_Toc402983411"/>
      <w:bookmarkStart w:id="2712" w:name="_Toc405476690"/>
      <w:bookmarkStart w:id="2713" w:name="_Toc8661441"/>
      <w:bookmarkStart w:id="2714" w:name="_Toc399757327"/>
      <w:bookmarkStart w:id="2715" w:name="_Toc402982945"/>
      <w:bookmarkStart w:id="2716" w:name="_Toc23173"/>
      <w:bookmarkStart w:id="2717" w:name="_Toc403585348"/>
      <w:bookmarkStart w:id="2718" w:name="_Toc399229042"/>
      <w:bookmarkStart w:id="2719" w:name="_Toc402983877"/>
      <w:bookmarkStart w:id="2720" w:name="_Toc14885"/>
      <w:bookmarkStart w:id="2721" w:name="_Toc439785777"/>
      <w:bookmarkStart w:id="2722" w:name="_Toc399259285"/>
      <w:bookmarkStart w:id="2723" w:name="_Toc403570335"/>
      <w:bookmarkStart w:id="2724" w:name="_Toc389724845"/>
      <w:bookmarkStart w:id="2725" w:name="_Toc397528940"/>
      <w:bookmarkStart w:id="2726" w:name="_Toc397529608"/>
    </w:p>
    <w:p w14:paraId="4A830758">
      <w:pPr>
        <w:pStyle w:val="57"/>
        <w:ind w:left="420" w:hanging="420"/>
      </w:pPr>
      <w:r>
        <w:rPr>
          <w:rFonts w:hint="eastAsia"/>
        </w:rPr>
        <w:t>Bitloading</w:t>
      </w:r>
      <w:bookmarkStart w:id="2727" w:name="OLE_LINK1"/>
      <w:r>
        <w:rPr>
          <w:rFonts w:hint="eastAsia"/>
        </w:rPr>
        <w:t>训练结果</w:t>
      </w:r>
      <w:r>
        <w:rPr>
          <w:rFonts w:hint="eastAsia" w:ascii="Times New Roman"/>
        </w:rPr>
        <w:t>更新</w:t>
      </w:r>
      <w:r>
        <w:rPr>
          <w:rFonts w:hint="eastAsia"/>
        </w:rPr>
        <w:t>请求</w:t>
      </w:r>
      <w:bookmarkEnd w:id="2727"/>
    </w:p>
    <w:p w14:paraId="3C75FCD2">
      <w:pPr>
        <w:pStyle w:val="50"/>
      </w:pPr>
      <w:r>
        <w:rPr>
          <w:rFonts w:hint="eastAsia"/>
        </w:rPr>
        <w:t>接收端生成训练结果后，通过Bitloading训练结果更新请求将训练结果反馈给发端站点，Bitloading训练结果更新请求数据格式如</w:t>
      </w:r>
      <w:r>
        <w:fldChar w:fldCharType="begin"/>
      </w:r>
      <w:r>
        <w:instrText xml:space="preserve"> </w:instrText>
      </w:r>
      <w:r>
        <w:rPr>
          <w:rFonts w:hint="eastAsia"/>
        </w:rPr>
        <w:instrText xml:space="preserve">REF _Ref219383691 \h</w:instrText>
      </w:r>
      <w:r>
        <w:instrText xml:space="preserve">  \* MERGEFORMAT </w:instrText>
      </w:r>
      <w:r>
        <w:fldChar w:fldCharType="separate"/>
      </w:r>
      <w:r>
        <w:t>表 153</w:t>
      </w:r>
      <w:r>
        <w:fldChar w:fldCharType="end"/>
      </w:r>
      <w:r>
        <w:rPr>
          <w:rFonts w:hint="eastAsia"/>
        </w:rPr>
        <w:t>所示。</w:t>
      </w:r>
    </w:p>
    <w:p w14:paraId="0CDA3319">
      <w:pPr>
        <w:pStyle w:val="10"/>
      </w:pPr>
      <w:bookmarkStart w:id="2728" w:name="_Ref219125063"/>
      <w:bookmarkEnd w:id="2728"/>
      <w:bookmarkStart w:id="2729" w:name="_Ref219383691"/>
      <w:r>
        <w:t xml:space="preserve">表 </w:t>
      </w:r>
      <w:r>
        <w:fldChar w:fldCharType="begin"/>
      </w:r>
      <w:r>
        <w:instrText xml:space="preserve"> SEQ 表 \* ARABIC </w:instrText>
      </w:r>
      <w:r>
        <w:fldChar w:fldCharType="separate"/>
      </w:r>
      <w:r>
        <w:t>153</w:t>
      </w:r>
      <w:r>
        <w:fldChar w:fldCharType="end"/>
      </w:r>
      <w:bookmarkEnd w:id="2729"/>
      <w:r>
        <w:rPr>
          <w:rFonts w:hint="eastAsia"/>
        </w:rPr>
        <w:t xml:space="preserve"> Bitloading训练结果更新请求数据格式</w:t>
      </w:r>
    </w:p>
    <w:tbl>
      <w:tblPr>
        <w:tblStyle w:val="31"/>
        <w:tblW w:w="462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2032"/>
        <w:gridCol w:w="1450"/>
        <w:gridCol w:w="2613"/>
      </w:tblGrid>
      <w:tr w14:paraId="58BA3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tcBorders>
              <w:top w:val="single" w:color="auto" w:sz="4" w:space="0"/>
              <w:left w:val="single" w:color="auto" w:sz="4" w:space="0"/>
              <w:bottom w:val="single" w:color="auto" w:sz="4" w:space="0"/>
              <w:right w:val="single" w:color="auto" w:sz="4" w:space="0"/>
            </w:tcBorders>
            <w:vAlign w:val="center"/>
          </w:tcPr>
          <w:p w14:paraId="4AF57ADA">
            <w:pPr>
              <w:pStyle w:val="125"/>
              <w:rPr>
                <w:rFonts w:ascii="Times New Roman" w:hAnsi="Times New Roman"/>
                <w:color w:val="000000"/>
                <w:sz w:val="18"/>
                <w:szCs w:val="18"/>
              </w:rPr>
            </w:pPr>
            <w:r>
              <w:rPr>
                <w:rFonts w:hint="eastAsia" w:ascii="Times New Roman" w:hAnsi="Times New Roman"/>
                <w:color w:val="000000"/>
                <w:sz w:val="18"/>
                <w:szCs w:val="18"/>
              </w:rPr>
              <w:t>字段</w:t>
            </w:r>
          </w:p>
        </w:tc>
        <w:tc>
          <w:tcPr>
            <w:tcW w:w="1148" w:type="pct"/>
            <w:tcBorders>
              <w:top w:val="single" w:color="auto" w:sz="4" w:space="0"/>
              <w:left w:val="nil"/>
              <w:bottom w:val="single" w:color="auto" w:sz="4" w:space="0"/>
              <w:right w:val="single" w:color="auto" w:sz="4" w:space="0"/>
            </w:tcBorders>
            <w:vAlign w:val="center"/>
          </w:tcPr>
          <w:p w14:paraId="568FB804">
            <w:pPr>
              <w:pStyle w:val="125"/>
              <w:rPr>
                <w:rFonts w:ascii="Times New Roman" w:hAnsi="Times New Roman"/>
                <w:color w:val="000000"/>
                <w:sz w:val="18"/>
                <w:szCs w:val="18"/>
              </w:rPr>
            </w:pPr>
            <w:r>
              <w:rPr>
                <w:rFonts w:hint="eastAsia" w:ascii="Times New Roman" w:hAnsi="Times New Roman"/>
                <w:color w:val="000000"/>
                <w:sz w:val="18"/>
                <w:szCs w:val="18"/>
              </w:rPr>
              <w:t>字节号</w:t>
            </w:r>
          </w:p>
        </w:tc>
        <w:tc>
          <w:tcPr>
            <w:tcW w:w="819" w:type="pct"/>
            <w:tcBorders>
              <w:top w:val="single" w:color="auto" w:sz="4" w:space="0"/>
              <w:left w:val="nil"/>
              <w:bottom w:val="single" w:color="auto" w:sz="4" w:space="0"/>
              <w:right w:val="single" w:color="auto" w:sz="4" w:space="0"/>
            </w:tcBorders>
            <w:vAlign w:val="center"/>
          </w:tcPr>
          <w:p w14:paraId="691C5B24">
            <w:pPr>
              <w:pStyle w:val="125"/>
              <w:rPr>
                <w:rFonts w:ascii="Times New Roman" w:hAnsi="Times New Roman"/>
                <w:color w:val="000000"/>
                <w:sz w:val="18"/>
                <w:szCs w:val="18"/>
              </w:rPr>
            </w:pPr>
            <w:r>
              <w:rPr>
                <w:rFonts w:hint="eastAsia" w:ascii="Times New Roman" w:hAnsi="Times New Roman"/>
                <w:color w:val="000000"/>
                <w:sz w:val="18"/>
                <w:szCs w:val="18"/>
              </w:rPr>
              <w:t>字段大小</w:t>
            </w:r>
            <w:r>
              <w:rPr>
                <w:rFonts w:ascii="Times New Roman" w:hAnsi="Times New Roman"/>
                <w:color w:val="000000"/>
                <w:sz w:val="18"/>
                <w:szCs w:val="18"/>
              </w:rPr>
              <w:t>(</w:t>
            </w:r>
            <w:r>
              <w:rPr>
                <w:rFonts w:hint="eastAsia" w:ascii="Times New Roman" w:hAnsi="Times New Roman"/>
                <w:color w:val="000000"/>
                <w:sz w:val="18"/>
                <w:szCs w:val="18"/>
              </w:rPr>
              <w:t>比特</w:t>
            </w:r>
            <w:r>
              <w:rPr>
                <w:rFonts w:ascii="Times New Roman" w:hAnsi="Times New Roman"/>
                <w:color w:val="000000"/>
                <w:sz w:val="18"/>
                <w:szCs w:val="18"/>
              </w:rPr>
              <w:t>)</w:t>
            </w:r>
          </w:p>
        </w:tc>
        <w:tc>
          <w:tcPr>
            <w:tcW w:w="1476" w:type="pct"/>
            <w:tcBorders>
              <w:top w:val="single" w:color="auto" w:sz="4" w:space="0"/>
              <w:left w:val="nil"/>
              <w:bottom w:val="single" w:color="auto" w:sz="4" w:space="0"/>
              <w:right w:val="single" w:color="auto" w:sz="4" w:space="0"/>
            </w:tcBorders>
            <w:vAlign w:val="center"/>
          </w:tcPr>
          <w:p w14:paraId="529C475A">
            <w:pPr>
              <w:pStyle w:val="125"/>
              <w:rPr>
                <w:rFonts w:ascii="Times New Roman" w:hAnsi="Times New Roman"/>
                <w:color w:val="000000"/>
                <w:sz w:val="18"/>
                <w:szCs w:val="18"/>
              </w:rPr>
            </w:pPr>
            <w:r>
              <w:rPr>
                <w:rFonts w:hint="eastAsia" w:ascii="Times New Roman" w:hAnsi="Times New Roman"/>
                <w:color w:val="000000"/>
                <w:sz w:val="18"/>
                <w:szCs w:val="18"/>
              </w:rPr>
              <w:t>说明</w:t>
            </w:r>
          </w:p>
        </w:tc>
      </w:tr>
      <w:tr w14:paraId="30C6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vMerge w:val="restart"/>
            <w:tcBorders>
              <w:top w:val="nil"/>
              <w:left w:val="single" w:color="auto" w:sz="4" w:space="0"/>
              <w:bottom w:val="single" w:color="auto" w:sz="4" w:space="0"/>
              <w:right w:val="single" w:color="auto" w:sz="4" w:space="0"/>
            </w:tcBorders>
            <w:vAlign w:val="center"/>
          </w:tcPr>
          <w:p w14:paraId="30F47878">
            <w:pPr>
              <w:pStyle w:val="125"/>
              <w:rPr>
                <w:rFonts w:ascii="Times New Roman" w:hAnsi="Times New Roman"/>
                <w:color w:val="000000"/>
                <w:sz w:val="18"/>
                <w:szCs w:val="18"/>
              </w:rPr>
            </w:pPr>
            <w:r>
              <w:rPr>
                <w:rFonts w:hint="eastAsia" w:ascii="Times New Roman" w:hAnsi="Times New Roman"/>
                <w:color w:val="000000"/>
                <w:sz w:val="18"/>
                <w:szCs w:val="18"/>
              </w:rPr>
              <w:t>源T</w:t>
            </w:r>
            <w:r>
              <w:rPr>
                <w:rFonts w:ascii="Times New Roman" w:hAnsi="Times New Roman"/>
                <w:color w:val="000000"/>
                <w:sz w:val="18"/>
                <w:szCs w:val="18"/>
              </w:rPr>
              <w:t>EI</w:t>
            </w:r>
          </w:p>
        </w:tc>
        <w:tc>
          <w:tcPr>
            <w:tcW w:w="1148" w:type="pct"/>
            <w:tcBorders>
              <w:top w:val="single" w:color="auto" w:sz="4" w:space="0"/>
              <w:left w:val="nil"/>
              <w:bottom w:val="single" w:color="auto" w:sz="4" w:space="0"/>
              <w:right w:val="single" w:color="auto" w:sz="4" w:space="0"/>
            </w:tcBorders>
            <w:vAlign w:val="center"/>
          </w:tcPr>
          <w:p w14:paraId="49DC7F03">
            <w:pPr>
              <w:pStyle w:val="125"/>
              <w:rPr>
                <w:rFonts w:ascii="Times New Roman" w:hAnsi="Times New Roman"/>
                <w:color w:val="000000"/>
                <w:sz w:val="18"/>
                <w:szCs w:val="18"/>
              </w:rPr>
            </w:pPr>
            <w:r>
              <w:rPr>
                <w:rFonts w:ascii="Times New Roman" w:hAnsi="Times New Roman"/>
                <w:color w:val="000000"/>
                <w:sz w:val="18"/>
                <w:szCs w:val="18"/>
              </w:rPr>
              <w:t>0</w:t>
            </w:r>
          </w:p>
        </w:tc>
        <w:tc>
          <w:tcPr>
            <w:tcW w:w="819" w:type="pct"/>
            <w:vMerge w:val="restart"/>
            <w:tcBorders>
              <w:top w:val="nil"/>
              <w:left w:val="nil"/>
              <w:bottom w:val="single" w:color="auto" w:sz="4" w:space="0"/>
              <w:right w:val="single" w:color="auto" w:sz="4" w:space="0"/>
            </w:tcBorders>
            <w:vAlign w:val="center"/>
          </w:tcPr>
          <w:p w14:paraId="62F02045">
            <w:pPr>
              <w:pStyle w:val="125"/>
              <w:rPr>
                <w:rFonts w:ascii="Times New Roman" w:hAnsi="Times New Roman"/>
                <w:color w:val="000000"/>
                <w:sz w:val="18"/>
                <w:szCs w:val="18"/>
              </w:rPr>
            </w:pPr>
            <w:r>
              <w:rPr>
                <w:rFonts w:ascii="Times New Roman" w:hAnsi="Times New Roman"/>
                <w:color w:val="000000"/>
                <w:sz w:val="18"/>
                <w:szCs w:val="18"/>
              </w:rPr>
              <w:t>12</w:t>
            </w:r>
          </w:p>
        </w:tc>
        <w:tc>
          <w:tcPr>
            <w:tcW w:w="1476" w:type="pct"/>
            <w:vMerge w:val="restart"/>
            <w:tcBorders>
              <w:top w:val="nil"/>
              <w:left w:val="nil"/>
              <w:bottom w:val="single" w:color="auto" w:sz="4" w:space="0"/>
              <w:right w:val="single" w:color="auto" w:sz="4" w:space="0"/>
            </w:tcBorders>
            <w:vAlign w:val="center"/>
          </w:tcPr>
          <w:p w14:paraId="5B7C5A0F">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0F923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733ACD15">
            <w:pPr>
              <w:pStyle w:val="125"/>
              <w:rPr>
                <w:rFonts w:ascii="Times New Roman" w:hAnsi="Times New Roman"/>
                <w:color w:val="000000"/>
                <w:sz w:val="18"/>
                <w:szCs w:val="18"/>
              </w:rPr>
            </w:pPr>
          </w:p>
        </w:tc>
        <w:tc>
          <w:tcPr>
            <w:tcW w:w="1148" w:type="pct"/>
            <w:vMerge w:val="restart"/>
            <w:tcBorders>
              <w:top w:val="nil"/>
              <w:left w:val="nil"/>
              <w:bottom w:val="single" w:color="auto" w:sz="4" w:space="0"/>
              <w:right w:val="single" w:color="auto" w:sz="4" w:space="0"/>
            </w:tcBorders>
            <w:vAlign w:val="center"/>
          </w:tcPr>
          <w:p w14:paraId="0DBB3549">
            <w:pPr>
              <w:pStyle w:val="125"/>
              <w:rPr>
                <w:rFonts w:ascii="Times New Roman" w:hAnsi="Times New Roman"/>
                <w:color w:val="000000"/>
                <w:sz w:val="18"/>
                <w:szCs w:val="18"/>
              </w:rPr>
            </w:pPr>
            <w:r>
              <w:rPr>
                <w:rFonts w:ascii="Times New Roman" w:hAnsi="Times New Roman"/>
                <w:color w:val="000000"/>
                <w:sz w:val="18"/>
                <w:szCs w:val="18"/>
              </w:rPr>
              <w:t>1</w:t>
            </w:r>
          </w:p>
        </w:tc>
        <w:tc>
          <w:tcPr>
            <w:tcW w:w="819" w:type="pct"/>
            <w:vMerge w:val="continue"/>
            <w:tcBorders>
              <w:top w:val="nil"/>
              <w:left w:val="nil"/>
              <w:bottom w:val="single" w:color="auto" w:sz="4" w:space="0"/>
              <w:right w:val="single" w:color="auto" w:sz="4" w:space="0"/>
            </w:tcBorders>
            <w:vAlign w:val="center"/>
          </w:tcPr>
          <w:p w14:paraId="1373728F">
            <w:pPr>
              <w:pStyle w:val="125"/>
              <w:rPr>
                <w:rFonts w:ascii="Times New Roman" w:hAnsi="Times New Roman"/>
                <w:color w:val="000000"/>
                <w:sz w:val="18"/>
                <w:szCs w:val="18"/>
              </w:rPr>
            </w:pPr>
          </w:p>
        </w:tc>
        <w:tc>
          <w:tcPr>
            <w:tcW w:w="1476" w:type="pct"/>
            <w:vMerge w:val="continue"/>
            <w:tcBorders>
              <w:top w:val="nil"/>
              <w:left w:val="nil"/>
              <w:bottom w:val="single" w:color="auto" w:sz="4" w:space="0"/>
              <w:right w:val="single" w:color="auto" w:sz="4" w:space="0"/>
            </w:tcBorders>
            <w:vAlign w:val="center"/>
          </w:tcPr>
          <w:p w14:paraId="57D5EA1A">
            <w:pPr>
              <w:pStyle w:val="125"/>
              <w:rPr>
                <w:rFonts w:ascii="Times New Roman" w:hAnsi="Times New Roman"/>
                <w:color w:val="000000"/>
                <w:sz w:val="18"/>
                <w:szCs w:val="18"/>
              </w:rPr>
            </w:pPr>
          </w:p>
        </w:tc>
      </w:tr>
      <w:tr w14:paraId="00674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57" w:type="pct"/>
            <w:vMerge w:val="restart"/>
            <w:tcBorders>
              <w:top w:val="nil"/>
              <w:left w:val="single" w:color="auto" w:sz="4" w:space="0"/>
              <w:bottom w:val="single" w:color="auto" w:sz="4" w:space="0"/>
              <w:right w:val="single" w:color="auto" w:sz="4" w:space="0"/>
            </w:tcBorders>
            <w:vAlign w:val="center"/>
          </w:tcPr>
          <w:p w14:paraId="75EA4A93">
            <w:pPr>
              <w:pStyle w:val="125"/>
              <w:rPr>
                <w:rFonts w:ascii="Times New Roman" w:hAnsi="Times New Roman"/>
                <w:color w:val="000000"/>
                <w:sz w:val="18"/>
                <w:szCs w:val="18"/>
              </w:rPr>
            </w:pPr>
            <w:r>
              <w:rPr>
                <w:rFonts w:hint="eastAsia" w:ascii="Times New Roman" w:hAnsi="Times New Roman"/>
                <w:color w:val="000000"/>
                <w:sz w:val="18"/>
                <w:szCs w:val="18"/>
              </w:rPr>
              <w:t>目的T</w:t>
            </w:r>
            <w:r>
              <w:rPr>
                <w:rFonts w:ascii="Times New Roman" w:hAnsi="Times New Roman"/>
                <w:color w:val="000000"/>
                <w:sz w:val="18"/>
                <w:szCs w:val="18"/>
              </w:rPr>
              <w:t>EI</w:t>
            </w:r>
          </w:p>
        </w:tc>
        <w:tc>
          <w:tcPr>
            <w:tcW w:w="0" w:type="auto"/>
            <w:vMerge w:val="continue"/>
            <w:tcBorders>
              <w:top w:val="nil"/>
              <w:left w:val="nil"/>
              <w:bottom w:val="single" w:color="auto" w:sz="4" w:space="0"/>
              <w:right w:val="single" w:color="auto" w:sz="4" w:space="0"/>
            </w:tcBorders>
            <w:vAlign w:val="center"/>
          </w:tcPr>
          <w:p w14:paraId="31443A41">
            <w:pPr>
              <w:pStyle w:val="125"/>
              <w:rPr>
                <w:rFonts w:ascii="Times New Roman" w:hAnsi="Times New Roman"/>
                <w:color w:val="000000"/>
                <w:sz w:val="18"/>
                <w:szCs w:val="18"/>
              </w:rPr>
            </w:pPr>
          </w:p>
        </w:tc>
        <w:tc>
          <w:tcPr>
            <w:tcW w:w="819" w:type="pct"/>
            <w:vMerge w:val="restart"/>
            <w:tcBorders>
              <w:top w:val="nil"/>
              <w:left w:val="nil"/>
              <w:bottom w:val="single" w:color="auto" w:sz="4" w:space="0"/>
              <w:right w:val="single" w:color="auto" w:sz="4" w:space="0"/>
            </w:tcBorders>
            <w:vAlign w:val="center"/>
          </w:tcPr>
          <w:p w14:paraId="18ABE58D">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2</w:t>
            </w:r>
          </w:p>
        </w:tc>
        <w:tc>
          <w:tcPr>
            <w:tcW w:w="1476" w:type="pct"/>
            <w:vMerge w:val="restart"/>
            <w:tcBorders>
              <w:top w:val="nil"/>
              <w:left w:val="nil"/>
              <w:bottom w:val="single" w:color="auto" w:sz="4" w:space="0"/>
              <w:right w:val="single" w:color="auto" w:sz="4" w:space="0"/>
            </w:tcBorders>
            <w:vAlign w:val="center"/>
          </w:tcPr>
          <w:p w14:paraId="712D848D">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7233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3FC6547E">
            <w:pPr>
              <w:pStyle w:val="125"/>
              <w:rPr>
                <w:rFonts w:ascii="Times New Roman" w:hAnsi="Times New Roman"/>
                <w:color w:val="000000"/>
                <w:sz w:val="18"/>
                <w:szCs w:val="18"/>
              </w:rPr>
            </w:pPr>
          </w:p>
        </w:tc>
        <w:tc>
          <w:tcPr>
            <w:tcW w:w="1148" w:type="pct"/>
            <w:tcBorders>
              <w:top w:val="single" w:color="auto" w:sz="4" w:space="0"/>
              <w:left w:val="nil"/>
              <w:bottom w:val="single" w:color="auto" w:sz="4" w:space="0"/>
              <w:right w:val="single" w:color="auto" w:sz="4" w:space="0"/>
            </w:tcBorders>
            <w:vAlign w:val="center"/>
          </w:tcPr>
          <w:p w14:paraId="08DB7B50">
            <w:pPr>
              <w:pStyle w:val="125"/>
              <w:rPr>
                <w:rFonts w:ascii="Times New Roman" w:hAnsi="Times New Roman"/>
                <w:color w:val="000000"/>
                <w:sz w:val="18"/>
                <w:szCs w:val="18"/>
              </w:rPr>
            </w:pPr>
            <w:r>
              <w:rPr>
                <w:rFonts w:ascii="Times New Roman" w:hAnsi="Times New Roman"/>
                <w:color w:val="000000"/>
                <w:sz w:val="18"/>
                <w:szCs w:val="18"/>
              </w:rPr>
              <w:t>2</w:t>
            </w:r>
          </w:p>
        </w:tc>
        <w:tc>
          <w:tcPr>
            <w:tcW w:w="819" w:type="pct"/>
            <w:vMerge w:val="continue"/>
            <w:tcBorders>
              <w:top w:val="nil"/>
              <w:left w:val="nil"/>
              <w:bottom w:val="single" w:color="auto" w:sz="4" w:space="0"/>
              <w:right w:val="single" w:color="auto" w:sz="4" w:space="0"/>
            </w:tcBorders>
            <w:vAlign w:val="center"/>
          </w:tcPr>
          <w:p w14:paraId="0EC50FBB">
            <w:pPr>
              <w:pStyle w:val="125"/>
              <w:rPr>
                <w:rFonts w:ascii="Times New Roman" w:hAnsi="Times New Roman"/>
                <w:color w:val="000000"/>
                <w:sz w:val="18"/>
                <w:szCs w:val="18"/>
              </w:rPr>
            </w:pPr>
          </w:p>
        </w:tc>
        <w:tc>
          <w:tcPr>
            <w:tcW w:w="1476" w:type="pct"/>
            <w:vMerge w:val="continue"/>
            <w:tcBorders>
              <w:top w:val="nil"/>
              <w:left w:val="nil"/>
              <w:bottom w:val="single" w:color="auto" w:sz="4" w:space="0"/>
              <w:right w:val="single" w:color="auto" w:sz="4" w:space="0"/>
            </w:tcBorders>
            <w:vAlign w:val="center"/>
          </w:tcPr>
          <w:p w14:paraId="288083EC">
            <w:pPr>
              <w:pStyle w:val="125"/>
              <w:rPr>
                <w:rFonts w:ascii="Times New Roman" w:hAnsi="Times New Roman"/>
                <w:color w:val="000000"/>
                <w:sz w:val="18"/>
                <w:szCs w:val="18"/>
              </w:rPr>
            </w:pPr>
          </w:p>
        </w:tc>
      </w:tr>
      <w:tr w14:paraId="1667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tcBorders>
              <w:top w:val="single" w:color="auto" w:sz="4" w:space="0"/>
              <w:left w:val="single" w:color="auto" w:sz="4" w:space="0"/>
              <w:bottom w:val="single" w:color="auto" w:sz="4" w:space="0"/>
              <w:right w:val="single" w:color="auto" w:sz="4" w:space="0"/>
            </w:tcBorders>
            <w:vAlign w:val="center"/>
          </w:tcPr>
          <w:p w14:paraId="71796656">
            <w:pPr>
              <w:pStyle w:val="125"/>
              <w:rPr>
                <w:rFonts w:ascii="Times New Roman" w:hAnsi="Times New Roman"/>
                <w:color w:val="000000"/>
                <w:sz w:val="18"/>
                <w:szCs w:val="18"/>
              </w:rPr>
            </w:pPr>
            <w:r>
              <w:rPr>
                <w:rFonts w:hint="eastAsia" w:ascii="Times New Roman" w:hAnsi="Times New Roman"/>
                <w:color w:val="000000"/>
                <w:sz w:val="18"/>
                <w:szCs w:val="18"/>
              </w:rPr>
              <w:t>流数</w:t>
            </w:r>
          </w:p>
        </w:tc>
        <w:tc>
          <w:tcPr>
            <w:tcW w:w="1148" w:type="pct"/>
            <w:tcBorders>
              <w:top w:val="single" w:color="auto" w:sz="4" w:space="0"/>
              <w:left w:val="nil"/>
              <w:bottom w:val="single" w:color="auto" w:sz="4" w:space="0"/>
              <w:right w:val="single" w:color="auto" w:sz="4" w:space="0"/>
            </w:tcBorders>
            <w:vAlign w:val="center"/>
          </w:tcPr>
          <w:p w14:paraId="6CB491CD">
            <w:pPr>
              <w:pStyle w:val="125"/>
              <w:rPr>
                <w:rFonts w:ascii="Times New Roman" w:hAnsi="Times New Roman"/>
                <w:color w:val="000000"/>
                <w:sz w:val="18"/>
                <w:szCs w:val="18"/>
              </w:rPr>
            </w:pPr>
            <w:r>
              <w:rPr>
                <w:rFonts w:ascii="Times New Roman" w:hAnsi="Times New Roman"/>
                <w:color w:val="000000"/>
                <w:sz w:val="18"/>
                <w:szCs w:val="18"/>
              </w:rPr>
              <w:t>3</w:t>
            </w:r>
          </w:p>
        </w:tc>
        <w:tc>
          <w:tcPr>
            <w:tcW w:w="819" w:type="pct"/>
            <w:tcBorders>
              <w:top w:val="single" w:color="auto" w:sz="4" w:space="0"/>
              <w:left w:val="nil"/>
              <w:bottom w:val="single" w:color="auto" w:sz="4" w:space="0"/>
              <w:right w:val="single" w:color="auto" w:sz="4" w:space="0"/>
            </w:tcBorders>
            <w:vAlign w:val="center"/>
          </w:tcPr>
          <w:p w14:paraId="2FA8D810">
            <w:pPr>
              <w:pStyle w:val="125"/>
              <w:rPr>
                <w:rFonts w:ascii="Times New Roman" w:hAnsi="Times New Roman"/>
                <w:color w:val="000000"/>
                <w:sz w:val="18"/>
                <w:szCs w:val="18"/>
              </w:rPr>
            </w:pPr>
            <w:r>
              <w:rPr>
                <w:rFonts w:hint="eastAsia" w:ascii="Times New Roman" w:hAnsi="Times New Roman"/>
                <w:color w:val="000000"/>
                <w:sz w:val="18"/>
                <w:szCs w:val="18"/>
              </w:rPr>
              <w:t>1</w:t>
            </w:r>
          </w:p>
        </w:tc>
        <w:tc>
          <w:tcPr>
            <w:tcW w:w="1476" w:type="pct"/>
            <w:tcBorders>
              <w:top w:val="single" w:color="auto" w:sz="4" w:space="0"/>
              <w:left w:val="nil"/>
              <w:bottom w:val="single" w:color="auto" w:sz="4" w:space="0"/>
              <w:right w:val="single" w:color="auto" w:sz="4" w:space="0"/>
            </w:tcBorders>
            <w:vAlign w:val="center"/>
          </w:tcPr>
          <w:p w14:paraId="18B6E922">
            <w:pPr>
              <w:pStyle w:val="125"/>
              <w:rPr>
                <w:rFonts w:ascii="Times New Roman" w:hAnsi="Times New Roman"/>
                <w:color w:val="000000"/>
                <w:sz w:val="18"/>
                <w:szCs w:val="18"/>
              </w:rPr>
            </w:pPr>
            <w:r>
              <w:rPr>
                <w:rFonts w:hint="eastAsia" w:ascii="Times New Roman" w:hAnsi="Times New Roman"/>
                <w:color w:val="000000"/>
                <w:sz w:val="18"/>
                <w:szCs w:val="18"/>
              </w:rPr>
              <w:t>0：单流</w:t>
            </w:r>
          </w:p>
          <w:p w14:paraId="0B9AE6F9">
            <w:pPr>
              <w:pStyle w:val="125"/>
              <w:rPr>
                <w:rFonts w:ascii="Times New Roman" w:hAnsi="Times New Roman"/>
                <w:color w:val="000000"/>
                <w:sz w:val="18"/>
                <w:szCs w:val="18"/>
              </w:rPr>
            </w:pPr>
            <w:r>
              <w:rPr>
                <w:rFonts w:hint="eastAsia" w:ascii="Times New Roman" w:hAnsi="Times New Roman"/>
                <w:color w:val="000000"/>
                <w:sz w:val="18"/>
                <w:szCs w:val="18"/>
              </w:rPr>
              <w:t>1：双流</w:t>
            </w:r>
          </w:p>
        </w:tc>
      </w:tr>
      <w:tr w14:paraId="5711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vMerge w:val="restart"/>
            <w:tcBorders>
              <w:top w:val="nil"/>
              <w:left w:val="single" w:color="auto" w:sz="4" w:space="0"/>
              <w:bottom w:val="single" w:color="auto" w:sz="4" w:space="0"/>
              <w:right w:val="single" w:color="auto" w:sz="4" w:space="0"/>
            </w:tcBorders>
            <w:vAlign w:val="center"/>
          </w:tcPr>
          <w:p w14:paraId="280A9CA6">
            <w:pPr>
              <w:pStyle w:val="125"/>
              <w:rPr>
                <w:rFonts w:ascii="Times New Roman" w:hAnsi="Times New Roman"/>
                <w:color w:val="000000"/>
                <w:sz w:val="18"/>
                <w:szCs w:val="18"/>
              </w:rPr>
            </w:pPr>
            <w:r>
              <w:rPr>
                <w:rFonts w:hint="eastAsia" w:ascii="Times New Roman" w:hAnsi="Times New Roman"/>
                <w:color w:val="000000"/>
                <w:sz w:val="18"/>
                <w:szCs w:val="18"/>
              </w:rPr>
              <w:t>截止载波</w:t>
            </w:r>
          </w:p>
        </w:tc>
        <w:tc>
          <w:tcPr>
            <w:tcW w:w="1148" w:type="pct"/>
            <w:tcBorders>
              <w:top w:val="single" w:color="auto" w:sz="4" w:space="0"/>
              <w:left w:val="nil"/>
              <w:bottom w:val="single" w:color="auto" w:sz="4" w:space="0"/>
              <w:right w:val="single" w:color="auto" w:sz="4" w:space="0"/>
            </w:tcBorders>
            <w:vAlign w:val="center"/>
          </w:tcPr>
          <w:p w14:paraId="1B124139">
            <w:pPr>
              <w:pStyle w:val="125"/>
              <w:rPr>
                <w:rFonts w:ascii="Times New Roman" w:hAnsi="Times New Roman"/>
                <w:color w:val="000000"/>
                <w:sz w:val="18"/>
                <w:szCs w:val="18"/>
              </w:rPr>
            </w:pPr>
            <w:r>
              <w:rPr>
                <w:rFonts w:ascii="Times New Roman" w:hAnsi="Times New Roman"/>
                <w:color w:val="000000"/>
                <w:sz w:val="18"/>
                <w:szCs w:val="18"/>
              </w:rPr>
              <w:t>3</w:t>
            </w:r>
          </w:p>
        </w:tc>
        <w:tc>
          <w:tcPr>
            <w:tcW w:w="819" w:type="pct"/>
            <w:vMerge w:val="restart"/>
            <w:tcBorders>
              <w:top w:val="nil"/>
              <w:left w:val="nil"/>
              <w:bottom w:val="single" w:color="auto" w:sz="4" w:space="0"/>
              <w:right w:val="single" w:color="auto" w:sz="4" w:space="0"/>
            </w:tcBorders>
            <w:vAlign w:val="center"/>
          </w:tcPr>
          <w:p w14:paraId="408FCCA6">
            <w:pPr>
              <w:pStyle w:val="125"/>
              <w:rPr>
                <w:rFonts w:ascii="Times New Roman" w:hAnsi="Times New Roman"/>
                <w:color w:val="000000"/>
                <w:sz w:val="18"/>
                <w:szCs w:val="18"/>
              </w:rPr>
            </w:pPr>
            <w:r>
              <w:rPr>
                <w:rFonts w:hint="eastAsia" w:ascii="Times New Roman" w:hAnsi="Times New Roman"/>
                <w:color w:val="000000"/>
                <w:sz w:val="18"/>
                <w:szCs w:val="18"/>
              </w:rPr>
              <w:t>9</w:t>
            </w:r>
          </w:p>
        </w:tc>
        <w:tc>
          <w:tcPr>
            <w:tcW w:w="1476" w:type="pct"/>
            <w:vMerge w:val="restart"/>
            <w:tcBorders>
              <w:top w:val="nil"/>
              <w:left w:val="nil"/>
              <w:bottom w:val="single" w:color="auto" w:sz="4" w:space="0"/>
              <w:right w:val="single" w:color="auto" w:sz="4" w:space="0"/>
            </w:tcBorders>
            <w:vAlign w:val="center"/>
          </w:tcPr>
          <w:p w14:paraId="5C4BAFD4">
            <w:pPr>
              <w:pStyle w:val="125"/>
              <w:jc w:val="both"/>
              <w:rPr>
                <w:rFonts w:ascii="Times New Roman" w:hAnsi="Times New Roman"/>
                <w:color w:val="000000"/>
                <w:sz w:val="18"/>
                <w:szCs w:val="18"/>
              </w:rPr>
            </w:pPr>
            <w:r>
              <w:rPr>
                <w:rFonts w:hint="eastAsia" w:ascii="Times New Roman" w:hAnsi="Times New Roman"/>
                <w:color w:val="000000"/>
                <w:sz w:val="18"/>
                <w:szCs w:val="18"/>
              </w:rPr>
              <w:t>截止载波后的载波不承载数据，字段填充载波号，例如，全带宽都可用，则填4</w:t>
            </w:r>
            <w:r>
              <w:rPr>
                <w:rFonts w:ascii="Times New Roman" w:hAnsi="Times New Roman"/>
                <w:color w:val="000000"/>
                <w:sz w:val="18"/>
                <w:szCs w:val="18"/>
              </w:rPr>
              <w:t>90</w:t>
            </w:r>
          </w:p>
        </w:tc>
      </w:tr>
      <w:tr w14:paraId="00A4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201EE2F2">
            <w:pPr>
              <w:pStyle w:val="125"/>
              <w:rPr>
                <w:rFonts w:ascii="Times New Roman" w:hAnsi="Times New Roman"/>
                <w:color w:val="000000"/>
                <w:sz w:val="18"/>
                <w:szCs w:val="18"/>
              </w:rPr>
            </w:pPr>
          </w:p>
        </w:tc>
        <w:tc>
          <w:tcPr>
            <w:tcW w:w="1148" w:type="pct"/>
            <w:tcBorders>
              <w:top w:val="single" w:color="auto" w:sz="4" w:space="0"/>
              <w:left w:val="nil"/>
              <w:bottom w:val="single" w:color="auto" w:sz="4" w:space="0"/>
              <w:right w:val="single" w:color="auto" w:sz="4" w:space="0"/>
            </w:tcBorders>
            <w:vAlign w:val="center"/>
          </w:tcPr>
          <w:p w14:paraId="3C3F841A">
            <w:pPr>
              <w:pStyle w:val="125"/>
              <w:rPr>
                <w:rFonts w:ascii="Times New Roman" w:hAnsi="Times New Roman"/>
                <w:color w:val="000000"/>
                <w:sz w:val="18"/>
                <w:szCs w:val="18"/>
              </w:rPr>
            </w:pPr>
            <w:r>
              <w:rPr>
                <w:rFonts w:ascii="Times New Roman" w:hAnsi="Times New Roman"/>
                <w:color w:val="000000"/>
                <w:sz w:val="18"/>
                <w:szCs w:val="18"/>
              </w:rPr>
              <w:t>4</w:t>
            </w:r>
          </w:p>
        </w:tc>
        <w:tc>
          <w:tcPr>
            <w:tcW w:w="819" w:type="pct"/>
            <w:vMerge w:val="continue"/>
            <w:tcBorders>
              <w:top w:val="nil"/>
              <w:left w:val="nil"/>
              <w:bottom w:val="single" w:color="auto" w:sz="4" w:space="0"/>
              <w:right w:val="single" w:color="auto" w:sz="4" w:space="0"/>
            </w:tcBorders>
            <w:vAlign w:val="center"/>
          </w:tcPr>
          <w:p w14:paraId="0078D8B3">
            <w:pPr>
              <w:pStyle w:val="125"/>
              <w:rPr>
                <w:rFonts w:ascii="Times New Roman" w:hAnsi="Times New Roman"/>
                <w:color w:val="000000"/>
                <w:sz w:val="18"/>
                <w:szCs w:val="18"/>
              </w:rPr>
            </w:pPr>
          </w:p>
        </w:tc>
        <w:tc>
          <w:tcPr>
            <w:tcW w:w="1476" w:type="pct"/>
            <w:vMerge w:val="continue"/>
            <w:tcBorders>
              <w:top w:val="nil"/>
              <w:left w:val="nil"/>
              <w:bottom w:val="single" w:color="auto" w:sz="4" w:space="0"/>
              <w:right w:val="single" w:color="auto" w:sz="4" w:space="0"/>
            </w:tcBorders>
            <w:vAlign w:val="center"/>
          </w:tcPr>
          <w:p w14:paraId="78EC4EF3">
            <w:pPr>
              <w:pStyle w:val="125"/>
              <w:rPr>
                <w:rFonts w:ascii="Times New Roman" w:hAnsi="Times New Roman"/>
                <w:color w:val="000000"/>
                <w:sz w:val="18"/>
                <w:szCs w:val="18"/>
              </w:rPr>
            </w:pPr>
          </w:p>
        </w:tc>
      </w:tr>
      <w:tr w14:paraId="67C3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tcBorders>
              <w:top w:val="single" w:color="auto" w:sz="4" w:space="0"/>
              <w:left w:val="single" w:color="auto" w:sz="4" w:space="0"/>
              <w:bottom w:val="single" w:color="auto" w:sz="4" w:space="0"/>
              <w:right w:val="single" w:color="auto" w:sz="4" w:space="0"/>
            </w:tcBorders>
            <w:vAlign w:val="center"/>
          </w:tcPr>
          <w:p w14:paraId="72DC9A1E">
            <w:pPr>
              <w:pStyle w:val="125"/>
              <w:rPr>
                <w:rFonts w:ascii="Times New Roman" w:hAnsi="Times New Roman"/>
                <w:color w:val="000000"/>
                <w:sz w:val="18"/>
                <w:szCs w:val="18"/>
              </w:rPr>
            </w:pPr>
            <w:r>
              <w:rPr>
                <w:rFonts w:hint="eastAsia" w:ascii="Times New Roman" w:hAnsi="Times New Roman"/>
                <w:color w:val="000000"/>
                <w:sz w:val="18"/>
                <w:szCs w:val="18"/>
              </w:rPr>
              <w:t>保留</w:t>
            </w:r>
          </w:p>
        </w:tc>
        <w:tc>
          <w:tcPr>
            <w:tcW w:w="1148" w:type="pct"/>
            <w:tcBorders>
              <w:top w:val="single" w:color="auto" w:sz="4" w:space="0"/>
              <w:left w:val="nil"/>
              <w:bottom w:val="single" w:color="auto" w:sz="4" w:space="0"/>
              <w:right w:val="single" w:color="auto" w:sz="4" w:space="0"/>
            </w:tcBorders>
            <w:vAlign w:val="center"/>
          </w:tcPr>
          <w:p w14:paraId="757920C3">
            <w:pPr>
              <w:pStyle w:val="125"/>
              <w:rPr>
                <w:rFonts w:ascii="Times New Roman" w:hAnsi="Times New Roman"/>
                <w:color w:val="000000"/>
                <w:sz w:val="18"/>
                <w:szCs w:val="18"/>
              </w:rPr>
            </w:pPr>
            <w:r>
              <w:rPr>
                <w:rFonts w:hint="eastAsia" w:ascii="Times New Roman" w:hAnsi="Times New Roman"/>
                <w:color w:val="000000"/>
                <w:sz w:val="18"/>
                <w:szCs w:val="18"/>
              </w:rPr>
              <w:t>4</w:t>
            </w:r>
          </w:p>
        </w:tc>
        <w:tc>
          <w:tcPr>
            <w:tcW w:w="819" w:type="pct"/>
            <w:tcBorders>
              <w:top w:val="single" w:color="auto" w:sz="4" w:space="0"/>
              <w:left w:val="nil"/>
              <w:bottom w:val="single" w:color="auto" w:sz="4" w:space="0"/>
              <w:right w:val="single" w:color="auto" w:sz="4" w:space="0"/>
            </w:tcBorders>
            <w:vAlign w:val="center"/>
          </w:tcPr>
          <w:p w14:paraId="477669F9">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476" w:type="pct"/>
            <w:tcBorders>
              <w:top w:val="single" w:color="auto" w:sz="4" w:space="0"/>
              <w:left w:val="nil"/>
              <w:bottom w:val="single" w:color="auto" w:sz="4" w:space="0"/>
              <w:right w:val="single" w:color="auto" w:sz="4" w:space="0"/>
            </w:tcBorders>
            <w:vAlign w:val="center"/>
          </w:tcPr>
          <w:p w14:paraId="088E98DC">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7F21C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tcBorders>
              <w:top w:val="single" w:color="auto" w:sz="4" w:space="0"/>
              <w:left w:val="single" w:color="auto" w:sz="4" w:space="0"/>
              <w:bottom w:val="single" w:color="auto" w:sz="4" w:space="0"/>
              <w:right w:val="single" w:color="auto" w:sz="4" w:space="0"/>
            </w:tcBorders>
            <w:vAlign w:val="center"/>
          </w:tcPr>
          <w:p w14:paraId="6F80434F">
            <w:pPr>
              <w:pStyle w:val="125"/>
              <w:rPr>
                <w:rFonts w:ascii="Times New Roman" w:hAnsi="Times New Roman"/>
                <w:color w:val="000000"/>
                <w:sz w:val="18"/>
                <w:szCs w:val="18"/>
              </w:rPr>
            </w:pPr>
            <w:r>
              <w:rPr>
                <w:rFonts w:hint="eastAsia" w:ascii="Times New Roman" w:hAnsi="Times New Roman"/>
                <w:color w:val="000000"/>
                <w:sz w:val="18"/>
                <w:szCs w:val="18"/>
              </w:rPr>
              <w:t>保留</w:t>
            </w:r>
          </w:p>
        </w:tc>
        <w:tc>
          <w:tcPr>
            <w:tcW w:w="1148" w:type="pct"/>
            <w:tcBorders>
              <w:top w:val="single" w:color="auto" w:sz="4" w:space="0"/>
              <w:left w:val="nil"/>
              <w:bottom w:val="single" w:color="auto" w:sz="4" w:space="0"/>
              <w:right w:val="single" w:color="auto" w:sz="4" w:space="0"/>
            </w:tcBorders>
            <w:vAlign w:val="center"/>
          </w:tcPr>
          <w:p w14:paraId="092716D5">
            <w:pPr>
              <w:pStyle w:val="125"/>
              <w:rPr>
                <w:rFonts w:ascii="Times New Roman" w:hAnsi="Times New Roman"/>
                <w:color w:val="000000"/>
                <w:sz w:val="18"/>
                <w:szCs w:val="18"/>
              </w:rPr>
            </w:pPr>
            <w:r>
              <w:rPr>
                <w:rFonts w:hint="eastAsia" w:ascii="Times New Roman" w:hAnsi="Times New Roman"/>
                <w:color w:val="000000"/>
                <w:sz w:val="18"/>
                <w:szCs w:val="18"/>
              </w:rPr>
              <w:t>5</w:t>
            </w:r>
          </w:p>
        </w:tc>
        <w:tc>
          <w:tcPr>
            <w:tcW w:w="819" w:type="pct"/>
            <w:tcBorders>
              <w:top w:val="single" w:color="auto" w:sz="4" w:space="0"/>
              <w:left w:val="nil"/>
              <w:bottom w:val="single" w:color="auto" w:sz="4" w:space="0"/>
              <w:right w:val="single" w:color="auto" w:sz="4" w:space="0"/>
            </w:tcBorders>
            <w:vAlign w:val="center"/>
          </w:tcPr>
          <w:p w14:paraId="095686B6">
            <w:pPr>
              <w:pStyle w:val="125"/>
              <w:rPr>
                <w:rFonts w:ascii="Times New Roman" w:hAnsi="Times New Roman"/>
                <w:color w:val="000000"/>
                <w:sz w:val="18"/>
                <w:szCs w:val="18"/>
              </w:rPr>
            </w:pPr>
            <w:r>
              <w:rPr>
                <w:rFonts w:hint="eastAsia" w:ascii="Times New Roman" w:hAnsi="Times New Roman"/>
                <w:color w:val="000000"/>
                <w:sz w:val="18"/>
                <w:szCs w:val="18"/>
              </w:rPr>
              <w:t>8</w:t>
            </w:r>
          </w:p>
        </w:tc>
        <w:tc>
          <w:tcPr>
            <w:tcW w:w="1476" w:type="pct"/>
            <w:tcBorders>
              <w:top w:val="single" w:color="auto" w:sz="4" w:space="0"/>
              <w:left w:val="nil"/>
              <w:bottom w:val="single" w:color="auto" w:sz="4" w:space="0"/>
              <w:right w:val="single" w:color="auto" w:sz="4" w:space="0"/>
            </w:tcBorders>
            <w:vAlign w:val="center"/>
          </w:tcPr>
          <w:p w14:paraId="77CF1FCB">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4452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tcBorders>
              <w:top w:val="single" w:color="auto" w:sz="4" w:space="0"/>
              <w:left w:val="single" w:color="auto" w:sz="4" w:space="0"/>
              <w:bottom w:val="single" w:color="auto" w:sz="4" w:space="0"/>
              <w:right w:val="single" w:color="auto" w:sz="4" w:space="0"/>
            </w:tcBorders>
            <w:vAlign w:val="center"/>
          </w:tcPr>
          <w:p w14:paraId="2D431956">
            <w:pPr>
              <w:pStyle w:val="125"/>
              <w:rPr>
                <w:rFonts w:ascii="Times New Roman" w:hAnsi="Times New Roman"/>
                <w:color w:val="000000"/>
                <w:sz w:val="18"/>
                <w:szCs w:val="18"/>
              </w:rPr>
            </w:pPr>
            <w:r>
              <w:rPr>
                <w:rFonts w:hint="eastAsia" w:ascii="Times New Roman" w:hAnsi="Times New Roman"/>
                <w:color w:val="000000"/>
                <w:sz w:val="18"/>
                <w:szCs w:val="18"/>
              </w:rPr>
              <w:t>比特加载表长度</w:t>
            </w:r>
          </w:p>
        </w:tc>
        <w:tc>
          <w:tcPr>
            <w:tcW w:w="1148" w:type="pct"/>
            <w:tcBorders>
              <w:top w:val="single" w:color="auto" w:sz="4" w:space="0"/>
              <w:left w:val="nil"/>
              <w:bottom w:val="single" w:color="auto" w:sz="4" w:space="0"/>
              <w:right w:val="single" w:color="auto" w:sz="4" w:space="0"/>
            </w:tcBorders>
            <w:vAlign w:val="center"/>
          </w:tcPr>
          <w:p w14:paraId="3715A59A">
            <w:pPr>
              <w:pStyle w:val="125"/>
              <w:rPr>
                <w:rFonts w:ascii="Times New Roman" w:hAnsi="Times New Roman"/>
                <w:color w:val="000000"/>
                <w:sz w:val="18"/>
                <w:szCs w:val="18"/>
              </w:rPr>
            </w:pPr>
            <w:r>
              <w:rPr>
                <w:rFonts w:ascii="Times New Roman" w:hAnsi="Times New Roman"/>
                <w:color w:val="000000"/>
                <w:sz w:val="18"/>
                <w:szCs w:val="18"/>
              </w:rPr>
              <w:t>6</w:t>
            </w:r>
            <w:r>
              <w:rPr>
                <w:rFonts w:hint="eastAsia" w:ascii="Times New Roman" w:hAnsi="Times New Roman"/>
                <w:color w:val="000000"/>
                <w:sz w:val="18"/>
                <w:szCs w:val="18"/>
              </w:rPr>
              <w:t>-</w:t>
            </w:r>
            <w:r>
              <w:rPr>
                <w:rFonts w:ascii="Times New Roman" w:hAnsi="Times New Roman"/>
                <w:color w:val="000000"/>
                <w:sz w:val="18"/>
                <w:szCs w:val="18"/>
              </w:rPr>
              <w:t>7</w:t>
            </w:r>
          </w:p>
        </w:tc>
        <w:tc>
          <w:tcPr>
            <w:tcW w:w="819" w:type="pct"/>
            <w:tcBorders>
              <w:top w:val="single" w:color="auto" w:sz="4" w:space="0"/>
              <w:left w:val="nil"/>
              <w:bottom w:val="single" w:color="auto" w:sz="4" w:space="0"/>
              <w:right w:val="single" w:color="auto" w:sz="4" w:space="0"/>
            </w:tcBorders>
            <w:vAlign w:val="center"/>
          </w:tcPr>
          <w:p w14:paraId="3754C62A">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6</w:t>
            </w:r>
          </w:p>
        </w:tc>
        <w:tc>
          <w:tcPr>
            <w:tcW w:w="1476" w:type="pct"/>
            <w:tcBorders>
              <w:top w:val="single" w:color="auto" w:sz="4" w:space="0"/>
              <w:left w:val="nil"/>
              <w:bottom w:val="single" w:color="auto" w:sz="4" w:space="0"/>
              <w:right w:val="single" w:color="auto" w:sz="4" w:space="0"/>
            </w:tcBorders>
            <w:vAlign w:val="center"/>
          </w:tcPr>
          <w:p w14:paraId="02AFBB71">
            <w:pPr>
              <w:pStyle w:val="125"/>
              <w:rPr>
                <w:rFonts w:ascii="Times New Roman" w:hAnsi="Times New Roman"/>
                <w:color w:val="000000"/>
                <w:sz w:val="18"/>
                <w:szCs w:val="18"/>
              </w:rPr>
            </w:pPr>
            <w:r>
              <w:rPr>
                <w:rFonts w:hint="eastAsia" w:ascii="Times New Roman" w:hAnsi="Times New Roman"/>
                <w:color w:val="000000"/>
                <w:sz w:val="18"/>
                <w:szCs w:val="18"/>
              </w:rPr>
              <w:t>比特加载表的长度，单位字节</w:t>
            </w:r>
          </w:p>
        </w:tc>
      </w:tr>
      <w:tr w14:paraId="5459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7" w:type="pct"/>
            <w:tcBorders>
              <w:top w:val="single" w:color="auto" w:sz="4" w:space="0"/>
              <w:left w:val="single" w:color="auto" w:sz="4" w:space="0"/>
              <w:bottom w:val="single" w:color="auto" w:sz="4" w:space="0"/>
              <w:right w:val="single" w:color="auto" w:sz="4" w:space="0"/>
            </w:tcBorders>
            <w:vAlign w:val="center"/>
          </w:tcPr>
          <w:p w14:paraId="39E2F1D3">
            <w:pPr>
              <w:pStyle w:val="125"/>
              <w:rPr>
                <w:rFonts w:ascii="Times New Roman" w:hAnsi="Times New Roman"/>
                <w:color w:val="000000"/>
                <w:sz w:val="18"/>
                <w:szCs w:val="18"/>
              </w:rPr>
            </w:pPr>
            <w:r>
              <w:rPr>
                <w:rFonts w:hint="eastAsia" w:ascii="Times New Roman" w:hAnsi="Times New Roman"/>
                <w:color w:val="000000"/>
                <w:sz w:val="18"/>
                <w:szCs w:val="18"/>
              </w:rPr>
              <w:t>比特加载表</w:t>
            </w:r>
          </w:p>
        </w:tc>
        <w:tc>
          <w:tcPr>
            <w:tcW w:w="1148" w:type="pct"/>
            <w:tcBorders>
              <w:top w:val="single" w:color="auto" w:sz="4" w:space="0"/>
              <w:left w:val="nil"/>
              <w:bottom w:val="single" w:color="auto" w:sz="4" w:space="0"/>
              <w:right w:val="single" w:color="auto" w:sz="4" w:space="0"/>
            </w:tcBorders>
            <w:vAlign w:val="center"/>
          </w:tcPr>
          <w:p w14:paraId="09BD9AE5">
            <w:pPr>
              <w:pStyle w:val="125"/>
              <w:rPr>
                <w:rFonts w:ascii="Times New Roman" w:hAnsi="Times New Roman"/>
                <w:color w:val="000000"/>
                <w:sz w:val="18"/>
                <w:szCs w:val="18"/>
              </w:rPr>
            </w:pPr>
            <w:r>
              <w:rPr>
                <w:rFonts w:hint="eastAsia" w:ascii="Times New Roman" w:hAnsi="Times New Roman"/>
                <w:color w:val="000000"/>
                <w:sz w:val="18"/>
                <w:szCs w:val="18"/>
              </w:rPr>
              <w:t>L</w:t>
            </w:r>
          </w:p>
        </w:tc>
        <w:tc>
          <w:tcPr>
            <w:tcW w:w="819" w:type="pct"/>
            <w:tcBorders>
              <w:top w:val="single" w:color="auto" w:sz="4" w:space="0"/>
              <w:left w:val="nil"/>
              <w:bottom w:val="single" w:color="auto" w:sz="4" w:space="0"/>
              <w:right w:val="single" w:color="auto" w:sz="4" w:space="0"/>
            </w:tcBorders>
            <w:vAlign w:val="center"/>
          </w:tcPr>
          <w:p w14:paraId="1DC71415">
            <w:pPr>
              <w:pStyle w:val="125"/>
              <w:rPr>
                <w:rFonts w:ascii="Times New Roman" w:hAnsi="Times New Roman"/>
                <w:color w:val="000000"/>
                <w:sz w:val="18"/>
                <w:szCs w:val="18"/>
              </w:rPr>
            </w:pPr>
            <w:r>
              <w:rPr>
                <w:rFonts w:ascii="Times New Roman" w:hAnsi="Times New Roman"/>
                <w:color w:val="000000"/>
                <w:sz w:val="18"/>
                <w:szCs w:val="18"/>
              </w:rPr>
              <w:t>L</w:t>
            </w:r>
          </w:p>
        </w:tc>
        <w:tc>
          <w:tcPr>
            <w:tcW w:w="1476" w:type="pct"/>
            <w:tcBorders>
              <w:top w:val="single" w:color="auto" w:sz="4" w:space="0"/>
              <w:left w:val="nil"/>
              <w:bottom w:val="single" w:color="auto" w:sz="4" w:space="0"/>
              <w:right w:val="single" w:color="auto" w:sz="4" w:space="0"/>
            </w:tcBorders>
            <w:vAlign w:val="center"/>
          </w:tcPr>
          <w:p w14:paraId="37D498FE">
            <w:pPr>
              <w:pStyle w:val="125"/>
              <w:rPr>
                <w:rFonts w:ascii="Times New Roman" w:hAnsi="Times New Roman"/>
                <w:color w:val="000000"/>
                <w:sz w:val="18"/>
                <w:szCs w:val="18"/>
              </w:rPr>
            </w:pPr>
            <w:r>
              <w:rPr>
                <w:rFonts w:hint="eastAsia" w:ascii="Times New Roman" w:hAnsi="Times New Roman"/>
                <w:color w:val="000000"/>
                <w:sz w:val="18"/>
                <w:szCs w:val="18"/>
              </w:rPr>
              <w:t>可变长</w:t>
            </w:r>
          </w:p>
        </w:tc>
      </w:tr>
    </w:tbl>
    <w:p w14:paraId="4A5E11DF">
      <w:pPr>
        <w:pStyle w:val="50"/>
      </w:pPr>
      <w:r>
        <w:rPr>
          <w:rFonts w:hint="eastAsia"/>
        </w:rPr>
        <w:t>比特加载表，表示有效载波频段范围内每个子载波组中的每个子载波所承载的比特数。子载波组是一系列长度固定且不连续的子载波，每个子载波内组中的子载波数量可以是1、2、4或8个，子载波组内每个子载波承载的比特数相同。</w:t>
      </w:r>
    </w:p>
    <w:p w14:paraId="1CDE4287">
      <w:pPr>
        <w:pStyle w:val="50"/>
      </w:pPr>
      <w:r>
        <w:rPr>
          <w:rFonts w:hint="eastAsia"/>
        </w:rPr>
        <w:t>单流比特加载表的数据格式见</w:t>
      </w:r>
      <w:r>
        <w:fldChar w:fldCharType="begin"/>
      </w:r>
      <w:r>
        <w:instrText xml:space="preserve"> </w:instrText>
      </w:r>
      <w:r>
        <w:rPr>
          <w:rFonts w:hint="eastAsia"/>
        </w:rPr>
        <w:instrText xml:space="preserve">REF _Ref219383715 \h</w:instrText>
      </w:r>
      <w:r>
        <w:instrText xml:space="preserve">  \* MERGEFORMAT </w:instrText>
      </w:r>
      <w:r>
        <w:fldChar w:fldCharType="separate"/>
      </w:r>
      <w:r>
        <w:t>表 154</w:t>
      </w:r>
      <w:r>
        <w:fldChar w:fldCharType="end"/>
      </w:r>
      <w:r>
        <w:rPr>
          <w:rFonts w:hint="eastAsia"/>
        </w:rPr>
        <w:t>所示，每个子载波组占用3比特。每8个子载波组占用3字节。</w:t>
      </w:r>
    </w:p>
    <w:p w14:paraId="3F462340">
      <w:pPr>
        <w:pStyle w:val="10"/>
      </w:pPr>
      <w:bookmarkStart w:id="2730" w:name="_Ref219125134"/>
      <w:bookmarkEnd w:id="2730"/>
      <w:bookmarkStart w:id="2731" w:name="_Ref219383715"/>
      <w:r>
        <w:t xml:space="preserve">表 </w:t>
      </w:r>
      <w:r>
        <w:fldChar w:fldCharType="begin"/>
      </w:r>
      <w:r>
        <w:instrText xml:space="preserve"> SEQ 表 \* ARABIC </w:instrText>
      </w:r>
      <w:r>
        <w:fldChar w:fldCharType="separate"/>
      </w:r>
      <w:r>
        <w:t>154</w:t>
      </w:r>
      <w:r>
        <w:fldChar w:fldCharType="end"/>
      </w:r>
      <w:bookmarkEnd w:id="2731"/>
      <w:r>
        <w:rPr>
          <w:rFonts w:hint="eastAsia"/>
        </w:rPr>
        <w:t xml:space="preserve"> 单流比特加载表数据格式</w:t>
      </w:r>
    </w:p>
    <w:tbl>
      <w:tblPr>
        <w:tblStyle w:val="31"/>
        <w:tblW w:w="356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9"/>
        <w:gridCol w:w="2027"/>
        <w:gridCol w:w="2033"/>
      </w:tblGrid>
      <w:tr w14:paraId="042C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53E34D79">
            <w:pPr>
              <w:pStyle w:val="125"/>
              <w:rPr>
                <w:rFonts w:ascii="Times New Roman" w:hAnsi="Times New Roman"/>
                <w:color w:val="000000"/>
                <w:sz w:val="18"/>
                <w:szCs w:val="18"/>
              </w:rPr>
            </w:pPr>
            <w:r>
              <w:rPr>
                <w:rFonts w:hint="eastAsia" w:ascii="Times New Roman" w:hAnsi="Times New Roman"/>
                <w:color w:val="000000"/>
                <w:sz w:val="18"/>
                <w:szCs w:val="18"/>
              </w:rPr>
              <w:t>字段</w:t>
            </w:r>
          </w:p>
        </w:tc>
        <w:tc>
          <w:tcPr>
            <w:tcW w:w="1486" w:type="pct"/>
            <w:tcBorders>
              <w:top w:val="single" w:color="auto" w:sz="4" w:space="0"/>
              <w:left w:val="nil"/>
              <w:bottom w:val="single" w:color="auto" w:sz="4" w:space="0"/>
              <w:right w:val="single" w:color="auto" w:sz="4" w:space="0"/>
            </w:tcBorders>
            <w:vAlign w:val="center"/>
          </w:tcPr>
          <w:p w14:paraId="40EEE6BC">
            <w:pPr>
              <w:pStyle w:val="125"/>
              <w:rPr>
                <w:rFonts w:ascii="Times New Roman" w:hAnsi="Times New Roman"/>
                <w:color w:val="000000"/>
                <w:sz w:val="18"/>
                <w:szCs w:val="18"/>
              </w:rPr>
            </w:pPr>
            <w:r>
              <w:rPr>
                <w:rFonts w:hint="eastAsia" w:ascii="Times New Roman" w:hAnsi="Times New Roman"/>
                <w:color w:val="000000"/>
                <w:sz w:val="18"/>
                <w:szCs w:val="18"/>
              </w:rPr>
              <w:t>字节号</w:t>
            </w:r>
          </w:p>
        </w:tc>
        <w:tc>
          <w:tcPr>
            <w:tcW w:w="1491" w:type="pct"/>
            <w:tcBorders>
              <w:top w:val="single" w:color="auto" w:sz="4" w:space="0"/>
              <w:left w:val="nil"/>
              <w:bottom w:val="single" w:color="auto" w:sz="4" w:space="0"/>
              <w:right w:val="single" w:color="auto" w:sz="4" w:space="0"/>
            </w:tcBorders>
            <w:vAlign w:val="center"/>
          </w:tcPr>
          <w:p w14:paraId="0F9A9CFD">
            <w:pPr>
              <w:pStyle w:val="125"/>
              <w:rPr>
                <w:rFonts w:ascii="Times New Roman" w:hAnsi="Times New Roman"/>
                <w:color w:val="000000"/>
                <w:sz w:val="18"/>
                <w:szCs w:val="18"/>
              </w:rPr>
            </w:pPr>
            <w:r>
              <w:rPr>
                <w:rFonts w:hint="eastAsia" w:ascii="Times New Roman" w:hAnsi="Times New Roman"/>
                <w:color w:val="000000"/>
                <w:sz w:val="18"/>
                <w:szCs w:val="18"/>
              </w:rPr>
              <w:t>字段大小</w:t>
            </w:r>
            <w:r>
              <w:rPr>
                <w:rFonts w:ascii="Times New Roman" w:hAnsi="Times New Roman"/>
                <w:color w:val="000000"/>
                <w:sz w:val="18"/>
                <w:szCs w:val="18"/>
              </w:rPr>
              <w:t>(</w:t>
            </w:r>
            <w:r>
              <w:rPr>
                <w:rFonts w:hint="eastAsia" w:ascii="Times New Roman" w:hAnsi="Times New Roman"/>
                <w:color w:val="000000"/>
                <w:sz w:val="18"/>
                <w:szCs w:val="18"/>
              </w:rPr>
              <w:t>比特</w:t>
            </w:r>
            <w:r>
              <w:rPr>
                <w:rFonts w:ascii="Times New Roman" w:hAnsi="Times New Roman"/>
                <w:color w:val="000000"/>
                <w:sz w:val="18"/>
                <w:szCs w:val="18"/>
              </w:rPr>
              <w:t>)</w:t>
            </w:r>
          </w:p>
        </w:tc>
      </w:tr>
      <w:tr w14:paraId="6DD52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0233EB8F">
            <w:pPr>
              <w:pStyle w:val="125"/>
              <w:rPr>
                <w:rFonts w:ascii="Times New Roman" w:hAnsi="Times New Roman"/>
                <w:color w:val="000000"/>
                <w:sz w:val="18"/>
                <w:szCs w:val="18"/>
              </w:rPr>
            </w:pPr>
            <w:r>
              <w:rPr>
                <w:rFonts w:hint="eastAsia" w:ascii="Times New Roman" w:hAnsi="Times New Roman"/>
                <w:color w:val="000000"/>
                <w:sz w:val="18"/>
                <w:szCs w:val="18"/>
              </w:rPr>
              <w:t>子载波组0的比特承载信息</w:t>
            </w:r>
          </w:p>
        </w:tc>
        <w:tc>
          <w:tcPr>
            <w:tcW w:w="1486" w:type="pct"/>
            <w:vMerge w:val="restart"/>
            <w:tcBorders>
              <w:top w:val="nil"/>
              <w:left w:val="nil"/>
              <w:bottom w:val="single" w:color="auto" w:sz="4" w:space="0"/>
              <w:right w:val="single" w:color="auto" w:sz="4" w:space="0"/>
            </w:tcBorders>
            <w:vAlign w:val="center"/>
          </w:tcPr>
          <w:p w14:paraId="0C6BD5FE">
            <w:pPr>
              <w:pStyle w:val="125"/>
              <w:rPr>
                <w:rFonts w:ascii="Times New Roman" w:hAnsi="Times New Roman"/>
                <w:color w:val="000000"/>
                <w:sz w:val="18"/>
                <w:szCs w:val="18"/>
              </w:rPr>
            </w:pPr>
            <w:r>
              <w:rPr>
                <w:rFonts w:ascii="Times New Roman" w:hAnsi="Times New Roman"/>
                <w:color w:val="000000"/>
                <w:sz w:val="18"/>
                <w:szCs w:val="18"/>
              </w:rPr>
              <w:t>0</w:t>
            </w:r>
          </w:p>
        </w:tc>
        <w:tc>
          <w:tcPr>
            <w:tcW w:w="1491" w:type="pct"/>
            <w:tcBorders>
              <w:top w:val="single" w:color="auto" w:sz="4" w:space="0"/>
              <w:left w:val="nil"/>
              <w:bottom w:val="single" w:color="auto" w:sz="4" w:space="0"/>
              <w:right w:val="single" w:color="auto" w:sz="4" w:space="0"/>
            </w:tcBorders>
            <w:vAlign w:val="center"/>
          </w:tcPr>
          <w:p w14:paraId="6F287BE4">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20C2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00F0FBE8">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1</w:t>
            </w:r>
            <w:r>
              <w:rPr>
                <w:rFonts w:hint="eastAsia" w:ascii="Times New Roman" w:hAnsi="Times New Roman"/>
                <w:color w:val="000000"/>
                <w:sz w:val="18"/>
                <w:szCs w:val="18"/>
              </w:rPr>
              <w:t>的比特承载信息</w:t>
            </w:r>
          </w:p>
        </w:tc>
        <w:tc>
          <w:tcPr>
            <w:tcW w:w="0" w:type="auto"/>
            <w:vMerge w:val="continue"/>
            <w:tcBorders>
              <w:top w:val="nil"/>
              <w:left w:val="nil"/>
              <w:bottom w:val="single" w:color="auto" w:sz="4" w:space="0"/>
              <w:right w:val="single" w:color="auto" w:sz="4" w:space="0"/>
            </w:tcBorders>
            <w:vAlign w:val="center"/>
          </w:tcPr>
          <w:p w14:paraId="2A712F7E">
            <w:pPr>
              <w:pStyle w:val="125"/>
              <w:rPr>
                <w:rFonts w:ascii="Times New Roman" w:hAnsi="Times New Roman"/>
                <w:color w:val="000000"/>
                <w:sz w:val="18"/>
                <w:szCs w:val="18"/>
              </w:rPr>
            </w:pPr>
          </w:p>
        </w:tc>
        <w:tc>
          <w:tcPr>
            <w:tcW w:w="1491" w:type="pct"/>
            <w:tcBorders>
              <w:top w:val="single" w:color="auto" w:sz="4" w:space="0"/>
              <w:left w:val="nil"/>
              <w:bottom w:val="single" w:color="auto" w:sz="4" w:space="0"/>
              <w:right w:val="single" w:color="auto" w:sz="4" w:space="0"/>
            </w:tcBorders>
            <w:vAlign w:val="center"/>
          </w:tcPr>
          <w:p w14:paraId="6758E1AF">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7A5C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023" w:type="pct"/>
            <w:vMerge w:val="restart"/>
            <w:tcBorders>
              <w:top w:val="nil"/>
              <w:left w:val="single" w:color="auto" w:sz="4" w:space="0"/>
              <w:bottom w:val="single" w:color="auto" w:sz="4" w:space="0"/>
              <w:right w:val="single" w:color="auto" w:sz="4" w:space="0"/>
            </w:tcBorders>
            <w:vAlign w:val="center"/>
          </w:tcPr>
          <w:p w14:paraId="32682B9D">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2</w:t>
            </w:r>
            <w:r>
              <w:rPr>
                <w:rFonts w:hint="eastAsia" w:ascii="Times New Roman" w:hAnsi="Times New Roman"/>
                <w:color w:val="000000"/>
                <w:sz w:val="18"/>
                <w:szCs w:val="18"/>
              </w:rPr>
              <w:t>的比特承载信息</w:t>
            </w:r>
          </w:p>
        </w:tc>
        <w:tc>
          <w:tcPr>
            <w:tcW w:w="0" w:type="auto"/>
            <w:vMerge w:val="continue"/>
            <w:tcBorders>
              <w:top w:val="nil"/>
              <w:left w:val="nil"/>
              <w:bottom w:val="single" w:color="auto" w:sz="4" w:space="0"/>
              <w:right w:val="single" w:color="auto" w:sz="4" w:space="0"/>
            </w:tcBorders>
            <w:vAlign w:val="center"/>
          </w:tcPr>
          <w:p w14:paraId="6B1B2825">
            <w:pPr>
              <w:pStyle w:val="125"/>
              <w:rPr>
                <w:rFonts w:ascii="Times New Roman" w:hAnsi="Times New Roman"/>
                <w:color w:val="000000"/>
                <w:sz w:val="18"/>
                <w:szCs w:val="18"/>
              </w:rPr>
            </w:pPr>
          </w:p>
        </w:tc>
        <w:tc>
          <w:tcPr>
            <w:tcW w:w="1491" w:type="pct"/>
            <w:vMerge w:val="restart"/>
            <w:tcBorders>
              <w:top w:val="nil"/>
              <w:left w:val="nil"/>
              <w:bottom w:val="single" w:color="auto" w:sz="4" w:space="0"/>
              <w:right w:val="single" w:color="auto" w:sz="4" w:space="0"/>
            </w:tcBorders>
            <w:vAlign w:val="center"/>
          </w:tcPr>
          <w:p w14:paraId="7D472DD5">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6321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70702AD4">
            <w:pPr>
              <w:pStyle w:val="125"/>
              <w:rPr>
                <w:rFonts w:ascii="Times New Roman" w:hAnsi="Times New Roman"/>
                <w:color w:val="000000"/>
                <w:sz w:val="18"/>
                <w:szCs w:val="18"/>
              </w:rPr>
            </w:pPr>
          </w:p>
        </w:tc>
        <w:tc>
          <w:tcPr>
            <w:tcW w:w="1486" w:type="pct"/>
            <w:vMerge w:val="restart"/>
            <w:tcBorders>
              <w:top w:val="nil"/>
              <w:left w:val="nil"/>
              <w:bottom w:val="single" w:color="auto" w:sz="4" w:space="0"/>
              <w:right w:val="single" w:color="auto" w:sz="4" w:space="0"/>
            </w:tcBorders>
            <w:vAlign w:val="center"/>
          </w:tcPr>
          <w:p w14:paraId="236AA413">
            <w:pPr>
              <w:pStyle w:val="125"/>
              <w:rPr>
                <w:rFonts w:ascii="Times New Roman" w:hAnsi="Times New Roman"/>
                <w:color w:val="000000"/>
                <w:sz w:val="18"/>
                <w:szCs w:val="18"/>
              </w:rPr>
            </w:pPr>
            <w:r>
              <w:rPr>
                <w:rFonts w:hint="eastAsia" w:ascii="Times New Roman" w:hAnsi="Times New Roman"/>
                <w:color w:val="000000"/>
                <w:sz w:val="18"/>
                <w:szCs w:val="18"/>
              </w:rPr>
              <w:t>1</w:t>
            </w:r>
          </w:p>
        </w:tc>
        <w:tc>
          <w:tcPr>
            <w:tcW w:w="0" w:type="auto"/>
            <w:vMerge w:val="continue"/>
            <w:tcBorders>
              <w:top w:val="nil"/>
              <w:left w:val="nil"/>
              <w:bottom w:val="single" w:color="auto" w:sz="4" w:space="0"/>
              <w:right w:val="single" w:color="auto" w:sz="4" w:space="0"/>
            </w:tcBorders>
            <w:vAlign w:val="center"/>
          </w:tcPr>
          <w:p w14:paraId="2ECFBA1F">
            <w:pPr>
              <w:pStyle w:val="125"/>
              <w:rPr>
                <w:rFonts w:ascii="Times New Roman" w:hAnsi="Times New Roman"/>
                <w:color w:val="000000"/>
                <w:sz w:val="18"/>
                <w:szCs w:val="18"/>
              </w:rPr>
            </w:pPr>
          </w:p>
        </w:tc>
      </w:tr>
      <w:tr w14:paraId="650EB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6A91FE63">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3</w:t>
            </w:r>
            <w:r>
              <w:rPr>
                <w:rFonts w:hint="eastAsia" w:ascii="Times New Roman" w:hAnsi="Times New Roman"/>
                <w:color w:val="000000"/>
                <w:sz w:val="18"/>
                <w:szCs w:val="18"/>
              </w:rPr>
              <w:t>的比特承载信息</w:t>
            </w:r>
          </w:p>
        </w:tc>
        <w:tc>
          <w:tcPr>
            <w:tcW w:w="0" w:type="auto"/>
            <w:vMerge w:val="continue"/>
            <w:tcBorders>
              <w:top w:val="nil"/>
              <w:left w:val="nil"/>
              <w:bottom w:val="single" w:color="auto" w:sz="4" w:space="0"/>
              <w:right w:val="single" w:color="auto" w:sz="4" w:space="0"/>
            </w:tcBorders>
            <w:vAlign w:val="center"/>
          </w:tcPr>
          <w:p w14:paraId="0884E50D">
            <w:pPr>
              <w:pStyle w:val="125"/>
              <w:rPr>
                <w:rFonts w:ascii="Times New Roman" w:hAnsi="Times New Roman"/>
                <w:color w:val="000000"/>
                <w:sz w:val="18"/>
                <w:szCs w:val="18"/>
              </w:rPr>
            </w:pPr>
          </w:p>
        </w:tc>
        <w:tc>
          <w:tcPr>
            <w:tcW w:w="1491" w:type="pct"/>
            <w:tcBorders>
              <w:top w:val="single" w:color="auto" w:sz="4" w:space="0"/>
              <w:left w:val="nil"/>
              <w:bottom w:val="single" w:color="auto" w:sz="4" w:space="0"/>
              <w:right w:val="single" w:color="auto" w:sz="4" w:space="0"/>
            </w:tcBorders>
            <w:vAlign w:val="center"/>
          </w:tcPr>
          <w:p w14:paraId="089EE4DB">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299FE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339F4C93">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4</w:t>
            </w:r>
            <w:r>
              <w:rPr>
                <w:rFonts w:hint="eastAsia" w:ascii="Times New Roman" w:hAnsi="Times New Roman"/>
                <w:color w:val="000000"/>
                <w:sz w:val="18"/>
                <w:szCs w:val="18"/>
              </w:rPr>
              <w:t>的比特承载信息</w:t>
            </w:r>
          </w:p>
        </w:tc>
        <w:tc>
          <w:tcPr>
            <w:tcW w:w="0" w:type="auto"/>
            <w:vMerge w:val="continue"/>
            <w:tcBorders>
              <w:top w:val="nil"/>
              <w:left w:val="nil"/>
              <w:bottom w:val="single" w:color="auto" w:sz="4" w:space="0"/>
              <w:right w:val="single" w:color="auto" w:sz="4" w:space="0"/>
            </w:tcBorders>
            <w:vAlign w:val="center"/>
          </w:tcPr>
          <w:p w14:paraId="75FA056B">
            <w:pPr>
              <w:pStyle w:val="125"/>
              <w:rPr>
                <w:rFonts w:ascii="Times New Roman" w:hAnsi="Times New Roman"/>
                <w:color w:val="000000"/>
                <w:sz w:val="18"/>
                <w:szCs w:val="18"/>
              </w:rPr>
            </w:pPr>
          </w:p>
        </w:tc>
        <w:tc>
          <w:tcPr>
            <w:tcW w:w="1491" w:type="pct"/>
            <w:tcBorders>
              <w:top w:val="single" w:color="auto" w:sz="4" w:space="0"/>
              <w:left w:val="nil"/>
              <w:bottom w:val="single" w:color="auto" w:sz="4" w:space="0"/>
              <w:right w:val="single" w:color="auto" w:sz="4" w:space="0"/>
            </w:tcBorders>
            <w:vAlign w:val="center"/>
          </w:tcPr>
          <w:p w14:paraId="0B44F210">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16D4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023" w:type="pct"/>
            <w:vMerge w:val="restart"/>
            <w:tcBorders>
              <w:top w:val="nil"/>
              <w:left w:val="single" w:color="auto" w:sz="4" w:space="0"/>
              <w:bottom w:val="single" w:color="auto" w:sz="4" w:space="0"/>
              <w:right w:val="single" w:color="auto" w:sz="4" w:space="0"/>
            </w:tcBorders>
            <w:vAlign w:val="center"/>
          </w:tcPr>
          <w:p w14:paraId="1A395A81">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5</w:t>
            </w:r>
            <w:r>
              <w:rPr>
                <w:rFonts w:hint="eastAsia" w:ascii="Times New Roman" w:hAnsi="Times New Roman"/>
                <w:color w:val="000000"/>
                <w:sz w:val="18"/>
                <w:szCs w:val="18"/>
              </w:rPr>
              <w:t>的比特承载信息</w:t>
            </w:r>
          </w:p>
        </w:tc>
        <w:tc>
          <w:tcPr>
            <w:tcW w:w="0" w:type="auto"/>
            <w:vMerge w:val="continue"/>
            <w:tcBorders>
              <w:top w:val="nil"/>
              <w:left w:val="nil"/>
              <w:bottom w:val="single" w:color="auto" w:sz="4" w:space="0"/>
              <w:right w:val="single" w:color="auto" w:sz="4" w:space="0"/>
            </w:tcBorders>
            <w:vAlign w:val="center"/>
          </w:tcPr>
          <w:p w14:paraId="5FB86F14">
            <w:pPr>
              <w:pStyle w:val="125"/>
              <w:rPr>
                <w:rFonts w:ascii="Times New Roman" w:hAnsi="Times New Roman"/>
                <w:color w:val="000000"/>
                <w:sz w:val="18"/>
                <w:szCs w:val="18"/>
              </w:rPr>
            </w:pPr>
          </w:p>
        </w:tc>
        <w:tc>
          <w:tcPr>
            <w:tcW w:w="1491" w:type="pct"/>
            <w:vMerge w:val="restart"/>
            <w:tcBorders>
              <w:top w:val="nil"/>
              <w:left w:val="nil"/>
              <w:bottom w:val="single" w:color="auto" w:sz="4" w:space="0"/>
              <w:right w:val="single" w:color="auto" w:sz="4" w:space="0"/>
            </w:tcBorders>
            <w:vAlign w:val="center"/>
          </w:tcPr>
          <w:p w14:paraId="7EFBD600">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2C0F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3F865D26">
            <w:pPr>
              <w:pStyle w:val="125"/>
              <w:rPr>
                <w:rFonts w:ascii="Times New Roman" w:hAnsi="Times New Roman"/>
                <w:color w:val="000000"/>
                <w:sz w:val="18"/>
                <w:szCs w:val="18"/>
              </w:rPr>
            </w:pPr>
          </w:p>
        </w:tc>
        <w:tc>
          <w:tcPr>
            <w:tcW w:w="1486" w:type="pct"/>
            <w:vMerge w:val="restart"/>
            <w:tcBorders>
              <w:top w:val="nil"/>
              <w:left w:val="nil"/>
              <w:bottom w:val="single" w:color="auto" w:sz="4" w:space="0"/>
              <w:right w:val="single" w:color="auto" w:sz="4" w:space="0"/>
            </w:tcBorders>
            <w:vAlign w:val="center"/>
          </w:tcPr>
          <w:p w14:paraId="051ADDBB">
            <w:pPr>
              <w:pStyle w:val="125"/>
              <w:rPr>
                <w:rFonts w:ascii="Times New Roman" w:hAnsi="Times New Roman"/>
                <w:color w:val="000000"/>
                <w:sz w:val="18"/>
                <w:szCs w:val="18"/>
              </w:rPr>
            </w:pPr>
            <w:r>
              <w:rPr>
                <w:rFonts w:hint="eastAsia" w:ascii="Times New Roman" w:hAnsi="Times New Roman"/>
                <w:color w:val="000000"/>
                <w:sz w:val="18"/>
                <w:szCs w:val="18"/>
              </w:rPr>
              <w:t>2</w:t>
            </w:r>
          </w:p>
        </w:tc>
        <w:tc>
          <w:tcPr>
            <w:tcW w:w="0" w:type="auto"/>
            <w:vMerge w:val="continue"/>
            <w:tcBorders>
              <w:top w:val="nil"/>
              <w:left w:val="nil"/>
              <w:bottom w:val="single" w:color="auto" w:sz="4" w:space="0"/>
              <w:right w:val="single" w:color="auto" w:sz="4" w:space="0"/>
            </w:tcBorders>
            <w:vAlign w:val="center"/>
          </w:tcPr>
          <w:p w14:paraId="0B4FE21B">
            <w:pPr>
              <w:pStyle w:val="125"/>
              <w:rPr>
                <w:rFonts w:ascii="Times New Roman" w:hAnsi="Times New Roman"/>
                <w:color w:val="000000"/>
                <w:sz w:val="18"/>
                <w:szCs w:val="18"/>
              </w:rPr>
            </w:pPr>
          </w:p>
        </w:tc>
      </w:tr>
      <w:tr w14:paraId="7C78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2E2199C0">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6</w:t>
            </w:r>
            <w:r>
              <w:rPr>
                <w:rFonts w:hint="eastAsia" w:ascii="Times New Roman" w:hAnsi="Times New Roman"/>
                <w:color w:val="000000"/>
                <w:sz w:val="18"/>
                <w:szCs w:val="18"/>
              </w:rPr>
              <w:t>的比特承载信息</w:t>
            </w:r>
          </w:p>
        </w:tc>
        <w:tc>
          <w:tcPr>
            <w:tcW w:w="0" w:type="auto"/>
            <w:vMerge w:val="continue"/>
            <w:tcBorders>
              <w:top w:val="nil"/>
              <w:left w:val="nil"/>
              <w:bottom w:val="single" w:color="auto" w:sz="4" w:space="0"/>
              <w:right w:val="single" w:color="auto" w:sz="4" w:space="0"/>
            </w:tcBorders>
            <w:vAlign w:val="center"/>
          </w:tcPr>
          <w:p w14:paraId="4C784B3E">
            <w:pPr>
              <w:pStyle w:val="125"/>
              <w:rPr>
                <w:rFonts w:ascii="Times New Roman" w:hAnsi="Times New Roman"/>
                <w:color w:val="000000"/>
                <w:sz w:val="18"/>
                <w:szCs w:val="18"/>
              </w:rPr>
            </w:pPr>
          </w:p>
        </w:tc>
        <w:tc>
          <w:tcPr>
            <w:tcW w:w="1491" w:type="pct"/>
            <w:tcBorders>
              <w:top w:val="single" w:color="auto" w:sz="4" w:space="0"/>
              <w:left w:val="nil"/>
              <w:bottom w:val="single" w:color="auto" w:sz="4" w:space="0"/>
              <w:right w:val="single" w:color="auto" w:sz="4" w:space="0"/>
            </w:tcBorders>
            <w:vAlign w:val="center"/>
          </w:tcPr>
          <w:p w14:paraId="314F7F38">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2350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59D2EBB8">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7</w:t>
            </w:r>
            <w:r>
              <w:rPr>
                <w:rFonts w:hint="eastAsia" w:ascii="Times New Roman" w:hAnsi="Times New Roman"/>
                <w:color w:val="000000"/>
                <w:sz w:val="18"/>
                <w:szCs w:val="18"/>
              </w:rPr>
              <w:t>的比特承载信息</w:t>
            </w:r>
          </w:p>
        </w:tc>
        <w:tc>
          <w:tcPr>
            <w:tcW w:w="0" w:type="auto"/>
            <w:vMerge w:val="continue"/>
            <w:tcBorders>
              <w:top w:val="nil"/>
              <w:left w:val="nil"/>
              <w:bottom w:val="single" w:color="auto" w:sz="4" w:space="0"/>
              <w:right w:val="single" w:color="auto" w:sz="4" w:space="0"/>
            </w:tcBorders>
            <w:vAlign w:val="center"/>
          </w:tcPr>
          <w:p w14:paraId="392D0312">
            <w:pPr>
              <w:pStyle w:val="125"/>
              <w:rPr>
                <w:rFonts w:ascii="Times New Roman" w:hAnsi="Times New Roman"/>
                <w:color w:val="000000"/>
                <w:sz w:val="18"/>
                <w:szCs w:val="18"/>
              </w:rPr>
            </w:pPr>
          </w:p>
        </w:tc>
        <w:tc>
          <w:tcPr>
            <w:tcW w:w="1491" w:type="pct"/>
            <w:tcBorders>
              <w:top w:val="single" w:color="auto" w:sz="4" w:space="0"/>
              <w:left w:val="nil"/>
              <w:bottom w:val="single" w:color="auto" w:sz="4" w:space="0"/>
              <w:right w:val="single" w:color="auto" w:sz="4" w:space="0"/>
            </w:tcBorders>
            <w:vAlign w:val="center"/>
          </w:tcPr>
          <w:p w14:paraId="523A9892">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4010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20B67EED">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86" w:type="pct"/>
            <w:tcBorders>
              <w:top w:val="single" w:color="auto" w:sz="4" w:space="0"/>
              <w:left w:val="nil"/>
              <w:bottom w:val="single" w:color="auto" w:sz="4" w:space="0"/>
              <w:right w:val="single" w:color="auto" w:sz="4" w:space="0"/>
            </w:tcBorders>
            <w:vAlign w:val="center"/>
          </w:tcPr>
          <w:p w14:paraId="17A07EA8">
            <w:pPr>
              <w:pStyle w:val="125"/>
              <w:rPr>
                <w:rFonts w:ascii="Times New Roman" w:hAnsi="Times New Roman"/>
                <w:color w:val="000000"/>
                <w:sz w:val="18"/>
                <w:szCs w:val="18"/>
              </w:rPr>
            </w:pPr>
          </w:p>
        </w:tc>
        <w:tc>
          <w:tcPr>
            <w:tcW w:w="1491" w:type="pct"/>
            <w:tcBorders>
              <w:top w:val="single" w:color="auto" w:sz="4" w:space="0"/>
              <w:left w:val="nil"/>
              <w:bottom w:val="single" w:color="auto" w:sz="4" w:space="0"/>
              <w:right w:val="single" w:color="auto" w:sz="4" w:space="0"/>
            </w:tcBorders>
            <w:vAlign w:val="center"/>
          </w:tcPr>
          <w:p w14:paraId="5F814F65">
            <w:pPr>
              <w:pStyle w:val="125"/>
              <w:rPr>
                <w:rFonts w:ascii="Times New Roman" w:hAnsi="Times New Roman"/>
                <w:color w:val="000000"/>
                <w:sz w:val="18"/>
                <w:szCs w:val="18"/>
              </w:rPr>
            </w:pPr>
          </w:p>
        </w:tc>
      </w:tr>
      <w:tr w14:paraId="1CF96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3" w:type="pct"/>
            <w:tcBorders>
              <w:top w:val="single" w:color="auto" w:sz="4" w:space="0"/>
              <w:left w:val="single" w:color="auto" w:sz="4" w:space="0"/>
              <w:bottom w:val="single" w:color="auto" w:sz="4" w:space="0"/>
              <w:right w:val="single" w:color="auto" w:sz="4" w:space="0"/>
            </w:tcBorders>
            <w:vAlign w:val="center"/>
          </w:tcPr>
          <w:p w14:paraId="7BC1E4BD">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N</w:t>
            </w:r>
            <w:r>
              <w:rPr>
                <w:rFonts w:hint="eastAsia" w:ascii="Times New Roman" w:hAnsi="Times New Roman"/>
                <w:color w:val="000000"/>
                <w:sz w:val="18"/>
                <w:szCs w:val="18"/>
              </w:rPr>
              <w:t>的比特承载信息</w:t>
            </w:r>
          </w:p>
        </w:tc>
        <w:tc>
          <w:tcPr>
            <w:tcW w:w="1486" w:type="pct"/>
            <w:tcBorders>
              <w:top w:val="single" w:color="auto" w:sz="4" w:space="0"/>
              <w:left w:val="nil"/>
              <w:bottom w:val="single" w:color="auto" w:sz="4" w:space="0"/>
              <w:right w:val="single" w:color="auto" w:sz="4" w:space="0"/>
            </w:tcBorders>
            <w:vAlign w:val="center"/>
          </w:tcPr>
          <w:p w14:paraId="0550B61F">
            <w:pPr>
              <w:pStyle w:val="125"/>
              <w:rPr>
                <w:rFonts w:ascii="Times New Roman" w:hAnsi="Times New Roman"/>
                <w:color w:val="000000"/>
                <w:sz w:val="18"/>
                <w:szCs w:val="18"/>
              </w:rPr>
            </w:pPr>
            <w:r>
              <w:rPr>
                <w:rFonts w:hint="eastAsia" w:ascii="Times New Roman" w:hAnsi="Times New Roman"/>
                <w:color w:val="000000"/>
                <w:sz w:val="18"/>
                <w:szCs w:val="18"/>
              </w:rPr>
              <w:t>(N</w:t>
            </w:r>
            <w:r>
              <w:rPr>
                <w:rFonts w:ascii="Times New Roman" w:hAnsi="Times New Roman"/>
                <w:color w:val="000000"/>
                <w:sz w:val="18"/>
                <w:szCs w:val="18"/>
              </w:rPr>
              <w:t xml:space="preserve"> / 8) * 3 + 0</w:t>
            </w:r>
          </w:p>
        </w:tc>
        <w:tc>
          <w:tcPr>
            <w:tcW w:w="1491" w:type="pct"/>
            <w:tcBorders>
              <w:top w:val="single" w:color="auto" w:sz="4" w:space="0"/>
              <w:left w:val="nil"/>
              <w:bottom w:val="single" w:color="auto" w:sz="4" w:space="0"/>
              <w:right w:val="single" w:color="auto" w:sz="4" w:space="0"/>
            </w:tcBorders>
            <w:vAlign w:val="center"/>
          </w:tcPr>
          <w:p w14:paraId="285FA625">
            <w:pPr>
              <w:pStyle w:val="125"/>
              <w:rPr>
                <w:rFonts w:ascii="Times New Roman" w:hAnsi="Times New Roman"/>
                <w:color w:val="000000"/>
                <w:sz w:val="18"/>
                <w:szCs w:val="18"/>
              </w:rPr>
            </w:pPr>
            <w:r>
              <w:rPr>
                <w:rFonts w:hint="eastAsia" w:ascii="Times New Roman" w:hAnsi="Times New Roman"/>
                <w:color w:val="000000"/>
                <w:sz w:val="18"/>
                <w:szCs w:val="18"/>
              </w:rPr>
              <w:t>3</w:t>
            </w:r>
          </w:p>
        </w:tc>
      </w:tr>
    </w:tbl>
    <w:p w14:paraId="42D60267">
      <w:pPr>
        <w:pStyle w:val="50"/>
      </w:pPr>
      <w:r>
        <w:rPr>
          <w:rFonts w:hint="eastAsia"/>
        </w:rPr>
        <w:t>双流比特加载表的数据格式如</w:t>
      </w:r>
      <w:r>
        <w:fldChar w:fldCharType="begin"/>
      </w:r>
      <w:r>
        <w:instrText xml:space="preserve"> </w:instrText>
      </w:r>
      <w:r>
        <w:rPr>
          <w:rFonts w:hint="eastAsia"/>
        </w:rPr>
        <w:instrText xml:space="preserve">REF _Ref219383732 \h</w:instrText>
      </w:r>
      <w:r>
        <w:instrText xml:space="preserve">  \* MERGEFORMAT </w:instrText>
      </w:r>
      <w:r>
        <w:fldChar w:fldCharType="separate"/>
      </w:r>
      <w:r>
        <w:t>表 155</w:t>
      </w:r>
      <w:r>
        <w:fldChar w:fldCharType="end"/>
      </w:r>
      <w:r>
        <w:rPr>
          <w:rFonts w:hint="eastAsia"/>
        </w:rPr>
        <w:t>所示，每8个子载波组占用3字节，按照8组流0</w:t>
      </w:r>
      <w:r>
        <w:t xml:space="preserve"> </w:t>
      </w:r>
      <w:r>
        <w:rPr>
          <w:rFonts w:hint="eastAsia"/>
        </w:rPr>
        <w:t>+</w:t>
      </w:r>
      <w:r>
        <w:t xml:space="preserve"> 8</w:t>
      </w:r>
      <w:r>
        <w:rPr>
          <w:rFonts w:hint="eastAsia"/>
        </w:rPr>
        <w:t>组流1的方式排列。</w:t>
      </w:r>
    </w:p>
    <w:p w14:paraId="65314E69">
      <w:pPr>
        <w:pStyle w:val="10"/>
      </w:pPr>
      <w:bookmarkStart w:id="2732" w:name="_Ref219125172"/>
      <w:bookmarkEnd w:id="2732"/>
      <w:bookmarkStart w:id="2733" w:name="_Ref219383732"/>
      <w:r>
        <w:t xml:space="preserve">表 </w:t>
      </w:r>
      <w:r>
        <w:fldChar w:fldCharType="begin"/>
      </w:r>
      <w:r>
        <w:instrText xml:space="preserve"> SEQ 表 \* ARABIC </w:instrText>
      </w:r>
      <w:r>
        <w:fldChar w:fldCharType="separate"/>
      </w:r>
      <w:r>
        <w:t>155</w:t>
      </w:r>
      <w:r>
        <w:fldChar w:fldCharType="end"/>
      </w:r>
      <w:bookmarkEnd w:id="2733"/>
      <w:r>
        <w:rPr>
          <w:rFonts w:hint="eastAsia"/>
        </w:rPr>
        <w:t xml:space="preserve"> 双流比特加载表数据格式</w:t>
      </w:r>
    </w:p>
    <w:tbl>
      <w:tblPr>
        <w:tblStyle w:val="31"/>
        <w:tblW w:w="37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2"/>
        <w:gridCol w:w="2033"/>
        <w:gridCol w:w="2031"/>
      </w:tblGrid>
      <w:tr w14:paraId="6524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5C3795CB">
            <w:pPr>
              <w:pStyle w:val="125"/>
              <w:rPr>
                <w:rFonts w:ascii="Times New Roman" w:hAnsi="Times New Roman"/>
                <w:color w:val="000000"/>
                <w:sz w:val="18"/>
                <w:szCs w:val="18"/>
              </w:rPr>
            </w:pPr>
            <w:r>
              <w:rPr>
                <w:rFonts w:hint="eastAsia" w:ascii="Times New Roman" w:hAnsi="Times New Roman"/>
                <w:color w:val="000000"/>
                <w:sz w:val="18"/>
                <w:szCs w:val="18"/>
              </w:rPr>
              <w:t>字段</w:t>
            </w:r>
          </w:p>
        </w:tc>
        <w:tc>
          <w:tcPr>
            <w:tcW w:w="1405" w:type="pct"/>
            <w:tcBorders>
              <w:top w:val="single" w:color="auto" w:sz="4" w:space="0"/>
              <w:left w:val="single" w:color="auto" w:sz="4" w:space="0"/>
              <w:bottom w:val="single" w:color="auto" w:sz="4" w:space="0"/>
              <w:right w:val="single" w:color="auto" w:sz="4" w:space="0"/>
            </w:tcBorders>
            <w:vAlign w:val="center"/>
          </w:tcPr>
          <w:p w14:paraId="21176FBB">
            <w:pPr>
              <w:pStyle w:val="125"/>
              <w:rPr>
                <w:rFonts w:ascii="Times New Roman" w:hAnsi="Times New Roman"/>
                <w:color w:val="000000"/>
                <w:sz w:val="18"/>
                <w:szCs w:val="18"/>
              </w:rPr>
            </w:pPr>
            <w:r>
              <w:rPr>
                <w:rFonts w:hint="eastAsia" w:ascii="Times New Roman" w:hAnsi="Times New Roman"/>
                <w:color w:val="000000"/>
                <w:sz w:val="18"/>
                <w:szCs w:val="18"/>
              </w:rPr>
              <w:t>字节号</w:t>
            </w:r>
          </w:p>
        </w:tc>
        <w:tc>
          <w:tcPr>
            <w:tcW w:w="1403" w:type="pct"/>
            <w:tcBorders>
              <w:top w:val="single" w:color="auto" w:sz="4" w:space="0"/>
              <w:left w:val="single" w:color="auto" w:sz="4" w:space="0"/>
              <w:bottom w:val="single" w:color="auto" w:sz="4" w:space="0"/>
              <w:right w:val="single" w:color="auto" w:sz="4" w:space="0"/>
            </w:tcBorders>
            <w:vAlign w:val="center"/>
          </w:tcPr>
          <w:p w14:paraId="0929EB93">
            <w:pPr>
              <w:pStyle w:val="125"/>
              <w:rPr>
                <w:rFonts w:ascii="Times New Roman" w:hAnsi="Times New Roman"/>
                <w:color w:val="000000"/>
                <w:sz w:val="18"/>
                <w:szCs w:val="18"/>
              </w:rPr>
            </w:pPr>
            <w:r>
              <w:rPr>
                <w:rFonts w:hint="eastAsia" w:ascii="Times New Roman" w:hAnsi="Times New Roman"/>
                <w:color w:val="000000"/>
                <w:sz w:val="18"/>
                <w:szCs w:val="18"/>
              </w:rPr>
              <w:t>字段大小</w:t>
            </w:r>
            <w:r>
              <w:rPr>
                <w:rFonts w:ascii="Times New Roman" w:hAnsi="Times New Roman"/>
                <w:color w:val="000000"/>
                <w:sz w:val="18"/>
                <w:szCs w:val="18"/>
              </w:rPr>
              <w:t>(</w:t>
            </w:r>
            <w:r>
              <w:rPr>
                <w:rFonts w:hint="eastAsia" w:ascii="Times New Roman" w:hAnsi="Times New Roman"/>
                <w:color w:val="000000"/>
                <w:sz w:val="18"/>
                <w:szCs w:val="18"/>
              </w:rPr>
              <w:t>比特</w:t>
            </w:r>
            <w:r>
              <w:rPr>
                <w:rFonts w:ascii="Times New Roman" w:hAnsi="Times New Roman"/>
                <w:color w:val="000000"/>
                <w:sz w:val="18"/>
                <w:szCs w:val="18"/>
              </w:rPr>
              <w:t>)</w:t>
            </w:r>
          </w:p>
        </w:tc>
      </w:tr>
      <w:tr w14:paraId="4962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00E9AB9A">
            <w:pPr>
              <w:pStyle w:val="125"/>
              <w:rPr>
                <w:rFonts w:ascii="Times New Roman" w:hAnsi="Times New Roman"/>
                <w:color w:val="000000"/>
                <w:sz w:val="18"/>
                <w:szCs w:val="18"/>
              </w:rPr>
            </w:pPr>
            <w:r>
              <w:rPr>
                <w:rFonts w:hint="eastAsia" w:ascii="Times New Roman" w:hAnsi="Times New Roman"/>
                <w:color w:val="000000"/>
                <w:sz w:val="18"/>
                <w:szCs w:val="18"/>
              </w:rPr>
              <w:t>子载波组0流0的比特承载信息</w:t>
            </w:r>
          </w:p>
        </w:tc>
        <w:tc>
          <w:tcPr>
            <w:tcW w:w="1405" w:type="pct"/>
            <w:vMerge w:val="restart"/>
            <w:tcBorders>
              <w:top w:val="nil"/>
              <w:left w:val="single" w:color="auto" w:sz="4" w:space="0"/>
              <w:bottom w:val="single" w:color="auto" w:sz="4" w:space="0"/>
              <w:right w:val="single" w:color="auto" w:sz="4" w:space="0"/>
            </w:tcBorders>
            <w:vAlign w:val="center"/>
          </w:tcPr>
          <w:p w14:paraId="39EC2215">
            <w:pPr>
              <w:pStyle w:val="125"/>
              <w:rPr>
                <w:rFonts w:ascii="Times New Roman" w:hAnsi="Times New Roman"/>
                <w:color w:val="000000"/>
                <w:sz w:val="18"/>
                <w:szCs w:val="18"/>
              </w:rPr>
            </w:pPr>
            <w:r>
              <w:rPr>
                <w:rFonts w:ascii="Times New Roman" w:hAnsi="Times New Roman"/>
                <w:color w:val="000000"/>
                <w:sz w:val="18"/>
                <w:szCs w:val="18"/>
              </w:rPr>
              <w:t>0</w:t>
            </w:r>
          </w:p>
        </w:tc>
        <w:tc>
          <w:tcPr>
            <w:tcW w:w="1403" w:type="pct"/>
            <w:tcBorders>
              <w:top w:val="single" w:color="auto" w:sz="4" w:space="0"/>
              <w:left w:val="single" w:color="auto" w:sz="4" w:space="0"/>
              <w:bottom w:val="single" w:color="auto" w:sz="4" w:space="0"/>
              <w:right w:val="single" w:color="auto" w:sz="4" w:space="0"/>
            </w:tcBorders>
            <w:vAlign w:val="center"/>
          </w:tcPr>
          <w:p w14:paraId="73FBE02A">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359C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1AAFD78E">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1</w:t>
            </w:r>
            <w:r>
              <w:rPr>
                <w:rFonts w:hint="eastAsia" w:ascii="Times New Roman" w:hAnsi="Times New Roman"/>
                <w:color w:val="000000"/>
                <w:sz w:val="18"/>
                <w:szCs w:val="18"/>
              </w:rPr>
              <w:t>流0的比特承载信息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62506F5E">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68BB1A8D">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7E12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192" w:type="pct"/>
            <w:vMerge w:val="restart"/>
            <w:tcBorders>
              <w:top w:val="nil"/>
              <w:left w:val="single" w:color="auto" w:sz="4" w:space="0"/>
              <w:bottom w:val="single" w:color="auto" w:sz="4" w:space="0"/>
              <w:right w:val="single" w:color="auto" w:sz="4" w:space="0"/>
            </w:tcBorders>
            <w:vAlign w:val="center"/>
          </w:tcPr>
          <w:p w14:paraId="2663E75C">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2</w:t>
            </w:r>
            <w:r>
              <w:rPr>
                <w:rFonts w:hint="eastAsia" w:ascii="Times New Roman" w:hAnsi="Times New Roman"/>
                <w:color w:val="000000"/>
                <w:sz w:val="18"/>
                <w:szCs w:val="18"/>
              </w:rPr>
              <w:t>流0的比特承载信息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65922E1E">
            <w:pPr>
              <w:pStyle w:val="125"/>
              <w:rPr>
                <w:rFonts w:ascii="Times New Roman" w:hAnsi="Times New Roman"/>
                <w:color w:val="000000"/>
                <w:sz w:val="18"/>
                <w:szCs w:val="18"/>
              </w:rPr>
            </w:pPr>
          </w:p>
        </w:tc>
        <w:tc>
          <w:tcPr>
            <w:tcW w:w="1403" w:type="pct"/>
            <w:vMerge w:val="restart"/>
            <w:tcBorders>
              <w:top w:val="nil"/>
              <w:left w:val="single" w:color="auto" w:sz="4" w:space="0"/>
              <w:bottom w:val="single" w:color="auto" w:sz="4" w:space="0"/>
              <w:right w:val="single" w:color="auto" w:sz="4" w:space="0"/>
            </w:tcBorders>
            <w:vAlign w:val="center"/>
          </w:tcPr>
          <w:p w14:paraId="7D4E55E0">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2D786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2AAE913D">
            <w:pPr>
              <w:pStyle w:val="125"/>
              <w:rPr>
                <w:rFonts w:ascii="Times New Roman" w:hAnsi="Times New Roman"/>
                <w:color w:val="000000"/>
                <w:sz w:val="18"/>
                <w:szCs w:val="18"/>
              </w:rPr>
            </w:pPr>
          </w:p>
        </w:tc>
        <w:tc>
          <w:tcPr>
            <w:tcW w:w="1405" w:type="pct"/>
            <w:vMerge w:val="restart"/>
            <w:tcBorders>
              <w:top w:val="nil"/>
              <w:left w:val="single" w:color="auto" w:sz="4" w:space="0"/>
              <w:bottom w:val="single" w:color="auto" w:sz="4" w:space="0"/>
              <w:right w:val="single" w:color="auto" w:sz="4" w:space="0"/>
            </w:tcBorders>
            <w:vAlign w:val="center"/>
          </w:tcPr>
          <w:p w14:paraId="7305485E">
            <w:pPr>
              <w:pStyle w:val="125"/>
              <w:rPr>
                <w:rFonts w:ascii="Times New Roman" w:hAnsi="Times New Roman"/>
                <w:color w:val="000000"/>
                <w:sz w:val="18"/>
                <w:szCs w:val="18"/>
              </w:rPr>
            </w:pPr>
            <w:r>
              <w:rPr>
                <w:rFonts w:hint="eastAsia" w:ascii="Times New Roman" w:hAnsi="Times New Roman"/>
                <w:color w:val="000000"/>
                <w:sz w:val="18"/>
                <w:szCs w:val="18"/>
              </w:rPr>
              <w:t>1</w:t>
            </w:r>
          </w:p>
        </w:tc>
        <w:tc>
          <w:tcPr>
            <w:tcW w:w="0" w:type="auto"/>
            <w:vMerge w:val="continue"/>
            <w:tcBorders>
              <w:top w:val="nil"/>
              <w:left w:val="single" w:color="auto" w:sz="4" w:space="0"/>
              <w:bottom w:val="single" w:color="auto" w:sz="4" w:space="0"/>
              <w:right w:val="single" w:color="auto" w:sz="4" w:space="0"/>
            </w:tcBorders>
            <w:vAlign w:val="center"/>
          </w:tcPr>
          <w:p w14:paraId="5972706A">
            <w:pPr>
              <w:pStyle w:val="125"/>
              <w:rPr>
                <w:rFonts w:ascii="Times New Roman" w:hAnsi="Times New Roman"/>
                <w:color w:val="000000"/>
                <w:sz w:val="18"/>
                <w:szCs w:val="18"/>
              </w:rPr>
            </w:pPr>
          </w:p>
        </w:tc>
      </w:tr>
      <w:tr w14:paraId="0D59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402DEC31">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3</w:t>
            </w:r>
            <w:r>
              <w:rPr>
                <w:rFonts w:hint="eastAsia" w:ascii="Times New Roman" w:hAnsi="Times New Roman"/>
                <w:color w:val="000000"/>
                <w:sz w:val="18"/>
                <w:szCs w:val="18"/>
              </w:rPr>
              <w:t>流0的比特承载信息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39D96419">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07885A4A">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53E7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16E4E78D">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4</w:t>
            </w:r>
            <w:r>
              <w:rPr>
                <w:rFonts w:hint="eastAsia" w:ascii="Times New Roman" w:hAnsi="Times New Roman"/>
                <w:color w:val="000000"/>
                <w:sz w:val="18"/>
                <w:szCs w:val="18"/>
              </w:rPr>
              <w:t>流0的比特承载信息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7B8598DC">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7584431B">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1946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192" w:type="pct"/>
            <w:vMerge w:val="restart"/>
            <w:tcBorders>
              <w:top w:val="nil"/>
              <w:left w:val="single" w:color="auto" w:sz="4" w:space="0"/>
              <w:bottom w:val="single" w:color="auto" w:sz="4" w:space="0"/>
              <w:right w:val="single" w:color="auto" w:sz="4" w:space="0"/>
            </w:tcBorders>
            <w:vAlign w:val="center"/>
          </w:tcPr>
          <w:p w14:paraId="2D2377B6">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5</w:t>
            </w:r>
            <w:r>
              <w:rPr>
                <w:rFonts w:hint="eastAsia" w:ascii="Times New Roman" w:hAnsi="Times New Roman"/>
                <w:color w:val="000000"/>
                <w:sz w:val="18"/>
                <w:szCs w:val="18"/>
              </w:rPr>
              <w:t>流0的比特承载信息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3523881C">
            <w:pPr>
              <w:pStyle w:val="125"/>
              <w:rPr>
                <w:rFonts w:ascii="Times New Roman" w:hAnsi="Times New Roman"/>
                <w:color w:val="000000"/>
                <w:sz w:val="18"/>
                <w:szCs w:val="18"/>
              </w:rPr>
            </w:pPr>
          </w:p>
        </w:tc>
        <w:tc>
          <w:tcPr>
            <w:tcW w:w="1403" w:type="pct"/>
            <w:vMerge w:val="restart"/>
            <w:tcBorders>
              <w:top w:val="nil"/>
              <w:left w:val="single" w:color="auto" w:sz="4" w:space="0"/>
              <w:bottom w:val="single" w:color="auto" w:sz="4" w:space="0"/>
              <w:right w:val="single" w:color="auto" w:sz="4" w:space="0"/>
            </w:tcBorders>
            <w:vAlign w:val="center"/>
          </w:tcPr>
          <w:p w14:paraId="78624C01">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30E9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03035832">
            <w:pPr>
              <w:pStyle w:val="50"/>
            </w:pPr>
          </w:p>
        </w:tc>
        <w:tc>
          <w:tcPr>
            <w:tcW w:w="1405" w:type="pct"/>
            <w:vMerge w:val="restart"/>
            <w:tcBorders>
              <w:top w:val="nil"/>
              <w:left w:val="single" w:color="auto" w:sz="4" w:space="0"/>
              <w:bottom w:val="single" w:color="auto" w:sz="4" w:space="0"/>
              <w:right w:val="single" w:color="auto" w:sz="4" w:space="0"/>
            </w:tcBorders>
            <w:vAlign w:val="center"/>
          </w:tcPr>
          <w:p w14:paraId="05551EB8">
            <w:pPr>
              <w:pStyle w:val="50"/>
            </w:pPr>
            <w:r>
              <w:rPr>
                <w:rFonts w:hint="eastAsia"/>
              </w:rPr>
              <w:t>2</w:t>
            </w:r>
          </w:p>
        </w:tc>
        <w:tc>
          <w:tcPr>
            <w:tcW w:w="0" w:type="auto"/>
            <w:vMerge w:val="continue"/>
            <w:tcBorders>
              <w:top w:val="nil"/>
              <w:left w:val="single" w:color="auto" w:sz="4" w:space="0"/>
              <w:bottom w:val="single" w:color="auto" w:sz="4" w:space="0"/>
              <w:right w:val="single" w:color="auto" w:sz="4" w:space="0"/>
            </w:tcBorders>
            <w:vAlign w:val="center"/>
          </w:tcPr>
          <w:p w14:paraId="1DF5D15A">
            <w:pPr>
              <w:pStyle w:val="50"/>
            </w:pPr>
          </w:p>
        </w:tc>
      </w:tr>
      <w:tr w14:paraId="2A8A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1E7DCDC0">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6</w:t>
            </w:r>
            <w:r>
              <w:rPr>
                <w:rFonts w:hint="eastAsia" w:ascii="Times New Roman" w:hAnsi="Times New Roman"/>
                <w:color w:val="000000"/>
                <w:sz w:val="18"/>
                <w:szCs w:val="18"/>
              </w:rPr>
              <w:t>流0的比特承载信息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5B50DF48">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30D1CBF7">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37CD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3634D053">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7</w:t>
            </w:r>
            <w:r>
              <w:rPr>
                <w:rFonts w:hint="eastAsia" w:ascii="Times New Roman" w:hAnsi="Times New Roman"/>
                <w:color w:val="000000"/>
                <w:sz w:val="18"/>
                <w:szCs w:val="18"/>
              </w:rPr>
              <w:t>流0的比特承载信息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60DA7182">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51687491">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3AD8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4C037D20">
            <w:pPr>
              <w:pStyle w:val="125"/>
              <w:rPr>
                <w:rFonts w:ascii="Times New Roman" w:hAnsi="Times New Roman"/>
                <w:color w:val="000000"/>
                <w:sz w:val="18"/>
                <w:szCs w:val="18"/>
              </w:rPr>
            </w:pPr>
            <w:r>
              <w:rPr>
                <w:rFonts w:hint="eastAsia" w:ascii="Times New Roman" w:hAnsi="Times New Roman"/>
                <w:color w:val="000000"/>
                <w:sz w:val="18"/>
                <w:szCs w:val="18"/>
              </w:rPr>
              <w:t>子载波组0流1的比特承载信息</w:t>
            </w:r>
          </w:p>
        </w:tc>
        <w:tc>
          <w:tcPr>
            <w:tcW w:w="1405" w:type="pct"/>
            <w:vMerge w:val="restart"/>
            <w:tcBorders>
              <w:top w:val="nil"/>
              <w:left w:val="single" w:color="auto" w:sz="4" w:space="0"/>
              <w:bottom w:val="single" w:color="auto" w:sz="4" w:space="0"/>
              <w:right w:val="single" w:color="auto" w:sz="4" w:space="0"/>
            </w:tcBorders>
            <w:vAlign w:val="center"/>
          </w:tcPr>
          <w:p w14:paraId="7379D572">
            <w:pPr>
              <w:pStyle w:val="125"/>
              <w:rPr>
                <w:rFonts w:ascii="Times New Roman" w:hAnsi="Times New Roman"/>
                <w:color w:val="000000"/>
                <w:sz w:val="18"/>
                <w:szCs w:val="18"/>
              </w:rPr>
            </w:pPr>
            <w:r>
              <w:rPr>
                <w:rFonts w:ascii="Times New Roman" w:hAnsi="Times New Roman"/>
                <w:color w:val="000000"/>
                <w:sz w:val="18"/>
                <w:szCs w:val="18"/>
              </w:rPr>
              <w:t>3</w:t>
            </w:r>
          </w:p>
        </w:tc>
        <w:tc>
          <w:tcPr>
            <w:tcW w:w="1403" w:type="pct"/>
            <w:tcBorders>
              <w:top w:val="single" w:color="auto" w:sz="4" w:space="0"/>
              <w:left w:val="single" w:color="auto" w:sz="4" w:space="0"/>
              <w:bottom w:val="single" w:color="auto" w:sz="4" w:space="0"/>
              <w:right w:val="single" w:color="auto" w:sz="4" w:space="0"/>
            </w:tcBorders>
            <w:vAlign w:val="center"/>
          </w:tcPr>
          <w:p w14:paraId="60699BA7">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56F1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7E8BF5D3">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1</w:t>
            </w:r>
            <w:r>
              <w:rPr>
                <w:rFonts w:hint="eastAsia" w:ascii="Times New Roman" w:hAnsi="Times New Roman"/>
                <w:color w:val="000000"/>
                <w:sz w:val="18"/>
                <w:szCs w:val="18"/>
              </w:rPr>
              <w:t>流1的比特承载信息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1F0D212F">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52476B55">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7B47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192" w:type="pct"/>
            <w:vMerge w:val="restart"/>
            <w:tcBorders>
              <w:top w:val="nil"/>
              <w:left w:val="single" w:color="auto" w:sz="4" w:space="0"/>
              <w:bottom w:val="single" w:color="auto" w:sz="4" w:space="0"/>
              <w:right w:val="single" w:color="auto" w:sz="4" w:space="0"/>
            </w:tcBorders>
            <w:vAlign w:val="center"/>
          </w:tcPr>
          <w:p w14:paraId="7C5087B6">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2</w:t>
            </w:r>
            <w:r>
              <w:rPr>
                <w:rFonts w:hint="eastAsia" w:ascii="Times New Roman" w:hAnsi="Times New Roman"/>
                <w:color w:val="000000"/>
                <w:sz w:val="18"/>
                <w:szCs w:val="18"/>
              </w:rPr>
              <w:t>流1的比特承载信息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5BF5EBDE">
            <w:pPr>
              <w:pStyle w:val="125"/>
              <w:rPr>
                <w:rFonts w:ascii="Times New Roman" w:hAnsi="Times New Roman"/>
                <w:color w:val="000000"/>
                <w:sz w:val="18"/>
                <w:szCs w:val="18"/>
              </w:rPr>
            </w:pPr>
          </w:p>
        </w:tc>
        <w:tc>
          <w:tcPr>
            <w:tcW w:w="1403" w:type="pct"/>
            <w:vMerge w:val="restart"/>
            <w:tcBorders>
              <w:top w:val="nil"/>
              <w:left w:val="single" w:color="auto" w:sz="4" w:space="0"/>
              <w:bottom w:val="single" w:color="auto" w:sz="4" w:space="0"/>
              <w:right w:val="single" w:color="auto" w:sz="4" w:space="0"/>
            </w:tcBorders>
            <w:vAlign w:val="center"/>
          </w:tcPr>
          <w:p w14:paraId="38BE09D8">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5941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20930D1B">
            <w:pPr>
              <w:pStyle w:val="125"/>
              <w:rPr>
                <w:rFonts w:ascii="Times New Roman" w:hAnsi="Times New Roman"/>
                <w:color w:val="000000"/>
                <w:sz w:val="18"/>
                <w:szCs w:val="18"/>
              </w:rPr>
            </w:pPr>
          </w:p>
        </w:tc>
        <w:tc>
          <w:tcPr>
            <w:tcW w:w="1405" w:type="pct"/>
            <w:vMerge w:val="restart"/>
            <w:tcBorders>
              <w:top w:val="nil"/>
              <w:left w:val="single" w:color="auto" w:sz="4" w:space="0"/>
              <w:bottom w:val="single" w:color="auto" w:sz="4" w:space="0"/>
              <w:right w:val="single" w:color="auto" w:sz="4" w:space="0"/>
            </w:tcBorders>
            <w:vAlign w:val="center"/>
          </w:tcPr>
          <w:p w14:paraId="3B59FEA1">
            <w:pPr>
              <w:pStyle w:val="125"/>
              <w:rPr>
                <w:rFonts w:ascii="Times New Roman" w:hAnsi="Times New Roman"/>
                <w:color w:val="000000"/>
                <w:sz w:val="18"/>
                <w:szCs w:val="18"/>
              </w:rPr>
            </w:pPr>
            <w:r>
              <w:rPr>
                <w:rFonts w:ascii="Times New Roman" w:hAnsi="Times New Roman"/>
                <w:color w:val="000000"/>
                <w:sz w:val="18"/>
                <w:szCs w:val="18"/>
              </w:rPr>
              <w:t>4</w:t>
            </w:r>
          </w:p>
        </w:tc>
        <w:tc>
          <w:tcPr>
            <w:tcW w:w="0" w:type="auto"/>
            <w:vMerge w:val="continue"/>
            <w:tcBorders>
              <w:top w:val="nil"/>
              <w:left w:val="single" w:color="auto" w:sz="4" w:space="0"/>
              <w:bottom w:val="single" w:color="auto" w:sz="4" w:space="0"/>
              <w:right w:val="single" w:color="auto" w:sz="4" w:space="0"/>
            </w:tcBorders>
            <w:vAlign w:val="center"/>
          </w:tcPr>
          <w:p w14:paraId="2F8D68AE">
            <w:pPr>
              <w:pStyle w:val="125"/>
              <w:rPr>
                <w:rFonts w:ascii="Times New Roman" w:hAnsi="Times New Roman"/>
                <w:color w:val="000000"/>
                <w:sz w:val="18"/>
                <w:szCs w:val="18"/>
              </w:rPr>
            </w:pPr>
          </w:p>
        </w:tc>
      </w:tr>
      <w:tr w14:paraId="1EE2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79226B94">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3</w:t>
            </w:r>
            <w:r>
              <w:rPr>
                <w:rFonts w:hint="eastAsia" w:ascii="Times New Roman" w:hAnsi="Times New Roman"/>
                <w:color w:val="000000"/>
                <w:sz w:val="18"/>
                <w:szCs w:val="18"/>
              </w:rPr>
              <w:t>流1的比特承载信息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33F1A637">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0A8DD007">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399C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675783CA">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4</w:t>
            </w:r>
            <w:r>
              <w:rPr>
                <w:rFonts w:hint="eastAsia" w:ascii="Times New Roman" w:hAnsi="Times New Roman"/>
                <w:color w:val="000000"/>
                <w:sz w:val="18"/>
                <w:szCs w:val="18"/>
              </w:rPr>
              <w:t>流1的比特承载信息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243CA855">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01BF955A">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1FB86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192" w:type="pct"/>
            <w:vMerge w:val="restart"/>
            <w:tcBorders>
              <w:top w:val="nil"/>
              <w:left w:val="single" w:color="auto" w:sz="4" w:space="0"/>
              <w:bottom w:val="single" w:color="auto" w:sz="4" w:space="0"/>
              <w:right w:val="single" w:color="auto" w:sz="4" w:space="0"/>
            </w:tcBorders>
            <w:vAlign w:val="center"/>
          </w:tcPr>
          <w:p w14:paraId="6F4D244F">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5</w:t>
            </w:r>
            <w:r>
              <w:rPr>
                <w:rFonts w:hint="eastAsia" w:ascii="Times New Roman" w:hAnsi="Times New Roman"/>
                <w:color w:val="000000"/>
                <w:sz w:val="18"/>
                <w:szCs w:val="18"/>
              </w:rPr>
              <w:t>流1的比特承载信息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62CD80C6">
            <w:pPr>
              <w:pStyle w:val="125"/>
              <w:rPr>
                <w:rFonts w:ascii="Times New Roman" w:hAnsi="Times New Roman"/>
                <w:color w:val="000000"/>
                <w:sz w:val="18"/>
                <w:szCs w:val="18"/>
              </w:rPr>
            </w:pPr>
          </w:p>
        </w:tc>
        <w:tc>
          <w:tcPr>
            <w:tcW w:w="1403" w:type="pct"/>
            <w:vMerge w:val="restart"/>
            <w:tcBorders>
              <w:top w:val="nil"/>
              <w:left w:val="single" w:color="auto" w:sz="4" w:space="0"/>
              <w:bottom w:val="single" w:color="auto" w:sz="4" w:space="0"/>
              <w:right w:val="single" w:color="auto" w:sz="4" w:space="0"/>
            </w:tcBorders>
            <w:vAlign w:val="center"/>
          </w:tcPr>
          <w:p w14:paraId="6D1FFB0F">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0B7D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78E99CDD">
            <w:pPr>
              <w:pStyle w:val="125"/>
              <w:rPr>
                <w:rFonts w:ascii="Times New Roman" w:hAnsi="Times New Roman"/>
                <w:color w:val="000000"/>
                <w:sz w:val="18"/>
                <w:szCs w:val="18"/>
              </w:rPr>
            </w:pPr>
          </w:p>
        </w:tc>
        <w:tc>
          <w:tcPr>
            <w:tcW w:w="1405" w:type="pct"/>
            <w:vMerge w:val="restart"/>
            <w:tcBorders>
              <w:top w:val="nil"/>
              <w:left w:val="single" w:color="auto" w:sz="4" w:space="0"/>
              <w:bottom w:val="single" w:color="auto" w:sz="4" w:space="0"/>
              <w:right w:val="single" w:color="auto" w:sz="4" w:space="0"/>
            </w:tcBorders>
            <w:vAlign w:val="center"/>
          </w:tcPr>
          <w:p w14:paraId="38FA8CD2">
            <w:pPr>
              <w:pStyle w:val="125"/>
              <w:rPr>
                <w:rFonts w:ascii="Times New Roman" w:hAnsi="Times New Roman"/>
                <w:color w:val="000000"/>
                <w:sz w:val="18"/>
                <w:szCs w:val="18"/>
              </w:rPr>
            </w:pPr>
            <w:r>
              <w:rPr>
                <w:rFonts w:ascii="Times New Roman" w:hAnsi="Times New Roman"/>
                <w:color w:val="000000"/>
                <w:sz w:val="18"/>
                <w:szCs w:val="18"/>
              </w:rPr>
              <w:t>5</w:t>
            </w:r>
          </w:p>
        </w:tc>
        <w:tc>
          <w:tcPr>
            <w:tcW w:w="0" w:type="auto"/>
            <w:vMerge w:val="continue"/>
            <w:tcBorders>
              <w:top w:val="nil"/>
              <w:left w:val="single" w:color="auto" w:sz="4" w:space="0"/>
              <w:bottom w:val="single" w:color="auto" w:sz="4" w:space="0"/>
              <w:right w:val="single" w:color="auto" w:sz="4" w:space="0"/>
            </w:tcBorders>
            <w:vAlign w:val="center"/>
          </w:tcPr>
          <w:p w14:paraId="20CF6034">
            <w:pPr>
              <w:pStyle w:val="125"/>
              <w:rPr>
                <w:rFonts w:ascii="Times New Roman" w:hAnsi="Times New Roman"/>
                <w:color w:val="000000"/>
                <w:sz w:val="18"/>
                <w:szCs w:val="18"/>
              </w:rPr>
            </w:pPr>
          </w:p>
        </w:tc>
      </w:tr>
      <w:tr w14:paraId="3434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4161D9E6">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6</w:t>
            </w:r>
            <w:r>
              <w:rPr>
                <w:rFonts w:hint="eastAsia" w:ascii="Times New Roman" w:hAnsi="Times New Roman"/>
                <w:color w:val="000000"/>
                <w:sz w:val="18"/>
                <w:szCs w:val="18"/>
              </w:rPr>
              <w:t>流1的比特承载信息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6C8271C9">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781D7267">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6554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72EE6782">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7</w:t>
            </w:r>
            <w:r>
              <w:rPr>
                <w:rFonts w:hint="eastAsia" w:ascii="Times New Roman" w:hAnsi="Times New Roman"/>
                <w:color w:val="000000"/>
                <w:sz w:val="18"/>
                <w:szCs w:val="18"/>
              </w:rPr>
              <w:t>流1的比特承载信息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656F9FBE">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7D447676">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0683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60175B1F">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05" w:type="pct"/>
            <w:tcBorders>
              <w:top w:val="single" w:color="auto" w:sz="4" w:space="0"/>
              <w:left w:val="single" w:color="auto" w:sz="4" w:space="0"/>
              <w:bottom w:val="single" w:color="auto" w:sz="4" w:space="0"/>
              <w:right w:val="single" w:color="auto" w:sz="4" w:space="0"/>
            </w:tcBorders>
            <w:vAlign w:val="center"/>
          </w:tcPr>
          <w:p w14:paraId="578A562D">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764D25CD">
            <w:pPr>
              <w:pStyle w:val="125"/>
              <w:rPr>
                <w:rFonts w:ascii="Times New Roman" w:hAnsi="Times New Roman"/>
                <w:color w:val="000000"/>
                <w:sz w:val="18"/>
                <w:szCs w:val="18"/>
              </w:rPr>
            </w:pPr>
          </w:p>
        </w:tc>
      </w:tr>
      <w:tr w14:paraId="12D82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7E4804C3">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N</w:t>
            </w:r>
            <w:r>
              <w:rPr>
                <w:rFonts w:hint="eastAsia" w:ascii="Times New Roman" w:hAnsi="Times New Roman"/>
                <w:color w:val="000000"/>
                <w:sz w:val="18"/>
                <w:szCs w:val="18"/>
              </w:rPr>
              <w:t>流0的比特承载信息</w:t>
            </w:r>
          </w:p>
        </w:tc>
        <w:tc>
          <w:tcPr>
            <w:tcW w:w="1405" w:type="pct"/>
            <w:tcBorders>
              <w:top w:val="single" w:color="auto" w:sz="4" w:space="0"/>
              <w:left w:val="single" w:color="auto" w:sz="4" w:space="0"/>
              <w:bottom w:val="single" w:color="auto" w:sz="4" w:space="0"/>
              <w:right w:val="single" w:color="auto" w:sz="4" w:space="0"/>
            </w:tcBorders>
            <w:vAlign w:val="center"/>
          </w:tcPr>
          <w:p w14:paraId="62EB61D9">
            <w:pPr>
              <w:pStyle w:val="125"/>
              <w:rPr>
                <w:rFonts w:ascii="Times New Roman" w:hAnsi="Times New Roman"/>
                <w:color w:val="000000"/>
                <w:sz w:val="18"/>
                <w:szCs w:val="18"/>
              </w:rPr>
            </w:pPr>
            <w:r>
              <w:rPr>
                <w:rFonts w:hint="eastAsia" w:ascii="Times New Roman" w:hAnsi="Times New Roman"/>
                <w:color w:val="000000"/>
                <w:sz w:val="18"/>
                <w:szCs w:val="18"/>
              </w:rPr>
              <w:t>(N</w:t>
            </w:r>
            <w:r>
              <w:rPr>
                <w:rFonts w:ascii="Times New Roman" w:hAnsi="Times New Roman"/>
                <w:color w:val="000000"/>
                <w:sz w:val="18"/>
                <w:szCs w:val="18"/>
              </w:rPr>
              <w:t xml:space="preserve"> / 8) * 6 + 0</w:t>
            </w:r>
          </w:p>
        </w:tc>
        <w:tc>
          <w:tcPr>
            <w:tcW w:w="1403" w:type="pct"/>
            <w:tcBorders>
              <w:top w:val="single" w:color="auto" w:sz="4" w:space="0"/>
              <w:left w:val="single" w:color="auto" w:sz="4" w:space="0"/>
              <w:bottom w:val="single" w:color="auto" w:sz="4" w:space="0"/>
              <w:right w:val="single" w:color="auto" w:sz="4" w:space="0"/>
            </w:tcBorders>
            <w:vAlign w:val="center"/>
          </w:tcPr>
          <w:p w14:paraId="7CC1AF44">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72BD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22DC7165">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05" w:type="pct"/>
            <w:tcBorders>
              <w:top w:val="single" w:color="auto" w:sz="4" w:space="0"/>
              <w:left w:val="single" w:color="auto" w:sz="4" w:space="0"/>
              <w:bottom w:val="single" w:color="auto" w:sz="4" w:space="0"/>
              <w:right w:val="single" w:color="auto" w:sz="4" w:space="0"/>
            </w:tcBorders>
            <w:vAlign w:val="center"/>
          </w:tcPr>
          <w:p w14:paraId="6575BEA5">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03" w:type="pct"/>
            <w:tcBorders>
              <w:top w:val="single" w:color="auto" w:sz="4" w:space="0"/>
              <w:left w:val="single" w:color="auto" w:sz="4" w:space="0"/>
              <w:bottom w:val="single" w:color="auto" w:sz="4" w:space="0"/>
              <w:right w:val="single" w:color="auto" w:sz="4" w:space="0"/>
            </w:tcBorders>
            <w:vAlign w:val="center"/>
          </w:tcPr>
          <w:p w14:paraId="2B4CF3A7">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5411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71113E0E">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N+7</w:t>
            </w:r>
            <w:r>
              <w:rPr>
                <w:rFonts w:hint="eastAsia" w:ascii="Times New Roman" w:hAnsi="Times New Roman"/>
                <w:color w:val="000000"/>
                <w:sz w:val="18"/>
                <w:szCs w:val="18"/>
              </w:rPr>
              <w:t>流0的比特承载信息</w:t>
            </w:r>
          </w:p>
        </w:tc>
        <w:tc>
          <w:tcPr>
            <w:tcW w:w="1405" w:type="pct"/>
            <w:vMerge w:val="restart"/>
            <w:tcBorders>
              <w:top w:val="nil"/>
              <w:left w:val="single" w:color="auto" w:sz="4" w:space="0"/>
              <w:bottom w:val="single" w:color="auto" w:sz="4" w:space="0"/>
              <w:right w:val="single" w:color="auto" w:sz="4" w:space="0"/>
            </w:tcBorders>
            <w:vAlign w:val="center"/>
          </w:tcPr>
          <w:p w14:paraId="2BB0D092">
            <w:pPr>
              <w:pStyle w:val="125"/>
              <w:rPr>
                <w:rFonts w:ascii="Times New Roman" w:hAnsi="Times New Roman"/>
                <w:color w:val="000000"/>
                <w:sz w:val="18"/>
                <w:szCs w:val="18"/>
              </w:rPr>
            </w:pPr>
            <w:r>
              <w:rPr>
                <w:rFonts w:hint="eastAsia" w:ascii="Times New Roman" w:hAnsi="Times New Roman"/>
                <w:color w:val="000000"/>
                <w:sz w:val="18"/>
                <w:szCs w:val="18"/>
              </w:rPr>
              <w:t>(N</w:t>
            </w:r>
            <w:r>
              <w:rPr>
                <w:rFonts w:ascii="Times New Roman" w:hAnsi="Times New Roman"/>
                <w:color w:val="000000"/>
                <w:sz w:val="18"/>
                <w:szCs w:val="18"/>
              </w:rPr>
              <w:t xml:space="preserve"> / 8) * 6 + 2</w:t>
            </w:r>
          </w:p>
        </w:tc>
        <w:tc>
          <w:tcPr>
            <w:tcW w:w="1403" w:type="pct"/>
            <w:tcBorders>
              <w:top w:val="single" w:color="auto" w:sz="4" w:space="0"/>
              <w:left w:val="single" w:color="auto" w:sz="4" w:space="0"/>
              <w:bottom w:val="single" w:color="auto" w:sz="4" w:space="0"/>
              <w:right w:val="single" w:color="auto" w:sz="4" w:space="0"/>
            </w:tcBorders>
            <w:vAlign w:val="center"/>
          </w:tcPr>
          <w:p w14:paraId="49A7B415">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550F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212CF8A1">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N</w:t>
            </w:r>
            <w:r>
              <w:rPr>
                <w:rFonts w:hint="eastAsia" w:ascii="Times New Roman" w:hAnsi="Times New Roman"/>
                <w:color w:val="000000"/>
                <w:sz w:val="18"/>
                <w:szCs w:val="18"/>
              </w:rPr>
              <w:t>流</w:t>
            </w:r>
            <w:r>
              <w:rPr>
                <w:rFonts w:ascii="Times New Roman" w:hAnsi="Times New Roman"/>
                <w:color w:val="000000"/>
                <w:sz w:val="18"/>
                <w:szCs w:val="18"/>
              </w:rPr>
              <w:t>1</w:t>
            </w:r>
            <w:r>
              <w:rPr>
                <w:rFonts w:hint="eastAsia" w:ascii="Times New Roman" w:hAnsi="Times New Roman"/>
                <w:color w:val="000000"/>
                <w:sz w:val="18"/>
                <w:szCs w:val="18"/>
              </w:rPr>
              <w:t>的比特承载信息</w:t>
            </w:r>
          </w:p>
        </w:tc>
        <w:tc>
          <w:tcPr>
            <w:tcW w:w="0" w:type="auto"/>
            <w:vMerge w:val="continue"/>
            <w:tcBorders>
              <w:top w:val="nil"/>
              <w:left w:val="single" w:color="auto" w:sz="4" w:space="0"/>
              <w:bottom w:val="single" w:color="auto" w:sz="4" w:space="0"/>
              <w:right w:val="single" w:color="auto" w:sz="4" w:space="0"/>
            </w:tcBorders>
            <w:vAlign w:val="center"/>
          </w:tcPr>
          <w:p w14:paraId="438966A2">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79C2E8F2">
            <w:pPr>
              <w:pStyle w:val="125"/>
              <w:rPr>
                <w:rFonts w:ascii="Times New Roman" w:hAnsi="Times New Roman"/>
                <w:color w:val="000000"/>
                <w:sz w:val="18"/>
                <w:szCs w:val="18"/>
              </w:rPr>
            </w:pPr>
            <w:r>
              <w:rPr>
                <w:rFonts w:hint="eastAsia" w:ascii="Times New Roman" w:hAnsi="Times New Roman"/>
                <w:color w:val="000000"/>
                <w:sz w:val="18"/>
                <w:szCs w:val="18"/>
              </w:rPr>
              <w:t>3</w:t>
            </w:r>
          </w:p>
        </w:tc>
      </w:tr>
      <w:tr w14:paraId="1BA2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718E8B71">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405" w:type="pct"/>
            <w:tcBorders>
              <w:top w:val="single" w:color="auto" w:sz="4" w:space="0"/>
              <w:left w:val="single" w:color="auto" w:sz="4" w:space="0"/>
              <w:bottom w:val="single" w:color="auto" w:sz="4" w:space="0"/>
              <w:right w:val="single" w:color="auto" w:sz="4" w:space="0"/>
            </w:tcBorders>
            <w:vAlign w:val="center"/>
          </w:tcPr>
          <w:p w14:paraId="7C1C272C">
            <w:pPr>
              <w:pStyle w:val="125"/>
              <w:rPr>
                <w:rFonts w:ascii="Times New Roman" w:hAnsi="Times New Roman"/>
                <w:color w:val="000000"/>
                <w:sz w:val="18"/>
                <w:szCs w:val="18"/>
              </w:rPr>
            </w:pPr>
          </w:p>
        </w:tc>
        <w:tc>
          <w:tcPr>
            <w:tcW w:w="1403" w:type="pct"/>
            <w:tcBorders>
              <w:top w:val="single" w:color="auto" w:sz="4" w:space="0"/>
              <w:left w:val="single" w:color="auto" w:sz="4" w:space="0"/>
              <w:bottom w:val="single" w:color="auto" w:sz="4" w:space="0"/>
              <w:right w:val="single" w:color="auto" w:sz="4" w:space="0"/>
            </w:tcBorders>
            <w:vAlign w:val="center"/>
          </w:tcPr>
          <w:p w14:paraId="1BD5436D">
            <w:pPr>
              <w:pStyle w:val="125"/>
              <w:rPr>
                <w:rFonts w:ascii="Times New Roman" w:hAnsi="Times New Roman"/>
                <w:color w:val="000000"/>
                <w:sz w:val="18"/>
                <w:szCs w:val="18"/>
              </w:rPr>
            </w:pPr>
          </w:p>
        </w:tc>
      </w:tr>
      <w:tr w14:paraId="5884F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2" w:type="pct"/>
            <w:tcBorders>
              <w:top w:val="single" w:color="auto" w:sz="4" w:space="0"/>
              <w:left w:val="single" w:color="auto" w:sz="4" w:space="0"/>
              <w:bottom w:val="single" w:color="auto" w:sz="4" w:space="0"/>
              <w:right w:val="single" w:color="auto" w:sz="4" w:space="0"/>
            </w:tcBorders>
            <w:vAlign w:val="center"/>
          </w:tcPr>
          <w:p w14:paraId="2DB5C0F0">
            <w:pPr>
              <w:pStyle w:val="125"/>
              <w:rPr>
                <w:rFonts w:ascii="Times New Roman" w:hAnsi="Times New Roman"/>
                <w:color w:val="000000"/>
                <w:sz w:val="18"/>
                <w:szCs w:val="18"/>
              </w:rPr>
            </w:pPr>
            <w:r>
              <w:rPr>
                <w:rFonts w:hint="eastAsia" w:ascii="Times New Roman" w:hAnsi="Times New Roman"/>
                <w:color w:val="000000"/>
                <w:sz w:val="18"/>
                <w:szCs w:val="18"/>
              </w:rPr>
              <w:t>子载波组</w:t>
            </w:r>
            <w:r>
              <w:rPr>
                <w:rFonts w:ascii="Times New Roman" w:hAnsi="Times New Roman"/>
                <w:color w:val="000000"/>
                <w:sz w:val="18"/>
                <w:szCs w:val="18"/>
              </w:rPr>
              <w:t>N+7</w:t>
            </w:r>
            <w:r>
              <w:rPr>
                <w:rFonts w:hint="eastAsia" w:ascii="Times New Roman" w:hAnsi="Times New Roman"/>
                <w:color w:val="000000"/>
                <w:sz w:val="18"/>
                <w:szCs w:val="18"/>
              </w:rPr>
              <w:t>流</w:t>
            </w:r>
            <w:r>
              <w:rPr>
                <w:rFonts w:ascii="Times New Roman" w:hAnsi="Times New Roman"/>
                <w:color w:val="000000"/>
                <w:sz w:val="18"/>
                <w:szCs w:val="18"/>
              </w:rPr>
              <w:t>1</w:t>
            </w:r>
            <w:r>
              <w:rPr>
                <w:rFonts w:hint="eastAsia" w:ascii="Times New Roman" w:hAnsi="Times New Roman"/>
                <w:color w:val="000000"/>
                <w:sz w:val="18"/>
                <w:szCs w:val="18"/>
              </w:rPr>
              <w:t>的比特承载信息</w:t>
            </w:r>
          </w:p>
        </w:tc>
        <w:tc>
          <w:tcPr>
            <w:tcW w:w="1405" w:type="pct"/>
            <w:tcBorders>
              <w:top w:val="single" w:color="auto" w:sz="4" w:space="0"/>
              <w:left w:val="single" w:color="auto" w:sz="4" w:space="0"/>
              <w:bottom w:val="single" w:color="auto" w:sz="4" w:space="0"/>
              <w:right w:val="single" w:color="auto" w:sz="4" w:space="0"/>
            </w:tcBorders>
            <w:vAlign w:val="center"/>
          </w:tcPr>
          <w:p w14:paraId="720BF076">
            <w:pPr>
              <w:pStyle w:val="125"/>
              <w:rPr>
                <w:rFonts w:ascii="Times New Roman" w:hAnsi="Times New Roman"/>
                <w:color w:val="000000"/>
                <w:sz w:val="18"/>
                <w:szCs w:val="18"/>
              </w:rPr>
            </w:pPr>
            <w:r>
              <w:rPr>
                <w:rFonts w:hint="eastAsia" w:ascii="Times New Roman" w:hAnsi="Times New Roman"/>
                <w:color w:val="000000"/>
                <w:sz w:val="18"/>
                <w:szCs w:val="18"/>
              </w:rPr>
              <w:t>(N</w:t>
            </w:r>
            <w:r>
              <w:rPr>
                <w:rFonts w:ascii="Times New Roman" w:hAnsi="Times New Roman"/>
                <w:color w:val="000000"/>
                <w:sz w:val="18"/>
                <w:szCs w:val="18"/>
              </w:rPr>
              <w:t xml:space="preserve"> / 8) * 6 + 5</w:t>
            </w:r>
          </w:p>
        </w:tc>
        <w:tc>
          <w:tcPr>
            <w:tcW w:w="1403" w:type="pct"/>
            <w:tcBorders>
              <w:top w:val="single" w:color="auto" w:sz="4" w:space="0"/>
              <w:left w:val="single" w:color="auto" w:sz="4" w:space="0"/>
              <w:bottom w:val="single" w:color="auto" w:sz="4" w:space="0"/>
              <w:right w:val="single" w:color="auto" w:sz="4" w:space="0"/>
            </w:tcBorders>
            <w:vAlign w:val="center"/>
          </w:tcPr>
          <w:p w14:paraId="6A2F12D9">
            <w:pPr>
              <w:pStyle w:val="125"/>
              <w:rPr>
                <w:rFonts w:ascii="Times New Roman" w:hAnsi="Times New Roman"/>
                <w:color w:val="000000"/>
                <w:sz w:val="18"/>
                <w:szCs w:val="18"/>
              </w:rPr>
            </w:pPr>
            <w:r>
              <w:rPr>
                <w:rFonts w:hint="eastAsia" w:ascii="Times New Roman" w:hAnsi="Times New Roman"/>
                <w:color w:val="000000"/>
                <w:sz w:val="18"/>
                <w:szCs w:val="18"/>
              </w:rPr>
              <w:t>3</w:t>
            </w:r>
          </w:p>
        </w:tc>
      </w:tr>
    </w:tbl>
    <w:p w14:paraId="75A6F62A">
      <w:pPr>
        <w:pStyle w:val="50"/>
      </w:pPr>
      <w:r>
        <w:rPr>
          <w:rFonts w:hint="eastAsia"/>
        </w:rPr>
        <w:t>每个比特承载的信息含义如</w:t>
      </w:r>
      <w:r>
        <w:fldChar w:fldCharType="begin"/>
      </w:r>
      <w:r>
        <w:instrText xml:space="preserve"> </w:instrText>
      </w:r>
      <w:r>
        <w:rPr>
          <w:rFonts w:hint="eastAsia"/>
        </w:rPr>
        <w:instrText xml:space="preserve">REF _Ref219383749 \h</w:instrText>
      </w:r>
      <w:r>
        <w:instrText xml:space="preserve">  \* MERGEFORMAT </w:instrText>
      </w:r>
      <w:r>
        <w:fldChar w:fldCharType="separate"/>
      </w:r>
      <w:r>
        <w:t>表 156</w:t>
      </w:r>
      <w:r>
        <w:fldChar w:fldCharType="end"/>
      </w:r>
      <w:r>
        <w:rPr>
          <w:rFonts w:hint="eastAsia"/>
        </w:rPr>
        <w:t>所示。</w:t>
      </w:r>
    </w:p>
    <w:p w14:paraId="3D5F6A27">
      <w:pPr>
        <w:pStyle w:val="10"/>
      </w:pPr>
      <w:bookmarkStart w:id="2734" w:name="_Ref219125258"/>
      <w:bookmarkEnd w:id="2734"/>
      <w:bookmarkStart w:id="2735" w:name="_Ref219383749"/>
      <w:r>
        <w:t xml:space="preserve">表 </w:t>
      </w:r>
      <w:r>
        <w:fldChar w:fldCharType="begin"/>
      </w:r>
      <w:r>
        <w:instrText xml:space="preserve"> SEQ 表 \* ARABIC </w:instrText>
      </w:r>
      <w:r>
        <w:fldChar w:fldCharType="separate"/>
      </w:r>
      <w:r>
        <w:t>156</w:t>
      </w:r>
      <w:r>
        <w:fldChar w:fldCharType="end"/>
      </w:r>
      <w:bookmarkEnd w:id="2735"/>
      <w:r>
        <w:rPr>
          <w:rFonts w:hint="eastAsia"/>
        </w:rPr>
        <w:t xml:space="preserve"> 比特承载信息定义</w:t>
      </w:r>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6"/>
        <w:gridCol w:w="4023"/>
      </w:tblGrid>
      <w:tr w14:paraId="6B191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696" w:type="dxa"/>
            <w:tcBorders>
              <w:top w:val="single" w:color="000000" w:sz="4" w:space="0"/>
              <w:left w:val="single" w:color="000000" w:sz="4" w:space="0"/>
              <w:bottom w:val="single" w:color="000000" w:sz="4" w:space="0"/>
              <w:right w:val="single" w:color="000000" w:sz="4" w:space="0"/>
            </w:tcBorders>
            <w:vAlign w:val="center"/>
          </w:tcPr>
          <w:p w14:paraId="37722A67">
            <w:pPr>
              <w:pStyle w:val="125"/>
              <w:rPr>
                <w:rFonts w:ascii="Times New Roman" w:hAnsi="Times New Roman"/>
                <w:color w:val="000000"/>
                <w:sz w:val="18"/>
                <w:szCs w:val="18"/>
              </w:rPr>
            </w:pPr>
            <w:r>
              <w:rPr>
                <w:rFonts w:hint="eastAsia" w:ascii="Times New Roman" w:hAnsi="Times New Roman"/>
                <w:color w:val="000000"/>
                <w:sz w:val="18"/>
                <w:szCs w:val="18"/>
              </w:rPr>
              <w:t>值</w:t>
            </w:r>
          </w:p>
        </w:tc>
        <w:tc>
          <w:tcPr>
            <w:tcW w:w="4023" w:type="dxa"/>
            <w:tcBorders>
              <w:top w:val="single" w:color="000000" w:sz="4" w:space="0"/>
              <w:left w:val="nil"/>
              <w:bottom w:val="single" w:color="000000" w:sz="4" w:space="0"/>
              <w:right w:val="single" w:color="000000" w:sz="4" w:space="0"/>
            </w:tcBorders>
            <w:vAlign w:val="center"/>
          </w:tcPr>
          <w:p w14:paraId="43612EE3">
            <w:pPr>
              <w:pStyle w:val="125"/>
              <w:rPr>
                <w:rFonts w:ascii="Times New Roman" w:hAnsi="Times New Roman"/>
                <w:color w:val="000000"/>
                <w:sz w:val="18"/>
                <w:szCs w:val="18"/>
              </w:rPr>
            </w:pPr>
            <w:r>
              <w:rPr>
                <w:rFonts w:hint="eastAsia" w:ascii="Times New Roman" w:hAnsi="Times New Roman"/>
                <w:color w:val="000000"/>
                <w:sz w:val="18"/>
                <w:szCs w:val="18"/>
              </w:rPr>
              <w:t>说明</w:t>
            </w:r>
          </w:p>
        </w:tc>
      </w:tr>
      <w:tr w14:paraId="250C0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696" w:type="dxa"/>
            <w:tcBorders>
              <w:top w:val="single" w:color="000000" w:sz="4" w:space="0"/>
              <w:left w:val="single" w:color="000000" w:sz="4" w:space="0"/>
              <w:bottom w:val="single" w:color="000000" w:sz="4" w:space="0"/>
              <w:right w:val="single" w:color="000000" w:sz="4" w:space="0"/>
            </w:tcBorders>
            <w:vAlign w:val="center"/>
          </w:tcPr>
          <w:p w14:paraId="21585E44">
            <w:pPr>
              <w:pStyle w:val="125"/>
              <w:rPr>
                <w:rFonts w:ascii="Times New Roman" w:hAnsi="Times New Roman"/>
                <w:color w:val="000000"/>
                <w:sz w:val="18"/>
                <w:szCs w:val="18"/>
              </w:rPr>
            </w:pPr>
            <w:r>
              <w:rPr>
                <w:rFonts w:ascii="Times New Roman" w:hAnsi="Times New Roman"/>
                <w:color w:val="000000"/>
                <w:sz w:val="18"/>
                <w:szCs w:val="18"/>
              </w:rPr>
              <w:t>0</w:t>
            </w:r>
          </w:p>
        </w:tc>
        <w:tc>
          <w:tcPr>
            <w:tcW w:w="4023" w:type="dxa"/>
            <w:tcBorders>
              <w:top w:val="single" w:color="000000" w:sz="4" w:space="0"/>
              <w:left w:val="nil"/>
              <w:bottom w:val="single" w:color="000000" w:sz="4" w:space="0"/>
              <w:right w:val="single" w:color="000000" w:sz="4" w:space="0"/>
            </w:tcBorders>
            <w:vAlign w:val="center"/>
          </w:tcPr>
          <w:p w14:paraId="03621175">
            <w:pPr>
              <w:pStyle w:val="125"/>
              <w:rPr>
                <w:rFonts w:ascii="Times New Roman" w:hAnsi="Times New Roman"/>
                <w:color w:val="000000"/>
                <w:sz w:val="18"/>
                <w:szCs w:val="18"/>
              </w:rPr>
            </w:pPr>
            <w:r>
              <w:rPr>
                <w:rFonts w:hint="eastAsia" w:ascii="Times New Roman" w:hAnsi="Times New Roman"/>
                <w:color w:val="000000"/>
                <w:sz w:val="18"/>
                <w:szCs w:val="18"/>
              </w:rPr>
              <w:t>表示不承载数据</w:t>
            </w:r>
          </w:p>
        </w:tc>
      </w:tr>
      <w:tr w14:paraId="7886C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696" w:type="dxa"/>
            <w:tcBorders>
              <w:top w:val="single" w:color="000000" w:sz="4" w:space="0"/>
              <w:left w:val="single" w:color="000000" w:sz="4" w:space="0"/>
              <w:bottom w:val="single" w:color="000000" w:sz="4" w:space="0"/>
              <w:right w:val="single" w:color="000000" w:sz="4" w:space="0"/>
            </w:tcBorders>
            <w:vAlign w:val="center"/>
          </w:tcPr>
          <w:p w14:paraId="1E2F409A">
            <w:pPr>
              <w:pStyle w:val="125"/>
              <w:rPr>
                <w:rFonts w:ascii="Times New Roman" w:hAnsi="Times New Roman"/>
                <w:color w:val="000000"/>
                <w:sz w:val="18"/>
                <w:szCs w:val="18"/>
              </w:rPr>
            </w:pPr>
            <w:r>
              <w:rPr>
                <w:rFonts w:ascii="Times New Roman" w:hAnsi="Times New Roman"/>
                <w:color w:val="000000"/>
                <w:sz w:val="18"/>
                <w:szCs w:val="18"/>
              </w:rPr>
              <w:t>1</w:t>
            </w:r>
          </w:p>
        </w:tc>
        <w:tc>
          <w:tcPr>
            <w:tcW w:w="4023" w:type="dxa"/>
            <w:tcBorders>
              <w:top w:val="single" w:color="000000" w:sz="4" w:space="0"/>
              <w:left w:val="nil"/>
              <w:bottom w:val="single" w:color="000000" w:sz="4" w:space="0"/>
              <w:right w:val="single" w:color="000000" w:sz="4" w:space="0"/>
            </w:tcBorders>
            <w:vAlign w:val="center"/>
          </w:tcPr>
          <w:p w14:paraId="1A24AB5A">
            <w:pPr>
              <w:pStyle w:val="125"/>
              <w:rPr>
                <w:rFonts w:ascii="Times New Roman" w:hAnsi="Times New Roman"/>
                <w:color w:val="000000"/>
                <w:sz w:val="18"/>
                <w:szCs w:val="18"/>
              </w:rPr>
            </w:pPr>
            <w:r>
              <w:rPr>
                <w:rFonts w:hint="eastAsia" w:ascii="Times New Roman" w:hAnsi="Times New Roman"/>
                <w:color w:val="000000"/>
                <w:sz w:val="18"/>
                <w:szCs w:val="18"/>
              </w:rPr>
              <w:t>表示承载1比特，对应B</w:t>
            </w:r>
            <w:r>
              <w:rPr>
                <w:rFonts w:ascii="Times New Roman" w:hAnsi="Times New Roman"/>
                <w:color w:val="000000"/>
                <w:sz w:val="18"/>
                <w:szCs w:val="18"/>
              </w:rPr>
              <w:t>PSK</w:t>
            </w:r>
          </w:p>
        </w:tc>
      </w:tr>
      <w:tr w14:paraId="00FAB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696" w:type="dxa"/>
            <w:tcBorders>
              <w:top w:val="single" w:color="000000" w:sz="4" w:space="0"/>
              <w:left w:val="single" w:color="000000" w:sz="4" w:space="0"/>
              <w:bottom w:val="single" w:color="000000" w:sz="4" w:space="0"/>
              <w:right w:val="single" w:color="000000" w:sz="4" w:space="0"/>
            </w:tcBorders>
            <w:vAlign w:val="center"/>
          </w:tcPr>
          <w:p w14:paraId="0B33DAAA">
            <w:pPr>
              <w:pStyle w:val="125"/>
              <w:rPr>
                <w:rFonts w:ascii="Times New Roman" w:hAnsi="Times New Roman"/>
                <w:color w:val="000000"/>
                <w:sz w:val="18"/>
                <w:szCs w:val="18"/>
              </w:rPr>
            </w:pPr>
            <w:r>
              <w:rPr>
                <w:rFonts w:ascii="Times New Roman" w:hAnsi="Times New Roman"/>
                <w:color w:val="000000"/>
                <w:sz w:val="18"/>
                <w:szCs w:val="18"/>
              </w:rPr>
              <w:t>2</w:t>
            </w:r>
          </w:p>
        </w:tc>
        <w:tc>
          <w:tcPr>
            <w:tcW w:w="4023" w:type="dxa"/>
            <w:tcBorders>
              <w:top w:val="single" w:color="000000" w:sz="4" w:space="0"/>
              <w:left w:val="nil"/>
              <w:bottom w:val="single" w:color="000000" w:sz="4" w:space="0"/>
              <w:right w:val="single" w:color="000000" w:sz="4" w:space="0"/>
            </w:tcBorders>
            <w:vAlign w:val="center"/>
          </w:tcPr>
          <w:p w14:paraId="5EA985C7">
            <w:pPr>
              <w:pStyle w:val="125"/>
              <w:rPr>
                <w:rFonts w:ascii="Times New Roman" w:hAnsi="Times New Roman"/>
                <w:color w:val="000000"/>
                <w:sz w:val="18"/>
                <w:szCs w:val="18"/>
              </w:rPr>
            </w:pPr>
            <w:r>
              <w:rPr>
                <w:rFonts w:hint="eastAsia" w:ascii="Times New Roman" w:hAnsi="Times New Roman"/>
                <w:color w:val="000000"/>
                <w:sz w:val="18"/>
                <w:szCs w:val="18"/>
              </w:rPr>
              <w:t>表示承载</w:t>
            </w:r>
            <w:r>
              <w:rPr>
                <w:rFonts w:ascii="Times New Roman" w:hAnsi="Times New Roman"/>
                <w:color w:val="000000"/>
                <w:sz w:val="18"/>
                <w:szCs w:val="18"/>
              </w:rPr>
              <w:t>2</w:t>
            </w:r>
            <w:r>
              <w:rPr>
                <w:rFonts w:hint="eastAsia" w:ascii="Times New Roman" w:hAnsi="Times New Roman"/>
                <w:color w:val="000000"/>
                <w:sz w:val="18"/>
                <w:szCs w:val="18"/>
              </w:rPr>
              <w:t>比特，对应Q</w:t>
            </w:r>
            <w:r>
              <w:rPr>
                <w:rFonts w:ascii="Times New Roman" w:hAnsi="Times New Roman"/>
                <w:color w:val="000000"/>
                <w:sz w:val="18"/>
                <w:szCs w:val="18"/>
              </w:rPr>
              <w:t>PSK</w:t>
            </w:r>
          </w:p>
        </w:tc>
      </w:tr>
      <w:tr w14:paraId="28811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696" w:type="dxa"/>
            <w:tcBorders>
              <w:top w:val="single" w:color="000000" w:sz="4" w:space="0"/>
              <w:left w:val="single" w:color="000000" w:sz="4" w:space="0"/>
              <w:bottom w:val="single" w:color="000000" w:sz="4" w:space="0"/>
              <w:right w:val="single" w:color="000000" w:sz="4" w:space="0"/>
            </w:tcBorders>
            <w:vAlign w:val="center"/>
          </w:tcPr>
          <w:p w14:paraId="105CF8C1">
            <w:pPr>
              <w:pStyle w:val="125"/>
              <w:rPr>
                <w:rFonts w:ascii="Times New Roman" w:hAnsi="Times New Roman"/>
                <w:color w:val="000000"/>
                <w:sz w:val="18"/>
                <w:szCs w:val="18"/>
              </w:rPr>
            </w:pPr>
            <w:r>
              <w:rPr>
                <w:rFonts w:ascii="Times New Roman" w:hAnsi="Times New Roman"/>
                <w:color w:val="000000"/>
                <w:sz w:val="18"/>
                <w:szCs w:val="18"/>
              </w:rPr>
              <w:t>4</w:t>
            </w:r>
          </w:p>
        </w:tc>
        <w:tc>
          <w:tcPr>
            <w:tcW w:w="4023" w:type="dxa"/>
            <w:tcBorders>
              <w:top w:val="single" w:color="000000" w:sz="4" w:space="0"/>
              <w:left w:val="nil"/>
              <w:bottom w:val="single" w:color="000000" w:sz="4" w:space="0"/>
              <w:right w:val="single" w:color="000000" w:sz="4" w:space="0"/>
            </w:tcBorders>
            <w:vAlign w:val="center"/>
          </w:tcPr>
          <w:p w14:paraId="4CC9B9B2">
            <w:pPr>
              <w:pStyle w:val="125"/>
              <w:rPr>
                <w:rFonts w:ascii="Times New Roman" w:hAnsi="Times New Roman"/>
                <w:color w:val="000000"/>
                <w:sz w:val="18"/>
                <w:szCs w:val="18"/>
              </w:rPr>
            </w:pPr>
            <w:r>
              <w:rPr>
                <w:rFonts w:hint="eastAsia" w:ascii="Times New Roman" w:hAnsi="Times New Roman"/>
                <w:color w:val="000000"/>
                <w:sz w:val="18"/>
                <w:szCs w:val="18"/>
              </w:rPr>
              <w:t>表示承载</w:t>
            </w:r>
            <w:r>
              <w:rPr>
                <w:rFonts w:ascii="Times New Roman" w:hAnsi="Times New Roman"/>
                <w:color w:val="000000"/>
                <w:sz w:val="18"/>
                <w:szCs w:val="18"/>
              </w:rPr>
              <w:t>4</w:t>
            </w:r>
            <w:r>
              <w:rPr>
                <w:rFonts w:hint="eastAsia" w:ascii="Times New Roman" w:hAnsi="Times New Roman"/>
                <w:color w:val="000000"/>
                <w:sz w:val="18"/>
                <w:szCs w:val="18"/>
              </w:rPr>
              <w:t>比特，对应</w:t>
            </w:r>
            <w:r>
              <w:rPr>
                <w:rFonts w:ascii="Times New Roman" w:hAnsi="Times New Roman"/>
                <w:color w:val="000000"/>
                <w:sz w:val="18"/>
                <w:szCs w:val="18"/>
              </w:rPr>
              <w:t>16QAM</w:t>
            </w:r>
          </w:p>
        </w:tc>
      </w:tr>
      <w:tr w14:paraId="388CA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696" w:type="dxa"/>
            <w:tcBorders>
              <w:top w:val="single" w:color="000000" w:sz="4" w:space="0"/>
              <w:left w:val="single" w:color="000000" w:sz="4" w:space="0"/>
              <w:bottom w:val="single" w:color="000000" w:sz="4" w:space="0"/>
              <w:right w:val="single" w:color="000000" w:sz="4" w:space="0"/>
            </w:tcBorders>
            <w:vAlign w:val="center"/>
          </w:tcPr>
          <w:p w14:paraId="77430329">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4023" w:type="dxa"/>
            <w:tcBorders>
              <w:top w:val="single" w:color="000000" w:sz="4" w:space="0"/>
              <w:left w:val="nil"/>
              <w:bottom w:val="single" w:color="000000" w:sz="4" w:space="0"/>
              <w:right w:val="single" w:color="000000" w:sz="4" w:space="0"/>
            </w:tcBorders>
            <w:vAlign w:val="center"/>
          </w:tcPr>
          <w:p w14:paraId="7E1E219D">
            <w:pPr>
              <w:pStyle w:val="125"/>
              <w:rPr>
                <w:rFonts w:ascii="Times New Roman" w:hAnsi="Times New Roman"/>
                <w:color w:val="000000"/>
                <w:sz w:val="18"/>
                <w:szCs w:val="18"/>
              </w:rPr>
            </w:pPr>
            <w:r>
              <w:rPr>
                <w:rFonts w:hint="eastAsia" w:ascii="Times New Roman" w:hAnsi="Times New Roman"/>
                <w:color w:val="000000"/>
                <w:sz w:val="18"/>
                <w:szCs w:val="18"/>
              </w:rPr>
              <w:t>表示承载</w:t>
            </w:r>
            <w:r>
              <w:rPr>
                <w:rFonts w:ascii="Times New Roman" w:hAnsi="Times New Roman"/>
                <w:color w:val="000000"/>
                <w:sz w:val="18"/>
                <w:szCs w:val="18"/>
              </w:rPr>
              <w:t>6</w:t>
            </w:r>
            <w:r>
              <w:rPr>
                <w:rFonts w:hint="eastAsia" w:ascii="Times New Roman" w:hAnsi="Times New Roman"/>
                <w:color w:val="000000"/>
                <w:sz w:val="18"/>
                <w:szCs w:val="18"/>
              </w:rPr>
              <w:t>比特，对应</w:t>
            </w:r>
            <w:r>
              <w:rPr>
                <w:rFonts w:ascii="Times New Roman" w:hAnsi="Times New Roman"/>
                <w:color w:val="000000"/>
                <w:sz w:val="18"/>
                <w:szCs w:val="18"/>
              </w:rPr>
              <w:t>64QAM</w:t>
            </w:r>
          </w:p>
        </w:tc>
      </w:tr>
    </w:tbl>
    <w:p w14:paraId="1D987DBD">
      <w:pPr>
        <w:pStyle w:val="57"/>
        <w:ind w:left="420" w:hanging="420"/>
      </w:pPr>
      <w:r>
        <w:rPr>
          <w:rFonts w:hint="eastAsia"/>
        </w:rPr>
        <w:t>Bitloading训练结果更新确认</w:t>
      </w:r>
    </w:p>
    <w:p w14:paraId="5FACDCA9">
      <w:pPr>
        <w:pStyle w:val="50"/>
      </w:pPr>
      <w:r>
        <w:rPr>
          <w:rFonts w:hint="eastAsia"/>
        </w:rPr>
        <w:t>发端站点在接收到训练结果更新请求报文后，需要向收端站点发送训练结果更新确认报文，作为回应确认，Bitloading训练结果更新确认数据格式如</w:t>
      </w:r>
      <w:r>
        <w:fldChar w:fldCharType="begin"/>
      </w:r>
      <w:r>
        <w:instrText xml:space="preserve"> </w:instrText>
      </w:r>
      <w:r>
        <w:rPr>
          <w:rFonts w:hint="eastAsia"/>
        </w:rPr>
        <w:instrText xml:space="preserve">REF _Ref219383767 \h</w:instrText>
      </w:r>
      <w:r>
        <w:instrText xml:space="preserve">  \* MERGEFORMAT </w:instrText>
      </w:r>
      <w:r>
        <w:fldChar w:fldCharType="separate"/>
      </w:r>
      <w:r>
        <w:t>表 157</w:t>
      </w:r>
      <w:r>
        <w:fldChar w:fldCharType="end"/>
      </w:r>
      <w:r>
        <w:rPr>
          <w:rFonts w:hint="eastAsia"/>
        </w:rPr>
        <w:t>所示。</w:t>
      </w:r>
    </w:p>
    <w:p w14:paraId="6A76D9EF">
      <w:pPr>
        <w:pStyle w:val="10"/>
      </w:pPr>
      <w:bookmarkStart w:id="2736" w:name="_Ref26281"/>
      <w:bookmarkEnd w:id="2736"/>
      <w:bookmarkStart w:id="2737" w:name="_Ref219383767"/>
      <w:r>
        <w:t xml:space="preserve">表 </w:t>
      </w:r>
      <w:r>
        <w:fldChar w:fldCharType="begin"/>
      </w:r>
      <w:r>
        <w:instrText xml:space="preserve"> SEQ 表 \* ARABIC </w:instrText>
      </w:r>
      <w:r>
        <w:fldChar w:fldCharType="separate"/>
      </w:r>
      <w:r>
        <w:t>157</w:t>
      </w:r>
      <w:r>
        <w:fldChar w:fldCharType="end"/>
      </w:r>
      <w:bookmarkEnd w:id="2737"/>
      <w:r>
        <w:rPr>
          <w:rFonts w:hint="eastAsia"/>
        </w:rPr>
        <w:t xml:space="preserve"> Bitloading训练结果更新确认数据格式</w:t>
      </w:r>
    </w:p>
    <w:tbl>
      <w:tblPr>
        <w:tblStyle w:val="31"/>
        <w:tblW w:w="462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2031"/>
        <w:gridCol w:w="2034"/>
        <w:gridCol w:w="2032"/>
      </w:tblGrid>
      <w:tr w14:paraId="0C94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pct"/>
            <w:tcBorders>
              <w:top w:val="single" w:color="auto" w:sz="4" w:space="0"/>
              <w:left w:val="single" w:color="auto" w:sz="4" w:space="0"/>
              <w:bottom w:val="single" w:color="auto" w:sz="4" w:space="0"/>
              <w:right w:val="single" w:color="auto" w:sz="4" w:space="0"/>
            </w:tcBorders>
            <w:vAlign w:val="center"/>
          </w:tcPr>
          <w:p w14:paraId="68B99B8C">
            <w:pPr>
              <w:pStyle w:val="125"/>
              <w:rPr>
                <w:rFonts w:ascii="Times New Roman" w:hAnsi="Times New Roman"/>
                <w:color w:val="000000"/>
                <w:sz w:val="18"/>
                <w:szCs w:val="18"/>
              </w:rPr>
            </w:pPr>
            <w:r>
              <w:rPr>
                <w:rFonts w:ascii="Times New Roman" w:hAnsi="Times New Roman"/>
                <w:color w:val="000000"/>
                <w:sz w:val="18"/>
                <w:szCs w:val="18"/>
              </w:rPr>
              <w:t>字段</w:t>
            </w:r>
          </w:p>
        </w:tc>
        <w:tc>
          <w:tcPr>
            <w:tcW w:w="1147" w:type="pct"/>
            <w:tcBorders>
              <w:top w:val="single" w:color="auto" w:sz="4" w:space="0"/>
              <w:left w:val="nil"/>
              <w:bottom w:val="single" w:color="auto" w:sz="4" w:space="0"/>
              <w:right w:val="single" w:color="auto" w:sz="4" w:space="0"/>
            </w:tcBorders>
            <w:vAlign w:val="center"/>
          </w:tcPr>
          <w:p w14:paraId="32EAB093">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149" w:type="pct"/>
            <w:tcBorders>
              <w:top w:val="single" w:color="auto" w:sz="4" w:space="0"/>
              <w:left w:val="nil"/>
              <w:bottom w:val="single" w:color="auto" w:sz="4" w:space="0"/>
              <w:right w:val="single" w:color="auto" w:sz="4" w:space="0"/>
            </w:tcBorders>
            <w:vAlign w:val="center"/>
          </w:tcPr>
          <w:p w14:paraId="32387F05">
            <w:pPr>
              <w:pStyle w:val="125"/>
              <w:rPr>
                <w:rFonts w:ascii="Times New Roman" w:hAnsi="Times New Roman"/>
                <w:color w:val="000000"/>
                <w:sz w:val="18"/>
                <w:szCs w:val="18"/>
              </w:rPr>
            </w:pPr>
            <w:r>
              <w:rPr>
                <w:rFonts w:ascii="Times New Roman" w:hAnsi="Times New Roman"/>
                <w:color w:val="000000"/>
                <w:sz w:val="18"/>
                <w:szCs w:val="18"/>
              </w:rPr>
              <w:t>字段大小(比特)</w:t>
            </w:r>
          </w:p>
        </w:tc>
        <w:tc>
          <w:tcPr>
            <w:tcW w:w="1148" w:type="pct"/>
            <w:tcBorders>
              <w:top w:val="single" w:color="auto" w:sz="4" w:space="0"/>
              <w:left w:val="nil"/>
              <w:bottom w:val="single" w:color="auto" w:sz="4" w:space="0"/>
              <w:right w:val="single" w:color="auto" w:sz="4" w:space="0"/>
            </w:tcBorders>
            <w:vAlign w:val="center"/>
          </w:tcPr>
          <w:p w14:paraId="191E207A">
            <w:pPr>
              <w:pStyle w:val="125"/>
              <w:rPr>
                <w:rFonts w:ascii="Times New Roman" w:hAnsi="Times New Roman"/>
                <w:color w:val="000000"/>
                <w:sz w:val="18"/>
                <w:szCs w:val="18"/>
              </w:rPr>
            </w:pPr>
            <w:r>
              <w:rPr>
                <w:rFonts w:ascii="Times New Roman" w:hAnsi="Times New Roman"/>
                <w:color w:val="000000"/>
                <w:sz w:val="18"/>
                <w:szCs w:val="18"/>
              </w:rPr>
              <w:t>备注</w:t>
            </w:r>
          </w:p>
        </w:tc>
      </w:tr>
      <w:tr w14:paraId="1166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pct"/>
            <w:vMerge w:val="restart"/>
            <w:tcBorders>
              <w:top w:val="nil"/>
              <w:left w:val="single" w:color="auto" w:sz="4" w:space="0"/>
              <w:bottom w:val="single" w:color="auto" w:sz="4" w:space="0"/>
              <w:right w:val="single" w:color="auto" w:sz="4" w:space="0"/>
            </w:tcBorders>
            <w:vAlign w:val="center"/>
          </w:tcPr>
          <w:p w14:paraId="268FD3C0">
            <w:pPr>
              <w:pStyle w:val="125"/>
              <w:rPr>
                <w:rFonts w:ascii="Times New Roman" w:hAnsi="Times New Roman"/>
                <w:color w:val="000000"/>
                <w:sz w:val="18"/>
                <w:szCs w:val="18"/>
              </w:rPr>
            </w:pPr>
            <w:r>
              <w:rPr>
                <w:rFonts w:ascii="Times New Roman" w:hAnsi="Times New Roman"/>
                <w:color w:val="000000"/>
                <w:sz w:val="18"/>
                <w:szCs w:val="18"/>
              </w:rPr>
              <w:t>源TEI</w:t>
            </w:r>
          </w:p>
        </w:tc>
        <w:tc>
          <w:tcPr>
            <w:tcW w:w="1147" w:type="pct"/>
            <w:tcBorders>
              <w:top w:val="single" w:color="auto" w:sz="4" w:space="0"/>
              <w:left w:val="nil"/>
              <w:bottom w:val="single" w:color="auto" w:sz="4" w:space="0"/>
              <w:right w:val="single" w:color="auto" w:sz="4" w:space="0"/>
            </w:tcBorders>
            <w:vAlign w:val="center"/>
          </w:tcPr>
          <w:p w14:paraId="659DAFAD">
            <w:pPr>
              <w:pStyle w:val="125"/>
              <w:rPr>
                <w:rFonts w:ascii="Times New Roman" w:hAnsi="Times New Roman"/>
                <w:color w:val="000000"/>
                <w:sz w:val="18"/>
                <w:szCs w:val="18"/>
              </w:rPr>
            </w:pPr>
            <w:r>
              <w:rPr>
                <w:rFonts w:ascii="Times New Roman" w:hAnsi="Times New Roman"/>
                <w:color w:val="000000"/>
                <w:sz w:val="18"/>
                <w:szCs w:val="18"/>
              </w:rPr>
              <w:t>0</w:t>
            </w:r>
          </w:p>
        </w:tc>
        <w:tc>
          <w:tcPr>
            <w:tcW w:w="1149" w:type="pct"/>
            <w:vMerge w:val="restart"/>
            <w:tcBorders>
              <w:top w:val="nil"/>
              <w:left w:val="nil"/>
              <w:bottom w:val="single" w:color="auto" w:sz="4" w:space="0"/>
              <w:right w:val="single" w:color="auto" w:sz="4" w:space="0"/>
            </w:tcBorders>
            <w:vAlign w:val="center"/>
          </w:tcPr>
          <w:p w14:paraId="20B3B0A5">
            <w:pPr>
              <w:pStyle w:val="125"/>
              <w:rPr>
                <w:rFonts w:ascii="Times New Roman" w:hAnsi="Times New Roman"/>
                <w:color w:val="000000"/>
                <w:sz w:val="18"/>
                <w:szCs w:val="18"/>
              </w:rPr>
            </w:pPr>
            <w:r>
              <w:rPr>
                <w:rFonts w:ascii="Times New Roman" w:hAnsi="Times New Roman"/>
                <w:color w:val="000000"/>
                <w:sz w:val="18"/>
                <w:szCs w:val="18"/>
              </w:rPr>
              <w:t>12</w:t>
            </w:r>
          </w:p>
        </w:tc>
        <w:tc>
          <w:tcPr>
            <w:tcW w:w="1148" w:type="pct"/>
            <w:tcBorders>
              <w:top w:val="single" w:color="auto" w:sz="4" w:space="0"/>
              <w:left w:val="nil"/>
              <w:bottom w:val="single" w:color="auto" w:sz="4" w:space="0"/>
              <w:right w:val="single" w:color="auto" w:sz="4" w:space="0"/>
            </w:tcBorders>
            <w:vAlign w:val="center"/>
          </w:tcPr>
          <w:p w14:paraId="5F506888">
            <w:pPr>
              <w:pStyle w:val="125"/>
              <w:rPr>
                <w:rFonts w:ascii="Times New Roman" w:hAnsi="Times New Roman"/>
                <w:color w:val="000000"/>
                <w:sz w:val="18"/>
                <w:szCs w:val="18"/>
              </w:rPr>
            </w:pPr>
            <w:r>
              <w:rPr>
                <w:rFonts w:ascii="Times New Roman" w:hAnsi="Times New Roman"/>
                <w:color w:val="000000"/>
                <w:sz w:val="18"/>
                <w:szCs w:val="18"/>
              </w:rPr>
              <w:t>-</w:t>
            </w:r>
          </w:p>
        </w:tc>
      </w:tr>
      <w:tr w14:paraId="6FD9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0" w:type="auto"/>
            <w:vMerge w:val="continue"/>
            <w:tcBorders>
              <w:top w:val="nil"/>
              <w:left w:val="single" w:color="auto" w:sz="4" w:space="0"/>
              <w:bottom w:val="single" w:color="auto" w:sz="4" w:space="0"/>
              <w:right w:val="single" w:color="auto" w:sz="4" w:space="0"/>
            </w:tcBorders>
            <w:vAlign w:val="center"/>
          </w:tcPr>
          <w:p w14:paraId="5BD58257">
            <w:pPr>
              <w:pStyle w:val="125"/>
              <w:rPr>
                <w:rFonts w:ascii="Times New Roman" w:hAnsi="Times New Roman"/>
                <w:color w:val="000000"/>
                <w:sz w:val="18"/>
                <w:szCs w:val="18"/>
              </w:rPr>
            </w:pPr>
          </w:p>
        </w:tc>
        <w:tc>
          <w:tcPr>
            <w:tcW w:w="1147" w:type="pct"/>
            <w:vMerge w:val="restart"/>
            <w:tcBorders>
              <w:top w:val="nil"/>
              <w:left w:val="nil"/>
              <w:bottom w:val="single" w:color="auto" w:sz="4" w:space="0"/>
              <w:right w:val="single" w:color="auto" w:sz="4" w:space="0"/>
            </w:tcBorders>
            <w:vAlign w:val="center"/>
          </w:tcPr>
          <w:p w14:paraId="58DD0BC4">
            <w:pPr>
              <w:pStyle w:val="125"/>
              <w:rPr>
                <w:rFonts w:ascii="Times New Roman" w:hAnsi="Times New Roman"/>
                <w:color w:val="000000"/>
                <w:sz w:val="18"/>
                <w:szCs w:val="18"/>
              </w:rPr>
            </w:pPr>
            <w:r>
              <w:rPr>
                <w:rFonts w:ascii="Times New Roman" w:hAnsi="Times New Roman"/>
                <w:color w:val="000000"/>
                <w:sz w:val="18"/>
                <w:szCs w:val="18"/>
              </w:rPr>
              <w:t>1</w:t>
            </w:r>
          </w:p>
        </w:tc>
        <w:tc>
          <w:tcPr>
            <w:tcW w:w="0" w:type="auto"/>
            <w:vMerge w:val="continue"/>
            <w:tcBorders>
              <w:top w:val="nil"/>
              <w:left w:val="nil"/>
              <w:bottom w:val="single" w:color="auto" w:sz="4" w:space="0"/>
              <w:right w:val="single" w:color="auto" w:sz="4" w:space="0"/>
            </w:tcBorders>
            <w:vAlign w:val="center"/>
          </w:tcPr>
          <w:p w14:paraId="52583E43">
            <w:pPr>
              <w:pStyle w:val="125"/>
              <w:rPr>
                <w:rFonts w:ascii="Times New Roman" w:hAnsi="Times New Roman"/>
                <w:color w:val="000000"/>
                <w:sz w:val="18"/>
                <w:szCs w:val="18"/>
              </w:rPr>
            </w:pPr>
          </w:p>
        </w:tc>
        <w:tc>
          <w:tcPr>
            <w:tcW w:w="1148" w:type="pct"/>
            <w:tcBorders>
              <w:top w:val="single" w:color="auto" w:sz="4" w:space="0"/>
              <w:left w:val="nil"/>
              <w:bottom w:val="single" w:color="auto" w:sz="4" w:space="0"/>
              <w:right w:val="single" w:color="auto" w:sz="4" w:space="0"/>
            </w:tcBorders>
            <w:vAlign w:val="center"/>
          </w:tcPr>
          <w:p w14:paraId="76144675">
            <w:pPr>
              <w:pStyle w:val="125"/>
              <w:rPr>
                <w:rFonts w:ascii="Times New Roman" w:hAnsi="Times New Roman"/>
                <w:color w:val="000000"/>
                <w:sz w:val="18"/>
                <w:szCs w:val="18"/>
              </w:rPr>
            </w:pPr>
            <w:r>
              <w:rPr>
                <w:rFonts w:ascii="Times New Roman" w:hAnsi="Times New Roman"/>
                <w:color w:val="000000"/>
                <w:sz w:val="18"/>
                <w:szCs w:val="18"/>
              </w:rPr>
              <w:t>-</w:t>
            </w:r>
          </w:p>
        </w:tc>
      </w:tr>
      <w:tr w14:paraId="0FC60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1556" w:type="pct"/>
            <w:vMerge w:val="restart"/>
            <w:tcBorders>
              <w:top w:val="nil"/>
              <w:left w:val="single" w:color="auto" w:sz="4" w:space="0"/>
              <w:bottom w:val="single" w:color="auto" w:sz="4" w:space="0"/>
              <w:right w:val="single" w:color="auto" w:sz="4" w:space="0"/>
            </w:tcBorders>
            <w:vAlign w:val="center"/>
          </w:tcPr>
          <w:p w14:paraId="712B7C6E">
            <w:pPr>
              <w:pStyle w:val="125"/>
              <w:rPr>
                <w:rFonts w:ascii="Times New Roman" w:hAnsi="Times New Roman"/>
                <w:color w:val="000000"/>
                <w:sz w:val="18"/>
                <w:szCs w:val="18"/>
              </w:rPr>
            </w:pPr>
            <w:r>
              <w:rPr>
                <w:rFonts w:ascii="Times New Roman" w:hAnsi="Times New Roman"/>
                <w:color w:val="000000"/>
                <w:sz w:val="18"/>
                <w:szCs w:val="18"/>
              </w:rPr>
              <w:t>目的TEI</w:t>
            </w:r>
          </w:p>
        </w:tc>
        <w:tc>
          <w:tcPr>
            <w:tcW w:w="0" w:type="auto"/>
            <w:vMerge w:val="continue"/>
            <w:tcBorders>
              <w:top w:val="nil"/>
              <w:left w:val="nil"/>
              <w:bottom w:val="single" w:color="auto" w:sz="4" w:space="0"/>
              <w:right w:val="single" w:color="auto" w:sz="4" w:space="0"/>
            </w:tcBorders>
            <w:vAlign w:val="center"/>
          </w:tcPr>
          <w:p w14:paraId="2077EC5E">
            <w:pPr>
              <w:pStyle w:val="125"/>
              <w:rPr>
                <w:rFonts w:ascii="Times New Roman" w:hAnsi="Times New Roman"/>
                <w:color w:val="000000"/>
                <w:sz w:val="18"/>
                <w:szCs w:val="18"/>
              </w:rPr>
            </w:pPr>
          </w:p>
        </w:tc>
        <w:tc>
          <w:tcPr>
            <w:tcW w:w="1149" w:type="pct"/>
            <w:vMerge w:val="restart"/>
            <w:tcBorders>
              <w:top w:val="nil"/>
              <w:left w:val="nil"/>
              <w:bottom w:val="single" w:color="auto" w:sz="4" w:space="0"/>
              <w:right w:val="single" w:color="auto" w:sz="4" w:space="0"/>
            </w:tcBorders>
            <w:vAlign w:val="center"/>
          </w:tcPr>
          <w:p w14:paraId="2267CBF4">
            <w:pPr>
              <w:pStyle w:val="125"/>
              <w:rPr>
                <w:rFonts w:ascii="Times New Roman" w:hAnsi="Times New Roman"/>
                <w:color w:val="000000"/>
                <w:sz w:val="18"/>
                <w:szCs w:val="18"/>
              </w:rPr>
            </w:pPr>
            <w:r>
              <w:rPr>
                <w:rFonts w:ascii="Times New Roman" w:hAnsi="Times New Roman"/>
                <w:color w:val="000000"/>
                <w:sz w:val="18"/>
                <w:szCs w:val="18"/>
              </w:rPr>
              <w:t>12</w:t>
            </w:r>
          </w:p>
        </w:tc>
        <w:tc>
          <w:tcPr>
            <w:tcW w:w="1148" w:type="pct"/>
            <w:tcBorders>
              <w:top w:val="single" w:color="auto" w:sz="4" w:space="0"/>
              <w:left w:val="nil"/>
              <w:bottom w:val="single" w:color="auto" w:sz="4" w:space="0"/>
              <w:right w:val="single" w:color="auto" w:sz="4" w:space="0"/>
            </w:tcBorders>
            <w:vAlign w:val="center"/>
          </w:tcPr>
          <w:p w14:paraId="60406AB3">
            <w:pPr>
              <w:pStyle w:val="125"/>
              <w:rPr>
                <w:rFonts w:ascii="Times New Roman" w:hAnsi="Times New Roman"/>
                <w:color w:val="000000"/>
                <w:sz w:val="18"/>
                <w:szCs w:val="18"/>
              </w:rPr>
            </w:pPr>
            <w:r>
              <w:rPr>
                <w:rFonts w:ascii="Times New Roman" w:hAnsi="Times New Roman"/>
                <w:color w:val="000000"/>
                <w:sz w:val="18"/>
                <w:szCs w:val="18"/>
              </w:rPr>
              <w:t>-</w:t>
            </w:r>
          </w:p>
        </w:tc>
      </w:tr>
      <w:tr w14:paraId="760E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tcBorders>
              <w:top w:val="nil"/>
              <w:left w:val="single" w:color="auto" w:sz="4" w:space="0"/>
              <w:bottom w:val="single" w:color="auto" w:sz="4" w:space="0"/>
              <w:right w:val="single" w:color="auto" w:sz="4" w:space="0"/>
            </w:tcBorders>
            <w:vAlign w:val="center"/>
          </w:tcPr>
          <w:p w14:paraId="7570897C">
            <w:pPr>
              <w:pStyle w:val="125"/>
              <w:rPr>
                <w:rFonts w:ascii="Times New Roman" w:hAnsi="Times New Roman"/>
                <w:color w:val="000000"/>
                <w:sz w:val="18"/>
                <w:szCs w:val="18"/>
              </w:rPr>
            </w:pPr>
          </w:p>
        </w:tc>
        <w:tc>
          <w:tcPr>
            <w:tcW w:w="1147" w:type="pct"/>
            <w:tcBorders>
              <w:top w:val="single" w:color="auto" w:sz="4" w:space="0"/>
              <w:left w:val="nil"/>
              <w:bottom w:val="single" w:color="auto" w:sz="4" w:space="0"/>
              <w:right w:val="single" w:color="auto" w:sz="4" w:space="0"/>
            </w:tcBorders>
            <w:vAlign w:val="center"/>
          </w:tcPr>
          <w:p w14:paraId="59BCED1A">
            <w:pPr>
              <w:pStyle w:val="125"/>
              <w:rPr>
                <w:rFonts w:ascii="Times New Roman" w:hAnsi="Times New Roman"/>
                <w:color w:val="000000"/>
                <w:sz w:val="18"/>
                <w:szCs w:val="18"/>
              </w:rPr>
            </w:pPr>
            <w:r>
              <w:rPr>
                <w:rFonts w:ascii="Times New Roman" w:hAnsi="Times New Roman"/>
                <w:color w:val="000000"/>
                <w:sz w:val="18"/>
                <w:szCs w:val="18"/>
              </w:rPr>
              <w:t>2</w:t>
            </w:r>
          </w:p>
        </w:tc>
        <w:tc>
          <w:tcPr>
            <w:tcW w:w="0" w:type="auto"/>
            <w:vMerge w:val="continue"/>
            <w:tcBorders>
              <w:top w:val="nil"/>
              <w:left w:val="nil"/>
              <w:bottom w:val="single" w:color="auto" w:sz="4" w:space="0"/>
              <w:right w:val="single" w:color="auto" w:sz="4" w:space="0"/>
            </w:tcBorders>
            <w:vAlign w:val="center"/>
          </w:tcPr>
          <w:p w14:paraId="4B6756C2">
            <w:pPr>
              <w:pStyle w:val="125"/>
              <w:rPr>
                <w:rFonts w:ascii="Times New Roman" w:hAnsi="Times New Roman"/>
                <w:color w:val="000000"/>
                <w:sz w:val="18"/>
                <w:szCs w:val="18"/>
              </w:rPr>
            </w:pPr>
          </w:p>
        </w:tc>
        <w:tc>
          <w:tcPr>
            <w:tcW w:w="1148" w:type="pct"/>
            <w:tcBorders>
              <w:top w:val="single" w:color="auto" w:sz="4" w:space="0"/>
              <w:left w:val="nil"/>
              <w:bottom w:val="single" w:color="auto" w:sz="4" w:space="0"/>
              <w:right w:val="single" w:color="auto" w:sz="4" w:space="0"/>
            </w:tcBorders>
            <w:vAlign w:val="center"/>
          </w:tcPr>
          <w:p w14:paraId="440410A3">
            <w:pPr>
              <w:pStyle w:val="125"/>
              <w:rPr>
                <w:rFonts w:ascii="Times New Roman" w:hAnsi="Times New Roman"/>
                <w:color w:val="000000"/>
                <w:sz w:val="18"/>
                <w:szCs w:val="18"/>
              </w:rPr>
            </w:pPr>
            <w:r>
              <w:rPr>
                <w:rFonts w:ascii="Times New Roman" w:hAnsi="Times New Roman"/>
                <w:color w:val="000000"/>
                <w:sz w:val="18"/>
                <w:szCs w:val="18"/>
              </w:rPr>
              <w:t>-</w:t>
            </w:r>
          </w:p>
        </w:tc>
      </w:tr>
      <w:tr w14:paraId="4577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pct"/>
            <w:tcBorders>
              <w:top w:val="single" w:color="auto" w:sz="4" w:space="0"/>
              <w:left w:val="single" w:color="auto" w:sz="4" w:space="0"/>
              <w:bottom w:val="single" w:color="auto" w:sz="4" w:space="0"/>
              <w:right w:val="single" w:color="auto" w:sz="4" w:space="0"/>
            </w:tcBorders>
            <w:vAlign w:val="center"/>
          </w:tcPr>
          <w:p w14:paraId="75558D88">
            <w:pPr>
              <w:pStyle w:val="125"/>
              <w:rPr>
                <w:rFonts w:ascii="Times New Roman" w:hAnsi="Times New Roman"/>
                <w:color w:val="000000"/>
                <w:sz w:val="18"/>
                <w:szCs w:val="18"/>
              </w:rPr>
            </w:pPr>
            <w:r>
              <w:rPr>
                <w:rFonts w:ascii="Times New Roman" w:hAnsi="Times New Roman"/>
                <w:color w:val="000000"/>
                <w:sz w:val="18"/>
                <w:szCs w:val="18"/>
              </w:rPr>
              <w:t>更新结果</w:t>
            </w:r>
          </w:p>
        </w:tc>
        <w:tc>
          <w:tcPr>
            <w:tcW w:w="1147" w:type="pct"/>
            <w:vMerge w:val="restart"/>
            <w:tcBorders>
              <w:top w:val="nil"/>
              <w:left w:val="nil"/>
              <w:bottom w:val="single" w:color="auto" w:sz="4" w:space="0"/>
              <w:right w:val="single" w:color="auto" w:sz="4" w:space="0"/>
            </w:tcBorders>
            <w:vAlign w:val="center"/>
          </w:tcPr>
          <w:p w14:paraId="3CEE05D2">
            <w:pPr>
              <w:pStyle w:val="125"/>
              <w:rPr>
                <w:rFonts w:ascii="Times New Roman" w:hAnsi="Times New Roman"/>
                <w:color w:val="000000"/>
                <w:sz w:val="18"/>
                <w:szCs w:val="18"/>
              </w:rPr>
            </w:pPr>
            <w:r>
              <w:rPr>
                <w:rFonts w:ascii="Times New Roman" w:hAnsi="Times New Roman"/>
                <w:color w:val="000000"/>
                <w:sz w:val="18"/>
                <w:szCs w:val="18"/>
              </w:rPr>
              <w:t>3</w:t>
            </w:r>
          </w:p>
        </w:tc>
        <w:tc>
          <w:tcPr>
            <w:tcW w:w="1149" w:type="pct"/>
            <w:tcBorders>
              <w:top w:val="single" w:color="auto" w:sz="4" w:space="0"/>
              <w:left w:val="nil"/>
              <w:bottom w:val="single" w:color="auto" w:sz="4" w:space="0"/>
              <w:right w:val="single" w:color="auto" w:sz="4" w:space="0"/>
            </w:tcBorders>
            <w:vAlign w:val="center"/>
          </w:tcPr>
          <w:p w14:paraId="1FBAE6C4">
            <w:pPr>
              <w:pStyle w:val="125"/>
              <w:rPr>
                <w:rFonts w:ascii="Times New Roman" w:hAnsi="Times New Roman"/>
                <w:color w:val="000000"/>
                <w:sz w:val="18"/>
                <w:szCs w:val="18"/>
              </w:rPr>
            </w:pPr>
            <w:r>
              <w:rPr>
                <w:rFonts w:ascii="Times New Roman" w:hAnsi="Times New Roman"/>
                <w:color w:val="000000"/>
                <w:sz w:val="18"/>
                <w:szCs w:val="18"/>
              </w:rPr>
              <w:t>1</w:t>
            </w:r>
          </w:p>
        </w:tc>
        <w:tc>
          <w:tcPr>
            <w:tcW w:w="1148" w:type="pct"/>
            <w:tcBorders>
              <w:top w:val="single" w:color="auto" w:sz="4" w:space="0"/>
              <w:left w:val="nil"/>
              <w:bottom w:val="single" w:color="auto" w:sz="4" w:space="0"/>
              <w:right w:val="single" w:color="auto" w:sz="4" w:space="0"/>
            </w:tcBorders>
            <w:vAlign w:val="center"/>
          </w:tcPr>
          <w:p w14:paraId="194C8511">
            <w:pPr>
              <w:pStyle w:val="125"/>
              <w:rPr>
                <w:rFonts w:ascii="Times New Roman" w:hAnsi="Times New Roman"/>
                <w:color w:val="000000"/>
                <w:sz w:val="18"/>
                <w:szCs w:val="18"/>
              </w:rPr>
            </w:pPr>
            <w:r>
              <w:rPr>
                <w:rFonts w:ascii="Times New Roman" w:hAnsi="Times New Roman"/>
                <w:color w:val="000000"/>
                <w:sz w:val="18"/>
                <w:szCs w:val="18"/>
              </w:rPr>
              <w:t>0：更新成功</w:t>
            </w:r>
          </w:p>
          <w:p w14:paraId="5975B4AB">
            <w:pPr>
              <w:pStyle w:val="125"/>
              <w:rPr>
                <w:rFonts w:ascii="Times New Roman" w:hAnsi="Times New Roman"/>
                <w:color w:val="000000"/>
                <w:sz w:val="18"/>
                <w:szCs w:val="18"/>
              </w:rPr>
            </w:pPr>
            <w:r>
              <w:rPr>
                <w:rFonts w:ascii="Times New Roman" w:hAnsi="Times New Roman"/>
                <w:color w:val="000000"/>
                <w:sz w:val="18"/>
                <w:szCs w:val="18"/>
              </w:rPr>
              <w:t>1：更新失败</w:t>
            </w:r>
          </w:p>
        </w:tc>
      </w:tr>
      <w:tr w14:paraId="1BCA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6" w:type="pct"/>
            <w:tcBorders>
              <w:top w:val="single" w:color="auto" w:sz="4" w:space="0"/>
              <w:left w:val="single" w:color="auto" w:sz="4" w:space="0"/>
              <w:bottom w:val="single" w:color="auto" w:sz="4" w:space="0"/>
              <w:right w:val="single" w:color="auto" w:sz="4" w:space="0"/>
            </w:tcBorders>
            <w:vAlign w:val="center"/>
          </w:tcPr>
          <w:p w14:paraId="1284E40E">
            <w:pPr>
              <w:pStyle w:val="125"/>
              <w:rPr>
                <w:rFonts w:ascii="Times New Roman" w:hAnsi="Times New Roman"/>
                <w:color w:val="000000"/>
                <w:sz w:val="18"/>
                <w:szCs w:val="18"/>
              </w:rPr>
            </w:pPr>
            <w:r>
              <w:rPr>
                <w:rFonts w:ascii="Times New Roman" w:hAnsi="Times New Roman"/>
                <w:color w:val="000000"/>
                <w:sz w:val="18"/>
                <w:szCs w:val="18"/>
              </w:rPr>
              <w:t>保留</w:t>
            </w:r>
          </w:p>
        </w:tc>
        <w:tc>
          <w:tcPr>
            <w:tcW w:w="0" w:type="auto"/>
            <w:vMerge w:val="continue"/>
            <w:tcBorders>
              <w:top w:val="nil"/>
              <w:left w:val="nil"/>
              <w:bottom w:val="single" w:color="auto" w:sz="4" w:space="0"/>
              <w:right w:val="single" w:color="auto" w:sz="4" w:space="0"/>
            </w:tcBorders>
            <w:vAlign w:val="center"/>
          </w:tcPr>
          <w:p w14:paraId="7418F765">
            <w:pPr>
              <w:pStyle w:val="125"/>
              <w:rPr>
                <w:rFonts w:ascii="Times New Roman" w:hAnsi="Times New Roman"/>
                <w:color w:val="000000"/>
                <w:sz w:val="18"/>
                <w:szCs w:val="18"/>
              </w:rPr>
            </w:pPr>
          </w:p>
        </w:tc>
        <w:tc>
          <w:tcPr>
            <w:tcW w:w="1149" w:type="pct"/>
            <w:tcBorders>
              <w:top w:val="single" w:color="auto" w:sz="4" w:space="0"/>
              <w:left w:val="nil"/>
              <w:bottom w:val="single" w:color="auto" w:sz="4" w:space="0"/>
              <w:right w:val="single" w:color="auto" w:sz="4" w:space="0"/>
            </w:tcBorders>
            <w:vAlign w:val="center"/>
          </w:tcPr>
          <w:p w14:paraId="796DEB96">
            <w:pPr>
              <w:pStyle w:val="125"/>
              <w:rPr>
                <w:rFonts w:ascii="Times New Roman" w:hAnsi="Times New Roman"/>
                <w:color w:val="000000"/>
                <w:sz w:val="18"/>
                <w:szCs w:val="18"/>
              </w:rPr>
            </w:pPr>
            <w:r>
              <w:rPr>
                <w:rFonts w:ascii="Times New Roman" w:hAnsi="Times New Roman"/>
                <w:color w:val="000000"/>
                <w:sz w:val="18"/>
                <w:szCs w:val="18"/>
              </w:rPr>
              <w:t>7</w:t>
            </w:r>
          </w:p>
        </w:tc>
        <w:tc>
          <w:tcPr>
            <w:tcW w:w="1148" w:type="pct"/>
            <w:tcBorders>
              <w:top w:val="single" w:color="auto" w:sz="4" w:space="0"/>
              <w:left w:val="nil"/>
              <w:bottom w:val="single" w:color="auto" w:sz="4" w:space="0"/>
              <w:right w:val="single" w:color="auto" w:sz="4" w:space="0"/>
            </w:tcBorders>
            <w:vAlign w:val="center"/>
          </w:tcPr>
          <w:p w14:paraId="08CDA07A">
            <w:pPr>
              <w:pStyle w:val="125"/>
              <w:rPr>
                <w:rFonts w:ascii="Times New Roman" w:hAnsi="Times New Roman"/>
                <w:color w:val="000000"/>
                <w:sz w:val="18"/>
                <w:szCs w:val="18"/>
              </w:rPr>
            </w:pPr>
            <w:r>
              <w:rPr>
                <w:rFonts w:ascii="Times New Roman" w:hAnsi="Times New Roman"/>
                <w:color w:val="000000"/>
                <w:sz w:val="18"/>
                <w:szCs w:val="18"/>
              </w:rPr>
              <w:t>-</w:t>
            </w:r>
          </w:p>
        </w:tc>
      </w:tr>
    </w:tbl>
    <w:p w14:paraId="300CD1B7">
      <w:pPr>
        <w:pStyle w:val="57"/>
        <w:ind w:left="420" w:hanging="420"/>
      </w:pPr>
      <w:r>
        <w:rPr>
          <w:rFonts w:hint="eastAsia"/>
        </w:rPr>
        <w:t>RU_SNR信息告知</w:t>
      </w:r>
    </w:p>
    <w:p w14:paraId="0C7D3539">
      <w:pPr>
        <w:pStyle w:val="50"/>
      </w:pPr>
      <w:r>
        <w:rPr>
          <w:rFonts w:hint="eastAsia"/>
        </w:rPr>
        <w:t>RU SNR信号告知报文的数据格式如</w:t>
      </w:r>
      <w:r>
        <w:fldChar w:fldCharType="begin"/>
      </w:r>
      <w:r>
        <w:instrText xml:space="preserve"> </w:instrText>
      </w:r>
      <w:r>
        <w:rPr>
          <w:rFonts w:hint="eastAsia"/>
        </w:rPr>
        <w:instrText xml:space="preserve">REF _Ref219383785 \h</w:instrText>
      </w:r>
      <w:r>
        <w:instrText xml:space="preserve">  \* MERGEFORMAT </w:instrText>
      </w:r>
      <w:r>
        <w:fldChar w:fldCharType="separate"/>
      </w:r>
      <w:r>
        <w:t>表 158</w:t>
      </w:r>
      <w:r>
        <w:fldChar w:fldCharType="end"/>
      </w:r>
      <w:r>
        <w:rPr>
          <w:rFonts w:hint="eastAsia"/>
        </w:rPr>
        <w:t>所示，</w:t>
      </w:r>
    </w:p>
    <w:p w14:paraId="04D40ECF">
      <w:pPr>
        <w:pStyle w:val="10"/>
      </w:pPr>
      <w:bookmarkStart w:id="2738" w:name="_Ref219125586"/>
      <w:bookmarkEnd w:id="2738"/>
      <w:bookmarkStart w:id="2739" w:name="_Ref219383785"/>
      <w:r>
        <w:t xml:space="preserve">表 </w:t>
      </w:r>
      <w:r>
        <w:fldChar w:fldCharType="begin"/>
      </w:r>
      <w:r>
        <w:instrText xml:space="preserve"> SEQ 表 \* ARABIC </w:instrText>
      </w:r>
      <w:r>
        <w:fldChar w:fldCharType="separate"/>
      </w:r>
      <w:r>
        <w:t>158</w:t>
      </w:r>
      <w:r>
        <w:fldChar w:fldCharType="end"/>
      </w:r>
      <w:bookmarkEnd w:id="2739"/>
      <w:r>
        <w:rPr>
          <w:rFonts w:hint="eastAsia"/>
        </w:rPr>
        <w:t xml:space="preserve"> RU_SNR信息告知数据格式</w:t>
      </w:r>
    </w:p>
    <w:tbl>
      <w:tblPr>
        <w:tblStyle w:val="31"/>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1984"/>
        <w:gridCol w:w="1985"/>
        <w:gridCol w:w="1984"/>
      </w:tblGrid>
      <w:tr w14:paraId="69F1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69743BBB">
            <w:pPr>
              <w:pStyle w:val="125"/>
              <w:rPr>
                <w:rFonts w:ascii="Times New Roman" w:hAnsi="Times New Roman"/>
                <w:color w:val="000000"/>
                <w:sz w:val="18"/>
                <w:szCs w:val="18"/>
              </w:rPr>
            </w:pPr>
            <w:r>
              <w:rPr>
                <w:rFonts w:ascii="Times New Roman" w:hAnsi="Times New Roman"/>
                <w:color w:val="000000"/>
                <w:sz w:val="18"/>
                <w:szCs w:val="18"/>
              </w:rPr>
              <w:t>字段</w:t>
            </w:r>
          </w:p>
        </w:tc>
        <w:tc>
          <w:tcPr>
            <w:tcW w:w="1984" w:type="dxa"/>
            <w:tcBorders>
              <w:top w:val="single" w:color="auto" w:sz="4" w:space="0"/>
              <w:left w:val="nil"/>
              <w:bottom w:val="single" w:color="auto" w:sz="4" w:space="0"/>
              <w:right w:val="single" w:color="auto" w:sz="4" w:space="0"/>
            </w:tcBorders>
            <w:vAlign w:val="center"/>
          </w:tcPr>
          <w:p w14:paraId="4FB08F03">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985" w:type="dxa"/>
            <w:tcBorders>
              <w:top w:val="single" w:color="auto" w:sz="4" w:space="0"/>
              <w:left w:val="nil"/>
              <w:bottom w:val="single" w:color="auto" w:sz="4" w:space="0"/>
              <w:right w:val="single" w:color="auto" w:sz="4" w:space="0"/>
            </w:tcBorders>
            <w:vAlign w:val="center"/>
          </w:tcPr>
          <w:p w14:paraId="35C3B6D6">
            <w:pPr>
              <w:pStyle w:val="125"/>
              <w:rPr>
                <w:rFonts w:ascii="Times New Roman" w:hAnsi="Times New Roman"/>
                <w:color w:val="000000"/>
                <w:sz w:val="18"/>
                <w:szCs w:val="18"/>
              </w:rPr>
            </w:pPr>
            <w:r>
              <w:rPr>
                <w:rFonts w:ascii="Times New Roman" w:hAnsi="Times New Roman"/>
                <w:color w:val="000000"/>
                <w:sz w:val="18"/>
                <w:szCs w:val="18"/>
              </w:rPr>
              <w:t>字段大小(比特)</w:t>
            </w:r>
          </w:p>
        </w:tc>
        <w:tc>
          <w:tcPr>
            <w:tcW w:w="1984" w:type="dxa"/>
            <w:tcBorders>
              <w:top w:val="single" w:color="auto" w:sz="4" w:space="0"/>
              <w:left w:val="nil"/>
              <w:bottom w:val="single" w:color="auto" w:sz="4" w:space="0"/>
              <w:right w:val="single" w:color="auto" w:sz="4" w:space="0"/>
            </w:tcBorders>
            <w:vAlign w:val="center"/>
          </w:tcPr>
          <w:p w14:paraId="1DDE6A17">
            <w:pPr>
              <w:pStyle w:val="125"/>
              <w:rPr>
                <w:rFonts w:ascii="Times New Roman" w:hAnsi="Times New Roman"/>
                <w:color w:val="000000"/>
                <w:sz w:val="18"/>
                <w:szCs w:val="18"/>
              </w:rPr>
            </w:pPr>
            <w:r>
              <w:rPr>
                <w:rFonts w:ascii="Times New Roman" w:hAnsi="Times New Roman"/>
                <w:color w:val="000000"/>
                <w:sz w:val="18"/>
                <w:szCs w:val="18"/>
              </w:rPr>
              <w:t>备注</w:t>
            </w:r>
          </w:p>
        </w:tc>
      </w:tr>
      <w:tr w14:paraId="1004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17DE0079">
            <w:pPr>
              <w:pStyle w:val="125"/>
              <w:rPr>
                <w:rFonts w:ascii="Times New Roman" w:hAnsi="Times New Roman"/>
                <w:color w:val="000000"/>
                <w:sz w:val="18"/>
                <w:szCs w:val="18"/>
              </w:rPr>
            </w:pPr>
            <w:r>
              <w:rPr>
                <w:rFonts w:ascii="Times New Roman" w:hAnsi="Times New Roman"/>
                <w:color w:val="000000"/>
                <w:sz w:val="18"/>
                <w:szCs w:val="18"/>
              </w:rPr>
              <w:t>本站点TEI</w:t>
            </w:r>
          </w:p>
        </w:tc>
        <w:tc>
          <w:tcPr>
            <w:tcW w:w="1984" w:type="dxa"/>
            <w:tcBorders>
              <w:top w:val="single" w:color="auto" w:sz="4" w:space="0"/>
              <w:left w:val="nil"/>
              <w:bottom w:val="single" w:color="auto" w:sz="4" w:space="0"/>
              <w:right w:val="single" w:color="auto" w:sz="4" w:space="0"/>
            </w:tcBorders>
            <w:vAlign w:val="center"/>
          </w:tcPr>
          <w:p w14:paraId="0D7A911D">
            <w:pPr>
              <w:pStyle w:val="125"/>
              <w:rPr>
                <w:rFonts w:ascii="Times New Roman" w:hAnsi="Times New Roman"/>
                <w:color w:val="000000"/>
                <w:sz w:val="18"/>
                <w:szCs w:val="18"/>
              </w:rPr>
            </w:pPr>
            <w:r>
              <w:rPr>
                <w:rFonts w:ascii="Times New Roman" w:hAnsi="Times New Roman"/>
                <w:color w:val="000000"/>
                <w:sz w:val="18"/>
                <w:szCs w:val="18"/>
              </w:rPr>
              <w:t>0</w:t>
            </w:r>
          </w:p>
        </w:tc>
        <w:tc>
          <w:tcPr>
            <w:tcW w:w="1985" w:type="dxa"/>
            <w:vMerge w:val="restart"/>
            <w:tcBorders>
              <w:top w:val="nil"/>
              <w:left w:val="nil"/>
              <w:bottom w:val="single" w:color="auto" w:sz="4" w:space="0"/>
              <w:right w:val="single" w:color="auto" w:sz="4" w:space="0"/>
            </w:tcBorders>
            <w:vAlign w:val="center"/>
          </w:tcPr>
          <w:p w14:paraId="3137FDF8">
            <w:pPr>
              <w:pStyle w:val="125"/>
              <w:rPr>
                <w:rFonts w:ascii="Times New Roman" w:hAnsi="Times New Roman"/>
                <w:color w:val="000000"/>
                <w:sz w:val="18"/>
                <w:szCs w:val="18"/>
              </w:rPr>
            </w:pPr>
            <w:r>
              <w:rPr>
                <w:rFonts w:ascii="Times New Roman" w:hAnsi="Times New Roman"/>
                <w:color w:val="000000"/>
                <w:sz w:val="18"/>
                <w:szCs w:val="18"/>
              </w:rPr>
              <w:t>12</w:t>
            </w:r>
          </w:p>
        </w:tc>
        <w:tc>
          <w:tcPr>
            <w:tcW w:w="1984" w:type="dxa"/>
            <w:tcBorders>
              <w:top w:val="single" w:color="auto" w:sz="4" w:space="0"/>
              <w:left w:val="nil"/>
              <w:bottom w:val="single" w:color="auto" w:sz="4" w:space="0"/>
              <w:right w:val="single" w:color="auto" w:sz="4" w:space="0"/>
            </w:tcBorders>
            <w:vAlign w:val="center"/>
          </w:tcPr>
          <w:p w14:paraId="5E549979">
            <w:pPr>
              <w:pStyle w:val="125"/>
              <w:rPr>
                <w:rFonts w:ascii="Times New Roman" w:hAnsi="Times New Roman"/>
                <w:color w:val="000000"/>
                <w:sz w:val="18"/>
                <w:szCs w:val="18"/>
              </w:rPr>
            </w:pPr>
            <w:r>
              <w:rPr>
                <w:rFonts w:ascii="Times New Roman" w:hAnsi="Times New Roman"/>
                <w:color w:val="000000"/>
                <w:sz w:val="18"/>
                <w:szCs w:val="18"/>
              </w:rPr>
              <w:t>-</w:t>
            </w:r>
          </w:p>
        </w:tc>
      </w:tr>
      <w:tr w14:paraId="0062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5371F847">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3BF626C3">
            <w:pPr>
              <w:pStyle w:val="125"/>
              <w:rPr>
                <w:rFonts w:ascii="Times New Roman" w:hAnsi="Times New Roman"/>
                <w:color w:val="000000"/>
                <w:sz w:val="18"/>
                <w:szCs w:val="18"/>
              </w:rPr>
            </w:pPr>
            <w:r>
              <w:rPr>
                <w:rFonts w:ascii="Times New Roman" w:hAnsi="Times New Roman"/>
                <w:color w:val="000000"/>
                <w:sz w:val="18"/>
                <w:szCs w:val="18"/>
              </w:rPr>
              <w:t>1</w:t>
            </w:r>
          </w:p>
        </w:tc>
        <w:tc>
          <w:tcPr>
            <w:tcW w:w="1985" w:type="dxa"/>
            <w:vMerge w:val="continue"/>
            <w:tcBorders>
              <w:top w:val="nil"/>
              <w:left w:val="nil"/>
              <w:bottom w:val="single" w:color="auto" w:sz="4" w:space="0"/>
              <w:right w:val="single" w:color="auto" w:sz="4" w:space="0"/>
            </w:tcBorders>
            <w:vAlign w:val="center"/>
          </w:tcPr>
          <w:p w14:paraId="4090860C">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796F5FB5">
            <w:pPr>
              <w:pStyle w:val="125"/>
              <w:rPr>
                <w:rFonts w:ascii="Times New Roman" w:hAnsi="Times New Roman"/>
                <w:color w:val="000000"/>
                <w:sz w:val="18"/>
                <w:szCs w:val="18"/>
              </w:rPr>
            </w:pPr>
            <w:r>
              <w:rPr>
                <w:rFonts w:ascii="Times New Roman" w:hAnsi="Times New Roman"/>
                <w:color w:val="000000"/>
                <w:sz w:val="18"/>
                <w:szCs w:val="18"/>
              </w:rPr>
              <w:t>-</w:t>
            </w:r>
          </w:p>
        </w:tc>
      </w:tr>
      <w:tr w14:paraId="18601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6F95F9D9">
            <w:pPr>
              <w:pStyle w:val="125"/>
              <w:rPr>
                <w:rFonts w:ascii="Times New Roman" w:hAnsi="Times New Roman"/>
                <w:color w:val="000000"/>
                <w:sz w:val="18"/>
                <w:szCs w:val="18"/>
              </w:rPr>
            </w:pPr>
            <w:r>
              <w:rPr>
                <w:rFonts w:ascii="Times New Roman" w:hAnsi="Times New Roman"/>
                <w:color w:val="000000"/>
                <w:sz w:val="18"/>
                <w:szCs w:val="18"/>
              </w:rPr>
              <w:t>邻居站点起始TEI</w:t>
            </w:r>
          </w:p>
        </w:tc>
        <w:tc>
          <w:tcPr>
            <w:tcW w:w="1984" w:type="dxa"/>
            <w:tcBorders>
              <w:top w:val="single" w:color="auto" w:sz="4" w:space="0"/>
              <w:left w:val="nil"/>
              <w:bottom w:val="single" w:color="auto" w:sz="4" w:space="0"/>
              <w:right w:val="single" w:color="auto" w:sz="4" w:space="0"/>
            </w:tcBorders>
            <w:vAlign w:val="center"/>
          </w:tcPr>
          <w:p w14:paraId="5CA6E36B">
            <w:pPr>
              <w:pStyle w:val="125"/>
              <w:rPr>
                <w:rFonts w:ascii="Times New Roman" w:hAnsi="Times New Roman"/>
                <w:color w:val="000000"/>
                <w:sz w:val="18"/>
                <w:szCs w:val="18"/>
              </w:rPr>
            </w:pPr>
            <w:r>
              <w:rPr>
                <w:rFonts w:ascii="Times New Roman" w:hAnsi="Times New Roman"/>
                <w:color w:val="000000"/>
                <w:sz w:val="18"/>
                <w:szCs w:val="18"/>
              </w:rPr>
              <w:t>1</w:t>
            </w:r>
          </w:p>
        </w:tc>
        <w:tc>
          <w:tcPr>
            <w:tcW w:w="1985" w:type="dxa"/>
            <w:vMerge w:val="restart"/>
            <w:tcBorders>
              <w:top w:val="nil"/>
              <w:left w:val="nil"/>
              <w:bottom w:val="single" w:color="auto" w:sz="4" w:space="0"/>
              <w:right w:val="single" w:color="auto" w:sz="4" w:space="0"/>
            </w:tcBorders>
            <w:vAlign w:val="center"/>
          </w:tcPr>
          <w:p w14:paraId="4C1B194B">
            <w:pPr>
              <w:pStyle w:val="125"/>
              <w:rPr>
                <w:rFonts w:ascii="Times New Roman" w:hAnsi="Times New Roman"/>
                <w:color w:val="000000"/>
                <w:sz w:val="18"/>
                <w:szCs w:val="18"/>
              </w:rPr>
            </w:pPr>
            <w:r>
              <w:rPr>
                <w:rFonts w:ascii="Times New Roman" w:hAnsi="Times New Roman"/>
                <w:color w:val="000000"/>
                <w:sz w:val="18"/>
                <w:szCs w:val="18"/>
              </w:rPr>
              <w:t>12</w:t>
            </w:r>
          </w:p>
        </w:tc>
        <w:tc>
          <w:tcPr>
            <w:tcW w:w="1984" w:type="dxa"/>
            <w:tcBorders>
              <w:top w:val="single" w:color="auto" w:sz="4" w:space="0"/>
              <w:left w:val="nil"/>
              <w:bottom w:val="single" w:color="auto" w:sz="4" w:space="0"/>
              <w:right w:val="single" w:color="auto" w:sz="4" w:space="0"/>
            </w:tcBorders>
            <w:vAlign w:val="center"/>
          </w:tcPr>
          <w:p w14:paraId="6446F424">
            <w:pPr>
              <w:pStyle w:val="125"/>
              <w:rPr>
                <w:rFonts w:ascii="Times New Roman" w:hAnsi="Times New Roman"/>
                <w:color w:val="000000"/>
                <w:sz w:val="18"/>
                <w:szCs w:val="18"/>
              </w:rPr>
            </w:pPr>
            <w:r>
              <w:rPr>
                <w:rFonts w:ascii="Times New Roman" w:hAnsi="Times New Roman"/>
                <w:color w:val="000000"/>
                <w:sz w:val="18"/>
                <w:szCs w:val="18"/>
              </w:rPr>
              <w:t>-</w:t>
            </w:r>
          </w:p>
        </w:tc>
      </w:tr>
      <w:tr w14:paraId="6B6A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4A4E009C">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4FA4DE1F">
            <w:pPr>
              <w:pStyle w:val="125"/>
              <w:rPr>
                <w:rFonts w:ascii="Times New Roman" w:hAnsi="Times New Roman"/>
                <w:color w:val="000000"/>
                <w:sz w:val="18"/>
                <w:szCs w:val="18"/>
              </w:rPr>
            </w:pPr>
            <w:r>
              <w:rPr>
                <w:rFonts w:ascii="Times New Roman" w:hAnsi="Times New Roman"/>
                <w:color w:val="000000"/>
                <w:sz w:val="18"/>
                <w:szCs w:val="18"/>
              </w:rPr>
              <w:t>2</w:t>
            </w:r>
          </w:p>
        </w:tc>
        <w:tc>
          <w:tcPr>
            <w:tcW w:w="1985" w:type="dxa"/>
            <w:vMerge w:val="continue"/>
            <w:tcBorders>
              <w:top w:val="nil"/>
              <w:left w:val="nil"/>
              <w:bottom w:val="single" w:color="auto" w:sz="4" w:space="0"/>
              <w:right w:val="single" w:color="auto" w:sz="4" w:space="0"/>
            </w:tcBorders>
            <w:vAlign w:val="center"/>
          </w:tcPr>
          <w:p w14:paraId="2BF136C7">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3818F2E7">
            <w:pPr>
              <w:pStyle w:val="125"/>
              <w:rPr>
                <w:rFonts w:ascii="Times New Roman" w:hAnsi="Times New Roman"/>
                <w:color w:val="000000"/>
                <w:sz w:val="18"/>
                <w:szCs w:val="18"/>
              </w:rPr>
            </w:pPr>
            <w:r>
              <w:rPr>
                <w:rFonts w:ascii="Times New Roman" w:hAnsi="Times New Roman"/>
                <w:color w:val="000000"/>
                <w:sz w:val="18"/>
                <w:szCs w:val="18"/>
              </w:rPr>
              <w:t>-</w:t>
            </w:r>
          </w:p>
        </w:tc>
      </w:tr>
      <w:tr w14:paraId="7A95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68568ED7">
            <w:pPr>
              <w:pStyle w:val="125"/>
              <w:rPr>
                <w:rFonts w:ascii="Times New Roman" w:hAnsi="Times New Roman"/>
                <w:color w:val="000000"/>
                <w:sz w:val="18"/>
                <w:szCs w:val="18"/>
              </w:rPr>
            </w:pPr>
            <w:r>
              <w:rPr>
                <w:rFonts w:ascii="Times New Roman" w:hAnsi="Times New Roman"/>
                <w:color w:val="000000"/>
                <w:sz w:val="18"/>
                <w:szCs w:val="18"/>
              </w:rPr>
              <w:t>RU分组id</w:t>
            </w:r>
          </w:p>
        </w:tc>
        <w:tc>
          <w:tcPr>
            <w:tcW w:w="1984" w:type="dxa"/>
            <w:tcBorders>
              <w:top w:val="single" w:color="auto" w:sz="4" w:space="0"/>
              <w:left w:val="nil"/>
              <w:bottom w:val="single" w:color="auto" w:sz="4" w:space="0"/>
              <w:right w:val="single" w:color="auto" w:sz="4" w:space="0"/>
            </w:tcBorders>
            <w:vAlign w:val="center"/>
          </w:tcPr>
          <w:p w14:paraId="218C9B34">
            <w:pPr>
              <w:pStyle w:val="125"/>
              <w:rPr>
                <w:rFonts w:ascii="Times New Roman" w:hAnsi="Times New Roman"/>
                <w:color w:val="000000"/>
                <w:sz w:val="18"/>
                <w:szCs w:val="18"/>
              </w:rPr>
            </w:pPr>
            <w:r>
              <w:rPr>
                <w:rFonts w:ascii="Times New Roman" w:hAnsi="Times New Roman"/>
                <w:color w:val="000000"/>
                <w:sz w:val="18"/>
                <w:szCs w:val="18"/>
              </w:rPr>
              <w:t>3</w:t>
            </w:r>
          </w:p>
        </w:tc>
        <w:tc>
          <w:tcPr>
            <w:tcW w:w="1985" w:type="dxa"/>
            <w:tcBorders>
              <w:top w:val="single" w:color="auto" w:sz="4" w:space="0"/>
              <w:left w:val="nil"/>
              <w:bottom w:val="single" w:color="auto" w:sz="4" w:space="0"/>
              <w:right w:val="single" w:color="auto" w:sz="4" w:space="0"/>
            </w:tcBorders>
            <w:vAlign w:val="center"/>
          </w:tcPr>
          <w:p w14:paraId="79A46F37">
            <w:pPr>
              <w:pStyle w:val="125"/>
              <w:rPr>
                <w:rFonts w:ascii="Times New Roman" w:hAnsi="Times New Roman"/>
                <w:color w:val="000000"/>
                <w:sz w:val="18"/>
                <w:szCs w:val="18"/>
              </w:rPr>
            </w:pPr>
            <w:r>
              <w:rPr>
                <w:rFonts w:ascii="Times New Roman" w:hAnsi="Times New Roman"/>
                <w:color w:val="000000"/>
                <w:sz w:val="18"/>
                <w:szCs w:val="18"/>
              </w:rPr>
              <w:t>8</w:t>
            </w:r>
          </w:p>
        </w:tc>
        <w:tc>
          <w:tcPr>
            <w:tcW w:w="1984" w:type="dxa"/>
            <w:tcBorders>
              <w:top w:val="single" w:color="auto" w:sz="4" w:space="0"/>
              <w:left w:val="nil"/>
              <w:bottom w:val="single" w:color="auto" w:sz="4" w:space="0"/>
              <w:right w:val="single" w:color="auto" w:sz="4" w:space="0"/>
            </w:tcBorders>
            <w:vAlign w:val="center"/>
          </w:tcPr>
          <w:p w14:paraId="70DC1DA3">
            <w:pPr>
              <w:pStyle w:val="125"/>
              <w:rPr>
                <w:rFonts w:ascii="Times New Roman" w:hAnsi="Times New Roman"/>
                <w:color w:val="000000"/>
                <w:sz w:val="18"/>
                <w:szCs w:val="18"/>
              </w:rPr>
            </w:pPr>
            <w:r>
              <w:rPr>
                <w:rFonts w:ascii="Times New Roman" w:hAnsi="Times New Roman"/>
                <w:color w:val="000000"/>
                <w:sz w:val="18"/>
                <w:szCs w:val="18"/>
              </w:rPr>
              <w:t>根据RU分组id确定告知的邻居站点RU-SNR信息结构。</w:t>
            </w:r>
          </w:p>
          <w:p w14:paraId="11842732">
            <w:pPr>
              <w:pStyle w:val="125"/>
              <w:rPr>
                <w:rFonts w:ascii="Times New Roman" w:hAnsi="Times New Roman"/>
                <w:color w:val="000000"/>
                <w:sz w:val="18"/>
                <w:szCs w:val="18"/>
              </w:rPr>
            </w:pPr>
            <w:r>
              <w:rPr>
                <w:rFonts w:ascii="Times New Roman" w:hAnsi="Times New Roman"/>
                <w:color w:val="000000"/>
                <w:sz w:val="18"/>
                <w:szCs w:val="18"/>
              </w:rPr>
              <w:t>0：定义见“RU分组ID 0信息”；</w:t>
            </w:r>
          </w:p>
          <w:p w14:paraId="1E03F5D1">
            <w:pPr>
              <w:pStyle w:val="125"/>
              <w:rPr>
                <w:rFonts w:ascii="Times New Roman" w:hAnsi="Times New Roman"/>
                <w:color w:val="000000"/>
                <w:sz w:val="18"/>
                <w:szCs w:val="18"/>
              </w:rPr>
            </w:pPr>
            <w:r>
              <w:rPr>
                <w:rFonts w:ascii="Times New Roman" w:hAnsi="Times New Roman"/>
                <w:color w:val="000000"/>
                <w:sz w:val="18"/>
                <w:szCs w:val="18"/>
              </w:rPr>
              <w:t>其它：保留</w:t>
            </w:r>
          </w:p>
        </w:tc>
      </w:tr>
      <w:tr w14:paraId="6291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1B8B9348">
            <w:pPr>
              <w:pStyle w:val="125"/>
              <w:rPr>
                <w:rFonts w:ascii="Times New Roman" w:hAnsi="Times New Roman"/>
                <w:color w:val="000000"/>
                <w:sz w:val="18"/>
                <w:szCs w:val="18"/>
              </w:rPr>
            </w:pPr>
            <w:r>
              <w:rPr>
                <w:rFonts w:ascii="Times New Roman" w:hAnsi="Times New Roman"/>
                <w:color w:val="000000"/>
                <w:sz w:val="18"/>
                <w:szCs w:val="18"/>
              </w:rPr>
              <w:t>告知的邻居站点总数</w:t>
            </w:r>
          </w:p>
        </w:tc>
        <w:tc>
          <w:tcPr>
            <w:tcW w:w="1984" w:type="dxa"/>
            <w:tcBorders>
              <w:top w:val="single" w:color="auto" w:sz="4" w:space="0"/>
              <w:left w:val="nil"/>
              <w:bottom w:val="single" w:color="auto" w:sz="4" w:space="0"/>
              <w:right w:val="single" w:color="auto" w:sz="4" w:space="0"/>
            </w:tcBorders>
            <w:vAlign w:val="center"/>
          </w:tcPr>
          <w:p w14:paraId="57250397">
            <w:pPr>
              <w:pStyle w:val="125"/>
              <w:rPr>
                <w:rFonts w:ascii="Times New Roman" w:hAnsi="Times New Roman"/>
                <w:color w:val="000000"/>
                <w:sz w:val="18"/>
                <w:szCs w:val="18"/>
              </w:rPr>
            </w:pPr>
            <w:r>
              <w:rPr>
                <w:rFonts w:ascii="Times New Roman" w:hAnsi="Times New Roman"/>
                <w:color w:val="000000"/>
                <w:sz w:val="18"/>
                <w:szCs w:val="18"/>
              </w:rPr>
              <w:t>4-5</w:t>
            </w:r>
          </w:p>
        </w:tc>
        <w:tc>
          <w:tcPr>
            <w:tcW w:w="1985" w:type="dxa"/>
            <w:tcBorders>
              <w:top w:val="single" w:color="auto" w:sz="4" w:space="0"/>
              <w:left w:val="nil"/>
              <w:bottom w:val="single" w:color="auto" w:sz="4" w:space="0"/>
              <w:right w:val="single" w:color="auto" w:sz="4" w:space="0"/>
            </w:tcBorders>
            <w:vAlign w:val="center"/>
          </w:tcPr>
          <w:p w14:paraId="7D093EC6">
            <w:pPr>
              <w:pStyle w:val="125"/>
              <w:rPr>
                <w:rFonts w:ascii="Times New Roman" w:hAnsi="Times New Roman"/>
                <w:color w:val="000000"/>
                <w:sz w:val="18"/>
                <w:szCs w:val="18"/>
              </w:rPr>
            </w:pPr>
            <w:r>
              <w:rPr>
                <w:rFonts w:ascii="Times New Roman" w:hAnsi="Times New Roman"/>
                <w:color w:val="000000"/>
                <w:sz w:val="18"/>
                <w:szCs w:val="18"/>
              </w:rPr>
              <w:t>16</w:t>
            </w:r>
          </w:p>
        </w:tc>
        <w:tc>
          <w:tcPr>
            <w:tcW w:w="1984" w:type="dxa"/>
            <w:tcBorders>
              <w:top w:val="single" w:color="auto" w:sz="4" w:space="0"/>
              <w:left w:val="nil"/>
              <w:bottom w:val="single" w:color="auto" w:sz="4" w:space="0"/>
              <w:right w:val="single" w:color="auto" w:sz="4" w:space="0"/>
            </w:tcBorders>
            <w:vAlign w:val="center"/>
          </w:tcPr>
          <w:p w14:paraId="0C089DF4">
            <w:pPr>
              <w:pStyle w:val="125"/>
              <w:rPr>
                <w:rFonts w:ascii="Times New Roman" w:hAnsi="Times New Roman"/>
                <w:color w:val="000000"/>
                <w:sz w:val="18"/>
                <w:szCs w:val="18"/>
              </w:rPr>
            </w:pPr>
            <w:r>
              <w:rPr>
                <w:rFonts w:ascii="Times New Roman" w:hAnsi="Times New Roman"/>
                <w:color w:val="000000"/>
                <w:sz w:val="18"/>
                <w:szCs w:val="18"/>
              </w:rPr>
              <w:t>-</w:t>
            </w:r>
          </w:p>
        </w:tc>
      </w:tr>
      <w:tr w14:paraId="7CE4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5575226C">
            <w:pPr>
              <w:pStyle w:val="125"/>
              <w:rPr>
                <w:rFonts w:ascii="Times New Roman" w:hAnsi="Times New Roman"/>
                <w:color w:val="000000"/>
                <w:sz w:val="18"/>
                <w:szCs w:val="18"/>
              </w:rPr>
            </w:pPr>
            <w:r>
              <w:rPr>
                <w:rFonts w:ascii="Times New Roman" w:hAnsi="Times New Roman"/>
                <w:color w:val="000000"/>
                <w:sz w:val="18"/>
                <w:szCs w:val="18"/>
              </w:rPr>
              <w:t>邻居站点位图长度</w:t>
            </w:r>
          </w:p>
        </w:tc>
        <w:tc>
          <w:tcPr>
            <w:tcW w:w="1984" w:type="dxa"/>
            <w:tcBorders>
              <w:top w:val="single" w:color="auto" w:sz="4" w:space="0"/>
              <w:left w:val="nil"/>
              <w:bottom w:val="single" w:color="auto" w:sz="4" w:space="0"/>
              <w:right w:val="single" w:color="auto" w:sz="4" w:space="0"/>
            </w:tcBorders>
            <w:vAlign w:val="center"/>
          </w:tcPr>
          <w:p w14:paraId="5B42977B">
            <w:pPr>
              <w:pStyle w:val="125"/>
              <w:rPr>
                <w:rFonts w:ascii="Times New Roman" w:hAnsi="Times New Roman"/>
                <w:color w:val="000000"/>
                <w:sz w:val="18"/>
                <w:szCs w:val="18"/>
              </w:rPr>
            </w:pPr>
            <w:r>
              <w:rPr>
                <w:rFonts w:ascii="Times New Roman" w:hAnsi="Times New Roman"/>
                <w:color w:val="000000"/>
                <w:sz w:val="18"/>
                <w:szCs w:val="18"/>
              </w:rPr>
              <w:t>6-7</w:t>
            </w:r>
          </w:p>
        </w:tc>
        <w:tc>
          <w:tcPr>
            <w:tcW w:w="1985" w:type="dxa"/>
            <w:tcBorders>
              <w:top w:val="single" w:color="auto" w:sz="4" w:space="0"/>
              <w:left w:val="nil"/>
              <w:bottom w:val="single" w:color="auto" w:sz="4" w:space="0"/>
              <w:right w:val="single" w:color="auto" w:sz="4" w:space="0"/>
            </w:tcBorders>
            <w:vAlign w:val="center"/>
          </w:tcPr>
          <w:p w14:paraId="7CFFC17C">
            <w:pPr>
              <w:pStyle w:val="125"/>
              <w:rPr>
                <w:rFonts w:ascii="Times New Roman" w:hAnsi="Times New Roman"/>
                <w:color w:val="000000"/>
                <w:sz w:val="18"/>
                <w:szCs w:val="18"/>
              </w:rPr>
            </w:pPr>
            <w:r>
              <w:rPr>
                <w:rFonts w:ascii="Times New Roman" w:hAnsi="Times New Roman"/>
                <w:color w:val="000000"/>
                <w:sz w:val="18"/>
                <w:szCs w:val="18"/>
              </w:rPr>
              <w:t>16</w:t>
            </w:r>
          </w:p>
        </w:tc>
        <w:tc>
          <w:tcPr>
            <w:tcW w:w="1984" w:type="dxa"/>
            <w:tcBorders>
              <w:top w:val="single" w:color="auto" w:sz="4" w:space="0"/>
              <w:left w:val="nil"/>
              <w:bottom w:val="single" w:color="auto" w:sz="4" w:space="0"/>
              <w:right w:val="single" w:color="auto" w:sz="4" w:space="0"/>
            </w:tcBorders>
            <w:vAlign w:val="center"/>
          </w:tcPr>
          <w:p w14:paraId="4FF606DF">
            <w:pPr>
              <w:pStyle w:val="125"/>
              <w:rPr>
                <w:rFonts w:ascii="Times New Roman" w:hAnsi="Times New Roman"/>
                <w:color w:val="000000"/>
                <w:sz w:val="18"/>
                <w:szCs w:val="18"/>
              </w:rPr>
            </w:pPr>
            <w:r>
              <w:rPr>
                <w:rFonts w:ascii="Times New Roman" w:hAnsi="Times New Roman"/>
                <w:color w:val="000000"/>
                <w:sz w:val="18"/>
                <w:szCs w:val="18"/>
              </w:rPr>
              <w:t>-</w:t>
            </w:r>
          </w:p>
        </w:tc>
      </w:tr>
      <w:tr w14:paraId="4B991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3E8B63CE">
            <w:pPr>
              <w:pStyle w:val="125"/>
              <w:rPr>
                <w:rFonts w:ascii="Times New Roman" w:hAnsi="Times New Roman"/>
                <w:color w:val="000000"/>
                <w:sz w:val="18"/>
                <w:szCs w:val="18"/>
              </w:rPr>
            </w:pPr>
            <w:r>
              <w:rPr>
                <w:rFonts w:ascii="Times New Roman" w:hAnsi="Times New Roman"/>
                <w:color w:val="000000"/>
                <w:sz w:val="18"/>
                <w:szCs w:val="18"/>
              </w:rPr>
              <w:t>邻居站点位图</w:t>
            </w:r>
          </w:p>
        </w:tc>
        <w:tc>
          <w:tcPr>
            <w:tcW w:w="1984" w:type="dxa"/>
            <w:tcBorders>
              <w:top w:val="single" w:color="auto" w:sz="4" w:space="0"/>
              <w:left w:val="nil"/>
              <w:bottom w:val="single" w:color="auto" w:sz="4" w:space="0"/>
              <w:right w:val="single" w:color="auto" w:sz="4" w:space="0"/>
            </w:tcBorders>
            <w:vAlign w:val="center"/>
          </w:tcPr>
          <w:p w14:paraId="5504646E">
            <w:pPr>
              <w:pStyle w:val="125"/>
              <w:rPr>
                <w:rFonts w:ascii="Times New Roman" w:hAnsi="Times New Roman"/>
                <w:color w:val="000000"/>
                <w:sz w:val="18"/>
                <w:szCs w:val="18"/>
              </w:rPr>
            </w:pPr>
            <w:r>
              <w:rPr>
                <w:rFonts w:ascii="Times New Roman" w:hAnsi="Times New Roman"/>
                <w:color w:val="000000"/>
                <w:sz w:val="18"/>
                <w:szCs w:val="18"/>
              </w:rPr>
              <w:t>8-N</w:t>
            </w:r>
          </w:p>
        </w:tc>
        <w:tc>
          <w:tcPr>
            <w:tcW w:w="1985" w:type="dxa"/>
            <w:tcBorders>
              <w:top w:val="single" w:color="auto" w:sz="4" w:space="0"/>
              <w:left w:val="nil"/>
              <w:bottom w:val="single" w:color="auto" w:sz="4" w:space="0"/>
              <w:right w:val="single" w:color="auto" w:sz="4" w:space="0"/>
            </w:tcBorders>
            <w:vAlign w:val="center"/>
          </w:tcPr>
          <w:p w14:paraId="38649E62">
            <w:pPr>
              <w:pStyle w:val="125"/>
              <w:rPr>
                <w:rFonts w:ascii="Times New Roman" w:hAnsi="Times New Roman"/>
                <w:color w:val="000000"/>
                <w:sz w:val="18"/>
                <w:szCs w:val="18"/>
              </w:rPr>
            </w:pPr>
            <w:r>
              <w:rPr>
                <w:rFonts w:ascii="Times New Roman" w:hAnsi="Times New Roman"/>
                <w:color w:val="000000"/>
                <w:sz w:val="18"/>
                <w:szCs w:val="18"/>
              </w:rPr>
              <w:t>可变长</w:t>
            </w:r>
          </w:p>
        </w:tc>
        <w:tc>
          <w:tcPr>
            <w:tcW w:w="1984" w:type="dxa"/>
            <w:tcBorders>
              <w:top w:val="single" w:color="auto" w:sz="4" w:space="0"/>
              <w:left w:val="nil"/>
              <w:bottom w:val="single" w:color="auto" w:sz="4" w:space="0"/>
              <w:right w:val="single" w:color="auto" w:sz="4" w:space="0"/>
            </w:tcBorders>
            <w:vAlign w:val="center"/>
          </w:tcPr>
          <w:p w14:paraId="390A03FF">
            <w:pPr>
              <w:pStyle w:val="125"/>
              <w:rPr>
                <w:rFonts w:ascii="Times New Roman" w:hAnsi="Times New Roman"/>
                <w:color w:val="000000"/>
                <w:sz w:val="18"/>
                <w:szCs w:val="18"/>
              </w:rPr>
            </w:pPr>
            <w:r>
              <w:rPr>
                <w:rFonts w:ascii="Times New Roman" w:hAnsi="Times New Roman"/>
                <w:color w:val="000000"/>
                <w:sz w:val="18"/>
                <w:szCs w:val="18"/>
              </w:rPr>
              <w:t>-</w:t>
            </w:r>
          </w:p>
        </w:tc>
      </w:tr>
      <w:tr w14:paraId="44AE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3814A0C2">
            <w:pPr>
              <w:pStyle w:val="125"/>
              <w:rPr>
                <w:rFonts w:ascii="Times New Roman" w:hAnsi="Times New Roman"/>
                <w:color w:val="000000"/>
                <w:sz w:val="18"/>
                <w:szCs w:val="18"/>
              </w:rPr>
            </w:pPr>
            <w:r>
              <w:rPr>
                <w:rFonts w:ascii="Times New Roman" w:hAnsi="Times New Roman"/>
                <w:color w:val="000000"/>
                <w:sz w:val="18"/>
                <w:szCs w:val="18"/>
              </w:rPr>
              <w:t>邻居站点0的RU_SNR信息</w:t>
            </w:r>
          </w:p>
        </w:tc>
        <w:tc>
          <w:tcPr>
            <w:tcW w:w="1984" w:type="dxa"/>
            <w:tcBorders>
              <w:top w:val="single" w:color="auto" w:sz="4" w:space="0"/>
              <w:left w:val="nil"/>
              <w:bottom w:val="single" w:color="auto" w:sz="4" w:space="0"/>
              <w:right w:val="single" w:color="auto" w:sz="4" w:space="0"/>
            </w:tcBorders>
            <w:vAlign w:val="center"/>
          </w:tcPr>
          <w:p w14:paraId="5649CD31">
            <w:pPr>
              <w:pStyle w:val="125"/>
              <w:rPr>
                <w:rFonts w:ascii="Times New Roman" w:hAnsi="Times New Roman"/>
                <w:color w:val="000000"/>
                <w:sz w:val="18"/>
                <w:szCs w:val="18"/>
              </w:rPr>
            </w:pPr>
            <w:r>
              <w:rPr>
                <w:rFonts w:ascii="Times New Roman" w:hAnsi="Times New Roman"/>
                <w:color w:val="000000"/>
                <w:sz w:val="18"/>
                <w:szCs w:val="18"/>
              </w:rPr>
              <w:t>起始字节可变</w:t>
            </w:r>
          </w:p>
        </w:tc>
        <w:tc>
          <w:tcPr>
            <w:tcW w:w="1985" w:type="dxa"/>
            <w:tcBorders>
              <w:top w:val="single" w:color="auto" w:sz="4" w:space="0"/>
              <w:left w:val="nil"/>
              <w:bottom w:val="single" w:color="auto" w:sz="4" w:space="0"/>
              <w:right w:val="single" w:color="auto" w:sz="4" w:space="0"/>
            </w:tcBorders>
            <w:vAlign w:val="center"/>
          </w:tcPr>
          <w:p w14:paraId="43144AA5">
            <w:pPr>
              <w:pStyle w:val="125"/>
              <w:rPr>
                <w:rFonts w:ascii="Times New Roman" w:hAnsi="Times New Roman"/>
                <w:color w:val="000000"/>
                <w:sz w:val="18"/>
                <w:szCs w:val="18"/>
              </w:rPr>
            </w:pPr>
            <w:r>
              <w:rPr>
                <w:rFonts w:ascii="Times New Roman" w:hAnsi="Times New Roman"/>
                <w:color w:val="000000"/>
                <w:sz w:val="18"/>
                <w:szCs w:val="18"/>
              </w:rPr>
              <w:t>可变长</w:t>
            </w:r>
          </w:p>
        </w:tc>
        <w:tc>
          <w:tcPr>
            <w:tcW w:w="1984" w:type="dxa"/>
            <w:tcBorders>
              <w:top w:val="single" w:color="auto" w:sz="4" w:space="0"/>
              <w:left w:val="nil"/>
              <w:bottom w:val="single" w:color="auto" w:sz="4" w:space="0"/>
              <w:right w:val="single" w:color="auto" w:sz="4" w:space="0"/>
            </w:tcBorders>
            <w:vAlign w:val="center"/>
          </w:tcPr>
          <w:p w14:paraId="58976282">
            <w:pPr>
              <w:pStyle w:val="125"/>
              <w:rPr>
                <w:rFonts w:ascii="Times New Roman" w:hAnsi="Times New Roman"/>
                <w:color w:val="000000"/>
                <w:sz w:val="18"/>
                <w:szCs w:val="18"/>
              </w:rPr>
            </w:pPr>
            <w:r>
              <w:rPr>
                <w:rFonts w:ascii="Times New Roman" w:hAnsi="Times New Roman"/>
                <w:color w:val="000000"/>
                <w:sz w:val="18"/>
                <w:szCs w:val="18"/>
              </w:rPr>
              <w:t>根据RU分组id查找具体的信息定义；</w:t>
            </w:r>
          </w:p>
        </w:tc>
      </w:tr>
      <w:tr w14:paraId="01B6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03C36BB5">
            <w:pPr>
              <w:pStyle w:val="125"/>
              <w:rPr>
                <w:rFonts w:ascii="Times New Roman" w:hAnsi="Times New Roman"/>
                <w:color w:val="000000"/>
                <w:sz w:val="18"/>
                <w:szCs w:val="18"/>
              </w:rPr>
            </w:pPr>
            <w:r>
              <w:rPr>
                <w:rFonts w:ascii="Times New Roman" w:hAnsi="Times New Roman"/>
                <w:color w:val="000000"/>
                <w:sz w:val="18"/>
                <w:szCs w:val="18"/>
              </w:rPr>
              <w:t>……</w:t>
            </w:r>
          </w:p>
        </w:tc>
        <w:tc>
          <w:tcPr>
            <w:tcW w:w="1984" w:type="dxa"/>
            <w:tcBorders>
              <w:top w:val="single" w:color="auto" w:sz="4" w:space="0"/>
              <w:left w:val="nil"/>
              <w:bottom w:val="single" w:color="auto" w:sz="4" w:space="0"/>
              <w:right w:val="single" w:color="auto" w:sz="4" w:space="0"/>
            </w:tcBorders>
            <w:vAlign w:val="center"/>
          </w:tcPr>
          <w:p w14:paraId="11DCA4A8">
            <w:pPr>
              <w:pStyle w:val="125"/>
              <w:rPr>
                <w:rFonts w:ascii="Times New Roman" w:hAnsi="Times New Roman"/>
                <w:color w:val="000000"/>
                <w:sz w:val="18"/>
                <w:szCs w:val="18"/>
              </w:rPr>
            </w:pPr>
          </w:p>
        </w:tc>
        <w:tc>
          <w:tcPr>
            <w:tcW w:w="1985" w:type="dxa"/>
            <w:tcBorders>
              <w:top w:val="single" w:color="auto" w:sz="4" w:space="0"/>
              <w:left w:val="nil"/>
              <w:bottom w:val="single" w:color="auto" w:sz="4" w:space="0"/>
              <w:right w:val="single" w:color="auto" w:sz="4" w:space="0"/>
            </w:tcBorders>
            <w:vAlign w:val="center"/>
          </w:tcPr>
          <w:p w14:paraId="23CBDFDD">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4B0C505B">
            <w:pPr>
              <w:pStyle w:val="125"/>
              <w:rPr>
                <w:rFonts w:ascii="Times New Roman" w:hAnsi="Times New Roman"/>
                <w:color w:val="000000"/>
                <w:sz w:val="18"/>
                <w:szCs w:val="18"/>
              </w:rPr>
            </w:pPr>
            <w:r>
              <w:rPr>
                <w:rFonts w:ascii="Times New Roman" w:hAnsi="Times New Roman"/>
                <w:color w:val="000000"/>
                <w:sz w:val="18"/>
                <w:szCs w:val="18"/>
              </w:rPr>
              <w:t>-</w:t>
            </w:r>
          </w:p>
        </w:tc>
      </w:tr>
      <w:tr w14:paraId="285D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1BF2793C">
            <w:pPr>
              <w:pStyle w:val="125"/>
              <w:rPr>
                <w:rFonts w:ascii="Times New Roman" w:hAnsi="Times New Roman"/>
                <w:color w:val="000000"/>
                <w:sz w:val="18"/>
                <w:szCs w:val="18"/>
              </w:rPr>
            </w:pPr>
            <w:r>
              <w:rPr>
                <w:rFonts w:ascii="Times New Roman" w:hAnsi="Times New Roman"/>
                <w:color w:val="000000"/>
                <w:sz w:val="18"/>
                <w:szCs w:val="18"/>
              </w:rPr>
              <w:t>邻居站点k的RU_SNR信息</w:t>
            </w:r>
          </w:p>
        </w:tc>
        <w:tc>
          <w:tcPr>
            <w:tcW w:w="1984" w:type="dxa"/>
            <w:tcBorders>
              <w:top w:val="single" w:color="auto" w:sz="4" w:space="0"/>
              <w:left w:val="nil"/>
              <w:bottom w:val="single" w:color="auto" w:sz="4" w:space="0"/>
              <w:right w:val="single" w:color="auto" w:sz="4" w:space="0"/>
            </w:tcBorders>
            <w:vAlign w:val="center"/>
          </w:tcPr>
          <w:p w14:paraId="78C649FF">
            <w:pPr>
              <w:pStyle w:val="125"/>
              <w:rPr>
                <w:rFonts w:ascii="Times New Roman" w:hAnsi="Times New Roman"/>
                <w:color w:val="000000"/>
                <w:sz w:val="18"/>
                <w:szCs w:val="18"/>
              </w:rPr>
            </w:pPr>
            <w:r>
              <w:rPr>
                <w:rFonts w:ascii="Times New Roman" w:hAnsi="Times New Roman"/>
                <w:color w:val="000000"/>
                <w:sz w:val="18"/>
                <w:szCs w:val="18"/>
              </w:rPr>
              <w:t>起始字节可变</w:t>
            </w:r>
          </w:p>
        </w:tc>
        <w:tc>
          <w:tcPr>
            <w:tcW w:w="1985" w:type="dxa"/>
            <w:tcBorders>
              <w:top w:val="single" w:color="auto" w:sz="4" w:space="0"/>
              <w:left w:val="nil"/>
              <w:bottom w:val="single" w:color="auto" w:sz="4" w:space="0"/>
              <w:right w:val="single" w:color="auto" w:sz="4" w:space="0"/>
            </w:tcBorders>
            <w:vAlign w:val="center"/>
          </w:tcPr>
          <w:p w14:paraId="39B9B3F3">
            <w:pPr>
              <w:pStyle w:val="125"/>
              <w:rPr>
                <w:rFonts w:ascii="Times New Roman" w:hAnsi="Times New Roman"/>
                <w:color w:val="000000"/>
                <w:sz w:val="18"/>
                <w:szCs w:val="18"/>
              </w:rPr>
            </w:pPr>
            <w:r>
              <w:rPr>
                <w:rFonts w:ascii="Times New Roman" w:hAnsi="Times New Roman"/>
                <w:color w:val="000000"/>
                <w:sz w:val="18"/>
                <w:szCs w:val="18"/>
              </w:rPr>
              <w:t>可变长</w:t>
            </w:r>
          </w:p>
        </w:tc>
        <w:tc>
          <w:tcPr>
            <w:tcW w:w="1984" w:type="dxa"/>
            <w:tcBorders>
              <w:top w:val="single" w:color="auto" w:sz="4" w:space="0"/>
              <w:left w:val="nil"/>
              <w:bottom w:val="single" w:color="auto" w:sz="4" w:space="0"/>
              <w:right w:val="single" w:color="auto" w:sz="4" w:space="0"/>
            </w:tcBorders>
            <w:vAlign w:val="center"/>
          </w:tcPr>
          <w:p w14:paraId="2065FB13">
            <w:pPr>
              <w:pStyle w:val="125"/>
              <w:rPr>
                <w:rFonts w:ascii="Times New Roman" w:hAnsi="Times New Roman"/>
                <w:color w:val="000000"/>
                <w:sz w:val="18"/>
                <w:szCs w:val="18"/>
              </w:rPr>
            </w:pPr>
            <w:r>
              <w:rPr>
                <w:rFonts w:ascii="Times New Roman" w:hAnsi="Times New Roman"/>
                <w:color w:val="000000"/>
                <w:sz w:val="18"/>
                <w:szCs w:val="18"/>
              </w:rPr>
              <w:t>-</w:t>
            </w:r>
          </w:p>
        </w:tc>
      </w:tr>
    </w:tbl>
    <w:p w14:paraId="2A51F7D1">
      <w:pPr>
        <w:pStyle w:val="50"/>
      </w:pPr>
      <w:r>
        <w:t xml:space="preserve"> </w:t>
      </w:r>
    </w:p>
    <w:p w14:paraId="11049496">
      <w:pPr>
        <w:pStyle w:val="50"/>
      </w:pPr>
      <w:r>
        <w:rPr>
          <w:rFonts w:hint="eastAsia"/>
        </w:rPr>
        <w:t>RU分组的ID 0信息如</w:t>
      </w:r>
      <w:r>
        <w:fldChar w:fldCharType="begin"/>
      </w:r>
      <w:r>
        <w:instrText xml:space="preserve"> </w:instrText>
      </w:r>
      <w:r>
        <w:rPr>
          <w:rFonts w:hint="eastAsia"/>
        </w:rPr>
        <w:instrText xml:space="preserve">REF _Ref219383804 \h</w:instrText>
      </w:r>
      <w:r>
        <w:instrText xml:space="preserve">  \* MERGEFORMAT </w:instrText>
      </w:r>
      <w:r>
        <w:fldChar w:fldCharType="separate"/>
      </w:r>
      <w:r>
        <w:t>表 159</w:t>
      </w:r>
      <w:r>
        <w:fldChar w:fldCharType="end"/>
      </w:r>
      <w:r>
        <w:rPr>
          <w:rFonts w:hint="eastAsia"/>
        </w:rPr>
        <w:t>所示。</w:t>
      </w:r>
    </w:p>
    <w:p w14:paraId="1079CC96">
      <w:pPr>
        <w:pStyle w:val="10"/>
      </w:pPr>
      <w:bookmarkStart w:id="2740" w:name="_Ref219125632"/>
      <w:bookmarkEnd w:id="2740"/>
      <w:bookmarkStart w:id="2741" w:name="_Ref219383804"/>
      <w:r>
        <w:t xml:space="preserve">表 </w:t>
      </w:r>
      <w:r>
        <w:fldChar w:fldCharType="begin"/>
      </w:r>
      <w:r>
        <w:instrText xml:space="preserve"> SEQ 表 \* ARABIC </w:instrText>
      </w:r>
      <w:r>
        <w:fldChar w:fldCharType="separate"/>
      </w:r>
      <w:r>
        <w:t>159</w:t>
      </w:r>
      <w:r>
        <w:fldChar w:fldCharType="end"/>
      </w:r>
      <w:bookmarkEnd w:id="2741"/>
      <w:r>
        <w:rPr>
          <w:rFonts w:hint="eastAsia"/>
        </w:rPr>
        <w:t xml:space="preserve"> RU分组ID 0信息</w:t>
      </w:r>
    </w:p>
    <w:tbl>
      <w:tblPr>
        <w:tblStyle w:val="31"/>
        <w:tblW w:w="8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1984"/>
        <w:gridCol w:w="1985"/>
        <w:gridCol w:w="1984"/>
      </w:tblGrid>
      <w:tr w14:paraId="30599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2E9496E1">
            <w:pPr>
              <w:pStyle w:val="125"/>
              <w:rPr>
                <w:rFonts w:ascii="Times New Roman" w:hAnsi="Times New Roman"/>
                <w:color w:val="000000"/>
                <w:sz w:val="18"/>
                <w:szCs w:val="18"/>
              </w:rPr>
            </w:pPr>
            <w:r>
              <w:rPr>
                <w:rFonts w:ascii="Times New Roman" w:hAnsi="Times New Roman"/>
                <w:color w:val="000000"/>
                <w:sz w:val="18"/>
                <w:szCs w:val="18"/>
              </w:rPr>
              <w:t>字段</w:t>
            </w:r>
          </w:p>
        </w:tc>
        <w:tc>
          <w:tcPr>
            <w:tcW w:w="1984" w:type="dxa"/>
            <w:tcBorders>
              <w:top w:val="single" w:color="auto" w:sz="4" w:space="0"/>
              <w:left w:val="nil"/>
              <w:bottom w:val="single" w:color="auto" w:sz="4" w:space="0"/>
              <w:right w:val="single" w:color="auto" w:sz="4" w:space="0"/>
            </w:tcBorders>
            <w:vAlign w:val="center"/>
          </w:tcPr>
          <w:p w14:paraId="0D767A65">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985" w:type="dxa"/>
            <w:tcBorders>
              <w:top w:val="single" w:color="auto" w:sz="4" w:space="0"/>
              <w:left w:val="nil"/>
              <w:bottom w:val="single" w:color="auto" w:sz="4" w:space="0"/>
              <w:right w:val="single" w:color="auto" w:sz="4" w:space="0"/>
            </w:tcBorders>
            <w:vAlign w:val="center"/>
          </w:tcPr>
          <w:p w14:paraId="61C03BFB">
            <w:pPr>
              <w:pStyle w:val="125"/>
              <w:rPr>
                <w:rFonts w:ascii="Times New Roman" w:hAnsi="Times New Roman"/>
                <w:color w:val="000000"/>
                <w:sz w:val="18"/>
                <w:szCs w:val="18"/>
              </w:rPr>
            </w:pPr>
            <w:r>
              <w:rPr>
                <w:rFonts w:ascii="Times New Roman" w:hAnsi="Times New Roman"/>
                <w:color w:val="000000"/>
                <w:sz w:val="18"/>
                <w:szCs w:val="18"/>
              </w:rPr>
              <w:t>比特位</w:t>
            </w:r>
          </w:p>
        </w:tc>
        <w:tc>
          <w:tcPr>
            <w:tcW w:w="1984" w:type="dxa"/>
            <w:tcBorders>
              <w:top w:val="single" w:color="auto" w:sz="4" w:space="0"/>
              <w:left w:val="nil"/>
              <w:bottom w:val="single" w:color="auto" w:sz="4" w:space="0"/>
              <w:right w:val="single" w:color="auto" w:sz="4" w:space="0"/>
            </w:tcBorders>
            <w:vAlign w:val="center"/>
          </w:tcPr>
          <w:p w14:paraId="746ABA55">
            <w:pPr>
              <w:pStyle w:val="125"/>
              <w:rPr>
                <w:rFonts w:ascii="Times New Roman" w:hAnsi="Times New Roman"/>
                <w:color w:val="000000"/>
                <w:sz w:val="18"/>
                <w:szCs w:val="18"/>
              </w:rPr>
            </w:pPr>
            <w:r>
              <w:rPr>
                <w:rFonts w:ascii="Times New Roman" w:hAnsi="Times New Roman"/>
                <w:color w:val="000000"/>
                <w:sz w:val="18"/>
                <w:szCs w:val="18"/>
              </w:rPr>
              <w:t>载波范围</w:t>
            </w:r>
          </w:p>
        </w:tc>
      </w:tr>
      <w:tr w14:paraId="3B36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4C70639C">
            <w:pPr>
              <w:pStyle w:val="125"/>
              <w:rPr>
                <w:rFonts w:ascii="Times New Roman" w:hAnsi="Times New Roman"/>
                <w:color w:val="000000"/>
                <w:sz w:val="18"/>
                <w:szCs w:val="18"/>
              </w:rPr>
            </w:pPr>
            <w:r>
              <w:rPr>
                <w:rFonts w:ascii="Times New Roman" w:hAnsi="Times New Roman"/>
                <w:color w:val="000000"/>
                <w:sz w:val="18"/>
                <w:szCs w:val="18"/>
              </w:rPr>
              <w:t>RU0_SNR</w:t>
            </w:r>
          </w:p>
        </w:tc>
        <w:tc>
          <w:tcPr>
            <w:tcW w:w="1984" w:type="dxa"/>
            <w:tcBorders>
              <w:top w:val="single" w:color="auto" w:sz="4" w:space="0"/>
              <w:left w:val="nil"/>
              <w:bottom w:val="single" w:color="auto" w:sz="4" w:space="0"/>
              <w:right w:val="single" w:color="auto" w:sz="4" w:space="0"/>
            </w:tcBorders>
            <w:vAlign w:val="center"/>
          </w:tcPr>
          <w:p w14:paraId="18CE84FA">
            <w:pPr>
              <w:pStyle w:val="125"/>
              <w:rPr>
                <w:rFonts w:ascii="Times New Roman" w:hAnsi="Times New Roman"/>
                <w:color w:val="000000"/>
                <w:sz w:val="18"/>
                <w:szCs w:val="18"/>
              </w:rPr>
            </w:pPr>
            <w:r>
              <w:rPr>
                <w:rFonts w:ascii="Times New Roman" w:hAnsi="Times New Roman"/>
                <w:color w:val="000000"/>
                <w:sz w:val="18"/>
                <w:szCs w:val="18"/>
              </w:rPr>
              <w:t>0</w:t>
            </w:r>
          </w:p>
        </w:tc>
        <w:tc>
          <w:tcPr>
            <w:tcW w:w="1985" w:type="dxa"/>
            <w:tcBorders>
              <w:top w:val="single" w:color="auto" w:sz="4" w:space="0"/>
              <w:left w:val="nil"/>
              <w:bottom w:val="single" w:color="auto" w:sz="4" w:space="0"/>
              <w:right w:val="single" w:color="auto" w:sz="4" w:space="0"/>
            </w:tcBorders>
            <w:vAlign w:val="center"/>
          </w:tcPr>
          <w:p w14:paraId="0DB00CF2">
            <w:pPr>
              <w:pStyle w:val="125"/>
              <w:rPr>
                <w:rFonts w:ascii="Times New Roman" w:hAnsi="Times New Roman"/>
                <w:color w:val="000000"/>
                <w:sz w:val="18"/>
                <w:szCs w:val="18"/>
              </w:rPr>
            </w:pPr>
            <w:r>
              <w:rPr>
                <w:rFonts w:ascii="Times New Roman" w:hAnsi="Times New Roman"/>
                <w:color w:val="000000"/>
                <w:sz w:val="18"/>
                <w:szCs w:val="18"/>
              </w:rPr>
              <w:t>0-4</w:t>
            </w:r>
          </w:p>
        </w:tc>
        <w:tc>
          <w:tcPr>
            <w:tcW w:w="1984" w:type="dxa"/>
            <w:tcBorders>
              <w:top w:val="single" w:color="auto" w:sz="4" w:space="0"/>
              <w:left w:val="nil"/>
              <w:bottom w:val="single" w:color="auto" w:sz="4" w:space="0"/>
              <w:right w:val="single" w:color="auto" w:sz="4" w:space="0"/>
            </w:tcBorders>
            <w:vAlign w:val="center"/>
          </w:tcPr>
          <w:p w14:paraId="232F4E87">
            <w:pPr>
              <w:pStyle w:val="125"/>
              <w:rPr>
                <w:rFonts w:ascii="Times New Roman" w:hAnsi="Times New Roman"/>
                <w:color w:val="000000"/>
                <w:sz w:val="18"/>
                <w:szCs w:val="18"/>
              </w:rPr>
            </w:pPr>
            <w:r>
              <w:rPr>
                <w:rFonts w:ascii="Times New Roman" w:hAnsi="Times New Roman"/>
                <w:color w:val="000000"/>
                <w:sz w:val="18"/>
                <w:szCs w:val="18"/>
              </w:rPr>
              <w:t>32-101</w:t>
            </w:r>
          </w:p>
        </w:tc>
      </w:tr>
      <w:tr w14:paraId="53CF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527CC5CD">
            <w:pPr>
              <w:pStyle w:val="125"/>
              <w:rPr>
                <w:rFonts w:ascii="Times New Roman" w:hAnsi="Times New Roman"/>
                <w:color w:val="000000"/>
                <w:sz w:val="18"/>
                <w:szCs w:val="18"/>
              </w:rPr>
            </w:pPr>
            <w:r>
              <w:rPr>
                <w:rFonts w:ascii="Times New Roman" w:hAnsi="Times New Roman"/>
                <w:color w:val="000000"/>
                <w:sz w:val="18"/>
                <w:szCs w:val="18"/>
              </w:rPr>
              <w:t>RU1_SNR</w:t>
            </w:r>
          </w:p>
        </w:tc>
        <w:tc>
          <w:tcPr>
            <w:tcW w:w="1984" w:type="dxa"/>
            <w:tcBorders>
              <w:top w:val="single" w:color="auto" w:sz="4" w:space="0"/>
              <w:left w:val="nil"/>
              <w:bottom w:val="single" w:color="auto" w:sz="4" w:space="0"/>
              <w:right w:val="single" w:color="auto" w:sz="4" w:space="0"/>
            </w:tcBorders>
            <w:vAlign w:val="center"/>
          </w:tcPr>
          <w:p w14:paraId="232E1100">
            <w:pPr>
              <w:pStyle w:val="125"/>
              <w:rPr>
                <w:rFonts w:ascii="Times New Roman" w:hAnsi="Times New Roman"/>
                <w:color w:val="000000"/>
                <w:sz w:val="18"/>
                <w:szCs w:val="18"/>
              </w:rPr>
            </w:pPr>
            <w:r>
              <w:rPr>
                <w:rFonts w:ascii="Times New Roman" w:hAnsi="Times New Roman"/>
                <w:color w:val="000000"/>
                <w:sz w:val="18"/>
                <w:szCs w:val="18"/>
              </w:rPr>
              <w:t>0</w:t>
            </w:r>
          </w:p>
        </w:tc>
        <w:tc>
          <w:tcPr>
            <w:tcW w:w="1985" w:type="dxa"/>
            <w:tcBorders>
              <w:top w:val="single" w:color="auto" w:sz="4" w:space="0"/>
              <w:left w:val="nil"/>
              <w:bottom w:val="single" w:color="auto" w:sz="4" w:space="0"/>
              <w:right w:val="single" w:color="auto" w:sz="4" w:space="0"/>
            </w:tcBorders>
            <w:vAlign w:val="center"/>
          </w:tcPr>
          <w:p w14:paraId="760B490F">
            <w:pPr>
              <w:pStyle w:val="125"/>
              <w:rPr>
                <w:rFonts w:ascii="Times New Roman" w:hAnsi="Times New Roman"/>
                <w:color w:val="000000"/>
                <w:sz w:val="18"/>
                <w:szCs w:val="18"/>
              </w:rPr>
            </w:pPr>
            <w:r>
              <w:rPr>
                <w:rFonts w:ascii="Times New Roman" w:hAnsi="Times New Roman"/>
                <w:color w:val="000000"/>
                <w:sz w:val="18"/>
                <w:szCs w:val="18"/>
              </w:rPr>
              <w:t>5-7</w:t>
            </w:r>
          </w:p>
        </w:tc>
        <w:tc>
          <w:tcPr>
            <w:tcW w:w="1984" w:type="dxa"/>
            <w:vMerge w:val="restart"/>
            <w:tcBorders>
              <w:top w:val="nil"/>
              <w:left w:val="nil"/>
              <w:bottom w:val="single" w:color="auto" w:sz="4" w:space="0"/>
              <w:right w:val="single" w:color="auto" w:sz="4" w:space="0"/>
            </w:tcBorders>
            <w:vAlign w:val="center"/>
          </w:tcPr>
          <w:p w14:paraId="42C0F46B">
            <w:pPr>
              <w:pStyle w:val="125"/>
              <w:rPr>
                <w:rFonts w:ascii="Times New Roman" w:hAnsi="Times New Roman"/>
                <w:color w:val="000000"/>
                <w:sz w:val="18"/>
                <w:szCs w:val="18"/>
              </w:rPr>
            </w:pPr>
            <w:r>
              <w:rPr>
                <w:rFonts w:ascii="Times New Roman" w:hAnsi="Times New Roman"/>
                <w:color w:val="000000"/>
                <w:sz w:val="18"/>
                <w:szCs w:val="18"/>
              </w:rPr>
              <w:t>109-178</w:t>
            </w:r>
          </w:p>
        </w:tc>
      </w:tr>
      <w:tr w14:paraId="2B1D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07F2B39A">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3885DD36">
            <w:pPr>
              <w:pStyle w:val="125"/>
              <w:rPr>
                <w:rFonts w:ascii="Times New Roman" w:hAnsi="Times New Roman"/>
                <w:color w:val="000000"/>
                <w:sz w:val="18"/>
                <w:szCs w:val="18"/>
              </w:rPr>
            </w:pPr>
            <w:r>
              <w:rPr>
                <w:rFonts w:ascii="Times New Roman" w:hAnsi="Times New Roman"/>
                <w:color w:val="000000"/>
                <w:sz w:val="18"/>
                <w:szCs w:val="18"/>
              </w:rPr>
              <w:t>1</w:t>
            </w:r>
          </w:p>
        </w:tc>
        <w:tc>
          <w:tcPr>
            <w:tcW w:w="1985" w:type="dxa"/>
            <w:tcBorders>
              <w:top w:val="single" w:color="auto" w:sz="4" w:space="0"/>
              <w:left w:val="nil"/>
              <w:bottom w:val="single" w:color="auto" w:sz="4" w:space="0"/>
              <w:right w:val="single" w:color="auto" w:sz="4" w:space="0"/>
            </w:tcBorders>
            <w:vAlign w:val="center"/>
          </w:tcPr>
          <w:p w14:paraId="5176051A">
            <w:pPr>
              <w:pStyle w:val="125"/>
              <w:rPr>
                <w:rFonts w:ascii="Times New Roman" w:hAnsi="Times New Roman"/>
                <w:color w:val="000000"/>
                <w:sz w:val="18"/>
                <w:szCs w:val="18"/>
              </w:rPr>
            </w:pPr>
            <w:r>
              <w:rPr>
                <w:rFonts w:ascii="Times New Roman" w:hAnsi="Times New Roman"/>
                <w:color w:val="000000"/>
                <w:sz w:val="18"/>
                <w:szCs w:val="18"/>
              </w:rPr>
              <w:t>0-1</w:t>
            </w:r>
          </w:p>
        </w:tc>
        <w:tc>
          <w:tcPr>
            <w:tcW w:w="1984" w:type="dxa"/>
            <w:vMerge w:val="continue"/>
            <w:tcBorders>
              <w:top w:val="nil"/>
              <w:left w:val="nil"/>
              <w:bottom w:val="single" w:color="auto" w:sz="4" w:space="0"/>
              <w:right w:val="single" w:color="auto" w:sz="4" w:space="0"/>
            </w:tcBorders>
            <w:vAlign w:val="center"/>
          </w:tcPr>
          <w:p w14:paraId="52CE74FD">
            <w:pPr>
              <w:pStyle w:val="125"/>
              <w:rPr>
                <w:rFonts w:ascii="Times New Roman" w:hAnsi="Times New Roman"/>
                <w:color w:val="000000"/>
                <w:sz w:val="18"/>
                <w:szCs w:val="18"/>
              </w:rPr>
            </w:pPr>
          </w:p>
        </w:tc>
      </w:tr>
      <w:tr w14:paraId="68C8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4DC79931">
            <w:pPr>
              <w:pStyle w:val="125"/>
              <w:rPr>
                <w:rFonts w:ascii="Times New Roman" w:hAnsi="Times New Roman"/>
                <w:color w:val="000000"/>
                <w:sz w:val="18"/>
                <w:szCs w:val="18"/>
              </w:rPr>
            </w:pPr>
            <w:r>
              <w:rPr>
                <w:rFonts w:ascii="Times New Roman" w:hAnsi="Times New Roman"/>
                <w:color w:val="000000"/>
                <w:sz w:val="18"/>
                <w:szCs w:val="18"/>
              </w:rPr>
              <w:t>RU2_SNR</w:t>
            </w:r>
          </w:p>
        </w:tc>
        <w:tc>
          <w:tcPr>
            <w:tcW w:w="1984" w:type="dxa"/>
            <w:tcBorders>
              <w:top w:val="single" w:color="auto" w:sz="4" w:space="0"/>
              <w:left w:val="nil"/>
              <w:bottom w:val="single" w:color="auto" w:sz="4" w:space="0"/>
              <w:right w:val="single" w:color="auto" w:sz="4" w:space="0"/>
            </w:tcBorders>
            <w:vAlign w:val="center"/>
          </w:tcPr>
          <w:p w14:paraId="4C4385BB">
            <w:pPr>
              <w:pStyle w:val="125"/>
              <w:rPr>
                <w:rFonts w:ascii="Times New Roman" w:hAnsi="Times New Roman"/>
                <w:color w:val="000000"/>
                <w:sz w:val="18"/>
                <w:szCs w:val="18"/>
              </w:rPr>
            </w:pPr>
            <w:r>
              <w:rPr>
                <w:rFonts w:ascii="Times New Roman" w:hAnsi="Times New Roman"/>
                <w:color w:val="000000"/>
                <w:sz w:val="18"/>
                <w:szCs w:val="18"/>
              </w:rPr>
              <w:t>1</w:t>
            </w:r>
          </w:p>
        </w:tc>
        <w:tc>
          <w:tcPr>
            <w:tcW w:w="1985" w:type="dxa"/>
            <w:tcBorders>
              <w:top w:val="single" w:color="auto" w:sz="4" w:space="0"/>
              <w:left w:val="nil"/>
              <w:bottom w:val="single" w:color="auto" w:sz="4" w:space="0"/>
              <w:right w:val="single" w:color="auto" w:sz="4" w:space="0"/>
            </w:tcBorders>
            <w:vAlign w:val="center"/>
          </w:tcPr>
          <w:p w14:paraId="2EC5F55E">
            <w:pPr>
              <w:pStyle w:val="125"/>
              <w:rPr>
                <w:rFonts w:ascii="Times New Roman" w:hAnsi="Times New Roman"/>
                <w:color w:val="000000"/>
                <w:sz w:val="18"/>
                <w:szCs w:val="18"/>
              </w:rPr>
            </w:pPr>
            <w:r>
              <w:rPr>
                <w:rFonts w:ascii="Times New Roman" w:hAnsi="Times New Roman"/>
                <w:color w:val="000000"/>
                <w:sz w:val="18"/>
                <w:szCs w:val="18"/>
              </w:rPr>
              <w:t>2-6</w:t>
            </w:r>
          </w:p>
        </w:tc>
        <w:tc>
          <w:tcPr>
            <w:tcW w:w="1984" w:type="dxa"/>
            <w:tcBorders>
              <w:top w:val="single" w:color="auto" w:sz="4" w:space="0"/>
              <w:left w:val="nil"/>
              <w:bottom w:val="single" w:color="auto" w:sz="4" w:space="0"/>
              <w:right w:val="single" w:color="auto" w:sz="4" w:space="0"/>
            </w:tcBorders>
            <w:vAlign w:val="center"/>
          </w:tcPr>
          <w:p w14:paraId="08FDC03E">
            <w:pPr>
              <w:pStyle w:val="125"/>
              <w:rPr>
                <w:rFonts w:ascii="Times New Roman" w:hAnsi="Times New Roman"/>
                <w:color w:val="000000"/>
                <w:sz w:val="18"/>
                <w:szCs w:val="18"/>
              </w:rPr>
            </w:pPr>
            <w:r>
              <w:rPr>
                <w:rFonts w:ascii="Times New Roman" w:hAnsi="Times New Roman"/>
                <w:color w:val="000000"/>
                <w:sz w:val="18"/>
                <w:szCs w:val="18"/>
              </w:rPr>
              <w:t>186-255</w:t>
            </w:r>
          </w:p>
        </w:tc>
      </w:tr>
      <w:tr w14:paraId="2DCF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3EC776C1">
            <w:pPr>
              <w:pStyle w:val="125"/>
              <w:rPr>
                <w:rFonts w:ascii="Times New Roman" w:hAnsi="Times New Roman"/>
                <w:color w:val="000000"/>
                <w:sz w:val="18"/>
                <w:szCs w:val="18"/>
              </w:rPr>
            </w:pPr>
            <w:r>
              <w:rPr>
                <w:rFonts w:ascii="Times New Roman" w:hAnsi="Times New Roman"/>
                <w:color w:val="000000"/>
                <w:sz w:val="18"/>
                <w:szCs w:val="18"/>
              </w:rPr>
              <w:t>RU3_SNR</w:t>
            </w:r>
          </w:p>
        </w:tc>
        <w:tc>
          <w:tcPr>
            <w:tcW w:w="1984" w:type="dxa"/>
            <w:tcBorders>
              <w:top w:val="single" w:color="auto" w:sz="4" w:space="0"/>
              <w:left w:val="nil"/>
              <w:bottom w:val="single" w:color="auto" w:sz="4" w:space="0"/>
              <w:right w:val="single" w:color="auto" w:sz="4" w:space="0"/>
            </w:tcBorders>
            <w:vAlign w:val="center"/>
          </w:tcPr>
          <w:p w14:paraId="75387D15">
            <w:pPr>
              <w:pStyle w:val="125"/>
              <w:rPr>
                <w:rFonts w:ascii="Times New Roman" w:hAnsi="Times New Roman"/>
                <w:color w:val="000000"/>
                <w:sz w:val="18"/>
                <w:szCs w:val="18"/>
              </w:rPr>
            </w:pPr>
            <w:r>
              <w:rPr>
                <w:rFonts w:ascii="Times New Roman" w:hAnsi="Times New Roman"/>
                <w:color w:val="000000"/>
                <w:sz w:val="18"/>
                <w:szCs w:val="18"/>
              </w:rPr>
              <w:t>1</w:t>
            </w:r>
          </w:p>
        </w:tc>
        <w:tc>
          <w:tcPr>
            <w:tcW w:w="1985" w:type="dxa"/>
            <w:tcBorders>
              <w:top w:val="single" w:color="auto" w:sz="4" w:space="0"/>
              <w:left w:val="nil"/>
              <w:bottom w:val="single" w:color="auto" w:sz="4" w:space="0"/>
              <w:right w:val="single" w:color="auto" w:sz="4" w:space="0"/>
            </w:tcBorders>
            <w:vAlign w:val="center"/>
          </w:tcPr>
          <w:p w14:paraId="05C10698">
            <w:pPr>
              <w:pStyle w:val="125"/>
              <w:rPr>
                <w:rFonts w:ascii="Times New Roman" w:hAnsi="Times New Roman"/>
                <w:color w:val="000000"/>
                <w:sz w:val="18"/>
                <w:szCs w:val="18"/>
              </w:rPr>
            </w:pPr>
            <w:r>
              <w:rPr>
                <w:rFonts w:ascii="Times New Roman" w:hAnsi="Times New Roman"/>
                <w:color w:val="000000"/>
                <w:sz w:val="18"/>
                <w:szCs w:val="18"/>
              </w:rPr>
              <w:t>7</w:t>
            </w:r>
          </w:p>
        </w:tc>
        <w:tc>
          <w:tcPr>
            <w:tcW w:w="1984" w:type="dxa"/>
            <w:vMerge w:val="restart"/>
            <w:tcBorders>
              <w:top w:val="nil"/>
              <w:left w:val="nil"/>
              <w:bottom w:val="single" w:color="auto" w:sz="4" w:space="0"/>
              <w:right w:val="single" w:color="auto" w:sz="4" w:space="0"/>
            </w:tcBorders>
            <w:vAlign w:val="center"/>
          </w:tcPr>
          <w:p w14:paraId="3F4B35A0">
            <w:pPr>
              <w:pStyle w:val="125"/>
              <w:rPr>
                <w:rFonts w:ascii="Times New Roman" w:hAnsi="Times New Roman"/>
                <w:color w:val="000000"/>
                <w:sz w:val="18"/>
                <w:szCs w:val="18"/>
              </w:rPr>
            </w:pPr>
            <w:r>
              <w:rPr>
                <w:rFonts w:ascii="Times New Roman" w:hAnsi="Times New Roman"/>
                <w:color w:val="000000"/>
                <w:sz w:val="18"/>
                <w:szCs w:val="18"/>
              </w:rPr>
              <w:t>263-332</w:t>
            </w:r>
          </w:p>
        </w:tc>
      </w:tr>
      <w:tr w14:paraId="13AF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7C47B99A">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58E7DB47">
            <w:pPr>
              <w:pStyle w:val="125"/>
              <w:rPr>
                <w:rFonts w:ascii="Times New Roman" w:hAnsi="Times New Roman"/>
                <w:color w:val="000000"/>
                <w:sz w:val="18"/>
                <w:szCs w:val="18"/>
              </w:rPr>
            </w:pPr>
            <w:r>
              <w:rPr>
                <w:rFonts w:ascii="Times New Roman" w:hAnsi="Times New Roman"/>
                <w:color w:val="000000"/>
                <w:sz w:val="18"/>
                <w:szCs w:val="18"/>
              </w:rPr>
              <w:t>2</w:t>
            </w:r>
          </w:p>
        </w:tc>
        <w:tc>
          <w:tcPr>
            <w:tcW w:w="1985" w:type="dxa"/>
            <w:tcBorders>
              <w:top w:val="single" w:color="auto" w:sz="4" w:space="0"/>
              <w:left w:val="nil"/>
              <w:bottom w:val="single" w:color="auto" w:sz="4" w:space="0"/>
              <w:right w:val="single" w:color="auto" w:sz="4" w:space="0"/>
            </w:tcBorders>
            <w:vAlign w:val="center"/>
          </w:tcPr>
          <w:p w14:paraId="708C004B">
            <w:pPr>
              <w:pStyle w:val="125"/>
              <w:rPr>
                <w:rFonts w:ascii="Times New Roman" w:hAnsi="Times New Roman"/>
                <w:color w:val="000000"/>
                <w:sz w:val="18"/>
                <w:szCs w:val="18"/>
              </w:rPr>
            </w:pPr>
            <w:r>
              <w:rPr>
                <w:rFonts w:ascii="Times New Roman" w:hAnsi="Times New Roman"/>
                <w:color w:val="000000"/>
                <w:sz w:val="18"/>
                <w:szCs w:val="18"/>
              </w:rPr>
              <w:t>0-3</w:t>
            </w:r>
          </w:p>
        </w:tc>
        <w:tc>
          <w:tcPr>
            <w:tcW w:w="1984" w:type="dxa"/>
            <w:vMerge w:val="continue"/>
            <w:tcBorders>
              <w:top w:val="nil"/>
              <w:left w:val="nil"/>
              <w:bottom w:val="single" w:color="auto" w:sz="4" w:space="0"/>
              <w:right w:val="single" w:color="auto" w:sz="4" w:space="0"/>
            </w:tcBorders>
            <w:vAlign w:val="center"/>
          </w:tcPr>
          <w:p w14:paraId="7D174B15">
            <w:pPr>
              <w:pStyle w:val="125"/>
              <w:rPr>
                <w:rFonts w:ascii="Times New Roman" w:hAnsi="Times New Roman"/>
                <w:color w:val="000000"/>
                <w:sz w:val="18"/>
                <w:szCs w:val="18"/>
              </w:rPr>
            </w:pPr>
          </w:p>
        </w:tc>
      </w:tr>
      <w:tr w14:paraId="46C6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6517C3E6">
            <w:pPr>
              <w:pStyle w:val="125"/>
              <w:rPr>
                <w:rFonts w:ascii="Times New Roman" w:hAnsi="Times New Roman"/>
                <w:color w:val="000000"/>
                <w:sz w:val="18"/>
                <w:szCs w:val="18"/>
              </w:rPr>
            </w:pPr>
            <w:r>
              <w:rPr>
                <w:rFonts w:ascii="Times New Roman" w:hAnsi="Times New Roman"/>
                <w:color w:val="000000"/>
                <w:sz w:val="18"/>
                <w:szCs w:val="18"/>
              </w:rPr>
              <w:t>RU4_SNR</w:t>
            </w:r>
          </w:p>
        </w:tc>
        <w:tc>
          <w:tcPr>
            <w:tcW w:w="1984" w:type="dxa"/>
            <w:tcBorders>
              <w:top w:val="single" w:color="auto" w:sz="4" w:space="0"/>
              <w:left w:val="nil"/>
              <w:bottom w:val="single" w:color="auto" w:sz="4" w:space="0"/>
              <w:right w:val="single" w:color="auto" w:sz="4" w:space="0"/>
            </w:tcBorders>
            <w:vAlign w:val="center"/>
          </w:tcPr>
          <w:p w14:paraId="3948A3D7">
            <w:pPr>
              <w:pStyle w:val="125"/>
              <w:rPr>
                <w:rFonts w:ascii="Times New Roman" w:hAnsi="Times New Roman"/>
                <w:color w:val="000000"/>
                <w:sz w:val="18"/>
                <w:szCs w:val="18"/>
              </w:rPr>
            </w:pPr>
            <w:r>
              <w:rPr>
                <w:rFonts w:ascii="Times New Roman" w:hAnsi="Times New Roman"/>
                <w:color w:val="000000"/>
                <w:sz w:val="18"/>
                <w:szCs w:val="18"/>
              </w:rPr>
              <w:t>2</w:t>
            </w:r>
          </w:p>
        </w:tc>
        <w:tc>
          <w:tcPr>
            <w:tcW w:w="1985" w:type="dxa"/>
            <w:tcBorders>
              <w:top w:val="single" w:color="auto" w:sz="4" w:space="0"/>
              <w:left w:val="nil"/>
              <w:bottom w:val="single" w:color="auto" w:sz="4" w:space="0"/>
              <w:right w:val="single" w:color="auto" w:sz="4" w:space="0"/>
            </w:tcBorders>
            <w:vAlign w:val="center"/>
          </w:tcPr>
          <w:p w14:paraId="4A625418">
            <w:pPr>
              <w:pStyle w:val="125"/>
              <w:rPr>
                <w:rFonts w:ascii="Times New Roman" w:hAnsi="Times New Roman"/>
                <w:color w:val="000000"/>
                <w:sz w:val="18"/>
                <w:szCs w:val="18"/>
              </w:rPr>
            </w:pPr>
            <w:r>
              <w:rPr>
                <w:rFonts w:ascii="Times New Roman" w:hAnsi="Times New Roman"/>
                <w:color w:val="000000"/>
                <w:sz w:val="18"/>
                <w:szCs w:val="18"/>
              </w:rPr>
              <w:t>4-7</w:t>
            </w:r>
          </w:p>
        </w:tc>
        <w:tc>
          <w:tcPr>
            <w:tcW w:w="1984" w:type="dxa"/>
            <w:vMerge w:val="restart"/>
            <w:tcBorders>
              <w:top w:val="nil"/>
              <w:left w:val="nil"/>
              <w:bottom w:val="single" w:color="auto" w:sz="4" w:space="0"/>
              <w:right w:val="single" w:color="auto" w:sz="4" w:space="0"/>
            </w:tcBorders>
            <w:vAlign w:val="center"/>
          </w:tcPr>
          <w:p w14:paraId="757F052B">
            <w:pPr>
              <w:pStyle w:val="125"/>
              <w:rPr>
                <w:rFonts w:ascii="Times New Roman" w:hAnsi="Times New Roman"/>
                <w:color w:val="000000"/>
                <w:sz w:val="18"/>
                <w:szCs w:val="18"/>
              </w:rPr>
            </w:pPr>
            <w:r>
              <w:rPr>
                <w:rFonts w:ascii="Times New Roman" w:hAnsi="Times New Roman"/>
                <w:color w:val="000000"/>
                <w:sz w:val="18"/>
                <w:szCs w:val="18"/>
              </w:rPr>
              <w:t>340-409</w:t>
            </w:r>
          </w:p>
        </w:tc>
      </w:tr>
      <w:tr w14:paraId="0956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40666A5B">
            <w:pPr>
              <w:pStyle w:val="125"/>
              <w:rPr>
                <w:rFonts w:ascii="Times New Roman" w:hAnsi="Times New Roman"/>
                <w:color w:val="000000"/>
                <w:sz w:val="18"/>
                <w:szCs w:val="18"/>
              </w:rPr>
            </w:pPr>
          </w:p>
        </w:tc>
        <w:tc>
          <w:tcPr>
            <w:tcW w:w="1984" w:type="dxa"/>
            <w:tcBorders>
              <w:top w:val="single" w:color="auto" w:sz="4" w:space="0"/>
              <w:left w:val="nil"/>
              <w:bottom w:val="single" w:color="auto" w:sz="4" w:space="0"/>
              <w:right w:val="single" w:color="auto" w:sz="4" w:space="0"/>
            </w:tcBorders>
            <w:vAlign w:val="center"/>
          </w:tcPr>
          <w:p w14:paraId="0DB01F36">
            <w:pPr>
              <w:pStyle w:val="125"/>
              <w:rPr>
                <w:rFonts w:ascii="Times New Roman" w:hAnsi="Times New Roman"/>
                <w:color w:val="000000"/>
                <w:sz w:val="18"/>
                <w:szCs w:val="18"/>
              </w:rPr>
            </w:pPr>
            <w:r>
              <w:rPr>
                <w:rFonts w:ascii="Times New Roman" w:hAnsi="Times New Roman"/>
                <w:color w:val="000000"/>
                <w:sz w:val="18"/>
                <w:szCs w:val="18"/>
              </w:rPr>
              <w:t>3</w:t>
            </w:r>
          </w:p>
        </w:tc>
        <w:tc>
          <w:tcPr>
            <w:tcW w:w="1985" w:type="dxa"/>
            <w:tcBorders>
              <w:top w:val="single" w:color="auto" w:sz="4" w:space="0"/>
              <w:left w:val="nil"/>
              <w:bottom w:val="single" w:color="auto" w:sz="4" w:space="0"/>
              <w:right w:val="single" w:color="auto" w:sz="4" w:space="0"/>
            </w:tcBorders>
            <w:vAlign w:val="center"/>
          </w:tcPr>
          <w:p w14:paraId="4E954BAD">
            <w:pPr>
              <w:pStyle w:val="125"/>
              <w:rPr>
                <w:rFonts w:ascii="Times New Roman" w:hAnsi="Times New Roman"/>
                <w:color w:val="000000"/>
                <w:sz w:val="18"/>
                <w:szCs w:val="18"/>
              </w:rPr>
            </w:pPr>
            <w:r>
              <w:rPr>
                <w:rFonts w:ascii="Times New Roman" w:hAnsi="Times New Roman"/>
                <w:color w:val="000000"/>
                <w:sz w:val="18"/>
                <w:szCs w:val="18"/>
              </w:rPr>
              <w:t>0</w:t>
            </w:r>
          </w:p>
        </w:tc>
        <w:tc>
          <w:tcPr>
            <w:tcW w:w="1984" w:type="dxa"/>
            <w:vMerge w:val="continue"/>
            <w:tcBorders>
              <w:top w:val="nil"/>
              <w:left w:val="nil"/>
              <w:bottom w:val="single" w:color="auto" w:sz="4" w:space="0"/>
              <w:right w:val="single" w:color="auto" w:sz="4" w:space="0"/>
            </w:tcBorders>
            <w:vAlign w:val="center"/>
          </w:tcPr>
          <w:p w14:paraId="36DD3254">
            <w:pPr>
              <w:pStyle w:val="125"/>
              <w:rPr>
                <w:rFonts w:ascii="Times New Roman" w:hAnsi="Times New Roman"/>
                <w:color w:val="000000"/>
                <w:sz w:val="18"/>
                <w:szCs w:val="18"/>
              </w:rPr>
            </w:pPr>
          </w:p>
        </w:tc>
      </w:tr>
      <w:tr w14:paraId="209E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784E1C7C">
            <w:pPr>
              <w:pStyle w:val="125"/>
              <w:rPr>
                <w:rFonts w:ascii="Times New Roman" w:hAnsi="Times New Roman"/>
                <w:color w:val="000000"/>
                <w:sz w:val="18"/>
                <w:szCs w:val="18"/>
              </w:rPr>
            </w:pPr>
            <w:r>
              <w:rPr>
                <w:rFonts w:ascii="Times New Roman" w:hAnsi="Times New Roman"/>
                <w:color w:val="000000"/>
                <w:sz w:val="18"/>
                <w:szCs w:val="18"/>
              </w:rPr>
              <w:t>RU5_SNR</w:t>
            </w:r>
          </w:p>
        </w:tc>
        <w:tc>
          <w:tcPr>
            <w:tcW w:w="1984" w:type="dxa"/>
            <w:tcBorders>
              <w:top w:val="single" w:color="auto" w:sz="4" w:space="0"/>
              <w:left w:val="nil"/>
              <w:bottom w:val="single" w:color="auto" w:sz="4" w:space="0"/>
              <w:right w:val="single" w:color="auto" w:sz="4" w:space="0"/>
            </w:tcBorders>
            <w:vAlign w:val="center"/>
          </w:tcPr>
          <w:p w14:paraId="4EF1D572">
            <w:pPr>
              <w:pStyle w:val="125"/>
              <w:rPr>
                <w:rFonts w:ascii="Times New Roman" w:hAnsi="Times New Roman"/>
                <w:color w:val="000000"/>
                <w:sz w:val="18"/>
                <w:szCs w:val="18"/>
              </w:rPr>
            </w:pPr>
            <w:r>
              <w:rPr>
                <w:rFonts w:ascii="Times New Roman" w:hAnsi="Times New Roman"/>
                <w:color w:val="000000"/>
                <w:sz w:val="18"/>
                <w:szCs w:val="18"/>
              </w:rPr>
              <w:t>3</w:t>
            </w:r>
          </w:p>
        </w:tc>
        <w:tc>
          <w:tcPr>
            <w:tcW w:w="1985" w:type="dxa"/>
            <w:tcBorders>
              <w:top w:val="single" w:color="auto" w:sz="4" w:space="0"/>
              <w:left w:val="nil"/>
              <w:bottom w:val="single" w:color="auto" w:sz="4" w:space="0"/>
              <w:right w:val="single" w:color="auto" w:sz="4" w:space="0"/>
            </w:tcBorders>
            <w:vAlign w:val="center"/>
          </w:tcPr>
          <w:p w14:paraId="6A27182A">
            <w:pPr>
              <w:pStyle w:val="125"/>
              <w:rPr>
                <w:rFonts w:ascii="Times New Roman" w:hAnsi="Times New Roman"/>
                <w:color w:val="000000"/>
                <w:sz w:val="18"/>
                <w:szCs w:val="18"/>
              </w:rPr>
            </w:pPr>
            <w:r>
              <w:rPr>
                <w:rFonts w:ascii="Times New Roman" w:hAnsi="Times New Roman"/>
                <w:color w:val="000000"/>
                <w:sz w:val="18"/>
                <w:szCs w:val="18"/>
              </w:rPr>
              <w:t>1-5</w:t>
            </w:r>
          </w:p>
        </w:tc>
        <w:tc>
          <w:tcPr>
            <w:tcW w:w="1984" w:type="dxa"/>
            <w:tcBorders>
              <w:top w:val="single" w:color="auto" w:sz="4" w:space="0"/>
              <w:left w:val="nil"/>
              <w:bottom w:val="single" w:color="auto" w:sz="4" w:space="0"/>
              <w:right w:val="single" w:color="auto" w:sz="4" w:space="0"/>
            </w:tcBorders>
            <w:vAlign w:val="center"/>
          </w:tcPr>
          <w:p w14:paraId="08579AD1">
            <w:pPr>
              <w:pStyle w:val="125"/>
              <w:rPr>
                <w:rFonts w:ascii="Times New Roman" w:hAnsi="Times New Roman"/>
                <w:color w:val="000000"/>
                <w:sz w:val="18"/>
                <w:szCs w:val="18"/>
              </w:rPr>
            </w:pPr>
            <w:r>
              <w:rPr>
                <w:rFonts w:ascii="Times New Roman" w:hAnsi="Times New Roman"/>
                <w:color w:val="000000"/>
                <w:sz w:val="18"/>
                <w:szCs w:val="18"/>
              </w:rPr>
              <w:t>417-490</w:t>
            </w:r>
          </w:p>
        </w:tc>
      </w:tr>
      <w:tr w14:paraId="535C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09D96145">
            <w:pPr>
              <w:pStyle w:val="125"/>
              <w:rPr>
                <w:rFonts w:ascii="Times New Roman" w:hAnsi="Times New Roman"/>
                <w:color w:val="000000"/>
                <w:sz w:val="18"/>
                <w:szCs w:val="18"/>
              </w:rPr>
            </w:pPr>
            <w:r>
              <w:rPr>
                <w:rFonts w:ascii="Times New Roman" w:hAnsi="Times New Roman"/>
                <w:color w:val="000000"/>
                <w:sz w:val="18"/>
                <w:szCs w:val="18"/>
              </w:rPr>
              <w:t>保留</w:t>
            </w:r>
          </w:p>
        </w:tc>
        <w:tc>
          <w:tcPr>
            <w:tcW w:w="1984" w:type="dxa"/>
            <w:tcBorders>
              <w:top w:val="single" w:color="auto" w:sz="4" w:space="0"/>
              <w:left w:val="nil"/>
              <w:bottom w:val="single" w:color="auto" w:sz="4" w:space="0"/>
              <w:right w:val="single" w:color="auto" w:sz="4" w:space="0"/>
            </w:tcBorders>
            <w:vAlign w:val="center"/>
          </w:tcPr>
          <w:p w14:paraId="42536AF0">
            <w:pPr>
              <w:pStyle w:val="125"/>
              <w:rPr>
                <w:rFonts w:ascii="Times New Roman" w:hAnsi="Times New Roman"/>
                <w:color w:val="000000"/>
                <w:sz w:val="18"/>
                <w:szCs w:val="18"/>
              </w:rPr>
            </w:pPr>
            <w:r>
              <w:rPr>
                <w:rFonts w:ascii="Times New Roman" w:hAnsi="Times New Roman"/>
                <w:color w:val="000000"/>
                <w:sz w:val="18"/>
                <w:szCs w:val="18"/>
              </w:rPr>
              <w:t>3</w:t>
            </w:r>
          </w:p>
        </w:tc>
        <w:tc>
          <w:tcPr>
            <w:tcW w:w="1985" w:type="dxa"/>
            <w:tcBorders>
              <w:top w:val="single" w:color="auto" w:sz="4" w:space="0"/>
              <w:left w:val="nil"/>
              <w:bottom w:val="single" w:color="auto" w:sz="4" w:space="0"/>
              <w:right w:val="single" w:color="auto" w:sz="4" w:space="0"/>
            </w:tcBorders>
            <w:vAlign w:val="center"/>
          </w:tcPr>
          <w:p w14:paraId="48A9D620">
            <w:pPr>
              <w:pStyle w:val="125"/>
              <w:rPr>
                <w:rFonts w:ascii="Times New Roman" w:hAnsi="Times New Roman"/>
                <w:color w:val="000000"/>
                <w:sz w:val="18"/>
                <w:szCs w:val="18"/>
              </w:rPr>
            </w:pPr>
            <w:r>
              <w:rPr>
                <w:rFonts w:ascii="Times New Roman" w:hAnsi="Times New Roman"/>
                <w:color w:val="000000"/>
                <w:sz w:val="18"/>
                <w:szCs w:val="18"/>
              </w:rPr>
              <w:t>6-7</w:t>
            </w:r>
          </w:p>
        </w:tc>
        <w:tc>
          <w:tcPr>
            <w:tcW w:w="1984" w:type="dxa"/>
            <w:tcBorders>
              <w:top w:val="single" w:color="auto" w:sz="4" w:space="0"/>
              <w:left w:val="nil"/>
              <w:bottom w:val="single" w:color="auto" w:sz="4" w:space="0"/>
              <w:right w:val="single" w:color="auto" w:sz="4" w:space="0"/>
            </w:tcBorders>
            <w:vAlign w:val="center"/>
          </w:tcPr>
          <w:p w14:paraId="0367204F">
            <w:pPr>
              <w:pStyle w:val="125"/>
              <w:rPr>
                <w:rFonts w:ascii="Times New Roman" w:hAnsi="Times New Roman"/>
                <w:color w:val="000000"/>
                <w:sz w:val="18"/>
                <w:szCs w:val="18"/>
              </w:rPr>
            </w:pPr>
            <w:r>
              <w:rPr>
                <w:rFonts w:ascii="Times New Roman" w:hAnsi="Times New Roman"/>
                <w:color w:val="000000"/>
                <w:sz w:val="18"/>
                <w:szCs w:val="18"/>
              </w:rPr>
              <w:t>-</w:t>
            </w:r>
          </w:p>
        </w:tc>
      </w:tr>
    </w:tbl>
    <w:p w14:paraId="1E9C818D">
      <w:pPr>
        <w:pStyle w:val="57"/>
        <w:ind w:left="420" w:hanging="420"/>
      </w:pPr>
      <w:r>
        <w:rPr>
          <w:rFonts w:hint="eastAsia"/>
        </w:rPr>
        <w:t>站点TEI列表请求报文</w:t>
      </w:r>
    </w:p>
    <w:p w14:paraId="72B2F8D1">
      <w:pPr>
        <w:pStyle w:val="50"/>
      </w:pPr>
      <w:r>
        <w:rPr>
          <w:rFonts w:hint="eastAsia"/>
        </w:rPr>
        <w:t>站点T</w:t>
      </w:r>
      <w:r>
        <w:t>EI</w:t>
      </w:r>
      <w:r>
        <w:rPr>
          <w:rFonts w:hint="eastAsia"/>
        </w:rPr>
        <w:t>列表请求报文格式如</w:t>
      </w:r>
      <w:r>
        <w:fldChar w:fldCharType="begin"/>
      </w:r>
      <w:r>
        <w:instrText xml:space="preserve"> </w:instrText>
      </w:r>
      <w:r>
        <w:rPr>
          <w:rFonts w:hint="eastAsia"/>
        </w:rPr>
        <w:instrText xml:space="preserve">REF _Ref219383852 \h</w:instrText>
      </w:r>
      <w:r>
        <w:instrText xml:space="preserve">  \* MERGEFORMAT </w:instrText>
      </w:r>
      <w:r>
        <w:fldChar w:fldCharType="separate"/>
      </w:r>
      <w:r>
        <w:t>表 160</w:t>
      </w:r>
      <w:r>
        <w:fldChar w:fldCharType="end"/>
      </w:r>
      <w:r>
        <w:rPr>
          <w:rFonts w:hint="eastAsia"/>
        </w:rPr>
        <w:t>所示，用于S</w:t>
      </w:r>
      <w:r>
        <w:t>TA</w:t>
      </w:r>
      <w:r>
        <w:rPr>
          <w:rFonts w:hint="eastAsia"/>
        </w:rPr>
        <w:t>向C</w:t>
      </w:r>
      <w:r>
        <w:t>CO</w:t>
      </w:r>
      <w:r>
        <w:rPr>
          <w:rFonts w:hint="eastAsia"/>
        </w:rPr>
        <w:t>请求M</w:t>
      </w:r>
      <w:r>
        <w:t>ac</w:t>
      </w:r>
      <w:r>
        <w:rPr>
          <w:rFonts w:hint="eastAsia"/>
        </w:rPr>
        <w:t>地址在当前网络中对应的T</w:t>
      </w:r>
      <w:r>
        <w:t>EI</w:t>
      </w:r>
      <w:r>
        <w:rPr>
          <w:rFonts w:hint="eastAsia"/>
        </w:rPr>
        <w:t>。</w:t>
      </w:r>
    </w:p>
    <w:p w14:paraId="4C6B2E06">
      <w:pPr>
        <w:pStyle w:val="10"/>
      </w:pPr>
      <w:bookmarkStart w:id="2742" w:name="_Ref219125646"/>
      <w:bookmarkEnd w:id="2742"/>
      <w:bookmarkStart w:id="2743" w:name="_Ref219383852"/>
      <w:r>
        <w:t xml:space="preserve">表 </w:t>
      </w:r>
      <w:r>
        <w:fldChar w:fldCharType="begin"/>
      </w:r>
      <w:r>
        <w:instrText xml:space="preserve"> SEQ 表 \* ARABIC </w:instrText>
      </w:r>
      <w:r>
        <w:fldChar w:fldCharType="separate"/>
      </w:r>
      <w:r>
        <w:t>160</w:t>
      </w:r>
      <w:r>
        <w:fldChar w:fldCharType="end"/>
      </w:r>
      <w:bookmarkEnd w:id="2743"/>
      <w:r>
        <w:rPr>
          <w:rFonts w:hint="eastAsia"/>
        </w:rPr>
        <w:t xml:space="preserve"> 站点TEI列表请求报文格式</w:t>
      </w:r>
    </w:p>
    <w:tbl>
      <w:tblPr>
        <w:tblStyle w:val="31"/>
        <w:tblW w:w="6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1984"/>
        <w:gridCol w:w="1985"/>
      </w:tblGrid>
      <w:tr w14:paraId="5C49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4878137A">
            <w:pPr>
              <w:pStyle w:val="125"/>
              <w:rPr>
                <w:rFonts w:ascii="Times New Roman" w:hAnsi="Times New Roman"/>
                <w:color w:val="000000"/>
                <w:sz w:val="18"/>
                <w:szCs w:val="18"/>
              </w:rPr>
            </w:pPr>
            <w:r>
              <w:rPr>
                <w:rFonts w:ascii="Times New Roman" w:hAnsi="Times New Roman"/>
                <w:color w:val="000000"/>
                <w:sz w:val="18"/>
                <w:szCs w:val="18"/>
              </w:rPr>
              <w:t>字段</w:t>
            </w:r>
          </w:p>
        </w:tc>
        <w:tc>
          <w:tcPr>
            <w:tcW w:w="1984" w:type="dxa"/>
            <w:tcBorders>
              <w:top w:val="single" w:color="auto" w:sz="4" w:space="0"/>
              <w:left w:val="nil"/>
              <w:bottom w:val="single" w:color="auto" w:sz="4" w:space="0"/>
              <w:right w:val="single" w:color="auto" w:sz="4" w:space="0"/>
            </w:tcBorders>
            <w:vAlign w:val="center"/>
          </w:tcPr>
          <w:p w14:paraId="5E40C0DE">
            <w:pPr>
              <w:pStyle w:val="125"/>
              <w:rPr>
                <w:rFonts w:ascii="Times New Roman" w:hAnsi="Times New Roman"/>
                <w:color w:val="000000"/>
                <w:sz w:val="18"/>
                <w:szCs w:val="18"/>
              </w:rPr>
            </w:pPr>
            <w:r>
              <w:rPr>
                <w:rFonts w:ascii="Times New Roman" w:hAnsi="Times New Roman"/>
                <w:color w:val="000000"/>
                <w:sz w:val="18"/>
                <w:szCs w:val="18"/>
              </w:rPr>
              <w:t>字节号</w:t>
            </w:r>
          </w:p>
        </w:tc>
        <w:tc>
          <w:tcPr>
            <w:tcW w:w="1985" w:type="dxa"/>
            <w:tcBorders>
              <w:top w:val="single" w:color="auto" w:sz="4" w:space="0"/>
              <w:left w:val="nil"/>
              <w:bottom w:val="single" w:color="auto" w:sz="4" w:space="0"/>
              <w:right w:val="single" w:color="auto" w:sz="4" w:space="0"/>
            </w:tcBorders>
            <w:vAlign w:val="center"/>
          </w:tcPr>
          <w:p w14:paraId="1533F447">
            <w:pPr>
              <w:pStyle w:val="125"/>
              <w:rPr>
                <w:rFonts w:ascii="Times New Roman" w:hAnsi="Times New Roman"/>
                <w:color w:val="000000"/>
                <w:sz w:val="18"/>
                <w:szCs w:val="18"/>
              </w:rPr>
            </w:pPr>
            <w:r>
              <w:rPr>
                <w:rFonts w:ascii="Times New Roman" w:hAnsi="Times New Roman"/>
                <w:color w:val="000000"/>
                <w:sz w:val="18"/>
                <w:szCs w:val="18"/>
              </w:rPr>
              <w:t>字段大小(字节)</w:t>
            </w:r>
          </w:p>
        </w:tc>
      </w:tr>
      <w:tr w14:paraId="2648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392192EF">
            <w:pPr>
              <w:pStyle w:val="125"/>
              <w:rPr>
                <w:rFonts w:ascii="Times New Roman" w:hAnsi="Times New Roman"/>
                <w:color w:val="000000"/>
                <w:sz w:val="18"/>
                <w:szCs w:val="18"/>
              </w:rPr>
            </w:pPr>
            <w:r>
              <w:rPr>
                <w:rFonts w:ascii="Times New Roman" w:hAnsi="Times New Roman"/>
                <w:color w:val="000000"/>
                <w:sz w:val="18"/>
                <w:szCs w:val="18"/>
              </w:rPr>
              <w:t>请求序号</w:t>
            </w:r>
          </w:p>
        </w:tc>
        <w:tc>
          <w:tcPr>
            <w:tcW w:w="1984" w:type="dxa"/>
            <w:tcBorders>
              <w:top w:val="single" w:color="auto" w:sz="4" w:space="0"/>
              <w:left w:val="nil"/>
              <w:bottom w:val="single" w:color="auto" w:sz="4" w:space="0"/>
              <w:right w:val="single" w:color="auto" w:sz="4" w:space="0"/>
            </w:tcBorders>
            <w:vAlign w:val="center"/>
          </w:tcPr>
          <w:p w14:paraId="5342F4C7">
            <w:pPr>
              <w:pStyle w:val="125"/>
              <w:rPr>
                <w:rFonts w:ascii="Times New Roman" w:hAnsi="Times New Roman"/>
                <w:color w:val="000000"/>
                <w:sz w:val="18"/>
                <w:szCs w:val="18"/>
              </w:rPr>
            </w:pPr>
            <w:r>
              <w:rPr>
                <w:rFonts w:ascii="Times New Roman" w:hAnsi="Times New Roman"/>
                <w:color w:val="000000"/>
                <w:sz w:val="18"/>
                <w:szCs w:val="18"/>
              </w:rPr>
              <w:t>0</w:t>
            </w:r>
          </w:p>
        </w:tc>
        <w:tc>
          <w:tcPr>
            <w:tcW w:w="1985" w:type="dxa"/>
            <w:tcBorders>
              <w:top w:val="single" w:color="auto" w:sz="4" w:space="0"/>
              <w:left w:val="nil"/>
              <w:bottom w:val="single" w:color="auto" w:sz="4" w:space="0"/>
              <w:right w:val="single" w:color="auto" w:sz="4" w:space="0"/>
            </w:tcBorders>
            <w:vAlign w:val="center"/>
          </w:tcPr>
          <w:p w14:paraId="19D148B0">
            <w:pPr>
              <w:pStyle w:val="125"/>
              <w:rPr>
                <w:rFonts w:ascii="Times New Roman" w:hAnsi="Times New Roman"/>
                <w:color w:val="000000"/>
                <w:sz w:val="18"/>
                <w:szCs w:val="18"/>
              </w:rPr>
            </w:pPr>
            <w:r>
              <w:rPr>
                <w:rFonts w:ascii="Times New Roman" w:hAnsi="Times New Roman"/>
                <w:color w:val="000000"/>
                <w:sz w:val="18"/>
                <w:szCs w:val="18"/>
              </w:rPr>
              <w:t>1</w:t>
            </w:r>
          </w:p>
        </w:tc>
      </w:tr>
      <w:tr w14:paraId="45AB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6189FF92">
            <w:pPr>
              <w:pStyle w:val="125"/>
              <w:rPr>
                <w:rFonts w:ascii="Times New Roman" w:hAnsi="Times New Roman"/>
                <w:color w:val="000000"/>
                <w:sz w:val="18"/>
                <w:szCs w:val="18"/>
              </w:rPr>
            </w:pPr>
            <w:r>
              <w:rPr>
                <w:rFonts w:ascii="Times New Roman" w:hAnsi="Times New Roman"/>
                <w:color w:val="000000"/>
                <w:sz w:val="18"/>
                <w:szCs w:val="18"/>
              </w:rPr>
              <w:t>发起站点MAC地址</w:t>
            </w:r>
          </w:p>
        </w:tc>
        <w:tc>
          <w:tcPr>
            <w:tcW w:w="1984" w:type="dxa"/>
            <w:tcBorders>
              <w:top w:val="single" w:color="auto" w:sz="4" w:space="0"/>
              <w:left w:val="nil"/>
              <w:bottom w:val="single" w:color="auto" w:sz="4" w:space="0"/>
              <w:right w:val="single" w:color="auto" w:sz="4" w:space="0"/>
            </w:tcBorders>
            <w:vAlign w:val="center"/>
          </w:tcPr>
          <w:p w14:paraId="7765B008">
            <w:pPr>
              <w:pStyle w:val="125"/>
              <w:rPr>
                <w:rFonts w:ascii="Times New Roman" w:hAnsi="Times New Roman"/>
                <w:color w:val="000000"/>
                <w:sz w:val="18"/>
                <w:szCs w:val="18"/>
              </w:rPr>
            </w:pPr>
            <w:r>
              <w:rPr>
                <w:rFonts w:ascii="Times New Roman" w:hAnsi="Times New Roman"/>
                <w:color w:val="000000"/>
                <w:sz w:val="18"/>
                <w:szCs w:val="18"/>
              </w:rPr>
              <w:t>1-6</w:t>
            </w:r>
          </w:p>
        </w:tc>
        <w:tc>
          <w:tcPr>
            <w:tcW w:w="1985" w:type="dxa"/>
            <w:tcBorders>
              <w:top w:val="single" w:color="auto" w:sz="4" w:space="0"/>
              <w:left w:val="nil"/>
              <w:bottom w:val="single" w:color="auto" w:sz="4" w:space="0"/>
              <w:right w:val="single" w:color="auto" w:sz="4" w:space="0"/>
            </w:tcBorders>
            <w:vAlign w:val="center"/>
          </w:tcPr>
          <w:p w14:paraId="6E09B65A">
            <w:pPr>
              <w:pStyle w:val="125"/>
              <w:rPr>
                <w:rFonts w:ascii="Times New Roman" w:hAnsi="Times New Roman"/>
                <w:color w:val="000000"/>
                <w:sz w:val="18"/>
                <w:szCs w:val="18"/>
              </w:rPr>
            </w:pPr>
            <w:r>
              <w:rPr>
                <w:rFonts w:ascii="Times New Roman" w:hAnsi="Times New Roman"/>
                <w:color w:val="000000"/>
                <w:sz w:val="18"/>
                <w:szCs w:val="18"/>
              </w:rPr>
              <w:t>6</w:t>
            </w:r>
          </w:p>
        </w:tc>
      </w:tr>
      <w:tr w14:paraId="0D33D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39FE0C26">
            <w:pPr>
              <w:pStyle w:val="125"/>
              <w:rPr>
                <w:rFonts w:ascii="Times New Roman" w:hAnsi="Times New Roman"/>
                <w:color w:val="000000"/>
                <w:sz w:val="18"/>
                <w:szCs w:val="18"/>
              </w:rPr>
            </w:pPr>
            <w:r>
              <w:rPr>
                <w:rFonts w:ascii="Times New Roman" w:hAnsi="Times New Roman"/>
                <w:color w:val="000000"/>
                <w:sz w:val="18"/>
                <w:szCs w:val="18"/>
              </w:rPr>
              <w:t>站点数量</w:t>
            </w:r>
          </w:p>
        </w:tc>
        <w:tc>
          <w:tcPr>
            <w:tcW w:w="1984" w:type="dxa"/>
            <w:tcBorders>
              <w:top w:val="single" w:color="auto" w:sz="4" w:space="0"/>
              <w:left w:val="nil"/>
              <w:bottom w:val="single" w:color="auto" w:sz="4" w:space="0"/>
              <w:right w:val="single" w:color="auto" w:sz="4" w:space="0"/>
            </w:tcBorders>
            <w:vAlign w:val="center"/>
          </w:tcPr>
          <w:p w14:paraId="4AE414B9">
            <w:pPr>
              <w:pStyle w:val="125"/>
              <w:rPr>
                <w:rFonts w:ascii="Times New Roman" w:hAnsi="Times New Roman"/>
                <w:color w:val="000000"/>
                <w:sz w:val="18"/>
                <w:szCs w:val="18"/>
              </w:rPr>
            </w:pPr>
            <w:r>
              <w:rPr>
                <w:rFonts w:ascii="Times New Roman" w:hAnsi="Times New Roman"/>
                <w:color w:val="000000"/>
                <w:sz w:val="18"/>
                <w:szCs w:val="18"/>
              </w:rPr>
              <w:t>7</w:t>
            </w:r>
          </w:p>
        </w:tc>
        <w:tc>
          <w:tcPr>
            <w:tcW w:w="1985" w:type="dxa"/>
            <w:tcBorders>
              <w:top w:val="single" w:color="auto" w:sz="4" w:space="0"/>
              <w:left w:val="nil"/>
              <w:bottom w:val="single" w:color="auto" w:sz="4" w:space="0"/>
              <w:right w:val="single" w:color="auto" w:sz="4" w:space="0"/>
            </w:tcBorders>
            <w:vAlign w:val="center"/>
          </w:tcPr>
          <w:p w14:paraId="6FEC7E5D">
            <w:pPr>
              <w:pStyle w:val="125"/>
              <w:rPr>
                <w:rFonts w:ascii="Times New Roman" w:hAnsi="Times New Roman"/>
                <w:color w:val="000000"/>
                <w:sz w:val="18"/>
                <w:szCs w:val="18"/>
              </w:rPr>
            </w:pPr>
            <w:r>
              <w:rPr>
                <w:rFonts w:ascii="Times New Roman" w:hAnsi="Times New Roman"/>
                <w:color w:val="000000"/>
                <w:sz w:val="18"/>
                <w:szCs w:val="18"/>
              </w:rPr>
              <w:t>1</w:t>
            </w:r>
          </w:p>
        </w:tc>
      </w:tr>
      <w:tr w14:paraId="75B8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1A357C43">
            <w:pPr>
              <w:pStyle w:val="125"/>
              <w:rPr>
                <w:rFonts w:ascii="Times New Roman" w:hAnsi="Times New Roman"/>
                <w:color w:val="000000"/>
                <w:sz w:val="18"/>
                <w:szCs w:val="18"/>
              </w:rPr>
            </w:pPr>
            <w:r>
              <w:rPr>
                <w:rFonts w:ascii="Times New Roman" w:hAnsi="Times New Roman"/>
                <w:color w:val="000000"/>
                <w:sz w:val="18"/>
                <w:szCs w:val="18"/>
              </w:rPr>
              <w:t>站点[0]Mac地址</w:t>
            </w:r>
          </w:p>
        </w:tc>
        <w:tc>
          <w:tcPr>
            <w:tcW w:w="1984" w:type="dxa"/>
            <w:tcBorders>
              <w:top w:val="single" w:color="auto" w:sz="4" w:space="0"/>
              <w:left w:val="nil"/>
              <w:bottom w:val="single" w:color="auto" w:sz="4" w:space="0"/>
              <w:right w:val="single" w:color="auto" w:sz="4" w:space="0"/>
            </w:tcBorders>
            <w:vAlign w:val="center"/>
          </w:tcPr>
          <w:p w14:paraId="1344778A">
            <w:pPr>
              <w:pStyle w:val="125"/>
              <w:rPr>
                <w:rFonts w:ascii="Times New Roman" w:hAnsi="Times New Roman"/>
                <w:color w:val="000000"/>
                <w:sz w:val="18"/>
                <w:szCs w:val="18"/>
              </w:rPr>
            </w:pPr>
            <w:r>
              <w:rPr>
                <w:rFonts w:ascii="Times New Roman" w:hAnsi="Times New Roman"/>
                <w:color w:val="000000"/>
                <w:sz w:val="18"/>
                <w:szCs w:val="18"/>
              </w:rPr>
              <w:t>8-13</w:t>
            </w:r>
          </w:p>
        </w:tc>
        <w:tc>
          <w:tcPr>
            <w:tcW w:w="1985" w:type="dxa"/>
            <w:tcBorders>
              <w:top w:val="single" w:color="auto" w:sz="4" w:space="0"/>
              <w:left w:val="nil"/>
              <w:bottom w:val="single" w:color="auto" w:sz="4" w:space="0"/>
              <w:right w:val="single" w:color="auto" w:sz="4" w:space="0"/>
            </w:tcBorders>
            <w:vAlign w:val="center"/>
          </w:tcPr>
          <w:p w14:paraId="168E8EBD">
            <w:pPr>
              <w:pStyle w:val="125"/>
              <w:rPr>
                <w:rFonts w:ascii="Times New Roman" w:hAnsi="Times New Roman"/>
                <w:color w:val="000000"/>
                <w:sz w:val="18"/>
                <w:szCs w:val="18"/>
              </w:rPr>
            </w:pPr>
            <w:r>
              <w:rPr>
                <w:rFonts w:ascii="Times New Roman" w:hAnsi="Times New Roman"/>
                <w:color w:val="000000"/>
                <w:sz w:val="18"/>
                <w:szCs w:val="18"/>
              </w:rPr>
              <w:t>6</w:t>
            </w:r>
          </w:p>
        </w:tc>
      </w:tr>
      <w:tr w14:paraId="4F01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0942D7F3">
            <w:pPr>
              <w:pStyle w:val="125"/>
              <w:rPr>
                <w:rFonts w:ascii="Times New Roman" w:hAnsi="Times New Roman"/>
                <w:color w:val="000000"/>
                <w:sz w:val="18"/>
                <w:szCs w:val="18"/>
              </w:rPr>
            </w:pPr>
            <w:r>
              <w:rPr>
                <w:rFonts w:ascii="Times New Roman" w:hAnsi="Times New Roman"/>
                <w:color w:val="000000"/>
                <w:sz w:val="18"/>
                <w:szCs w:val="18"/>
              </w:rPr>
              <w:t>…</w:t>
            </w:r>
          </w:p>
        </w:tc>
        <w:tc>
          <w:tcPr>
            <w:tcW w:w="1984" w:type="dxa"/>
            <w:tcBorders>
              <w:top w:val="single" w:color="auto" w:sz="4" w:space="0"/>
              <w:left w:val="nil"/>
              <w:bottom w:val="single" w:color="auto" w:sz="4" w:space="0"/>
              <w:right w:val="single" w:color="auto" w:sz="4" w:space="0"/>
            </w:tcBorders>
            <w:vAlign w:val="center"/>
          </w:tcPr>
          <w:p w14:paraId="5DAF9EC8">
            <w:pPr>
              <w:pStyle w:val="125"/>
              <w:rPr>
                <w:rFonts w:ascii="Times New Roman" w:hAnsi="Times New Roman"/>
                <w:color w:val="000000"/>
                <w:sz w:val="18"/>
                <w:szCs w:val="18"/>
              </w:rPr>
            </w:pPr>
            <w:r>
              <w:rPr>
                <w:rFonts w:ascii="Times New Roman" w:hAnsi="Times New Roman"/>
                <w:color w:val="000000"/>
                <w:sz w:val="18"/>
                <w:szCs w:val="18"/>
              </w:rPr>
              <w:t>…</w:t>
            </w:r>
          </w:p>
        </w:tc>
        <w:tc>
          <w:tcPr>
            <w:tcW w:w="1985" w:type="dxa"/>
            <w:tcBorders>
              <w:top w:val="single" w:color="auto" w:sz="4" w:space="0"/>
              <w:left w:val="nil"/>
              <w:bottom w:val="single" w:color="auto" w:sz="4" w:space="0"/>
              <w:right w:val="single" w:color="auto" w:sz="4" w:space="0"/>
            </w:tcBorders>
            <w:vAlign w:val="center"/>
          </w:tcPr>
          <w:p w14:paraId="361D71DD">
            <w:pPr>
              <w:pStyle w:val="125"/>
              <w:rPr>
                <w:rFonts w:ascii="Times New Roman" w:hAnsi="Times New Roman"/>
                <w:color w:val="000000"/>
                <w:sz w:val="18"/>
                <w:szCs w:val="18"/>
              </w:rPr>
            </w:pPr>
            <w:r>
              <w:rPr>
                <w:rFonts w:ascii="Times New Roman" w:hAnsi="Times New Roman"/>
                <w:color w:val="000000"/>
                <w:sz w:val="18"/>
                <w:szCs w:val="18"/>
              </w:rPr>
              <w:t>…</w:t>
            </w:r>
          </w:p>
        </w:tc>
      </w:tr>
      <w:tr w14:paraId="410A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4356E71B">
            <w:pPr>
              <w:pStyle w:val="125"/>
              <w:rPr>
                <w:rFonts w:ascii="Times New Roman" w:hAnsi="Times New Roman"/>
                <w:color w:val="000000"/>
                <w:sz w:val="18"/>
                <w:szCs w:val="18"/>
              </w:rPr>
            </w:pPr>
            <w:r>
              <w:rPr>
                <w:rFonts w:ascii="Times New Roman" w:hAnsi="Times New Roman"/>
                <w:color w:val="000000"/>
                <w:sz w:val="18"/>
                <w:szCs w:val="18"/>
              </w:rPr>
              <w:t>站点[n]Mac地址</w:t>
            </w:r>
          </w:p>
        </w:tc>
        <w:tc>
          <w:tcPr>
            <w:tcW w:w="1984" w:type="dxa"/>
            <w:tcBorders>
              <w:top w:val="single" w:color="auto" w:sz="4" w:space="0"/>
              <w:left w:val="nil"/>
              <w:bottom w:val="single" w:color="auto" w:sz="4" w:space="0"/>
              <w:right w:val="single" w:color="auto" w:sz="4" w:space="0"/>
            </w:tcBorders>
            <w:vAlign w:val="center"/>
          </w:tcPr>
          <w:p w14:paraId="4CE8A0DE">
            <w:pPr>
              <w:pStyle w:val="125"/>
              <w:rPr>
                <w:rFonts w:ascii="Times New Roman" w:hAnsi="Times New Roman"/>
                <w:color w:val="000000"/>
                <w:sz w:val="18"/>
                <w:szCs w:val="18"/>
              </w:rPr>
            </w:pPr>
            <w:r>
              <w:rPr>
                <w:rFonts w:ascii="Times New Roman" w:hAnsi="Times New Roman"/>
                <w:color w:val="000000"/>
                <w:sz w:val="18"/>
                <w:szCs w:val="18"/>
              </w:rPr>
              <w:t>可变起始字节</w:t>
            </w:r>
          </w:p>
        </w:tc>
        <w:tc>
          <w:tcPr>
            <w:tcW w:w="1985" w:type="dxa"/>
            <w:tcBorders>
              <w:top w:val="single" w:color="auto" w:sz="4" w:space="0"/>
              <w:left w:val="nil"/>
              <w:bottom w:val="single" w:color="auto" w:sz="4" w:space="0"/>
              <w:right w:val="single" w:color="auto" w:sz="4" w:space="0"/>
            </w:tcBorders>
            <w:vAlign w:val="center"/>
          </w:tcPr>
          <w:p w14:paraId="72DF61E8">
            <w:pPr>
              <w:pStyle w:val="125"/>
              <w:rPr>
                <w:rFonts w:ascii="Times New Roman" w:hAnsi="Times New Roman"/>
                <w:color w:val="000000"/>
                <w:sz w:val="18"/>
                <w:szCs w:val="18"/>
              </w:rPr>
            </w:pPr>
            <w:r>
              <w:rPr>
                <w:rFonts w:ascii="Times New Roman" w:hAnsi="Times New Roman"/>
                <w:color w:val="000000"/>
                <w:sz w:val="18"/>
                <w:szCs w:val="18"/>
              </w:rPr>
              <w:t>6</w:t>
            </w:r>
          </w:p>
        </w:tc>
      </w:tr>
    </w:tbl>
    <w:p w14:paraId="56AC9C62">
      <w:pPr>
        <w:pStyle w:val="67"/>
      </w:pPr>
      <w:r>
        <w:rPr>
          <w:rFonts w:hint="eastAsia"/>
        </w:rPr>
        <w:t>请求序号</w:t>
      </w:r>
    </w:p>
    <w:p w14:paraId="6FFD135D">
      <w:pPr>
        <w:pStyle w:val="50"/>
      </w:pPr>
      <w:r>
        <w:rPr>
          <w:rFonts w:hint="eastAsia"/>
        </w:rPr>
        <w:t>本次请求的序号，回复报文的序号需与此对应，标明一次完整应答。同一站点上电后从0开始计数，每次请求加一，复位后计数清零。</w:t>
      </w:r>
    </w:p>
    <w:p w14:paraId="47A5BB42">
      <w:pPr>
        <w:pStyle w:val="67"/>
      </w:pPr>
      <w:r>
        <w:rPr>
          <w:rFonts w:hint="eastAsia"/>
        </w:rPr>
        <w:t>发起站点MAC地址</w:t>
      </w:r>
    </w:p>
    <w:p w14:paraId="5654EE88">
      <w:pPr>
        <w:pStyle w:val="50"/>
      </w:pPr>
      <w:r>
        <w:rPr>
          <w:rFonts w:hint="eastAsia"/>
        </w:rPr>
        <w:t>发起站点TEI列表请求的原始站点MAC地址。</w:t>
      </w:r>
    </w:p>
    <w:p w14:paraId="4A11D04E">
      <w:pPr>
        <w:pStyle w:val="67"/>
      </w:pPr>
      <w:r>
        <w:rPr>
          <w:rFonts w:hint="eastAsia"/>
        </w:rPr>
        <w:t>站点数量</w:t>
      </w:r>
    </w:p>
    <w:p w14:paraId="0F7B79EB">
      <w:pPr>
        <w:pStyle w:val="50"/>
      </w:pPr>
      <w:r>
        <w:rPr>
          <w:rFonts w:hint="eastAsia"/>
        </w:rPr>
        <w:t>本次请求的站点数量，站点数量最大值为2</w:t>
      </w:r>
      <w:r>
        <w:t>0</w:t>
      </w:r>
      <w:r>
        <w:rPr>
          <w:rFonts w:hint="eastAsia"/>
        </w:rPr>
        <w:t>。</w:t>
      </w:r>
    </w:p>
    <w:p w14:paraId="0FE8AAD8">
      <w:pPr>
        <w:pStyle w:val="67"/>
      </w:pPr>
      <w:r>
        <w:rPr>
          <w:rFonts w:hint="eastAsia"/>
        </w:rPr>
        <w:t>站点[n]Mac地址</w:t>
      </w:r>
    </w:p>
    <w:p w14:paraId="6240FD7E">
      <w:pPr>
        <w:pStyle w:val="50"/>
      </w:pPr>
      <w:r>
        <w:rPr>
          <w:rFonts w:hint="eastAsia"/>
        </w:rPr>
        <w:t>请求的站点M</w:t>
      </w:r>
      <w:r>
        <w:t>ac</w:t>
      </w:r>
      <w:r>
        <w:rPr>
          <w:rFonts w:hint="eastAsia"/>
        </w:rPr>
        <w:t>地址列表。</w:t>
      </w:r>
    </w:p>
    <w:p w14:paraId="51A2D7F2">
      <w:pPr>
        <w:pStyle w:val="57"/>
        <w:ind w:left="420" w:hanging="420"/>
      </w:pPr>
      <w:r>
        <w:rPr>
          <w:rFonts w:hint="eastAsia"/>
        </w:rPr>
        <w:t>站点TEI列表回复报文</w:t>
      </w:r>
    </w:p>
    <w:p w14:paraId="64891675">
      <w:pPr>
        <w:pStyle w:val="50"/>
      </w:pPr>
      <w:r>
        <w:rPr>
          <w:rFonts w:hint="eastAsia"/>
        </w:rPr>
        <w:t>站点T</w:t>
      </w:r>
      <w:r>
        <w:t>EI</w:t>
      </w:r>
      <w:r>
        <w:rPr>
          <w:rFonts w:hint="eastAsia"/>
        </w:rPr>
        <w:t>列表回复报文格式如</w:t>
      </w:r>
      <w:r>
        <w:fldChar w:fldCharType="begin"/>
      </w:r>
      <w:r>
        <w:instrText xml:space="preserve"> </w:instrText>
      </w:r>
      <w:r>
        <w:rPr>
          <w:rFonts w:hint="eastAsia"/>
        </w:rPr>
        <w:instrText xml:space="preserve">REF _Ref219383875 \h</w:instrText>
      </w:r>
      <w:r>
        <w:instrText xml:space="preserve">  \* MERGEFORMAT </w:instrText>
      </w:r>
      <w:r>
        <w:fldChar w:fldCharType="separate"/>
      </w:r>
      <w:r>
        <w:t>表 161</w:t>
      </w:r>
      <w:r>
        <w:fldChar w:fldCharType="end"/>
      </w:r>
      <w:r>
        <w:rPr>
          <w:rFonts w:hint="eastAsia"/>
        </w:rPr>
        <w:t>所示，</w:t>
      </w:r>
    </w:p>
    <w:p w14:paraId="7F3F1F23">
      <w:pPr>
        <w:pStyle w:val="10"/>
      </w:pPr>
      <w:bookmarkStart w:id="2744" w:name="_Ref219125663"/>
      <w:bookmarkEnd w:id="2744"/>
      <w:bookmarkStart w:id="2745" w:name="_Ref219383875"/>
      <w:r>
        <w:t xml:space="preserve">表 </w:t>
      </w:r>
      <w:r>
        <w:fldChar w:fldCharType="begin"/>
      </w:r>
      <w:r>
        <w:instrText xml:space="preserve"> SEQ 表 \* ARABIC </w:instrText>
      </w:r>
      <w:r>
        <w:fldChar w:fldCharType="separate"/>
      </w:r>
      <w:r>
        <w:t>161</w:t>
      </w:r>
      <w:r>
        <w:fldChar w:fldCharType="end"/>
      </w:r>
      <w:bookmarkEnd w:id="2745"/>
      <w:r>
        <w:rPr>
          <w:rFonts w:hint="eastAsia"/>
        </w:rPr>
        <w:t xml:space="preserve"> 站点TEI列表回复报文格式</w:t>
      </w:r>
    </w:p>
    <w:tbl>
      <w:tblPr>
        <w:tblStyle w:val="31"/>
        <w:tblW w:w="6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1984"/>
        <w:gridCol w:w="1985"/>
      </w:tblGrid>
      <w:tr w14:paraId="14B1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5D3788DD">
            <w:pPr>
              <w:pStyle w:val="125"/>
              <w:rPr>
                <w:rFonts w:ascii="Times New Roman" w:hAnsi="Times New Roman"/>
                <w:color w:val="000000"/>
                <w:sz w:val="18"/>
                <w:szCs w:val="18"/>
              </w:rPr>
            </w:pPr>
            <w:r>
              <w:rPr>
                <w:rFonts w:hint="eastAsia" w:ascii="Times New Roman" w:hAnsi="Times New Roman"/>
                <w:color w:val="000000"/>
                <w:sz w:val="18"/>
                <w:szCs w:val="18"/>
              </w:rPr>
              <w:t>字段</w:t>
            </w:r>
          </w:p>
        </w:tc>
        <w:tc>
          <w:tcPr>
            <w:tcW w:w="1984" w:type="dxa"/>
            <w:tcBorders>
              <w:top w:val="single" w:color="auto" w:sz="4" w:space="0"/>
              <w:left w:val="nil"/>
              <w:bottom w:val="single" w:color="auto" w:sz="4" w:space="0"/>
              <w:right w:val="single" w:color="auto" w:sz="4" w:space="0"/>
            </w:tcBorders>
            <w:vAlign w:val="center"/>
          </w:tcPr>
          <w:p w14:paraId="43F845CC">
            <w:pPr>
              <w:pStyle w:val="125"/>
              <w:rPr>
                <w:rFonts w:ascii="Times New Roman" w:hAnsi="Times New Roman"/>
                <w:color w:val="000000"/>
                <w:sz w:val="18"/>
                <w:szCs w:val="18"/>
              </w:rPr>
            </w:pPr>
            <w:r>
              <w:rPr>
                <w:rFonts w:hint="eastAsia" w:ascii="Times New Roman" w:hAnsi="Times New Roman"/>
                <w:color w:val="000000"/>
                <w:sz w:val="18"/>
                <w:szCs w:val="18"/>
              </w:rPr>
              <w:t>字节号</w:t>
            </w:r>
          </w:p>
        </w:tc>
        <w:tc>
          <w:tcPr>
            <w:tcW w:w="1985" w:type="dxa"/>
            <w:tcBorders>
              <w:top w:val="single" w:color="auto" w:sz="4" w:space="0"/>
              <w:left w:val="nil"/>
              <w:bottom w:val="single" w:color="auto" w:sz="4" w:space="0"/>
              <w:right w:val="single" w:color="auto" w:sz="4" w:space="0"/>
            </w:tcBorders>
            <w:vAlign w:val="center"/>
          </w:tcPr>
          <w:p w14:paraId="77AB0A03">
            <w:pPr>
              <w:pStyle w:val="125"/>
              <w:rPr>
                <w:rFonts w:ascii="Times New Roman" w:hAnsi="Times New Roman"/>
                <w:color w:val="000000"/>
                <w:sz w:val="18"/>
                <w:szCs w:val="18"/>
              </w:rPr>
            </w:pPr>
            <w:r>
              <w:rPr>
                <w:rFonts w:hint="eastAsia" w:ascii="Times New Roman" w:hAnsi="Times New Roman"/>
                <w:color w:val="000000"/>
                <w:sz w:val="18"/>
                <w:szCs w:val="18"/>
              </w:rPr>
              <w:t>字段大小(字节)</w:t>
            </w:r>
          </w:p>
        </w:tc>
      </w:tr>
      <w:tr w14:paraId="1967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6C2CD069">
            <w:pPr>
              <w:pStyle w:val="125"/>
              <w:rPr>
                <w:rFonts w:ascii="Times New Roman" w:hAnsi="Times New Roman"/>
                <w:color w:val="000000"/>
                <w:sz w:val="18"/>
                <w:szCs w:val="18"/>
              </w:rPr>
            </w:pPr>
            <w:r>
              <w:rPr>
                <w:rFonts w:hint="eastAsia" w:ascii="Times New Roman" w:hAnsi="Times New Roman"/>
                <w:color w:val="000000"/>
                <w:sz w:val="18"/>
                <w:szCs w:val="18"/>
              </w:rPr>
              <w:t>请求序号</w:t>
            </w:r>
          </w:p>
        </w:tc>
        <w:tc>
          <w:tcPr>
            <w:tcW w:w="1984" w:type="dxa"/>
            <w:tcBorders>
              <w:top w:val="single" w:color="auto" w:sz="4" w:space="0"/>
              <w:left w:val="nil"/>
              <w:bottom w:val="single" w:color="auto" w:sz="4" w:space="0"/>
              <w:right w:val="single" w:color="auto" w:sz="4" w:space="0"/>
            </w:tcBorders>
            <w:vAlign w:val="center"/>
          </w:tcPr>
          <w:p w14:paraId="076944F8">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985" w:type="dxa"/>
            <w:tcBorders>
              <w:top w:val="single" w:color="auto" w:sz="4" w:space="0"/>
              <w:left w:val="nil"/>
              <w:bottom w:val="single" w:color="auto" w:sz="4" w:space="0"/>
              <w:right w:val="single" w:color="auto" w:sz="4" w:space="0"/>
            </w:tcBorders>
            <w:vAlign w:val="center"/>
          </w:tcPr>
          <w:p w14:paraId="59015468">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44C5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096C18DF">
            <w:pPr>
              <w:pStyle w:val="125"/>
              <w:rPr>
                <w:rFonts w:ascii="Times New Roman" w:hAnsi="Times New Roman"/>
                <w:color w:val="000000"/>
                <w:sz w:val="18"/>
                <w:szCs w:val="18"/>
              </w:rPr>
            </w:pPr>
            <w:r>
              <w:rPr>
                <w:rFonts w:hint="eastAsia" w:ascii="Times New Roman" w:hAnsi="Times New Roman"/>
                <w:color w:val="000000"/>
                <w:sz w:val="18"/>
                <w:szCs w:val="18"/>
              </w:rPr>
              <w:t>发起站点MAC地址</w:t>
            </w:r>
          </w:p>
        </w:tc>
        <w:tc>
          <w:tcPr>
            <w:tcW w:w="1984" w:type="dxa"/>
            <w:tcBorders>
              <w:top w:val="single" w:color="auto" w:sz="4" w:space="0"/>
              <w:left w:val="nil"/>
              <w:bottom w:val="single" w:color="auto" w:sz="4" w:space="0"/>
              <w:right w:val="single" w:color="auto" w:sz="4" w:space="0"/>
            </w:tcBorders>
            <w:vAlign w:val="center"/>
          </w:tcPr>
          <w:p w14:paraId="230B5634">
            <w:pPr>
              <w:pStyle w:val="125"/>
              <w:rPr>
                <w:rFonts w:ascii="Times New Roman" w:hAnsi="Times New Roman"/>
                <w:color w:val="000000"/>
                <w:sz w:val="18"/>
                <w:szCs w:val="18"/>
              </w:rPr>
            </w:pPr>
            <w:r>
              <w:rPr>
                <w:rFonts w:hint="eastAsia" w:ascii="Times New Roman" w:hAnsi="Times New Roman"/>
                <w:color w:val="000000"/>
                <w:sz w:val="18"/>
                <w:szCs w:val="18"/>
              </w:rPr>
              <w:t>1-6</w:t>
            </w:r>
          </w:p>
        </w:tc>
        <w:tc>
          <w:tcPr>
            <w:tcW w:w="1985" w:type="dxa"/>
            <w:tcBorders>
              <w:top w:val="single" w:color="auto" w:sz="4" w:space="0"/>
              <w:left w:val="nil"/>
              <w:bottom w:val="single" w:color="auto" w:sz="4" w:space="0"/>
              <w:right w:val="single" w:color="auto" w:sz="4" w:space="0"/>
            </w:tcBorders>
            <w:vAlign w:val="center"/>
          </w:tcPr>
          <w:p w14:paraId="22E159A5">
            <w:pPr>
              <w:pStyle w:val="125"/>
              <w:rPr>
                <w:rFonts w:ascii="Times New Roman" w:hAnsi="Times New Roman"/>
                <w:color w:val="000000"/>
                <w:sz w:val="18"/>
                <w:szCs w:val="18"/>
              </w:rPr>
            </w:pPr>
            <w:r>
              <w:rPr>
                <w:rFonts w:hint="eastAsia" w:ascii="Times New Roman" w:hAnsi="Times New Roman"/>
                <w:color w:val="000000"/>
                <w:sz w:val="18"/>
                <w:szCs w:val="18"/>
              </w:rPr>
              <w:t>6</w:t>
            </w:r>
          </w:p>
        </w:tc>
      </w:tr>
      <w:tr w14:paraId="384A4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008FE01D">
            <w:pPr>
              <w:pStyle w:val="125"/>
              <w:rPr>
                <w:rFonts w:ascii="Times New Roman" w:hAnsi="Times New Roman"/>
                <w:color w:val="000000"/>
                <w:sz w:val="18"/>
                <w:szCs w:val="18"/>
              </w:rPr>
            </w:pPr>
            <w:r>
              <w:rPr>
                <w:rFonts w:hint="eastAsia" w:ascii="Times New Roman" w:hAnsi="Times New Roman"/>
                <w:color w:val="000000"/>
                <w:sz w:val="18"/>
                <w:szCs w:val="18"/>
              </w:rPr>
              <w:t>站点数量</w:t>
            </w:r>
          </w:p>
        </w:tc>
        <w:tc>
          <w:tcPr>
            <w:tcW w:w="1984" w:type="dxa"/>
            <w:tcBorders>
              <w:top w:val="single" w:color="auto" w:sz="4" w:space="0"/>
              <w:left w:val="nil"/>
              <w:bottom w:val="single" w:color="auto" w:sz="4" w:space="0"/>
              <w:right w:val="single" w:color="auto" w:sz="4" w:space="0"/>
            </w:tcBorders>
            <w:vAlign w:val="center"/>
          </w:tcPr>
          <w:p w14:paraId="737D9BEB">
            <w:pPr>
              <w:pStyle w:val="125"/>
              <w:rPr>
                <w:rFonts w:ascii="Times New Roman" w:hAnsi="Times New Roman"/>
                <w:color w:val="000000"/>
                <w:sz w:val="18"/>
                <w:szCs w:val="18"/>
              </w:rPr>
            </w:pPr>
            <w:r>
              <w:rPr>
                <w:rFonts w:hint="eastAsia" w:ascii="Times New Roman" w:hAnsi="Times New Roman"/>
                <w:color w:val="000000"/>
                <w:sz w:val="18"/>
                <w:szCs w:val="18"/>
              </w:rPr>
              <w:t>7</w:t>
            </w:r>
          </w:p>
        </w:tc>
        <w:tc>
          <w:tcPr>
            <w:tcW w:w="1985" w:type="dxa"/>
            <w:tcBorders>
              <w:top w:val="single" w:color="auto" w:sz="4" w:space="0"/>
              <w:left w:val="nil"/>
              <w:bottom w:val="single" w:color="auto" w:sz="4" w:space="0"/>
              <w:right w:val="single" w:color="auto" w:sz="4" w:space="0"/>
            </w:tcBorders>
            <w:vAlign w:val="center"/>
          </w:tcPr>
          <w:p w14:paraId="4CA9E6BC">
            <w:pPr>
              <w:pStyle w:val="125"/>
              <w:rPr>
                <w:rFonts w:ascii="Times New Roman" w:hAnsi="Times New Roman"/>
                <w:color w:val="000000"/>
                <w:sz w:val="18"/>
                <w:szCs w:val="18"/>
              </w:rPr>
            </w:pPr>
            <w:r>
              <w:rPr>
                <w:rFonts w:hint="eastAsia" w:ascii="Times New Roman" w:hAnsi="Times New Roman"/>
                <w:color w:val="000000"/>
                <w:sz w:val="18"/>
                <w:szCs w:val="18"/>
              </w:rPr>
              <w:t>1</w:t>
            </w:r>
          </w:p>
        </w:tc>
      </w:tr>
      <w:tr w14:paraId="479D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04F0F1B5">
            <w:pPr>
              <w:pStyle w:val="125"/>
              <w:rPr>
                <w:rFonts w:ascii="Times New Roman" w:hAnsi="Times New Roman"/>
                <w:color w:val="000000"/>
                <w:sz w:val="18"/>
                <w:szCs w:val="18"/>
              </w:rPr>
            </w:pPr>
            <w:r>
              <w:rPr>
                <w:rFonts w:hint="eastAsia" w:ascii="Times New Roman" w:hAnsi="Times New Roman"/>
                <w:color w:val="000000"/>
                <w:sz w:val="18"/>
                <w:szCs w:val="18"/>
              </w:rPr>
              <w:t>站点TEI列表</w:t>
            </w:r>
          </w:p>
        </w:tc>
        <w:tc>
          <w:tcPr>
            <w:tcW w:w="1984" w:type="dxa"/>
            <w:tcBorders>
              <w:top w:val="single" w:color="auto" w:sz="4" w:space="0"/>
              <w:left w:val="nil"/>
              <w:bottom w:val="single" w:color="auto" w:sz="4" w:space="0"/>
              <w:right w:val="single" w:color="auto" w:sz="4" w:space="0"/>
            </w:tcBorders>
            <w:vAlign w:val="center"/>
          </w:tcPr>
          <w:p w14:paraId="4907CF8A">
            <w:pPr>
              <w:pStyle w:val="125"/>
              <w:rPr>
                <w:rFonts w:ascii="Times New Roman" w:hAnsi="Times New Roman"/>
                <w:color w:val="000000"/>
                <w:sz w:val="18"/>
                <w:szCs w:val="18"/>
              </w:rPr>
            </w:pPr>
            <w:r>
              <w:rPr>
                <w:rFonts w:hint="eastAsia" w:ascii="Times New Roman" w:hAnsi="Times New Roman"/>
                <w:color w:val="000000"/>
                <w:sz w:val="18"/>
                <w:szCs w:val="18"/>
              </w:rPr>
              <w:t>8-N</w:t>
            </w:r>
          </w:p>
        </w:tc>
        <w:tc>
          <w:tcPr>
            <w:tcW w:w="1985" w:type="dxa"/>
            <w:tcBorders>
              <w:top w:val="single" w:color="auto" w:sz="4" w:space="0"/>
              <w:left w:val="nil"/>
              <w:bottom w:val="single" w:color="auto" w:sz="4" w:space="0"/>
              <w:right w:val="single" w:color="auto" w:sz="4" w:space="0"/>
            </w:tcBorders>
            <w:vAlign w:val="center"/>
          </w:tcPr>
          <w:p w14:paraId="2DE8E658">
            <w:pPr>
              <w:pStyle w:val="125"/>
              <w:rPr>
                <w:rFonts w:ascii="Times New Roman" w:hAnsi="Times New Roman"/>
                <w:color w:val="000000"/>
                <w:sz w:val="18"/>
                <w:szCs w:val="18"/>
              </w:rPr>
            </w:pPr>
            <w:r>
              <w:rPr>
                <w:rFonts w:hint="eastAsia" w:ascii="Times New Roman" w:hAnsi="Times New Roman"/>
                <w:color w:val="000000"/>
                <w:sz w:val="18"/>
                <w:szCs w:val="18"/>
              </w:rPr>
              <w:t>可变长</w:t>
            </w:r>
          </w:p>
        </w:tc>
      </w:tr>
    </w:tbl>
    <w:p w14:paraId="7A88BFEB">
      <w:pPr>
        <w:pStyle w:val="50"/>
      </w:pPr>
      <w:r>
        <w:rPr>
          <w:rFonts w:hint="eastAsia"/>
        </w:rPr>
        <w:t>站点T</w:t>
      </w:r>
      <w:r>
        <w:t>EI</w:t>
      </w:r>
      <w:r>
        <w:rPr>
          <w:rFonts w:hint="eastAsia"/>
        </w:rPr>
        <w:t>列表格式定义如</w:t>
      </w:r>
      <w:r>
        <w:fldChar w:fldCharType="begin"/>
      </w:r>
      <w:r>
        <w:instrText xml:space="preserve"> </w:instrText>
      </w:r>
      <w:r>
        <w:rPr>
          <w:rFonts w:hint="eastAsia"/>
        </w:rPr>
        <w:instrText xml:space="preserve">REF _Ref219383892 \h</w:instrText>
      </w:r>
      <w:r>
        <w:instrText xml:space="preserve">  \* MERGEFORMAT </w:instrText>
      </w:r>
      <w:r>
        <w:fldChar w:fldCharType="separate"/>
      </w:r>
      <w:r>
        <w:t>表 162</w:t>
      </w:r>
      <w:r>
        <w:fldChar w:fldCharType="end"/>
      </w:r>
      <w:r>
        <w:rPr>
          <w:rFonts w:hint="eastAsia"/>
        </w:rPr>
        <w:t>所示，</w:t>
      </w:r>
    </w:p>
    <w:p w14:paraId="440C26B4">
      <w:pPr>
        <w:pStyle w:val="10"/>
      </w:pPr>
      <w:bookmarkStart w:id="2746" w:name="_Ref219125677"/>
      <w:bookmarkEnd w:id="2746"/>
      <w:bookmarkStart w:id="2747" w:name="_Ref219383892"/>
      <w:r>
        <w:t xml:space="preserve">表 </w:t>
      </w:r>
      <w:r>
        <w:fldChar w:fldCharType="begin"/>
      </w:r>
      <w:r>
        <w:instrText xml:space="preserve"> SEQ 表 \* ARABIC </w:instrText>
      </w:r>
      <w:r>
        <w:fldChar w:fldCharType="separate"/>
      </w:r>
      <w:r>
        <w:t>162</w:t>
      </w:r>
      <w:r>
        <w:fldChar w:fldCharType="end"/>
      </w:r>
      <w:bookmarkEnd w:id="2747"/>
      <w:r>
        <w:rPr>
          <w:rFonts w:hint="eastAsia"/>
        </w:rPr>
        <w:t xml:space="preserve"> 站点TEI列表定义</w:t>
      </w:r>
    </w:p>
    <w:tbl>
      <w:tblPr>
        <w:tblStyle w:val="31"/>
        <w:tblW w:w="86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89"/>
        <w:gridCol w:w="1984"/>
        <w:gridCol w:w="1985"/>
        <w:gridCol w:w="1985"/>
      </w:tblGrid>
      <w:tr w14:paraId="3B45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32949EB6">
            <w:pPr>
              <w:pStyle w:val="125"/>
              <w:rPr>
                <w:rFonts w:ascii="Times New Roman" w:hAnsi="Times New Roman"/>
                <w:color w:val="000000"/>
                <w:sz w:val="18"/>
                <w:szCs w:val="18"/>
              </w:rPr>
            </w:pPr>
            <w:r>
              <w:rPr>
                <w:rFonts w:hint="eastAsia" w:ascii="Times New Roman" w:hAnsi="Times New Roman"/>
                <w:color w:val="000000"/>
                <w:sz w:val="18"/>
                <w:szCs w:val="18"/>
              </w:rPr>
              <w:t>字段</w:t>
            </w:r>
          </w:p>
        </w:tc>
        <w:tc>
          <w:tcPr>
            <w:tcW w:w="1984" w:type="dxa"/>
            <w:tcBorders>
              <w:top w:val="single" w:color="auto" w:sz="4" w:space="0"/>
              <w:left w:val="nil"/>
              <w:bottom w:val="single" w:color="auto" w:sz="4" w:space="0"/>
              <w:right w:val="single" w:color="auto" w:sz="4" w:space="0"/>
            </w:tcBorders>
            <w:vAlign w:val="center"/>
          </w:tcPr>
          <w:p w14:paraId="1C79F603">
            <w:pPr>
              <w:pStyle w:val="125"/>
              <w:rPr>
                <w:rFonts w:ascii="Times New Roman" w:hAnsi="Times New Roman"/>
                <w:color w:val="000000"/>
                <w:sz w:val="18"/>
                <w:szCs w:val="18"/>
              </w:rPr>
            </w:pPr>
            <w:r>
              <w:rPr>
                <w:rFonts w:hint="eastAsia" w:ascii="Times New Roman" w:hAnsi="Times New Roman"/>
                <w:color w:val="000000"/>
                <w:sz w:val="18"/>
                <w:szCs w:val="18"/>
              </w:rPr>
              <w:t>字节号</w:t>
            </w:r>
          </w:p>
        </w:tc>
        <w:tc>
          <w:tcPr>
            <w:tcW w:w="1985" w:type="dxa"/>
            <w:tcBorders>
              <w:top w:val="single" w:color="auto" w:sz="4" w:space="0"/>
              <w:left w:val="nil"/>
              <w:bottom w:val="single" w:color="auto" w:sz="4" w:space="0"/>
              <w:right w:val="single" w:color="auto" w:sz="4" w:space="0"/>
            </w:tcBorders>
            <w:vAlign w:val="center"/>
          </w:tcPr>
          <w:p w14:paraId="250B76BD">
            <w:pPr>
              <w:pStyle w:val="125"/>
              <w:rPr>
                <w:rFonts w:ascii="Times New Roman" w:hAnsi="Times New Roman"/>
                <w:color w:val="000000"/>
                <w:sz w:val="18"/>
                <w:szCs w:val="18"/>
              </w:rPr>
            </w:pPr>
            <w:r>
              <w:rPr>
                <w:rFonts w:hint="eastAsia" w:ascii="Times New Roman" w:hAnsi="Times New Roman"/>
                <w:color w:val="000000"/>
                <w:sz w:val="18"/>
                <w:szCs w:val="18"/>
              </w:rPr>
              <w:t>比特位</w:t>
            </w:r>
          </w:p>
        </w:tc>
        <w:tc>
          <w:tcPr>
            <w:tcW w:w="1985" w:type="dxa"/>
            <w:tcBorders>
              <w:top w:val="single" w:color="auto" w:sz="4" w:space="0"/>
              <w:left w:val="nil"/>
              <w:bottom w:val="single" w:color="auto" w:sz="4" w:space="0"/>
              <w:right w:val="single" w:color="auto" w:sz="4" w:space="0"/>
            </w:tcBorders>
            <w:vAlign w:val="center"/>
          </w:tcPr>
          <w:p w14:paraId="25BBA4FA">
            <w:pPr>
              <w:pStyle w:val="125"/>
              <w:rPr>
                <w:rFonts w:ascii="Times New Roman" w:hAnsi="Times New Roman"/>
                <w:color w:val="000000"/>
                <w:sz w:val="18"/>
                <w:szCs w:val="18"/>
              </w:rPr>
            </w:pPr>
            <w:r>
              <w:rPr>
                <w:rFonts w:hint="eastAsia" w:ascii="Times New Roman" w:hAnsi="Times New Roman"/>
                <w:color w:val="000000"/>
                <w:sz w:val="18"/>
                <w:szCs w:val="18"/>
              </w:rPr>
              <w:t>字段大小（Bit）</w:t>
            </w:r>
          </w:p>
        </w:tc>
      </w:tr>
      <w:tr w14:paraId="18CB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7BA854BE">
            <w:pPr>
              <w:pStyle w:val="125"/>
              <w:rPr>
                <w:rFonts w:ascii="Times New Roman" w:hAnsi="Times New Roman"/>
                <w:color w:val="000000"/>
                <w:sz w:val="18"/>
                <w:szCs w:val="18"/>
              </w:rPr>
            </w:pPr>
            <w:r>
              <w:rPr>
                <w:rFonts w:hint="eastAsia" w:ascii="Times New Roman" w:hAnsi="Times New Roman"/>
                <w:color w:val="000000"/>
                <w:sz w:val="18"/>
                <w:szCs w:val="18"/>
              </w:rPr>
              <w:t>站点[1]Mac地址</w:t>
            </w:r>
          </w:p>
        </w:tc>
        <w:tc>
          <w:tcPr>
            <w:tcW w:w="1984" w:type="dxa"/>
            <w:tcBorders>
              <w:top w:val="single" w:color="auto" w:sz="4" w:space="0"/>
              <w:left w:val="nil"/>
              <w:bottom w:val="single" w:color="auto" w:sz="4" w:space="0"/>
              <w:right w:val="single" w:color="auto" w:sz="4" w:space="0"/>
            </w:tcBorders>
            <w:vAlign w:val="center"/>
          </w:tcPr>
          <w:p w14:paraId="63791B6D">
            <w:pPr>
              <w:pStyle w:val="125"/>
              <w:rPr>
                <w:rFonts w:ascii="Times New Roman" w:hAnsi="Times New Roman"/>
                <w:color w:val="000000"/>
                <w:sz w:val="18"/>
                <w:szCs w:val="18"/>
              </w:rPr>
            </w:pPr>
            <w:r>
              <w:rPr>
                <w:rFonts w:hint="eastAsia" w:ascii="Times New Roman" w:hAnsi="Times New Roman"/>
                <w:color w:val="000000"/>
                <w:sz w:val="18"/>
                <w:szCs w:val="18"/>
              </w:rPr>
              <w:t>0-5</w:t>
            </w:r>
          </w:p>
        </w:tc>
        <w:tc>
          <w:tcPr>
            <w:tcW w:w="1985" w:type="dxa"/>
            <w:tcBorders>
              <w:top w:val="single" w:color="auto" w:sz="4" w:space="0"/>
              <w:left w:val="nil"/>
              <w:bottom w:val="single" w:color="auto" w:sz="4" w:space="0"/>
              <w:right w:val="single" w:color="auto" w:sz="4" w:space="0"/>
            </w:tcBorders>
            <w:vAlign w:val="center"/>
          </w:tcPr>
          <w:p w14:paraId="088C143E">
            <w:pPr>
              <w:pStyle w:val="125"/>
              <w:rPr>
                <w:rFonts w:ascii="Times New Roman" w:hAnsi="Times New Roman"/>
                <w:color w:val="000000"/>
                <w:sz w:val="18"/>
                <w:szCs w:val="18"/>
              </w:rPr>
            </w:pPr>
            <w:r>
              <w:rPr>
                <w:rFonts w:hint="eastAsia" w:ascii="Times New Roman" w:hAnsi="Times New Roman"/>
                <w:color w:val="000000"/>
                <w:sz w:val="18"/>
                <w:szCs w:val="18"/>
              </w:rPr>
              <w:t>0-7</w:t>
            </w:r>
          </w:p>
        </w:tc>
        <w:tc>
          <w:tcPr>
            <w:tcW w:w="1985" w:type="dxa"/>
            <w:tcBorders>
              <w:top w:val="single" w:color="auto" w:sz="4" w:space="0"/>
              <w:left w:val="nil"/>
              <w:bottom w:val="single" w:color="auto" w:sz="4" w:space="0"/>
              <w:right w:val="single" w:color="auto" w:sz="4" w:space="0"/>
            </w:tcBorders>
            <w:vAlign w:val="center"/>
          </w:tcPr>
          <w:p w14:paraId="31511C1B">
            <w:pPr>
              <w:pStyle w:val="125"/>
              <w:rPr>
                <w:rFonts w:ascii="Times New Roman" w:hAnsi="Times New Roman"/>
                <w:color w:val="000000"/>
                <w:sz w:val="18"/>
                <w:szCs w:val="18"/>
              </w:rPr>
            </w:pPr>
            <w:r>
              <w:rPr>
                <w:rFonts w:hint="eastAsia" w:ascii="Times New Roman" w:hAnsi="Times New Roman"/>
                <w:color w:val="000000"/>
                <w:sz w:val="18"/>
                <w:szCs w:val="18"/>
              </w:rPr>
              <w:t>48</w:t>
            </w:r>
          </w:p>
        </w:tc>
      </w:tr>
      <w:tr w14:paraId="2AD2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527F52F3">
            <w:pPr>
              <w:pStyle w:val="125"/>
              <w:rPr>
                <w:rFonts w:ascii="Times New Roman" w:hAnsi="Times New Roman"/>
                <w:color w:val="000000"/>
                <w:sz w:val="18"/>
                <w:szCs w:val="18"/>
              </w:rPr>
            </w:pPr>
            <w:r>
              <w:rPr>
                <w:rFonts w:hint="eastAsia" w:ascii="Times New Roman" w:hAnsi="Times New Roman"/>
                <w:color w:val="000000"/>
                <w:sz w:val="18"/>
                <w:szCs w:val="18"/>
              </w:rPr>
              <w:t>站点[1]TEI</w:t>
            </w:r>
          </w:p>
        </w:tc>
        <w:tc>
          <w:tcPr>
            <w:tcW w:w="1984" w:type="dxa"/>
            <w:tcBorders>
              <w:top w:val="single" w:color="auto" w:sz="4" w:space="0"/>
              <w:left w:val="nil"/>
              <w:bottom w:val="single" w:color="auto" w:sz="4" w:space="0"/>
              <w:right w:val="single" w:color="auto" w:sz="4" w:space="0"/>
            </w:tcBorders>
            <w:vAlign w:val="center"/>
          </w:tcPr>
          <w:p w14:paraId="6947A662">
            <w:pPr>
              <w:pStyle w:val="125"/>
              <w:rPr>
                <w:rFonts w:ascii="Times New Roman" w:hAnsi="Times New Roman"/>
                <w:color w:val="000000"/>
                <w:sz w:val="18"/>
                <w:szCs w:val="18"/>
              </w:rPr>
            </w:pPr>
            <w:r>
              <w:rPr>
                <w:rFonts w:hint="eastAsia" w:ascii="Times New Roman" w:hAnsi="Times New Roman"/>
                <w:color w:val="000000"/>
                <w:sz w:val="18"/>
                <w:szCs w:val="18"/>
              </w:rPr>
              <w:t>6</w:t>
            </w:r>
          </w:p>
        </w:tc>
        <w:tc>
          <w:tcPr>
            <w:tcW w:w="1985" w:type="dxa"/>
            <w:tcBorders>
              <w:top w:val="single" w:color="auto" w:sz="4" w:space="0"/>
              <w:left w:val="nil"/>
              <w:bottom w:val="single" w:color="auto" w:sz="4" w:space="0"/>
              <w:right w:val="single" w:color="auto" w:sz="4" w:space="0"/>
            </w:tcBorders>
            <w:vAlign w:val="center"/>
          </w:tcPr>
          <w:p w14:paraId="356BE205">
            <w:pPr>
              <w:pStyle w:val="125"/>
              <w:rPr>
                <w:rFonts w:ascii="Times New Roman" w:hAnsi="Times New Roman"/>
                <w:color w:val="000000"/>
                <w:sz w:val="18"/>
                <w:szCs w:val="18"/>
              </w:rPr>
            </w:pPr>
            <w:r>
              <w:rPr>
                <w:rFonts w:hint="eastAsia" w:ascii="Times New Roman" w:hAnsi="Times New Roman"/>
                <w:color w:val="000000"/>
                <w:sz w:val="18"/>
                <w:szCs w:val="18"/>
              </w:rPr>
              <w:t>0-7</w:t>
            </w:r>
          </w:p>
        </w:tc>
        <w:tc>
          <w:tcPr>
            <w:tcW w:w="1985" w:type="dxa"/>
            <w:vMerge w:val="restart"/>
            <w:tcBorders>
              <w:top w:val="nil"/>
              <w:left w:val="nil"/>
              <w:bottom w:val="single" w:color="auto" w:sz="4" w:space="0"/>
              <w:right w:val="single" w:color="auto" w:sz="4" w:space="0"/>
            </w:tcBorders>
            <w:vAlign w:val="center"/>
          </w:tcPr>
          <w:p w14:paraId="56B344CF">
            <w:pPr>
              <w:pStyle w:val="125"/>
              <w:rPr>
                <w:rFonts w:ascii="Times New Roman" w:hAnsi="Times New Roman"/>
                <w:color w:val="000000"/>
                <w:sz w:val="18"/>
                <w:szCs w:val="18"/>
              </w:rPr>
            </w:pPr>
            <w:r>
              <w:rPr>
                <w:rFonts w:hint="eastAsia" w:ascii="Times New Roman" w:hAnsi="Times New Roman"/>
                <w:color w:val="000000"/>
                <w:sz w:val="18"/>
                <w:szCs w:val="18"/>
              </w:rPr>
              <w:t>12</w:t>
            </w:r>
          </w:p>
        </w:tc>
      </w:tr>
      <w:tr w14:paraId="4FE5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13B75BF8">
            <w:pPr>
              <w:pStyle w:val="125"/>
              <w:rPr>
                <w:rFonts w:ascii="Times New Roman" w:hAnsi="Times New Roman"/>
                <w:color w:val="000000"/>
                <w:sz w:val="18"/>
                <w:szCs w:val="18"/>
              </w:rPr>
            </w:pPr>
          </w:p>
        </w:tc>
        <w:tc>
          <w:tcPr>
            <w:tcW w:w="1984" w:type="dxa"/>
            <w:vMerge w:val="restart"/>
            <w:tcBorders>
              <w:top w:val="nil"/>
              <w:left w:val="nil"/>
              <w:bottom w:val="single" w:color="auto" w:sz="4" w:space="0"/>
              <w:right w:val="single" w:color="auto" w:sz="4" w:space="0"/>
            </w:tcBorders>
            <w:vAlign w:val="center"/>
          </w:tcPr>
          <w:p w14:paraId="2535A865">
            <w:pPr>
              <w:pStyle w:val="125"/>
              <w:rPr>
                <w:rFonts w:ascii="Times New Roman" w:hAnsi="Times New Roman"/>
                <w:color w:val="000000"/>
                <w:sz w:val="18"/>
                <w:szCs w:val="18"/>
              </w:rPr>
            </w:pPr>
            <w:r>
              <w:rPr>
                <w:rFonts w:hint="eastAsia" w:ascii="Times New Roman" w:hAnsi="Times New Roman"/>
                <w:color w:val="000000"/>
                <w:sz w:val="18"/>
                <w:szCs w:val="18"/>
              </w:rPr>
              <w:t>7</w:t>
            </w:r>
          </w:p>
        </w:tc>
        <w:tc>
          <w:tcPr>
            <w:tcW w:w="1985" w:type="dxa"/>
            <w:tcBorders>
              <w:top w:val="single" w:color="auto" w:sz="4" w:space="0"/>
              <w:left w:val="nil"/>
              <w:bottom w:val="single" w:color="auto" w:sz="4" w:space="0"/>
              <w:right w:val="single" w:color="auto" w:sz="4" w:space="0"/>
            </w:tcBorders>
            <w:vAlign w:val="center"/>
          </w:tcPr>
          <w:p w14:paraId="3D5C164B">
            <w:pPr>
              <w:pStyle w:val="125"/>
              <w:rPr>
                <w:rFonts w:ascii="Times New Roman" w:hAnsi="Times New Roman"/>
                <w:color w:val="000000"/>
                <w:sz w:val="18"/>
                <w:szCs w:val="18"/>
              </w:rPr>
            </w:pPr>
            <w:r>
              <w:rPr>
                <w:rFonts w:hint="eastAsia" w:ascii="Times New Roman" w:hAnsi="Times New Roman"/>
                <w:color w:val="000000"/>
                <w:sz w:val="18"/>
                <w:szCs w:val="18"/>
              </w:rPr>
              <w:t>0-3</w:t>
            </w:r>
          </w:p>
        </w:tc>
        <w:tc>
          <w:tcPr>
            <w:tcW w:w="1985" w:type="dxa"/>
            <w:vMerge w:val="continue"/>
            <w:tcBorders>
              <w:top w:val="nil"/>
              <w:left w:val="nil"/>
              <w:bottom w:val="single" w:color="auto" w:sz="4" w:space="0"/>
              <w:right w:val="single" w:color="auto" w:sz="4" w:space="0"/>
            </w:tcBorders>
            <w:vAlign w:val="center"/>
          </w:tcPr>
          <w:p w14:paraId="72DF672B">
            <w:pPr>
              <w:pStyle w:val="125"/>
              <w:rPr>
                <w:rFonts w:ascii="Times New Roman" w:hAnsi="Times New Roman"/>
                <w:color w:val="000000"/>
                <w:sz w:val="18"/>
                <w:szCs w:val="18"/>
              </w:rPr>
            </w:pPr>
          </w:p>
        </w:tc>
      </w:tr>
      <w:tr w14:paraId="4A084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6C980C47">
            <w:pPr>
              <w:pStyle w:val="125"/>
              <w:rPr>
                <w:rFonts w:ascii="Times New Roman" w:hAnsi="Times New Roman"/>
                <w:color w:val="000000"/>
                <w:sz w:val="18"/>
                <w:szCs w:val="18"/>
              </w:rPr>
            </w:pPr>
            <w:r>
              <w:rPr>
                <w:rFonts w:hint="eastAsia" w:ascii="Times New Roman" w:hAnsi="Times New Roman"/>
                <w:color w:val="000000"/>
                <w:sz w:val="18"/>
                <w:szCs w:val="18"/>
              </w:rPr>
              <w:t>保留</w:t>
            </w:r>
          </w:p>
        </w:tc>
        <w:tc>
          <w:tcPr>
            <w:tcW w:w="1984" w:type="dxa"/>
            <w:vMerge w:val="continue"/>
            <w:tcBorders>
              <w:top w:val="nil"/>
              <w:left w:val="nil"/>
              <w:bottom w:val="single" w:color="auto" w:sz="4" w:space="0"/>
              <w:right w:val="single" w:color="auto" w:sz="4" w:space="0"/>
            </w:tcBorders>
            <w:vAlign w:val="center"/>
          </w:tcPr>
          <w:p w14:paraId="30C32301">
            <w:pPr>
              <w:pStyle w:val="125"/>
              <w:rPr>
                <w:rFonts w:ascii="Times New Roman" w:hAnsi="Times New Roman"/>
                <w:color w:val="000000"/>
                <w:sz w:val="18"/>
                <w:szCs w:val="18"/>
              </w:rPr>
            </w:pPr>
          </w:p>
        </w:tc>
        <w:tc>
          <w:tcPr>
            <w:tcW w:w="1985" w:type="dxa"/>
            <w:tcBorders>
              <w:top w:val="single" w:color="auto" w:sz="4" w:space="0"/>
              <w:left w:val="nil"/>
              <w:bottom w:val="single" w:color="auto" w:sz="4" w:space="0"/>
              <w:right w:val="single" w:color="auto" w:sz="4" w:space="0"/>
            </w:tcBorders>
            <w:vAlign w:val="center"/>
          </w:tcPr>
          <w:p w14:paraId="4E3350CF">
            <w:pPr>
              <w:pStyle w:val="125"/>
              <w:rPr>
                <w:rFonts w:ascii="Times New Roman" w:hAnsi="Times New Roman"/>
                <w:color w:val="000000"/>
                <w:sz w:val="18"/>
                <w:szCs w:val="18"/>
              </w:rPr>
            </w:pPr>
            <w:r>
              <w:rPr>
                <w:rFonts w:hint="eastAsia" w:ascii="Times New Roman" w:hAnsi="Times New Roman"/>
                <w:color w:val="000000"/>
                <w:sz w:val="18"/>
                <w:szCs w:val="18"/>
              </w:rPr>
              <w:t>4-7</w:t>
            </w:r>
          </w:p>
        </w:tc>
        <w:tc>
          <w:tcPr>
            <w:tcW w:w="1985" w:type="dxa"/>
            <w:tcBorders>
              <w:top w:val="single" w:color="auto" w:sz="4" w:space="0"/>
              <w:left w:val="nil"/>
              <w:bottom w:val="single" w:color="auto" w:sz="4" w:space="0"/>
              <w:right w:val="single" w:color="auto" w:sz="4" w:space="0"/>
            </w:tcBorders>
            <w:vAlign w:val="center"/>
          </w:tcPr>
          <w:p w14:paraId="795E8BC5">
            <w:pPr>
              <w:pStyle w:val="125"/>
              <w:rPr>
                <w:rFonts w:ascii="Times New Roman" w:hAnsi="Times New Roman"/>
                <w:color w:val="000000"/>
                <w:sz w:val="18"/>
                <w:szCs w:val="18"/>
              </w:rPr>
            </w:pPr>
            <w:r>
              <w:rPr>
                <w:rFonts w:hint="eastAsia" w:ascii="Times New Roman" w:hAnsi="Times New Roman"/>
                <w:color w:val="000000"/>
                <w:sz w:val="18"/>
                <w:szCs w:val="18"/>
              </w:rPr>
              <w:t>4</w:t>
            </w:r>
          </w:p>
        </w:tc>
      </w:tr>
      <w:tr w14:paraId="11F0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495AC3C3">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984" w:type="dxa"/>
            <w:tcBorders>
              <w:top w:val="single" w:color="auto" w:sz="4" w:space="0"/>
              <w:left w:val="nil"/>
              <w:bottom w:val="single" w:color="auto" w:sz="4" w:space="0"/>
              <w:right w:val="single" w:color="auto" w:sz="4" w:space="0"/>
            </w:tcBorders>
            <w:vAlign w:val="center"/>
          </w:tcPr>
          <w:p w14:paraId="57AE4053">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985" w:type="dxa"/>
            <w:tcBorders>
              <w:top w:val="single" w:color="auto" w:sz="4" w:space="0"/>
              <w:left w:val="nil"/>
              <w:bottom w:val="single" w:color="auto" w:sz="4" w:space="0"/>
              <w:right w:val="single" w:color="auto" w:sz="4" w:space="0"/>
            </w:tcBorders>
            <w:vAlign w:val="center"/>
          </w:tcPr>
          <w:p w14:paraId="1F9FFACF">
            <w:pPr>
              <w:pStyle w:val="125"/>
              <w:rPr>
                <w:rFonts w:ascii="Times New Roman" w:hAnsi="Times New Roman"/>
                <w:color w:val="000000"/>
                <w:sz w:val="18"/>
                <w:szCs w:val="18"/>
              </w:rPr>
            </w:pPr>
            <w:r>
              <w:rPr>
                <w:rFonts w:hint="eastAsia" w:ascii="Times New Roman" w:hAnsi="Times New Roman"/>
                <w:color w:val="000000"/>
                <w:sz w:val="18"/>
                <w:szCs w:val="18"/>
              </w:rPr>
              <w:t>…</w:t>
            </w:r>
          </w:p>
        </w:tc>
        <w:tc>
          <w:tcPr>
            <w:tcW w:w="1985" w:type="dxa"/>
            <w:tcBorders>
              <w:top w:val="single" w:color="auto" w:sz="4" w:space="0"/>
              <w:left w:val="nil"/>
              <w:bottom w:val="single" w:color="auto" w:sz="4" w:space="0"/>
              <w:right w:val="single" w:color="auto" w:sz="4" w:space="0"/>
            </w:tcBorders>
            <w:vAlign w:val="center"/>
          </w:tcPr>
          <w:p w14:paraId="58542E66">
            <w:pPr>
              <w:pStyle w:val="125"/>
              <w:rPr>
                <w:rFonts w:ascii="Times New Roman" w:hAnsi="Times New Roman"/>
                <w:color w:val="000000"/>
                <w:sz w:val="18"/>
                <w:szCs w:val="18"/>
              </w:rPr>
            </w:pPr>
            <w:r>
              <w:rPr>
                <w:rFonts w:hint="eastAsia" w:ascii="Times New Roman" w:hAnsi="Times New Roman"/>
                <w:color w:val="000000"/>
                <w:sz w:val="18"/>
                <w:szCs w:val="18"/>
              </w:rPr>
              <w:t>…</w:t>
            </w:r>
          </w:p>
        </w:tc>
      </w:tr>
      <w:tr w14:paraId="3E81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5855C9DC">
            <w:pPr>
              <w:pStyle w:val="125"/>
              <w:rPr>
                <w:rFonts w:ascii="Times New Roman" w:hAnsi="Times New Roman"/>
                <w:color w:val="000000"/>
                <w:sz w:val="18"/>
                <w:szCs w:val="18"/>
              </w:rPr>
            </w:pPr>
            <w:r>
              <w:rPr>
                <w:rFonts w:hint="eastAsia" w:ascii="Times New Roman" w:hAnsi="Times New Roman"/>
                <w:color w:val="000000"/>
                <w:sz w:val="18"/>
                <w:szCs w:val="18"/>
              </w:rPr>
              <w:t>站点[n]Mac地址</w:t>
            </w:r>
          </w:p>
        </w:tc>
        <w:tc>
          <w:tcPr>
            <w:tcW w:w="1984" w:type="dxa"/>
            <w:tcBorders>
              <w:top w:val="single" w:color="auto" w:sz="4" w:space="0"/>
              <w:left w:val="nil"/>
              <w:bottom w:val="single" w:color="auto" w:sz="4" w:space="0"/>
              <w:right w:val="single" w:color="auto" w:sz="4" w:space="0"/>
            </w:tcBorders>
            <w:vAlign w:val="center"/>
          </w:tcPr>
          <w:p w14:paraId="36302906">
            <w:pPr>
              <w:pStyle w:val="125"/>
              <w:rPr>
                <w:rFonts w:ascii="Times New Roman" w:hAnsi="Times New Roman"/>
                <w:color w:val="000000"/>
                <w:sz w:val="18"/>
                <w:szCs w:val="18"/>
              </w:rPr>
            </w:pPr>
            <w:r>
              <w:rPr>
                <w:rFonts w:hint="eastAsia" w:ascii="Times New Roman" w:hAnsi="Times New Roman"/>
                <w:color w:val="000000"/>
                <w:sz w:val="18"/>
                <w:szCs w:val="18"/>
              </w:rPr>
              <w:t>(n-1)*8</w:t>
            </w:r>
          </w:p>
        </w:tc>
        <w:tc>
          <w:tcPr>
            <w:tcW w:w="1985" w:type="dxa"/>
            <w:tcBorders>
              <w:top w:val="single" w:color="auto" w:sz="4" w:space="0"/>
              <w:left w:val="nil"/>
              <w:bottom w:val="single" w:color="auto" w:sz="4" w:space="0"/>
              <w:right w:val="single" w:color="auto" w:sz="4" w:space="0"/>
            </w:tcBorders>
            <w:vAlign w:val="center"/>
          </w:tcPr>
          <w:p w14:paraId="327489FD">
            <w:pPr>
              <w:pStyle w:val="125"/>
              <w:rPr>
                <w:rFonts w:ascii="Times New Roman" w:hAnsi="Times New Roman"/>
                <w:color w:val="000000"/>
                <w:sz w:val="18"/>
                <w:szCs w:val="18"/>
              </w:rPr>
            </w:pPr>
            <w:r>
              <w:rPr>
                <w:rFonts w:hint="eastAsia" w:ascii="Times New Roman" w:hAnsi="Times New Roman"/>
                <w:color w:val="000000"/>
                <w:sz w:val="18"/>
                <w:szCs w:val="18"/>
              </w:rPr>
              <w:t>0-7</w:t>
            </w:r>
          </w:p>
        </w:tc>
        <w:tc>
          <w:tcPr>
            <w:tcW w:w="1985" w:type="dxa"/>
            <w:tcBorders>
              <w:top w:val="single" w:color="auto" w:sz="4" w:space="0"/>
              <w:left w:val="nil"/>
              <w:bottom w:val="single" w:color="auto" w:sz="4" w:space="0"/>
              <w:right w:val="single" w:color="auto" w:sz="4" w:space="0"/>
            </w:tcBorders>
            <w:vAlign w:val="center"/>
          </w:tcPr>
          <w:p w14:paraId="31230D05">
            <w:pPr>
              <w:pStyle w:val="125"/>
              <w:rPr>
                <w:rFonts w:ascii="Times New Roman" w:hAnsi="Times New Roman"/>
                <w:color w:val="000000"/>
                <w:sz w:val="18"/>
                <w:szCs w:val="18"/>
              </w:rPr>
            </w:pPr>
            <w:r>
              <w:rPr>
                <w:rFonts w:hint="eastAsia" w:ascii="Times New Roman" w:hAnsi="Times New Roman"/>
                <w:color w:val="000000"/>
                <w:sz w:val="18"/>
                <w:szCs w:val="18"/>
              </w:rPr>
              <w:t>48</w:t>
            </w:r>
          </w:p>
        </w:tc>
      </w:tr>
      <w:tr w14:paraId="3EFA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restart"/>
            <w:tcBorders>
              <w:top w:val="nil"/>
              <w:left w:val="single" w:color="auto" w:sz="4" w:space="0"/>
              <w:bottom w:val="single" w:color="auto" w:sz="4" w:space="0"/>
              <w:right w:val="single" w:color="auto" w:sz="4" w:space="0"/>
            </w:tcBorders>
            <w:vAlign w:val="center"/>
          </w:tcPr>
          <w:p w14:paraId="06C01658">
            <w:pPr>
              <w:pStyle w:val="125"/>
              <w:rPr>
                <w:rFonts w:ascii="Times New Roman" w:hAnsi="Times New Roman"/>
                <w:color w:val="000000"/>
                <w:sz w:val="18"/>
                <w:szCs w:val="18"/>
              </w:rPr>
            </w:pPr>
            <w:r>
              <w:rPr>
                <w:rFonts w:hint="eastAsia" w:ascii="Times New Roman" w:hAnsi="Times New Roman"/>
                <w:color w:val="000000"/>
                <w:sz w:val="18"/>
                <w:szCs w:val="18"/>
              </w:rPr>
              <w:t>站点[n]TEI</w:t>
            </w:r>
          </w:p>
        </w:tc>
        <w:tc>
          <w:tcPr>
            <w:tcW w:w="1984" w:type="dxa"/>
            <w:tcBorders>
              <w:top w:val="single" w:color="auto" w:sz="4" w:space="0"/>
              <w:left w:val="nil"/>
              <w:bottom w:val="single" w:color="auto" w:sz="4" w:space="0"/>
              <w:right w:val="single" w:color="auto" w:sz="4" w:space="0"/>
            </w:tcBorders>
            <w:vAlign w:val="center"/>
          </w:tcPr>
          <w:p w14:paraId="188371D2">
            <w:pPr>
              <w:pStyle w:val="125"/>
              <w:rPr>
                <w:rFonts w:ascii="Times New Roman" w:hAnsi="Times New Roman"/>
                <w:color w:val="000000"/>
                <w:sz w:val="18"/>
                <w:szCs w:val="18"/>
              </w:rPr>
            </w:pPr>
            <w:r>
              <w:rPr>
                <w:rFonts w:hint="eastAsia" w:ascii="Times New Roman" w:hAnsi="Times New Roman"/>
                <w:color w:val="000000"/>
                <w:sz w:val="18"/>
                <w:szCs w:val="18"/>
              </w:rPr>
              <w:t>(n-1)*8 + 6</w:t>
            </w:r>
          </w:p>
        </w:tc>
        <w:tc>
          <w:tcPr>
            <w:tcW w:w="1985" w:type="dxa"/>
            <w:tcBorders>
              <w:top w:val="single" w:color="auto" w:sz="4" w:space="0"/>
              <w:left w:val="nil"/>
              <w:bottom w:val="single" w:color="auto" w:sz="4" w:space="0"/>
              <w:right w:val="single" w:color="auto" w:sz="4" w:space="0"/>
            </w:tcBorders>
            <w:vAlign w:val="center"/>
          </w:tcPr>
          <w:p w14:paraId="503CF497">
            <w:pPr>
              <w:pStyle w:val="125"/>
              <w:rPr>
                <w:rFonts w:ascii="Times New Roman" w:hAnsi="Times New Roman"/>
                <w:color w:val="000000"/>
                <w:sz w:val="18"/>
                <w:szCs w:val="18"/>
              </w:rPr>
            </w:pPr>
            <w:r>
              <w:rPr>
                <w:rFonts w:hint="eastAsia" w:ascii="Times New Roman" w:hAnsi="Times New Roman"/>
                <w:color w:val="000000"/>
                <w:sz w:val="18"/>
                <w:szCs w:val="18"/>
              </w:rPr>
              <w:t>0-7</w:t>
            </w:r>
          </w:p>
        </w:tc>
        <w:tc>
          <w:tcPr>
            <w:tcW w:w="1985" w:type="dxa"/>
            <w:vMerge w:val="restart"/>
            <w:tcBorders>
              <w:top w:val="nil"/>
              <w:left w:val="nil"/>
              <w:bottom w:val="single" w:color="auto" w:sz="4" w:space="0"/>
              <w:right w:val="single" w:color="auto" w:sz="4" w:space="0"/>
            </w:tcBorders>
            <w:vAlign w:val="center"/>
          </w:tcPr>
          <w:p w14:paraId="4F9F21E6">
            <w:pPr>
              <w:pStyle w:val="125"/>
              <w:rPr>
                <w:rFonts w:ascii="Times New Roman" w:hAnsi="Times New Roman"/>
                <w:color w:val="000000"/>
                <w:sz w:val="18"/>
                <w:szCs w:val="18"/>
              </w:rPr>
            </w:pPr>
            <w:r>
              <w:rPr>
                <w:rFonts w:hint="eastAsia" w:ascii="Times New Roman" w:hAnsi="Times New Roman"/>
                <w:color w:val="000000"/>
                <w:sz w:val="18"/>
                <w:szCs w:val="18"/>
              </w:rPr>
              <w:t>12</w:t>
            </w:r>
          </w:p>
        </w:tc>
      </w:tr>
      <w:tr w14:paraId="0EDC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Merge w:val="continue"/>
            <w:tcBorders>
              <w:top w:val="nil"/>
              <w:left w:val="single" w:color="auto" w:sz="4" w:space="0"/>
              <w:bottom w:val="single" w:color="auto" w:sz="4" w:space="0"/>
              <w:right w:val="single" w:color="auto" w:sz="4" w:space="0"/>
            </w:tcBorders>
            <w:vAlign w:val="center"/>
          </w:tcPr>
          <w:p w14:paraId="255CBF8B">
            <w:pPr>
              <w:pStyle w:val="125"/>
              <w:rPr>
                <w:rFonts w:ascii="Times New Roman" w:hAnsi="Times New Roman"/>
                <w:color w:val="000000"/>
                <w:sz w:val="18"/>
                <w:szCs w:val="18"/>
              </w:rPr>
            </w:pPr>
          </w:p>
        </w:tc>
        <w:tc>
          <w:tcPr>
            <w:tcW w:w="1984" w:type="dxa"/>
            <w:vMerge w:val="restart"/>
            <w:tcBorders>
              <w:top w:val="nil"/>
              <w:left w:val="nil"/>
              <w:bottom w:val="single" w:color="auto" w:sz="4" w:space="0"/>
              <w:right w:val="single" w:color="auto" w:sz="4" w:space="0"/>
            </w:tcBorders>
            <w:vAlign w:val="center"/>
          </w:tcPr>
          <w:p w14:paraId="76B950BE">
            <w:pPr>
              <w:pStyle w:val="125"/>
              <w:rPr>
                <w:rFonts w:ascii="Times New Roman" w:hAnsi="Times New Roman"/>
                <w:color w:val="000000"/>
                <w:sz w:val="18"/>
                <w:szCs w:val="18"/>
              </w:rPr>
            </w:pPr>
            <w:r>
              <w:rPr>
                <w:rFonts w:hint="eastAsia" w:ascii="Times New Roman" w:hAnsi="Times New Roman"/>
                <w:color w:val="000000"/>
                <w:sz w:val="18"/>
                <w:szCs w:val="18"/>
              </w:rPr>
              <w:t>(n-1)*8 +7</w:t>
            </w:r>
          </w:p>
        </w:tc>
        <w:tc>
          <w:tcPr>
            <w:tcW w:w="1985" w:type="dxa"/>
            <w:tcBorders>
              <w:top w:val="single" w:color="auto" w:sz="4" w:space="0"/>
              <w:left w:val="nil"/>
              <w:bottom w:val="single" w:color="auto" w:sz="4" w:space="0"/>
              <w:right w:val="single" w:color="auto" w:sz="4" w:space="0"/>
            </w:tcBorders>
            <w:vAlign w:val="center"/>
          </w:tcPr>
          <w:p w14:paraId="53A36399">
            <w:pPr>
              <w:pStyle w:val="125"/>
              <w:rPr>
                <w:rFonts w:ascii="Times New Roman" w:hAnsi="Times New Roman"/>
                <w:color w:val="000000"/>
                <w:sz w:val="18"/>
                <w:szCs w:val="18"/>
              </w:rPr>
            </w:pPr>
            <w:r>
              <w:rPr>
                <w:rFonts w:hint="eastAsia" w:ascii="Times New Roman" w:hAnsi="Times New Roman"/>
                <w:color w:val="000000"/>
                <w:sz w:val="18"/>
                <w:szCs w:val="18"/>
              </w:rPr>
              <w:t>0-3</w:t>
            </w:r>
          </w:p>
        </w:tc>
        <w:tc>
          <w:tcPr>
            <w:tcW w:w="1985" w:type="dxa"/>
            <w:vMerge w:val="continue"/>
            <w:tcBorders>
              <w:top w:val="nil"/>
              <w:left w:val="nil"/>
              <w:bottom w:val="single" w:color="auto" w:sz="4" w:space="0"/>
              <w:right w:val="single" w:color="auto" w:sz="4" w:space="0"/>
            </w:tcBorders>
            <w:vAlign w:val="center"/>
          </w:tcPr>
          <w:p w14:paraId="39705811">
            <w:pPr>
              <w:pStyle w:val="125"/>
              <w:rPr>
                <w:rFonts w:ascii="Times New Roman" w:hAnsi="Times New Roman"/>
                <w:color w:val="000000"/>
                <w:sz w:val="18"/>
                <w:szCs w:val="18"/>
              </w:rPr>
            </w:pPr>
          </w:p>
        </w:tc>
      </w:tr>
      <w:tr w14:paraId="443CC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tcBorders>
              <w:top w:val="single" w:color="auto" w:sz="4" w:space="0"/>
              <w:left w:val="single" w:color="auto" w:sz="4" w:space="0"/>
              <w:bottom w:val="single" w:color="auto" w:sz="4" w:space="0"/>
              <w:right w:val="single" w:color="auto" w:sz="4" w:space="0"/>
            </w:tcBorders>
            <w:vAlign w:val="center"/>
          </w:tcPr>
          <w:p w14:paraId="4B17B888">
            <w:pPr>
              <w:pStyle w:val="125"/>
              <w:rPr>
                <w:rFonts w:ascii="Times New Roman" w:hAnsi="Times New Roman"/>
                <w:color w:val="000000"/>
                <w:sz w:val="18"/>
                <w:szCs w:val="18"/>
              </w:rPr>
            </w:pPr>
            <w:r>
              <w:rPr>
                <w:rFonts w:hint="eastAsia" w:ascii="Times New Roman" w:hAnsi="Times New Roman"/>
                <w:color w:val="000000"/>
                <w:sz w:val="18"/>
                <w:szCs w:val="18"/>
              </w:rPr>
              <w:t>保留</w:t>
            </w:r>
          </w:p>
        </w:tc>
        <w:tc>
          <w:tcPr>
            <w:tcW w:w="1984" w:type="dxa"/>
            <w:vMerge w:val="continue"/>
            <w:tcBorders>
              <w:top w:val="nil"/>
              <w:left w:val="nil"/>
              <w:bottom w:val="single" w:color="auto" w:sz="4" w:space="0"/>
              <w:right w:val="single" w:color="auto" w:sz="4" w:space="0"/>
            </w:tcBorders>
            <w:vAlign w:val="center"/>
          </w:tcPr>
          <w:p w14:paraId="3DE7ABF3">
            <w:pPr>
              <w:pStyle w:val="125"/>
              <w:rPr>
                <w:rFonts w:ascii="Times New Roman" w:hAnsi="Times New Roman"/>
                <w:color w:val="000000"/>
                <w:sz w:val="18"/>
                <w:szCs w:val="18"/>
              </w:rPr>
            </w:pPr>
          </w:p>
        </w:tc>
        <w:tc>
          <w:tcPr>
            <w:tcW w:w="1985" w:type="dxa"/>
            <w:tcBorders>
              <w:top w:val="single" w:color="auto" w:sz="4" w:space="0"/>
              <w:left w:val="nil"/>
              <w:bottom w:val="single" w:color="auto" w:sz="4" w:space="0"/>
              <w:right w:val="single" w:color="auto" w:sz="4" w:space="0"/>
            </w:tcBorders>
            <w:vAlign w:val="center"/>
          </w:tcPr>
          <w:p w14:paraId="02F71FDF">
            <w:pPr>
              <w:pStyle w:val="125"/>
              <w:rPr>
                <w:rFonts w:ascii="Times New Roman" w:hAnsi="Times New Roman"/>
                <w:color w:val="000000"/>
                <w:sz w:val="18"/>
                <w:szCs w:val="18"/>
              </w:rPr>
            </w:pPr>
            <w:r>
              <w:rPr>
                <w:rFonts w:hint="eastAsia" w:ascii="Times New Roman" w:hAnsi="Times New Roman"/>
                <w:color w:val="000000"/>
                <w:sz w:val="18"/>
                <w:szCs w:val="18"/>
              </w:rPr>
              <w:t>4-7</w:t>
            </w:r>
          </w:p>
        </w:tc>
        <w:tc>
          <w:tcPr>
            <w:tcW w:w="1985" w:type="dxa"/>
            <w:tcBorders>
              <w:top w:val="single" w:color="auto" w:sz="4" w:space="0"/>
              <w:left w:val="nil"/>
              <w:bottom w:val="single" w:color="auto" w:sz="4" w:space="0"/>
              <w:right w:val="single" w:color="auto" w:sz="4" w:space="0"/>
            </w:tcBorders>
            <w:vAlign w:val="center"/>
          </w:tcPr>
          <w:p w14:paraId="4A492646">
            <w:pPr>
              <w:pStyle w:val="125"/>
              <w:rPr>
                <w:rFonts w:ascii="Times New Roman" w:hAnsi="Times New Roman"/>
                <w:color w:val="000000"/>
                <w:sz w:val="18"/>
                <w:szCs w:val="18"/>
              </w:rPr>
            </w:pPr>
            <w:r>
              <w:rPr>
                <w:rFonts w:hint="eastAsia" w:ascii="Times New Roman" w:hAnsi="Times New Roman"/>
                <w:color w:val="000000"/>
                <w:sz w:val="18"/>
                <w:szCs w:val="18"/>
              </w:rPr>
              <w:t>4</w:t>
            </w:r>
          </w:p>
        </w:tc>
      </w:tr>
    </w:tbl>
    <w:p w14:paraId="6998C429">
      <w:pPr>
        <w:pStyle w:val="125"/>
        <w:jc w:val="both"/>
        <w:rPr>
          <w:rFonts w:ascii="Times New Roman" w:hAnsi="Times New Roman"/>
          <w:color w:val="000000"/>
          <w:sz w:val="18"/>
          <w:szCs w:val="18"/>
        </w:rPr>
      </w:pPr>
    </w:p>
    <w:p w14:paraId="71D6FC18">
      <w:pPr>
        <w:pStyle w:val="57"/>
        <w:ind w:left="420" w:hanging="420"/>
      </w:pPr>
      <w:r>
        <w:rPr>
          <w:rFonts w:hint="eastAsia"/>
        </w:rPr>
        <w:t>扩展网络冲突上报报文</w:t>
      </w:r>
    </w:p>
    <w:p w14:paraId="2E47EC08">
      <w:pPr>
        <w:pStyle w:val="50"/>
      </w:pPr>
      <w:r>
        <w:rPr>
          <w:rFonts w:hint="eastAsia"/>
        </w:rPr>
        <w:t>扩展网络冲突上报报文格式的定义如</w:t>
      </w:r>
      <w:r>
        <w:rPr>
          <w:rFonts w:hint="eastAsia"/>
        </w:rPr>
        <w:fldChar w:fldCharType="begin"/>
      </w:r>
      <w:r>
        <w:rPr>
          <w:rFonts w:hint="eastAsia"/>
        </w:rPr>
        <w:instrText xml:space="preserve"> REF _Ref20593 \h </w:instrText>
      </w:r>
      <w:r>
        <w:rPr>
          <w:rFonts w:hint="eastAsia"/>
        </w:rPr>
        <w:fldChar w:fldCharType="separate"/>
      </w:r>
      <w:r>
        <w:t>表 163</w:t>
      </w:r>
      <w:r>
        <w:rPr>
          <w:rFonts w:hint="eastAsia"/>
        </w:rPr>
        <w:fldChar w:fldCharType="end"/>
      </w:r>
      <w:r>
        <w:rPr>
          <w:rFonts w:hint="eastAsia"/>
        </w:rPr>
        <w:t>所示, 本网络运行ISAC-PLC协议时，站点通过扩展网络冲突上报报文向C</w:t>
      </w:r>
      <w:r>
        <w:t>CO上报邻居网络冲突情况</w:t>
      </w:r>
      <w:r>
        <w:rPr>
          <w:rFonts w:hint="eastAsia"/>
        </w:rPr>
        <w:t>。</w:t>
      </w:r>
    </w:p>
    <w:p w14:paraId="1DA8A192">
      <w:pPr>
        <w:pStyle w:val="10"/>
      </w:pPr>
      <w:bookmarkStart w:id="2748" w:name="_Ref20593"/>
      <w:r>
        <w:t xml:space="preserve">表 </w:t>
      </w:r>
      <w:r>
        <w:fldChar w:fldCharType="begin"/>
      </w:r>
      <w:r>
        <w:instrText xml:space="preserve"> SEQ 表 \* ARABIC </w:instrText>
      </w:r>
      <w:r>
        <w:fldChar w:fldCharType="separate"/>
      </w:r>
      <w:r>
        <w:t>163</w:t>
      </w:r>
      <w:r>
        <w:fldChar w:fldCharType="end"/>
      </w:r>
      <w:bookmarkEnd w:id="2748"/>
      <w:r>
        <w:rPr>
          <w:rFonts w:hint="eastAsia"/>
        </w:rPr>
        <w:t>网络冲突上报报文</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7"/>
        <w:gridCol w:w="1984"/>
        <w:gridCol w:w="1985"/>
        <w:gridCol w:w="1985"/>
      </w:tblGrid>
      <w:tr w14:paraId="1279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74FB678C">
            <w:pPr>
              <w:widowControl/>
              <w:tabs>
                <w:tab w:val="decimal" w:pos="0"/>
              </w:tabs>
              <w:jc w:val="left"/>
              <w:rPr>
                <w:kern w:val="0"/>
                <w:sz w:val="18"/>
                <w:szCs w:val="21"/>
              </w:rPr>
            </w:pPr>
            <w:r>
              <w:rPr>
                <w:rFonts w:hint="eastAsia"/>
                <w:kern w:val="0"/>
                <w:sz w:val="18"/>
                <w:szCs w:val="21"/>
              </w:rPr>
              <w:t>字段</w:t>
            </w:r>
          </w:p>
        </w:tc>
        <w:tc>
          <w:tcPr>
            <w:tcW w:w="1984" w:type="dxa"/>
            <w:tcBorders>
              <w:top w:val="single" w:color="auto" w:sz="4" w:space="0"/>
              <w:left w:val="single" w:color="auto" w:sz="4" w:space="0"/>
              <w:bottom w:val="single" w:color="auto" w:sz="4" w:space="0"/>
              <w:right w:val="single" w:color="auto" w:sz="4" w:space="0"/>
            </w:tcBorders>
            <w:vAlign w:val="center"/>
          </w:tcPr>
          <w:p w14:paraId="489AE82D">
            <w:pPr>
              <w:widowControl/>
              <w:tabs>
                <w:tab w:val="decimal" w:pos="0"/>
              </w:tabs>
              <w:jc w:val="left"/>
              <w:rPr>
                <w:kern w:val="0"/>
                <w:sz w:val="18"/>
                <w:szCs w:val="21"/>
              </w:rPr>
            </w:pPr>
            <w:r>
              <w:rPr>
                <w:rFonts w:hint="eastAsia"/>
                <w:kern w:val="0"/>
                <w:sz w:val="18"/>
                <w:szCs w:val="21"/>
              </w:rPr>
              <w:t>字节号</w:t>
            </w:r>
          </w:p>
        </w:tc>
        <w:tc>
          <w:tcPr>
            <w:tcW w:w="1985" w:type="dxa"/>
            <w:tcBorders>
              <w:top w:val="single" w:color="auto" w:sz="4" w:space="0"/>
              <w:left w:val="single" w:color="auto" w:sz="4" w:space="0"/>
              <w:bottom w:val="single" w:color="auto" w:sz="4" w:space="0"/>
              <w:right w:val="single" w:color="auto" w:sz="4" w:space="0"/>
            </w:tcBorders>
            <w:vAlign w:val="center"/>
          </w:tcPr>
          <w:p w14:paraId="574EAE29">
            <w:pPr>
              <w:widowControl/>
              <w:tabs>
                <w:tab w:val="decimal" w:pos="0"/>
              </w:tabs>
              <w:jc w:val="left"/>
              <w:rPr>
                <w:kern w:val="0"/>
                <w:sz w:val="18"/>
                <w:szCs w:val="21"/>
              </w:rPr>
            </w:pPr>
            <w:r>
              <w:rPr>
                <w:rFonts w:hint="eastAsia"/>
                <w:kern w:val="0"/>
                <w:sz w:val="18"/>
                <w:szCs w:val="21"/>
              </w:rPr>
              <w:t>字段大小</w:t>
            </w:r>
            <w:r>
              <w:rPr>
                <w:kern w:val="0"/>
                <w:sz w:val="18"/>
                <w:szCs w:val="21"/>
              </w:rPr>
              <w:t>(</w:t>
            </w:r>
            <w:r>
              <w:rPr>
                <w:rFonts w:hint="eastAsia"/>
                <w:kern w:val="0"/>
                <w:sz w:val="18"/>
                <w:szCs w:val="21"/>
              </w:rPr>
              <w:t>比特</w:t>
            </w:r>
            <w:r>
              <w:rPr>
                <w:kern w:val="0"/>
                <w:sz w:val="18"/>
                <w:szCs w:val="21"/>
              </w:rPr>
              <w:t>)</w:t>
            </w:r>
          </w:p>
        </w:tc>
        <w:tc>
          <w:tcPr>
            <w:tcW w:w="1985" w:type="dxa"/>
            <w:tcBorders>
              <w:top w:val="single" w:color="auto" w:sz="4" w:space="0"/>
              <w:left w:val="single" w:color="auto" w:sz="4" w:space="0"/>
              <w:bottom w:val="single" w:color="auto" w:sz="4" w:space="0"/>
              <w:right w:val="single" w:color="auto" w:sz="4" w:space="0"/>
            </w:tcBorders>
          </w:tcPr>
          <w:p w14:paraId="2A8ED5D8">
            <w:pPr>
              <w:widowControl/>
              <w:tabs>
                <w:tab w:val="decimal" w:pos="0"/>
              </w:tabs>
              <w:jc w:val="left"/>
              <w:rPr>
                <w:kern w:val="0"/>
                <w:sz w:val="18"/>
                <w:szCs w:val="21"/>
              </w:rPr>
            </w:pPr>
            <w:r>
              <w:rPr>
                <w:kern w:val="0"/>
                <w:sz w:val="18"/>
                <w:szCs w:val="21"/>
              </w:rPr>
              <w:t>备注</w:t>
            </w:r>
          </w:p>
        </w:tc>
      </w:tr>
      <w:tr w14:paraId="0BD1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45A5A28D">
            <w:pPr>
              <w:widowControl/>
              <w:tabs>
                <w:tab w:val="decimal" w:pos="0"/>
              </w:tabs>
              <w:jc w:val="left"/>
              <w:rPr>
                <w:kern w:val="0"/>
                <w:sz w:val="18"/>
                <w:szCs w:val="21"/>
              </w:rPr>
            </w:pPr>
            <w:r>
              <w:rPr>
                <w:kern w:val="0"/>
                <w:sz w:val="18"/>
                <w:szCs w:val="21"/>
              </w:rPr>
              <w:t>冲突网络</w:t>
            </w:r>
            <w:r>
              <w:rPr>
                <w:rFonts w:hint="eastAsia"/>
                <w:kern w:val="0"/>
                <w:sz w:val="18"/>
                <w:szCs w:val="21"/>
              </w:rPr>
              <w:t>C</w:t>
            </w:r>
            <w:r>
              <w:rPr>
                <w:kern w:val="0"/>
                <w:sz w:val="18"/>
                <w:szCs w:val="21"/>
              </w:rPr>
              <w:t>CO MAC地址</w:t>
            </w:r>
          </w:p>
        </w:tc>
        <w:tc>
          <w:tcPr>
            <w:tcW w:w="1984" w:type="dxa"/>
            <w:tcBorders>
              <w:top w:val="single" w:color="auto" w:sz="4" w:space="0"/>
              <w:left w:val="single" w:color="auto" w:sz="4" w:space="0"/>
              <w:bottom w:val="single" w:color="auto" w:sz="4" w:space="0"/>
              <w:right w:val="single" w:color="auto" w:sz="4" w:space="0"/>
            </w:tcBorders>
            <w:vAlign w:val="center"/>
          </w:tcPr>
          <w:p w14:paraId="14091659">
            <w:pPr>
              <w:widowControl/>
              <w:tabs>
                <w:tab w:val="decimal" w:pos="0"/>
              </w:tabs>
              <w:jc w:val="left"/>
              <w:rPr>
                <w:kern w:val="0"/>
                <w:sz w:val="18"/>
                <w:szCs w:val="21"/>
              </w:rPr>
            </w:pPr>
            <w:r>
              <w:rPr>
                <w:kern w:val="0"/>
                <w:sz w:val="18"/>
                <w:szCs w:val="21"/>
              </w:rPr>
              <w:t>0-5</w:t>
            </w:r>
          </w:p>
        </w:tc>
        <w:tc>
          <w:tcPr>
            <w:tcW w:w="1985" w:type="dxa"/>
            <w:tcBorders>
              <w:top w:val="single" w:color="auto" w:sz="4" w:space="0"/>
              <w:left w:val="single" w:color="auto" w:sz="4" w:space="0"/>
              <w:bottom w:val="single" w:color="auto" w:sz="4" w:space="0"/>
              <w:right w:val="single" w:color="auto" w:sz="4" w:space="0"/>
            </w:tcBorders>
            <w:vAlign w:val="center"/>
          </w:tcPr>
          <w:p w14:paraId="7FDD5CF7">
            <w:pPr>
              <w:widowControl/>
              <w:tabs>
                <w:tab w:val="decimal" w:pos="0"/>
              </w:tabs>
              <w:jc w:val="left"/>
              <w:rPr>
                <w:kern w:val="0"/>
                <w:sz w:val="18"/>
                <w:szCs w:val="21"/>
              </w:rPr>
            </w:pPr>
            <w:r>
              <w:rPr>
                <w:kern w:val="0"/>
                <w:sz w:val="18"/>
                <w:szCs w:val="21"/>
              </w:rPr>
              <w:t>48</w:t>
            </w:r>
          </w:p>
        </w:tc>
        <w:tc>
          <w:tcPr>
            <w:tcW w:w="1985" w:type="dxa"/>
            <w:tcBorders>
              <w:top w:val="single" w:color="auto" w:sz="4" w:space="0"/>
              <w:left w:val="single" w:color="auto" w:sz="4" w:space="0"/>
              <w:bottom w:val="single" w:color="auto" w:sz="4" w:space="0"/>
              <w:right w:val="single" w:color="auto" w:sz="4" w:space="0"/>
            </w:tcBorders>
          </w:tcPr>
          <w:p w14:paraId="2538421B">
            <w:pPr>
              <w:widowControl/>
              <w:tabs>
                <w:tab w:val="decimal" w:pos="0"/>
              </w:tabs>
              <w:jc w:val="left"/>
              <w:rPr>
                <w:kern w:val="0"/>
                <w:sz w:val="18"/>
                <w:szCs w:val="21"/>
              </w:rPr>
            </w:pPr>
            <w:r>
              <w:rPr>
                <w:rFonts w:hint="eastAsia"/>
                <w:kern w:val="0"/>
                <w:sz w:val="18"/>
                <w:szCs w:val="21"/>
              </w:rPr>
              <w:t>表示与本网络发生冲突的邻居网络的CCO MAC地址</w:t>
            </w:r>
          </w:p>
        </w:tc>
      </w:tr>
      <w:tr w14:paraId="632C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15B07180">
            <w:pPr>
              <w:widowControl/>
              <w:tabs>
                <w:tab w:val="decimal" w:pos="0"/>
              </w:tabs>
              <w:jc w:val="left"/>
              <w:rPr>
                <w:kern w:val="0"/>
                <w:sz w:val="18"/>
                <w:szCs w:val="21"/>
              </w:rPr>
            </w:pPr>
            <w:r>
              <w:rPr>
                <w:kern w:val="0"/>
                <w:sz w:val="18"/>
                <w:szCs w:val="21"/>
              </w:rPr>
              <w:t>邻居网络个数</w:t>
            </w:r>
          </w:p>
        </w:tc>
        <w:tc>
          <w:tcPr>
            <w:tcW w:w="1984" w:type="dxa"/>
            <w:tcBorders>
              <w:top w:val="single" w:color="auto" w:sz="4" w:space="0"/>
              <w:left w:val="single" w:color="auto" w:sz="4" w:space="0"/>
              <w:bottom w:val="single" w:color="auto" w:sz="4" w:space="0"/>
              <w:right w:val="single" w:color="auto" w:sz="4" w:space="0"/>
            </w:tcBorders>
            <w:vAlign w:val="center"/>
          </w:tcPr>
          <w:p w14:paraId="23EF706D">
            <w:pPr>
              <w:widowControl/>
              <w:tabs>
                <w:tab w:val="decimal" w:pos="0"/>
              </w:tabs>
              <w:jc w:val="left"/>
              <w:rPr>
                <w:kern w:val="0"/>
                <w:sz w:val="18"/>
                <w:szCs w:val="21"/>
              </w:rPr>
            </w:pPr>
            <w:r>
              <w:rPr>
                <w:kern w:val="0"/>
                <w:sz w:val="18"/>
                <w:szCs w:val="21"/>
              </w:rPr>
              <w:t>6</w:t>
            </w:r>
          </w:p>
        </w:tc>
        <w:tc>
          <w:tcPr>
            <w:tcW w:w="1985" w:type="dxa"/>
            <w:tcBorders>
              <w:top w:val="single" w:color="auto" w:sz="4" w:space="0"/>
              <w:left w:val="single" w:color="auto" w:sz="4" w:space="0"/>
              <w:bottom w:val="single" w:color="auto" w:sz="4" w:space="0"/>
              <w:right w:val="single" w:color="auto" w:sz="4" w:space="0"/>
            </w:tcBorders>
            <w:vAlign w:val="center"/>
          </w:tcPr>
          <w:p w14:paraId="38BF191F">
            <w:pPr>
              <w:widowControl/>
              <w:tabs>
                <w:tab w:val="decimal" w:pos="0"/>
              </w:tabs>
              <w:jc w:val="left"/>
              <w:rPr>
                <w:kern w:val="0"/>
                <w:sz w:val="18"/>
                <w:szCs w:val="21"/>
              </w:rPr>
            </w:pPr>
            <w:r>
              <w:rPr>
                <w:rFonts w:hint="eastAsia"/>
                <w:kern w:val="0"/>
                <w:sz w:val="18"/>
                <w:szCs w:val="21"/>
              </w:rPr>
              <w:t>8</w:t>
            </w:r>
          </w:p>
        </w:tc>
        <w:tc>
          <w:tcPr>
            <w:tcW w:w="1985" w:type="dxa"/>
            <w:tcBorders>
              <w:top w:val="single" w:color="auto" w:sz="4" w:space="0"/>
              <w:left w:val="single" w:color="auto" w:sz="4" w:space="0"/>
              <w:bottom w:val="single" w:color="auto" w:sz="4" w:space="0"/>
              <w:right w:val="single" w:color="auto" w:sz="4" w:space="0"/>
            </w:tcBorders>
          </w:tcPr>
          <w:p w14:paraId="2625B16F">
            <w:pPr>
              <w:widowControl/>
              <w:tabs>
                <w:tab w:val="decimal" w:pos="0"/>
              </w:tabs>
              <w:jc w:val="left"/>
              <w:rPr>
                <w:kern w:val="0"/>
                <w:sz w:val="18"/>
                <w:szCs w:val="21"/>
              </w:rPr>
            </w:pPr>
            <w:r>
              <w:rPr>
                <w:rFonts w:hint="eastAsia"/>
                <w:kern w:val="0"/>
                <w:sz w:val="18"/>
                <w:szCs w:val="21"/>
              </w:rPr>
              <w:t>周边可见邻居网络的个数</w:t>
            </w:r>
          </w:p>
        </w:tc>
      </w:tr>
      <w:tr w14:paraId="534B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6571FF03">
            <w:pPr>
              <w:widowControl/>
              <w:tabs>
                <w:tab w:val="decimal" w:pos="0"/>
              </w:tabs>
              <w:jc w:val="left"/>
              <w:rPr>
                <w:kern w:val="0"/>
                <w:sz w:val="18"/>
                <w:szCs w:val="21"/>
              </w:rPr>
            </w:pPr>
            <w:r>
              <w:rPr>
                <w:kern w:val="0"/>
                <w:sz w:val="18"/>
                <w:szCs w:val="21"/>
              </w:rPr>
              <w:t>邻居网络</w:t>
            </w:r>
            <w:r>
              <w:rPr>
                <w:rFonts w:hint="eastAsia"/>
                <w:kern w:val="0"/>
                <w:sz w:val="18"/>
                <w:szCs w:val="21"/>
              </w:rPr>
              <w:t>条目</w:t>
            </w:r>
          </w:p>
        </w:tc>
        <w:tc>
          <w:tcPr>
            <w:tcW w:w="1984" w:type="dxa"/>
            <w:tcBorders>
              <w:top w:val="single" w:color="auto" w:sz="4" w:space="0"/>
              <w:left w:val="single" w:color="auto" w:sz="4" w:space="0"/>
              <w:bottom w:val="single" w:color="auto" w:sz="4" w:space="0"/>
              <w:right w:val="single" w:color="auto" w:sz="4" w:space="0"/>
            </w:tcBorders>
            <w:vAlign w:val="center"/>
          </w:tcPr>
          <w:p w14:paraId="721C72ED">
            <w:pPr>
              <w:widowControl/>
              <w:tabs>
                <w:tab w:val="decimal" w:pos="0"/>
              </w:tabs>
              <w:jc w:val="left"/>
              <w:rPr>
                <w:kern w:val="0"/>
                <w:sz w:val="18"/>
                <w:szCs w:val="21"/>
              </w:rPr>
            </w:pPr>
            <w:r>
              <w:rPr>
                <w:rFonts w:hint="eastAsia"/>
                <w:kern w:val="0"/>
                <w:sz w:val="18"/>
                <w:szCs w:val="21"/>
              </w:rPr>
              <w:t>可变</w:t>
            </w:r>
          </w:p>
        </w:tc>
        <w:tc>
          <w:tcPr>
            <w:tcW w:w="1985" w:type="dxa"/>
            <w:tcBorders>
              <w:top w:val="single" w:color="auto" w:sz="4" w:space="0"/>
              <w:left w:val="single" w:color="auto" w:sz="4" w:space="0"/>
              <w:bottom w:val="single" w:color="auto" w:sz="4" w:space="0"/>
              <w:right w:val="single" w:color="auto" w:sz="4" w:space="0"/>
            </w:tcBorders>
            <w:vAlign w:val="center"/>
          </w:tcPr>
          <w:p w14:paraId="5DBA2EF6">
            <w:pPr>
              <w:widowControl/>
              <w:tabs>
                <w:tab w:val="decimal" w:pos="0"/>
              </w:tabs>
              <w:jc w:val="left"/>
              <w:rPr>
                <w:kern w:val="0"/>
                <w:sz w:val="18"/>
                <w:szCs w:val="21"/>
              </w:rPr>
            </w:pPr>
            <w:r>
              <w:rPr>
                <w:kern w:val="0"/>
                <w:sz w:val="18"/>
                <w:szCs w:val="21"/>
              </w:rPr>
              <w:t>可变</w:t>
            </w:r>
          </w:p>
        </w:tc>
        <w:tc>
          <w:tcPr>
            <w:tcW w:w="1985" w:type="dxa"/>
            <w:tcBorders>
              <w:top w:val="single" w:color="auto" w:sz="4" w:space="0"/>
              <w:left w:val="single" w:color="auto" w:sz="4" w:space="0"/>
              <w:bottom w:val="single" w:color="auto" w:sz="4" w:space="0"/>
              <w:right w:val="single" w:color="auto" w:sz="4" w:space="0"/>
            </w:tcBorders>
          </w:tcPr>
          <w:p w14:paraId="2032A752">
            <w:pPr>
              <w:widowControl/>
              <w:tabs>
                <w:tab w:val="decimal" w:pos="0"/>
              </w:tabs>
              <w:jc w:val="left"/>
              <w:rPr>
                <w:kern w:val="0"/>
                <w:sz w:val="18"/>
                <w:szCs w:val="21"/>
              </w:rPr>
            </w:pPr>
            <w:r>
              <w:rPr>
                <w:rFonts w:hint="eastAsia"/>
                <w:kern w:val="0"/>
                <w:sz w:val="18"/>
                <w:szCs w:val="21"/>
              </w:rPr>
              <w:t>邻居网络snid信息</w:t>
            </w:r>
          </w:p>
        </w:tc>
      </w:tr>
    </w:tbl>
    <w:p w14:paraId="2CB8CC2C">
      <w:pPr>
        <w:adjustRightInd/>
        <w:snapToGrid/>
        <w:rPr>
          <w:rFonts w:ascii="黑体" w:hAnsi="黑体" w:eastAsia="黑体" w:cs="Arial"/>
          <w:kern w:val="0"/>
          <w:sz w:val="20"/>
          <w:szCs w:val="20"/>
        </w:rPr>
      </w:pPr>
      <w:r>
        <w:t xml:space="preserve">表 </w:t>
      </w:r>
      <w:r>
        <w:fldChar w:fldCharType="begin"/>
      </w:r>
      <w:r>
        <w:instrText xml:space="preserve"> SEQ 表 \* ARABIC </w:instrText>
      </w:r>
      <w:r>
        <w:fldChar w:fldCharType="separate"/>
      </w:r>
      <w:r>
        <w:t>164</w:t>
      </w:r>
      <w:r>
        <w:fldChar w:fldCharType="end"/>
      </w:r>
      <w:r>
        <w:rPr>
          <w:rFonts w:hint="eastAsia" w:ascii="黑体" w:hAnsi="黑体" w:eastAsia="黑体" w:cs="Arial"/>
          <w:kern w:val="0"/>
          <w:sz w:val="20"/>
          <w:szCs w:val="20"/>
        </w:rPr>
        <w:t>邻居网络条目</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7"/>
        <w:gridCol w:w="1984"/>
        <w:gridCol w:w="1985"/>
        <w:gridCol w:w="1985"/>
      </w:tblGrid>
      <w:tr w14:paraId="7054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62152C81">
            <w:pPr>
              <w:widowControl/>
              <w:tabs>
                <w:tab w:val="decimal" w:pos="0"/>
              </w:tabs>
              <w:jc w:val="left"/>
              <w:rPr>
                <w:kern w:val="0"/>
                <w:sz w:val="18"/>
                <w:szCs w:val="21"/>
              </w:rPr>
            </w:pPr>
            <w:r>
              <w:rPr>
                <w:rFonts w:hint="eastAsia"/>
                <w:kern w:val="0"/>
                <w:sz w:val="18"/>
                <w:szCs w:val="21"/>
              </w:rPr>
              <w:t>字段</w:t>
            </w:r>
          </w:p>
        </w:tc>
        <w:tc>
          <w:tcPr>
            <w:tcW w:w="1984" w:type="dxa"/>
            <w:tcBorders>
              <w:top w:val="single" w:color="auto" w:sz="4" w:space="0"/>
              <w:left w:val="single" w:color="auto" w:sz="4" w:space="0"/>
              <w:bottom w:val="single" w:color="auto" w:sz="4" w:space="0"/>
              <w:right w:val="single" w:color="auto" w:sz="4" w:space="0"/>
            </w:tcBorders>
            <w:vAlign w:val="center"/>
          </w:tcPr>
          <w:p w14:paraId="046E7261">
            <w:pPr>
              <w:widowControl/>
              <w:tabs>
                <w:tab w:val="decimal" w:pos="0"/>
              </w:tabs>
              <w:jc w:val="left"/>
              <w:rPr>
                <w:kern w:val="0"/>
                <w:sz w:val="18"/>
                <w:szCs w:val="21"/>
              </w:rPr>
            </w:pPr>
            <w:r>
              <w:rPr>
                <w:rFonts w:hint="eastAsia"/>
                <w:kern w:val="0"/>
                <w:sz w:val="18"/>
                <w:szCs w:val="21"/>
              </w:rPr>
              <w:t>字节号</w:t>
            </w:r>
          </w:p>
        </w:tc>
        <w:tc>
          <w:tcPr>
            <w:tcW w:w="1985" w:type="dxa"/>
            <w:tcBorders>
              <w:top w:val="single" w:color="auto" w:sz="4" w:space="0"/>
              <w:left w:val="single" w:color="auto" w:sz="4" w:space="0"/>
              <w:bottom w:val="single" w:color="auto" w:sz="4" w:space="0"/>
              <w:right w:val="single" w:color="auto" w:sz="4" w:space="0"/>
            </w:tcBorders>
            <w:vAlign w:val="center"/>
          </w:tcPr>
          <w:p w14:paraId="5EF0C480">
            <w:pPr>
              <w:widowControl/>
              <w:tabs>
                <w:tab w:val="decimal" w:pos="0"/>
              </w:tabs>
              <w:jc w:val="left"/>
              <w:rPr>
                <w:kern w:val="0"/>
                <w:sz w:val="18"/>
                <w:szCs w:val="21"/>
              </w:rPr>
            </w:pPr>
            <w:r>
              <w:rPr>
                <w:rFonts w:hint="eastAsia"/>
                <w:kern w:val="0"/>
                <w:sz w:val="18"/>
                <w:szCs w:val="21"/>
              </w:rPr>
              <w:t>字段大小</w:t>
            </w:r>
            <w:r>
              <w:rPr>
                <w:kern w:val="0"/>
                <w:sz w:val="18"/>
                <w:szCs w:val="21"/>
              </w:rPr>
              <w:t>(</w:t>
            </w:r>
            <w:r>
              <w:rPr>
                <w:rFonts w:hint="eastAsia"/>
                <w:kern w:val="0"/>
                <w:sz w:val="18"/>
                <w:szCs w:val="21"/>
              </w:rPr>
              <w:t>比特</w:t>
            </w:r>
            <w:r>
              <w:rPr>
                <w:kern w:val="0"/>
                <w:sz w:val="18"/>
                <w:szCs w:val="21"/>
              </w:rPr>
              <w:t>)</w:t>
            </w:r>
          </w:p>
        </w:tc>
        <w:tc>
          <w:tcPr>
            <w:tcW w:w="1985" w:type="dxa"/>
            <w:tcBorders>
              <w:top w:val="single" w:color="auto" w:sz="4" w:space="0"/>
              <w:left w:val="single" w:color="auto" w:sz="4" w:space="0"/>
              <w:bottom w:val="single" w:color="auto" w:sz="4" w:space="0"/>
              <w:right w:val="single" w:color="auto" w:sz="4" w:space="0"/>
            </w:tcBorders>
          </w:tcPr>
          <w:p w14:paraId="03325FE9">
            <w:pPr>
              <w:widowControl/>
              <w:tabs>
                <w:tab w:val="decimal" w:pos="0"/>
              </w:tabs>
              <w:jc w:val="left"/>
              <w:rPr>
                <w:kern w:val="0"/>
                <w:sz w:val="18"/>
                <w:szCs w:val="21"/>
              </w:rPr>
            </w:pPr>
            <w:r>
              <w:rPr>
                <w:kern w:val="0"/>
                <w:sz w:val="18"/>
                <w:szCs w:val="21"/>
              </w:rPr>
              <w:t>备注</w:t>
            </w:r>
          </w:p>
        </w:tc>
      </w:tr>
      <w:tr w14:paraId="2C900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17E68B5D">
            <w:pPr>
              <w:widowControl/>
              <w:tabs>
                <w:tab w:val="decimal" w:pos="0"/>
              </w:tabs>
              <w:jc w:val="left"/>
              <w:rPr>
                <w:kern w:val="0"/>
                <w:sz w:val="18"/>
                <w:szCs w:val="21"/>
              </w:rPr>
            </w:pPr>
            <w:r>
              <w:rPr>
                <w:rFonts w:hint="eastAsia"/>
                <w:kern w:val="0"/>
                <w:sz w:val="18"/>
                <w:szCs w:val="21"/>
              </w:rPr>
              <w:t>邻居</w:t>
            </w:r>
            <w:r>
              <w:rPr>
                <w:kern w:val="0"/>
                <w:sz w:val="18"/>
                <w:szCs w:val="21"/>
              </w:rPr>
              <w:t>网络</w:t>
            </w:r>
            <w:r>
              <w:rPr>
                <w:rFonts w:hint="eastAsia"/>
                <w:kern w:val="0"/>
                <w:sz w:val="18"/>
                <w:szCs w:val="21"/>
              </w:rPr>
              <w:t>（0）</w:t>
            </w:r>
          </w:p>
        </w:tc>
        <w:tc>
          <w:tcPr>
            <w:tcW w:w="1984" w:type="dxa"/>
            <w:vMerge w:val="restart"/>
            <w:tcBorders>
              <w:top w:val="single" w:color="auto" w:sz="4" w:space="0"/>
              <w:left w:val="single" w:color="auto" w:sz="4" w:space="0"/>
              <w:right w:val="single" w:color="auto" w:sz="4" w:space="0"/>
            </w:tcBorders>
            <w:vAlign w:val="center"/>
          </w:tcPr>
          <w:p w14:paraId="0899D663">
            <w:pPr>
              <w:widowControl/>
              <w:tabs>
                <w:tab w:val="decimal" w:pos="0"/>
              </w:tabs>
              <w:jc w:val="left"/>
              <w:rPr>
                <w:kern w:val="0"/>
                <w:sz w:val="18"/>
                <w:szCs w:val="21"/>
              </w:rPr>
            </w:pPr>
            <w:r>
              <w:rPr>
                <w:kern w:val="0"/>
                <w:sz w:val="18"/>
                <w:szCs w:val="21"/>
              </w:rPr>
              <w:t>0</w:t>
            </w:r>
          </w:p>
        </w:tc>
        <w:tc>
          <w:tcPr>
            <w:tcW w:w="1985" w:type="dxa"/>
            <w:tcBorders>
              <w:top w:val="single" w:color="auto" w:sz="4" w:space="0"/>
              <w:left w:val="single" w:color="auto" w:sz="4" w:space="0"/>
              <w:bottom w:val="single" w:color="auto" w:sz="4" w:space="0"/>
              <w:right w:val="single" w:color="auto" w:sz="4" w:space="0"/>
            </w:tcBorders>
            <w:vAlign w:val="center"/>
          </w:tcPr>
          <w:p w14:paraId="5F45FD12">
            <w:pPr>
              <w:widowControl/>
              <w:tabs>
                <w:tab w:val="decimal" w:pos="0"/>
              </w:tabs>
              <w:jc w:val="left"/>
              <w:rPr>
                <w:kern w:val="0"/>
                <w:sz w:val="18"/>
                <w:szCs w:val="21"/>
              </w:rPr>
            </w:pPr>
            <w:r>
              <w:rPr>
                <w:kern w:val="0"/>
                <w:sz w:val="18"/>
                <w:szCs w:val="21"/>
              </w:rPr>
              <w:t>5</w:t>
            </w:r>
          </w:p>
        </w:tc>
        <w:tc>
          <w:tcPr>
            <w:tcW w:w="1985" w:type="dxa"/>
            <w:tcBorders>
              <w:top w:val="single" w:color="auto" w:sz="4" w:space="0"/>
              <w:left w:val="single" w:color="auto" w:sz="4" w:space="0"/>
              <w:bottom w:val="single" w:color="auto" w:sz="4" w:space="0"/>
              <w:right w:val="single" w:color="auto" w:sz="4" w:space="0"/>
            </w:tcBorders>
          </w:tcPr>
          <w:p w14:paraId="7752A171">
            <w:pPr>
              <w:widowControl/>
              <w:tabs>
                <w:tab w:val="decimal" w:pos="0"/>
              </w:tabs>
              <w:jc w:val="left"/>
              <w:rPr>
                <w:kern w:val="0"/>
                <w:sz w:val="18"/>
                <w:szCs w:val="21"/>
              </w:rPr>
            </w:pPr>
            <w:r>
              <w:rPr>
                <w:rFonts w:hint="eastAsia"/>
                <w:kern w:val="0"/>
                <w:sz w:val="18"/>
                <w:szCs w:val="21"/>
              </w:rPr>
              <w:t>邻居网络0的snid</w:t>
            </w:r>
          </w:p>
        </w:tc>
      </w:tr>
      <w:tr w14:paraId="50E9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696EFDB3">
            <w:pPr>
              <w:widowControl/>
              <w:tabs>
                <w:tab w:val="decimal" w:pos="0"/>
              </w:tabs>
              <w:jc w:val="left"/>
              <w:rPr>
                <w:kern w:val="0"/>
                <w:sz w:val="18"/>
                <w:szCs w:val="21"/>
              </w:rPr>
            </w:pPr>
            <w:r>
              <w:rPr>
                <w:rFonts w:hint="eastAsia"/>
                <w:kern w:val="0"/>
                <w:sz w:val="18"/>
                <w:szCs w:val="21"/>
              </w:rPr>
              <w:t>保留</w:t>
            </w:r>
          </w:p>
        </w:tc>
        <w:tc>
          <w:tcPr>
            <w:tcW w:w="1984" w:type="dxa"/>
            <w:vMerge w:val="continue"/>
            <w:tcBorders>
              <w:left w:val="single" w:color="auto" w:sz="4" w:space="0"/>
              <w:right w:val="single" w:color="auto" w:sz="4" w:space="0"/>
            </w:tcBorders>
            <w:vAlign w:val="center"/>
          </w:tcPr>
          <w:p w14:paraId="6E66ABB0">
            <w:pPr>
              <w:widowControl/>
              <w:tabs>
                <w:tab w:val="decimal" w:pos="0"/>
              </w:tabs>
              <w:jc w:val="left"/>
              <w:rPr>
                <w:kern w:val="0"/>
                <w:sz w:val="18"/>
                <w:szCs w:val="21"/>
              </w:rPr>
            </w:pPr>
          </w:p>
        </w:tc>
        <w:tc>
          <w:tcPr>
            <w:tcW w:w="1985" w:type="dxa"/>
            <w:tcBorders>
              <w:top w:val="single" w:color="auto" w:sz="4" w:space="0"/>
              <w:left w:val="single" w:color="auto" w:sz="4" w:space="0"/>
              <w:bottom w:val="single" w:color="auto" w:sz="4" w:space="0"/>
              <w:right w:val="single" w:color="auto" w:sz="4" w:space="0"/>
            </w:tcBorders>
            <w:vAlign w:val="center"/>
          </w:tcPr>
          <w:p w14:paraId="66E32DDA">
            <w:pPr>
              <w:widowControl/>
              <w:tabs>
                <w:tab w:val="decimal" w:pos="0"/>
              </w:tabs>
              <w:jc w:val="left"/>
              <w:rPr>
                <w:kern w:val="0"/>
                <w:sz w:val="18"/>
                <w:szCs w:val="21"/>
              </w:rPr>
            </w:pPr>
            <w:r>
              <w:rPr>
                <w:rFonts w:hint="eastAsia"/>
                <w:kern w:val="0"/>
                <w:sz w:val="18"/>
                <w:szCs w:val="21"/>
              </w:rPr>
              <w:t>3</w:t>
            </w:r>
          </w:p>
        </w:tc>
        <w:tc>
          <w:tcPr>
            <w:tcW w:w="1985" w:type="dxa"/>
            <w:tcBorders>
              <w:top w:val="single" w:color="auto" w:sz="4" w:space="0"/>
              <w:left w:val="single" w:color="auto" w:sz="4" w:space="0"/>
              <w:bottom w:val="single" w:color="auto" w:sz="4" w:space="0"/>
              <w:right w:val="single" w:color="auto" w:sz="4" w:space="0"/>
            </w:tcBorders>
          </w:tcPr>
          <w:p w14:paraId="17EF865B">
            <w:pPr>
              <w:widowControl/>
              <w:tabs>
                <w:tab w:val="decimal" w:pos="0"/>
              </w:tabs>
              <w:jc w:val="left"/>
              <w:rPr>
                <w:kern w:val="0"/>
                <w:sz w:val="18"/>
                <w:szCs w:val="21"/>
              </w:rPr>
            </w:pPr>
            <w:r>
              <w:rPr>
                <w:rFonts w:hint="eastAsia"/>
                <w:kern w:val="0"/>
                <w:sz w:val="18"/>
                <w:szCs w:val="21"/>
              </w:rPr>
              <w:t>-</w:t>
            </w:r>
          </w:p>
        </w:tc>
      </w:tr>
      <w:tr w14:paraId="2A40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3152E813">
            <w:pPr>
              <w:widowControl/>
              <w:tabs>
                <w:tab w:val="decimal" w:pos="0"/>
              </w:tabs>
              <w:jc w:val="left"/>
              <w:rPr>
                <w:kern w:val="0"/>
                <w:sz w:val="18"/>
                <w:szCs w:val="21"/>
              </w:rPr>
            </w:pPr>
            <w:r>
              <w:rPr>
                <w:rFonts w:hint="eastAsia"/>
                <w:kern w:val="0"/>
                <w:sz w:val="18"/>
                <w:szCs w:val="21"/>
              </w:rPr>
              <w:t>邻居</w:t>
            </w:r>
            <w:r>
              <w:rPr>
                <w:kern w:val="0"/>
                <w:sz w:val="18"/>
                <w:szCs w:val="21"/>
              </w:rPr>
              <w:t>网络</w:t>
            </w:r>
            <w:r>
              <w:rPr>
                <w:rFonts w:hint="eastAsia"/>
                <w:kern w:val="0"/>
                <w:sz w:val="18"/>
                <w:szCs w:val="21"/>
              </w:rPr>
              <w:t>（</w:t>
            </w:r>
            <w:r>
              <w:rPr>
                <w:kern w:val="0"/>
                <w:sz w:val="18"/>
                <w:szCs w:val="21"/>
              </w:rPr>
              <w:t>1</w:t>
            </w:r>
            <w:r>
              <w:rPr>
                <w:rFonts w:hint="eastAsia"/>
                <w:kern w:val="0"/>
                <w:sz w:val="18"/>
                <w:szCs w:val="21"/>
              </w:rPr>
              <w:t>）</w:t>
            </w:r>
          </w:p>
        </w:tc>
        <w:tc>
          <w:tcPr>
            <w:tcW w:w="1984" w:type="dxa"/>
            <w:vMerge w:val="restart"/>
            <w:tcBorders>
              <w:left w:val="single" w:color="auto" w:sz="4" w:space="0"/>
              <w:right w:val="single" w:color="auto" w:sz="4" w:space="0"/>
            </w:tcBorders>
            <w:vAlign w:val="center"/>
          </w:tcPr>
          <w:p w14:paraId="30C1AF84">
            <w:pPr>
              <w:widowControl/>
              <w:tabs>
                <w:tab w:val="decimal" w:pos="0"/>
              </w:tabs>
              <w:jc w:val="left"/>
              <w:rPr>
                <w:kern w:val="0"/>
                <w:sz w:val="18"/>
                <w:szCs w:val="21"/>
              </w:rPr>
            </w:pPr>
            <w:r>
              <w:rPr>
                <w:kern w:val="0"/>
                <w:sz w:val="18"/>
                <w:szCs w:val="21"/>
              </w:rPr>
              <w:t>1</w:t>
            </w:r>
          </w:p>
        </w:tc>
        <w:tc>
          <w:tcPr>
            <w:tcW w:w="1985" w:type="dxa"/>
            <w:tcBorders>
              <w:top w:val="single" w:color="auto" w:sz="4" w:space="0"/>
              <w:left w:val="single" w:color="auto" w:sz="4" w:space="0"/>
              <w:bottom w:val="single" w:color="auto" w:sz="4" w:space="0"/>
              <w:right w:val="single" w:color="auto" w:sz="4" w:space="0"/>
            </w:tcBorders>
            <w:vAlign w:val="center"/>
          </w:tcPr>
          <w:p w14:paraId="0B01D4A5">
            <w:pPr>
              <w:widowControl/>
              <w:tabs>
                <w:tab w:val="decimal" w:pos="0"/>
              </w:tabs>
              <w:jc w:val="left"/>
              <w:rPr>
                <w:kern w:val="0"/>
                <w:sz w:val="18"/>
                <w:szCs w:val="21"/>
              </w:rPr>
            </w:pPr>
            <w:r>
              <w:rPr>
                <w:kern w:val="0"/>
                <w:sz w:val="18"/>
                <w:szCs w:val="21"/>
              </w:rPr>
              <w:t>5</w:t>
            </w:r>
          </w:p>
        </w:tc>
        <w:tc>
          <w:tcPr>
            <w:tcW w:w="1985" w:type="dxa"/>
            <w:tcBorders>
              <w:top w:val="single" w:color="auto" w:sz="4" w:space="0"/>
              <w:left w:val="single" w:color="auto" w:sz="4" w:space="0"/>
              <w:bottom w:val="single" w:color="auto" w:sz="4" w:space="0"/>
              <w:right w:val="single" w:color="auto" w:sz="4" w:space="0"/>
            </w:tcBorders>
          </w:tcPr>
          <w:p w14:paraId="2BF9905B">
            <w:pPr>
              <w:widowControl/>
              <w:tabs>
                <w:tab w:val="decimal" w:pos="0"/>
              </w:tabs>
              <w:jc w:val="left"/>
              <w:rPr>
                <w:kern w:val="0"/>
                <w:sz w:val="18"/>
                <w:szCs w:val="21"/>
              </w:rPr>
            </w:pPr>
            <w:r>
              <w:rPr>
                <w:rFonts w:hint="eastAsia"/>
                <w:kern w:val="0"/>
                <w:sz w:val="18"/>
                <w:szCs w:val="21"/>
              </w:rPr>
              <w:t>邻居网络1的snid</w:t>
            </w:r>
          </w:p>
        </w:tc>
      </w:tr>
      <w:tr w14:paraId="1E76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68134A21">
            <w:pPr>
              <w:widowControl/>
              <w:tabs>
                <w:tab w:val="decimal" w:pos="0"/>
              </w:tabs>
              <w:jc w:val="left"/>
              <w:rPr>
                <w:kern w:val="0"/>
                <w:sz w:val="18"/>
                <w:szCs w:val="21"/>
              </w:rPr>
            </w:pPr>
            <w:r>
              <w:rPr>
                <w:rFonts w:hint="eastAsia"/>
                <w:kern w:val="0"/>
                <w:sz w:val="18"/>
                <w:szCs w:val="21"/>
              </w:rPr>
              <w:t>保留</w:t>
            </w:r>
          </w:p>
        </w:tc>
        <w:tc>
          <w:tcPr>
            <w:tcW w:w="1984" w:type="dxa"/>
            <w:vMerge w:val="continue"/>
            <w:tcBorders>
              <w:left w:val="single" w:color="auto" w:sz="4" w:space="0"/>
              <w:bottom w:val="single" w:color="auto" w:sz="4" w:space="0"/>
              <w:right w:val="single" w:color="auto" w:sz="4" w:space="0"/>
            </w:tcBorders>
            <w:vAlign w:val="center"/>
          </w:tcPr>
          <w:p w14:paraId="74471895">
            <w:pPr>
              <w:widowControl/>
              <w:tabs>
                <w:tab w:val="decimal" w:pos="0"/>
              </w:tabs>
              <w:jc w:val="left"/>
              <w:rPr>
                <w:kern w:val="0"/>
                <w:sz w:val="18"/>
                <w:szCs w:val="21"/>
              </w:rPr>
            </w:pPr>
          </w:p>
        </w:tc>
        <w:tc>
          <w:tcPr>
            <w:tcW w:w="1985" w:type="dxa"/>
            <w:tcBorders>
              <w:top w:val="single" w:color="auto" w:sz="4" w:space="0"/>
              <w:left w:val="single" w:color="auto" w:sz="4" w:space="0"/>
              <w:bottom w:val="single" w:color="auto" w:sz="4" w:space="0"/>
              <w:right w:val="single" w:color="auto" w:sz="4" w:space="0"/>
            </w:tcBorders>
            <w:vAlign w:val="center"/>
          </w:tcPr>
          <w:p w14:paraId="41AE04BE">
            <w:pPr>
              <w:widowControl/>
              <w:tabs>
                <w:tab w:val="decimal" w:pos="0"/>
              </w:tabs>
              <w:jc w:val="left"/>
              <w:rPr>
                <w:kern w:val="0"/>
                <w:sz w:val="18"/>
                <w:szCs w:val="21"/>
              </w:rPr>
            </w:pPr>
            <w:r>
              <w:rPr>
                <w:rFonts w:hint="eastAsia"/>
                <w:kern w:val="0"/>
                <w:sz w:val="18"/>
                <w:szCs w:val="21"/>
              </w:rPr>
              <w:t>3</w:t>
            </w:r>
          </w:p>
        </w:tc>
        <w:tc>
          <w:tcPr>
            <w:tcW w:w="1985" w:type="dxa"/>
            <w:tcBorders>
              <w:top w:val="single" w:color="auto" w:sz="4" w:space="0"/>
              <w:left w:val="single" w:color="auto" w:sz="4" w:space="0"/>
              <w:bottom w:val="single" w:color="auto" w:sz="4" w:space="0"/>
              <w:right w:val="single" w:color="auto" w:sz="4" w:space="0"/>
            </w:tcBorders>
          </w:tcPr>
          <w:p w14:paraId="771ACB14">
            <w:pPr>
              <w:widowControl/>
              <w:tabs>
                <w:tab w:val="decimal" w:pos="0"/>
              </w:tabs>
              <w:jc w:val="left"/>
              <w:rPr>
                <w:kern w:val="0"/>
                <w:sz w:val="18"/>
                <w:szCs w:val="21"/>
              </w:rPr>
            </w:pPr>
            <w:r>
              <w:rPr>
                <w:rFonts w:hint="eastAsia"/>
                <w:kern w:val="0"/>
                <w:sz w:val="18"/>
                <w:szCs w:val="21"/>
              </w:rPr>
              <w:t>-</w:t>
            </w:r>
          </w:p>
        </w:tc>
      </w:tr>
      <w:tr w14:paraId="58BF8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27AFF734">
            <w:pPr>
              <w:widowControl/>
              <w:tabs>
                <w:tab w:val="decimal" w:pos="0"/>
              </w:tabs>
              <w:jc w:val="left"/>
              <w:rPr>
                <w:kern w:val="0"/>
                <w:sz w:val="18"/>
                <w:szCs w:val="21"/>
              </w:rPr>
            </w:pPr>
            <w:r>
              <w:rPr>
                <w:kern w:val="0"/>
                <w:sz w:val="18"/>
                <w:szCs w:val="21"/>
              </w:rPr>
              <w:t>…</w:t>
            </w:r>
          </w:p>
        </w:tc>
        <w:tc>
          <w:tcPr>
            <w:tcW w:w="1984" w:type="dxa"/>
            <w:tcBorders>
              <w:left w:val="single" w:color="auto" w:sz="4" w:space="0"/>
              <w:bottom w:val="single" w:color="auto" w:sz="4" w:space="0"/>
              <w:right w:val="single" w:color="auto" w:sz="4" w:space="0"/>
            </w:tcBorders>
            <w:vAlign w:val="center"/>
          </w:tcPr>
          <w:p w14:paraId="5B90A1F5">
            <w:pPr>
              <w:widowControl/>
              <w:tabs>
                <w:tab w:val="decimal" w:pos="0"/>
              </w:tabs>
              <w:jc w:val="left"/>
              <w:rPr>
                <w:kern w:val="0"/>
                <w:sz w:val="18"/>
                <w:szCs w:val="21"/>
              </w:rPr>
            </w:pPr>
          </w:p>
        </w:tc>
        <w:tc>
          <w:tcPr>
            <w:tcW w:w="1985" w:type="dxa"/>
            <w:tcBorders>
              <w:top w:val="single" w:color="auto" w:sz="4" w:space="0"/>
              <w:left w:val="single" w:color="auto" w:sz="4" w:space="0"/>
              <w:bottom w:val="single" w:color="auto" w:sz="4" w:space="0"/>
              <w:right w:val="single" w:color="auto" w:sz="4" w:space="0"/>
            </w:tcBorders>
            <w:vAlign w:val="center"/>
          </w:tcPr>
          <w:p w14:paraId="77F10E17">
            <w:pPr>
              <w:widowControl/>
              <w:tabs>
                <w:tab w:val="decimal" w:pos="0"/>
              </w:tabs>
              <w:jc w:val="left"/>
              <w:rPr>
                <w:kern w:val="0"/>
                <w:sz w:val="18"/>
                <w:szCs w:val="21"/>
              </w:rPr>
            </w:pPr>
          </w:p>
        </w:tc>
        <w:tc>
          <w:tcPr>
            <w:tcW w:w="1985" w:type="dxa"/>
            <w:tcBorders>
              <w:top w:val="single" w:color="auto" w:sz="4" w:space="0"/>
              <w:left w:val="single" w:color="auto" w:sz="4" w:space="0"/>
              <w:bottom w:val="single" w:color="auto" w:sz="4" w:space="0"/>
              <w:right w:val="single" w:color="auto" w:sz="4" w:space="0"/>
            </w:tcBorders>
          </w:tcPr>
          <w:p w14:paraId="585AC2BC">
            <w:pPr>
              <w:widowControl/>
              <w:tabs>
                <w:tab w:val="decimal" w:pos="0"/>
              </w:tabs>
              <w:jc w:val="left"/>
              <w:rPr>
                <w:kern w:val="0"/>
                <w:sz w:val="18"/>
                <w:szCs w:val="21"/>
              </w:rPr>
            </w:pPr>
          </w:p>
        </w:tc>
      </w:tr>
      <w:tr w14:paraId="42F2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698FC378">
            <w:pPr>
              <w:widowControl/>
              <w:tabs>
                <w:tab w:val="decimal" w:pos="0"/>
              </w:tabs>
              <w:jc w:val="left"/>
              <w:rPr>
                <w:kern w:val="0"/>
                <w:sz w:val="18"/>
                <w:szCs w:val="21"/>
              </w:rPr>
            </w:pPr>
            <w:r>
              <w:rPr>
                <w:rFonts w:hint="eastAsia"/>
                <w:kern w:val="0"/>
                <w:sz w:val="18"/>
                <w:szCs w:val="21"/>
              </w:rPr>
              <w:t>邻居</w:t>
            </w:r>
            <w:r>
              <w:rPr>
                <w:kern w:val="0"/>
                <w:sz w:val="18"/>
                <w:szCs w:val="21"/>
              </w:rPr>
              <w:t>网络</w:t>
            </w:r>
            <w:r>
              <w:rPr>
                <w:rFonts w:hint="eastAsia"/>
                <w:kern w:val="0"/>
                <w:sz w:val="18"/>
                <w:szCs w:val="21"/>
              </w:rPr>
              <w:t>（N）</w:t>
            </w:r>
          </w:p>
        </w:tc>
        <w:tc>
          <w:tcPr>
            <w:tcW w:w="1984" w:type="dxa"/>
            <w:vMerge w:val="restart"/>
            <w:tcBorders>
              <w:left w:val="single" w:color="auto" w:sz="4" w:space="0"/>
              <w:right w:val="single" w:color="auto" w:sz="4" w:space="0"/>
            </w:tcBorders>
            <w:vAlign w:val="center"/>
          </w:tcPr>
          <w:p w14:paraId="52BCFE0F">
            <w:pPr>
              <w:widowControl/>
              <w:tabs>
                <w:tab w:val="decimal" w:pos="0"/>
              </w:tabs>
              <w:jc w:val="left"/>
              <w:rPr>
                <w:kern w:val="0"/>
                <w:sz w:val="18"/>
                <w:szCs w:val="21"/>
              </w:rPr>
            </w:pPr>
            <w:r>
              <w:rPr>
                <w:kern w:val="0"/>
                <w:sz w:val="18"/>
                <w:szCs w:val="21"/>
              </w:rPr>
              <w:t>N</w:t>
            </w:r>
          </w:p>
        </w:tc>
        <w:tc>
          <w:tcPr>
            <w:tcW w:w="1985" w:type="dxa"/>
            <w:tcBorders>
              <w:top w:val="single" w:color="auto" w:sz="4" w:space="0"/>
              <w:left w:val="single" w:color="auto" w:sz="4" w:space="0"/>
              <w:bottom w:val="single" w:color="auto" w:sz="4" w:space="0"/>
              <w:right w:val="single" w:color="auto" w:sz="4" w:space="0"/>
            </w:tcBorders>
            <w:vAlign w:val="center"/>
          </w:tcPr>
          <w:p w14:paraId="29D8CE67">
            <w:pPr>
              <w:widowControl/>
              <w:tabs>
                <w:tab w:val="decimal" w:pos="0"/>
              </w:tabs>
              <w:jc w:val="left"/>
              <w:rPr>
                <w:kern w:val="0"/>
                <w:sz w:val="18"/>
                <w:szCs w:val="21"/>
              </w:rPr>
            </w:pPr>
            <w:r>
              <w:rPr>
                <w:kern w:val="0"/>
                <w:sz w:val="18"/>
                <w:szCs w:val="21"/>
              </w:rPr>
              <w:t>5</w:t>
            </w:r>
          </w:p>
        </w:tc>
        <w:tc>
          <w:tcPr>
            <w:tcW w:w="1985" w:type="dxa"/>
            <w:tcBorders>
              <w:top w:val="single" w:color="auto" w:sz="4" w:space="0"/>
              <w:left w:val="single" w:color="auto" w:sz="4" w:space="0"/>
              <w:bottom w:val="single" w:color="auto" w:sz="4" w:space="0"/>
              <w:right w:val="single" w:color="auto" w:sz="4" w:space="0"/>
            </w:tcBorders>
          </w:tcPr>
          <w:p w14:paraId="5AC0FB2F">
            <w:pPr>
              <w:widowControl/>
              <w:tabs>
                <w:tab w:val="decimal" w:pos="0"/>
              </w:tabs>
              <w:jc w:val="left"/>
              <w:rPr>
                <w:kern w:val="0"/>
                <w:sz w:val="18"/>
                <w:szCs w:val="21"/>
              </w:rPr>
            </w:pPr>
            <w:r>
              <w:rPr>
                <w:rFonts w:hint="eastAsia"/>
                <w:kern w:val="0"/>
                <w:sz w:val="18"/>
                <w:szCs w:val="21"/>
              </w:rPr>
              <w:t>邻居网络N的snid</w:t>
            </w:r>
          </w:p>
        </w:tc>
      </w:tr>
      <w:tr w14:paraId="2CD6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7" w:type="dxa"/>
            <w:tcBorders>
              <w:top w:val="single" w:color="auto" w:sz="4" w:space="0"/>
              <w:left w:val="single" w:color="auto" w:sz="4" w:space="0"/>
              <w:bottom w:val="single" w:color="auto" w:sz="4" w:space="0"/>
              <w:right w:val="single" w:color="auto" w:sz="4" w:space="0"/>
            </w:tcBorders>
            <w:vAlign w:val="center"/>
          </w:tcPr>
          <w:p w14:paraId="69A99112">
            <w:pPr>
              <w:widowControl/>
              <w:tabs>
                <w:tab w:val="decimal" w:pos="0"/>
              </w:tabs>
              <w:jc w:val="left"/>
              <w:rPr>
                <w:kern w:val="0"/>
                <w:sz w:val="18"/>
                <w:szCs w:val="21"/>
              </w:rPr>
            </w:pPr>
            <w:r>
              <w:rPr>
                <w:rFonts w:hint="eastAsia"/>
                <w:kern w:val="0"/>
                <w:sz w:val="18"/>
                <w:szCs w:val="21"/>
              </w:rPr>
              <w:t>保留</w:t>
            </w:r>
          </w:p>
        </w:tc>
        <w:tc>
          <w:tcPr>
            <w:tcW w:w="1984" w:type="dxa"/>
            <w:vMerge w:val="continue"/>
            <w:tcBorders>
              <w:left w:val="single" w:color="auto" w:sz="4" w:space="0"/>
              <w:bottom w:val="single" w:color="auto" w:sz="4" w:space="0"/>
              <w:right w:val="single" w:color="auto" w:sz="4" w:space="0"/>
            </w:tcBorders>
            <w:vAlign w:val="center"/>
          </w:tcPr>
          <w:p w14:paraId="1A7B4B6C">
            <w:pPr>
              <w:widowControl/>
              <w:tabs>
                <w:tab w:val="decimal" w:pos="0"/>
              </w:tabs>
              <w:jc w:val="left"/>
              <w:rPr>
                <w:kern w:val="0"/>
                <w:sz w:val="18"/>
                <w:szCs w:val="21"/>
              </w:rPr>
            </w:pPr>
          </w:p>
        </w:tc>
        <w:tc>
          <w:tcPr>
            <w:tcW w:w="1985" w:type="dxa"/>
            <w:tcBorders>
              <w:top w:val="single" w:color="auto" w:sz="4" w:space="0"/>
              <w:left w:val="single" w:color="auto" w:sz="4" w:space="0"/>
              <w:bottom w:val="single" w:color="auto" w:sz="4" w:space="0"/>
              <w:right w:val="single" w:color="auto" w:sz="4" w:space="0"/>
            </w:tcBorders>
            <w:vAlign w:val="center"/>
          </w:tcPr>
          <w:p w14:paraId="5E3FC719">
            <w:pPr>
              <w:widowControl/>
              <w:tabs>
                <w:tab w:val="decimal" w:pos="0"/>
              </w:tabs>
              <w:jc w:val="left"/>
              <w:rPr>
                <w:kern w:val="0"/>
                <w:sz w:val="18"/>
                <w:szCs w:val="21"/>
              </w:rPr>
            </w:pPr>
            <w:r>
              <w:rPr>
                <w:rFonts w:hint="eastAsia"/>
                <w:kern w:val="0"/>
                <w:sz w:val="18"/>
                <w:szCs w:val="21"/>
              </w:rPr>
              <w:t>3</w:t>
            </w:r>
          </w:p>
        </w:tc>
        <w:tc>
          <w:tcPr>
            <w:tcW w:w="1985" w:type="dxa"/>
            <w:tcBorders>
              <w:top w:val="single" w:color="auto" w:sz="4" w:space="0"/>
              <w:left w:val="single" w:color="auto" w:sz="4" w:space="0"/>
              <w:bottom w:val="single" w:color="auto" w:sz="4" w:space="0"/>
              <w:right w:val="single" w:color="auto" w:sz="4" w:space="0"/>
            </w:tcBorders>
          </w:tcPr>
          <w:p w14:paraId="533B90BB">
            <w:pPr>
              <w:widowControl/>
              <w:tabs>
                <w:tab w:val="decimal" w:pos="0"/>
              </w:tabs>
              <w:jc w:val="left"/>
              <w:rPr>
                <w:kern w:val="0"/>
                <w:sz w:val="18"/>
                <w:szCs w:val="21"/>
              </w:rPr>
            </w:pPr>
            <w:r>
              <w:rPr>
                <w:rFonts w:hint="eastAsia"/>
                <w:kern w:val="0"/>
                <w:sz w:val="18"/>
                <w:szCs w:val="21"/>
              </w:rPr>
              <w:t>-</w:t>
            </w:r>
          </w:p>
        </w:tc>
      </w:tr>
    </w:tbl>
    <w:p w14:paraId="1EFD7BA9">
      <w:pPr>
        <w:pStyle w:val="50"/>
      </w:pPr>
    </w:p>
    <w:p w14:paraId="7991BD76">
      <w:pPr>
        <w:pStyle w:val="125"/>
        <w:rPr>
          <w:rFonts w:ascii="Times New Roman" w:hAnsi="Times New Roman"/>
          <w:color w:val="000000"/>
          <w:sz w:val="18"/>
          <w:szCs w:val="18"/>
        </w:rPr>
      </w:pPr>
    </w:p>
    <w:p w14:paraId="350FDCF4">
      <w:pPr>
        <w:pStyle w:val="49"/>
      </w:pPr>
      <w:r>
        <w:t>MAC子层功能描述</w:t>
      </w:r>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p>
    <w:p w14:paraId="51D912FE">
      <w:pPr>
        <w:pStyle w:val="48"/>
      </w:pPr>
      <w:bookmarkStart w:id="2749" w:name="_Toc7376"/>
      <w:bookmarkStart w:id="2750" w:name="_Toc402982946"/>
      <w:bookmarkStart w:id="2751" w:name="_Toc403585349"/>
      <w:bookmarkStart w:id="2752" w:name="_Toc400798956"/>
      <w:bookmarkStart w:id="2753" w:name="_Toc399229043"/>
      <w:bookmarkStart w:id="2754" w:name="_Toc402983878"/>
      <w:bookmarkStart w:id="2755" w:name="_Toc408859927"/>
      <w:bookmarkStart w:id="2756" w:name="_Toc399259286"/>
      <w:bookmarkStart w:id="2757" w:name="_Toc402983412"/>
      <w:bookmarkStart w:id="2758" w:name="_Toc409125978"/>
      <w:bookmarkStart w:id="2759" w:name="_Toc439785778"/>
      <w:bookmarkStart w:id="2760" w:name="_Toc405476691"/>
      <w:bookmarkStart w:id="2761" w:name="_Toc403570336"/>
      <w:bookmarkStart w:id="2762" w:name="_Toc7945"/>
      <w:bookmarkStart w:id="2763" w:name="_Toc21947"/>
      <w:bookmarkStart w:id="2764" w:name="_Toc399757328"/>
      <w:r>
        <w:t>基本机制</w:t>
      </w:r>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p>
    <w:p w14:paraId="078C5199">
      <w:pPr>
        <w:pStyle w:val="50"/>
      </w:pPr>
      <w:r>
        <w:t>宽带载波通信网络使用基于信标帧的信道访问机制，本节描述信标周期内信道访问机制之间的关</w:t>
      </w:r>
      <w:r>
        <w:rPr>
          <w:rFonts w:hint="eastAsia"/>
        </w:rPr>
        <w:t>系。</w:t>
      </w:r>
    </w:p>
    <w:p w14:paraId="28020EDB">
      <w:pPr>
        <w:pStyle w:val="50"/>
      </w:pPr>
      <w:r>
        <w:t>CCO</w:t>
      </w:r>
      <w:r>
        <w:rPr>
          <w:rFonts w:hint="eastAsia"/>
        </w:rPr>
        <w:t>周期性地发送信标帧，信标帧中包含了</w:t>
      </w:r>
      <w:r>
        <w:t>CCO</w:t>
      </w:r>
      <w:r>
        <w:rPr>
          <w:rFonts w:hint="eastAsia"/>
        </w:rPr>
        <w:t>分配的信标周期内的信标时隙、</w:t>
      </w:r>
      <w:r>
        <w:t>CSMA</w:t>
      </w:r>
      <w:r>
        <w:rPr>
          <w:rFonts w:hint="eastAsia"/>
        </w:rPr>
        <w:t>时隙、</w:t>
      </w:r>
      <w:r>
        <w:t>TDMA</w:t>
      </w:r>
      <w:r>
        <w:rPr>
          <w:rFonts w:hint="eastAsia"/>
        </w:rPr>
        <w:t>时隙、绑定</w:t>
      </w:r>
      <w:r>
        <w:t>CSMA</w:t>
      </w:r>
      <w:r>
        <w:rPr>
          <w:rFonts w:hint="eastAsia"/>
        </w:rPr>
        <w:t>时隙等时隙的规划信息。宽带载波通信网络中的子节点，</w:t>
      </w:r>
      <w:del w:id="120" w:author="gddw" w:date="2026-02-09T10:24:13Z">
        <w:r>
          <w:rPr>
            <w:rFonts w:hint="eastAsia"/>
          </w:rPr>
          <w:delText>必须</w:delText>
        </w:r>
      </w:del>
      <w:ins w:id="121" w:author="gddw" w:date="2026-02-09T10:24:13Z">
        <w:r>
          <w:rPr>
            <w:rFonts w:hint="eastAsia"/>
            <w:lang w:eastAsia="zh-CN"/>
          </w:rPr>
          <w:t>应</w:t>
        </w:r>
      </w:ins>
      <w:r>
        <w:rPr>
          <w:rFonts w:hint="eastAsia"/>
        </w:rPr>
        <w:t>遵循</w:t>
      </w:r>
      <w:r>
        <w:t>CCO</w:t>
      </w:r>
      <w:r>
        <w:rPr>
          <w:rFonts w:hint="eastAsia"/>
        </w:rPr>
        <w:t>分配的时隙，进行信道访问。</w:t>
      </w:r>
    </w:p>
    <w:p w14:paraId="73CEF33C">
      <w:pPr>
        <w:pStyle w:val="50"/>
      </w:pPr>
      <w:r>
        <w:t>一般的，信标时隙和TDMA时隙等明确分配给CCO或具体STA使用的时隙，统称为非竞争时隙（TDMA时隙）；CSMA时隙和绑定CSMA时隙等未指明使用者的时隙，需要由有需求的STA竞争使用的时隙，统称为竞争时隙（CSMA时隙）。</w:t>
      </w:r>
    </w:p>
    <w:p w14:paraId="7A2355C6">
      <w:pPr>
        <w:pStyle w:val="50"/>
      </w:pPr>
      <w:r>
        <w:t>在多个宽带载波通信网络通信网络并存并且相互干扰的时候，CCO之间需要进行时隙协调。</w:t>
      </w:r>
    </w:p>
    <w:p w14:paraId="4252B17C">
      <w:pPr>
        <w:pStyle w:val="50"/>
      </w:pPr>
      <w:r>
        <w:t>CCO在进行信道访问时，需要考虑电力线的相线因素。不同电力线相线上的STA，与CCO进行通信时，也需要考虑电力线相线的因素。可根据自身所在的相线，选择与之对应的时隙与CCO进行通信。</w:t>
      </w:r>
    </w:p>
    <w:p w14:paraId="273301EA">
      <w:pPr>
        <w:pStyle w:val="50"/>
      </w:pPr>
      <w:r>
        <w:t>CCO在时隙规划时，根据业务需要，可以分配绑定CSMA时隙，由某种业务单独占有该时隙，凡是涉及该业务的STA，可以在该绑定CSMA时隙中，竞争发送该业务的报文。</w:t>
      </w:r>
    </w:p>
    <w:p w14:paraId="47A0C92B">
      <w:pPr>
        <w:pStyle w:val="50"/>
      </w:pPr>
      <w:r>
        <w:t>信标周期的时隙划分如</w:t>
      </w:r>
      <w:r>
        <w:fldChar w:fldCharType="begin"/>
      </w:r>
      <w:r>
        <w:instrText xml:space="preserve"> REF _Ref56775089 \h  \* MERGEFORMAT </w:instrText>
      </w:r>
      <w:r>
        <w:fldChar w:fldCharType="separate"/>
      </w:r>
      <w:r>
        <w:t>图 16</w:t>
      </w:r>
      <w:r>
        <w:fldChar w:fldCharType="end"/>
      </w:r>
      <w:r>
        <w:t>所示。</w:t>
      </w:r>
    </w:p>
    <w:p w14:paraId="5704584C">
      <w:pPr>
        <w:pStyle w:val="129"/>
      </w:pPr>
      <w:r>
        <w:pict>
          <v:shape id="_x0000_i1039" o:spt="75" type="#_x0000_t75" style="height:96pt;width:468pt;" filled="f" o:preferrelative="t" stroked="f" coordsize="21600,21600">
            <v:path/>
            <v:fill on="f" focussize="0,0"/>
            <v:stroke on="f" joinstyle="miter"/>
            <v:imagedata r:id="rId37" o:title=""/>
            <o:lock v:ext="edit" aspectratio="t"/>
            <w10:wrap type="none"/>
            <w10:anchorlock/>
          </v:shape>
        </w:pict>
      </w:r>
    </w:p>
    <w:p w14:paraId="60F485FF">
      <w:pPr>
        <w:pStyle w:val="10"/>
      </w:pPr>
      <w:bookmarkStart w:id="2765" w:name="_Ref56775089"/>
      <w:bookmarkStart w:id="2766" w:name="_Ref399142359"/>
      <w:bookmarkStart w:id="2767" w:name="_Toc402984017"/>
      <w:bookmarkStart w:id="2768" w:name="_Toc402983551"/>
      <w:bookmarkStart w:id="2769" w:name="_Toc399259465"/>
      <w:bookmarkStart w:id="2770" w:name="_Toc399757499"/>
      <w:bookmarkStart w:id="2771" w:name="_Toc408860115"/>
      <w:bookmarkStart w:id="2772" w:name="_Toc400799101"/>
      <w:bookmarkStart w:id="2773" w:name="_Toc399229254"/>
      <w:bookmarkStart w:id="2774" w:name="_Toc403570529"/>
      <w:bookmarkStart w:id="2775" w:name="_Toc402983085"/>
      <w:bookmarkStart w:id="2776" w:name="_Toc403585488"/>
      <w:bookmarkStart w:id="2777" w:name="_Toc405476841"/>
      <w:r>
        <w:t xml:space="preserve">图 </w:t>
      </w:r>
      <w:r>
        <w:fldChar w:fldCharType="begin"/>
      </w:r>
      <w:r>
        <w:instrText xml:space="preserve"> SEQ 图 \* ARABIC </w:instrText>
      </w:r>
      <w:r>
        <w:fldChar w:fldCharType="separate"/>
      </w:r>
      <w:r>
        <w:t>16</w:t>
      </w:r>
      <w:r>
        <w:fldChar w:fldCharType="end"/>
      </w:r>
      <w:bookmarkEnd w:id="2765"/>
      <w:r>
        <w:t xml:space="preserve"> 时隙划分示意图</w:t>
      </w:r>
      <w:bookmarkEnd w:id="2766"/>
      <w:bookmarkEnd w:id="2767"/>
      <w:bookmarkEnd w:id="2768"/>
      <w:bookmarkEnd w:id="2769"/>
      <w:bookmarkEnd w:id="2770"/>
      <w:bookmarkEnd w:id="2771"/>
      <w:bookmarkEnd w:id="2772"/>
      <w:bookmarkEnd w:id="2773"/>
      <w:bookmarkEnd w:id="2774"/>
      <w:bookmarkEnd w:id="2775"/>
      <w:bookmarkEnd w:id="2776"/>
      <w:bookmarkEnd w:id="2777"/>
    </w:p>
    <w:p w14:paraId="72FEFFE9">
      <w:pPr>
        <w:pStyle w:val="48"/>
      </w:pPr>
      <w:bookmarkStart w:id="2778" w:name="_Toc7103"/>
      <w:bookmarkStart w:id="2779" w:name="_Toc403585350"/>
      <w:bookmarkStart w:id="2780" w:name="_Toc14615"/>
      <w:bookmarkStart w:id="2781" w:name="_Toc402983413"/>
      <w:bookmarkStart w:id="2782" w:name="_Toc400798957"/>
      <w:bookmarkStart w:id="2783" w:name="_Toc402983879"/>
      <w:bookmarkStart w:id="2784" w:name="_Toc399757329"/>
      <w:bookmarkStart w:id="2785" w:name="_Toc408859928"/>
      <w:bookmarkStart w:id="2786" w:name="_Toc402982947"/>
      <w:bookmarkStart w:id="2787" w:name="_Toc405476692"/>
      <w:bookmarkStart w:id="2788" w:name="_Toc439785779"/>
      <w:bookmarkStart w:id="2789" w:name="_Toc399259287"/>
      <w:bookmarkStart w:id="2790" w:name="_Toc18737"/>
      <w:bookmarkStart w:id="2791" w:name="_Toc403570337"/>
      <w:bookmarkStart w:id="2792" w:name="_Toc399229044"/>
      <w:r>
        <w:t>信标机制</w:t>
      </w:r>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p>
    <w:p w14:paraId="59C24BA8">
      <w:pPr>
        <w:pStyle w:val="50"/>
      </w:pPr>
      <w:r>
        <w:t>宽带载波通信网络中有三种类型的信标帧：中央信标，代理信标和发现信标。信标帧</w:t>
      </w:r>
      <w:del w:id="122" w:author="gddw" w:date="2026-02-09T10:24:13Z">
        <w:r>
          <w:rPr/>
          <w:delText>必须</w:delText>
        </w:r>
      </w:del>
      <w:ins w:id="123" w:author="gddw" w:date="2026-02-09T10:24:13Z">
        <w:r>
          <w:rPr>
            <w:rFonts w:hint="eastAsia"/>
            <w:lang w:eastAsia="zh-CN"/>
          </w:rPr>
          <w:t>应</w:t>
        </w:r>
      </w:ins>
      <w:r>
        <w:t>在信标时隙中进行发送。信标时隙由CCO进行分配，分配时需要指明具体STA可以使用的对应时隙。</w:t>
      </w:r>
    </w:p>
    <w:p w14:paraId="449A13FA">
      <w:pPr>
        <w:pStyle w:val="50"/>
      </w:pPr>
      <w:r>
        <w:t>其中，中央信标和代理信标在每个信标周期内都</w:t>
      </w:r>
      <w:del w:id="124" w:author="gddw" w:date="2026-02-09T10:24:13Z">
        <w:r>
          <w:rPr/>
          <w:delText>必须</w:delText>
        </w:r>
      </w:del>
      <w:ins w:id="125" w:author="gddw" w:date="2026-02-09T10:24:13Z">
        <w:r>
          <w:rPr>
            <w:rFonts w:hint="eastAsia"/>
            <w:lang w:eastAsia="zh-CN"/>
          </w:rPr>
          <w:t>应</w:t>
        </w:r>
      </w:ins>
      <w:r>
        <w:t>发送。发现信标要求每一个STA站点，从加入网络后每170秒时间周期内至少发送两个信标帧。</w:t>
      </w:r>
    </w:p>
    <w:p w14:paraId="71229801">
      <w:pPr>
        <w:pStyle w:val="50"/>
      </w:pPr>
      <w:r>
        <w:t>STA在接收到信标帧后，一旦确定CCO指定其在某个时隙内发送信标帧，则</w:t>
      </w:r>
      <w:del w:id="126" w:author="gddw" w:date="2026-02-09T10:24:13Z">
        <w:r>
          <w:rPr/>
          <w:delText>必须</w:delText>
        </w:r>
      </w:del>
      <w:ins w:id="127" w:author="gddw" w:date="2026-02-09T10:24:13Z">
        <w:r>
          <w:rPr>
            <w:rFonts w:hint="eastAsia"/>
            <w:lang w:eastAsia="zh-CN"/>
          </w:rPr>
          <w:t>应</w:t>
        </w:r>
      </w:ins>
      <w:r>
        <w:t>在相应的时隙内，发送相应的信标帧。</w:t>
      </w:r>
    </w:p>
    <w:p w14:paraId="7ECD29D0">
      <w:pPr>
        <w:pStyle w:val="57"/>
        <w:ind w:left="420" w:hanging="420"/>
      </w:pPr>
      <w:bookmarkStart w:id="2793" w:name="_Toc399757330"/>
      <w:bookmarkStart w:id="2794" w:name="_Toc403570338"/>
      <w:bookmarkStart w:id="2795" w:name="_Toc15534"/>
      <w:bookmarkStart w:id="2796" w:name="_Toc403585351"/>
      <w:bookmarkStart w:id="2797" w:name="_Toc402983414"/>
      <w:bookmarkStart w:id="2798" w:name="_Toc399259288"/>
      <w:bookmarkStart w:id="2799" w:name="_Toc439785780"/>
      <w:bookmarkStart w:id="2800" w:name="_Toc408859929"/>
      <w:bookmarkStart w:id="2801" w:name="_Toc22193"/>
      <w:bookmarkStart w:id="2802" w:name="_Toc402983880"/>
      <w:bookmarkStart w:id="2803" w:name="_Toc399229045"/>
      <w:bookmarkStart w:id="2804" w:name="_Toc402982948"/>
      <w:bookmarkStart w:id="2805" w:name="_Toc400798958"/>
      <w:bookmarkStart w:id="2806" w:name="_Toc17597"/>
      <w:bookmarkStart w:id="2807" w:name="_Toc405476693"/>
      <w:r>
        <w:t>中央信标</w:t>
      </w:r>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p>
    <w:p w14:paraId="2666CF14">
      <w:pPr>
        <w:pStyle w:val="50"/>
      </w:pPr>
      <w:r>
        <w:t>由CCO生成，在中央信标中，包含当前宽带载波通信网络的网络基准时间NTB，通过信标帧中的BTS字段，实时的通知给网络中STA。</w:t>
      </w:r>
    </w:p>
    <w:p w14:paraId="107CEC9A">
      <w:pPr>
        <w:pStyle w:val="50"/>
      </w:pPr>
      <w:r>
        <w:t>同时，中央信标中包括了CCO的时隙分配结果，这些时隙分配结果决定了网络中的STA访问信道的方式和时隙。</w:t>
      </w:r>
    </w:p>
    <w:p w14:paraId="30C89822">
      <w:pPr>
        <w:pStyle w:val="50"/>
      </w:pPr>
      <w:r>
        <w:t>在单个宽带载波通信网络中，中央信标是定周期发送的，发送的周期可自定义；在多个宽带载波通信网络共存的场景中，CCO的中央信标的发送时隙（与其他类型信标时隙作为一个整体的带宽，一体协调），需要在多个宽带载波通信网络的CCO之间协调，协调的原则是尽量保证各个CCO的中央信标能够在一定偏移下按照周期发送。</w:t>
      </w:r>
    </w:p>
    <w:p w14:paraId="3885A2EA">
      <w:pPr>
        <w:pStyle w:val="50"/>
      </w:pPr>
      <w:r>
        <w:t>中央信标发送时，可以选择在多个相线上发送，或者单个相线上发送。不同相线上发送时需要不同的TDMA时隙。</w:t>
      </w:r>
    </w:p>
    <w:p w14:paraId="4B6EACD1">
      <w:pPr>
        <w:pStyle w:val="57"/>
        <w:ind w:left="420" w:hanging="420"/>
      </w:pPr>
      <w:bookmarkStart w:id="2808" w:name="_Toc402983415"/>
      <w:bookmarkStart w:id="2809" w:name="_Toc405476694"/>
      <w:bookmarkStart w:id="2810" w:name="_Toc399757331"/>
      <w:bookmarkStart w:id="2811" w:name="_Toc402983881"/>
      <w:bookmarkStart w:id="2812" w:name="_Toc402982949"/>
      <w:bookmarkStart w:id="2813" w:name="_Toc400798959"/>
      <w:bookmarkStart w:id="2814" w:name="_Toc403570339"/>
      <w:bookmarkStart w:id="2815" w:name="_Toc399259289"/>
      <w:bookmarkStart w:id="2816" w:name="_Toc408859930"/>
      <w:bookmarkStart w:id="2817" w:name="_Toc439785781"/>
      <w:bookmarkStart w:id="2818" w:name="_Toc399229046"/>
      <w:bookmarkStart w:id="2819" w:name="_Toc30933"/>
      <w:bookmarkStart w:id="2820" w:name="_Toc30908"/>
      <w:bookmarkStart w:id="2821" w:name="_Toc8975"/>
      <w:bookmarkStart w:id="2822" w:name="_Toc403585352"/>
      <w:r>
        <w:t>代理信标</w:t>
      </w:r>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p>
    <w:p w14:paraId="7EE5E023">
      <w:pPr>
        <w:pStyle w:val="50"/>
      </w:pPr>
      <w:r>
        <w:t>代理信标由代理站点(PCO)发送，代理信标中包含了中央信标的全部时隙安排内容，并且携带了代理STA的基本属性。</w:t>
      </w:r>
    </w:p>
    <w:p w14:paraId="149C0EDE">
      <w:pPr>
        <w:pStyle w:val="50"/>
      </w:pPr>
      <w:r>
        <w:t>代理站点</w:t>
      </w:r>
      <w:del w:id="128" w:author="gddw" w:date="2026-02-09T10:24:13Z">
        <w:r>
          <w:rPr/>
          <w:delText>必须</w:delText>
        </w:r>
      </w:del>
      <w:ins w:id="129" w:author="gddw" w:date="2026-02-09T10:24:13Z">
        <w:r>
          <w:rPr>
            <w:rFonts w:hint="eastAsia"/>
            <w:lang w:eastAsia="zh-CN"/>
          </w:rPr>
          <w:t>应</w:t>
        </w:r>
      </w:ins>
      <w:r>
        <w:t>按照中央信标中指定的信标时隙，发送代理信标。</w:t>
      </w:r>
    </w:p>
    <w:p w14:paraId="5FDA0C8F">
      <w:pPr>
        <w:pStyle w:val="50"/>
      </w:pPr>
      <w:r>
        <w:t>未入网的STA，在接收到代理信标后，可以根据代理信标中的时隙安排等内容，发起加入网络的请求。</w:t>
      </w:r>
    </w:p>
    <w:p w14:paraId="7BCDA12A">
      <w:pPr>
        <w:pStyle w:val="57"/>
        <w:ind w:left="420" w:hanging="420"/>
      </w:pPr>
      <w:bookmarkStart w:id="2823" w:name="_Toc399757332"/>
      <w:bookmarkStart w:id="2824" w:name="_Toc31501"/>
      <w:bookmarkStart w:id="2825" w:name="_Toc402983416"/>
      <w:bookmarkStart w:id="2826" w:name="_Toc6404"/>
      <w:bookmarkStart w:id="2827" w:name="_Toc403570340"/>
      <w:bookmarkStart w:id="2828" w:name="_Toc12169"/>
      <w:bookmarkStart w:id="2829" w:name="_Toc403585353"/>
      <w:bookmarkStart w:id="2830" w:name="_Toc439785782"/>
      <w:bookmarkStart w:id="2831" w:name="_Toc400798960"/>
      <w:bookmarkStart w:id="2832" w:name="_Toc408859931"/>
      <w:bookmarkStart w:id="2833" w:name="_Toc402983882"/>
      <w:bookmarkStart w:id="2834" w:name="_Toc399259290"/>
      <w:bookmarkStart w:id="2835" w:name="_Toc399229047"/>
      <w:bookmarkStart w:id="2836" w:name="_Toc405476695"/>
      <w:bookmarkStart w:id="2837" w:name="_Toc402982950"/>
      <w:r>
        <w:t>发现信标</w:t>
      </w:r>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p>
    <w:p w14:paraId="55EBC403">
      <w:pPr>
        <w:pStyle w:val="50"/>
      </w:pPr>
      <w:r>
        <w:t>发现信标由STA站点发送，发现信标</w:t>
      </w:r>
      <w:del w:id="130" w:author="gddw" w:date="2026-02-09T10:24:13Z">
        <w:r>
          <w:rPr/>
          <w:delText>必须</w:delText>
        </w:r>
      </w:del>
      <w:ins w:id="131" w:author="gddw" w:date="2026-02-09T10:24:13Z">
        <w:r>
          <w:rPr>
            <w:rFonts w:hint="eastAsia"/>
            <w:lang w:eastAsia="zh-CN"/>
          </w:rPr>
          <w:t>应</w:t>
        </w:r>
      </w:ins>
      <w:r>
        <w:t>在CCO指定给该STA的信标时隙内发送。</w:t>
      </w:r>
    </w:p>
    <w:p w14:paraId="350B1F68">
      <w:pPr>
        <w:pStyle w:val="50"/>
      </w:pPr>
      <w:r>
        <w:t>发现信标，主要用于发现周围可能的隐藏STA。信标中包含了用于隐藏STA加入网络的竞争时隙安排等内容。</w:t>
      </w:r>
    </w:p>
    <w:p w14:paraId="6DAA4C6F">
      <w:pPr>
        <w:pStyle w:val="50"/>
      </w:pPr>
      <w:r>
        <w:t>未入网的STA，在接收到发现信标后，可以根据发现信标中的时隙安排等内容，发起加入网络的请求。</w:t>
      </w:r>
    </w:p>
    <w:p w14:paraId="3C8878D5">
      <w:pPr>
        <w:pStyle w:val="48"/>
      </w:pPr>
      <w:bookmarkStart w:id="2838" w:name="_Toc408859932"/>
      <w:bookmarkStart w:id="2839" w:name="_Toc399259291"/>
      <w:bookmarkStart w:id="2840" w:name="_Toc399229048"/>
      <w:bookmarkStart w:id="2841" w:name="_Toc28177"/>
      <w:bookmarkStart w:id="2842" w:name="_Toc400798961"/>
      <w:bookmarkStart w:id="2843" w:name="_Toc399757333"/>
      <w:bookmarkStart w:id="2844" w:name="_Toc439785783"/>
      <w:bookmarkStart w:id="2845" w:name="_Toc403585354"/>
      <w:bookmarkStart w:id="2846" w:name="_Toc402983883"/>
      <w:bookmarkStart w:id="2847" w:name="_Toc403570341"/>
      <w:bookmarkStart w:id="2848" w:name="_Toc32437"/>
      <w:bookmarkStart w:id="2849" w:name="_Toc28130"/>
      <w:bookmarkStart w:id="2850" w:name="_Toc405476696"/>
      <w:bookmarkStart w:id="2851" w:name="_Toc402982951"/>
      <w:bookmarkStart w:id="2852" w:name="_Toc402983417"/>
      <w:r>
        <w:t>时隙管理</w:t>
      </w:r>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p>
    <w:p w14:paraId="4D84F58F">
      <w:pPr>
        <w:pStyle w:val="57"/>
        <w:ind w:left="420" w:hanging="420"/>
      </w:pPr>
      <w:r>
        <w:rPr>
          <w:rFonts w:hint="eastAsia"/>
        </w:rPr>
        <w:t>MIMO站点时隙管理</w:t>
      </w:r>
    </w:p>
    <w:p w14:paraId="1B87E3BF">
      <w:pPr>
        <w:pStyle w:val="50"/>
      </w:pPr>
      <w:r>
        <w:rPr>
          <w:rFonts w:hint="eastAsia"/>
        </w:rPr>
        <w:t>MIMO站点能够同时在三个相线上进行PLC报文的发送和接收，因此三相站点在发送BPLC版本 的网络维护报文时使用三相同时发送，不区分时隙相线。在信标时隙安排中，与BPLC版本时隙安排方式保持一致，三相站点安排一个信标时隙。</w:t>
      </w:r>
    </w:p>
    <w:p w14:paraId="35314A99">
      <w:pPr>
        <w:pStyle w:val="57"/>
        <w:ind w:left="420" w:hanging="420"/>
      </w:pPr>
      <w:r>
        <w:rPr>
          <w:rFonts w:hint="eastAsia"/>
        </w:rPr>
        <w:t>时隙机制</w:t>
      </w:r>
    </w:p>
    <w:p w14:paraId="34B1A3AB">
      <w:pPr>
        <w:pStyle w:val="50"/>
      </w:pPr>
      <w:r>
        <w:rPr>
          <w:rFonts w:hint="eastAsia"/>
        </w:rPr>
        <w:t>C</w:t>
      </w:r>
      <w:r>
        <w:t>CO</w:t>
      </w:r>
      <w:r>
        <w:rPr>
          <w:rFonts w:hint="eastAsia"/>
        </w:rPr>
        <w:t>根据当前组网状态，安排全网工作在集中信标机制或分散信标机制。</w:t>
      </w:r>
    </w:p>
    <w:p w14:paraId="37344370">
      <w:pPr>
        <w:pStyle w:val="67"/>
      </w:pPr>
      <w:r>
        <w:rPr>
          <w:rFonts w:hint="eastAsia"/>
        </w:rPr>
        <w:t>集中信标机制</w:t>
      </w:r>
    </w:p>
    <w:p w14:paraId="22CD3457">
      <w:pPr>
        <w:pStyle w:val="50"/>
      </w:pPr>
      <w:r>
        <w:rPr>
          <w:rFonts w:hint="eastAsia"/>
        </w:rPr>
        <w:t>在组网阶段</w:t>
      </w:r>
      <w:r>
        <w:rPr>
          <w:rFonts w:hint="eastAsia"/>
          <w:lang w:eastAsia="zh-CN"/>
        </w:rPr>
        <w:t>，</w:t>
      </w:r>
      <w:r>
        <w:rPr>
          <w:rFonts w:hint="eastAsia"/>
        </w:rPr>
        <w:t>有BPLC版本模块入网或需要绑定时隙业务的场景下，C</w:t>
      </w:r>
      <w:r>
        <w:t>CO</w:t>
      </w:r>
      <w:r>
        <w:rPr>
          <w:rFonts w:hint="eastAsia"/>
        </w:rPr>
        <w:t>安排全网工作在集中信标机制。集中信标机制与BPLC版本协议一致。信标帧</w:t>
      </w:r>
      <w:del w:id="132" w:author="gddw" w:date="2026-02-09T10:24:13Z">
        <w:r>
          <w:rPr>
            <w:rFonts w:hint="eastAsia"/>
          </w:rPr>
          <w:delText>必须</w:delText>
        </w:r>
      </w:del>
      <w:ins w:id="133" w:author="gddw" w:date="2026-02-09T10:24:13Z">
        <w:r>
          <w:rPr>
            <w:rFonts w:hint="eastAsia"/>
            <w:lang w:eastAsia="zh-CN"/>
          </w:rPr>
          <w:t>应</w:t>
        </w:r>
      </w:ins>
      <w:r>
        <w:rPr>
          <w:rFonts w:hint="eastAsia"/>
        </w:rPr>
        <w:t>在信标时隙进行发送。信标时隙由C</w:t>
      </w:r>
      <w:r>
        <w:t>CO</w:t>
      </w:r>
      <w:r>
        <w:rPr>
          <w:rFonts w:hint="eastAsia"/>
        </w:rPr>
        <w:t>进行分配，分配时指明具体S</w:t>
      </w:r>
      <w:r>
        <w:t>TA</w:t>
      </w:r>
      <w:r>
        <w:rPr>
          <w:rFonts w:hint="eastAsia"/>
        </w:rPr>
        <w:t>可以使用的对应时隙。</w:t>
      </w:r>
    </w:p>
    <w:p w14:paraId="693EBB0B">
      <w:pPr>
        <w:pStyle w:val="67"/>
      </w:pPr>
      <w:r>
        <w:rPr>
          <w:rFonts w:hint="eastAsia"/>
        </w:rPr>
        <w:t>分散信标机制</w:t>
      </w:r>
    </w:p>
    <w:p w14:paraId="0E14E4AB">
      <w:pPr>
        <w:pStyle w:val="50"/>
      </w:pPr>
      <w:r>
        <w:rPr>
          <w:rFonts w:hint="eastAsia"/>
        </w:rPr>
        <w:t>组网完成（CCO等待4～</w:t>
      </w:r>
      <w:r>
        <w:t>6个</w:t>
      </w:r>
      <w:r>
        <w:rPr>
          <w:rFonts w:hint="eastAsia"/>
        </w:rPr>
        <w:t>信标周期没有新S</w:t>
      </w:r>
      <w:r>
        <w:t>TA加入</w:t>
      </w:r>
      <w:r>
        <w:rPr>
          <w:rFonts w:hint="eastAsia"/>
        </w:rPr>
        <w:t>，</w:t>
      </w:r>
      <w:r>
        <w:t>认为组网完成</w:t>
      </w:r>
      <w:r>
        <w:rPr>
          <w:rFonts w:hint="eastAsia"/>
        </w:rPr>
        <w:t>）后，C</w:t>
      </w:r>
      <w:r>
        <w:t>CO</w:t>
      </w:r>
      <w:r>
        <w:rPr>
          <w:rFonts w:hint="eastAsia"/>
        </w:rPr>
        <w:t>可通过信标帧中的“时隙机制切换”条目进入分散信标机制下。在分散信标机制下，信标通过C</w:t>
      </w:r>
      <w:r>
        <w:t>SMA</w:t>
      </w:r>
      <w:r>
        <w:rPr>
          <w:rFonts w:hint="eastAsia"/>
        </w:rPr>
        <w:t>时隙竞争发送，信标帧的帧长包括帧载荷及竞争帧间隔，竞争帧间隔的定义与S</w:t>
      </w:r>
      <w:r>
        <w:t>OF帧的帧间隔定义相同</w:t>
      </w:r>
      <w:r>
        <w:rPr>
          <w:rFonts w:hint="eastAsia"/>
        </w:rPr>
        <w:t>。</w:t>
      </w:r>
    </w:p>
    <w:p w14:paraId="2358FE17">
      <w:pPr>
        <w:pStyle w:val="50"/>
      </w:pPr>
      <w:r>
        <w:rPr>
          <w:rFonts w:hint="eastAsia"/>
        </w:rPr>
        <w:t>分散信标时隙划分示意图如</w:t>
      </w:r>
      <w:r>
        <w:fldChar w:fldCharType="begin"/>
      </w:r>
      <w:r>
        <w:instrText xml:space="preserve"> </w:instrText>
      </w:r>
      <w:r>
        <w:rPr>
          <w:rFonts w:hint="eastAsia"/>
        </w:rPr>
        <w:instrText xml:space="preserve">REF _Ref219396521 \h</w:instrText>
      </w:r>
      <w:r>
        <w:instrText xml:space="preserve">  \* MERGEFORMAT </w:instrText>
      </w:r>
      <w:r>
        <w:fldChar w:fldCharType="separate"/>
      </w:r>
      <w:r>
        <w:t>图 17</w:t>
      </w:r>
      <w:r>
        <w:rPr>
          <w:rFonts w:hint="eastAsia"/>
        </w:rPr>
        <w:t xml:space="preserve"> 分散信标时隙划分示意图</w:t>
      </w:r>
      <w:r>
        <w:fldChar w:fldCharType="end"/>
      </w:r>
      <w:r>
        <w:rPr>
          <w:rFonts w:hint="eastAsia"/>
        </w:rPr>
        <w:t>所示。</w:t>
      </w:r>
    </w:p>
    <w:p w14:paraId="53CF947D">
      <w:pPr>
        <w:pStyle w:val="129"/>
      </w:pPr>
      <w:r>
        <w:rPr>
          <w:rFonts w:ascii="Calibri Light" w:hAnsi="Calibri Light" w:eastAsia="黑体"/>
          <w:sz w:val="20"/>
          <w:szCs w:val="20"/>
        </w:rPr>
        <w:object>
          <v:shape id="_x0000_i1040" o:spt="75" type="#_x0000_t75" style="height:79.5pt;width:374.25pt;" o:ole="t" filled="f" o:preferrelative="t" stroked="f" coordsize="21600,21600">
            <v:path/>
            <v:fill on="f" focussize="0,0"/>
            <v:stroke on="f" joinstyle="miter"/>
            <v:imagedata r:id="rId39" o:title=""/>
            <o:lock v:ext="edit" aspectratio="t"/>
            <w10:wrap type="none"/>
            <w10:anchorlock/>
          </v:shape>
          <o:OLEObject Type="Embed" ProgID="EdrawMax.EdrawDocument.1" ShapeID="_x0000_i1040" DrawAspect="Content" ObjectID="_1468075732" r:id="rId38">
            <o:LockedField>false</o:LockedField>
          </o:OLEObject>
        </w:object>
      </w:r>
    </w:p>
    <w:p w14:paraId="4678CFD4">
      <w:pPr>
        <w:pStyle w:val="10"/>
      </w:pPr>
      <w:bookmarkStart w:id="2853" w:name="_Ref219129574"/>
      <w:bookmarkEnd w:id="2853"/>
      <w:bookmarkStart w:id="2854" w:name="_Ref219396521"/>
      <w:r>
        <w:t xml:space="preserve">图 </w:t>
      </w:r>
      <w:r>
        <w:fldChar w:fldCharType="begin"/>
      </w:r>
      <w:r>
        <w:instrText xml:space="preserve"> SEQ 图 \* ARABIC </w:instrText>
      </w:r>
      <w:r>
        <w:fldChar w:fldCharType="separate"/>
      </w:r>
      <w:r>
        <w:t>17</w:t>
      </w:r>
      <w:r>
        <w:fldChar w:fldCharType="end"/>
      </w:r>
      <w:r>
        <w:rPr>
          <w:rFonts w:hint="eastAsia"/>
        </w:rPr>
        <w:t xml:space="preserve"> 分散信标时隙划分示意图</w:t>
      </w:r>
      <w:bookmarkEnd w:id="2854"/>
    </w:p>
    <w:p w14:paraId="038A0483">
      <w:pPr>
        <w:pStyle w:val="50"/>
      </w:pPr>
      <w:r>
        <w:rPr>
          <w:rFonts w:hint="eastAsia"/>
        </w:rPr>
        <w:t>在分散信标机制下，CCO每个信标周期均创建并发送中央信标，其中信标时隙个数为0，C</w:t>
      </w:r>
      <w:r>
        <w:t>SMA时隙个数为</w:t>
      </w:r>
      <w:r>
        <w:rPr>
          <w:rFonts w:hint="eastAsia"/>
        </w:rPr>
        <w:t>1，相线默认为A相。</w:t>
      </w:r>
    </w:p>
    <w:p w14:paraId="17185A61">
      <w:pPr>
        <w:pStyle w:val="50"/>
      </w:pPr>
      <w:r>
        <w:rPr>
          <w:rFonts w:hint="eastAsia"/>
        </w:rPr>
        <w:t>网络内代理站点在收到新一信标周期的代理信标或中央信标后，创建并发送代理信标。</w:t>
      </w:r>
    </w:p>
    <w:p w14:paraId="59783E6E">
      <w:pPr>
        <w:pStyle w:val="50"/>
      </w:pPr>
      <w:r>
        <w:rPr>
          <w:rFonts w:hint="eastAsia"/>
        </w:rPr>
        <w:t>网络内发现节点，默认不发送信标，在CCO允许其发送信标时，发现站点计算自己应发送发现信标的信标周期计数值，在对应的信标周期内，若收到自己代理的信标，则在完成NTB同步后，创建并发送发现信标。</w:t>
      </w:r>
    </w:p>
    <w:p w14:paraId="2F9088BC">
      <w:pPr>
        <w:pStyle w:val="50"/>
      </w:pPr>
      <w:r>
        <w:rPr>
          <w:rFonts w:hint="eastAsia"/>
        </w:rPr>
        <w:t>发现站点计算自己应发送发现信标的信标周期计数值的方法：信标周期设置为P，站点可发现的邻居发现站点总数为K，每个发现站点在</w:t>
      </w:r>
      <w:r>
        <w:t>170</w:t>
      </w:r>
      <w:r>
        <w:rPr>
          <w:rFonts w:hint="eastAsia"/>
        </w:rPr>
        <w:t>秒内至少发送两帧发现信标，每个站点计算自己应发送信标的</w:t>
      </w:r>
      <w:r>
        <w:t xml:space="preserve">BPC </w:t>
      </w:r>
      <w:r>
        <w:rPr>
          <w:rFonts w:hint="eastAsia"/>
        </w:rPr>
        <w:t>为 170/2P*整数倍+ceil（TEI/（K/(170/2P)）。</w:t>
      </w:r>
    </w:p>
    <w:p w14:paraId="0D023149">
      <w:pPr>
        <w:pStyle w:val="57"/>
        <w:ind w:left="420" w:hanging="420"/>
        <w:rPr>
          <w:rFonts w:hAnsi="黑体" w:cs="宋体"/>
        </w:rPr>
      </w:pPr>
      <w:r>
        <w:rPr>
          <w:rFonts w:hint="eastAsia"/>
        </w:rPr>
        <w:t>站点时隙管理算法</w:t>
      </w:r>
    </w:p>
    <w:p w14:paraId="5002DFC1">
      <w:pPr>
        <w:pStyle w:val="50"/>
      </w:pPr>
      <w:r>
        <w:t>CCO，PCO，STA三个角色，对于信标中时隙的管理算法</w:t>
      </w:r>
      <w:del w:id="134" w:author="gddw" w:date="2026-02-09T10:24:13Z">
        <w:r>
          <w:rPr/>
          <w:delText>必须</w:delText>
        </w:r>
      </w:del>
      <w:ins w:id="135" w:author="gddw" w:date="2026-02-09T10:24:13Z">
        <w:r>
          <w:rPr>
            <w:rFonts w:hint="eastAsia"/>
            <w:lang w:eastAsia="zh-CN"/>
          </w:rPr>
          <w:t>应</w:t>
        </w:r>
      </w:ins>
      <w:r>
        <w:t>保持统一。CCO将信标周期中的时隙分配，按照统一的算法，填充到信标中的时隙分配条目，通过信标发送，通知给PCO和STA等站点。PCO和STA对于信标中的时隙分配条目的解析</w:t>
      </w:r>
      <w:r>
        <w:rPr>
          <w:rFonts w:hint="eastAsia"/>
        </w:rPr>
        <w:t>（见</w:t>
      </w:r>
      <w:r>
        <w:fldChar w:fldCharType="begin"/>
      </w:r>
      <w:r>
        <w:instrText xml:space="preserve"> REF _Ref56780751 \r \h  \* MERGEFORMAT </w:instrText>
      </w:r>
      <w:r>
        <w:fldChar w:fldCharType="separate"/>
      </w:r>
      <w:r>
        <w:rPr>
          <w:rFonts w:hint="eastAsia"/>
        </w:rPr>
        <w:t>5.1.3.3　</w:t>
      </w:r>
      <w:r>
        <w:fldChar w:fldCharType="end"/>
      </w:r>
      <w:r>
        <w:rPr>
          <w:rFonts w:hint="eastAsia"/>
        </w:rPr>
        <w:t>）</w:t>
      </w:r>
      <w:r>
        <w:t>，也同样需要遵照统一的算法。基本的时隙划分如</w:t>
      </w:r>
      <w:r>
        <w:fldChar w:fldCharType="begin"/>
      </w:r>
      <w:r>
        <w:instrText xml:space="preserve"> REF _Ref56775089 \h  \* MERGEFORMAT </w:instrText>
      </w:r>
      <w:r>
        <w:fldChar w:fldCharType="separate"/>
      </w:r>
      <w:r>
        <w:t>图 16</w:t>
      </w:r>
      <w:r>
        <w:fldChar w:fldCharType="end"/>
      </w:r>
      <w:r>
        <w:t>所示，具体的时隙管理算法如下</w:t>
      </w:r>
      <w:r>
        <w:rPr>
          <w:rFonts w:hint="eastAsia"/>
        </w:rPr>
        <w:t>：</w:t>
      </w:r>
    </w:p>
    <w:p w14:paraId="033A109B">
      <w:pPr>
        <w:pStyle w:val="50"/>
        <w:numPr>
          <w:ilvl w:val="0"/>
          <w:numId w:val="30"/>
        </w:numPr>
        <w:ind w:firstLineChars="0"/>
      </w:pPr>
      <w:r>
        <w:t>整个信标周期的长度，是由“信标周期长度”字段确定，单位是100微秒。</w:t>
      </w:r>
    </w:p>
    <w:p w14:paraId="16F230E9">
      <w:pPr>
        <w:pStyle w:val="50"/>
        <w:numPr>
          <w:ilvl w:val="0"/>
          <w:numId w:val="30"/>
        </w:numPr>
        <w:ind w:firstLineChars="0"/>
      </w:pPr>
      <w:r>
        <w:t>时隙的分配，是以相对时间计算，即分配从0时刻起，到信标周期长度的整个时间范围。</w:t>
      </w:r>
    </w:p>
    <w:p w14:paraId="23F5D4B7">
      <w:pPr>
        <w:pStyle w:val="50"/>
        <w:numPr>
          <w:ilvl w:val="0"/>
          <w:numId w:val="30"/>
        </w:numPr>
        <w:ind w:firstLineChars="0"/>
      </w:pPr>
      <w:r>
        <w:t>每个信标周期的起始时刻(即0时刻)，CCO都指定了其起始网络基准时间（NTB），即“信标周期起始网络基准时间”字段。</w:t>
      </w:r>
    </w:p>
    <w:p w14:paraId="44798318">
      <w:pPr>
        <w:pStyle w:val="50"/>
        <w:numPr>
          <w:ilvl w:val="0"/>
          <w:numId w:val="30"/>
        </w:numPr>
        <w:ind w:firstLineChars="0"/>
      </w:pPr>
      <w:r>
        <w:t>整个信标周期中，如果时隙类型齐全的话，一般会按照</w:t>
      </w:r>
      <w:r>
        <w:fldChar w:fldCharType="begin"/>
      </w:r>
      <w:r>
        <w:instrText xml:space="preserve"> REF _Ref56775089 \h  \* MERGEFORMAT </w:instrText>
      </w:r>
      <w:r>
        <w:fldChar w:fldCharType="separate"/>
      </w:r>
      <w:r>
        <w:t>图 16</w:t>
      </w:r>
      <w:r>
        <w:fldChar w:fldCharType="end"/>
      </w:r>
      <w:r>
        <w:t>所示的分配顺序排列。</w:t>
      </w:r>
    </w:p>
    <w:p w14:paraId="59C0423F">
      <w:pPr>
        <w:pStyle w:val="50"/>
        <w:numPr>
          <w:ilvl w:val="0"/>
          <w:numId w:val="30"/>
        </w:numPr>
        <w:ind w:firstLineChars="0"/>
      </w:pPr>
      <w:r>
        <w:t>若STA在某一信标周期中未收到信标帧，则沿用上一信标帧的时隙安排，直到STA离线为止。</w:t>
      </w:r>
    </w:p>
    <w:p w14:paraId="1E736904">
      <w:pPr>
        <w:pStyle w:val="48"/>
      </w:pPr>
      <w:bookmarkStart w:id="2855" w:name="_Toc13125"/>
      <w:bookmarkStart w:id="2856" w:name="_Toc439785784"/>
      <w:bookmarkStart w:id="2857" w:name="_Toc12971"/>
      <w:bookmarkStart w:id="2858" w:name="_Toc3821"/>
      <w:bookmarkStart w:id="2859" w:name="_Toc399229049"/>
      <w:bookmarkStart w:id="2860" w:name="_Toc403570342"/>
      <w:bookmarkStart w:id="2861" w:name="_Toc408859933"/>
      <w:r>
        <w:t>信标时隙</w:t>
      </w:r>
      <w:bookmarkEnd w:id="2855"/>
      <w:bookmarkEnd w:id="2856"/>
      <w:bookmarkEnd w:id="2857"/>
      <w:bookmarkEnd w:id="2858"/>
    </w:p>
    <w:p w14:paraId="1E86205D">
      <w:pPr>
        <w:pStyle w:val="50"/>
      </w:pPr>
      <w:r>
        <w:t>整个信标周期中，信标的时隙一般按照</w:t>
      </w:r>
      <w:r>
        <w:fldChar w:fldCharType="begin"/>
      </w:r>
      <w:r>
        <w:instrText xml:space="preserve"> REF _Ref56775175 \h  \* MERGEFORMAT </w:instrText>
      </w:r>
      <w:r>
        <w:fldChar w:fldCharType="separate"/>
      </w:r>
      <w:r>
        <w:t>图 18</w:t>
      </w:r>
      <w:r>
        <w:fldChar w:fldCharType="end"/>
      </w:r>
      <w:r>
        <w:t>所示进行分割。</w:t>
      </w:r>
    </w:p>
    <w:p w14:paraId="0251CC3D">
      <w:pPr>
        <w:pStyle w:val="50"/>
      </w:pPr>
    </w:p>
    <w:p w14:paraId="728FF76B">
      <w:pPr>
        <w:pStyle w:val="129"/>
      </w:pPr>
      <w:r>
        <w:pict>
          <v:shape id="_x0000_i1041" o:spt="75" type="#_x0000_t75" style="height:108.75pt;width:460.5pt;" filled="f" o:preferrelative="t" stroked="f" coordsize="21600,21600">
            <v:path/>
            <v:fill on="f" focussize="0,0"/>
            <v:stroke on="f" joinstyle="miter"/>
            <v:imagedata r:id="rId40" o:title=""/>
            <o:lock v:ext="edit" aspectratio="t"/>
            <w10:wrap type="none"/>
            <w10:anchorlock/>
          </v:shape>
        </w:pict>
      </w:r>
    </w:p>
    <w:p w14:paraId="1B6F0C25">
      <w:pPr>
        <w:pStyle w:val="10"/>
      </w:pPr>
      <w:bookmarkStart w:id="2862" w:name="_Ref56775175"/>
      <w:bookmarkStart w:id="2863" w:name="_Ref410984722"/>
      <w:r>
        <w:t xml:space="preserve">图 </w:t>
      </w:r>
      <w:r>
        <w:fldChar w:fldCharType="begin"/>
      </w:r>
      <w:r>
        <w:instrText xml:space="preserve"> SEQ 图 \* ARABIC </w:instrText>
      </w:r>
      <w:r>
        <w:fldChar w:fldCharType="separate"/>
      </w:r>
      <w:r>
        <w:t>18</w:t>
      </w:r>
      <w:r>
        <w:fldChar w:fldCharType="end"/>
      </w:r>
      <w:bookmarkEnd w:id="2862"/>
      <w:r>
        <w:t xml:space="preserve"> 信标时隙分割示意图</w:t>
      </w:r>
      <w:bookmarkEnd w:id="2863"/>
    </w:p>
    <w:p w14:paraId="34CC2F38">
      <w:pPr>
        <w:pStyle w:val="57"/>
        <w:ind w:left="420" w:hanging="420"/>
      </w:pPr>
      <w:bookmarkStart w:id="2864" w:name="_Toc7833"/>
      <w:bookmarkStart w:id="2865" w:name="_Toc18895"/>
      <w:bookmarkStart w:id="2866" w:name="_Toc32196"/>
      <w:r>
        <w:t>中央信标时隙</w:t>
      </w:r>
      <w:bookmarkEnd w:id="2859"/>
      <w:bookmarkEnd w:id="2860"/>
      <w:bookmarkEnd w:id="2861"/>
      <w:bookmarkEnd w:id="2864"/>
      <w:bookmarkEnd w:id="2865"/>
      <w:bookmarkEnd w:id="2866"/>
    </w:p>
    <w:p w14:paraId="3B56A5D9">
      <w:pPr>
        <w:pStyle w:val="50"/>
      </w:pPr>
      <w:r>
        <w:t>如</w:t>
      </w:r>
      <w:r>
        <w:fldChar w:fldCharType="begin"/>
      </w:r>
      <w:r>
        <w:instrText xml:space="preserve"> REF _Ref56775175 \h  \* MERGEFORMAT </w:instrText>
      </w:r>
      <w:r>
        <w:fldChar w:fldCharType="separate"/>
      </w:r>
      <w:r>
        <w:t>图 18</w:t>
      </w:r>
      <w:r>
        <w:fldChar w:fldCharType="end"/>
      </w:r>
      <w:r>
        <w:t>所示，中央信标时隙，</w:t>
      </w:r>
      <w:del w:id="136" w:author="gddw" w:date="2026-02-09T10:24:13Z">
        <w:r>
          <w:rPr/>
          <w:delText>必须</w:delText>
        </w:r>
      </w:del>
      <w:ins w:id="137" w:author="gddw" w:date="2026-02-09T10:24:13Z">
        <w:r>
          <w:rPr>
            <w:rFonts w:hint="eastAsia"/>
            <w:lang w:eastAsia="zh-CN"/>
          </w:rPr>
          <w:t>应</w:t>
        </w:r>
      </w:ins>
      <w:r>
        <w:t>是从0时刻起分割，如果存在多个时隙，则依次按照相线进行分割，如图中的A，B，C分别指分割出来三个CCO的中央信标时隙。CCO需要在ABC三个相线上进行中央信标发送。</w:t>
      </w:r>
    </w:p>
    <w:p w14:paraId="4AD2F4A9">
      <w:pPr>
        <w:pStyle w:val="50"/>
      </w:pPr>
      <w:r>
        <w:t>中央信标时隙的总数，由“中央信标时隙总数”字段确定。</w:t>
      </w:r>
    </w:p>
    <w:p w14:paraId="6F2B6B7D">
      <w:pPr>
        <w:pStyle w:val="50"/>
      </w:pPr>
      <w:r>
        <w:t>每个时隙的长度，由“信标时隙长度”字段确定，单位是100微秒。</w:t>
      </w:r>
    </w:p>
    <w:p w14:paraId="3F968481">
      <w:pPr>
        <w:pStyle w:val="57"/>
        <w:ind w:left="420" w:hanging="420"/>
      </w:pPr>
      <w:bookmarkStart w:id="2867" w:name="_Toc24379"/>
      <w:bookmarkStart w:id="2868" w:name="_Toc21457"/>
      <w:bookmarkStart w:id="2869" w:name="_Toc403570343"/>
      <w:bookmarkStart w:id="2870" w:name="_Toc399229050"/>
      <w:bookmarkStart w:id="2871" w:name="_Toc17719"/>
      <w:bookmarkStart w:id="2872" w:name="_Toc408859934"/>
      <w:r>
        <w:t>代理信标时隙</w:t>
      </w:r>
      <w:bookmarkEnd w:id="2867"/>
      <w:bookmarkEnd w:id="2868"/>
      <w:bookmarkEnd w:id="2869"/>
      <w:bookmarkEnd w:id="2870"/>
      <w:bookmarkEnd w:id="2871"/>
      <w:bookmarkEnd w:id="2872"/>
    </w:p>
    <w:p w14:paraId="4D5B0D0E">
      <w:pPr>
        <w:pStyle w:val="50"/>
      </w:pPr>
      <w:r>
        <w:t>如</w:t>
      </w:r>
      <w:r>
        <w:fldChar w:fldCharType="begin"/>
      </w:r>
      <w:r>
        <w:instrText xml:space="preserve"> REF _Ref56775175 \h  \* MERGEFORMAT </w:instrText>
      </w:r>
      <w:r>
        <w:fldChar w:fldCharType="separate"/>
      </w:r>
      <w:r>
        <w:t>图 18</w:t>
      </w:r>
      <w:r>
        <w:fldChar w:fldCharType="end"/>
      </w:r>
      <w:r>
        <w:t>所示，代理信标时隙在分割时，需要偏移过中央信标时隙后，开始计算。</w:t>
      </w:r>
    </w:p>
    <w:p w14:paraId="4C63797B">
      <w:pPr>
        <w:pStyle w:val="50"/>
      </w:pPr>
      <w:r>
        <w:t>代理信标时隙分割时，需要按照时隙安排中的“</w:t>
      </w:r>
      <w:r>
        <w:rPr>
          <w:kern w:val="2"/>
        </w:rPr>
        <w:t>非中央信标信息”</w:t>
      </w:r>
      <w:r>
        <w:t>字段逐个进行分割。每个时隙对应一个“</w:t>
      </w:r>
      <w:r>
        <w:rPr>
          <w:kern w:val="2"/>
        </w:rPr>
        <w:t>非中央信标信息”</w:t>
      </w:r>
      <w:r>
        <w:t>字段。该字段中定义了每个信标时隙属于哪个STA，以及该时隙应该发送的信标类型是否为代理信标。</w:t>
      </w:r>
    </w:p>
    <w:p w14:paraId="4C59CF69">
      <w:pPr>
        <w:pStyle w:val="50"/>
      </w:pPr>
      <w:r>
        <w:t>每个时隙的长度，由“信标时隙长度”</w:t>
      </w:r>
      <w:r>
        <w:rPr>
          <w:bCs/>
        </w:rPr>
        <w:t>字段</w:t>
      </w:r>
      <w:r>
        <w:t>确定，单位是100微秒。</w:t>
      </w:r>
    </w:p>
    <w:p w14:paraId="6DD48690">
      <w:pPr>
        <w:pStyle w:val="57"/>
        <w:ind w:left="420" w:hanging="420"/>
      </w:pPr>
      <w:bookmarkStart w:id="2873" w:name="_Toc7063"/>
      <w:bookmarkStart w:id="2874" w:name="_Toc399229051"/>
      <w:bookmarkStart w:id="2875" w:name="_Toc408859935"/>
      <w:bookmarkStart w:id="2876" w:name="_Toc403570344"/>
      <w:bookmarkStart w:id="2877" w:name="_Toc12657"/>
      <w:bookmarkStart w:id="2878" w:name="_Toc4477"/>
      <w:r>
        <w:t>发现信标时隙</w:t>
      </w:r>
      <w:bookmarkEnd w:id="2873"/>
      <w:bookmarkEnd w:id="2874"/>
      <w:bookmarkEnd w:id="2875"/>
      <w:bookmarkEnd w:id="2876"/>
      <w:bookmarkEnd w:id="2877"/>
      <w:bookmarkEnd w:id="2878"/>
    </w:p>
    <w:p w14:paraId="3FDABED2">
      <w:pPr>
        <w:pStyle w:val="50"/>
      </w:pPr>
      <w:r>
        <w:t>如</w:t>
      </w:r>
      <w:r>
        <w:fldChar w:fldCharType="begin"/>
      </w:r>
      <w:r>
        <w:instrText xml:space="preserve"> REF _Ref56775175 \h  \* MERGEFORMAT </w:instrText>
      </w:r>
      <w:r>
        <w:fldChar w:fldCharType="separate"/>
      </w:r>
      <w:r>
        <w:t>图 18</w:t>
      </w:r>
      <w:r>
        <w:fldChar w:fldCharType="end"/>
      </w:r>
      <w:r>
        <w:t>所示，发现信标时隙在分割时，需要偏移过中央信标时隙和代理信标时隙之后，开始计算。</w:t>
      </w:r>
    </w:p>
    <w:p w14:paraId="3FC667DE">
      <w:pPr>
        <w:pStyle w:val="50"/>
      </w:pPr>
      <w:r>
        <w:t>发现信标时隙分割的方法和代理信标时隙分割方法一致，需要按照时隙安排中的“</w:t>
      </w:r>
      <w:r>
        <w:rPr>
          <w:kern w:val="2"/>
        </w:rPr>
        <w:t>非中央信标信息”</w:t>
      </w:r>
      <w:r>
        <w:t>字段逐个进行分割。每个时隙对应一个“</w:t>
      </w:r>
      <w:r>
        <w:rPr>
          <w:kern w:val="2"/>
        </w:rPr>
        <w:t>非中央信标信息”</w:t>
      </w:r>
      <w:r>
        <w:t>字段。该字段中定义了每个信标时隙属于哪一个STA，以及该时隙应该发送的信标类型是否为发现信标。</w:t>
      </w:r>
    </w:p>
    <w:p w14:paraId="4EEB1A84">
      <w:pPr>
        <w:pStyle w:val="50"/>
      </w:pPr>
      <w:r>
        <w:t>每个时隙的长度，由“信标时隙长度”确定，单位是100微秒。</w:t>
      </w:r>
    </w:p>
    <w:p w14:paraId="29DA1091">
      <w:pPr>
        <w:pStyle w:val="48"/>
      </w:pPr>
      <w:bookmarkStart w:id="2879" w:name="_Toc403570345"/>
      <w:bookmarkStart w:id="2880" w:name="_Toc408859936"/>
      <w:bookmarkStart w:id="2881" w:name="_Toc5452"/>
      <w:bookmarkStart w:id="2882" w:name="_Toc14255"/>
      <w:bookmarkStart w:id="2883" w:name="_Toc439785785"/>
      <w:bookmarkStart w:id="2884" w:name="_Toc23931"/>
      <w:bookmarkStart w:id="2885" w:name="_Toc399229052"/>
      <w:r>
        <w:t>CSMA时隙</w:t>
      </w:r>
      <w:bookmarkEnd w:id="2879"/>
      <w:bookmarkEnd w:id="2880"/>
      <w:bookmarkEnd w:id="2881"/>
      <w:bookmarkEnd w:id="2882"/>
      <w:bookmarkEnd w:id="2883"/>
      <w:bookmarkEnd w:id="2884"/>
      <w:bookmarkEnd w:id="2885"/>
    </w:p>
    <w:p w14:paraId="392013DD">
      <w:pPr>
        <w:pStyle w:val="50"/>
      </w:pPr>
      <w:r>
        <w:t>如</w:t>
      </w:r>
      <w:r>
        <w:fldChar w:fldCharType="begin"/>
      </w:r>
      <w:r>
        <w:instrText xml:space="preserve"> REF _Ref56775238 \h  \* MERGEFORMAT </w:instrText>
      </w:r>
      <w:r>
        <w:fldChar w:fldCharType="separate"/>
      </w:r>
      <w:r>
        <w:t>图 19</w:t>
      </w:r>
      <w:r>
        <w:fldChar w:fldCharType="end"/>
      </w:r>
      <w:r>
        <w:t>所示，CSMA时隙在分割时，需要进行均衡分割。在信标时隙中通知的CSMA时隙，只指明了归属于某个相线的总的时隙长度。每个相线的时隙总长度之和，构成了整个CSMA时隙的长度。整个CSMA时隙，需要按照相线的个数，进行均衡分割。</w:t>
      </w:r>
    </w:p>
    <w:p w14:paraId="42172C7D">
      <w:pPr>
        <w:pStyle w:val="50"/>
      </w:pPr>
    </w:p>
    <w:p w14:paraId="625A9A89">
      <w:pPr>
        <w:pStyle w:val="129"/>
      </w:pPr>
      <w:r>
        <w:pict>
          <v:shape id="_x0000_i1042" o:spt="75" type="#_x0000_t75" style="height:103.5pt;width:369pt;" filled="f" o:preferrelative="t" stroked="f" coordsize="21600,21600">
            <v:path/>
            <v:fill on="f" focussize="0,0"/>
            <v:stroke on="f" joinstyle="miter"/>
            <v:imagedata r:id="rId41" o:title=""/>
            <o:lock v:ext="edit" aspectratio="t"/>
            <w10:wrap type="none"/>
            <w10:anchorlock/>
          </v:shape>
        </w:pict>
      </w:r>
      <w:bookmarkStart w:id="2886" w:name="_Ref465613304"/>
    </w:p>
    <w:bookmarkEnd w:id="2886"/>
    <w:p w14:paraId="2DEE062C">
      <w:pPr>
        <w:pStyle w:val="10"/>
      </w:pPr>
      <w:bookmarkStart w:id="2887" w:name="_Ref56775238"/>
      <w:bookmarkStart w:id="2888" w:name="_Ref410984899"/>
      <w:r>
        <w:t xml:space="preserve">图 </w:t>
      </w:r>
      <w:r>
        <w:fldChar w:fldCharType="begin"/>
      </w:r>
      <w:r>
        <w:instrText xml:space="preserve"> SEQ 图 \* ARABIC </w:instrText>
      </w:r>
      <w:r>
        <w:fldChar w:fldCharType="separate"/>
      </w:r>
      <w:r>
        <w:t>19</w:t>
      </w:r>
      <w:r>
        <w:fldChar w:fldCharType="end"/>
      </w:r>
      <w:bookmarkEnd w:id="2887"/>
      <w:r>
        <w:t xml:space="preserve"> CSMA时隙分割示意图</w:t>
      </w:r>
      <w:bookmarkEnd w:id="2888"/>
    </w:p>
    <w:p w14:paraId="5EC04ABB">
      <w:pPr>
        <w:pStyle w:val="50"/>
      </w:pPr>
      <w:r>
        <w:t>均衡分割是指，将每个相线的时隙，按照“CSMA时隙大小”的门限进行分割，将分割后的每个相线的时隙，按照一定的算法进行排列，使得最终的每个相线的时间片，在整个CSMA时隙中的分布，达到相对的均衡。</w:t>
      </w:r>
    </w:p>
    <w:p w14:paraId="4F67EDAD">
      <w:pPr>
        <w:pStyle w:val="50"/>
      </w:pPr>
      <w:r>
        <w:t>如果一个相线的CSMA时隙长度超过“CSMA时隙大小”的门限，则</w:t>
      </w:r>
      <w:del w:id="138" w:author="gddw" w:date="2026-02-09T10:24:13Z">
        <w:r>
          <w:rPr/>
          <w:delText>必须</w:delText>
        </w:r>
      </w:del>
      <w:ins w:id="139" w:author="gddw" w:date="2026-02-09T10:24:13Z">
        <w:r>
          <w:rPr>
            <w:rFonts w:hint="eastAsia"/>
            <w:lang w:eastAsia="zh-CN"/>
          </w:rPr>
          <w:t>应</w:t>
        </w:r>
      </w:ins>
      <w:r>
        <w:t>以“CSMA时隙大小”为单位进行分片。</w:t>
      </w:r>
    </w:p>
    <w:p w14:paraId="57A2ECDB">
      <w:pPr>
        <w:pStyle w:val="50"/>
      </w:pPr>
      <w:r>
        <w:rPr>
          <w:rFonts w:hint="eastAsia"/>
        </w:rPr>
        <w:t>以</w:t>
      </w:r>
      <w:r>
        <w:fldChar w:fldCharType="begin"/>
      </w:r>
      <w:r>
        <w:instrText xml:space="preserve"> </w:instrText>
      </w:r>
      <w:r>
        <w:rPr>
          <w:rFonts w:hint="eastAsia"/>
        </w:rPr>
        <w:instrText xml:space="preserve">REF _Ref56775283 \h</w:instrText>
      </w:r>
      <w:r>
        <w:instrText xml:space="preserve">  \* MERGEFORMAT </w:instrText>
      </w:r>
      <w:r>
        <w:fldChar w:fldCharType="separate"/>
      </w:r>
      <w:r>
        <w:t>图 20</w:t>
      </w:r>
      <w:r>
        <w:fldChar w:fldCharType="end"/>
      </w:r>
      <w:r>
        <w:rPr>
          <w:rFonts w:hint="eastAsia"/>
        </w:rPr>
        <w:t>为例，假设A相时隙长度为1000毫秒，B相时隙为3000毫秒，C相时隙为1000毫秒，CS</w:t>
      </w:r>
      <w:r>
        <w:t>M</w:t>
      </w:r>
      <w:r>
        <w:rPr>
          <w:rFonts w:hint="eastAsia"/>
        </w:rPr>
        <w:t>A时隙大小为500毫秒，则A相时隙可分为2片（500毫秒、500毫秒）、B相时隙可分为6片（500毫秒、500毫秒、500毫秒、500毫秒、500毫秒、500毫秒）、C相时隙可分为2片（500毫秒、500毫秒）。总时隙分配为10片，相位时隙排序为A、C、B。A相位时隙分片位置为0、5，C相位时隙分片位置为1、6，B相位时隙分片为2、3、4、7、8、9。</w:t>
      </w:r>
    </w:p>
    <w:p w14:paraId="72B57827">
      <w:pPr>
        <w:pStyle w:val="50"/>
      </w:pPr>
    </w:p>
    <w:p w14:paraId="6A8C86E5">
      <w:pPr>
        <w:pStyle w:val="129"/>
        <w:rPr>
          <w:rFonts w:ascii="微软雅黑" w:hAnsi="微软雅黑" w:eastAsia="微软雅黑" w:cs="微软雅黑"/>
          <w:sz w:val="14"/>
          <w:szCs w:val="14"/>
          <w:bdr w:val="single" w:color="CCCCCC" w:sz="4" w:space="0"/>
        </w:rPr>
      </w:pPr>
      <w:r>
        <w:drawing>
          <wp:inline distT="0" distB="0" distL="0" distR="0">
            <wp:extent cx="4838065" cy="1339850"/>
            <wp:effectExtent l="0" t="0" r="635" b="0"/>
            <wp:docPr id="39462" name="图片 39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 name="图片 394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838065" cy="1339850"/>
                    </a:xfrm>
                    <a:prstGeom prst="rect">
                      <a:avLst/>
                    </a:prstGeom>
                    <a:noFill/>
                    <a:ln>
                      <a:noFill/>
                    </a:ln>
                  </pic:spPr>
                </pic:pic>
              </a:graphicData>
            </a:graphic>
          </wp:inline>
        </w:drawing>
      </w:r>
    </w:p>
    <w:p w14:paraId="58B473CC">
      <w:pPr>
        <w:pStyle w:val="10"/>
        <w:rPr>
          <w:rFonts w:hAnsi="宋体" w:cs="宋体"/>
          <w:szCs w:val="21"/>
          <w:bdr w:val="single" w:color="CCCCCC" w:sz="4" w:space="0"/>
        </w:rPr>
      </w:pPr>
      <w:bookmarkStart w:id="2889" w:name="_Ref56775283"/>
      <w:r>
        <w:t xml:space="preserve">图 </w:t>
      </w:r>
      <w:r>
        <w:fldChar w:fldCharType="begin"/>
      </w:r>
      <w:r>
        <w:instrText xml:space="preserve"> SEQ 图 \* ARABIC </w:instrText>
      </w:r>
      <w:r>
        <w:fldChar w:fldCharType="separate"/>
      </w:r>
      <w:r>
        <w:t>20</w:t>
      </w:r>
      <w:r>
        <w:fldChar w:fldCharType="end"/>
      </w:r>
      <w:bookmarkEnd w:id="2889"/>
      <w:r>
        <w:t xml:space="preserve"> </w:t>
      </w:r>
      <w:r>
        <w:rPr>
          <w:rFonts w:hint="eastAsia"/>
        </w:rPr>
        <w:t>CSMA时隙均衡分割排列示意图</w:t>
      </w:r>
    </w:p>
    <w:p w14:paraId="6184E86E">
      <w:pPr>
        <w:pStyle w:val="50"/>
      </w:pPr>
      <w:r>
        <w:t>如</w:t>
      </w:r>
      <w:r>
        <w:rPr>
          <w:rFonts w:hint="eastAsia"/>
        </w:rPr>
        <w:t>信标帧中</w:t>
      </w:r>
      <w:r>
        <w:t>“CSMA时隙大小”的值为10，三个相线的</w:t>
      </w:r>
      <w:r>
        <w:rPr>
          <w:rFonts w:hint="eastAsia"/>
        </w:rPr>
        <w:t>“C</w:t>
      </w:r>
      <w:r>
        <w:t>SMA</w:t>
      </w:r>
      <w:r>
        <w:rPr>
          <w:rFonts w:hint="eastAsia"/>
        </w:rPr>
        <w:t>时隙长度”</w:t>
      </w:r>
      <w:r>
        <w:t>分别为</w:t>
      </w:r>
      <w:r>
        <w:rPr>
          <w:rFonts w:hint="eastAsia"/>
        </w:rPr>
        <w:t>80</w:t>
      </w:r>
      <w:r>
        <w:t>0</w:t>
      </w:r>
      <w:r>
        <w:rPr>
          <w:rFonts w:hint="eastAsia"/>
        </w:rPr>
        <w:t>、</w:t>
      </w:r>
      <w:r>
        <w:t>8</w:t>
      </w:r>
      <w:r>
        <w:rPr>
          <w:rFonts w:hint="eastAsia"/>
        </w:rPr>
        <w:t>00、</w:t>
      </w:r>
      <w:r>
        <w:t>12</w:t>
      </w:r>
      <w:r>
        <w:rPr>
          <w:rFonts w:hint="eastAsia"/>
        </w:rPr>
        <w:t>00</w:t>
      </w:r>
      <w:r>
        <w:t>，</w:t>
      </w:r>
      <w:r>
        <w:rPr>
          <w:rFonts w:hint="eastAsia"/>
        </w:rPr>
        <w:t>那么</w:t>
      </w:r>
      <w:r>
        <w:t>“CSMA时隙大小”</w:t>
      </w:r>
      <w:r>
        <w:rPr>
          <w:rFonts w:hint="eastAsia"/>
        </w:rPr>
        <w:t>为100毫秒，</w:t>
      </w:r>
      <w:r>
        <w:t>三个相线的</w:t>
      </w:r>
      <w:r>
        <w:rPr>
          <w:rFonts w:hint="eastAsia"/>
        </w:rPr>
        <w:t>“CSMA</w:t>
      </w:r>
      <w:r>
        <w:t>时隙</w:t>
      </w:r>
      <w:r>
        <w:rPr>
          <w:rFonts w:hint="eastAsia"/>
        </w:rPr>
        <w:t>长度”分别为80毫秒、80毫秒、120毫秒，则三个相线的时隙</w:t>
      </w:r>
      <w:r>
        <w:t>可分为</w:t>
      </w:r>
      <w:r>
        <w:rPr>
          <w:rFonts w:hint="eastAsia"/>
        </w:rPr>
        <w:t>1、</w:t>
      </w:r>
      <w:r>
        <w:t>1</w:t>
      </w:r>
      <w:r>
        <w:rPr>
          <w:rFonts w:hint="eastAsia"/>
        </w:rPr>
        <w:t>、</w:t>
      </w:r>
      <w:r>
        <w:t>1片</w:t>
      </w:r>
      <w:r>
        <w:rPr>
          <w:rFonts w:hint="eastAsia"/>
        </w:rPr>
        <w:t>，A相分片长度为8</w:t>
      </w:r>
      <w:r>
        <w:t>0</w:t>
      </w:r>
      <w:r>
        <w:rPr>
          <w:rFonts w:hint="eastAsia"/>
        </w:rPr>
        <w:t>毫秒，B相分片长度为8</w:t>
      </w:r>
      <w:r>
        <w:t>0</w:t>
      </w:r>
      <w:r>
        <w:rPr>
          <w:rFonts w:hint="eastAsia"/>
        </w:rPr>
        <w:t>毫秒，C相分片长度为1</w:t>
      </w:r>
      <w:r>
        <w:t>20</w:t>
      </w:r>
      <w:r>
        <w:rPr>
          <w:rFonts w:hint="eastAsia"/>
        </w:rPr>
        <w:t>毫秒</w:t>
      </w:r>
      <w:r>
        <w:t>。</w:t>
      </w:r>
    </w:p>
    <w:p w14:paraId="55446AEC">
      <w:pPr>
        <w:pStyle w:val="50"/>
      </w:pPr>
      <w:r>
        <w:t>如</w:t>
      </w:r>
      <w:r>
        <w:rPr>
          <w:rFonts w:hint="eastAsia"/>
        </w:rPr>
        <w:t>信标帧中</w:t>
      </w:r>
      <w:r>
        <w:t>“CSMA时隙大小”的值为10，三个相线的</w:t>
      </w:r>
      <w:r>
        <w:rPr>
          <w:rFonts w:hint="eastAsia"/>
        </w:rPr>
        <w:t>“C</w:t>
      </w:r>
      <w:r>
        <w:t>SMA</w:t>
      </w:r>
      <w:r>
        <w:rPr>
          <w:rFonts w:hint="eastAsia"/>
        </w:rPr>
        <w:t>时隙长度”</w:t>
      </w:r>
      <w:r>
        <w:t>分别为22</w:t>
      </w:r>
      <w:r>
        <w:rPr>
          <w:rFonts w:hint="eastAsia"/>
        </w:rPr>
        <w:t>0</w:t>
      </w:r>
      <w:r>
        <w:t>0</w:t>
      </w:r>
      <w:r>
        <w:rPr>
          <w:rFonts w:hint="eastAsia"/>
        </w:rPr>
        <w:t>、</w:t>
      </w:r>
      <w:r>
        <w:t>8</w:t>
      </w:r>
      <w:r>
        <w:rPr>
          <w:rFonts w:hint="eastAsia"/>
        </w:rPr>
        <w:t>00、</w:t>
      </w:r>
      <w:r>
        <w:t>32</w:t>
      </w:r>
      <w:r>
        <w:rPr>
          <w:rFonts w:hint="eastAsia"/>
        </w:rPr>
        <w:t>00</w:t>
      </w:r>
      <w:r>
        <w:t>，</w:t>
      </w:r>
      <w:r>
        <w:rPr>
          <w:rFonts w:hint="eastAsia"/>
        </w:rPr>
        <w:t>那么</w:t>
      </w:r>
      <w:r>
        <w:t>“CSMA时隙大小”</w:t>
      </w:r>
      <w:r>
        <w:rPr>
          <w:rFonts w:hint="eastAsia"/>
        </w:rPr>
        <w:t>为100毫秒，</w:t>
      </w:r>
      <w:r>
        <w:t>三个相线的</w:t>
      </w:r>
      <w:r>
        <w:rPr>
          <w:rFonts w:hint="eastAsia"/>
        </w:rPr>
        <w:t>“CSMA</w:t>
      </w:r>
      <w:r>
        <w:t>时隙</w:t>
      </w:r>
      <w:r>
        <w:rPr>
          <w:rFonts w:hint="eastAsia"/>
        </w:rPr>
        <w:t>长度”分别为</w:t>
      </w:r>
      <w:r>
        <w:t>22</w:t>
      </w:r>
      <w:r>
        <w:rPr>
          <w:rFonts w:hint="eastAsia"/>
        </w:rPr>
        <w:t>0毫秒、80毫秒、</w:t>
      </w:r>
      <w:r>
        <w:t>3</w:t>
      </w:r>
      <w:r>
        <w:rPr>
          <w:rFonts w:hint="eastAsia"/>
        </w:rPr>
        <w:t>20毫秒，则三个相线的时隙</w:t>
      </w:r>
      <w:r>
        <w:t>可分为2</w:t>
      </w:r>
      <w:r>
        <w:rPr>
          <w:rFonts w:hint="eastAsia"/>
        </w:rPr>
        <w:t>、</w:t>
      </w:r>
      <w:r>
        <w:t>1</w:t>
      </w:r>
      <w:r>
        <w:rPr>
          <w:rFonts w:hint="eastAsia"/>
        </w:rPr>
        <w:t>、</w:t>
      </w:r>
      <w:r>
        <w:t>3片</w:t>
      </w:r>
      <w:r>
        <w:rPr>
          <w:rFonts w:hint="eastAsia"/>
        </w:rPr>
        <w:t>，相位分片为B</w:t>
      </w:r>
      <w:r>
        <w:t>ACAC</w:t>
      </w:r>
      <w:r>
        <w:rPr>
          <w:rFonts w:hint="eastAsia"/>
        </w:rPr>
        <w:t>，各分片长度为8</w:t>
      </w:r>
      <w:r>
        <w:t>0</w:t>
      </w:r>
      <w:r>
        <w:rPr>
          <w:rFonts w:hint="eastAsia"/>
        </w:rPr>
        <w:t>毫秒、1</w:t>
      </w:r>
      <w:r>
        <w:t>00</w:t>
      </w:r>
      <w:r>
        <w:rPr>
          <w:rFonts w:hint="eastAsia"/>
        </w:rPr>
        <w:t>毫秒、1</w:t>
      </w:r>
      <w:r>
        <w:t>00</w:t>
      </w:r>
      <w:r>
        <w:rPr>
          <w:rFonts w:hint="eastAsia"/>
        </w:rPr>
        <w:t>毫秒、1</w:t>
      </w:r>
      <w:r>
        <w:t>20</w:t>
      </w:r>
      <w:r>
        <w:rPr>
          <w:rFonts w:hint="eastAsia"/>
        </w:rPr>
        <w:t>毫秒、2</w:t>
      </w:r>
      <w:r>
        <w:t>20</w:t>
      </w:r>
      <w:r>
        <w:rPr>
          <w:rFonts w:hint="eastAsia"/>
        </w:rPr>
        <w:t>毫秒</w:t>
      </w:r>
      <w:r>
        <w:t>。</w:t>
      </w:r>
      <w:r>
        <w:rPr>
          <w:rFonts w:hint="eastAsia"/>
        </w:rPr>
        <w:t>如</w:t>
      </w:r>
      <w:r>
        <w:fldChar w:fldCharType="begin"/>
      </w:r>
      <w:r>
        <w:instrText xml:space="preserve"> </w:instrText>
      </w:r>
      <w:r>
        <w:rPr>
          <w:rFonts w:hint="eastAsia"/>
        </w:rPr>
        <w:instrText xml:space="preserve">REF _Ref74817669 \h</w:instrText>
      </w:r>
      <w:r>
        <w:instrText xml:space="preserve">  \* MERGEFORMAT </w:instrText>
      </w:r>
      <w:r>
        <w:fldChar w:fldCharType="separate"/>
      </w:r>
      <w:r>
        <w:t>表 165</w:t>
      </w:r>
      <w:r>
        <w:fldChar w:fldCharType="end"/>
      </w:r>
      <w:r>
        <w:rPr>
          <w:rFonts w:hint="eastAsia"/>
        </w:rPr>
        <w:t>所示。</w:t>
      </w:r>
    </w:p>
    <w:p w14:paraId="302B8937">
      <w:pPr>
        <w:pStyle w:val="10"/>
      </w:pPr>
      <w:bookmarkStart w:id="2890" w:name="_Ref74817669"/>
      <w:r>
        <w:t xml:space="preserve">表 </w:t>
      </w:r>
      <w:r>
        <w:fldChar w:fldCharType="begin"/>
      </w:r>
      <w:r>
        <w:instrText xml:space="preserve"> SEQ 表 \* ARABIC </w:instrText>
      </w:r>
      <w:r>
        <w:fldChar w:fldCharType="separate"/>
      </w:r>
      <w:r>
        <w:t>165</w:t>
      </w:r>
      <w:r>
        <w:fldChar w:fldCharType="end"/>
      </w:r>
      <w:bookmarkEnd w:id="2890"/>
      <w:r>
        <w:t xml:space="preserve"> </w:t>
      </w:r>
      <w:r>
        <w:rPr>
          <w:rFonts w:hint="eastAsia"/>
        </w:rPr>
        <w:t>C</w:t>
      </w:r>
      <w:r>
        <w:t>MSA</w:t>
      </w:r>
      <w:r>
        <w:rPr>
          <w:rFonts w:hint="eastAsia"/>
        </w:rPr>
        <w:t>时隙排列表</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0"/>
        <w:gridCol w:w="1420"/>
        <w:gridCol w:w="1421"/>
        <w:gridCol w:w="1421"/>
      </w:tblGrid>
      <w:tr w14:paraId="3398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Merge w:val="restart"/>
          </w:tcPr>
          <w:p w14:paraId="4DB95225">
            <w:pPr>
              <w:pStyle w:val="125"/>
              <w:rPr>
                <w:rFonts w:ascii="Times New Roman" w:hAnsi="Times New Roman"/>
                <w:color w:val="000000"/>
                <w:sz w:val="18"/>
                <w:szCs w:val="18"/>
              </w:rPr>
            </w:pPr>
            <w:r>
              <w:rPr>
                <w:rFonts w:hint="eastAsia" w:ascii="Times New Roman" w:hAnsi="Times New Roman"/>
                <w:color w:val="000000"/>
                <w:sz w:val="18"/>
                <w:szCs w:val="18"/>
              </w:rPr>
              <w:t>序号</w:t>
            </w:r>
          </w:p>
        </w:tc>
        <w:tc>
          <w:tcPr>
            <w:tcW w:w="4260" w:type="dxa"/>
            <w:gridSpan w:val="3"/>
          </w:tcPr>
          <w:p w14:paraId="7D32DA7F">
            <w:pPr>
              <w:pStyle w:val="125"/>
              <w:rPr>
                <w:rFonts w:ascii="Times New Roman" w:hAnsi="Times New Roman"/>
                <w:color w:val="000000"/>
                <w:sz w:val="18"/>
                <w:szCs w:val="18"/>
              </w:rPr>
            </w:pPr>
            <w:r>
              <w:rPr>
                <w:rFonts w:ascii="Times New Roman" w:hAnsi="Times New Roman"/>
                <w:color w:val="000000"/>
                <w:sz w:val="18"/>
                <w:szCs w:val="18"/>
              </w:rPr>
              <w:t>CSMA</w:t>
            </w:r>
            <w:r>
              <w:rPr>
                <w:rFonts w:hint="eastAsia" w:ascii="Times New Roman" w:hAnsi="Times New Roman"/>
                <w:color w:val="000000"/>
                <w:sz w:val="18"/>
                <w:szCs w:val="18"/>
              </w:rPr>
              <w:t>时隙信息字段</w:t>
            </w:r>
            <w:r>
              <w:rPr>
                <w:rFonts w:ascii="Times New Roman" w:hAnsi="Times New Roman"/>
                <w:color w:val="000000"/>
                <w:sz w:val="18"/>
                <w:szCs w:val="18"/>
              </w:rPr>
              <w:t>(ms)</w:t>
            </w:r>
          </w:p>
        </w:tc>
        <w:tc>
          <w:tcPr>
            <w:tcW w:w="1421" w:type="dxa"/>
            <w:vMerge w:val="restart"/>
          </w:tcPr>
          <w:p w14:paraId="14628B86">
            <w:pPr>
              <w:pStyle w:val="125"/>
              <w:rPr>
                <w:rFonts w:ascii="Times New Roman" w:hAnsi="Times New Roman"/>
                <w:color w:val="000000"/>
                <w:sz w:val="18"/>
                <w:szCs w:val="18"/>
              </w:rPr>
            </w:pPr>
            <w:r>
              <w:rPr>
                <w:rFonts w:hint="eastAsia" w:ascii="Times New Roman" w:hAnsi="Times New Roman"/>
                <w:color w:val="000000"/>
                <w:sz w:val="18"/>
                <w:szCs w:val="18"/>
              </w:rPr>
              <w:t>分片均衡排列</w:t>
            </w:r>
          </w:p>
        </w:tc>
        <w:tc>
          <w:tcPr>
            <w:tcW w:w="1421" w:type="dxa"/>
          </w:tcPr>
          <w:p w14:paraId="59C1B3EA">
            <w:pPr>
              <w:pStyle w:val="125"/>
              <w:rPr>
                <w:rFonts w:ascii="Times New Roman" w:hAnsi="Times New Roman"/>
                <w:color w:val="000000"/>
                <w:sz w:val="18"/>
                <w:szCs w:val="18"/>
              </w:rPr>
            </w:pPr>
            <w:r>
              <w:rPr>
                <w:rFonts w:hint="eastAsia" w:ascii="Times New Roman" w:hAnsi="Times New Roman"/>
                <w:color w:val="000000"/>
                <w:sz w:val="18"/>
                <w:szCs w:val="18"/>
              </w:rPr>
              <w:t>时隙大小</w:t>
            </w:r>
          </w:p>
        </w:tc>
      </w:tr>
      <w:tr w14:paraId="022F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vMerge w:val="continue"/>
          </w:tcPr>
          <w:p w14:paraId="634CB953">
            <w:pPr>
              <w:pStyle w:val="125"/>
              <w:rPr>
                <w:rFonts w:ascii="Times New Roman" w:hAnsi="Times New Roman"/>
                <w:color w:val="000000"/>
                <w:sz w:val="18"/>
                <w:szCs w:val="18"/>
              </w:rPr>
            </w:pPr>
          </w:p>
        </w:tc>
        <w:tc>
          <w:tcPr>
            <w:tcW w:w="1420" w:type="dxa"/>
          </w:tcPr>
          <w:p w14:paraId="330DE8B2">
            <w:pPr>
              <w:pStyle w:val="125"/>
              <w:rPr>
                <w:rFonts w:ascii="Times New Roman" w:hAnsi="Times New Roman"/>
                <w:color w:val="000000"/>
                <w:sz w:val="18"/>
                <w:szCs w:val="18"/>
              </w:rPr>
            </w:pPr>
            <w:r>
              <w:rPr>
                <w:rFonts w:ascii="Times New Roman" w:hAnsi="Times New Roman"/>
                <w:color w:val="000000"/>
                <w:sz w:val="18"/>
                <w:szCs w:val="18"/>
              </w:rPr>
              <w:t>A</w:t>
            </w:r>
          </w:p>
        </w:tc>
        <w:tc>
          <w:tcPr>
            <w:tcW w:w="1420" w:type="dxa"/>
          </w:tcPr>
          <w:p w14:paraId="31E0B4D6">
            <w:pPr>
              <w:pStyle w:val="125"/>
              <w:rPr>
                <w:rFonts w:ascii="Times New Roman" w:hAnsi="Times New Roman"/>
                <w:color w:val="000000"/>
                <w:sz w:val="18"/>
                <w:szCs w:val="18"/>
              </w:rPr>
            </w:pPr>
            <w:r>
              <w:rPr>
                <w:rFonts w:ascii="Times New Roman" w:hAnsi="Times New Roman"/>
                <w:color w:val="000000"/>
                <w:sz w:val="18"/>
                <w:szCs w:val="18"/>
              </w:rPr>
              <w:t>B</w:t>
            </w:r>
          </w:p>
        </w:tc>
        <w:tc>
          <w:tcPr>
            <w:tcW w:w="1420" w:type="dxa"/>
          </w:tcPr>
          <w:p w14:paraId="420B9C33">
            <w:pPr>
              <w:pStyle w:val="125"/>
              <w:rPr>
                <w:rFonts w:ascii="Times New Roman" w:hAnsi="Times New Roman"/>
                <w:color w:val="000000"/>
                <w:sz w:val="18"/>
                <w:szCs w:val="18"/>
              </w:rPr>
            </w:pPr>
            <w:r>
              <w:rPr>
                <w:rFonts w:ascii="Times New Roman" w:hAnsi="Times New Roman"/>
                <w:color w:val="000000"/>
                <w:sz w:val="18"/>
                <w:szCs w:val="18"/>
              </w:rPr>
              <w:t>C</w:t>
            </w:r>
          </w:p>
        </w:tc>
        <w:tc>
          <w:tcPr>
            <w:tcW w:w="1421" w:type="dxa"/>
            <w:vMerge w:val="continue"/>
          </w:tcPr>
          <w:p w14:paraId="62E120C9">
            <w:pPr>
              <w:pStyle w:val="125"/>
              <w:rPr>
                <w:rFonts w:ascii="Times New Roman" w:hAnsi="Times New Roman"/>
                <w:color w:val="000000"/>
                <w:sz w:val="18"/>
                <w:szCs w:val="18"/>
              </w:rPr>
            </w:pPr>
          </w:p>
        </w:tc>
        <w:tc>
          <w:tcPr>
            <w:tcW w:w="1421" w:type="dxa"/>
          </w:tcPr>
          <w:p w14:paraId="7E6985DB">
            <w:pPr>
              <w:pStyle w:val="125"/>
              <w:rPr>
                <w:rFonts w:ascii="Times New Roman" w:hAnsi="Times New Roman"/>
                <w:color w:val="000000"/>
                <w:sz w:val="18"/>
                <w:szCs w:val="18"/>
              </w:rPr>
            </w:pPr>
            <w:r>
              <w:rPr>
                <w:rFonts w:ascii="Times New Roman" w:hAnsi="Times New Roman"/>
                <w:color w:val="000000"/>
                <w:sz w:val="18"/>
                <w:szCs w:val="18"/>
              </w:rPr>
              <w:t>100ms</w:t>
            </w:r>
          </w:p>
        </w:tc>
      </w:tr>
      <w:tr w14:paraId="10F3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45CA5334">
            <w:pPr>
              <w:pStyle w:val="125"/>
              <w:rPr>
                <w:rFonts w:ascii="Times New Roman" w:hAnsi="Times New Roman"/>
                <w:color w:val="000000"/>
                <w:sz w:val="18"/>
                <w:szCs w:val="18"/>
              </w:rPr>
            </w:pPr>
            <w:r>
              <w:rPr>
                <w:rFonts w:ascii="Times New Roman" w:hAnsi="Times New Roman"/>
                <w:color w:val="000000"/>
                <w:sz w:val="18"/>
                <w:szCs w:val="18"/>
              </w:rPr>
              <w:t>1</w:t>
            </w:r>
          </w:p>
        </w:tc>
        <w:tc>
          <w:tcPr>
            <w:tcW w:w="1420" w:type="dxa"/>
          </w:tcPr>
          <w:p w14:paraId="6056A178">
            <w:pPr>
              <w:pStyle w:val="125"/>
              <w:rPr>
                <w:rFonts w:ascii="Times New Roman" w:hAnsi="Times New Roman"/>
                <w:color w:val="000000"/>
                <w:sz w:val="18"/>
                <w:szCs w:val="18"/>
              </w:rPr>
            </w:pPr>
            <w:r>
              <w:rPr>
                <w:rFonts w:ascii="Times New Roman" w:hAnsi="Times New Roman"/>
                <w:color w:val="000000"/>
                <w:sz w:val="18"/>
                <w:szCs w:val="18"/>
              </w:rPr>
              <w:t>220</w:t>
            </w:r>
          </w:p>
        </w:tc>
        <w:tc>
          <w:tcPr>
            <w:tcW w:w="1420" w:type="dxa"/>
          </w:tcPr>
          <w:p w14:paraId="31B62964">
            <w:pPr>
              <w:pStyle w:val="125"/>
              <w:rPr>
                <w:rFonts w:ascii="Times New Roman" w:hAnsi="Times New Roman"/>
                <w:color w:val="000000"/>
                <w:sz w:val="18"/>
                <w:szCs w:val="18"/>
              </w:rPr>
            </w:pPr>
            <w:r>
              <w:rPr>
                <w:rFonts w:ascii="Times New Roman" w:hAnsi="Times New Roman"/>
                <w:color w:val="000000"/>
                <w:sz w:val="18"/>
                <w:szCs w:val="18"/>
              </w:rPr>
              <w:t>80</w:t>
            </w:r>
          </w:p>
        </w:tc>
        <w:tc>
          <w:tcPr>
            <w:tcW w:w="1420" w:type="dxa"/>
          </w:tcPr>
          <w:p w14:paraId="0546127D">
            <w:pPr>
              <w:pStyle w:val="125"/>
              <w:rPr>
                <w:rFonts w:ascii="Times New Roman" w:hAnsi="Times New Roman"/>
                <w:color w:val="000000"/>
                <w:sz w:val="18"/>
                <w:szCs w:val="18"/>
              </w:rPr>
            </w:pPr>
            <w:r>
              <w:rPr>
                <w:rFonts w:ascii="Times New Roman" w:hAnsi="Times New Roman"/>
                <w:color w:val="000000"/>
                <w:sz w:val="18"/>
                <w:szCs w:val="18"/>
              </w:rPr>
              <w:t>320</w:t>
            </w:r>
          </w:p>
        </w:tc>
        <w:tc>
          <w:tcPr>
            <w:tcW w:w="1421" w:type="dxa"/>
          </w:tcPr>
          <w:p w14:paraId="65C4B851">
            <w:pPr>
              <w:pStyle w:val="125"/>
              <w:rPr>
                <w:rFonts w:ascii="Times New Roman" w:hAnsi="Times New Roman"/>
                <w:color w:val="000000"/>
                <w:sz w:val="18"/>
                <w:szCs w:val="18"/>
              </w:rPr>
            </w:pPr>
            <w:r>
              <w:rPr>
                <w:rFonts w:ascii="Times New Roman" w:hAnsi="Times New Roman"/>
                <w:color w:val="000000"/>
                <w:sz w:val="18"/>
                <w:szCs w:val="18"/>
              </w:rPr>
              <w:t>BACAC</w:t>
            </w:r>
          </w:p>
        </w:tc>
        <w:tc>
          <w:tcPr>
            <w:tcW w:w="1421" w:type="dxa"/>
          </w:tcPr>
          <w:p w14:paraId="10C3E0C6">
            <w:pPr>
              <w:pStyle w:val="125"/>
              <w:rPr>
                <w:rFonts w:ascii="Times New Roman" w:hAnsi="Times New Roman"/>
                <w:color w:val="000000"/>
                <w:sz w:val="18"/>
                <w:szCs w:val="18"/>
              </w:rPr>
            </w:pPr>
          </w:p>
        </w:tc>
      </w:tr>
      <w:tr w14:paraId="59C30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259EA2F5">
            <w:pPr>
              <w:pStyle w:val="125"/>
              <w:rPr>
                <w:rFonts w:ascii="Times New Roman" w:hAnsi="Times New Roman"/>
                <w:color w:val="000000"/>
                <w:sz w:val="18"/>
                <w:szCs w:val="18"/>
              </w:rPr>
            </w:pPr>
            <w:r>
              <w:rPr>
                <w:rFonts w:ascii="Times New Roman" w:hAnsi="Times New Roman"/>
                <w:color w:val="000000"/>
                <w:sz w:val="18"/>
                <w:szCs w:val="18"/>
              </w:rPr>
              <w:t>2</w:t>
            </w:r>
          </w:p>
        </w:tc>
        <w:tc>
          <w:tcPr>
            <w:tcW w:w="1420" w:type="dxa"/>
          </w:tcPr>
          <w:p w14:paraId="38C7C837">
            <w:pPr>
              <w:pStyle w:val="125"/>
              <w:rPr>
                <w:rFonts w:ascii="Times New Roman" w:hAnsi="Times New Roman"/>
                <w:color w:val="000000"/>
                <w:sz w:val="18"/>
                <w:szCs w:val="18"/>
              </w:rPr>
            </w:pPr>
            <w:r>
              <w:rPr>
                <w:rFonts w:ascii="Times New Roman" w:hAnsi="Times New Roman"/>
                <w:color w:val="000000"/>
                <w:sz w:val="18"/>
                <w:szCs w:val="18"/>
              </w:rPr>
              <w:t>120</w:t>
            </w:r>
          </w:p>
        </w:tc>
        <w:tc>
          <w:tcPr>
            <w:tcW w:w="1420" w:type="dxa"/>
          </w:tcPr>
          <w:p w14:paraId="43005F6B">
            <w:pPr>
              <w:pStyle w:val="125"/>
              <w:rPr>
                <w:rFonts w:ascii="Times New Roman" w:hAnsi="Times New Roman"/>
                <w:color w:val="000000"/>
                <w:sz w:val="18"/>
                <w:szCs w:val="18"/>
              </w:rPr>
            </w:pPr>
            <w:r>
              <w:rPr>
                <w:rFonts w:ascii="Times New Roman" w:hAnsi="Times New Roman"/>
                <w:color w:val="000000"/>
                <w:sz w:val="18"/>
                <w:szCs w:val="18"/>
              </w:rPr>
              <w:t>80</w:t>
            </w:r>
          </w:p>
        </w:tc>
        <w:tc>
          <w:tcPr>
            <w:tcW w:w="1420" w:type="dxa"/>
          </w:tcPr>
          <w:p w14:paraId="17F3B61E">
            <w:pPr>
              <w:pStyle w:val="125"/>
              <w:rPr>
                <w:rFonts w:ascii="Times New Roman" w:hAnsi="Times New Roman"/>
                <w:color w:val="000000"/>
                <w:sz w:val="18"/>
                <w:szCs w:val="18"/>
              </w:rPr>
            </w:pPr>
            <w:r>
              <w:rPr>
                <w:rFonts w:ascii="Times New Roman" w:hAnsi="Times New Roman"/>
                <w:color w:val="000000"/>
                <w:sz w:val="18"/>
                <w:szCs w:val="18"/>
              </w:rPr>
              <w:t>320</w:t>
            </w:r>
          </w:p>
        </w:tc>
        <w:tc>
          <w:tcPr>
            <w:tcW w:w="1421" w:type="dxa"/>
          </w:tcPr>
          <w:p w14:paraId="663CE969">
            <w:pPr>
              <w:pStyle w:val="125"/>
              <w:rPr>
                <w:rFonts w:ascii="Times New Roman" w:hAnsi="Times New Roman"/>
                <w:color w:val="000000"/>
                <w:sz w:val="18"/>
                <w:szCs w:val="18"/>
              </w:rPr>
            </w:pPr>
            <w:r>
              <w:rPr>
                <w:rFonts w:ascii="Times New Roman" w:hAnsi="Times New Roman"/>
                <w:color w:val="000000"/>
                <w:sz w:val="18"/>
                <w:szCs w:val="18"/>
              </w:rPr>
              <w:t>BAC</w:t>
            </w:r>
          </w:p>
        </w:tc>
        <w:tc>
          <w:tcPr>
            <w:tcW w:w="1421" w:type="dxa"/>
          </w:tcPr>
          <w:p w14:paraId="29642C78">
            <w:pPr>
              <w:pStyle w:val="125"/>
              <w:rPr>
                <w:rFonts w:ascii="Times New Roman" w:hAnsi="Times New Roman"/>
                <w:color w:val="000000"/>
                <w:sz w:val="18"/>
                <w:szCs w:val="18"/>
              </w:rPr>
            </w:pPr>
          </w:p>
        </w:tc>
      </w:tr>
    </w:tbl>
    <w:p w14:paraId="4B2111C9">
      <w:pPr>
        <w:pStyle w:val="50"/>
      </w:pPr>
    </w:p>
    <w:p w14:paraId="6AD28B56">
      <w:pPr>
        <w:pStyle w:val="50"/>
      </w:pPr>
      <w:r>
        <w:rPr>
          <w:rFonts w:hint="eastAsia"/>
        </w:rPr>
        <w:t>具体</w:t>
      </w:r>
      <w:r>
        <w:t>CSMA</w:t>
      </w:r>
      <w:r>
        <w:rPr>
          <w:rFonts w:hint="eastAsia"/>
        </w:rPr>
        <w:t>时隙分割算法描述如下：</w:t>
      </w:r>
    </w:p>
    <w:p w14:paraId="74DF67E6">
      <w:pPr>
        <w:pStyle w:val="50"/>
        <w:numPr>
          <w:ilvl w:val="0"/>
          <w:numId w:val="31"/>
        </w:numPr>
        <w:ind w:firstLineChars="0"/>
      </w:pPr>
      <w:r>
        <w:rPr>
          <w:rFonts w:hint="eastAsia"/>
        </w:rPr>
        <w:t>三相</w:t>
      </w:r>
      <w:r>
        <w:t>CSMA</w:t>
      </w:r>
      <w:r>
        <w:rPr>
          <w:rFonts w:hint="eastAsia"/>
        </w:rPr>
        <w:t>时隙进行排序，按照“</w:t>
      </w:r>
      <w:r>
        <w:t>CSMA</w:t>
      </w:r>
      <w:r>
        <w:rPr>
          <w:rFonts w:hint="eastAsia"/>
        </w:rPr>
        <w:t>时隙长度”从小到大排序，若两个“</w:t>
      </w:r>
      <w:r>
        <w:t>CSMA</w:t>
      </w:r>
      <w:r>
        <w:rPr>
          <w:rFonts w:hint="eastAsia"/>
        </w:rPr>
        <w:t>时隙长度”相等，则按照信标帧中</w:t>
      </w:r>
      <w:r>
        <w:t>CSMA</w:t>
      </w:r>
      <w:r>
        <w:rPr>
          <w:rFonts w:hint="eastAsia"/>
        </w:rPr>
        <w:t>时隙的原始顺序排列，信标帧中</w:t>
      </w:r>
      <w:r>
        <w:t>CSMA</w:t>
      </w:r>
      <w:r>
        <w:rPr>
          <w:rFonts w:hint="eastAsia"/>
        </w:rPr>
        <w:t>时隙严格按照</w:t>
      </w:r>
      <w:r>
        <w:t>A</w:t>
      </w:r>
      <w:r>
        <w:rPr>
          <w:rFonts w:hint="eastAsia"/>
        </w:rPr>
        <w:t>、</w:t>
      </w:r>
      <w:r>
        <w:t>B</w:t>
      </w:r>
      <w:r>
        <w:rPr>
          <w:rFonts w:hint="eastAsia"/>
        </w:rPr>
        <w:t>、</w:t>
      </w:r>
      <w:r>
        <w:t>C</w:t>
      </w:r>
      <w:r>
        <w:rPr>
          <w:rFonts w:hint="eastAsia"/>
        </w:rPr>
        <w:t>三相进行排列，并且要求每个相线上</w:t>
      </w:r>
      <w:r>
        <w:t>CSMA</w:t>
      </w:r>
      <w:r>
        <w:rPr>
          <w:rFonts w:hint="eastAsia"/>
        </w:rPr>
        <w:t>时隙不为</w:t>
      </w:r>
      <w:r>
        <w:t>0</w:t>
      </w:r>
      <w:r>
        <w:rPr>
          <w:rFonts w:hint="eastAsia"/>
        </w:rPr>
        <w:t>。</w:t>
      </w:r>
    </w:p>
    <w:p w14:paraId="45A363EA">
      <w:pPr>
        <w:pStyle w:val="50"/>
        <w:numPr>
          <w:ilvl w:val="0"/>
          <w:numId w:val="31"/>
        </w:numPr>
        <w:ind w:firstLineChars="0"/>
      </w:pPr>
      <w:r>
        <w:rPr>
          <w:rFonts w:hint="eastAsia"/>
        </w:rPr>
        <w:t>计算每个相线上</w:t>
      </w:r>
      <w:r>
        <w:t>CSMA</w:t>
      </w:r>
      <w:r>
        <w:rPr>
          <w:rFonts w:hint="eastAsia"/>
        </w:rPr>
        <w:t>时隙的分片个数，若“</w:t>
      </w:r>
      <w:r>
        <w:t>CSMA</w:t>
      </w:r>
      <w:r>
        <w:rPr>
          <w:rFonts w:hint="eastAsia"/>
        </w:rPr>
        <w:t>时隙长度”≤“</w:t>
      </w:r>
      <w:r>
        <w:t>CSMA</w:t>
      </w:r>
      <w:r>
        <w:rPr>
          <w:rFonts w:hint="eastAsia"/>
        </w:rPr>
        <w:t>时隙大小”，分片数为</w:t>
      </w:r>
      <w:r>
        <w:t>1</w:t>
      </w:r>
      <w:r>
        <w:rPr>
          <w:rFonts w:hint="eastAsia"/>
        </w:rPr>
        <w:t>，分片长度为“</w:t>
      </w:r>
      <w:r>
        <w:t>CSMA</w:t>
      </w:r>
      <w:r>
        <w:rPr>
          <w:rFonts w:hint="eastAsia"/>
        </w:rPr>
        <w:t>时隙长度”；否则分片数等于“</w:t>
      </w:r>
      <w:r>
        <w:t>CSMA</w:t>
      </w:r>
      <w:r>
        <w:rPr>
          <w:rFonts w:hint="eastAsia"/>
        </w:rPr>
        <w:t>时隙长度”</w:t>
      </w:r>
      <w:r>
        <w:t xml:space="preserve"> / </w:t>
      </w:r>
      <w:r>
        <w:rPr>
          <w:rFonts w:hint="eastAsia"/>
        </w:rPr>
        <w:t>“</w:t>
      </w:r>
      <w:r>
        <w:t>CSMA</w:t>
      </w:r>
      <w:r>
        <w:rPr>
          <w:rFonts w:hint="eastAsia"/>
        </w:rPr>
        <w:t>时隙大小”，最后一个分片长度等于“</w:t>
      </w:r>
      <w:r>
        <w:t>CSMA</w:t>
      </w:r>
      <w:r>
        <w:rPr>
          <w:rFonts w:hint="eastAsia"/>
        </w:rPr>
        <w:t>时隙大小”</w:t>
      </w:r>
      <w:r>
        <w:t xml:space="preserve"> + </w:t>
      </w:r>
      <w:r>
        <w:rPr>
          <w:rFonts w:hint="eastAsia"/>
        </w:rPr>
        <w:t>“</w:t>
      </w:r>
      <w:r>
        <w:t>CSMA</w:t>
      </w:r>
      <w:r>
        <w:rPr>
          <w:rFonts w:hint="eastAsia"/>
        </w:rPr>
        <w:t>时隙长度”</w:t>
      </w:r>
      <w:r>
        <w:t xml:space="preserve"> % </w:t>
      </w:r>
      <w:r>
        <w:rPr>
          <w:rFonts w:hint="eastAsia"/>
        </w:rPr>
        <w:t>“</w:t>
      </w:r>
      <w:r>
        <w:t>CSMA</w:t>
      </w:r>
      <w:r>
        <w:rPr>
          <w:rFonts w:hint="eastAsia"/>
        </w:rPr>
        <w:t>时隙大小”，前面的时隙分片长度为“</w:t>
      </w:r>
      <w:r>
        <w:t>CSMA</w:t>
      </w:r>
      <w:r>
        <w:rPr>
          <w:rFonts w:hint="eastAsia"/>
        </w:rPr>
        <w:t>时隙大小”。</w:t>
      </w:r>
    </w:p>
    <w:p w14:paraId="425A1DBB">
      <w:pPr>
        <w:pStyle w:val="50"/>
        <w:numPr>
          <w:ilvl w:val="0"/>
          <w:numId w:val="31"/>
        </w:numPr>
        <w:ind w:firstLineChars="0"/>
      </w:pPr>
      <w:r>
        <w:rPr>
          <w:rFonts w:hint="eastAsia"/>
        </w:rPr>
        <w:t>对分片后的</w:t>
      </w:r>
      <w:r>
        <w:t>CSMA</w:t>
      </w:r>
      <w:r>
        <w:rPr>
          <w:rFonts w:hint="eastAsia"/>
        </w:rPr>
        <w:t>时隙进行均衡排列，假设</w:t>
      </w:r>
      <w:r>
        <w:t>3</w:t>
      </w:r>
      <w:r>
        <w:rPr>
          <w:rFonts w:hint="eastAsia"/>
        </w:rPr>
        <w:t>个相线时隙分片为</w:t>
      </w:r>
      <w:r>
        <w:t>N1</w:t>
      </w:r>
      <w:r>
        <w:rPr>
          <w:rFonts w:hint="eastAsia"/>
        </w:rPr>
        <w:t>，</w:t>
      </w:r>
      <w:r>
        <w:t>N2</w:t>
      </w:r>
      <w:r>
        <w:rPr>
          <w:rFonts w:hint="eastAsia"/>
        </w:rPr>
        <w:t>，</w:t>
      </w:r>
      <w:r>
        <w:t>N3</w:t>
      </w:r>
      <w:r>
        <w:rPr>
          <w:rFonts w:hint="eastAsia"/>
        </w:rPr>
        <w:t>片，</w:t>
      </w:r>
      <w:r>
        <w:t>N1</w:t>
      </w:r>
      <w:r>
        <w:rPr>
          <w:rFonts w:hint="eastAsia"/>
        </w:rPr>
        <w:t>≤</w:t>
      </w:r>
      <w:r>
        <w:t>N2</w:t>
      </w:r>
      <w:r>
        <w:rPr>
          <w:rFonts w:hint="eastAsia"/>
        </w:rPr>
        <w:t>≤</w:t>
      </w:r>
      <w:r>
        <w:t>N3</w:t>
      </w:r>
      <w:r>
        <w:rPr>
          <w:rFonts w:hint="eastAsia"/>
        </w:rPr>
        <w:t>，一共存在</w:t>
      </w:r>
      <w:r>
        <w:t>M</w:t>
      </w:r>
      <w:r>
        <w:rPr>
          <w:rFonts w:hint="eastAsia"/>
        </w:rPr>
        <w:t>片</w:t>
      </w:r>
      <w:r>
        <w:t>=N1+N2+N3</w:t>
      </w:r>
      <w:r>
        <w:rPr>
          <w:rFonts w:hint="eastAsia"/>
        </w:rPr>
        <w:t>。首先分配排在第一时隙分片，位置如下：</w:t>
      </w:r>
      <w:r>
        <w:t>0</w:t>
      </w:r>
      <w:r>
        <w:rPr>
          <w:rFonts w:hint="eastAsia"/>
        </w:rPr>
        <w:t>，</w:t>
      </w:r>
      <w:r>
        <w:t>M/N1</w:t>
      </w:r>
      <w:r>
        <w:rPr>
          <w:rFonts w:hint="eastAsia"/>
        </w:rPr>
        <w:t>，</w:t>
      </w:r>
      <w:r>
        <w:t>2M/N1</w:t>
      </w:r>
      <w:r>
        <w:rPr>
          <w:rFonts w:hint="eastAsia"/>
        </w:rPr>
        <w:t>，……，</w:t>
      </w:r>
      <w:r>
        <w:t>(N1-1)M/N1</w:t>
      </w:r>
      <w:r>
        <w:rPr>
          <w:rFonts w:hint="eastAsia"/>
        </w:rPr>
        <w:t>；第二时隙分片位置如下：</w:t>
      </w:r>
      <w:r>
        <w:t>1,1+M/N2</w:t>
      </w:r>
      <w:r>
        <w:rPr>
          <w:rFonts w:hint="eastAsia"/>
        </w:rPr>
        <w:t>，……，</w:t>
      </w:r>
      <w:r>
        <w:t>1+(N2-1)M/N2</w:t>
      </w:r>
      <w:r>
        <w:rPr>
          <w:rFonts w:hint="eastAsia"/>
        </w:rPr>
        <w:t>，若对应位置已经存放时隙片，则往后寻找一个空位，最后一个时隙分片存放在剩余的空位中。</w:t>
      </w:r>
    </w:p>
    <w:p w14:paraId="5F569F1D">
      <w:pPr>
        <w:pStyle w:val="50"/>
        <w:numPr>
          <w:ilvl w:val="0"/>
          <w:numId w:val="31"/>
        </w:numPr>
        <w:ind w:firstLineChars="0"/>
      </w:pPr>
      <w:r>
        <w:rPr>
          <w:rFonts w:hint="eastAsia"/>
        </w:rPr>
        <w:t>合并相邻的相同相线的时隙分片，若相邻时隙的相线相同，则合并为一个时隙。</w:t>
      </w:r>
    </w:p>
    <w:p w14:paraId="1F34ED7A">
      <w:pPr>
        <w:pStyle w:val="50"/>
        <w:numPr>
          <w:ilvl w:val="0"/>
          <w:numId w:val="31"/>
        </w:numPr>
        <w:ind w:firstLineChars="0"/>
      </w:pPr>
      <w:r>
        <w:t>无线上由于没有相线的区分，因此在无线上只有一块CSMA时隙，不在根据相线对CSMA时隙进行分片。CSMA时隙如</w:t>
      </w:r>
      <w:r>
        <w:fldChar w:fldCharType="begin"/>
      </w:r>
      <w:r>
        <w:instrText xml:space="preserve"> REF _Ref24211 \h  \* MERGEFORMAT </w:instrText>
      </w:r>
      <w:r>
        <w:fldChar w:fldCharType="separate"/>
      </w:r>
      <w:r>
        <w:t>图 21</w:t>
      </w:r>
      <w:r>
        <w:fldChar w:fldCharType="end"/>
      </w:r>
      <w:r>
        <w:t>所示</w:t>
      </w:r>
      <w:r>
        <w:rPr>
          <w:rFonts w:hint="eastAsia"/>
        </w:rPr>
        <w:t>。</w:t>
      </w:r>
    </w:p>
    <w:p w14:paraId="15AD3977">
      <w:pPr>
        <w:pStyle w:val="129"/>
      </w:pPr>
      <w:r>
        <w:object>
          <v:shape id="_x0000_i1043" o:spt="75" type="#_x0000_t75" style="height:114pt;width:468pt;" o:ole="t" filled="f" o:preferrelative="t" stroked="f" coordsize="21600,21600">
            <v:path/>
            <v:fill on="f" focussize="0,0"/>
            <v:stroke on="f" joinstyle="miter"/>
            <v:imagedata r:id="rId44" o:title=""/>
            <o:lock v:ext="edit" aspectratio="t"/>
            <w10:wrap type="none"/>
            <w10:anchorlock/>
          </v:shape>
          <o:OLEObject Type="Embed" ProgID="Visio.Drawing.15" ShapeID="_x0000_i1043" DrawAspect="Content" ObjectID="_1468075733" r:id="rId43">
            <o:LockedField>false</o:LockedField>
          </o:OLEObject>
        </w:object>
      </w:r>
    </w:p>
    <w:p w14:paraId="407F5C10">
      <w:pPr>
        <w:pStyle w:val="10"/>
      </w:pPr>
      <w:bookmarkStart w:id="2891" w:name="_Ref24211"/>
      <w:bookmarkStart w:id="2892" w:name="_Ref46482610"/>
      <w:r>
        <w:t xml:space="preserve">图 </w:t>
      </w:r>
      <w:r>
        <w:fldChar w:fldCharType="begin"/>
      </w:r>
      <w:r>
        <w:instrText xml:space="preserve"> SEQ 图 \* ARABIC </w:instrText>
      </w:r>
      <w:r>
        <w:fldChar w:fldCharType="separate"/>
      </w:r>
      <w:r>
        <w:t>21</w:t>
      </w:r>
      <w:r>
        <w:fldChar w:fldCharType="end"/>
      </w:r>
      <w:bookmarkEnd w:id="2891"/>
      <w:r>
        <w:rPr>
          <w:rFonts w:hint="eastAsia"/>
        </w:rPr>
        <w:t xml:space="preserve"> </w:t>
      </w:r>
      <w:r>
        <w:t>无线</w:t>
      </w:r>
      <w:r>
        <w:rPr>
          <w:rFonts w:hint="eastAsia"/>
        </w:rPr>
        <w:t>C</w:t>
      </w:r>
      <w:r>
        <w:t>SMA时隙示意图</w:t>
      </w:r>
      <w:bookmarkEnd w:id="2892"/>
    </w:p>
    <w:p w14:paraId="4EF31C00">
      <w:pPr>
        <w:pStyle w:val="48"/>
      </w:pPr>
      <w:bookmarkStart w:id="2893" w:name="_Toc403570346"/>
      <w:bookmarkStart w:id="2894" w:name="_Toc408859937"/>
      <w:bookmarkStart w:id="2895" w:name="_Toc492"/>
      <w:bookmarkStart w:id="2896" w:name="_Toc439785786"/>
      <w:bookmarkStart w:id="2897" w:name="_Toc399229053"/>
      <w:bookmarkStart w:id="2898" w:name="_Toc10033"/>
      <w:bookmarkStart w:id="2899" w:name="_Toc25717"/>
      <w:r>
        <w:t>TDMA时隙</w:t>
      </w:r>
      <w:bookmarkEnd w:id="2893"/>
      <w:bookmarkEnd w:id="2894"/>
      <w:bookmarkEnd w:id="2895"/>
      <w:bookmarkEnd w:id="2896"/>
      <w:bookmarkEnd w:id="2897"/>
      <w:bookmarkEnd w:id="2898"/>
      <w:bookmarkEnd w:id="2899"/>
    </w:p>
    <w:p w14:paraId="7ED596ED">
      <w:pPr>
        <w:pStyle w:val="50"/>
      </w:pPr>
      <w:r>
        <w:t>如</w:t>
      </w:r>
      <w:r>
        <w:fldChar w:fldCharType="begin"/>
      </w:r>
      <w:r>
        <w:instrText xml:space="preserve"> REF _Ref56775354 \h  \* MERGEFORMAT </w:instrText>
      </w:r>
      <w:r>
        <w:fldChar w:fldCharType="separate"/>
      </w:r>
      <w:r>
        <w:t>图 22</w:t>
      </w:r>
      <w:r>
        <w:fldChar w:fldCharType="end"/>
      </w:r>
      <w:r>
        <w:t>所示，TDMA时隙分割时，指明了该时隙分配给了哪个STA使用。具体的STA序列，复用了中央信标和代理信标的STA。每个TDMA时隙的所属的STA和中央信标时隙和代理信标时隙所属CCO和STA序列保持一致。</w:t>
      </w:r>
    </w:p>
    <w:p w14:paraId="255AD3DA">
      <w:pPr>
        <w:pStyle w:val="50"/>
      </w:pPr>
    </w:p>
    <w:p w14:paraId="35668822">
      <w:pPr>
        <w:pStyle w:val="129"/>
      </w:pPr>
      <w:r>
        <w:pict>
          <v:shape id="_x0000_i1044" o:spt="75" type="#_x0000_t75" style="height:79.5pt;width:336.75pt;" filled="f" o:preferrelative="t" stroked="f" coordsize="21600,21600">
            <v:path/>
            <v:fill on="f" focussize="0,0"/>
            <v:stroke on="f" joinstyle="miter"/>
            <v:imagedata r:id="rId45" o:title=""/>
            <o:lock v:ext="edit" aspectratio="t"/>
            <w10:wrap type="none"/>
            <w10:anchorlock/>
          </v:shape>
        </w:pict>
      </w:r>
    </w:p>
    <w:p w14:paraId="1535679F">
      <w:pPr>
        <w:pStyle w:val="10"/>
      </w:pPr>
      <w:bookmarkStart w:id="2900" w:name="_Ref56775354"/>
      <w:bookmarkStart w:id="2901" w:name="_Ref410662435"/>
      <w:r>
        <w:t xml:space="preserve">图 </w:t>
      </w:r>
      <w:r>
        <w:fldChar w:fldCharType="begin"/>
      </w:r>
      <w:r>
        <w:instrText xml:space="preserve"> SEQ 图 \* ARABIC </w:instrText>
      </w:r>
      <w:r>
        <w:fldChar w:fldCharType="separate"/>
      </w:r>
      <w:r>
        <w:t>22</w:t>
      </w:r>
      <w:r>
        <w:fldChar w:fldCharType="end"/>
      </w:r>
      <w:bookmarkEnd w:id="2900"/>
      <w:r>
        <w:t xml:space="preserve"> TDMA时隙分割示意图</w:t>
      </w:r>
      <w:bookmarkEnd w:id="2901"/>
    </w:p>
    <w:p w14:paraId="2471526F">
      <w:pPr>
        <w:pStyle w:val="50"/>
      </w:pPr>
      <w:r>
        <w:t>每个时隙的长度，由“TDMA时隙长度”确定，单位是100微秒。</w:t>
      </w:r>
    </w:p>
    <w:p w14:paraId="5E0EE058">
      <w:pPr>
        <w:pStyle w:val="50"/>
      </w:pPr>
      <w:r>
        <w:t>所有TDMA时隙，只能指定给同一种业务使用，指定的业务由“TDMA时隙链路标识符”确定。</w:t>
      </w:r>
    </w:p>
    <w:p w14:paraId="78FEE690">
      <w:pPr>
        <w:pStyle w:val="48"/>
      </w:pPr>
      <w:bookmarkStart w:id="2902" w:name="_Toc399229054"/>
      <w:bookmarkStart w:id="2903" w:name="_Toc403570347"/>
      <w:bookmarkStart w:id="2904" w:name="_Toc10301"/>
      <w:bookmarkStart w:id="2905" w:name="_Toc439785787"/>
      <w:bookmarkStart w:id="2906" w:name="_Toc408859938"/>
      <w:bookmarkStart w:id="2907" w:name="_Toc7528"/>
      <w:bookmarkStart w:id="2908" w:name="_Toc16538"/>
      <w:r>
        <w:t>绑定CSMA时隙</w:t>
      </w:r>
      <w:bookmarkEnd w:id="2902"/>
      <w:bookmarkEnd w:id="2903"/>
      <w:bookmarkEnd w:id="2904"/>
      <w:bookmarkEnd w:id="2905"/>
      <w:bookmarkEnd w:id="2906"/>
      <w:bookmarkEnd w:id="2907"/>
      <w:bookmarkEnd w:id="2908"/>
    </w:p>
    <w:p w14:paraId="203B8DAC">
      <w:pPr>
        <w:pStyle w:val="50"/>
      </w:pPr>
    </w:p>
    <w:p w14:paraId="4B78295A">
      <w:pPr>
        <w:pStyle w:val="129"/>
      </w:pPr>
      <w:r>
        <w:pict>
          <v:shape id="_x0000_i1045" o:spt="75" type="#_x0000_t75" style="height:92.25pt;width:310.5pt;" filled="f" o:preferrelative="t" stroked="f" coordsize="21600,21600">
            <v:path/>
            <v:fill on="f" focussize="0,0"/>
            <v:stroke on="f" joinstyle="miter"/>
            <v:imagedata r:id="rId46" o:title=""/>
            <o:lock v:ext="edit" aspectratio="t"/>
            <w10:wrap type="none"/>
            <w10:anchorlock/>
          </v:shape>
        </w:pict>
      </w:r>
      <w:bookmarkStart w:id="2909" w:name="_Ref465613429"/>
    </w:p>
    <w:bookmarkEnd w:id="2909"/>
    <w:p w14:paraId="6333A3AE">
      <w:pPr>
        <w:pStyle w:val="10"/>
      </w:pPr>
      <w:bookmarkStart w:id="2910" w:name="_Ref56775403"/>
      <w:bookmarkStart w:id="2911" w:name="_Ref410985281"/>
      <w:r>
        <w:t xml:space="preserve">图 </w:t>
      </w:r>
      <w:r>
        <w:fldChar w:fldCharType="begin"/>
      </w:r>
      <w:r>
        <w:instrText xml:space="preserve"> SEQ 图 \* ARABIC </w:instrText>
      </w:r>
      <w:r>
        <w:fldChar w:fldCharType="separate"/>
      </w:r>
      <w:r>
        <w:t>23</w:t>
      </w:r>
      <w:r>
        <w:fldChar w:fldCharType="end"/>
      </w:r>
      <w:bookmarkEnd w:id="2910"/>
      <w:r>
        <w:t xml:space="preserve"> 绑定CSMA时隙分割示意图</w:t>
      </w:r>
      <w:bookmarkEnd w:id="2911"/>
    </w:p>
    <w:p w14:paraId="1445CC68">
      <w:pPr>
        <w:pStyle w:val="50"/>
      </w:pPr>
      <w:r>
        <w:t>如</w:t>
      </w:r>
      <w:r>
        <w:fldChar w:fldCharType="begin"/>
      </w:r>
      <w:r>
        <w:instrText xml:space="preserve"> REF _Ref56775403 \h  \* MERGEFORMAT </w:instrText>
      </w:r>
      <w:r>
        <w:fldChar w:fldCharType="separate"/>
      </w:r>
      <w:r>
        <w:t>图 23</w:t>
      </w:r>
      <w:r>
        <w:fldChar w:fldCharType="end"/>
      </w:r>
      <w:r>
        <w:t>所示，绑定CSMA分割时，分割算法和CSMA时隙一致，即如果存在多个时隙，每个时隙指明了所属的相线，则最终的时隙计算，需要按照CSMA时隙的均衡分割算法进行计算。</w:t>
      </w:r>
    </w:p>
    <w:p w14:paraId="1861ACA1">
      <w:pPr>
        <w:pStyle w:val="50"/>
      </w:pPr>
      <w:r>
        <w:t>每个时隙的长度，由“绑定CSMA时隙信息”</w:t>
      </w:r>
      <w:r>
        <w:rPr>
          <w:bCs/>
        </w:rPr>
        <w:t>字段中的</w:t>
      </w:r>
      <w:r>
        <w:t>“绑定CSMA时隙长度”确定，该时隙所属的相线，由“相线”确定。无线上CSMA时隙如</w:t>
      </w:r>
      <w:r>
        <w:fldChar w:fldCharType="begin"/>
      </w:r>
      <w:r>
        <w:instrText xml:space="preserve"> REF _Ref24894 \h  \* MERGEFORMAT </w:instrText>
      </w:r>
      <w:r>
        <w:fldChar w:fldCharType="separate"/>
      </w:r>
      <w:r>
        <w:t>图 24</w:t>
      </w:r>
      <w:r>
        <w:fldChar w:fldCharType="end"/>
      </w:r>
      <w:r>
        <w:t>所示，无线上不需要对CSMA时隙分割。</w:t>
      </w:r>
    </w:p>
    <w:p w14:paraId="1406E61B">
      <w:pPr>
        <w:pStyle w:val="50"/>
      </w:pPr>
      <w:r>
        <w:t>所有绑定CSMA时隙，只能指定给同一种业务使用，指定的业务由“绑定CSMA时隙链路标识符”确定。</w:t>
      </w:r>
    </w:p>
    <w:p w14:paraId="778FA342">
      <w:pPr>
        <w:pStyle w:val="129"/>
      </w:pPr>
      <w:r>
        <w:object>
          <v:shape id="_x0000_i1046" o:spt="75" type="#_x0000_t75" style="height:123.75pt;width:429.75pt;" o:ole="t" filled="f" o:preferrelative="t" stroked="f" coordsize="21600,21600">
            <v:path/>
            <v:fill on="f" focussize="0,0"/>
            <v:stroke on="f" joinstyle="miter"/>
            <v:imagedata r:id="rId48" o:title=""/>
            <o:lock v:ext="edit" aspectratio="t"/>
            <w10:wrap type="none"/>
            <w10:anchorlock/>
          </v:shape>
          <o:OLEObject Type="Embed" ProgID="Visio.Drawing.11" ShapeID="_x0000_i1046" DrawAspect="Content" ObjectID="_1468075734" r:id="rId47">
            <o:LockedField>false</o:LockedField>
          </o:OLEObject>
        </w:object>
      </w:r>
    </w:p>
    <w:p w14:paraId="3E155AE5">
      <w:pPr>
        <w:pStyle w:val="10"/>
      </w:pPr>
      <w:bookmarkStart w:id="2912" w:name="_Ref24894"/>
      <w:bookmarkStart w:id="2913" w:name="_Ref46432470"/>
      <w:r>
        <w:t xml:space="preserve">图 </w:t>
      </w:r>
      <w:r>
        <w:fldChar w:fldCharType="begin"/>
      </w:r>
      <w:r>
        <w:instrText xml:space="preserve"> SEQ 图 \* ARABIC </w:instrText>
      </w:r>
      <w:r>
        <w:fldChar w:fldCharType="separate"/>
      </w:r>
      <w:r>
        <w:t>24</w:t>
      </w:r>
      <w:r>
        <w:fldChar w:fldCharType="end"/>
      </w:r>
      <w:bookmarkEnd w:id="2912"/>
      <w:r>
        <w:rPr>
          <w:rFonts w:hint="eastAsia"/>
        </w:rPr>
        <w:t xml:space="preserve"> </w:t>
      </w:r>
      <w:r>
        <w:t>无线绑定</w:t>
      </w:r>
      <w:r>
        <w:rPr>
          <w:rFonts w:hint="eastAsia"/>
        </w:rPr>
        <w:t>C</w:t>
      </w:r>
      <w:r>
        <w:t>SMA时隙示意图</w:t>
      </w:r>
      <w:bookmarkEnd w:id="2913"/>
    </w:p>
    <w:p w14:paraId="77741FBC">
      <w:pPr>
        <w:pStyle w:val="50"/>
      </w:pPr>
    </w:p>
    <w:p w14:paraId="1875EEBD">
      <w:pPr>
        <w:pStyle w:val="48"/>
      </w:pPr>
      <w:bookmarkStart w:id="2914" w:name="_Toc408859939"/>
      <w:bookmarkStart w:id="2915" w:name="_Toc399259292"/>
      <w:bookmarkStart w:id="2916" w:name="_Toc409125980"/>
      <w:bookmarkStart w:id="2917" w:name="_Toc403585355"/>
      <w:bookmarkStart w:id="2918" w:name="_Toc403570348"/>
      <w:bookmarkStart w:id="2919" w:name="_Toc402983884"/>
      <w:bookmarkStart w:id="2920" w:name="_Toc439785788"/>
      <w:bookmarkStart w:id="2921" w:name="_Toc399229055"/>
      <w:bookmarkStart w:id="2922" w:name="_Toc402982952"/>
      <w:bookmarkStart w:id="2923" w:name="_Toc25261"/>
      <w:bookmarkStart w:id="2924" w:name="_Toc400798962"/>
      <w:bookmarkStart w:id="2925" w:name="_Toc402983418"/>
      <w:bookmarkStart w:id="2926" w:name="_Toc2637"/>
      <w:bookmarkStart w:id="2927" w:name="_Toc9421"/>
      <w:bookmarkStart w:id="2928" w:name="_Toc399757334"/>
      <w:bookmarkStart w:id="2929" w:name="_Toc405476697"/>
      <w:r>
        <w:t>信道访问</w:t>
      </w:r>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r>
        <w:t xml:space="preserve"> </w:t>
      </w:r>
    </w:p>
    <w:p w14:paraId="742C6EF1">
      <w:pPr>
        <w:pStyle w:val="57"/>
        <w:ind w:left="420" w:hanging="420"/>
      </w:pPr>
      <w:r>
        <w:t>载波和无线信道工作机制</w:t>
      </w:r>
    </w:p>
    <w:p w14:paraId="61269D6A">
      <w:pPr>
        <w:pStyle w:val="50"/>
      </w:pPr>
      <w:r>
        <w:t>载波和无线具备同时接收的能力，即载波信道接收数据时，无线信道也可以同时接收数据，两者可以并行工作。</w:t>
      </w:r>
    </w:p>
    <w:p w14:paraId="39FE0F75">
      <w:pPr>
        <w:pStyle w:val="50"/>
      </w:pPr>
      <w:r>
        <w:t>载波在发送时，无线可以进行接收；无线在发送时，载波可以进行接收。</w:t>
      </w:r>
    </w:p>
    <w:p w14:paraId="0481BC7C">
      <w:pPr>
        <w:pStyle w:val="50"/>
      </w:pPr>
      <w:r>
        <w:t>载波和无线两个信道具备同时发送的能力，可以根据通信模块的负载能力，选择分时发送还是同时发送。在本协议中，CCO通信模块可以在载波和无线上同时进行发送，STA通信模块上，载波和无线采用分时发送机制。</w:t>
      </w:r>
    </w:p>
    <w:p w14:paraId="773A457E">
      <w:pPr>
        <w:pStyle w:val="57"/>
        <w:ind w:left="420" w:hanging="420"/>
      </w:pPr>
      <w:bookmarkStart w:id="2930" w:name="_Toc399259293"/>
      <w:bookmarkStart w:id="2931" w:name="_Toc399229056"/>
      <w:bookmarkStart w:id="2932" w:name="_Toc439785789"/>
      <w:bookmarkStart w:id="2933" w:name="_Toc405476698"/>
      <w:bookmarkStart w:id="2934" w:name="_Toc400798963"/>
      <w:bookmarkStart w:id="2935" w:name="_Toc403570349"/>
      <w:bookmarkStart w:id="2936" w:name="_Toc31678"/>
      <w:bookmarkStart w:id="2937" w:name="_Toc403585356"/>
      <w:bookmarkStart w:id="2938" w:name="_Toc408859940"/>
      <w:bookmarkStart w:id="2939" w:name="_Toc15301"/>
      <w:bookmarkStart w:id="2940" w:name="_Toc402982953"/>
      <w:bookmarkStart w:id="2941" w:name="_Toc402983885"/>
      <w:bookmarkStart w:id="2942" w:name="_Toc399757335"/>
      <w:bookmarkStart w:id="2943" w:name="_Toc1113"/>
      <w:bookmarkStart w:id="2944" w:name="_Toc402983419"/>
      <w:bookmarkStart w:id="2945" w:name="_Ref56781353"/>
      <w:r>
        <w:t>CSMA/CA 信道访问</w:t>
      </w:r>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r>
        <w:t xml:space="preserve"> </w:t>
      </w:r>
    </w:p>
    <w:p w14:paraId="5DE8A09D">
      <w:pPr>
        <w:pStyle w:val="50"/>
      </w:pPr>
      <w:r>
        <w:t>CSMA时隙（包括绑定CSMA）中，站点</w:t>
      </w:r>
      <w:del w:id="140" w:author="gddw" w:date="2026-02-09T10:24:13Z">
        <w:r>
          <w:rPr/>
          <w:delText>必须</w:delText>
        </w:r>
      </w:del>
      <w:ins w:id="141" w:author="gddw" w:date="2026-02-09T10:24:13Z">
        <w:r>
          <w:rPr>
            <w:rFonts w:hint="eastAsia"/>
            <w:lang w:eastAsia="zh-CN"/>
          </w:rPr>
          <w:t>应</w:t>
        </w:r>
      </w:ins>
      <w:r>
        <w:t>通过信道竞争，冲突避免后，才能占用信道，进行报文发送。</w:t>
      </w:r>
    </w:p>
    <w:p w14:paraId="5D5911A1">
      <w:pPr>
        <w:pStyle w:val="50"/>
      </w:pPr>
      <w:r>
        <w:t>在CSMA时隙中发送的报文，</w:t>
      </w:r>
      <w:del w:id="142" w:author="gddw" w:date="2026-02-09T10:24:13Z">
        <w:r>
          <w:rPr/>
          <w:delText>必须</w:delText>
        </w:r>
      </w:del>
      <w:ins w:id="143" w:author="gddw" w:date="2026-02-09T10:24:13Z">
        <w:r>
          <w:rPr>
            <w:rFonts w:hint="eastAsia"/>
            <w:lang w:eastAsia="zh-CN"/>
          </w:rPr>
          <w:t>应</w:t>
        </w:r>
      </w:ins>
      <w:r>
        <w:t>保证能够在相应的CSMA时隙中传送完成，不能跨越时隙。尤其保证不能跨越到信标时隙和TDMA时隙等非竞争时隙中。</w:t>
      </w:r>
    </w:p>
    <w:p w14:paraId="12682FDE">
      <w:pPr>
        <w:pStyle w:val="50"/>
      </w:pPr>
      <w:r>
        <w:t>在CSMA时隙中进行信道竞争时，需要进行基本的冲突判断和避免，并且通过VCS机制对信道状态进一步预判。</w:t>
      </w:r>
    </w:p>
    <w:p w14:paraId="6E251AD0">
      <w:pPr>
        <w:pStyle w:val="57"/>
        <w:ind w:left="420" w:hanging="420"/>
      </w:pPr>
      <w:bookmarkStart w:id="2946" w:name="_Toc403570350"/>
      <w:bookmarkStart w:id="2947" w:name="_Toc5149"/>
      <w:bookmarkStart w:id="2948" w:name="_Toc408859941"/>
      <w:bookmarkStart w:id="2949" w:name="_Toc399229057"/>
      <w:bookmarkStart w:id="2950" w:name="_Toc23634"/>
      <w:bookmarkStart w:id="2951" w:name="_Toc7983"/>
      <w:r>
        <w:t>冲突</w:t>
      </w:r>
      <w:bookmarkEnd w:id="2946"/>
      <w:bookmarkEnd w:id="2947"/>
      <w:bookmarkEnd w:id="2948"/>
      <w:bookmarkEnd w:id="2949"/>
      <w:bookmarkEnd w:id="2950"/>
      <w:bookmarkEnd w:id="2951"/>
    </w:p>
    <w:p w14:paraId="28728C89">
      <w:pPr>
        <w:pStyle w:val="50"/>
      </w:pPr>
      <w:r>
        <w:t>在CSMA时隙里，导致冲突的原因基本上是多个站点，退避在一个较小甚至完全重叠的时刻，进行了报文发送，导致冲突。</w:t>
      </w:r>
    </w:p>
    <w:p w14:paraId="7CAEC39E">
      <w:pPr>
        <w:pStyle w:val="50"/>
      </w:pPr>
      <w:r>
        <w:t>一般情况下，在以下两种情形中，发送端节点在发送报文后，需要等待一个回应报文：</w:t>
      </w:r>
    </w:p>
    <w:p w14:paraId="29B3A5C9">
      <w:pPr>
        <w:pStyle w:val="88"/>
        <w:numPr>
          <w:ilvl w:val="0"/>
          <w:numId w:val="32"/>
        </w:numPr>
      </w:pPr>
      <w:r>
        <w:t>单播的SOF帧，需要接收节点回应“选择确认”报文，</w:t>
      </w:r>
    </w:p>
    <w:p w14:paraId="5E947797">
      <w:pPr>
        <w:pStyle w:val="88"/>
        <w:numPr>
          <w:ilvl w:val="0"/>
          <w:numId w:val="32"/>
        </w:numPr>
      </w:pPr>
      <w:r>
        <w:t>广播的SOF帧指定一个节点来回应“选择确认”。</w:t>
      </w:r>
    </w:p>
    <w:p w14:paraId="2F48D87F">
      <w:pPr>
        <w:pStyle w:val="50"/>
      </w:pPr>
      <w:r>
        <w:t>一般情况下，可通过以下两种情形，判断出现了冲突：</w:t>
      </w:r>
    </w:p>
    <w:p w14:paraId="23D9C29F">
      <w:pPr>
        <w:pStyle w:val="88"/>
        <w:numPr>
          <w:ilvl w:val="0"/>
          <w:numId w:val="33"/>
        </w:numPr>
        <w:pPrChange w:id="144" w:author="GaaihoengNg" w:date="2026-02-27T11:04:50Z">
          <w:pPr>
            <w:pStyle w:val="88"/>
          </w:pPr>
        </w:pPrChange>
      </w:pPr>
      <w:r>
        <w:t>当报文发送完成后，在等待一个回应报文时，没有收到回应报文，或者收到一个无效的或者非预期的报文。</w:t>
      </w:r>
    </w:p>
    <w:p w14:paraId="3E2B9C45">
      <w:pPr>
        <w:pStyle w:val="88"/>
        <w:numPr>
          <w:ilvl w:val="0"/>
          <w:numId w:val="33"/>
        </w:numPr>
        <w:pPrChange w:id="145" w:author="GaaihoengNg" w:date="2026-02-27T11:04:50Z">
          <w:pPr>
            <w:pStyle w:val="88"/>
          </w:pPr>
        </w:pPrChange>
      </w:pPr>
      <w:r>
        <w:t>当SOF帧发送后，接收到的“选择确认”帧中，提示PHY对全部PB块没有解析成功。</w:t>
      </w:r>
    </w:p>
    <w:p w14:paraId="2AECE075">
      <w:pPr>
        <w:pStyle w:val="57"/>
        <w:ind w:left="420" w:hanging="420"/>
      </w:pPr>
      <w:bookmarkStart w:id="2952" w:name="_Toc399229058"/>
      <w:bookmarkStart w:id="2953" w:name="_Toc403570351"/>
      <w:bookmarkStart w:id="2954" w:name="_Toc13997"/>
      <w:bookmarkStart w:id="2955" w:name="_Toc408859942"/>
      <w:bookmarkStart w:id="2956" w:name="_Toc15352"/>
      <w:bookmarkStart w:id="2957" w:name="_Toc17274"/>
      <w:r>
        <w:t>VCS</w:t>
      </w:r>
      <w:bookmarkEnd w:id="2952"/>
      <w:bookmarkEnd w:id="2953"/>
      <w:bookmarkEnd w:id="2954"/>
      <w:bookmarkEnd w:id="2955"/>
      <w:bookmarkEnd w:id="2956"/>
      <w:bookmarkEnd w:id="2957"/>
    </w:p>
    <w:p w14:paraId="0BA6651B">
      <w:pPr>
        <w:pStyle w:val="50"/>
      </w:pPr>
      <w:r>
        <w:t>虚拟载波侦听（VCS），是主要用在CSMA时隙中的一种时隙预判机制，每个节点都需要支持。VCS机制根据报文传输时间以及帧间隔确定，采用VCS定时器以及定时器到期后的信道状态实现。其中VCS定时器时长计算方法和到期后状态如</w:t>
      </w:r>
      <w:r>
        <w:fldChar w:fldCharType="begin"/>
      </w:r>
      <w:r>
        <w:instrText xml:space="preserve"> REF _Ref74817730 \h  \* MERGEFORMAT </w:instrText>
      </w:r>
      <w:r>
        <w:fldChar w:fldCharType="separate"/>
      </w:r>
      <w:r>
        <w:t>表 166</w:t>
      </w:r>
      <w:r>
        <w:fldChar w:fldCharType="end"/>
      </w:r>
      <w:r>
        <w:t>所示。</w:t>
      </w:r>
    </w:p>
    <w:p w14:paraId="0A000C40">
      <w:pPr>
        <w:pStyle w:val="10"/>
      </w:pPr>
      <w:bookmarkStart w:id="2958" w:name="_Ref74817730"/>
      <w:bookmarkStart w:id="2959" w:name="_Ref56775531"/>
      <w:bookmarkStart w:id="2960" w:name="_Toc408860261"/>
      <w:bookmarkStart w:id="2961" w:name="_Toc399259642"/>
      <w:bookmarkStart w:id="2962" w:name="_Toc405476986"/>
      <w:bookmarkStart w:id="2963" w:name="_Toc402540154"/>
      <w:bookmarkStart w:id="2964" w:name="_Ref399142486"/>
      <w:bookmarkStart w:id="2965" w:name="_Toc402983702"/>
      <w:bookmarkStart w:id="2966" w:name="_Toc399229446"/>
      <w:bookmarkStart w:id="2967" w:name="_Toc402983236"/>
      <w:bookmarkStart w:id="2968" w:name="_Toc402984168"/>
      <w:bookmarkStart w:id="2969" w:name="_Toc403570679"/>
      <w:bookmarkStart w:id="2970" w:name="_Toc399757672"/>
      <w:bookmarkStart w:id="2971" w:name="_Toc405022564"/>
      <w:r>
        <w:t xml:space="preserve">表 </w:t>
      </w:r>
      <w:r>
        <w:fldChar w:fldCharType="begin"/>
      </w:r>
      <w:r>
        <w:instrText xml:space="preserve"> SEQ 表 \* ARABIC </w:instrText>
      </w:r>
      <w:r>
        <w:fldChar w:fldCharType="separate"/>
      </w:r>
      <w:r>
        <w:t>166</w:t>
      </w:r>
      <w:r>
        <w:fldChar w:fldCharType="end"/>
      </w:r>
      <w:bookmarkEnd w:id="2958"/>
      <w:bookmarkEnd w:id="2959"/>
      <w:r>
        <w:t xml:space="preserve"> VCS定时器时长和状态迁移</w:t>
      </w:r>
      <w:bookmarkEnd w:id="2960"/>
      <w:bookmarkEnd w:id="2961"/>
      <w:bookmarkEnd w:id="2962"/>
      <w:bookmarkEnd w:id="2963"/>
      <w:bookmarkEnd w:id="2964"/>
      <w:bookmarkEnd w:id="2965"/>
      <w:bookmarkEnd w:id="2966"/>
      <w:bookmarkEnd w:id="2967"/>
      <w:bookmarkEnd w:id="2968"/>
      <w:bookmarkEnd w:id="2969"/>
      <w:bookmarkEnd w:id="2970"/>
      <w:bookmarkEnd w:id="297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0"/>
        <w:gridCol w:w="2841"/>
        <w:gridCol w:w="2841"/>
      </w:tblGrid>
      <w:tr w14:paraId="0A01C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vAlign w:val="center"/>
          </w:tcPr>
          <w:p w14:paraId="78F1929D">
            <w:pPr>
              <w:pStyle w:val="125"/>
              <w:rPr>
                <w:rFonts w:ascii="Times New Roman" w:hAnsi="Times New Roman"/>
                <w:color w:val="000000"/>
                <w:sz w:val="18"/>
                <w:szCs w:val="18"/>
              </w:rPr>
            </w:pPr>
            <w:r>
              <w:rPr>
                <w:rFonts w:ascii="Times New Roman" w:hAnsi="Times New Roman"/>
                <w:color w:val="000000"/>
                <w:sz w:val="18"/>
                <w:szCs w:val="18"/>
              </w:rPr>
              <w:t>事件</w:t>
            </w:r>
          </w:p>
        </w:tc>
        <w:tc>
          <w:tcPr>
            <w:tcW w:w="2841" w:type="dxa"/>
            <w:vAlign w:val="center"/>
          </w:tcPr>
          <w:p w14:paraId="49009578">
            <w:pPr>
              <w:pStyle w:val="125"/>
              <w:rPr>
                <w:rFonts w:ascii="Times New Roman" w:hAnsi="Times New Roman"/>
                <w:color w:val="000000"/>
                <w:sz w:val="18"/>
                <w:szCs w:val="18"/>
              </w:rPr>
            </w:pPr>
            <w:r>
              <w:rPr>
                <w:rFonts w:ascii="Times New Roman" w:hAnsi="Times New Roman"/>
                <w:color w:val="000000"/>
                <w:sz w:val="18"/>
                <w:szCs w:val="18"/>
              </w:rPr>
              <w:t>VCS定时器时长</w:t>
            </w:r>
          </w:p>
        </w:tc>
        <w:tc>
          <w:tcPr>
            <w:tcW w:w="2841" w:type="dxa"/>
            <w:vAlign w:val="center"/>
          </w:tcPr>
          <w:p w14:paraId="676D954E">
            <w:pPr>
              <w:pStyle w:val="125"/>
              <w:rPr>
                <w:rFonts w:ascii="Times New Roman" w:hAnsi="Times New Roman"/>
                <w:color w:val="000000"/>
                <w:sz w:val="18"/>
                <w:szCs w:val="18"/>
              </w:rPr>
            </w:pPr>
            <w:r>
              <w:rPr>
                <w:rFonts w:ascii="Times New Roman" w:hAnsi="Times New Roman"/>
                <w:color w:val="000000"/>
                <w:sz w:val="18"/>
                <w:szCs w:val="18"/>
              </w:rPr>
              <w:t>VCS定时器到期后信道状态</w:t>
            </w:r>
          </w:p>
        </w:tc>
      </w:tr>
      <w:tr w14:paraId="0ADB3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vAlign w:val="center"/>
          </w:tcPr>
          <w:p w14:paraId="1EEE892E">
            <w:pPr>
              <w:pStyle w:val="125"/>
              <w:rPr>
                <w:rFonts w:ascii="Times New Roman" w:hAnsi="Times New Roman"/>
                <w:color w:val="000000"/>
                <w:sz w:val="18"/>
                <w:szCs w:val="18"/>
              </w:rPr>
            </w:pPr>
            <w:r>
              <w:rPr>
                <w:rFonts w:ascii="Times New Roman" w:hAnsi="Times New Roman"/>
                <w:color w:val="000000"/>
                <w:sz w:val="18"/>
                <w:szCs w:val="18"/>
              </w:rPr>
              <w:t>检测到冲突</w:t>
            </w:r>
          </w:p>
        </w:tc>
        <w:tc>
          <w:tcPr>
            <w:tcW w:w="2841" w:type="dxa"/>
            <w:vAlign w:val="center"/>
          </w:tcPr>
          <w:p w14:paraId="44531A3F">
            <w:pPr>
              <w:pStyle w:val="125"/>
              <w:rPr>
                <w:rFonts w:ascii="Times New Roman" w:hAnsi="Times New Roman"/>
                <w:color w:val="000000"/>
                <w:sz w:val="18"/>
                <w:szCs w:val="18"/>
              </w:rPr>
            </w:pPr>
            <w:r>
              <w:rPr>
                <w:rFonts w:ascii="Times New Roman" w:hAnsi="Times New Roman"/>
                <w:color w:val="000000"/>
                <w:sz w:val="18"/>
                <w:szCs w:val="18"/>
              </w:rPr>
              <w:t>扩展帧间间隔</w:t>
            </w:r>
          </w:p>
        </w:tc>
        <w:tc>
          <w:tcPr>
            <w:tcW w:w="2841" w:type="dxa"/>
            <w:vAlign w:val="center"/>
          </w:tcPr>
          <w:p w14:paraId="5E6C3DA2">
            <w:pPr>
              <w:pStyle w:val="125"/>
              <w:rPr>
                <w:rFonts w:ascii="Times New Roman" w:hAnsi="Times New Roman"/>
                <w:color w:val="000000"/>
                <w:sz w:val="18"/>
                <w:szCs w:val="18"/>
              </w:rPr>
            </w:pPr>
            <w:r>
              <w:rPr>
                <w:rFonts w:ascii="Times New Roman" w:hAnsi="Times New Roman"/>
                <w:color w:val="000000"/>
                <w:sz w:val="18"/>
                <w:szCs w:val="18"/>
              </w:rPr>
              <w:t>空闲</w:t>
            </w:r>
          </w:p>
        </w:tc>
      </w:tr>
      <w:tr w14:paraId="77631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vAlign w:val="center"/>
          </w:tcPr>
          <w:p w14:paraId="0D45456D">
            <w:pPr>
              <w:pStyle w:val="125"/>
              <w:rPr>
                <w:rFonts w:ascii="Times New Roman" w:hAnsi="Times New Roman"/>
                <w:color w:val="000000"/>
                <w:sz w:val="18"/>
                <w:szCs w:val="18"/>
              </w:rPr>
            </w:pPr>
            <w:r>
              <w:rPr>
                <w:rFonts w:ascii="Times New Roman" w:hAnsi="Times New Roman"/>
                <w:color w:val="000000"/>
                <w:sz w:val="18"/>
                <w:szCs w:val="18"/>
              </w:rPr>
              <w:t>检测到前导</w:t>
            </w:r>
          </w:p>
        </w:tc>
        <w:tc>
          <w:tcPr>
            <w:tcW w:w="2841" w:type="dxa"/>
            <w:vAlign w:val="center"/>
          </w:tcPr>
          <w:p w14:paraId="70D3ACB2">
            <w:pPr>
              <w:pStyle w:val="125"/>
              <w:rPr>
                <w:rFonts w:ascii="Times New Roman" w:hAnsi="Times New Roman"/>
                <w:color w:val="000000"/>
                <w:sz w:val="18"/>
                <w:szCs w:val="18"/>
              </w:rPr>
            </w:pPr>
            <w:r>
              <w:rPr>
                <w:rFonts w:ascii="Times New Roman" w:hAnsi="Times New Roman"/>
                <w:color w:val="000000"/>
                <w:sz w:val="18"/>
                <w:szCs w:val="18"/>
              </w:rPr>
              <w:t>扩展帧间间隔</w:t>
            </w:r>
          </w:p>
        </w:tc>
        <w:tc>
          <w:tcPr>
            <w:tcW w:w="2841" w:type="dxa"/>
            <w:vAlign w:val="center"/>
          </w:tcPr>
          <w:p w14:paraId="52B80A36">
            <w:pPr>
              <w:pStyle w:val="125"/>
              <w:rPr>
                <w:rFonts w:ascii="Times New Roman" w:hAnsi="Times New Roman"/>
                <w:color w:val="000000"/>
                <w:sz w:val="18"/>
                <w:szCs w:val="18"/>
              </w:rPr>
            </w:pPr>
            <w:r>
              <w:rPr>
                <w:rFonts w:ascii="Times New Roman" w:hAnsi="Times New Roman"/>
                <w:color w:val="000000"/>
                <w:sz w:val="18"/>
                <w:szCs w:val="18"/>
              </w:rPr>
              <w:t>空闲</w:t>
            </w:r>
          </w:p>
        </w:tc>
      </w:tr>
      <w:tr w14:paraId="4C887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vAlign w:val="center"/>
          </w:tcPr>
          <w:p w14:paraId="0533E376">
            <w:pPr>
              <w:pStyle w:val="125"/>
              <w:rPr>
                <w:rFonts w:ascii="Times New Roman" w:hAnsi="Times New Roman"/>
                <w:color w:val="000000"/>
                <w:sz w:val="18"/>
                <w:szCs w:val="18"/>
              </w:rPr>
            </w:pPr>
            <w:r>
              <w:rPr>
                <w:rFonts w:ascii="Times New Roman" w:hAnsi="Times New Roman"/>
                <w:color w:val="000000"/>
                <w:sz w:val="18"/>
                <w:szCs w:val="18"/>
              </w:rPr>
              <w:t>解析到SOF的帧控制</w:t>
            </w:r>
          </w:p>
        </w:tc>
        <w:tc>
          <w:tcPr>
            <w:tcW w:w="2841" w:type="dxa"/>
            <w:vAlign w:val="center"/>
          </w:tcPr>
          <w:p w14:paraId="02919BFE">
            <w:pPr>
              <w:pStyle w:val="125"/>
              <w:rPr>
                <w:rFonts w:ascii="Times New Roman" w:hAnsi="Times New Roman"/>
                <w:color w:val="000000"/>
                <w:sz w:val="18"/>
                <w:szCs w:val="18"/>
              </w:rPr>
            </w:pPr>
            <w:r>
              <w:rPr>
                <w:rFonts w:ascii="Times New Roman" w:hAnsi="Times New Roman"/>
                <w:color w:val="000000"/>
                <w:sz w:val="18"/>
                <w:szCs w:val="18"/>
              </w:rPr>
              <w:t>帧长*10us</w:t>
            </w:r>
            <w:r>
              <w:rPr>
                <w:rFonts w:hint="eastAsia" w:ascii="Times New Roman" w:hAnsi="Times New Roman"/>
                <w:color w:val="000000"/>
                <w:sz w:val="18"/>
                <w:szCs w:val="18"/>
              </w:rPr>
              <w:t>（载波）</w:t>
            </w:r>
          </w:p>
          <w:p w14:paraId="08667FD7">
            <w:pPr>
              <w:pStyle w:val="125"/>
              <w:rPr>
                <w:rFonts w:ascii="Times New Roman" w:hAnsi="Times New Roman"/>
                <w:color w:val="000000"/>
                <w:sz w:val="18"/>
                <w:szCs w:val="18"/>
              </w:rPr>
            </w:pPr>
            <w:r>
              <w:rPr>
                <w:rFonts w:hint="eastAsia" w:ascii="Times New Roman" w:hAnsi="Times New Roman"/>
                <w:color w:val="000000"/>
                <w:sz w:val="18"/>
                <w:szCs w:val="18"/>
              </w:rPr>
              <w:t>帧长*100us（无线）</w:t>
            </w:r>
          </w:p>
        </w:tc>
        <w:tc>
          <w:tcPr>
            <w:tcW w:w="2841" w:type="dxa"/>
            <w:vAlign w:val="center"/>
          </w:tcPr>
          <w:p w14:paraId="19DB6ACD">
            <w:pPr>
              <w:pStyle w:val="125"/>
              <w:rPr>
                <w:rFonts w:ascii="Times New Roman" w:hAnsi="Times New Roman"/>
                <w:color w:val="000000"/>
                <w:sz w:val="18"/>
                <w:szCs w:val="18"/>
              </w:rPr>
            </w:pPr>
            <w:r>
              <w:rPr>
                <w:rFonts w:ascii="Times New Roman" w:hAnsi="Times New Roman"/>
                <w:color w:val="000000"/>
                <w:sz w:val="18"/>
                <w:szCs w:val="18"/>
              </w:rPr>
              <w:t>空闲</w:t>
            </w:r>
          </w:p>
        </w:tc>
      </w:tr>
      <w:tr w14:paraId="4B137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40" w:type="dxa"/>
            <w:vAlign w:val="center"/>
          </w:tcPr>
          <w:p w14:paraId="5DFF8281">
            <w:pPr>
              <w:pStyle w:val="125"/>
              <w:rPr>
                <w:rFonts w:ascii="Times New Roman" w:hAnsi="Times New Roman"/>
                <w:color w:val="000000"/>
                <w:sz w:val="18"/>
                <w:szCs w:val="18"/>
              </w:rPr>
            </w:pPr>
            <w:r>
              <w:rPr>
                <w:rFonts w:ascii="Times New Roman" w:hAnsi="Times New Roman"/>
                <w:color w:val="000000"/>
                <w:sz w:val="18"/>
                <w:szCs w:val="18"/>
              </w:rPr>
              <w:t>解析到选择确认</w:t>
            </w:r>
          </w:p>
        </w:tc>
        <w:tc>
          <w:tcPr>
            <w:tcW w:w="2841" w:type="dxa"/>
            <w:vAlign w:val="center"/>
          </w:tcPr>
          <w:p w14:paraId="4EC7650F">
            <w:pPr>
              <w:pStyle w:val="125"/>
              <w:rPr>
                <w:rFonts w:ascii="Times New Roman" w:hAnsi="Times New Roman"/>
                <w:color w:val="000000"/>
                <w:sz w:val="18"/>
                <w:szCs w:val="18"/>
              </w:rPr>
            </w:pPr>
            <w:r>
              <w:rPr>
                <w:rFonts w:ascii="Times New Roman" w:hAnsi="Times New Roman"/>
                <w:color w:val="000000"/>
                <w:sz w:val="18"/>
                <w:szCs w:val="18"/>
              </w:rPr>
              <w:t>竞争帧间间隔</w:t>
            </w:r>
          </w:p>
        </w:tc>
        <w:tc>
          <w:tcPr>
            <w:tcW w:w="2841" w:type="dxa"/>
            <w:vAlign w:val="center"/>
          </w:tcPr>
          <w:p w14:paraId="7D55D3B4">
            <w:pPr>
              <w:pStyle w:val="125"/>
              <w:rPr>
                <w:rFonts w:ascii="Times New Roman" w:hAnsi="Times New Roman"/>
                <w:color w:val="000000"/>
                <w:sz w:val="18"/>
                <w:szCs w:val="18"/>
              </w:rPr>
            </w:pPr>
            <w:r>
              <w:rPr>
                <w:rFonts w:ascii="Times New Roman" w:hAnsi="Times New Roman"/>
                <w:color w:val="000000"/>
                <w:sz w:val="18"/>
                <w:szCs w:val="18"/>
              </w:rPr>
              <w:t>空闲</w:t>
            </w:r>
          </w:p>
        </w:tc>
      </w:tr>
    </w:tbl>
    <w:p w14:paraId="66B9CF67">
      <w:pPr>
        <w:pStyle w:val="50"/>
      </w:pPr>
      <w:bookmarkStart w:id="2972" w:name="_Toc399229059"/>
      <w:bookmarkStart w:id="2973" w:name="_Toc403570352"/>
      <w:bookmarkStart w:id="2974" w:name="_Toc408859943"/>
    </w:p>
    <w:p w14:paraId="63913011">
      <w:pPr>
        <w:pStyle w:val="57"/>
        <w:ind w:left="420" w:hanging="420"/>
      </w:pPr>
      <w:bookmarkStart w:id="2975" w:name="_Toc15497"/>
      <w:bookmarkStart w:id="2976" w:name="_Ref74816675"/>
      <w:bookmarkStart w:id="2977" w:name="_Toc15072"/>
      <w:bookmarkStart w:id="2978" w:name="_Toc24179"/>
      <w:r>
        <w:t>优先级</w:t>
      </w:r>
      <w:bookmarkEnd w:id="2972"/>
      <w:bookmarkEnd w:id="2973"/>
      <w:bookmarkEnd w:id="2974"/>
      <w:bookmarkEnd w:id="2975"/>
      <w:bookmarkEnd w:id="2976"/>
      <w:bookmarkEnd w:id="2977"/>
      <w:bookmarkEnd w:id="2978"/>
    </w:p>
    <w:p w14:paraId="77186A39">
      <w:pPr>
        <w:pStyle w:val="50"/>
      </w:pPr>
      <w:r>
        <w:t>站点在CSMA时隙中，竞争信道时，需要支持优先级。优先级高的报文，相对于优先级低的报文，应该具有更高的信道竞争能力。</w:t>
      </w:r>
    </w:p>
    <w:p w14:paraId="664EB1A0">
      <w:pPr>
        <w:pStyle w:val="50"/>
      </w:pPr>
      <w:r>
        <w:t>报文的优先级，由分类规则确定，具体请参照</w:t>
      </w:r>
      <w:ins w:id="146" w:author="GaaihoengNg" w:date="2026-02-27T11:06:19Z">
        <w:r>
          <w:rPr/>
          <w:fldChar w:fldCharType="begin"/>
        </w:r>
      </w:ins>
      <w:ins w:id="147" w:author="GaaihoengNg" w:date="2026-02-27T11:06:19Z">
        <w:r>
          <w:rPr/>
          <w:instrText xml:space="preserve"> REF _Ref74816519 \r \h  \* MERGEFORMAT </w:instrText>
        </w:r>
      </w:ins>
      <w:ins w:id="148" w:author="GaaihoengNg" w:date="2026-02-27T11:06:19Z">
        <w:r>
          <w:rPr/>
          <w:fldChar w:fldCharType="separate"/>
        </w:r>
      </w:ins>
      <w:ins w:id="149" w:author="GaaihoengNg" w:date="2026-02-27T11:06:19Z">
        <w:r>
          <w:rPr>
            <w:rFonts w:hint="eastAsia"/>
          </w:rPr>
          <w:t>5.3.2.17　</w:t>
        </w:r>
      </w:ins>
      <w:ins w:id="150" w:author="GaaihoengNg" w:date="2026-02-27T11:06:19Z">
        <w:r>
          <w:rPr/>
          <w:fldChar w:fldCharType="end"/>
        </w:r>
      </w:ins>
      <w:ins w:id="151" w:author="GaaihoengNg" w:date="2026-02-27T11:06:19Z">
        <w:r>
          <w:rPr/>
          <w:t>报文分类规则</w:t>
        </w:r>
      </w:ins>
      <w:r>
        <w:t>。</w:t>
      </w:r>
    </w:p>
    <w:p w14:paraId="7EA7CBE4">
      <w:pPr>
        <w:pStyle w:val="57"/>
        <w:ind w:left="420" w:hanging="420"/>
      </w:pPr>
      <w:bookmarkStart w:id="2979" w:name="_Toc399229061"/>
      <w:bookmarkStart w:id="2980" w:name="_Toc27380"/>
      <w:bookmarkStart w:id="2981" w:name="_Toc1583"/>
      <w:bookmarkStart w:id="2982" w:name="_Toc408859944"/>
      <w:bookmarkStart w:id="2983" w:name="_Toc8716"/>
      <w:bookmarkStart w:id="2984" w:name="_Toc403570353"/>
      <w:r>
        <w:t>绑定CSMA</w:t>
      </w:r>
      <w:bookmarkEnd w:id="2979"/>
      <w:bookmarkEnd w:id="2980"/>
      <w:bookmarkEnd w:id="2981"/>
      <w:bookmarkEnd w:id="2982"/>
      <w:bookmarkEnd w:id="2983"/>
      <w:bookmarkEnd w:id="2984"/>
    </w:p>
    <w:p w14:paraId="09C65A05">
      <w:pPr>
        <w:pStyle w:val="50"/>
      </w:pPr>
      <w:r>
        <w:t>绑定CSMA是指一段CSMA时隙，可以分配给某个优先级的业务或者某个种类的业务报文的传输。</w:t>
      </w:r>
    </w:p>
    <w:p w14:paraId="38F1FE33">
      <w:pPr>
        <w:pStyle w:val="50"/>
      </w:pPr>
      <w:r>
        <w:t>在该时隙内，只能传输所分配的优先级或者种类的业务报文。</w:t>
      </w:r>
    </w:p>
    <w:p w14:paraId="29E99708">
      <w:pPr>
        <w:pStyle w:val="50"/>
      </w:pPr>
      <w:r>
        <w:t>各个节点在绑定CSMA时隙中，需要按照一般的CSMA机制，进行信道竞争，竞争成功后，才能发送对应优先级或者种类的业务报文。</w:t>
      </w:r>
    </w:p>
    <w:p w14:paraId="19C167E9">
      <w:pPr>
        <w:pStyle w:val="57"/>
        <w:ind w:left="420" w:hanging="420"/>
      </w:pPr>
      <w:bookmarkStart w:id="2985" w:name="_Toc10898"/>
      <w:bookmarkStart w:id="2986" w:name="_Toc403570354"/>
      <w:bookmarkStart w:id="2987" w:name="_Toc13499"/>
      <w:bookmarkStart w:id="2988" w:name="_Toc408859945"/>
      <w:bookmarkStart w:id="2989" w:name="_Toc25432"/>
      <w:bookmarkStart w:id="2990" w:name="_Toc399229062"/>
      <w:r>
        <w:t>多相线CSMA</w:t>
      </w:r>
      <w:bookmarkEnd w:id="2985"/>
      <w:bookmarkEnd w:id="2986"/>
      <w:bookmarkEnd w:id="2987"/>
      <w:bookmarkEnd w:id="2988"/>
      <w:bookmarkEnd w:id="2989"/>
      <w:bookmarkEnd w:id="2990"/>
    </w:p>
    <w:p w14:paraId="33B1D82B">
      <w:pPr>
        <w:pStyle w:val="50"/>
      </w:pPr>
      <w:r>
        <w:t>多相线CSMA是指分配给不同相线的电力线上站点使用的时隙。STA需要和CCO进行通信时，要按照多相线的时隙规划使用多相线时隙。不同相线的STA，只能在对应相线的时隙里，才能向CCO发送报文。</w:t>
      </w:r>
    </w:p>
    <w:p w14:paraId="12BC8AEC">
      <w:pPr>
        <w:pStyle w:val="50"/>
      </w:pPr>
      <w:r>
        <w:t>多相线CSMA时隙，是由同一相线下的所有STA竞争使用的。</w:t>
      </w:r>
    </w:p>
    <w:p w14:paraId="6978BC2C">
      <w:pPr>
        <w:pStyle w:val="57"/>
        <w:ind w:left="420" w:hanging="420"/>
      </w:pPr>
      <w:bookmarkStart w:id="2991" w:name="_Toc439785790"/>
      <w:bookmarkStart w:id="2992" w:name="_Toc402983420"/>
      <w:bookmarkStart w:id="2993" w:name="_Toc400798964"/>
      <w:bookmarkStart w:id="2994" w:name="_Toc405476699"/>
      <w:bookmarkStart w:id="2995" w:name="_Toc403585357"/>
      <w:bookmarkStart w:id="2996" w:name="_Toc402982954"/>
      <w:bookmarkStart w:id="2997" w:name="_Toc22973"/>
      <w:bookmarkStart w:id="2998" w:name="_Toc28448"/>
      <w:bookmarkStart w:id="2999" w:name="_Toc15858"/>
      <w:bookmarkStart w:id="3000" w:name="_Toc402983886"/>
      <w:bookmarkStart w:id="3001" w:name="_Toc399229063"/>
      <w:bookmarkStart w:id="3002" w:name="_Toc399259294"/>
      <w:bookmarkStart w:id="3003" w:name="_Toc403570355"/>
      <w:bookmarkStart w:id="3004" w:name="_Toc399757336"/>
      <w:bookmarkStart w:id="3005" w:name="_Toc408859946"/>
      <w:r>
        <w:t>TDMA 信道访问</w:t>
      </w:r>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p>
    <w:p w14:paraId="7FDDD40D">
      <w:pPr>
        <w:pStyle w:val="50"/>
      </w:pPr>
      <w:r>
        <w:t>TDMA是指由CCO分配给指定节点的TDMA时隙。</w:t>
      </w:r>
    </w:p>
    <w:p w14:paraId="0BEA2FF3">
      <w:pPr>
        <w:pStyle w:val="50"/>
      </w:pPr>
      <w:r>
        <w:t>在该时隙内，节点不需要进行信道竞争，可以独占被分配的TDMA时隙，进行报文的发送。</w:t>
      </w:r>
    </w:p>
    <w:p w14:paraId="64B541B9">
      <w:pPr>
        <w:pStyle w:val="50"/>
      </w:pPr>
      <w:r>
        <w:t>TMDA时隙一般分配给某个优先级的业务或者某个种类的业务，该时隙内只能传输对应的业务报文。</w:t>
      </w:r>
    </w:p>
    <w:p w14:paraId="4F802EFD">
      <w:pPr>
        <w:pStyle w:val="48"/>
      </w:pPr>
      <w:bookmarkStart w:id="3006" w:name="_Toc405476700"/>
      <w:bookmarkStart w:id="3007" w:name="_Toc399229064"/>
      <w:bookmarkStart w:id="3008" w:name="_Toc399259295"/>
      <w:bookmarkStart w:id="3009" w:name="_Toc402983421"/>
      <w:bookmarkStart w:id="3010" w:name="_Toc403570356"/>
      <w:bookmarkStart w:id="3011" w:name="_Toc14022"/>
      <w:bookmarkStart w:id="3012" w:name="_Toc408859947"/>
      <w:bookmarkStart w:id="3013" w:name="_Toc27125"/>
      <w:bookmarkStart w:id="3014" w:name="_Toc399757337"/>
      <w:bookmarkStart w:id="3015" w:name="_Toc400798965"/>
      <w:bookmarkStart w:id="3016" w:name="_Toc402983887"/>
      <w:bookmarkStart w:id="3017" w:name="_Toc403585358"/>
      <w:bookmarkStart w:id="3018" w:name="_Toc18307"/>
      <w:bookmarkStart w:id="3019" w:name="_Toc402982955"/>
      <w:bookmarkStart w:id="3020" w:name="_Toc439785791"/>
      <w:r>
        <w:t>帧间隔</w:t>
      </w:r>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r>
        <w:t xml:space="preserve"> </w:t>
      </w:r>
    </w:p>
    <w:p w14:paraId="450EE2E5">
      <w:pPr>
        <w:pStyle w:val="50"/>
      </w:pPr>
      <w:r>
        <w:t>帧间隔是指线路上传输的物理层协议帧之间需要保证的最少时间间隔。</w:t>
      </w:r>
    </w:p>
    <w:p w14:paraId="75A9DD24">
      <w:pPr>
        <w:pStyle w:val="57"/>
        <w:ind w:left="420" w:hanging="420"/>
      </w:pPr>
      <w:bookmarkStart w:id="3021" w:name="_Toc14419"/>
      <w:bookmarkStart w:id="3022" w:name="_Toc399229065"/>
      <w:bookmarkStart w:id="3023" w:name="_Toc403570357"/>
      <w:bookmarkStart w:id="3024" w:name="_Toc30352"/>
      <w:bookmarkStart w:id="3025" w:name="_Toc408859948"/>
      <w:bookmarkStart w:id="3026" w:name="_Toc23194"/>
      <w:r>
        <w:t>帧间隔类型</w:t>
      </w:r>
      <w:bookmarkEnd w:id="3021"/>
      <w:bookmarkEnd w:id="3022"/>
      <w:bookmarkEnd w:id="3023"/>
      <w:bookmarkEnd w:id="3024"/>
      <w:bookmarkEnd w:id="3025"/>
      <w:bookmarkEnd w:id="3026"/>
    </w:p>
    <w:p w14:paraId="060B1104">
      <w:pPr>
        <w:pStyle w:val="67"/>
      </w:pPr>
      <w:bookmarkStart w:id="3027" w:name="_Toc403570358"/>
      <w:bookmarkStart w:id="3028" w:name="_Toc399229066"/>
      <w:r>
        <w:t>突发帧间隔(BIFS)</w:t>
      </w:r>
      <w:bookmarkEnd w:id="3027"/>
      <w:bookmarkEnd w:id="3028"/>
    </w:p>
    <w:p w14:paraId="08A1FDF0">
      <w:pPr>
        <w:pStyle w:val="50"/>
      </w:pPr>
      <w:r>
        <w:t>突发帧间隔（BIFS），一般指在不需要竞争的时隙中，连续发送报文时，物理层的协议帧之间需要保证的最小帧间隔。主要的应用场景有信标的连续发送等。</w:t>
      </w:r>
    </w:p>
    <w:p w14:paraId="25831D2B">
      <w:pPr>
        <w:pStyle w:val="50"/>
      </w:pPr>
      <w:r>
        <w:t>信标发送场景中，突发帧间隔（BIFS）如</w:t>
      </w:r>
      <w:r>
        <w:fldChar w:fldCharType="begin"/>
      </w:r>
      <w:r>
        <w:instrText xml:space="preserve"> REF _Ref56775580 \h  \* MERGEFORMAT </w:instrText>
      </w:r>
      <w:r>
        <w:fldChar w:fldCharType="separate"/>
      </w:r>
      <w:r>
        <w:t>图 25</w:t>
      </w:r>
      <w:r>
        <w:fldChar w:fldCharType="end"/>
      </w:r>
      <w:r>
        <w:t>所示</w:t>
      </w:r>
      <w:r>
        <w:rPr>
          <w:rFonts w:hint="eastAsia"/>
        </w:rPr>
        <w:t>。</w:t>
      </w:r>
    </w:p>
    <w:p w14:paraId="79768109">
      <w:pPr>
        <w:pStyle w:val="50"/>
      </w:pPr>
    </w:p>
    <w:p w14:paraId="2A824430">
      <w:pPr>
        <w:pStyle w:val="129"/>
      </w:pPr>
      <w:r>
        <w:pict>
          <v:shape id="_x0000_i1047" o:spt="75" type="#_x0000_t75" style="height:57.75pt;width:447pt;" filled="f" o:preferrelative="t" stroked="f" coordsize="21600,21600">
            <v:path/>
            <v:fill on="f" focussize="0,0"/>
            <v:stroke on="f" joinstyle="miter"/>
            <v:imagedata r:id="rId49" o:title=""/>
            <o:lock v:ext="edit" aspectratio="t"/>
            <w10:wrap type="none"/>
            <w10:anchorlock/>
          </v:shape>
        </w:pict>
      </w:r>
    </w:p>
    <w:p w14:paraId="0951F069">
      <w:pPr>
        <w:pStyle w:val="10"/>
      </w:pPr>
      <w:bookmarkStart w:id="3029" w:name="_Ref56775580"/>
      <w:bookmarkStart w:id="3030" w:name="_Toc402983554"/>
      <w:bookmarkStart w:id="3031" w:name="_Toc408860118"/>
      <w:bookmarkStart w:id="3032" w:name="_Toc399259468"/>
      <w:bookmarkStart w:id="3033" w:name="_Toc402984020"/>
      <w:bookmarkStart w:id="3034" w:name="_Toc403570532"/>
      <w:bookmarkStart w:id="3035" w:name="_Toc402983088"/>
      <w:bookmarkStart w:id="3036" w:name="_Toc400799104"/>
      <w:bookmarkStart w:id="3037" w:name="_Toc405476844"/>
      <w:bookmarkStart w:id="3038" w:name="_Toc403585491"/>
      <w:bookmarkStart w:id="3039" w:name="_Ref399142541"/>
      <w:bookmarkStart w:id="3040" w:name="_Toc399757502"/>
      <w:bookmarkStart w:id="3041" w:name="_Toc399229258"/>
      <w:r>
        <w:t xml:space="preserve">图 </w:t>
      </w:r>
      <w:r>
        <w:fldChar w:fldCharType="begin"/>
      </w:r>
      <w:r>
        <w:instrText xml:space="preserve"> SEQ 图 \* ARABIC </w:instrText>
      </w:r>
      <w:r>
        <w:fldChar w:fldCharType="separate"/>
      </w:r>
      <w:r>
        <w:t>25</w:t>
      </w:r>
      <w:r>
        <w:fldChar w:fldCharType="end"/>
      </w:r>
      <w:bookmarkEnd w:id="3029"/>
      <w:r>
        <w:t xml:space="preserve"> 突发帧间隔示意图</w:t>
      </w:r>
      <w:bookmarkEnd w:id="3030"/>
      <w:bookmarkEnd w:id="3031"/>
      <w:bookmarkEnd w:id="3032"/>
      <w:bookmarkEnd w:id="3033"/>
      <w:bookmarkEnd w:id="3034"/>
      <w:bookmarkEnd w:id="3035"/>
      <w:bookmarkEnd w:id="3036"/>
      <w:bookmarkEnd w:id="3037"/>
      <w:bookmarkEnd w:id="3038"/>
      <w:bookmarkEnd w:id="3039"/>
      <w:bookmarkEnd w:id="3040"/>
      <w:bookmarkEnd w:id="3041"/>
    </w:p>
    <w:p w14:paraId="7FBF1B2B">
      <w:pPr>
        <w:pStyle w:val="67"/>
      </w:pPr>
      <w:bookmarkStart w:id="3042" w:name="_Toc399229067"/>
      <w:bookmarkStart w:id="3043" w:name="_Toc403570359"/>
      <w:r>
        <w:t>竞争帧间隔(CIFS)</w:t>
      </w:r>
      <w:bookmarkEnd w:id="3042"/>
      <w:bookmarkEnd w:id="3043"/>
    </w:p>
    <w:p w14:paraId="0ED74684">
      <w:pPr>
        <w:pStyle w:val="50"/>
      </w:pPr>
      <w:r>
        <w:t>竞争帧间隔（CIFS），一般指在需要竞争的时隙中，当站点需要发送报文时，物理层的协议帧之间需要保证的最小帧间隔。</w:t>
      </w:r>
    </w:p>
    <w:p w14:paraId="5BA5C0BB">
      <w:pPr>
        <w:pStyle w:val="50"/>
      </w:pPr>
      <w:r>
        <w:t>SOF帧不等选择确认(SACK)的场景中，竞争帧间隔（CIFS）如</w:t>
      </w:r>
      <w:r>
        <w:fldChar w:fldCharType="begin"/>
      </w:r>
      <w:r>
        <w:instrText xml:space="preserve"> REF _Ref56775586 \h  \* MERGEFORMAT </w:instrText>
      </w:r>
      <w:r>
        <w:fldChar w:fldCharType="separate"/>
      </w:r>
      <w:r>
        <w:t>图 26</w:t>
      </w:r>
      <w:r>
        <w:fldChar w:fldCharType="end"/>
      </w:r>
      <w:r>
        <w:t>所示</w:t>
      </w:r>
      <w:r>
        <w:rPr>
          <w:rFonts w:hint="eastAsia"/>
        </w:rPr>
        <w:t>。</w:t>
      </w:r>
    </w:p>
    <w:p w14:paraId="1FB9FDFB">
      <w:pPr>
        <w:pStyle w:val="50"/>
      </w:pPr>
    </w:p>
    <w:p w14:paraId="11B03B3D">
      <w:pPr>
        <w:pStyle w:val="129"/>
      </w:pPr>
      <w:r>
        <w:pict>
          <v:shape id="_x0000_i1048" o:spt="75" type="#_x0000_t75" style="height:84.75pt;width:447pt;" filled="f" o:preferrelative="t" stroked="f" coordsize="21600,21600">
            <v:path/>
            <v:fill on="f" focussize="0,0"/>
            <v:stroke on="f" joinstyle="miter"/>
            <v:imagedata r:id="rId50" o:title=""/>
            <o:lock v:ext="edit" aspectratio="t"/>
            <w10:wrap type="none"/>
            <w10:anchorlock/>
          </v:shape>
        </w:pict>
      </w:r>
    </w:p>
    <w:p w14:paraId="0DC043FD">
      <w:pPr>
        <w:pStyle w:val="10"/>
      </w:pPr>
      <w:bookmarkStart w:id="3044" w:name="_Ref56775586"/>
      <w:bookmarkStart w:id="3045" w:name="_Toc403570535"/>
      <w:bookmarkStart w:id="3046" w:name="_Toc402984023"/>
      <w:bookmarkStart w:id="3047" w:name="_Toc399757505"/>
      <w:bookmarkStart w:id="3048" w:name="_Ref399142589"/>
      <w:bookmarkStart w:id="3049" w:name="_Toc402983091"/>
      <w:bookmarkStart w:id="3050" w:name="_Toc399229261"/>
      <w:bookmarkStart w:id="3051" w:name="_Toc399259471"/>
      <w:bookmarkStart w:id="3052" w:name="_Toc405476845"/>
      <w:bookmarkStart w:id="3053" w:name="_Toc402983557"/>
      <w:bookmarkStart w:id="3054" w:name="_Toc400799107"/>
      <w:bookmarkStart w:id="3055" w:name="_Toc408860119"/>
      <w:bookmarkStart w:id="3056" w:name="_Toc403585494"/>
      <w:r>
        <w:t xml:space="preserve">图 </w:t>
      </w:r>
      <w:r>
        <w:fldChar w:fldCharType="begin"/>
      </w:r>
      <w:r>
        <w:instrText xml:space="preserve"> SEQ 图 \* ARABIC </w:instrText>
      </w:r>
      <w:r>
        <w:fldChar w:fldCharType="separate"/>
      </w:r>
      <w:r>
        <w:t>26</w:t>
      </w:r>
      <w:r>
        <w:fldChar w:fldCharType="end"/>
      </w:r>
      <w:bookmarkEnd w:id="3044"/>
      <w:r>
        <w:t xml:space="preserve"> 竞争帧间隔示意图1</w:t>
      </w:r>
      <w:bookmarkEnd w:id="3045"/>
      <w:bookmarkEnd w:id="3046"/>
      <w:bookmarkEnd w:id="3047"/>
      <w:bookmarkEnd w:id="3048"/>
      <w:bookmarkEnd w:id="3049"/>
      <w:bookmarkEnd w:id="3050"/>
      <w:bookmarkEnd w:id="3051"/>
      <w:bookmarkEnd w:id="3052"/>
      <w:bookmarkEnd w:id="3053"/>
      <w:bookmarkEnd w:id="3054"/>
      <w:bookmarkEnd w:id="3055"/>
      <w:bookmarkEnd w:id="3056"/>
    </w:p>
    <w:p w14:paraId="5C7AF928">
      <w:pPr>
        <w:pStyle w:val="50"/>
      </w:pPr>
      <w:r>
        <w:t>SOF帧需要等选择确认(SACK)的场景中，竞争帧间隔(CIFS)如</w:t>
      </w:r>
      <w:r>
        <w:fldChar w:fldCharType="begin"/>
      </w:r>
      <w:r>
        <w:instrText xml:space="preserve"> REF _Ref56775603 \h  \* MERGEFORMAT </w:instrText>
      </w:r>
      <w:r>
        <w:fldChar w:fldCharType="separate"/>
      </w:r>
      <w:r>
        <w:t>图 27</w:t>
      </w:r>
      <w:r>
        <w:fldChar w:fldCharType="end"/>
      </w:r>
      <w:r>
        <w:t>所示</w:t>
      </w:r>
      <w:r>
        <w:rPr>
          <w:rFonts w:hint="eastAsia"/>
        </w:rPr>
        <w:t>。</w:t>
      </w:r>
    </w:p>
    <w:p w14:paraId="3B7D0A12">
      <w:pPr>
        <w:pStyle w:val="50"/>
      </w:pPr>
    </w:p>
    <w:p w14:paraId="4840FB14">
      <w:pPr>
        <w:pStyle w:val="129"/>
      </w:pPr>
      <w:r>
        <w:pict>
          <v:shape id="_x0000_i1049" o:spt="75" type="#_x0000_t75" style="height:84pt;width:453pt;" filled="f" o:preferrelative="t" stroked="f" coordsize="21600,21600">
            <v:path/>
            <v:fill on="f" focussize="0,0"/>
            <v:stroke on="f" joinstyle="miter"/>
            <v:imagedata r:id="rId51" o:title=""/>
            <o:lock v:ext="edit" aspectratio="t"/>
            <w10:wrap type="none"/>
            <w10:anchorlock/>
          </v:shape>
        </w:pict>
      </w:r>
    </w:p>
    <w:p w14:paraId="1EB1DDF8">
      <w:pPr>
        <w:pStyle w:val="10"/>
      </w:pPr>
      <w:bookmarkStart w:id="3057" w:name="_Ref56775603"/>
      <w:bookmarkStart w:id="3058" w:name="_Ref399142610"/>
      <w:bookmarkStart w:id="3059" w:name="_Toc408860120"/>
      <w:bookmarkStart w:id="3060" w:name="_Toc399757506"/>
      <w:bookmarkStart w:id="3061" w:name="_Toc400799108"/>
      <w:bookmarkStart w:id="3062" w:name="_Toc403570536"/>
      <w:bookmarkStart w:id="3063" w:name="_Toc402984024"/>
      <w:bookmarkStart w:id="3064" w:name="_Toc399229262"/>
      <w:bookmarkStart w:id="3065" w:name="_Toc405476846"/>
      <w:bookmarkStart w:id="3066" w:name="_Toc399259472"/>
      <w:bookmarkStart w:id="3067" w:name="_Toc402983092"/>
      <w:bookmarkStart w:id="3068" w:name="_Toc402983558"/>
      <w:bookmarkStart w:id="3069" w:name="_Toc403585495"/>
      <w:r>
        <w:t xml:space="preserve">图 </w:t>
      </w:r>
      <w:r>
        <w:fldChar w:fldCharType="begin"/>
      </w:r>
      <w:r>
        <w:instrText xml:space="preserve"> SEQ 图 \* ARABIC </w:instrText>
      </w:r>
      <w:r>
        <w:fldChar w:fldCharType="separate"/>
      </w:r>
      <w:r>
        <w:t>27</w:t>
      </w:r>
      <w:r>
        <w:fldChar w:fldCharType="end"/>
      </w:r>
      <w:bookmarkEnd w:id="3057"/>
      <w:r>
        <w:t xml:space="preserve"> 竞争帧间隔示意图2</w:t>
      </w:r>
      <w:bookmarkEnd w:id="3058"/>
      <w:bookmarkEnd w:id="3059"/>
      <w:bookmarkEnd w:id="3060"/>
      <w:bookmarkEnd w:id="3061"/>
      <w:bookmarkEnd w:id="3062"/>
      <w:bookmarkEnd w:id="3063"/>
      <w:bookmarkEnd w:id="3064"/>
      <w:bookmarkEnd w:id="3065"/>
      <w:bookmarkEnd w:id="3066"/>
      <w:bookmarkEnd w:id="3067"/>
      <w:bookmarkEnd w:id="3068"/>
      <w:bookmarkEnd w:id="3069"/>
    </w:p>
    <w:p w14:paraId="0D224EBC">
      <w:pPr>
        <w:pStyle w:val="67"/>
      </w:pPr>
      <w:bookmarkStart w:id="3070" w:name="_Toc403570360"/>
      <w:bookmarkStart w:id="3071" w:name="_Toc399229068"/>
      <w:r>
        <w:t>回应帧间隔(RIFS)</w:t>
      </w:r>
      <w:bookmarkEnd w:id="3070"/>
      <w:bookmarkEnd w:id="3071"/>
    </w:p>
    <w:p w14:paraId="61AE4B50">
      <w:pPr>
        <w:pStyle w:val="50"/>
      </w:pPr>
      <w:r>
        <w:t>回应帧间隔(RIFS)，一般指需要等待回应帧的场景中，在报文和报文的回应帧之间，物理层的协议帧之间需要保证的最小帧间隔。</w:t>
      </w:r>
    </w:p>
    <w:p w14:paraId="2FEAEDA4">
      <w:pPr>
        <w:pStyle w:val="50"/>
      </w:pPr>
      <w:r>
        <w:t>SOF帧需要等选择确认(SACK)的场景中，回应帧间隔(RIFS)如</w:t>
      </w:r>
      <w:r>
        <w:fldChar w:fldCharType="begin"/>
      </w:r>
      <w:r>
        <w:instrText xml:space="preserve"> REF _Ref56775670 \h  \* MERGEFORMAT </w:instrText>
      </w:r>
      <w:r>
        <w:fldChar w:fldCharType="separate"/>
      </w:r>
      <w:r>
        <w:t>图 28</w:t>
      </w:r>
      <w:r>
        <w:fldChar w:fldCharType="end"/>
      </w:r>
      <w:r>
        <w:t>所示。</w:t>
      </w:r>
    </w:p>
    <w:p w14:paraId="46FAC4CC">
      <w:pPr>
        <w:pStyle w:val="50"/>
      </w:pPr>
    </w:p>
    <w:p w14:paraId="55F66760">
      <w:pPr>
        <w:pStyle w:val="129"/>
      </w:pPr>
      <w:r>
        <w:pict>
          <v:shape id="_x0000_i1050" o:spt="75" type="#_x0000_t75" style="height:84pt;width:453pt;" filled="f" o:preferrelative="t" stroked="f" coordsize="21600,21600">
            <v:path/>
            <v:fill on="f" focussize="0,0"/>
            <v:stroke on="f" joinstyle="miter"/>
            <v:imagedata r:id="rId52" o:title=""/>
            <o:lock v:ext="edit" aspectratio="t"/>
            <w10:wrap type="none"/>
            <w10:anchorlock/>
          </v:shape>
        </w:pict>
      </w:r>
    </w:p>
    <w:p w14:paraId="13589550">
      <w:pPr>
        <w:pStyle w:val="10"/>
      </w:pPr>
      <w:bookmarkStart w:id="3072" w:name="_Ref56775670"/>
      <w:bookmarkStart w:id="3073" w:name="_Ref399142649"/>
      <w:bookmarkStart w:id="3074" w:name="_Toc402984025"/>
      <w:bookmarkStart w:id="3075" w:name="_Toc405476847"/>
      <w:bookmarkStart w:id="3076" w:name="_Toc399229264"/>
      <w:bookmarkStart w:id="3077" w:name="_Toc403585496"/>
      <w:bookmarkStart w:id="3078" w:name="_Toc400799109"/>
      <w:bookmarkStart w:id="3079" w:name="_Toc408860121"/>
      <w:bookmarkStart w:id="3080" w:name="_Toc403570537"/>
      <w:bookmarkStart w:id="3081" w:name="_Toc402983559"/>
      <w:bookmarkStart w:id="3082" w:name="_Toc399259473"/>
      <w:bookmarkStart w:id="3083" w:name="_Toc399757507"/>
      <w:bookmarkStart w:id="3084" w:name="_Toc402983093"/>
      <w:r>
        <w:t xml:space="preserve">图 </w:t>
      </w:r>
      <w:r>
        <w:fldChar w:fldCharType="begin"/>
      </w:r>
      <w:r>
        <w:instrText xml:space="preserve"> SEQ 图 \* ARABIC </w:instrText>
      </w:r>
      <w:r>
        <w:fldChar w:fldCharType="separate"/>
      </w:r>
      <w:r>
        <w:t>28</w:t>
      </w:r>
      <w:r>
        <w:fldChar w:fldCharType="end"/>
      </w:r>
      <w:bookmarkEnd w:id="3072"/>
      <w:r>
        <w:t xml:space="preserve"> 回应帧间隔示意图</w:t>
      </w:r>
      <w:bookmarkEnd w:id="3073"/>
      <w:bookmarkEnd w:id="3074"/>
      <w:bookmarkEnd w:id="3075"/>
      <w:bookmarkEnd w:id="3076"/>
      <w:bookmarkEnd w:id="3077"/>
      <w:bookmarkEnd w:id="3078"/>
      <w:bookmarkEnd w:id="3079"/>
      <w:bookmarkEnd w:id="3080"/>
      <w:bookmarkEnd w:id="3081"/>
      <w:bookmarkEnd w:id="3082"/>
      <w:bookmarkEnd w:id="3083"/>
      <w:bookmarkEnd w:id="3084"/>
    </w:p>
    <w:p w14:paraId="6AC04C7E">
      <w:pPr>
        <w:pStyle w:val="67"/>
      </w:pPr>
      <w:bookmarkStart w:id="3085" w:name="_Toc399229069"/>
      <w:bookmarkStart w:id="3086" w:name="_Toc403570361"/>
      <w:r>
        <w:t>扩展帧间隔(EIFS)</w:t>
      </w:r>
      <w:bookmarkEnd w:id="3085"/>
      <w:bookmarkEnd w:id="3086"/>
    </w:p>
    <w:p w14:paraId="2939AB4D">
      <w:pPr>
        <w:pStyle w:val="50"/>
      </w:pPr>
      <w:r>
        <w:t>扩展帧间隔(EIFS)，不是一般的连续的两个帧的帧间隔，而是对于普遍的SOF帧的竞争场景的时隙间隔的预期值，主要用来在发送报文时，设置最长的退避时间间隔。</w:t>
      </w:r>
    </w:p>
    <w:p w14:paraId="285207CA">
      <w:pPr>
        <w:pStyle w:val="50"/>
      </w:pPr>
      <w:r>
        <w:t>当在退避发送时，如果检测到了报文的前导，那么缺省先需要按照扩展帧间隔的时间间隔进行退避。当“帧控制”等解析成功时，可以根据“帧控制”等的具体时隙需求退避。扩展帧间隔（EIFS）如</w:t>
      </w:r>
      <w:r>
        <w:fldChar w:fldCharType="begin"/>
      </w:r>
      <w:r>
        <w:instrText xml:space="preserve"> REF _Ref56775689 \h  \* MERGEFORMAT </w:instrText>
      </w:r>
      <w:r>
        <w:fldChar w:fldCharType="separate"/>
      </w:r>
      <w:r>
        <w:t>图 29</w:t>
      </w:r>
      <w:r>
        <w:fldChar w:fldCharType="end"/>
      </w:r>
      <w:r>
        <w:t>所示。</w:t>
      </w:r>
    </w:p>
    <w:p w14:paraId="52166615">
      <w:pPr>
        <w:pStyle w:val="50"/>
      </w:pPr>
    </w:p>
    <w:p w14:paraId="0EFF5F98">
      <w:pPr>
        <w:pStyle w:val="129"/>
      </w:pPr>
      <w:r>
        <w:pict>
          <v:shape id="_x0000_i1051" o:spt="75" type="#_x0000_t75" style="height:108.75pt;width:439.5pt;" filled="f" o:preferrelative="t" stroked="f" coordsize="21600,21600">
            <v:path/>
            <v:fill on="f" focussize="0,0"/>
            <v:stroke on="f" joinstyle="miter"/>
            <v:imagedata r:id="rId53" o:title=""/>
            <o:lock v:ext="edit" aspectratio="t"/>
            <w10:wrap type="none"/>
            <w10:anchorlock/>
          </v:shape>
        </w:pict>
      </w:r>
    </w:p>
    <w:p w14:paraId="21C0B1F5">
      <w:pPr>
        <w:pStyle w:val="10"/>
      </w:pPr>
      <w:bookmarkStart w:id="3087" w:name="_Ref56775689"/>
      <w:bookmarkStart w:id="3088" w:name="_Toc402984027"/>
      <w:bookmarkStart w:id="3089" w:name="_Toc402983561"/>
      <w:bookmarkStart w:id="3090" w:name="_Toc402983095"/>
      <w:bookmarkStart w:id="3091" w:name="_Toc403570539"/>
      <w:bookmarkStart w:id="3092" w:name="_Toc399757509"/>
      <w:bookmarkStart w:id="3093" w:name="_Toc405476848"/>
      <w:bookmarkStart w:id="3094" w:name="_Ref399142705"/>
      <w:bookmarkStart w:id="3095" w:name="_Toc399229267"/>
      <w:bookmarkStart w:id="3096" w:name="_Toc408860122"/>
      <w:bookmarkStart w:id="3097" w:name="_Toc399259475"/>
      <w:bookmarkStart w:id="3098" w:name="_Toc403585498"/>
      <w:bookmarkStart w:id="3099" w:name="_Toc400799111"/>
      <w:r>
        <w:t xml:space="preserve">图 </w:t>
      </w:r>
      <w:r>
        <w:fldChar w:fldCharType="begin"/>
      </w:r>
      <w:r>
        <w:instrText xml:space="preserve"> SEQ 图 \* ARABIC </w:instrText>
      </w:r>
      <w:r>
        <w:fldChar w:fldCharType="separate"/>
      </w:r>
      <w:r>
        <w:t>29</w:t>
      </w:r>
      <w:r>
        <w:fldChar w:fldCharType="end"/>
      </w:r>
      <w:bookmarkEnd w:id="3087"/>
      <w:r>
        <w:t xml:space="preserve"> 扩展帧间隔示意图</w:t>
      </w:r>
      <w:bookmarkEnd w:id="3088"/>
      <w:bookmarkEnd w:id="3089"/>
      <w:bookmarkEnd w:id="3090"/>
      <w:bookmarkEnd w:id="3091"/>
      <w:bookmarkEnd w:id="3092"/>
      <w:bookmarkEnd w:id="3093"/>
      <w:bookmarkEnd w:id="3094"/>
      <w:bookmarkEnd w:id="3095"/>
      <w:bookmarkEnd w:id="3096"/>
      <w:bookmarkEnd w:id="3097"/>
      <w:bookmarkEnd w:id="3098"/>
      <w:bookmarkEnd w:id="3099"/>
    </w:p>
    <w:p w14:paraId="38DC13AA">
      <w:pPr>
        <w:pStyle w:val="57"/>
        <w:ind w:left="420" w:hanging="420"/>
      </w:pPr>
      <w:bookmarkStart w:id="3100" w:name="_Toc1941"/>
      <w:bookmarkStart w:id="3101" w:name="_Toc408859949"/>
      <w:bookmarkStart w:id="3102" w:name="_Toc11217"/>
      <w:bookmarkStart w:id="3103" w:name="_Toc399229070"/>
      <w:bookmarkStart w:id="3104" w:name="_Toc29637"/>
      <w:bookmarkStart w:id="3105" w:name="_Toc403570362"/>
      <w:r>
        <w:t>帧间隔的测量</w:t>
      </w:r>
      <w:bookmarkEnd w:id="3100"/>
      <w:bookmarkEnd w:id="3101"/>
      <w:bookmarkEnd w:id="3102"/>
      <w:bookmarkEnd w:id="3103"/>
      <w:bookmarkEnd w:id="3104"/>
      <w:bookmarkEnd w:id="3105"/>
      <w:r>
        <w:t xml:space="preserve"> </w:t>
      </w:r>
    </w:p>
    <w:p w14:paraId="6497C3DF">
      <w:pPr>
        <w:pStyle w:val="50"/>
      </w:pPr>
      <w:r>
        <w:t>在两个物理层协议帧之间的帧间隔，是通过计算在线路上最后一个OFDM的最后一个非零样本，与线路上第一个跟随帧的第一个非零样本之间的间隔时间。这种帧间隔是由传输器在发送前导时测量的，保证前导的发出时，帧间隔的测量已经完成而且足够。</w:t>
      </w:r>
    </w:p>
    <w:p w14:paraId="1AD10631">
      <w:pPr>
        <w:pStyle w:val="50"/>
      </w:pPr>
      <w:r>
        <w:t>实际帧间隔的测量如</w:t>
      </w:r>
      <w:r>
        <w:fldChar w:fldCharType="begin"/>
      </w:r>
      <w:r>
        <w:instrText xml:space="preserve"> REF _Ref219396611 \h  \* MERGEFORMAT </w:instrText>
      </w:r>
      <w:r>
        <w:fldChar w:fldCharType="separate"/>
      </w:r>
      <w:r>
        <w:t>图 30 帧间隔测量示意图</w:t>
      </w:r>
      <w:r>
        <w:fldChar w:fldCharType="end"/>
      </w:r>
      <w:r>
        <w:t>所示。其他种类的帧间隔也是按照同样的方式进行测量。</w:t>
      </w:r>
    </w:p>
    <w:p w14:paraId="5974276C">
      <w:pPr>
        <w:pStyle w:val="50"/>
      </w:pPr>
    </w:p>
    <w:p w14:paraId="324DE045">
      <w:pPr>
        <w:pStyle w:val="129"/>
      </w:pPr>
      <w:r>
        <w:pict>
          <v:shape id="_x0000_i1052" o:spt="75" type="#_x0000_t75" style="height:102.75pt;width:351pt;" filled="f" o:preferrelative="t" stroked="f" coordsize="21600,21600">
            <v:path/>
            <v:fill on="f" focussize="0,0"/>
            <v:stroke on="f" joinstyle="miter"/>
            <v:imagedata r:id="rId54" o:title=""/>
            <o:lock v:ext="edit" aspectratio="t"/>
            <w10:wrap type="none"/>
            <w10:anchorlock/>
          </v:shape>
        </w:pict>
      </w:r>
    </w:p>
    <w:p w14:paraId="331FBA73">
      <w:pPr>
        <w:pStyle w:val="10"/>
      </w:pPr>
      <w:bookmarkStart w:id="3106" w:name="_Ref56775722"/>
      <w:bookmarkStart w:id="3107" w:name="_Toc399229268"/>
      <w:bookmarkStart w:id="3108" w:name="_Toc402984028"/>
      <w:bookmarkStart w:id="3109" w:name="_Toc403570540"/>
      <w:bookmarkStart w:id="3110" w:name="_Toc405476849"/>
      <w:bookmarkStart w:id="3111" w:name="_Toc408860123"/>
      <w:bookmarkStart w:id="3112" w:name="_Ref399142723"/>
      <w:bookmarkStart w:id="3113" w:name="_Toc402983562"/>
      <w:bookmarkStart w:id="3114" w:name="_Toc402983096"/>
      <w:bookmarkStart w:id="3115" w:name="_Toc403585499"/>
      <w:bookmarkStart w:id="3116" w:name="_Toc400799112"/>
      <w:bookmarkStart w:id="3117" w:name="_Ref219396611"/>
      <w:bookmarkStart w:id="3118" w:name="_Toc399757510"/>
      <w:bookmarkStart w:id="3119" w:name="_Toc399259476"/>
      <w:r>
        <w:t xml:space="preserve">图 </w:t>
      </w:r>
      <w:r>
        <w:fldChar w:fldCharType="begin"/>
      </w:r>
      <w:r>
        <w:instrText xml:space="preserve"> SEQ 图 \* ARABIC </w:instrText>
      </w:r>
      <w:r>
        <w:fldChar w:fldCharType="separate"/>
      </w:r>
      <w:r>
        <w:t>30</w:t>
      </w:r>
      <w:r>
        <w:fldChar w:fldCharType="end"/>
      </w:r>
      <w:bookmarkEnd w:id="3106"/>
      <w:r>
        <w:t xml:space="preserve"> 帧间隔测量示意图</w:t>
      </w:r>
      <w:bookmarkEnd w:id="3107"/>
      <w:bookmarkEnd w:id="3108"/>
      <w:bookmarkEnd w:id="3109"/>
      <w:bookmarkEnd w:id="3110"/>
      <w:bookmarkEnd w:id="3111"/>
      <w:bookmarkEnd w:id="3112"/>
      <w:bookmarkEnd w:id="3113"/>
      <w:bookmarkEnd w:id="3114"/>
      <w:bookmarkEnd w:id="3115"/>
      <w:bookmarkEnd w:id="3116"/>
      <w:bookmarkEnd w:id="3117"/>
      <w:bookmarkEnd w:id="3118"/>
      <w:bookmarkEnd w:id="3119"/>
    </w:p>
    <w:p w14:paraId="00BB989A">
      <w:pPr>
        <w:pStyle w:val="57"/>
        <w:ind w:left="420" w:hanging="420"/>
      </w:pPr>
      <w:bookmarkStart w:id="3120" w:name="_Toc31587"/>
      <w:bookmarkStart w:id="3121" w:name="_Toc408859950"/>
      <w:bookmarkStart w:id="3122" w:name="_Toc399229071"/>
      <w:bookmarkStart w:id="3123" w:name="_Toc403570363"/>
      <w:bookmarkStart w:id="3124" w:name="_Toc1135"/>
      <w:bookmarkStart w:id="3125" w:name="_Toc5091"/>
      <w:r>
        <w:t>帧间隔范围</w:t>
      </w:r>
      <w:bookmarkEnd w:id="3120"/>
      <w:bookmarkEnd w:id="3121"/>
      <w:bookmarkEnd w:id="3122"/>
      <w:bookmarkEnd w:id="3123"/>
      <w:bookmarkEnd w:id="3124"/>
      <w:bookmarkEnd w:id="3125"/>
    </w:p>
    <w:p w14:paraId="2A9B2762">
      <w:pPr>
        <w:pStyle w:val="50"/>
      </w:pPr>
      <w:r>
        <w:t>帧间隔取值范围定义如</w:t>
      </w:r>
      <w:r>
        <w:fldChar w:fldCharType="begin"/>
      </w:r>
      <w:r>
        <w:instrText xml:space="preserve"> REF _Ref74817835 \h  \* MERGEFORMAT </w:instrText>
      </w:r>
      <w:r>
        <w:fldChar w:fldCharType="separate"/>
      </w:r>
      <w:r>
        <w:t>表 167</w:t>
      </w:r>
      <w:r>
        <w:fldChar w:fldCharType="end"/>
      </w:r>
      <w:r>
        <w:t>所示。</w:t>
      </w:r>
    </w:p>
    <w:p w14:paraId="4D13B495">
      <w:pPr>
        <w:pStyle w:val="10"/>
      </w:pPr>
      <w:bookmarkStart w:id="3126" w:name="_Ref74817835"/>
      <w:bookmarkStart w:id="3127" w:name="_Toc402540155"/>
      <w:bookmarkStart w:id="3128" w:name="_Toc402984169"/>
      <w:bookmarkStart w:id="3129" w:name="_Toc405476987"/>
      <w:bookmarkStart w:id="3130" w:name="_Toc405022565"/>
      <w:bookmarkStart w:id="3131" w:name="_Ref399142748"/>
      <w:bookmarkStart w:id="3132" w:name="_Toc408860262"/>
      <w:bookmarkStart w:id="3133" w:name="_Toc399757673"/>
      <w:bookmarkStart w:id="3134" w:name="_Toc402983237"/>
      <w:bookmarkStart w:id="3135" w:name="_Toc399259643"/>
      <w:bookmarkStart w:id="3136" w:name="_Toc402983703"/>
      <w:bookmarkStart w:id="3137" w:name="_Ref56775754"/>
      <w:bookmarkStart w:id="3138" w:name="_Toc403570680"/>
      <w:bookmarkStart w:id="3139" w:name="_Toc399229447"/>
      <w:r>
        <w:t xml:space="preserve">表 </w:t>
      </w:r>
      <w:r>
        <w:fldChar w:fldCharType="begin"/>
      </w:r>
      <w:r>
        <w:instrText xml:space="preserve"> SEQ 表 \* ARABIC </w:instrText>
      </w:r>
      <w:r>
        <w:fldChar w:fldCharType="separate"/>
      </w:r>
      <w:r>
        <w:t>167</w:t>
      </w:r>
      <w:r>
        <w:fldChar w:fldCharType="end"/>
      </w:r>
      <w:bookmarkEnd w:id="3126"/>
      <w:r>
        <w:rPr>
          <w:rFonts w:hint="eastAsia"/>
        </w:rPr>
        <w:t xml:space="preserve"> </w:t>
      </w:r>
      <w:r>
        <w:t>帧间隔取值范围</w:t>
      </w:r>
      <w:bookmarkEnd w:id="3127"/>
      <w:bookmarkEnd w:id="3128"/>
      <w:bookmarkEnd w:id="3129"/>
      <w:bookmarkEnd w:id="3130"/>
      <w:bookmarkEnd w:id="3131"/>
      <w:bookmarkEnd w:id="3132"/>
      <w:bookmarkEnd w:id="3133"/>
      <w:bookmarkEnd w:id="3134"/>
      <w:bookmarkEnd w:id="3135"/>
      <w:bookmarkEnd w:id="3136"/>
      <w:bookmarkEnd w:id="3137"/>
      <w:bookmarkEnd w:id="3138"/>
      <w:bookmarkEnd w:id="313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1F935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49EE200">
            <w:pPr>
              <w:pStyle w:val="125"/>
              <w:rPr>
                <w:rFonts w:ascii="Times New Roman" w:hAnsi="Times New Roman"/>
                <w:color w:val="000000"/>
                <w:sz w:val="18"/>
                <w:szCs w:val="18"/>
              </w:rPr>
            </w:pPr>
            <w:r>
              <w:rPr>
                <w:rFonts w:ascii="Times New Roman" w:hAnsi="Times New Roman"/>
                <w:color w:val="000000"/>
                <w:sz w:val="18"/>
                <w:szCs w:val="18"/>
              </w:rPr>
              <w:t>类型</w:t>
            </w:r>
          </w:p>
        </w:tc>
        <w:tc>
          <w:tcPr>
            <w:tcW w:w="4261" w:type="dxa"/>
            <w:vAlign w:val="center"/>
          </w:tcPr>
          <w:p w14:paraId="26750B15">
            <w:pPr>
              <w:pStyle w:val="125"/>
              <w:rPr>
                <w:rFonts w:ascii="Times New Roman" w:hAnsi="Times New Roman"/>
                <w:color w:val="000000"/>
                <w:sz w:val="18"/>
                <w:szCs w:val="18"/>
              </w:rPr>
            </w:pPr>
            <w:r>
              <w:rPr>
                <w:rFonts w:ascii="Times New Roman" w:hAnsi="Times New Roman"/>
                <w:color w:val="000000"/>
                <w:sz w:val="18"/>
                <w:szCs w:val="18"/>
              </w:rPr>
              <w:t>取值范围</w:t>
            </w:r>
          </w:p>
        </w:tc>
      </w:tr>
      <w:tr w14:paraId="6CD5E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1AB4AD3A">
            <w:pPr>
              <w:pStyle w:val="125"/>
              <w:rPr>
                <w:rFonts w:ascii="Times New Roman" w:hAnsi="Times New Roman"/>
                <w:color w:val="000000"/>
                <w:sz w:val="18"/>
                <w:szCs w:val="18"/>
              </w:rPr>
            </w:pPr>
            <w:r>
              <w:rPr>
                <w:rFonts w:ascii="Times New Roman" w:hAnsi="Times New Roman"/>
                <w:color w:val="000000"/>
                <w:sz w:val="18"/>
                <w:szCs w:val="18"/>
              </w:rPr>
              <w:t>竞争帧间隔CIFS</w:t>
            </w:r>
          </w:p>
        </w:tc>
        <w:tc>
          <w:tcPr>
            <w:tcW w:w="4261" w:type="dxa"/>
            <w:vAlign w:val="center"/>
          </w:tcPr>
          <w:p w14:paraId="1CBCE44D">
            <w:pPr>
              <w:pStyle w:val="125"/>
              <w:rPr>
                <w:rFonts w:ascii="Times New Roman" w:hAnsi="Times New Roman"/>
                <w:color w:val="000000"/>
                <w:sz w:val="18"/>
                <w:szCs w:val="18"/>
              </w:rPr>
            </w:pPr>
            <w:r>
              <w:rPr>
                <w:rFonts w:ascii="Times New Roman" w:hAnsi="Times New Roman"/>
                <w:color w:val="000000"/>
                <w:sz w:val="18"/>
                <w:szCs w:val="18"/>
              </w:rPr>
              <w:t>400</w:t>
            </w:r>
            <w:r>
              <w:rPr>
                <w:rFonts w:hint="eastAsia" w:ascii="Times New Roman" w:hAnsi="Times New Roman"/>
                <w:sz w:val="18"/>
                <w:szCs w:val="18"/>
              </w:rPr>
              <w:t>微秒</w:t>
            </w:r>
          </w:p>
        </w:tc>
      </w:tr>
      <w:tr w14:paraId="50109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79DC7BB4">
            <w:pPr>
              <w:pStyle w:val="125"/>
              <w:rPr>
                <w:rFonts w:ascii="Times New Roman" w:hAnsi="Times New Roman"/>
                <w:color w:val="000000"/>
                <w:sz w:val="18"/>
                <w:szCs w:val="18"/>
              </w:rPr>
            </w:pPr>
            <w:r>
              <w:rPr>
                <w:rFonts w:ascii="Times New Roman" w:hAnsi="Times New Roman"/>
                <w:color w:val="000000"/>
                <w:sz w:val="18"/>
                <w:szCs w:val="18"/>
              </w:rPr>
              <w:t>突发帧间隔BIFS</w:t>
            </w:r>
          </w:p>
        </w:tc>
        <w:tc>
          <w:tcPr>
            <w:tcW w:w="4261" w:type="dxa"/>
            <w:vAlign w:val="center"/>
          </w:tcPr>
          <w:p w14:paraId="00807A5E">
            <w:pPr>
              <w:pStyle w:val="125"/>
              <w:rPr>
                <w:rFonts w:ascii="Times New Roman" w:hAnsi="Times New Roman"/>
                <w:color w:val="000000"/>
                <w:sz w:val="18"/>
                <w:szCs w:val="18"/>
              </w:rPr>
            </w:pPr>
            <w:r>
              <w:rPr>
                <w:rFonts w:ascii="Times New Roman" w:hAnsi="Times New Roman"/>
                <w:color w:val="000000"/>
                <w:sz w:val="18"/>
                <w:szCs w:val="18"/>
              </w:rPr>
              <w:t>400</w:t>
            </w:r>
            <w:r>
              <w:rPr>
                <w:rFonts w:hint="eastAsia" w:ascii="Times New Roman" w:hAnsi="Times New Roman"/>
                <w:sz w:val="18"/>
                <w:szCs w:val="18"/>
              </w:rPr>
              <w:t>微秒</w:t>
            </w:r>
          </w:p>
        </w:tc>
      </w:tr>
      <w:tr w14:paraId="03244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7BE821C">
            <w:pPr>
              <w:pStyle w:val="125"/>
              <w:rPr>
                <w:rFonts w:ascii="Times New Roman" w:hAnsi="Times New Roman"/>
                <w:color w:val="000000"/>
                <w:sz w:val="18"/>
                <w:szCs w:val="18"/>
              </w:rPr>
            </w:pPr>
            <w:r>
              <w:rPr>
                <w:rFonts w:ascii="Times New Roman" w:hAnsi="Times New Roman"/>
                <w:color w:val="000000"/>
                <w:sz w:val="18"/>
                <w:szCs w:val="18"/>
              </w:rPr>
              <w:t>回应帧间隔RIFS</w:t>
            </w:r>
          </w:p>
        </w:tc>
        <w:tc>
          <w:tcPr>
            <w:tcW w:w="4261" w:type="dxa"/>
            <w:vAlign w:val="center"/>
          </w:tcPr>
          <w:p w14:paraId="57860F47">
            <w:pPr>
              <w:pStyle w:val="125"/>
              <w:rPr>
                <w:rFonts w:ascii="Times New Roman" w:hAnsi="Times New Roman"/>
                <w:color w:val="000000"/>
                <w:sz w:val="18"/>
                <w:szCs w:val="18"/>
              </w:rPr>
            </w:pPr>
            <w:r>
              <w:rPr>
                <w:rFonts w:ascii="Times New Roman" w:hAnsi="Times New Roman"/>
                <w:color w:val="000000"/>
                <w:sz w:val="18"/>
                <w:szCs w:val="18"/>
              </w:rPr>
              <w:t>400～2300</w:t>
            </w:r>
            <w:r>
              <w:rPr>
                <w:rFonts w:hint="eastAsia" w:ascii="Times New Roman" w:hAnsi="Times New Roman"/>
                <w:sz w:val="18"/>
                <w:szCs w:val="18"/>
              </w:rPr>
              <w:t>微秒</w:t>
            </w:r>
          </w:p>
        </w:tc>
      </w:tr>
      <w:tr w14:paraId="6DC10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23C1B4C9">
            <w:pPr>
              <w:pStyle w:val="125"/>
              <w:rPr>
                <w:rFonts w:ascii="Times New Roman" w:hAnsi="Times New Roman"/>
                <w:color w:val="000000"/>
                <w:sz w:val="18"/>
                <w:szCs w:val="18"/>
              </w:rPr>
            </w:pPr>
            <w:r>
              <w:rPr>
                <w:rFonts w:ascii="Times New Roman" w:hAnsi="Times New Roman"/>
                <w:color w:val="000000"/>
                <w:sz w:val="18"/>
                <w:szCs w:val="18"/>
              </w:rPr>
              <w:t>扩展帧间隔EIFS</w:t>
            </w:r>
          </w:p>
        </w:tc>
        <w:tc>
          <w:tcPr>
            <w:tcW w:w="4261" w:type="dxa"/>
            <w:vAlign w:val="center"/>
          </w:tcPr>
          <w:p w14:paraId="26DD7341">
            <w:pPr>
              <w:pStyle w:val="125"/>
              <w:rPr>
                <w:rFonts w:ascii="Times New Roman" w:hAnsi="Times New Roman"/>
                <w:color w:val="000000"/>
                <w:sz w:val="18"/>
                <w:szCs w:val="18"/>
              </w:rPr>
            </w:pPr>
            <w:r>
              <w:rPr>
                <w:rFonts w:ascii="Times New Roman" w:hAnsi="Times New Roman"/>
                <w:color w:val="000000"/>
                <w:sz w:val="18"/>
                <w:szCs w:val="18"/>
              </w:rPr>
              <w:t>20</w:t>
            </w:r>
            <w:r>
              <w:rPr>
                <w:rFonts w:hint="eastAsia" w:ascii="Times New Roman" w:hAnsi="Times New Roman"/>
                <w:sz w:val="18"/>
                <w:szCs w:val="18"/>
              </w:rPr>
              <w:t>毫秒</w:t>
            </w:r>
          </w:p>
        </w:tc>
      </w:tr>
    </w:tbl>
    <w:p w14:paraId="57E9FBBE">
      <w:pPr>
        <w:pStyle w:val="50"/>
      </w:pPr>
      <w:bookmarkStart w:id="3140" w:name="_Toc16624"/>
      <w:bookmarkStart w:id="3141" w:name="_Toc400798966"/>
      <w:bookmarkStart w:id="3142" w:name="_Toc402982956"/>
      <w:bookmarkStart w:id="3143" w:name="_Toc403570364"/>
      <w:bookmarkStart w:id="3144" w:name="_Toc409125981"/>
      <w:bookmarkStart w:id="3145" w:name="_Toc21273"/>
      <w:bookmarkStart w:id="3146" w:name="_Toc402983888"/>
      <w:bookmarkStart w:id="3147" w:name="_Toc19417"/>
      <w:bookmarkStart w:id="3148" w:name="_Toc399229072"/>
      <w:bookmarkStart w:id="3149" w:name="_Toc403585359"/>
      <w:bookmarkStart w:id="3150" w:name="_Toc399757338"/>
      <w:bookmarkStart w:id="3151" w:name="_Toc399259296"/>
      <w:bookmarkStart w:id="3152" w:name="_Toc408859951"/>
      <w:bookmarkStart w:id="3153" w:name="_Toc405476701"/>
      <w:bookmarkStart w:id="3154" w:name="_Toc439785792"/>
      <w:bookmarkStart w:id="3155" w:name="_Toc402983422"/>
      <w:r>
        <w:rPr>
          <w:rFonts w:hint="eastAsia"/>
        </w:rPr>
        <w:t>无线</w:t>
      </w:r>
      <w:r>
        <w:t>帧间隔取值范围定义如</w:t>
      </w:r>
      <w:r>
        <w:fldChar w:fldCharType="begin"/>
      </w:r>
      <w:r>
        <w:instrText xml:space="preserve"> REF _Ref25942 \h  \* MERGEFORMAT </w:instrText>
      </w:r>
      <w:r>
        <w:fldChar w:fldCharType="separate"/>
      </w:r>
      <w:r>
        <w:t>表 168</w:t>
      </w:r>
      <w:r>
        <w:rPr>
          <w:rFonts w:hint="eastAsia"/>
        </w:rPr>
        <w:t xml:space="preserve"> 无线</w:t>
      </w:r>
      <w:r>
        <w:t>帧间隔取值范围</w:t>
      </w:r>
      <w:r>
        <w:fldChar w:fldCharType="end"/>
      </w:r>
      <w:r>
        <w:t>所示。</w:t>
      </w:r>
      <w:bookmarkStart w:id="3156" w:name="_Ref46252761"/>
    </w:p>
    <w:p w14:paraId="5CCB4E7E">
      <w:pPr>
        <w:pStyle w:val="10"/>
      </w:pPr>
      <w:bookmarkStart w:id="3157" w:name="_Ref219397995"/>
      <w:bookmarkStart w:id="3158" w:name="_Ref25942"/>
      <w:r>
        <w:t xml:space="preserve">表 </w:t>
      </w:r>
      <w:r>
        <w:fldChar w:fldCharType="begin"/>
      </w:r>
      <w:r>
        <w:instrText xml:space="preserve"> SEQ 表 \* ARABIC </w:instrText>
      </w:r>
      <w:r>
        <w:fldChar w:fldCharType="separate"/>
      </w:r>
      <w:r>
        <w:t>168</w:t>
      </w:r>
      <w:r>
        <w:fldChar w:fldCharType="end"/>
      </w:r>
      <w:bookmarkEnd w:id="3157"/>
      <w:r>
        <w:rPr>
          <w:rFonts w:hint="eastAsia"/>
        </w:rPr>
        <w:t xml:space="preserve"> 无线</w:t>
      </w:r>
      <w:r>
        <w:t>帧间隔取值范围</w:t>
      </w:r>
      <w:bookmarkEnd w:id="3156"/>
      <w:bookmarkEnd w:id="3158"/>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61"/>
        <w:gridCol w:w="4261"/>
      </w:tblGrid>
      <w:tr w14:paraId="3CEB3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tcPr>
          <w:p w14:paraId="710FB6BF">
            <w:pPr>
              <w:pStyle w:val="125"/>
              <w:rPr>
                <w:rFonts w:ascii="Times New Roman" w:hAnsi="Times New Roman"/>
                <w:sz w:val="18"/>
                <w:szCs w:val="18"/>
              </w:rPr>
            </w:pPr>
            <w:r>
              <w:rPr>
                <w:rFonts w:hint="eastAsia" w:ascii="Times New Roman" w:hAnsi="Times New Roman"/>
                <w:sz w:val="18"/>
                <w:szCs w:val="18"/>
              </w:rPr>
              <w:t>类型</w:t>
            </w:r>
          </w:p>
        </w:tc>
        <w:tc>
          <w:tcPr>
            <w:tcW w:w="4261" w:type="dxa"/>
          </w:tcPr>
          <w:p w14:paraId="10060C7D">
            <w:pPr>
              <w:pStyle w:val="125"/>
              <w:rPr>
                <w:rFonts w:ascii="Times New Roman" w:hAnsi="Times New Roman"/>
                <w:sz w:val="18"/>
                <w:szCs w:val="18"/>
              </w:rPr>
            </w:pPr>
            <w:r>
              <w:rPr>
                <w:rFonts w:hint="eastAsia" w:ascii="Times New Roman" w:hAnsi="Times New Roman"/>
                <w:sz w:val="18"/>
                <w:szCs w:val="18"/>
              </w:rPr>
              <w:t>取值范围</w:t>
            </w:r>
          </w:p>
        </w:tc>
      </w:tr>
      <w:tr w14:paraId="1FA3C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tcPr>
          <w:p w14:paraId="2484AC7D">
            <w:pPr>
              <w:pStyle w:val="125"/>
              <w:rPr>
                <w:rFonts w:ascii="Times New Roman" w:hAnsi="Times New Roman"/>
                <w:sz w:val="18"/>
                <w:szCs w:val="18"/>
              </w:rPr>
            </w:pPr>
            <w:r>
              <w:rPr>
                <w:rFonts w:hint="eastAsia" w:ascii="Times New Roman" w:hAnsi="Times New Roman"/>
                <w:sz w:val="18"/>
                <w:szCs w:val="18"/>
              </w:rPr>
              <w:t>竞争帧间隔CIFS</w:t>
            </w:r>
          </w:p>
        </w:tc>
        <w:tc>
          <w:tcPr>
            <w:tcW w:w="4261" w:type="dxa"/>
          </w:tcPr>
          <w:p w14:paraId="2B730286">
            <w:pPr>
              <w:pStyle w:val="125"/>
              <w:rPr>
                <w:rFonts w:ascii="Times New Roman" w:hAnsi="Times New Roman"/>
                <w:sz w:val="18"/>
                <w:szCs w:val="18"/>
              </w:rPr>
            </w:pPr>
            <w:r>
              <w:rPr>
                <w:rFonts w:hint="eastAsia" w:ascii="Times New Roman" w:hAnsi="Times New Roman"/>
                <w:sz w:val="18"/>
                <w:szCs w:val="18"/>
              </w:rPr>
              <w:t>8</w:t>
            </w:r>
            <w:r>
              <w:rPr>
                <w:rFonts w:ascii="Times New Roman" w:hAnsi="Times New Roman"/>
                <w:sz w:val="18"/>
                <w:szCs w:val="18"/>
              </w:rPr>
              <w:t>00</w:t>
            </w:r>
            <w:r>
              <w:rPr>
                <w:rFonts w:hint="eastAsia" w:ascii="Times New Roman" w:hAnsi="Times New Roman"/>
                <w:sz w:val="18"/>
                <w:szCs w:val="18"/>
              </w:rPr>
              <w:t>微秒</w:t>
            </w:r>
          </w:p>
        </w:tc>
      </w:tr>
      <w:tr w14:paraId="4B301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tcPr>
          <w:p w14:paraId="13378999">
            <w:pPr>
              <w:pStyle w:val="125"/>
              <w:rPr>
                <w:rFonts w:ascii="Times New Roman" w:hAnsi="Times New Roman"/>
                <w:sz w:val="18"/>
                <w:szCs w:val="18"/>
              </w:rPr>
            </w:pPr>
            <w:r>
              <w:rPr>
                <w:rFonts w:hint="eastAsia" w:ascii="Times New Roman" w:hAnsi="Times New Roman"/>
                <w:sz w:val="18"/>
                <w:szCs w:val="18"/>
              </w:rPr>
              <w:t>突发帧间隔BIFS</w:t>
            </w:r>
          </w:p>
        </w:tc>
        <w:tc>
          <w:tcPr>
            <w:tcW w:w="4261" w:type="dxa"/>
          </w:tcPr>
          <w:p w14:paraId="42FE8CE1">
            <w:pPr>
              <w:pStyle w:val="125"/>
              <w:rPr>
                <w:rFonts w:ascii="Times New Roman" w:hAnsi="Times New Roman"/>
                <w:sz w:val="18"/>
                <w:szCs w:val="18"/>
              </w:rPr>
            </w:pPr>
            <w:r>
              <w:rPr>
                <w:rFonts w:hint="eastAsia" w:ascii="Times New Roman" w:hAnsi="Times New Roman"/>
                <w:sz w:val="18"/>
                <w:szCs w:val="18"/>
              </w:rPr>
              <w:t>8</w:t>
            </w:r>
            <w:r>
              <w:rPr>
                <w:rFonts w:ascii="Times New Roman" w:hAnsi="Times New Roman"/>
                <w:sz w:val="18"/>
                <w:szCs w:val="18"/>
              </w:rPr>
              <w:t>00</w:t>
            </w:r>
            <w:r>
              <w:rPr>
                <w:rFonts w:hint="eastAsia" w:ascii="Times New Roman" w:hAnsi="Times New Roman"/>
                <w:sz w:val="18"/>
                <w:szCs w:val="18"/>
              </w:rPr>
              <w:t>微秒</w:t>
            </w:r>
          </w:p>
        </w:tc>
      </w:tr>
      <w:tr w14:paraId="719CC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tcPr>
          <w:p w14:paraId="08B14734">
            <w:pPr>
              <w:pStyle w:val="125"/>
              <w:rPr>
                <w:rFonts w:ascii="Times New Roman" w:hAnsi="Times New Roman"/>
                <w:sz w:val="18"/>
                <w:szCs w:val="18"/>
              </w:rPr>
            </w:pPr>
            <w:r>
              <w:rPr>
                <w:rFonts w:hint="eastAsia" w:ascii="Times New Roman" w:hAnsi="Times New Roman"/>
                <w:sz w:val="18"/>
                <w:szCs w:val="18"/>
              </w:rPr>
              <w:t>回应帧间隔RIFS</w:t>
            </w:r>
          </w:p>
        </w:tc>
        <w:tc>
          <w:tcPr>
            <w:tcW w:w="4261" w:type="dxa"/>
          </w:tcPr>
          <w:p w14:paraId="78DA3EA6">
            <w:pPr>
              <w:pStyle w:val="125"/>
              <w:rPr>
                <w:rFonts w:ascii="Times New Roman" w:hAnsi="Times New Roman"/>
                <w:sz w:val="18"/>
                <w:szCs w:val="18"/>
              </w:rPr>
            </w:pPr>
            <w:r>
              <w:rPr>
                <w:rFonts w:hint="eastAsia" w:ascii="Times New Roman" w:hAnsi="Times New Roman"/>
                <w:sz w:val="18"/>
                <w:szCs w:val="18"/>
              </w:rPr>
              <w:t>8</w:t>
            </w:r>
            <w:r>
              <w:rPr>
                <w:rFonts w:ascii="Times New Roman" w:hAnsi="Times New Roman"/>
                <w:sz w:val="18"/>
                <w:szCs w:val="18"/>
              </w:rPr>
              <w:t>00~</w:t>
            </w:r>
            <w:r>
              <w:rPr>
                <w:rFonts w:hint="eastAsia" w:ascii="Times New Roman" w:hAnsi="Times New Roman"/>
                <w:sz w:val="18"/>
                <w:szCs w:val="18"/>
              </w:rPr>
              <w:t>23</w:t>
            </w:r>
            <w:r>
              <w:rPr>
                <w:rFonts w:ascii="Times New Roman" w:hAnsi="Times New Roman"/>
                <w:sz w:val="18"/>
                <w:szCs w:val="18"/>
              </w:rPr>
              <w:t>00</w:t>
            </w:r>
            <w:r>
              <w:rPr>
                <w:rFonts w:hint="eastAsia" w:ascii="Times New Roman" w:hAnsi="Times New Roman"/>
                <w:sz w:val="18"/>
                <w:szCs w:val="18"/>
              </w:rPr>
              <w:t>微秒</w:t>
            </w:r>
          </w:p>
        </w:tc>
      </w:tr>
      <w:tr w14:paraId="1F38A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tcPr>
          <w:p w14:paraId="6A6CCEE6">
            <w:pPr>
              <w:pStyle w:val="125"/>
              <w:rPr>
                <w:rFonts w:ascii="Times New Roman" w:hAnsi="Times New Roman"/>
                <w:sz w:val="18"/>
                <w:szCs w:val="18"/>
              </w:rPr>
            </w:pPr>
            <w:r>
              <w:rPr>
                <w:rFonts w:hint="eastAsia" w:ascii="Times New Roman" w:hAnsi="Times New Roman"/>
                <w:sz w:val="18"/>
                <w:szCs w:val="18"/>
              </w:rPr>
              <w:t>扩展帧间隔EIFS</w:t>
            </w:r>
          </w:p>
        </w:tc>
        <w:tc>
          <w:tcPr>
            <w:tcW w:w="4261" w:type="dxa"/>
          </w:tcPr>
          <w:p w14:paraId="17AC5E84">
            <w:pPr>
              <w:pStyle w:val="125"/>
              <w:rPr>
                <w:rFonts w:ascii="Times New Roman" w:hAnsi="Times New Roman"/>
                <w:sz w:val="18"/>
                <w:szCs w:val="18"/>
              </w:rPr>
            </w:pPr>
            <w:r>
              <w:rPr>
                <w:rFonts w:ascii="Times New Roman" w:hAnsi="Times New Roman"/>
                <w:sz w:val="18"/>
                <w:szCs w:val="18"/>
              </w:rPr>
              <w:t>70</w:t>
            </w:r>
            <w:r>
              <w:rPr>
                <w:rFonts w:hint="eastAsia" w:ascii="Times New Roman" w:hAnsi="Times New Roman"/>
                <w:sz w:val="18"/>
                <w:szCs w:val="18"/>
              </w:rPr>
              <w:t>毫秒</w:t>
            </w:r>
          </w:p>
        </w:tc>
      </w:tr>
    </w:tbl>
    <w:p w14:paraId="6E45A910">
      <w:pPr>
        <w:pStyle w:val="48"/>
      </w:pPr>
      <w:r>
        <w:t>数据处理</w:t>
      </w:r>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p>
    <w:p w14:paraId="678FC233">
      <w:pPr>
        <w:pStyle w:val="50"/>
      </w:pPr>
      <w:r>
        <w:t>MAC层处理的基本业务数据单元称作MSDU。</w:t>
      </w:r>
    </w:p>
    <w:p w14:paraId="7FA852D5">
      <w:pPr>
        <w:pStyle w:val="50"/>
      </w:pPr>
      <w:r>
        <w:t>MAC层处理MSDU时，先将MSDU封装生成MAC帧。MAC帧是不同站点的MAC层之间进行数据传送的基本传输单元。</w:t>
      </w:r>
    </w:p>
    <w:p w14:paraId="627B9EE5">
      <w:pPr>
        <w:pStyle w:val="50"/>
      </w:pPr>
      <w:r>
        <w:t>MAC层根据MSDU中的“原始源地址”和“原始目的地址”字段，来区分MSDU的原始源地址和原始目的地址，并且在宽带载波通信网络中传输时，使用“原始源TEI”和“原始目的TEI”与之相对应。</w:t>
      </w:r>
    </w:p>
    <w:p w14:paraId="07A2338F">
      <w:pPr>
        <w:pStyle w:val="48"/>
      </w:pPr>
      <w:bookmarkStart w:id="3159" w:name="_Toc402983889"/>
      <w:bookmarkStart w:id="3160" w:name="_Toc399757339"/>
      <w:bookmarkStart w:id="3161" w:name="_Toc22894"/>
      <w:bookmarkStart w:id="3162" w:name="_Toc403585360"/>
      <w:bookmarkStart w:id="3163" w:name="_Toc402983423"/>
      <w:bookmarkStart w:id="3164" w:name="_Toc399229073"/>
      <w:bookmarkStart w:id="3165" w:name="_Toc408859952"/>
      <w:bookmarkStart w:id="3166" w:name="_Toc405476702"/>
      <w:bookmarkStart w:id="3167" w:name="_Toc402982957"/>
      <w:bookmarkStart w:id="3168" w:name="_Toc17019"/>
      <w:bookmarkStart w:id="3169" w:name="_Toc399259297"/>
      <w:bookmarkStart w:id="3170" w:name="_Toc439785793"/>
      <w:bookmarkStart w:id="3171" w:name="_Toc403570365"/>
      <w:bookmarkStart w:id="3172" w:name="_Toc400798967"/>
      <w:bookmarkStart w:id="3173" w:name="_Toc16999"/>
      <w:r>
        <w:t>MAC帧生成</w:t>
      </w:r>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r>
        <w:t xml:space="preserve"> </w:t>
      </w:r>
    </w:p>
    <w:p w14:paraId="32D1C0F9">
      <w:pPr>
        <w:pStyle w:val="50"/>
      </w:pPr>
      <w:r>
        <w:t>MSDU包含一个MSDU载荷或者一个管理消息。MAC帧是通过在每个MSDU载荷上预填充一个MAC帧头部，在尾部添加一个完整性校验值生成的，具体帧格式详见</w:t>
      </w:r>
      <w:r>
        <w:fldChar w:fldCharType="begin"/>
      </w:r>
      <w:r>
        <w:instrText xml:space="preserve"> REF _Ref57281931 \r \h  \* MERGEFORMAT </w:instrText>
      </w:r>
      <w:r>
        <w:fldChar w:fldCharType="separate"/>
      </w:r>
      <w:r>
        <w:rPr>
          <w:rFonts w:hint="eastAsia"/>
        </w:rPr>
        <w:t>5.1.2　</w:t>
      </w:r>
      <w:r>
        <w:fldChar w:fldCharType="end"/>
      </w:r>
      <w:r>
        <w:t>。</w:t>
      </w:r>
    </w:p>
    <w:p w14:paraId="3078844C">
      <w:pPr>
        <w:pStyle w:val="50"/>
      </w:pPr>
      <w:r>
        <w:t>MAC帧头部中MAC帧类型字段能标示出是否有到达时间戳。MAC帧头部中的</w:t>
      </w:r>
      <w:r>
        <w:rPr>
          <w:rFonts w:hint="eastAsia"/>
        </w:rPr>
        <w:t>“</w:t>
      </w:r>
      <w:r>
        <w:t>MSDU长度</w:t>
      </w:r>
      <w:r>
        <w:rPr>
          <w:rFonts w:hint="eastAsia"/>
        </w:rPr>
        <w:t>”</w:t>
      </w:r>
      <w:r>
        <w:t>被设置为MSDU 载荷的长度。</w:t>
      </w:r>
      <w:r>
        <w:rPr>
          <w:rFonts w:hint="eastAsia"/>
        </w:rPr>
        <w:t>“</w:t>
      </w:r>
      <w:r>
        <w:t>完整性校验</w:t>
      </w:r>
      <w:r>
        <w:rPr>
          <w:rFonts w:hint="eastAsia"/>
        </w:rPr>
        <w:t>”</w:t>
      </w:r>
      <w:r>
        <w:t>用于验证正确的解码和接收端MSDU载荷的重组，完整性校验值的计算覆盖 MSDU载荷，不包括 MAC帧头部。一个MAC帧只能由一个完整的MSDU生成。</w:t>
      </w:r>
    </w:p>
    <w:p w14:paraId="78AF2A1A">
      <w:pPr>
        <w:pStyle w:val="50"/>
      </w:pPr>
      <w:r>
        <w:t>MAC帧的生成如</w:t>
      </w:r>
      <w:r>
        <w:fldChar w:fldCharType="begin"/>
      </w:r>
      <w:r>
        <w:instrText xml:space="preserve"> REF _Ref56775861 \h  \* MERGEFORMAT </w:instrText>
      </w:r>
      <w:r>
        <w:fldChar w:fldCharType="separate"/>
      </w:r>
      <w:r>
        <w:t>图 31</w:t>
      </w:r>
      <w:r>
        <w:fldChar w:fldCharType="end"/>
      </w:r>
      <w:r>
        <w:t>所示</w:t>
      </w:r>
      <w:r>
        <w:rPr>
          <w:rFonts w:hint="eastAsia"/>
        </w:rPr>
        <w:t>。</w:t>
      </w:r>
    </w:p>
    <w:p w14:paraId="2157B4E7">
      <w:pPr>
        <w:pStyle w:val="50"/>
      </w:pPr>
    </w:p>
    <w:p w14:paraId="5001CC11">
      <w:pPr>
        <w:pStyle w:val="129"/>
      </w:pPr>
      <w:r>
        <w:pict>
          <v:shape id="_x0000_i1053" o:spt="75" type="#_x0000_t75" style="height:181.5pt;width:460.5pt;" filled="f" o:preferrelative="t" stroked="f" coordsize="21600,21600">
            <v:path/>
            <v:fill on="f" focussize="0,0"/>
            <v:stroke on="f" joinstyle="miter"/>
            <v:imagedata r:id="rId55" o:title=""/>
            <o:lock v:ext="edit" aspectratio="t"/>
            <w10:wrap type="none"/>
            <w10:anchorlock/>
          </v:shape>
        </w:pict>
      </w:r>
    </w:p>
    <w:p w14:paraId="55151073">
      <w:pPr>
        <w:pStyle w:val="10"/>
      </w:pPr>
      <w:bookmarkStart w:id="3174" w:name="_Ref56775861"/>
      <w:bookmarkStart w:id="3175" w:name="_Toc402983097"/>
      <w:bookmarkStart w:id="3176" w:name="_Toc403570541"/>
      <w:bookmarkStart w:id="3177" w:name="_Toc399229269"/>
      <w:bookmarkStart w:id="3178" w:name="_Toc399259477"/>
      <w:bookmarkStart w:id="3179" w:name="_Toc408860124"/>
      <w:bookmarkStart w:id="3180" w:name="_Toc400799113"/>
      <w:bookmarkStart w:id="3181" w:name="_Ref56775858"/>
      <w:bookmarkStart w:id="3182" w:name="_Ref399142772"/>
      <w:bookmarkStart w:id="3183" w:name="_Toc402983563"/>
      <w:bookmarkStart w:id="3184" w:name="_Toc403585500"/>
      <w:bookmarkStart w:id="3185" w:name="_Toc405476850"/>
      <w:bookmarkStart w:id="3186" w:name="_Toc399757511"/>
      <w:bookmarkStart w:id="3187" w:name="_Toc402984029"/>
      <w:r>
        <w:t xml:space="preserve">图 </w:t>
      </w:r>
      <w:r>
        <w:fldChar w:fldCharType="begin"/>
      </w:r>
      <w:r>
        <w:instrText xml:space="preserve"> SEQ 图 \* ARABIC </w:instrText>
      </w:r>
      <w:r>
        <w:fldChar w:fldCharType="separate"/>
      </w:r>
      <w:r>
        <w:t>31</w:t>
      </w:r>
      <w:r>
        <w:fldChar w:fldCharType="end"/>
      </w:r>
      <w:bookmarkEnd w:id="3174"/>
      <w:r>
        <w:t xml:space="preserve"> MAC帧生成示意图</w:t>
      </w:r>
      <w:bookmarkEnd w:id="3175"/>
      <w:bookmarkEnd w:id="3176"/>
      <w:bookmarkEnd w:id="3177"/>
      <w:bookmarkEnd w:id="3178"/>
      <w:bookmarkEnd w:id="3179"/>
      <w:bookmarkEnd w:id="3180"/>
      <w:bookmarkEnd w:id="3181"/>
      <w:bookmarkEnd w:id="3182"/>
      <w:bookmarkEnd w:id="3183"/>
      <w:bookmarkEnd w:id="3184"/>
      <w:bookmarkEnd w:id="3185"/>
      <w:bookmarkEnd w:id="3186"/>
      <w:bookmarkEnd w:id="3187"/>
    </w:p>
    <w:p w14:paraId="46E4F62B">
      <w:pPr>
        <w:pStyle w:val="50"/>
      </w:pPr>
      <w:r>
        <w:t>无线</w:t>
      </w:r>
      <w:r>
        <w:rPr>
          <w:rFonts w:hint="eastAsia"/>
        </w:rPr>
        <w:t>M</w:t>
      </w:r>
      <w:r>
        <w:t>AC帧的生成如</w:t>
      </w:r>
      <w:r>
        <w:fldChar w:fldCharType="begin"/>
      </w:r>
      <w:r>
        <w:instrText xml:space="preserve"> REF _Ref46259285 \h  \* MERGEFORMAT </w:instrText>
      </w:r>
      <w:r>
        <w:fldChar w:fldCharType="separate"/>
      </w:r>
      <w:r>
        <w:t>图 32</w:t>
      </w:r>
      <w:r>
        <w:rPr>
          <w:rFonts w:hint="eastAsia"/>
        </w:rPr>
        <w:t xml:space="preserve"> </w:t>
      </w:r>
      <w:r>
        <w:t>无线</w:t>
      </w:r>
      <w:r>
        <w:rPr>
          <w:rFonts w:hint="eastAsia"/>
        </w:rPr>
        <w:t>M</w:t>
      </w:r>
      <w:r>
        <w:t>AC帧生成示意图</w:t>
      </w:r>
      <w:r>
        <w:fldChar w:fldCharType="end"/>
      </w:r>
      <w:r>
        <w:t>所示</w:t>
      </w:r>
      <w:r>
        <w:rPr>
          <w:rFonts w:hint="eastAsia"/>
        </w:rPr>
        <w:t>。</w:t>
      </w:r>
    </w:p>
    <w:p w14:paraId="40A96CCC">
      <w:pPr>
        <w:pStyle w:val="129"/>
      </w:pPr>
      <w:r>
        <w:object>
          <v:shape id="_x0000_i1054" o:spt="75" type="#_x0000_t75" style="height:162pt;width:414.75pt;" o:ole="t" filled="f" o:preferrelative="t" stroked="f" coordsize="21600,21600">
            <v:path/>
            <v:fill on="f" focussize="0,0"/>
            <v:stroke on="f" joinstyle="miter"/>
            <v:imagedata r:id="rId57" o:title=""/>
            <o:lock v:ext="edit" aspectratio="t"/>
            <w10:wrap type="none"/>
            <w10:anchorlock/>
          </v:shape>
          <o:OLEObject Type="Embed" ProgID="Visio.Drawing.11" ShapeID="_x0000_i1054" DrawAspect="Content" ObjectID="_1468075735" r:id="rId56">
            <o:LockedField>false</o:LockedField>
          </o:OLEObject>
        </w:object>
      </w:r>
    </w:p>
    <w:p w14:paraId="5EE3CF44">
      <w:pPr>
        <w:pStyle w:val="10"/>
      </w:pPr>
      <w:bookmarkStart w:id="3188" w:name="_Ref46259285"/>
      <w:r>
        <w:t xml:space="preserve">图 </w:t>
      </w:r>
      <w:r>
        <w:fldChar w:fldCharType="begin"/>
      </w:r>
      <w:r>
        <w:instrText xml:space="preserve"> SEQ 图 \* ARABIC </w:instrText>
      </w:r>
      <w:r>
        <w:fldChar w:fldCharType="separate"/>
      </w:r>
      <w:r>
        <w:t>32</w:t>
      </w:r>
      <w:r>
        <w:fldChar w:fldCharType="end"/>
      </w:r>
      <w:r>
        <w:rPr>
          <w:rFonts w:hint="eastAsia"/>
        </w:rPr>
        <w:t xml:space="preserve"> </w:t>
      </w:r>
      <w:r>
        <w:t>无线</w:t>
      </w:r>
      <w:r>
        <w:rPr>
          <w:rFonts w:hint="eastAsia"/>
        </w:rPr>
        <w:t>M</w:t>
      </w:r>
      <w:r>
        <w:t>AC帧生成示意图</w:t>
      </w:r>
      <w:bookmarkEnd w:id="3188"/>
    </w:p>
    <w:p w14:paraId="7698EABD">
      <w:pPr>
        <w:pStyle w:val="48"/>
      </w:pPr>
      <w:bookmarkStart w:id="3189" w:name="_Toc12387"/>
      <w:bookmarkStart w:id="3190" w:name="_Toc29726"/>
      <w:bookmarkStart w:id="3191" w:name="_Toc400798968"/>
      <w:bookmarkStart w:id="3192" w:name="_Toc439785794"/>
      <w:bookmarkStart w:id="3193" w:name="_Toc3256"/>
      <w:bookmarkStart w:id="3194" w:name="_Toc408859953"/>
      <w:bookmarkStart w:id="3195" w:name="_Toc403585361"/>
      <w:bookmarkStart w:id="3196" w:name="_Toc399757340"/>
      <w:bookmarkStart w:id="3197" w:name="_Toc402982958"/>
      <w:bookmarkStart w:id="3198" w:name="_Toc402983890"/>
      <w:bookmarkStart w:id="3199" w:name="_Toc403570366"/>
      <w:bookmarkStart w:id="3200" w:name="_Toc399229074"/>
      <w:bookmarkStart w:id="3201" w:name="_Toc402983424"/>
      <w:bookmarkStart w:id="3202" w:name="_Toc399259298"/>
      <w:bookmarkStart w:id="3203" w:name="_Toc405476703"/>
      <w:r>
        <w:t>分片</w:t>
      </w:r>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r>
        <w:t xml:space="preserve"> </w:t>
      </w:r>
    </w:p>
    <w:p w14:paraId="1FF0C97D">
      <w:pPr>
        <w:pStyle w:val="50"/>
      </w:pPr>
      <w:r>
        <w:t>一个MAC帧由一个MSDU生成，但是一个MAC帧可能要分多片，才能使用MPDU进行传输。PHY层在传输数据时，</w:t>
      </w:r>
      <w:del w:id="152" w:author="gddw" w:date="2026-02-09T10:24:13Z">
        <w:r>
          <w:rPr/>
          <w:delText>必须</w:delText>
        </w:r>
      </w:del>
      <w:ins w:id="153" w:author="gddw" w:date="2026-02-09T10:24:13Z">
        <w:r>
          <w:rPr>
            <w:rFonts w:hint="eastAsia"/>
            <w:lang w:eastAsia="zh-CN"/>
          </w:rPr>
          <w:t>应</w:t>
        </w:r>
      </w:ins>
      <w:r>
        <w:t>按照FEC块进行传输，FEC块支持两种大小，520字节和136字节。所以MAC帧在交给PHY层传输前，</w:t>
      </w:r>
      <w:del w:id="154" w:author="gddw" w:date="2026-02-09T10:24:13Z">
        <w:r>
          <w:rPr/>
          <w:delText>必须</w:delText>
        </w:r>
      </w:del>
      <w:ins w:id="155" w:author="gddw" w:date="2026-02-09T10:24:13Z">
        <w:r>
          <w:rPr>
            <w:rFonts w:hint="eastAsia"/>
            <w:lang w:eastAsia="zh-CN"/>
          </w:rPr>
          <w:t>应</w:t>
        </w:r>
      </w:ins>
      <w:r>
        <w:t>适配MPDU的格式。</w:t>
      </w:r>
    </w:p>
    <w:p w14:paraId="6FC2A12D">
      <w:pPr>
        <w:pStyle w:val="50"/>
      </w:pPr>
      <w:r>
        <w:t>在对MAC帧进行分片时，参照MPDU的物理块的格式。MAC帧分片后，每一片可以作为一个“物理块体”。“物理块体”的规格大小分为128字节和512字节两种。</w:t>
      </w:r>
    </w:p>
    <w:p w14:paraId="600E0218">
      <w:pPr>
        <w:pStyle w:val="50"/>
      </w:pPr>
      <w:r>
        <w:t>分片时，按照由小到大的可能进行判断，以MAC帧分完为结束。如果MAC帧小于一个128字节，则不用分片，整个MAC帧作为一个“物理块体”使用。如果一个128的不能存下，一个512字节的分片能存下，则只分一个512字节的分片。大于一个512字节的，同理，继续按照512字节的单元继续分片，分完为止。</w:t>
      </w:r>
    </w:p>
    <w:p w14:paraId="627B449C">
      <w:pPr>
        <w:pStyle w:val="50"/>
      </w:pPr>
      <w:r>
        <w:t>需要注意的是，一个MAC帧的所有分片，只能是一种大小格式，136字节或者520字节。最后一个分片中，如果数据的大小不足时，全部以0来补充。</w:t>
      </w:r>
    </w:p>
    <w:p w14:paraId="1B49276C">
      <w:pPr>
        <w:pStyle w:val="50"/>
      </w:pPr>
      <w:r>
        <w:t>每一个MAC帧的分片与一个“序列号”相关联。每帧的第一个分片的“序列号”被初始化为零，一个新分片产生时进行递增。</w:t>
      </w:r>
    </w:p>
    <w:p w14:paraId="0E156109">
      <w:pPr>
        <w:pStyle w:val="50"/>
      </w:pPr>
      <w:r>
        <w:rPr>
          <w:rFonts w:hint="eastAsia"/>
        </w:rPr>
        <w:t>无线仅</w:t>
      </w:r>
      <w:r>
        <w:t>支持一个物理块，分为为</w:t>
      </w:r>
      <w:r>
        <w:rPr>
          <w:rFonts w:hint="eastAsia"/>
        </w:rPr>
        <w:t>16/40/72/136/264/520字节</w:t>
      </w:r>
      <w:r>
        <w:t>，不支持对一个</w:t>
      </w:r>
      <w:r>
        <w:rPr>
          <w:rFonts w:hint="eastAsia"/>
        </w:rPr>
        <w:t>MAC帧</w:t>
      </w:r>
      <w:r>
        <w:t>进行分片。</w:t>
      </w:r>
    </w:p>
    <w:p w14:paraId="25CFEA5C">
      <w:pPr>
        <w:pStyle w:val="48"/>
      </w:pPr>
      <w:bookmarkStart w:id="3204" w:name="_Toc439785795"/>
      <w:bookmarkStart w:id="3205" w:name="_Toc402983425"/>
      <w:bookmarkStart w:id="3206" w:name="_Toc3263"/>
      <w:bookmarkStart w:id="3207" w:name="_Toc402982959"/>
      <w:bookmarkStart w:id="3208" w:name="_Toc405476704"/>
      <w:bookmarkStart w:id="3209" w:name="_Toc403570367"/>
      <w:bookmarkStart w:id="3210" w:name="_Toc408859954"/>
      <w:bookmarkStart w:id="3211" w:name="_Toc399259299"/>
      <w:bookmarkStart w:id="3212" w:name="_Toc402983891"/>
      <w:bookmarkStart w:id="3213" w:name="_Toc400798969"/>
      <w:bookmarkStart w:id="3214" w:name="_Toc27364"/>
      <w:bookmarkStart w:id="3215" w:name="_Toc403585362"/>
      <w:bookmarkStart w:id="3216" w:name="_Toc399757341"/>
      <w:bookmarkStart w:id="3217" w:name="_Toc399229075"/>
      <w:r>
        <w:t>长MPDU的生成</w:t>
      </w:r>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r>
        <w:t xml:space="preserve"> </w:t>
      </w:r>
    </w:p>
    <w:p w14:paraId="45B579A6">
      <w:pPr>
        <w:pStyle w:val="50"/>
      </w:pPr>
      <w:r>
        <w:t>当一个MAC帧在分片后，存在多个分片时，可以使用长MPDU进行传输。</w:t>
      </w:r>
    </w:p>
    <w:p w14:paraId="51AE98A2">
      <w:pPr>
        <w:pStyle w:val="50"/>
      </w:pPr>
      <w:r>
        <w:t>长MPDU的生成，如</w:t>
      </w:r>
      <w:r>
        <w:fldChar w:fldCharType="begin"/>
      </w:r>
      <w:r>
        <w:instrText xml:space="preserve"> REF _Ref56776359 \h  \* MERGEFORMAT </w:instrText>
      </w:r>
      <w:r>
        <w:fldChar w:fldCharType="separate"/>
      </w:r>
      <w:r>
        <w:t>图 33</w:t>
      </w:r>
      <w:r>
        <w:fldChar w:fldCharType="end"/>
      </w:r>
      <w:r>
        <w:t>所示</w:t>
      </w:r>
      <w:r>
        <w:rPr>
          <w:rFonts w:hint="eastAsia"/>
        </w:rPr>
        <w:t>。</w:t>
      </w:r>
    </w:p>
    <w:p w14:paraId="288FBFF3">
      <w:pPr>
        <w:pStyle w:val="50"/>
      </w:pPr>
    </w:p>
    <w:p w14:paraId="70568FE1">
      <w:r>
        <w:pict>
          <v:shape id="_x0000_i1055" o:spt="75" type="#_x0000_t75" style="height:242.25pt;width:460.5pt;" filled="f" o:preferrelative="t" stroked="f" coordsize="21600,21600">
            <v:path/>
            <v:fill on="f" focussize="0,0"/>
            <v:stroke on="f" joinstyle="miter"/>
            <v:imagedata r:id="rId58" o:title=""/>
            <o:lock v:ext="edit" aspectratio="t"/>
            <w10:wrap type="none"/>
            <w10:anchorlock/>
          </v:shape>
        </w:pict>
      </w:r>
    </w:p>
    <w:p w14:paraId="5AB028EB">
      <w:pPr>
        <w:pStyle w:val="10"/>
      </w:pPr>
      <w:bookmarkStart w:id="3218" w:name="_Ref56776359"/>
      <w:bookmarkStart w:id="3219" w:name="_Ref399142790"/>
      <w:bookmarkStart w:id="3220" w:name="_Toc402983098"/>
      <w:bookmarkStart w:id="3221" w:name="_Toc399757512"/>
      <w:bookmarkStart w:id="3222" w:name="_Toc405476851"/>
      <w:bookmarkStart w:id="3223" w:name="_Toc400799114"/>
      <w:bookmarkStart w:id="3224" w:name="_Toc408860125"/>
      <w:bookmarkStart w:id="3225" w:name="_Toc403585501"/>
      <w:bookmarkStart w:id="3226" w:name="_Toc399259478"/>
      <w:bookmarkStart w:id="3227" w:name="_Toc399229270"/>
      <w:bookmarkStart w:id="3228" w:name="_Toc402983564"/>
      <w:bookmarkStart w:id="3229" w:name="_Toc402984030"/>
      <w:bookmarkStart w:id="3230" w:name="_Toc403570542"/>
      <w:r>
        <w:t xml:space="preserve">图 </w:t>
      </w:r>
      <w:r>
        <w:fldChar w:fldCharType="begin"/>
      </w:r>
      <w:r>
        <w:instrText xml:space="preserve"> SEQ 图 \* ARABIC </w:instrText>
      </w:r>
      <w:r>
        <w:fldChar w:fldCharType="separate"/>
      </w:r>
      <w:r>
        <w:t>33</w:t>
      </w:r>
      <w:r>
        <w:fldChar w:fldCharType="end"/>
      </w:r>
      <w:bookmarkEnd w:id="3218"/>
      <w:r>
        <w:t xml:space="preserve"> 长MPDU生成示意图</w:t>
      </w:r>
      <w:bookmarkEnd w:id="3219"/>
      <w:bookmarkEnd w:id="3220"/>
      <w:bookmarkEnd w:id="3221"/>
      <w:bookmarkEnd w:id="3222"/>
      <w:bookmarkEnd w:id="3223"/>
      <w:bookmarkEnd w:id="3224"/>
      <w:bookmarkEnd w:id="3225"/>
      <w:bookmarkEnd w:id="3226"/>
      <w:bookmarkEnd w:id="3227"/>
      <w:bookmarkEnd w:id="3228"/>
      <w:bookmarkEnd w:id="3229"/>
      <w:bookmarkEnd w:id="3230"/>
    </w:p>
    <w:p w14:paraId="5A1A1520">
      <w:pPr>
        <w:pStyle w:val="48"/>
      </w:pPr>
      <w:bookmarkStart w:id="3231" w:name="_Toc399259300"/>
      <w:bookmarkStart w:id="3232" w:name="_Toc402982960"/>
      <w:bookmarkStart w:id="3233" w:name="_Toc29563"/>
      <w:bookmarkStart w:id="3234" w:name="_Toc403570368"/>
      <w:bookmarkStart w:id="3235" w:name="_Toc403585363"/>
      <w:bookmarkStart w:id="3236" w:name="_Toc408859955"/>
      <w:bookmarkStart w:id="3237" w:name="_Toc402983892"/>
      <w:bookmarkStart w:id="3238" w:name="_Toc405476705"/>
      <w:bookmarkStart w:id="3239" w:name="_Toc399757342"/>
      <w:bookmarkStart w:id="3240" w:name="_Toc21193"/>
      <w:bookmarkStart w:id="3241" w:name="_Toc399229076"/>
      <w:bookmarkStart w:id="3242" w:name="_Toc402983426"/>
      <w:bookmarkStart w:id="3243" w:name="_Toc439785796"/>
      <w:bookmarkStart w:id="3244" w:name="_Toc23348"/>
      <w:bookmarkStart w:id="3245" w:name="_Toc400798970"/>
      <w:r>
        <w:t>重组</w:t>
      </w:r>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r>
        <w:t xml:space="preserve"> </w:t>
      </w:r>
    </w:p>
    <w:p w14:paraId="724B0B88">
      <w:pPr>
        <w:pStyle w:val="50"/>
      </w:pPr>
      <w:r>
        <w:t>当一个MPDU的所有“物理体”被接收端接收成功后，则需要将所有的“物理块体”重组成为一个MAC帧。重组时，需要根据“物理块头”中的“序列号”，将所有的“物理块体”进行有序的重组。</w:t>
      </w:r>
    </w:p>
    <w:p w14:paraId="2300F22C">
      <w:pPr>
        <w:pStyle w:val="50"/>
      </w:pPr>
      <w:r>
        <w:t>重组完成后，需要进行完整性校验，以判断MAC帧的传输完整。一个重组后的MAC帧只能提取一个完整的MSDU。</w:t>
      </w:r>
    </w:p>
    <w:p w14:paraId="784453A1">
      <w:pPr>
        <w:pStyle w:val="50"/>
      </w:pPr>
      <w:r>
        <w:t>MAC帧重组的过程，正好和MAC帧分片的过程相反，如</w:t>
      </w:r>
      <w:r>
        <w:fldChar w:fldCharType="begin"/>
      </w:r>
      <w:r>
        <w:instrText xml:space="preserve"> REF _Ref56776386 \h  \* MERGEFORMAT </w:instrText>
      </w:r>
      <w:r>
        <w:fldChar w:fldCharType="separate"/>
      </w:r>
      <w:r>
        <w:t>图 34</w:t>
      </w:r>
      <w:r>
        <w:fldChar w:fldCharType="end"/>
      </w:r>
      <w:r>
        <w:t>所示</w:t>
      </w:r>
      <w:r>
        <w:rPr>
          <w:rFonts w:hint="eastAsia"/>
        </w:rPr>
        <w:t>。</w:t>
      </w:r>
    </w:p>
    <w:p w14:paraId="5F9A96E8">
      <w:pPr>
        <w:pStyle w:val="129"/>
      </w:pPr>
      <w:r>
        <w:pict>
          <v:shape id="_x0000_i1056" o:spt="75" type="#_x0000_t75" style="height:253.5pt;width:447pt;" filled="f" o:preferrelative="t" stroked="f" coordsize="21600,21600">
            <v:path/>
            <v:fill on="f" focussize="0,0"/>
            <v:stroke on="f" joinstyle="miter"/>
            <v:imagedata r:id="rId59" o:title=""/>
            <o:lock v:ext="edit" aspectratio="t"/>
            <w10:wrap type="none"/>
            <w10:anchorlock/>
          </v:shape>
        </w:pict>
      </w:r>
    </w:p>
    <w:p w14:paraId="1AF22C82">
      <w:pPr>
        <w:pStyle w:val="10"/>
      </w:pPr>
      <w:bookmarkStart w:id="3246" w:name="_Ref56776386"/>
      <w:bookmarkStart w:id="3247" w:name="_Toc402984031"/>
      <w:bookmarkStart w:id="3248" w:name="_Toc405476852"/>
      <w:bookmarkStart w:id="3249" w:name="_Toc400799115"/>
      <w:bookmarkStart w:id="3250" w:name="_Toc402983565"/>
      <w:bookmarkStart w:id="3251" w:name="_Toc402983099"/>
      <w:bookmarkStart w:id="3252" w:name="_Toc399757513"/>
      <w:bookmarkStart w:id="3253" w:name="_Toc408860126"/>
      <w:bookmarkStart w:id="3254" w:name="_Toc403585502"/>
      <w:bookmarkStart w:id="3255" w:name="_Toc399259479"/>
      <w:bookmarkStart w:id="3256" w:name="_Toc403570543"/>
      <w:bookmarkStart w:id="3257" w:name="_Ref399142803"/>
      <w:bookmarkStart w:id="3258" w:name="_Toc399229271"/>
      <w:r>
        <w:t xml:space="preserve">图 </w:t>
      </w:r>
      <w:r>
        <w:fldChar w:fldCharType="begin"/>
      </w:r>
      <w:r>
        <w:instrText xml:space="preserve"> SEQ 图 \* ARABIC </w:instrText>
      </w:r>
      <w:r>
        <w:fldChar w:fldCharType="separate"/>
      </w:r>
      <w:r>
        <w:t>34</w:t>
      </w:r>
      <w:r>
        <w:fldChar w:fldCharType="end"/>
      </w:r>
      <w:bookmarkEnd w:id="3246"/>
      <w:r>
        <w:t xml:space="preserve"> MAC帧重组示意图</w:t>
      </w:r>
      <w:bookmarkEnd w:id="3247"/>
      <w:bookmarkEnd w:id="3248"/>
      <w:bookmarkEnd w:id="3249"/>
      <w:bookmarkEnd w:id="3250"/>
      <w:bookmarkEnd w:id="3251"/>
      <w:bookmarkEnd w:id="3252"/>
      <w:bookmarkEnd w:id="3253"/>
      <w:bookmarkEnd w:id="3254"/>
      <w:bookmarkEnd w:id="3255"/>
      <w:bookmarkEnd w:id="3256"/>
      <w:bookmarkEnd w:id="3257"/>
      <w:bookmarkEnd w:id="3258"/>
    </w:p>
    <w:p w14:paraId="242F4991">
      <w:pPr>
        <w:pStyle w:val="48"/>
      </w:pPr>
      <w:bookmarkStart w:id="3259" w:name="_Toc400798971"/>
      <w:bookmarkStart w:id="3260" w:name="_Toc399259301"/>
      <w:bookmarkStart w:id="3261" w:name="_Toc402983427"/>
      <w:bookmarkStart w:id="3262" w:name="_Toc20730"/>
      <w:bookmarkStart w:id="3263" w:name="_Toc16284"/>
      <w:bookmarkStart w:id="3264" w:name="_Toc402982961"/>
      <w:bookmarkStart w:id="3265" w:name="_Toc403570369"/>
      <w:bookmarkStart w:id="3266" w:name="_Toc402983893"/>
      <w:bookmarkStart w:id="3267" w:name="_Toc409125982"/>
      <w:bookmarkStart w:id="3268" w:name="_Toc408859956"/>
      <w:bookmarkStart w:id="3269" w:name="_Toc439785797"/>
      <w:bookmarkStart w:id="3270" w:name="_Toc14958"/>
      <w:bookmarkStart w:id="3271" w:name="_Toc403585364"/>
      <w:bookmarkStart w:id="3272" w:name="_Toc405476706"/>
      <w:bookmarkStart w:id="3273" w:name="_Toc399229078"/>
      <w:bookmarkStart w:id="3274" w:name="_Toc399757343"/>
      <w:r>
        <w:t>选择确认重传</w:t>
      </w:r>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r>
        <w:t xml:space="preserve"> </w:t>
      </w:r>
    </w:p>
    <w:p w14:paraId="4B506120">
      <w:pPr>
        <w:pStyle w:val="50"/>
      </w:pPr>
      <w:r>
        <w:t>SOF帧发送时，可以指定站点进行回应，所指定的站点，在接收到该SOF帧后，以“选择确认”(SACK)帧进行回应。“选择确认”，对于发送站点，是可选策略，对于接收站点，如果被指定回应“选择确认”，则被指定的接收站点，</w:t>
      </w:r>
      <w:del w:id="156" w:author="gddw" w:date="2026-02-09T10:24:13Z">
        <w:r>
          <w:rPr/>
          <w:delText>必须</w:delText>
        </w:r>
      </w:del>
      <w:ins w:id="157" w:author="gddw" w:date="2026-02-09T10:24:13Z">
        <w:r>
          <w:rPr>
            <w:rFonts w:hint="eastAsia"/>
            <w:lang w:eastAsia="zh-CN"/>
          </w:rPr>
          <w:t>应</w:t>
        </w:r>
      </w:ins>
      <w:r>
        <w:t>回应。</w:t>
      </w:r>
    </w:p>
    <w:p w14:paraId="628796F3">
      <w:pPr>
        <w:pStyle w:val="50"/>
      </w:pPr>
      <w:r>
        <w:t>回应“选择确认”帧的站点，是通过SOF帧“帧控制”中的“目的TEI”来指定，当接收站点的TEI与接收到的SOF帧的“帧控制”中的“目的TEI”一致时，则接收站点需要回复“选择确认”报文。</w:t>
      </w:r>
    </w:p>
    <w:p w14:paraId="0A36953A">
      <w:pPr>
        <w:pStyle w:val="50"/>
      </w:pPr>
      <w:r>
        <w:t>SOF帧的发送站点，可以根据SOF帧的接收站点回复的“选择确认”帧，判断SOF帧的接收情况。“选择确认”帧中的“接收结果”字段和“接收状态”字段，说明了接收站点对于SOF帧的“帧载荷”中具体的“物理块”的接收情况。</w:t>
      </w:r>
    </w:p>
    <w:p w14:paraId="713DA901">
      <w:pPr>
        <w:pStyle w:val="50"/>
      </w:pPr>
      <w:r>
        <w:t>对于没有成功接收的“物理块”，需要将整个报文进行重传。</w:t>
      </w:r>
    </w:p>
    <w:p w14:paraId="4611D614">
      <w:pPr>
        <w:pStyle w:val="50"/>
      </w:pPr>
      <w:r>
        <w:t>发送站点对于重传的报文，需要在SOF帧的“帧控制”中设置“重传标志位”字段。接收站点可以根据前一个报文的成功“物理块”，和重传报文的成功“物理块”，重组完整的MAC帧。</w:t>
      </w:r>
    </w:p>
    <w:p w14:paraId="2697747B">
      <w:pPr>
        <w:pStyle w:val="48"/>
      </w:pPr>
      <w:bookmarkStart w:id="3275" w:name="_Toc25517"/>
      <w:bookmarkStart w:id="3276" w:name="_Toc403570370"/>
      <w:bookmarkStart w:id="3277" w:name="_Toc403585365"/>
      <w:bookmarkStart w:id="3278" w:name="_Toc399229079"/>
      <w:bookmarkStart w:id="3279" w:name="_Toc408859957"/>
      <w:bookmarkStart w:id="3280" w:name="_Toc405476707"/>
      <w:bookmarkStart w:id="3281" w:name="_Toc409125983"/>
      <w:bookmarkStart w:id="3282" w:name="_Toc29139"/>
      <w:bookmarkStart w:id="3283" w:name="_Toc402983428"/>
      <w:bookmarkStart w:id="3284" w:name="_Toc402983894"/>
      <w:bookmarkStart w:id="3285" w:name="_Toc402982962"/>
      <w:bookmarkStart w:id="3286" w:name="_Toc439785798"/>
      <w:bookmarkStart w:id="3287" w:name="_Toc400798972"/>
      <w:bookmarkStart w:id="3288" w:name="_Toc399259302"/>
      <w:bookmarkStart w:id="3289" w:name="_Toc399757344"/>
      <w:bookmarkStart w:id="3290" w:name="_Toc26874"/>
      <w:r>
        <w:t>报文过滤</w:t>
      </w:r>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p>
    <w:p w14:paraId="2501E9E4">
      <w:pPr>
        <w:pStyle w:val="50"/>
      </w:pPr>
      <w:r>
        <w:t>在宽带载波通信网络中，对于端到端的同一个MAC数据报文，转发站点在转发时，需要判断该报文是否为重复报文，对于重复的报文，不需要根据MPDU的触发，而进行重复的转发。</w:t>
      </w:r>
    </w:p>
    <w:p w14:paraId="1E426ADA">
      <w:pPr>
        <w:pStyle w:val="50"/>
      </w:pPr>
      <w:r>
        <w:t>报文过滤原理如</w:t>
      </w:r>
      <w:r>
        <w:fldChar w:fldCharType="begin"/>
      </w:r>
      <w:r>
        <w:instrText xml:space="preserve"> REF _Ref56776415 \h  \* MERGEFORMAT </w:instrText>
      </w:r>
      <w:r>
        <w:fldChar w:fldCharType="separate"/>
      </w:r>
      <w:r>
        <w:t>图 35</w:t>
      </w:r>
      <w:r>
        <w:fldChar w:fldCharType="end"/>
      </w:r>
      <w:r>
        <w:t>所示，对于同一个MAC帧MAC0，当转发站点2判断MAC0已经转发过一次，则不需要根据MPDU3的触发，而转发MAC0两次。</w:t>
      </w:r>
    </w:p>
    <w:p w14:paraId="358E9F34">
      <w:pPr>
        <w:pStyle w:val="129"/>
      </w:pPr>
      <w:r>
        <w:pict>
          <v:shape id="_x0000_i1057" o:spt="75" type="#_x0000_t75" style="height:303.75pt;width:232.5pt;" filled="f" o:preferrelative="t" stroked="f" coordsize="21600,21600">
            <v:path/>
            <v:fill on="f" focussize="0,0"/>
            <v:stroke on="f" joinstyle="miter"/>
            <v:imagedata r:id="rId60" o:title=""/>
            <o:lock v:ext="edit" aspectratio="t"/>
            <w10:wrap type="none"/>
            <w10:anchorlock/>
          </v:shape>
        </w:pict>
      </w:r>
    </w:p>
    <w:p w14:paraId="32F38D50">
      <w:pPr>
        <w:pStyle w:val="10"/>
      </w:pPr>
      <w:bookmarkStart w:id="3291" w:name="_Ref56776415"/>
      <w:bookmarkStart w:id="3292" w:name="_Toc405476853"/>
      <w:bookmarkStart w:id="3293" w:name="_Toc399259480"/>
      <w:bookmarkStart w:id="3294" w:name="_Ref399142840"/>
      <w:bookmarkStart w:id="3295" w:name="_Toc403570544"/>
      <w:bookmarkStart w:id="3296" w:name="_Toc402984032"/>
      <w:bookmarkStart w:id="3297" w:name="_Toc408860127"/>
      <w:bookmarkStart w:id="3298" w:name="_Toc403585503"/>
      <w:bookmarkStart w:id="3299" w:name="_Toc402983100"/>
      <w:bookmarkStart w:id="3300" w:name="_Toc399757514"/>
      <w:bookmarkStart w:id="3301" w:name="_Toc402983566"/>
      <w:bookmarkStart w:id="3302" w:name="_Toc400799116"/>
      <w:bookmarkStart w:id="3303" w:name="_Toc399229272"/>
      <w:r>
        <w:t xml:space="preserve">图 </w:t>
      </w:r>
      <w:r>
        <w:fldChar w:fldCharType="begin"/>
      </w:r>
      <w:r>
        <w:instrText xml:space="preserve"> SEQ 图 \* ARABIC </w:instrText>
      </w:r>
      <w:r>
        <w:fldChar w:fldCharType="separate"/>
      </w:r>
      <w:r>
        <w:t>35</w:t>
      </w:r>
      <w:r>
        <w:fldChar w:fldCharType="end"/>
      </w:r>
      <w:bookmarkEnd w:id="3291"/>
      <w:r>
        <w:t xml:space="preserve"> 报文过滤示意图</w:t>
      </w:r>
      <w:bookmarkEnd w:id="3292"/>
      <w:bookmarkEnd w:id="3293"/>
      <w:bookmarkEnd w:id="3294"/>
      <w:bookmarkEnd w:id="3295"/>
      <w:bookmarkEnd w:id="3296"/>
      <w:bookmarkEnd w:id="3297"/>
      <w:bookmarkEnd w:id="3298"/>
      <w:bookmarkEnd w:id="3299"/>
      <w:bookmarkEnd w:id="3300"/>
      <w:bookmarkEnd w:id="3301"/>
      <w:bookmarkEnd w:id="3302"/>
      <w:bookmarkEnd w:id="3303"/>
    </w:p>
    <w:p w14:paraId="06DA5EE2">
      <w:pPr>
        <w:pStyle w:val="48"/>
      </w:pPr>
      <w:bookmarkStart w:id="3304" w:name="_Toc399229081"/>
      <w:bookmarkStart w:id="3305" w:name="_Toc402982963"/>
      <w:bookmarkStart w:id="3306" w:name="_Toc405476708"/>
      <w:bookmarkStart w:id="3307" w:name="_Toc402983429"/>
      <w:bookmarkStart w:id="3308" w:name="_Toc408859958"/>
      <w:bookmarkStart w:id="3309" w:name="_Toc459"/>
      <w:bookmarkStart w:id="3310" w:name="_Toc16660"/>
      <w:bookmarkStart w:id="3311" w:name="_Toc402983895"/>
      <w:bookmarkStart w:id="3312" w:name="_Toc3251"/>
      <w:bookmarkStart w:id="3313" w:name="_Toc403585366"/>
      <w:bookmarkStart w:id="3314" w:name="_Toc409125984"/>
      <w:bookmarkStart w:id="3315" w:name="_Toc399757345"/>
      <w:bookmarkStart w:id="3316" w:name="_Toc403570371"/>
      <w:bookmarkStart w:id="3317" w:name="_Toc439785799"/>
      <w:bookmarkStart w:id="3318" w:name="_Toc400798973"/>
      <w:bookmarkStart w:id="3319" w:name="_Toc399259303"/>
      <w:r>
        <w:t>单播/广播</w:t>
      </w:r>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p>
    <w:p w14:paraId="3238F48F">
      <w:pPr>
        <w:pStyle w:val="50"/>
      </w:pPr>
      <w:r>
        <w:t>对于SOF帧，在宽带载波通信网络中发送时，可采用单播和广播机制，来控制报文转发的范围。单播报文和广播报文通过</w:t>
      </w:r>
      <w:r>
        <w:rPr>
          <w:rFonts w:hint="eastAsia"/>
        </w:rPr>
        <w:t>MAC</w:t>
      </w:r>
      <w:r>
        <w:t>帧头中的</w:t>
      </w:r>
      <w:r>
        <w:rPr>
          <w:rFonts w:hint="eastAsia"/>
        </w:rPr>
        <w:t>“发送类型”</w:t>
      </w:r>
      <w:r>
        <w:t>字段区别。</w:t>
      </w:r>
    </w:p>
    <w:p w14:paraId="2D386C15">
      <w:pPr>
        <w:pStyle w:val="50"/>
      </w:pPr>
      <w:r>
        <w:t>广播方式，是指报文发送时，通过设置“</w:t>
      </w:r>
      <w:r>
        <w:rPr>
          <w:rFonts w:hint="eastAsia"/>
        </w:rPr>
        <w:t>发送</w:t>
      </w:r>
      <w:r>
        <w:t>类型”字段为1</w:t>
      </w:r>
      <w:r>
        <w:rPr>
          <w:rFonts w:hint="eastAsia"/>
        </w:rPr>
        <w:t>、2、3、4</w:t>
      </w:r>
      <w:r>
        <w:t>来指定该报文是广播报文，接收站点在接收到广播报文时，</w:t>
      </w:r>
      <w:del w:id="158" w:author="gddw" w:date="2026-02-09T10:24:13Z">
        <w:r>
          <w:rPr/>
          <w:delText>必须</w:delText>
        </w:r>
      </w:del>
      <w:ins w:id="159" w:author="gddw" w:date="2026-02-09T10:24:13Z">
        <w:r>
          <w:rPr>
            <w:rFonts w:hint="eastAsia"/>
            <w:lang w:eastAsia="zh-CN"/>
          </w:rPr>
          <w:t>应</w:t>
        </w:r>
      </w:ins>
      <w:r>
        <w:t>进行处理。</w:t>
      </w:r>
    </w:p>
    <w:p w14:paraId="329989AA">
      <w:pPr>
        <w:pStyle w:val="50"/>
      </w:pPr>
      <w:r>
        <w:t>单播方式，是指报文发送时，通过SOF帧“帧控制”的“目的TEI”来指定了具体的接收站点，其他站点从线路上检出单播报文时，如果“目的TEI”不是本站点，则不需要处理。</w:t>
      </w:r>
    </w:p>
    <w:p w14:paraId="0858CD30">
      <w:pPr>
        <w:pStyle w:val="50"/>
      </w:pPr>
      <w:r>
        <w:t>单播报文收发的示意图如</w:t>
      </w:r>
      <w:r>
        <w:fldChar w:fldCharType="begin"/>
      </w:r>
      <w:r>
        <w:instrText xml:space="preserve"> REF _Ref56776437 \h  \* MERGEFORMAT </w:instrText>
      </w:r>
      <w:r>
        <w:fldChar w:fldCharType="separate"/>
      </w:r>
      <w:r>
        <w:t>图 36</w:t>
      </w:r>
      <w:r>
        <w:fldChar w:fldCharType="end"/>
      </w:r>
      <w:r>
        <w:rPr>
          <w:rFonts w:hint="eastAsia"/>
        </w:rPr>
        <w:t>所示，</w:t>
      </w:r>
      <w:r>
        <w:t>CCO发送的报文，指定目的地址是STA1，则PCO1也在可正确接收报文的范围内，但是不需要处理。</w:t>
      </w:r>
    </w:p>
    <w:p w14:paraId="00BA91E4">
      <w:pPr>
        <w:pStyle w:val="129"/>
      </w:pPr>
      <w:r>
        <w:pict>
          <v:shape id="_x0000_i1058" o:spt="75" type="#_x0000_t75" style="height:280.5pt;width:192.75pt;" filled="f" o:preferrelative="t" stroked="f" coordsize="21600,21600">
            <v:path/>
            <v:fill on="f" focussize="0,0"/>
            <v:stroke on="f" joinstyle="miter"/>
            <v:imagedata r:id="rId61" o:title=""/>
            <o:lock v:ext="edit" aspectratio="t"/>
            <w10:wrap type="none"/>
            <w10:anchorlock/>
          </v:shape>
        </w:pict>
      </w:r>
    </w:p>
    <w:p w14:paraId="7715EE02">
      <w:pPr>
        <w:pStyle w:val="10"/>
      </w:pPr>
      <w:bookmarkStart w:id="3320" w:name="_Ref56776437"/>
      <w:bookmarkStart w:id="3321" w:name="_Toc403570545"/>
      <w:bookmarkStart w:id="3322" w:name="_Toc408860128"/>
      <w:bookmarkStart w:id="3323" w:name="_Toc402983567"/>
      <w:bookmarkStart w:id="3324" w:name="_Toc402983101"/>
      <w:bookmarkStart w:id="3325" w:name="_Toc399259481"/>
      <w:bookmarkStart w:id="3326" w:name="_Toc399229274"/>
      <w:bookmarkStart w:id="3327" w:name="_Toc405476854"/>
      <w:bookmarkStart w:id="3328" w:name="_Toc402984033"/>
      <w:bookmarkStart w:id="3329" w:name="_Toc403585504"/>
      <w:bookmarkStart w:id="3330" w:name="_Toc399757515"/>
      <w:bookmarkStart w:id="3331" w:name="_Ref399142889"/>
      <w:bookmarkStart w:id="3332" w:name="_Toc400799117"/>
      <w:r>
        <w:t xml:space="preserve">图 </w:t>
      </w:r>
      <w:r>
        <w:fldChar w:fldCharType="begin"/>
      </w:r>
      <w:r>
        <w:instrText xml:space="preserve"> SEQ 图 \* ARABIC </w:instrText>
      </w:r>
      <w:r>
        <w:fldChar w:fldCharType="separate"/>
      </w:r>
      <w:r>
        <w:t>36</w:t>
      </w:r>
      <w:r>
        <w:fldChar w:fldCharType="end"/>
      </w:r>
      <w:bookmarkEnd w:id="3320"/>
      <w:r>
        <w:t xml:space="preserve"> 单播报文收发示意图</w:t>
      </w:r>
      <w:bookmarkEnd w:id="3321"/>
      <w:bookmarkEnd w:id="3322"/>
      <w:bookmarkEnd w:id="3323"/>
      <w:bookmarkEnd w:id="3324"/>
      <w:bookmarkEnd w:id="3325"/>
      <w:bookmarkEnd w:id="3326"/>
      <w:bookmarkEnd w:id="3327"/>
      <w:bookmarkEnd w:id="3328"/>
      <w:bookmarkEnd w:id="3329"/>
      <w:bookmarkEnd w:id="3330"/>
      <w:bookmarkEnd w:id="3331"/>
      <w:bookmarkEnd w:id="3332"/>
    </w:p>
    <w:p w14:paraId="7528490C">
      <w:pPr>
        <w:pStyle w:val="50"/>
      </w:pPr>
      <w:r>
        <w:t>广播方式，是指报文发送时，通过设置“</w:t>
      </w:r>
      <w:r>
        <w:rPr>
          <w:rFonts w:hint="eastAsia"/>
        </w:rPr>
        <w:t>TEI过滤标志位</w:t>
      </w:r>
      <w:r>
        <w:t>”字段为1和“目的TEI”为0xFFF来指定该报文是广播报文，接收站点在接收到广播报文时，</w:t>
      </w:r>
      <w:del w:id="160" w:author="gddw" w:date="2026-02-09T10:24:13Z">
        <w:r>
          <w:rPr/>
          <w:delText>必须</w:delText>
        </w:r>
      </w:del>
      <w:ins w:id="161" w:author="gddw" w:date="2026-02-09T10:24:13Z">
        <w:r>
          <w:rPr>
            <w:rFonts w:hint="eastAsia"/>
            <w:lang w:eastAsia="zh-CN"/>
          </w:rPr>
          <w:t>应</w:t>
        </w:r>
      </w:ins>
      <w:r>
        <w:t>进行处理。</w:t>
      </w:r>
    </w:p>
    <w:p w14:paraId="4B4EE2F4">
      <w:pPr>
        <w:pStyle w:val="50"/>
      </w:pPr>
      <w:r>
        <w:t>根据处理的不同，广播报文区分为本地广播和全网广播，可根据MAC帧头中的“发送类型”字段判断该报文是本地广播还是全网广播，对于全网广播的报文，站点在处理后，还需要进一步转发，转发的方向可根据MAC帧头中的“广播方向”字段来确定。同时，广播报文在发送时，也可以指定某个站点，对该广播报文进行“选择确认”帧回应。</w:t>
      </w:r>
    </w:p>
    <w:p w14:paraId="3765D73E">
      <w:pPr>
        <w:pStyle w:val="50"/>
      </w:pPr>
      <w:r>
        <w:t>本地广播报文的转发如</w:t>
      </w:r>
      <w:r>
        <w:fldChar w:fldCharType="begin"/>
      </w:r>
      <w:r>
        <w:instrText xml:space="preserve"> REF _Ref56776479 \h  \* MERGEFORMAT </w:instrText>
      </w:r>
      <w:r>
        <w:fldChar w:fldCharType="separate"/>
      </w:r>
      <w:r>
        <w:t>图 37</w:t>
      </w:r>
      <w:r>
        <w:fldChar w:fldCharType="end"/>
      </w:r>
      <w:r>
        <w:t>所示</w:t>
      </w:r>
      <w:r>
        <w:rPr>
          <w:rFonts w:hint="eastAsia"/>
        </w:rPr>
        <w:t>，</w:t>
      </w:r>
      <w:r>
        <w:t>CCO发送的本地广播报文，STA1和PCO1接收后，并不进行转发。</w:t>
      </w:r>
    </w:p>
    <w:p w14:paraId="1C67A289">
      <w:pPr>
        <w:pStyle w:val="129"/>
      </w:pPr>
      <w:r>
        <w:pict>
          <v:shape id="_x0000_i1059" o:spt="75" type="#_x0000_t75" style="height:259.5pt;width:176.25pt;" filled="f" o:preferrelative="t" stroked="f" coordsize="21600,21600">
            <v:path/>
            <v:fill on="f" focussize="0,0"/>
            <v:stroke on="f" joinstyle="miter"/>
            <v:imagedata r:id="rId62" o:title=""/>
            <o:lock v:ext="edit" aspectratio="t"/>
            <w10:wrap type="none"/>
            <w10:anchorlock/>
          </v:shape>
        </w:pict>
      </w:r>
    </w:p>
    <w:p w14:paraId="01E3CF8E">
      <w:pPr>
        <w:pStyle w:val="10"/>
      </w:pPr>
      <w:bookmarkStart w:id="3333" w:name="_Ref56776479"/>
      <w:bookmarkStart w:id="3334" w:name="_Toc399757516"/>
      <w:bookmarkStart w:id="3335" w:name="_Toc403570546"/>
      <w:bookmarkStart w:id="3336" w:name="_Toc399259482"/>
      <w:bookmarkStart w:id="3337" w:name="_Toc400799118"/>
      <w:bookmarkStart w:id="3338" w:name="_Toc403585505"/>
      <w:bookmarkStart w:id="3339" w:name="_Toc399229275"/>
      <w:bookmarkStart w:id="3340" w:name="_Toc408860129"/>
      <w:bookmarkStart w:id="3341" w:name="_Toc405476855"/>
      <w:bookmarkStart w:id="3342" w:name="_Ref399142918"/>
      <w:bookmarkStart w:id="3343" w:name="_Toc402984034"/>
      <w:bookmarkStart w:id="3344" w:name="_Toc402983568"/>
      <w:bookmarkStart w:id="3345" w:name="_Toc402983102"/>
      <w:r>
        <w:t xml:space="preserve">图 </w:t>
      </w:r>
      <w:r>
        <w:fldChar w:fldCharType="begin"/>
      </w:r>
      <w:r>
        <w:instrText xml:space="preserve"> SEQ 图 \* ARABIC </w:instrText>
      </w:r>
      <w:r>
        <w:fldChar w:fldCharType="separate"/>
      </w:r>
      <w:r>
        <w:t>37</w:t>
      </w:r>
      <w:r>
        <w:fldChar w:fldCharType="end"/>
      </w:r>
      <w:bookmarkEnd w:id="3333"/>
      <w:r>
        <w:t xml:space="preserve"> 本地广播收发示意图</w:t>
      </w:r>
      <w:bookmarkEnd w:id="3334"/>
      <w:bookmarkEnd w:id="3335"/>
      <w:bookmarkEnd w:id="3336"/>
      <w:bookmarkEnd w:id="3337"/>
      <w:bookmarkEnd w:id="3338"/>
      <w:bookmarkEnd w:id="3339"/>
      <w:bookmarkEnd w:id="3340"/>
      <w:bookmarkEnd w:id="3341"/>
      <w:bookmarkEnd w:id="3342"/>
      <w:bookmarkEnd w:id="3343"/>
      <w:bookmarkEnd w:id="3344"/>
      <w:bookmarkEnd w:id="3345"/>
    </w:p>
    <w:p w14:paraId="278C12CA">
      <w:pPr>
        <w:pStyle w:val="50"/>
      </w:pPr>
      <w:r>
        <w:t>全网下行广播如</w:t>
      </w:r>
      <w:r>
        <w:fldChar w:fldCharType="begin"/>
      </w:r>
      <w:r>
        <w:instrText xml:space="preserve"> REF _Ref56776503 \h  \* MERGEFORMAT </w:instrText>
      </w:r>
      <w:r>
        <w:fldChar w:fldCharType="separate"/>
      </w:r>
      <w:r>
        <w:t>图 38</w:t>
      </w:r>
      <w:r>
        <w:fldChar w:fldCharType="end"/>
      </w:r>
      <w:r>
        <w:t>所示</w:t>
      </w:r>
      <w:r>
        <w:rPr>
          <w:rFonts w:hint="eastAsia"/>
        </w:rPr>
        <w:t>，</w:t>
      </w:r>
      <w:r>
        <w:t>CCO发送的全网下行广播报文，STA1和PCO1在接收后，由PCO1进行了转发，PCO1转发的全网广播报文，PCO2也进行了转发，达到了全网站点都能接收处理的目的。全网上行广播，并没有真正意义上全网广播，STA发起上行广播时，只有层级低的代理接收到报文进行转发。</w:t>
      </w:r>
    </w:p>
    <w:p w14:paraId="6FD74A83">
      <w:pPr>
        <w:pStyle w:val="129"/>
      </w:pPr>
      <w:r>
        <w:pict>
          <v:shape id="_x0000_i1060" o:spt="75" type="#_x0000_t75" style="height:280.5pt;width:192pt;" filled="f" o:preferrelative="t" stroked="f" coordsize="21600,21600">
            <v:path/>
            <v:fill on="f" focussize="0,0"/>
            <v:stroke on="f" joinstyle="miter"/>
            <v:imagedata r:id="rId63" o:title=""/>
            <o:lock v:ext="edit" aspectratio="t"/>
            <w10:wrap type="none"/>
            <w10:anchorlock/>
          </v:shape>
        </w:pict>
      </w:r>
    </w:p>
    <w:p w14:paraId="3E0D017B">
      <w:pPr>
        <w:pStyle w:val="10"/>
      </w:pPr>
      <w:bookmarkStart w:id="3346" w:name="_Ref56776503"/>
      <w:bookmarkStart w:id="3347" w:name="_Toc402983569"/>
      <w:bookmarkStart w:id="3348" w:name="_Toc403585506"/>
      <w:bookmarkStart w:id="3349" w:name="_Toc399229276"/>
      <w:bookmarkStart w:id="3350" w:name="_Toc408860130"/>
      <w:bookmarkStart w:id="3351" w:name="_Ref399142942"/>
      <w:bookmarkStart w:id="3352" w:name="_Toc399259483"/>
      <w:bookmarkStart w:id="3353" w:name="_Toc399757517"/>
      <w:bookmarkStart w:id="3354" w:name="_Toc400799119"/>
      <w:bookmarkStart w:id="3355" w:name="_Toc405476856"/>
      <w:bookmarkStart w:id="3356" w:name="_Toc403570547"/>
      <w:bookmarkStart w:id="3357" w:name="_Toc402983103"/>
      <w:bookmarkStart w:id="3358" w:name="_Toc402984035"/>
      <w:r>
        <w:t xml:space="preserve">图 </w:t>
      </w:r>
      <w:r>
        <w:fldChar w:fldCharType="begin"/>
      </w:r>
      <w:r>
        <w:instrText xml:space="preserve"> SEQ 图 \* ARABIC </w:instrText>
      </w:r>
      <w:r>
        <w:fldChar w:fldCharType="separate"/>
      </w:r>
      <w:r>
        <w:t>38</w:t>
      </w:r>
      <w:r>
        <w:fldChar w:fldCharType="end"/>
      </w:r>
      <w:bookmarkEnd w:id="3346"/>
      <w:r>
        <w:t xml:space="preserve"> 全网广播收发示意图</w:t>
      </w:r>
      <w:bookmarkEnd w:id="3347"/>
      <w:bookmarkEnd w:id="3348"/>
      <w:bookmarkEnd w:id="3349"/>
      <w:bookmarkEnd w:id="3350"/>
      <w:bookmarkEnd w:id="3351"/>
      <w:bookmarkEnd w:id="3352"/>
      <w:bookmarkEnd w:id="3353"/>
      <w:bookmarkEnd w:id="3354"/>
      <w:bookmarkEnd w:id="3355"/>
      <w:bookmarkEnd w:id="3356"/>
      <w:bookmarkEnd w:id="3357"/>
      <w:bookmarkEnd w:id="3358"/>
    </w:p>
    <w:p w14:paraId="6E7F66CD">
      <w:pPr>
        <w:pStyle w:val="50"/>
      </w:pPr>
      <w:bookmarkStart w:id="3359" w:name="_Toc439785800"/>
      <w:bookmarkStart w:id="3360" w:name="_Toc402982964"/>
      <w:bookmarkStart w:id="3361" w:name="_Toc408859959"/>
      <w:bookmarkStart w:id="3362" w:name="_Toc409125985"/>
      <w:bookmarkStart w:id="3363" w:name="_Toc29105"/>
      <w:bookmarkStart w:id="3364" w:name="_Toc403570372"/>
      <w:bookmarkStart w:id="3365" w:name="_Toc402983896"/>
      <w:bookmarkStart w:id="3366" w:name="_Toc399757346"/>
      <w:bookmarkStart w:id="3367" w:name="_Toc400798974"/>
      <w:bookmarkStart w:id="3368" w:name="_Toc403585367"/>
      <w:bookmarkStart w:id="3369" w:name="_Toc402983430"/>
      <w:bookmarkStart w:id="3370" w:name="_Toc399229082"/>
      <w:bookmarkStart w:id="3371" w:name="_Toc5964"/>
      <w:bookmarkStart w:id="3372" w:name="_Toc23921"/>
      <w:bookmarkStart w:id="3373" w:name="_Toc399259304"/>
      <w:bookmarkStart w:id="3374" w:name="_Toc405476709"/>
    </w:p>
    <w:p w14:paraId="6169B556">
      <w:pPr>
        <w:pStyle w:val="48"/>
      </w:pPr>
      <w:r>
        <w:rPr>
          <w:rFonts w:hint="eastAsia"/>
        </w:rPr>
        <w:t>PLC信道评估</w:t>
      </w:r>
    </w:p>
    <w:p w14:paraId="67A09FED">
      <w:pPr>
        <w:pStyle w:val="50"/>
      </w:pPr>
      <w:r>
        <w:rPr>
          <w:rFonts w:hint="eastAsia"/>
        </w:rPr>
        <w:t>ISAC-PLC版本</w:t>
      </w:r>
      <w:r>
        <w:t>数据帧中</w:t>
      </w:r>
      <w:r>
        <w:rPr>
          <w:rFonts w:hint="eastAsia"/>
        </w:rPr>
        <w:t>TF和PL可以扩展到比FC更宽的频段，如</w:t>
      </w:r>
      <w:r>
        <w:fldChar w:fldCharType="begin"/>
      </w:r>
      <w:r>
        <w:instrText xml:space="preserve"> </w:instrText>
      </w:r>
      <w:r>
        <w:rPr>
          <w:rFonts w:hint="eastAsia"/>
        </w:rPr>
        <w:instrText xml:space="preserve">REF _Ref219384494 \h</w:instrText>
      </w:r>
      <w:r>
        <w:instrText xml:space="preserve">  \* MERGEFORMAT </w:instrText>
      </w:r>
      <w:r>
        <w:fldChar w:fldCharType="separate"/>
      </w:r>
      <w:r>
        <w:t>图 39</w:t>
      </w:r>
      <w:r>
        <w:fldChar w:fldCharType="end"/>
      </w:r>
      <w:r>
        <w:rPr>
          <w:rFonts w:hint="eastAsia"/>
        </w:rPr>
        <w:t>所示，用FC中的“PL频段标识”字段指示。为提高ISAC-PLC版本站点之间的通信速率和通信成功率，可以通过评估不同子载波上的</w:t>
      </w:r>
      <w:r>
        <w:t>SNR</w:t>
      </w:r>
      <w:r>
        <w:rPr>
          <w:rFonts w:hint="eastAsia"/>
        </w:rPr>
        <w:t>，选择最优的</w:t>
      </w:r>
      <w:r>
        <w:t>PL</w:t>
      </w:r>
      <w:r>
        <w:rPr>
          <w:rFonts w:hint="eastAsia"/>
        </w:rPr>
        <w:t>带宽和</w:t>
      </w:r>
      <w:r>
        <w:t>TMI</w:t>
      </w:r>
      <w:r>
        <w:rPr>
          <w:rFonts w:hint="eastAsia"/>
        </w:rPr>
        <w:t>。</w:t>
      </w:r>
    </w:p>
    <w:p w14:paraId="2E0F0887">
      <w:pPr>
        <w:pStyle w:val="50"/>
      </w:pPr>
      <w:r>
        <w:rPr>
          <w:rFonts w:hint="eastAsia"/>
        </w:rPr>
        <w:t>站点发送M</w:t>
      </w:r>
      <w:r>
        <w:t>IMO训练帧或Bitloading训练帧</w:t>
      </w:r>
      <w:r>
        <w:rPr>
          <w:rFonts w:hint="eastAsia"/>
        </w:rPr>
        <w:t>进行不同子载波的</w:t>
      </w:r>
      <w:r>
        <w:t>SNR</w:t>
      </w:r>
      <w:r>
        <w:rPr>
          <w:rFonts w:hint="eastAsia"/>
        </w:rPr>
        <w:t>评估，优先使用</w:t>
      </w:r>
      <w:r>
        <w:t>TF</w:t>
      </w:r>
      <w:r>
        <w:rPr>
          <w:rFonts w:hint="eastAsia"/>
        </w:rPr>
        <w:t>和</w:t>
      </w:r>
      <w:r>
        <w:t>PL</w:t>
      </w:r>
      <w:r>
        <w:rPr>
          <w:rFonts w:hint="eastAsia"/>
        </w:rPr>
        <w:t>为全带宽发送且</w:t>
      </w:r>
      <w:r>
        <w:t>PL</w:t>
      </w:r>
      <w:r>
        <w:rPr>
          <w:rFonts w:hint="eastAsia"/>
        </w:rPr>
        <w:t>为已知的伪随机序列的</w:t>
      </w:r>
      <w:r>
        <w:t>Bitloading训练帧</w:t>
      </w:r>
      <w:r>
        <w:rPr>
          <w:rFonts w:hint="eastAsia"/>
        </w:rPr>
        <w:t>，如</w:t>
      </w:r>
      <w:r>
        <w:fldChar w:fldCharType="begin"/>
      </w:r>
      <w:r>
        <w:instrText xml:space="preserve"> </w:instrText>
      </w:r>
      <w:r>
        <w:rPr>
          <w:rFonts w:hint="eastAsia"/>
        </w:rPr>
        <w:instrText xml:space="preserve">REF _Ref219384513 \h</w:instrText>
      </w:r>
      <w:r>
        <w:instrText xml:space="preserve">  \* MERGEFORMAT </w:instrText>
      </w:r>
      <w:r>
        <w:fldChar w:fldCharType="separate"/>
      </w:r>
      <w:r>
        <w:t>图 40</w:t>
      </w:r>
      <w:r>
        <w:fldChar w:fldCharType="end"/>
      </w:r>
      <w:r>
        <w:rPr>
          <w:rFonts w:hint="eastAsia"/>
        </w:rPr>
        <w:t>所示。ISAC-PLC版本站点收到训练帧后，可根据训练帧内容评估出全带宽中各个子载波组的</w:t>
      </w:r>
      <w:r>
        <w:t>SNR</w:t>
      </w:r>
      <w:r>
        <w:rPr>
          <w:rFonts w:hint="eastAsia"/>
        </w:rPr>
        <w:t>信息。</w:t>
      </w:r>
    </w:p>
    <w:p w14:paraId="5ADC08D0">
      <w:pPr>
        <w:pStyle w:val="129"/>
      </w:pPr>
      <w:r>
        <w:object>
          <v:shape id="_x0000_i1061" o:spt="75" type="#_x0000_t75" style="height:61.5pt;width:210pt;" o:ole="t" filled="f" o:preferrelative="t" stroked="f" coordsize="21600,21600">
            <v:path/>
            <v:fill on="f" focussize="0,0"/>
            <v:stroke on="f" joinstyle="miter"/>
            <v:imagedata r:id="rId65" o:title=""/>
            <o:lock v:ext="edit" aspectratio="t"/>
            <w10:wrap type="none"/>
            <w10:anchorlock/>
          </v:shape>
          <o:OLEObject Type="Embed" ProgID="EdrawMax.EdrawDocument.1" ShapeID="_x0000_i1061" DrawAspect="Content" ObjectID="_1468075736" r:id="rId64">
            <o:LockedField>false</o:LockedField>
          </o:OLEObject>
        </w:object>
      </w:r>
    </w:p>
    <w:p w14:paraId="1542C87A">
      <w:pPr>
        <w:pStyle w:val="10"/>
      </w:pPr>
      <w:bookmarkStart w:id="3375" w:name="_Ref219136407"/>
      <w:bookmarkEnd w:id="3375"/>
      <w:bookmarkStart w:id="3376" w:name="_Ref219384494"/>
      <w:r>
        <w:t xml:space="preserve">图 </w:t>
      </w:r>
      <w:r>
        <w:fldChar w:fldCharType="begin"/>
      </w:r>
      <w:r>
        <w:instrText xml:space="preserve"> SEQ 图 \* ARABIC </w:instrText>
      </w:r>
      <w:r>
        <w:fldChar w:fldCharType="separate"/>
      </w:r>
      <w:r>
        <w:t>39</w:t>
      </w:r>
      <w:r>
        <w:fldChar w:fldCharType="end"/>
      </w:r>
      <w:bookmarkEnd w:id="3376"/>
      <w:r>
        <w:t xml:space="preserve"> </w:t>
      </w:r>
      <w:r>
        <w:rPr>
          <w:rFonts w:hint="eastAsia"/>
        </w:rPr>
        <w:t xml:space="preserve"> Bitloading训练帧格式</w:t>
      </w:r>
    </w:p>
    <w:p w14:paraId="1B1B3126">
      <w:pPr>
        <w:pStyle w:val="129"/>
      </w:pPr>
      <w:r>
        <w:object>
          <v:shape id="_x0000_i1062" o:spt="75" type="#_x0000_t75" style="height:68.25pt;width:122.25pt;" o:ole="t" filled="f" o:preferrelative="t" stroked="f" coordsize="21600,21600">
            <v:path/>
            <v:fill on="f" focussize="0,0"/>
            <v:stroke on="f" joinstyle="miter"/>
            <v:imagedata r:id="rId67" o:title=""/>
            <o:lock v:ext="edit" aspectratio="t"/>
            <w10:wrap type="none"/>
            <w10:anchorlock/>
          </v:shape>
          <o:OLEObject Type="Embed" ProgID="EdrawMax.EdrawDocument.1" ShapeID="_x0000_i1062" DrawAspect="Content" ObjectID="_1468075737" r:id="rId66">
            <o:LockedField>false</o:LockedField>
          </o:OLEObject>
        </w:object>
      </w:r>
    </w:p>
    <w:p w14:paraId="66179181">
      <w:pPr>
        <w:pStyle w:val="10"/>
      </w:pPr>
      <w:bookmarkStart w:id="3377" w:name="_Ref219136437"/>
      <w:bookmarkEnd w:id="3377"/>
      <w:bookmarkStart w:id="3378" w:name="_Ref219384513"/>
      <w:r>
        <w:t xml:space="preserve">图 </w:t>
      </w:r>
      <w:r>
        <w:fldChar w:fldCharType="begin"/>
      </w:r>
      <w:r>
        <w:instrText xml:space="preserve"> SEQ 图 \* ARABIC </w:instrText>
      </w:r>
      <w:r>
        <w:fldChar w:fldCharType="separate"/>
      </w:r>
      <w:r>
        <w:t>40</w:t>
      </w:r>
      <w:r>
        <w:fldChar w:fldCharType="end"/>
      </w:r>
      <w:bookmarkEnd w:id="3378"/>
      <w:r>
        <w:t xml:space="preserve"> </w:t>
      </w:r>
      <w:r>
        <w:rPr>
          <w:rFonts w:hint="eastAsia"/>
        </w:rPr>
        <w:t>MIMO训练帧格式</w:t>
      </w:r>
    </w:p>
    <w:p w14:paraId="41B4963D">
      <w:pPr>
        <w:pStyle w:val="50"/>
      </w:pPr>
      <w:r>
        <w:rPr>
          <w:rFonts w:hint="eastAsia"/>
        </w:rPr>
        <w:t>本地信息统计完成后，至少每两个路由周期广播一次</w:t>
      </w:r>
      <w:r>
        <w:t>RU_SNR</w:t>
      </w:r>
      <w:r>
        <w:rPr>
          <w:rFonts w:hint="eastAsia"/>
        </w:rPr>
        <w:t>信息告知，报文的帧载荷中填充邻居站点到本站点的</w:t>
      </w:r>
      <w:r>
        <w:t>RU SNR</w:t>
      </w:r>
      <w:r>
        <w:rPr>
          <w:rFonts w:hint="eastAsia"/>
        </w:rPr>
        <w:t>信息，通过各个站点本地广播</w:t>
      </w:r>
      <w:r>
        <w:t>RU_SNR</w:t>
      </w:r>
      <w:r>
        <w:rPr>
          <w:rFonts w:hint="eastAsia"/>
        </w:rPr>
        <w:t>信息告知报文，完成上行和下行</w:t>
      </w:r>
      <w:r>
        <w:t>RU_SNR</w:t>
      </w:r>
      <w:r>
        <w:rPr>
          <w:rFonts w:hint="eastAsia"/>
        </w:rPr>
        <w:t>信息交互流程。R</w:t>
      </w:r>
      <w:r>
        <w:t>U_SNR交互流程如</w:t>
      </w:r>
      <w:r>
        <w:fldChar w:fldCharType="begin"/>
      </w:r>
      <w:r>
        <w:instrText xml:space="preserve"> REF _Ref28695 \h </w:instrText>
      </w:r>
      <w:r>
        <w:fldChar w:fldCharType="separate"/>
      </w:r>
      <w:r>
        <w:t>图 41</w:t>
      </w:r>
      <w:r>
        <w:fldChar w:fldCharType="end"/>
      </w:r>
      <w:r>
        <w:t>所示</w:t>
      </w:r>
      <w:r>
        <w:rPr>
          <w:rFonts w:hint="eastAsia"/>
        </w:rPr>
        <w:t>。</w:t>
      </w:r>
    </w:p>
    <w:p w14:paraId="7EBC2F1B">
      <w:pPr>
        <w:pStyle w:val="50"/>
        <w:ind w:firstLine="0" w:firstLineChars="0"/>
        <w:jc w:val="center"/>
      </w:pPr>
      <w:r>
        <w:object>
          <v:shape id="_x0000_i1063" o:spt="75" type="#_x0000_t75" style="height:219.75pt;width:382.5pt;" o:ole="t" filled="f" o:preferrelative="t" stroked="f" coordsize="21600,21600">
            <v:path/>
            <v:fill on="f" focussize="0,0"/>
            <v:stroke on="f" joinstyle="miter"/>
            <v:imagedata r:id="rId69" o:title=""/>
            <o:lock v:ext="edit" aspectratio="t"/>
            <w10:wrap type="none"/>
            <w10:anchorlock/>
          </v:shape>
          <o:OLEObject Type="Embed" ProgID="EdrawMax.EdrawDocument.1" ShapeID="_x0000_i1063" DrawAspect="Content" ObjectID="_1468075738" r:id="rId68">
            <o:LockedField>false</o:LockedField>
          </o:OLEObject>
        </w:object>
      </w:r>
      <w:bookmarkStart w:id="3379" w:name="_Ref28695"/>
    </w:p>
    <w:p w14:paraId="1DC120CE">
      <w:pPr>
        <w:pStyle w:val="50"/>
        <w:ind w:firstLine="0" w:firstLineChars="0"/>
        <w:jc w:val="center"/>
        <w:rPr>
          <w:rFonts w:eastAsia="黑体"/>
          <w:kern w:val="2"/>
          <w:sz w:val="22"/>
        </w:rPr>
      </w:pPr>
      <w:r>
        <w:rPr>
          <w:rFonts w:eastAsia="黑体"/>
          <w:kern w:val="2"/>
          <w:sz w:val="22"/>
        </w:rPr>
        <w:t xml:space="preserve">图 </w:t>
      </w:r>
      <w:r>
        <w:rPr>
          <w:rFonts w:eastAsia="黑体"/>
          <w:kern w:val="2"/>
          <w:sz w:val="22"/>
        </w:rPr>
        <w:fldChar w:fldCharType="begin"/>
      </w:r>
      <w:r>
        <w:rPr>
          <w:rFonts w:eastAsia="黑体"/>
          <w:kern w:val="2"/>
          <w:sz w:val="22"/>
        </w:rPr>
        <w:instrText xml:space="preserve"> SEQ 图 \* ARABIC </w:instrText>
      </w:r>
      <w:r>
        <w:rPr>
          <w:rFonts w:eastAsia="黑体"/>
          <w:kern w:val="2"/>
          <w:sz w:val="22"/>
        </w:rPr>
        <w:fldChar w:fldCharType="separate"/>
      </w:r>
      <w:r>
        <w:rPr>
          <w:rFonts w:eastAsia="黑体"/>
          <w:kern w:val="2"/>
          <w:sz w:val="22"/>
        </w:rPr>
        <w:t>41</w:t>
      </w:r>
      <w:r>
        <w:rPr>
          <w:rFonts w:eastAsia="黑体"/>
          <w:kern w:val="2"/>
          <w:sz w:val="22"/>
        </w:rPr>
        <w:fldChar w:fldCharType="end"/>
      </w:r>
      <w:bookmarkEnd w:id="3379"/>
      <w:r>
        <w:rPr>
          <w:rFonts w:eastAsia="黑体"/>
          <w:kern w:val="2"/>
          <w:sz w:val="22"/>
        </w:rPr>
        <w:t xml:space="preserve"> </w:t>
      </w:r>
      <w:r>
        <w:rPr>
          <w:rFonts w:hint="eastAsia" w:eastAsia="黑体"/>
          <w:kern w:val="2"/>
          <w:sz w:val="22"/>
        </w:rPr>
        <w:t>RU_SNR交换流程图</w:t>
      </w:r>
    </w:p>
    <w:p w14:paraId="19E9AE57">
      <w:pPr>
        <w:pStyle w:val="48"/>
      </w:pPr>
      <w:r>
        <w:t xml:space="preserve"> </w:t>
      </w:r>
      <w:bookmarkStart w:id="3380" w:name="_Toc217136100"/>
      <w:bookmarkEnd w:id="3380"/>
      <w:r>
        <w:rPr>
          <w:rFonts w:hint="eastAsia"/>
          <w:bCs/>
        </w:rPr>
        <w:t>报文</w:t>
      </w:r>
      <w:r>
        <w:rPr>
          <w:rFonts w:hint="eastAsia"/>
        </w:rPr>
        <w:t>聚合</w:t>
      </w:r>
    </w:p>
    <w:p w14:paraId="23E38AF4">
      <w:pPr>
        <w:pStyle w:val="50"/>
      </w:pPr>
      <w:r>
        <w:rPr>
          <w:rFonts w:hint="eastAsia"/>
        </w:rPr>
        <w:t>在业务报文上行和下行交互中，若短时间内，两个站点之间有多个短报文需要传输，则可以将多个短报文聚合为长报文进行传输，报文聚合示意图如</w:t>
      </w:r>
      <w:r>
        <w:fldChar w:fldCharType="begin"/>
      </w:r>
      <w:r>
        <w:instrText xml:space="preserve"> </w:instrText>
      </w:r>
      <w:r>
        <w:rPr>
          <w:rFonts w:hint="eastAsia"/>
        </w:rPr>
        <w:instrText xml:space="preserve">REF _Ref219384534 \h</w:instrText>
      </w:r>
      <w:r>
        <w:instrText xml:space="preserve">  \* MERGEFORMAT </w:instrText>
      </w:r>
      <w:r>
        <w:fldChar w:fldCharType="separate"/>
      </w:r>
      <w:r>
        <w:t>图 42</w:t>
      </w:r>
      <w:r>
        <w:fldChar w:fldCharType="end"/>
      </w:r>
      <w:r>
        <w:rPr>
          <w:rFonts w:hint="eastAsia"/>
        </w:rPr>
        <w:t>所示。</w:t>
      </w:r>
    </w:p>
    <w:p w14:paraId="6B91C4A1">
      <w:pPr>
        <w:pStyle w:val="129"/>
      </w:pPr>
      <w:r>
        <w:rPr>
          <w:szCs w:val="20"/>
        </w:rPr>
        <w:object>
          <v:shape id="_x0000_i1064" o:spt="75" type="#_x0000_t75" style="height:222.75pt;width:387pt;" o:ole="t" filled="f" o:preferrelative="t" stroked="f" coordsize="21600,21600">
            <v:path/>
            <v:fill on="f" focussize="0,0"/>
            <v:stroke on="f" joinstyle="miter"/>
            <v:imagedata r:id="rId71" o:title=""/>
            <o:lock v:ext="edit" aspectratio="t"/>
            <w10:wrap type="none"/>
            <w10:anchorlock/>
          </v:shape>
          <o:OLEObject Type="Embed" ProgID="EdrawMax.EdrawDocument.1" ShapeID="_x0000_i1064" DrawAspect="Content" ObjectID="_1468075739" r:id="rId70">
            <o:LockedField>false</o:LockedField>
          </o:OLEObject>
        </w:object>
      </w:r>
    </w:p>
    <w:p w14:paraId="5715139A">
      <w:pPr>
        <w:pStyle w:val="10"/>
      </w:pPr>
      <w:bookmarkStart w:id="3381" w:name="_Ref219136456"/>
      <w:bookmarkEnd w:id="3381"/>
      <w:bookmarkStart w:id="3382" w:name="_Ref219384534"/>
      <w:r>
        <w:t xml:space="preserve">图 </w:t>
      </w:r>
      <w:r>
        <w:fldChar w:fldCharType="begin"/>
      </w:r>
      <w:r>
        <w:instrText xml:space="preserve"> SEQ 图 \* ARABIC </w:instrText>
      </w:r>
      <w:r>
        <w:fldChar w:fldCharType="separate"/>
      </w:r>
      <w:r>
        <w:t>42</w:t>
      </w:r>
      <w:r>
        <w:fldChar w:fldCharType="end"/>
      </w:r>
      <w:bookmarkEnd w:id="3382"/>
      <w:r>
        <w:rPr>
          <w:rFonts w:hint="eastAsia"/>
        </w:rPr>
        <w:t xml:space="preserve"> 报文聚合应用示意图</w:t>
      </w:r>
    </w:p>
    <w:p w14:paraId="2F99F63C">
      <w:pPr>
        <w:pStyle w:val="48"/>
        <w:rPr>
          <w:bCs/>
          <w:szCs w:val="20"/>
        </w:rPr>
      </w:pPr>
      <w:bookmarkStart w:id="3383" w:name="_Toc217136101"/>
      <w:bookmarkEnd w:id="3383"/>
      <w:r>
        <w:rPr>
          <w:rFonts w:hint="eastAsia"/>
        </w:rPr>
        <w:t>Bitloading</w:t>
      </w:r>
      <w:r>
        <w:rPr>
          <w:rFonts w:hint="eastAsia"/>
          <w:bCs/>
          <w:szCs w:val="20"/>
        </w:rPr>
        <w:t>训练</w:t>
      </w:r>
    </w:p>
    <w:p w14:paraId="120F4076">
      <w:pPr>
        <w:pStyle w:val="57"/>
        <w:ind w:left="420" w:hanging="420"/>
      </w:pPr>
      <w:r>
        <w:rPr>
          <w:rFonts w:hint="eastAsia"/>
        </w:rPr>
        <w:t>基本机制</w:t>
      </w:r>
    </w:p>
    <w:p w14:paraId="1255DE09">
      <w:pPr>
        <w:pStyle w:val="50"/>
      </w:pPr>
      <w:r>
        <w:rPr>
          <w:rFonts w:hint="eastAsia"/>
        </w:rPr>
        <w:t>站点A向站点B发送训练帧，站点B通过接收训练信息对站点A到B之间的信道进行评估，生成Bitloading表。站点B再将Bitloading表反馈给站点A。训练完成后，站点A需要向站点B发送数据报文时，可以基于Bitloading表进行调制编码，站点B收到此报文同样基于Bitloading表进行解调译码。</w:t>
      </w:r>
    </w:p>
    <w:p w14:paraId="353E4AF2">
      <w:pPr>
        <w:pStyle w:val="50"/>
      </w:pPr>
      <w:r>
        <w:t>在</w:t>
      </w:r>
      <w:r>
        <w:rPr>
          <w:rFonts w:hint="eastAsia"/>
        </w:rPr>
        <w:t>Bitloading训练流程中，接收训练帧的站点简称“收端站点”，发送训练帧的站点简称“发端站点”。</w:t>
      </w:r>
    </w:p>
    <w:p w14:paraId="43C105B7">
      <w:pPr>
        <w:pStyle w:val="57"/>
        <w:ind w:left="420" w:hanging="420"/>
      </w:pPr>
      <w:r>
        <w:rPr>
          <w:rFonts w:hint="eastAsia"/>
        </w:rPr>
        <w:t>训练站点选择</w:t>
      </w:r>
    </w:p>
    <w:p w14:paraId="6EE249B0">
      <w:pPr>
        <w:pStyle w:val="50"/>
      </w:pPr>
      <w:r>
        <w:t>组网完成后</w:t>
      </w:r>
      <w:r>
        <w:rPr>
          <w:rFonts w:hint="eastAsia"/>
        </w:rPr>
        <w:t>，</w:t>
      </w:r>
      <w:r>
        <w:t>网络内的代理站点启动</w:t>
      </w:r>
      <w:r>
        <w:rPr>
          <w:rFonts w:hint="eastAsia"/>
        </w:rPr>
        <w:t>Bitloading训练，候选训练站点为邻居代理站点，并选择其中SN</w:t>
      </w:r>
      <w:r>
        <w:t>R最高的X</w:t>
      </w:r>
      <w:r>
        <w:rPr>
          <w:rFonts w:hint="eastAsia"/>
        </w:rPr>
        <w:t>（X</w:t>
      </w:r>
      <w:r>
        <w:t xml:space="preserve"> </w:t>
      </w:r>
      <w:r>
        <w:rPr>
          <w:rFonts w:hint="eastAsia"/>
        </w:rPr>
        <w:t>=</w:t>
      </w:r>
      <w:r>
        <w:t xml:space="preserve"> 16</w:t>
      </w:r>
      <w:r>
        <w:rPr>
          <w:rFonts w:hint="eastAsia"/>
        </w:rPr>
        <w:t>）个站点发起训练。代理站点被邻居站点选择为Bitloading训练站点，最多可接受Y（Y</w:t>
      </w:r>
      <w:r>
        <w:t xml:space="preserve"> </w:t>
      </w:r>
      <w:r>
        <w:rPr>
          <w:rFonts w:hint="eastAsia"/>
        </w:rPr>
        <w:t>=</w:t>
      </w:r>
      <w:r>
        <w:t xml:space="preserve"> 16</w:t>
      </w:r>
      <w:r>
        <w:rPr>
          <w:rFonts w:hint="eastAsia"/>
        </w:rPr>
        <w:t>）个邻居站点的训练请求。</w:t>
      </w:r>
    </w:p>
    <w:p w14:paraId="1027B0B8">
      <w:pPr>
        <w:pStyle w:val="57"/>
        <w:ind w:left="420" w:hanging="420"/>
      </w:pPr>
      <w:r>
        <w:rPr>
          <w:rFonts w:hint="eastAsia"/>
        </w:rPr>
        <w:t>训练基本流程</w:t>
      </w:r>
    </w:p>
    <w:p w14:paraId="569C60B8">
      <w:pPr>
        <w:pStyle w:val="50"/>
      </w:pPr>
      <w:r>
        <w:rPr>
          <w:rStyle w:val="51"/>
        </w:rPr>
        <w:t>为了保证训练有序，站点同一时间仅允许与一个站点进行训练。训练流程示意图如下图所示。由于SNR越高，Bitloading的收益越明显，因此可根据SNR的选择训练站点。如</w:t>
      </w:r>
      <w:r>
        <w:rPr>
          <w:rStyle w:val="51"/>
        </w:rPr>
        <w:fldChar w:fldCharType="begin"/>
      </w:r>
      <w:r>
        <w:rPr>
          <w:rStyle w:val="51"/>
        </w:rPr>
        <w:instrText xml:space="preserve"> REF _Ref219384563 \h  \* MERGEFORMAT </w:instrText>
      </w:r>
      <w:r>
        <w:rPr>
          <w:rStyle w:val="51"/>
        </w:rPr>
        <w:fldChar w:fldCharType="separate"/>
      </w:r>
      <w:r>
        <w:t>图 43</w:t>
      </w:r>
      <w:r>
        <w:rPr>
          <w:rStyle w:val="51"/>
        </w:rPr>
        <w:fldChar w:fldCharType="end"/>
      </w:r>
      <w:r>
        <w:rPr>
          <w:rStyle w:val="51"/>
          <w:rFonts w:hint="eastAsia"/>
        </w:rPr>
        <w:t>所示</w:t>
      </w:r>
      <w:r>
        <w:rPr>
          <w:rStyle w:val="51"/>
        </w:rPr>
        <w:t>，站点A根据SNR、站点角色和产品形态等信息选择直连站点B进行训练，并向其发送训练请求帧</w:t>
      </w:r>
      <w:r>
        <w:rPr>
          <w:rStyle w:val="51"/>
          <w:rFonts w:hint="eastAsia"/>
        </w:rPr>
        <w:t>，</w:t>
      </w:r>
      <w:r>
        <w:rPr>
          <w:rStyle w:val="51"/>
        </w:rPr>
        <w:t>训练请求帧发送完成后</w:t>
      </w:r>
      <w:r>
        <w:rPr>
          <w:rStyle w:val="51"/>
          <w:rFonts w:hint="eastAsia"/>
        </w:rPr>
        <w:t>，</w:t>
      </w:r>
      <w:r>
        <w:rPr>
          <w:rStyle w:val="51"/>
        </w:rPr>
        <w:t>等待训练帧或训练请求拒绝帧的超时时间至少</w:t>
      </w:r>
      <w:r>
        <w:rPr>
          <w:rStyle w:val="51"/>
          <w:rFonts w:hint="eastAsia"/>
        </w:rPr>
        <w:t>N</w:t>
      </w:r>
      <w:r>
        <w:rPr>
          <w:rStyle w:val="51"/>
        </w:rPr>
        <w:t>秒</w:t>
      </w:r>
      <w:r>
        <w:rPr>
          <w:rStyle w:val="51"/>
          <w:rFonts w:hint="eastAsia"/>
        </w:rPr>
        <w:t>（N的参考值为3</w:t>
      </w:r>
      <w:r>
        <w:rPr>
          <w:rStyle w:val="51"/>
        </w:rPr>
        <w:t>0</w:t>
      </w:r>
      <w:r>
        <w:rPr>
          <w:rStyle w:val="51"/>
          <w:rFonts w:hint="eastAsia"/>
        </w:rPr>
        <w:t>）</w:t>
      </w:r>
      <w:r>
        <w:rPr>
          <w:rStyle w:val="51"/>
        </w:rPr>
        <w:t>。站点B接收到训练请求帧时，若正在与其他站点训练或者与之训练的站点数量已达上限等，则回复训练请求拒绝帧。站点A接收到训练请求拒绝帧后，可以继续选择其他合适的站点进行训练。若站点B判断可以与之训练，则直接向站点A发送训练帧</w:t>
      </w:r>
      <w:r>
        <w:rPr>
          <w:rStyle w:val="51"/>
          <w:rFonts w:hint="eastAsia"/>
        </w:rPr>
        <w:t>，</w:t>
      </w:r>
      <w:r>
        <w:rPr>
          <w:rStyle w:val="51"/>
        </w:rPr>
        <w:t>训练帧不做重传</w:t>
      </w:r>
      <w:r>
        <w:rPr>
          <w:rStyle w:val="51"/>
          <w:rFonts w:hint="eastAsia"/>
        </w:rPr>
        <w:t>，</w:t>
      </w:r>
      <w:r>
        <w:rPr>
          <w:rStyle w:val="51"/>
        </w:rPr>
        <w:t>若训练帧发送失败</w:t>
      </w:r>
      <w:r>
        <w:rPr>
          <w:rStyle w:val="51"/>
          <w:rFonts w:hint="eastAsia"/>
        </w:rPr>
        <w:t>，</w:t>
      </w:r>
      <w:r>
        <w:rPr>
          <w:rStyle w:val="51"/>
        </w:rPr>
        <w:t>由收端站点重新发起训练。站点A接收训练帧同时根据训练结果生成比特加载表和截止载波等信息。并将这些信息通过训练结果更新请求报文发送给站点B，站点B接收到训练结果更新请求报文后，记录本次训练生成的信息，并向站点A应答训练结果更新确认报文。至此，站点B到站点A方向的训练完成。同样地，如果站点B在判断站点A满足训练条件时，也可以向站点A发起训练请求，来完成站点A到站点B方向的训练</w:t>
      </w:r>
      <w:r>
        <w:t>。</w:t>
      </w:r>
    </w:p>
    <w:p w14:paraId="2FAA6FCF">
      <w:pPr>
        <w:pStyle w:val="129"/>
      </w:pPr>
      <w:r>
        <w:object>
          <v:shape id="_x0000_i1065" o:spt="75" type="#_x0000_t75" style="height:276pt;width:227.25pt;" o:ole="t" filled="f" o:preferrelative="t" stroked="f" coordsize="21600,21600">
            <v:path/>
            <v:fill on="f" focussize="0,0"/>
            <v:stroke on="f" joinstyle="miter"/>
            <v:imagedata r:id="rId73" o:title=""/>
            <o:lock v:ext="edit" aspectratio="t"/>
            <w10:wrap type="none"/>
            <w10:anchorlock/>
          </v:shape>
          <o:OLEObject Type="Embed" ProgID="EdrawMax.EdrawDocument.1" ShapeID="_x0000_i1065" DrawAspect="Content" ObjectID="_1468075740" r:id="rId72">
            <o:LockedField>false</o:LockedField>
          </o:OLEObject>
        </w:object>
      </w:r>
    </w:p>
    <w:p w14:paraId="430101EB">
      <w:pPr>
        <w:pStyle w:val="10"/>
      </w:pPr>
      <w:bookmarkStart w:id="3384" w:name="_Ref219136483"/>
      <w:bookmarkEnd w:id="3384"/>
      <w:bookmarkStart w:id="3385" w:name="_Ref219384563"/>
      <w:r>
        <w:t xml:space="preserve">图 </w:t>
      </w:r>
      <w:r>
        <w:fldChar w:fldCharType="begin"/>
      </w:r>
      <w:r>
        <w:instrText xml:space="preserve"> SEQ 图 \* ARABIC </w:instrText>
      </w:r>
      <w:r>
        <w:fldChar w:fldCharType="separate"/>
      </w:r>
      <w:r>
        <w:t>43</w:t>
      </w:r>
      <w:r>
        <w:fldChar w:fldCharType="end"/>
      </w:r>
      <w:bookmarkEnd w:id="3385"/>
      <w:r>
        <w:rPr>
          <w:rFonts w:hint="eastAsia"/>
        </w:rPr>
        <w:t xml:space="preserve"> 基本训练流程图</w:t>
      </w:r>
    </w:p>
    <w:p w14:paraId="5C105E8C">
      <w:pPr>
        <w:pStyle w:val="57"/>
        <w:ind w:left="420" w:hanging="420"/>
      </w:pPr>
      <w:r>
        <w:rPr>
          <w:rFonts w:hint="eastAsia"/>
        </w:rPr>
        <w:t>重训练</w:t>
      </w:r>
    </w:p>
    <w:p w14:paraId="7D80CF93">
      <w:pPr>
        <w:pStyle w:val="50"/>
      </w:pPr>
      <w:r>
        <w:rPr>
          <w:rFonts w:hint="eastAsia"/>
        </w:rPr>
        <w:t>由于信道环境不是恒定不变的，因此在首次训练后，还需要进行重训练，以满足不断变化的信道环境。连续两次训练间隔不低于</w:t>
      </w:r>
      <w:r>
        <w:t>N</w:t>
      </w:r>
      <w:r>
        <w:rPr>
          <w:rFonts w:hint="eastAsia"/>
        </w:rPr>
        <w:t>小时（N的参考值为1）。触发重训练的场景参考</w:t>
      </w:r>
      <w:r>
        <w:rPr>
          <w:rFonts w:hint="eastAsia"/>
        </w:rPr>
        <w:fldChar w:fldCharType="begin"/>
      </w:r>
      <w:r>
        <w:rPr>
          <w:rFonts w:hint="eastAsia"/>
        </w:rPr>
        <w:instrText xml:space="preserve"> REF _Ref11086 \h </w:instrText>
      </w:r>
      <w:r>
        <w:rPr>
          <w:rFonts w:hint="eastAsia"/>
        </w:rPr>
        <w:fldChar w:fldCharType="separate"/>
      </w:r>
      <w:r>
        <w:t>表 169</w:t>
      </w:r>
      <w:r>
        <w:rPr>
          <w:rFonts w:hint="eastAsia"/>
        </w:rPr>
        <w:fldChar w:fldCharType="end"/>
      </w:r>
      <w:r>
        <w:t>。</w:t>
      </w:r>
    </w:p>
    <w:p w14:paraId="5011D49E">
      <w:pPr>
        <w:pStyle w:val="10"/>
      </w:pPr>
      <w:bookmarkStart w:id="3386" w:name="_Ref219138831"/>
      <w:bookmarkEnd w:id="3386"/>
      <w:bookmarkStart w:id="3387" w:name="_Ref11086"/>
      <w:r>
        <w:t xml:space="preserve">表 </w:t>
      </w:r>
      <w:r>
        <w:fldChar w:fldCharType="begin"/>
      </w:r>
      <w:r>
        <w:instrText xml:space="preserve"> SEQ 表 \* ARABIC </w:instrText>
      </w:r>
      <w:r>
        <w:fldChar w:fldCharType="separate"/>
      </w:r>
      <w:r>
        <w:t>169</w:t>
      </w:r>
      <w:r>
        <w:fldChar w:fldCharType="end"/>
      </w:r>
      <w:bookmarkEnd w:id="3387"/>
      <w:r>
        <w:rPr>
          <w:rFonts w:hint="eastAsia"/>
        </w:rPr>
        <w:t xml:space="preserve"> 训练场景</w:t>
      </w:r>
    </w:p>
    <w:tbl>
      <w:tblPr>
        <w:tblStyle w:val="31"/>
        <w:tblW w:w="4999" w:type="pct"/>
        <w:jc w:val="center"/>
        <w:tblLayout w:type="autofit"/>
        <w:tblCellMar>
          <w:top w:w="0" w:type="dxa"/>
          <w:left w:w="108" w:type="dxa"/>
          <w:bottom w:w="0" w:type="dxa"/>
          <w:right w:w="108" w:type="dxa"/>
        </w:tblCellMar>
      </w:tblPr>
      <w:tblGrid>
        <w:gridCol w:w="1956"/>
        <w:gridCol w:w="6217"/>
        <w:gridCol w:w="1397"/>
      </w:tblGrid>
      <w:tr w14:paraId="3284692D">
        <w:tblPrEx>
          <w:tblCellMar>
            <w:top w:w="0" w:type="dxa"/>
            <w:left w:w="108" w:type="dxa"/>
            <w:bottom w:w="0" w:type="dxa"/>
            <w:right w:w="108" w:type="dxa"/>
          </w:tblCellMar>
        </w:tblPrEx>
        <w:trPr>
          <w:jc w:val="center"/>
        </w:trPr>
        <w:tc>
          <w:tcPr>
            <w:tcW w:w="1022" w:type="pct"/>
            <w:tcBorders>
              <w:top w:val="single" w:color="auto" w:sz="4" w:space="0"/>
              <w:left w:val="single" w:color="auto" w:sz="4" w:space="0"/>
              <w:bottom w:val="single" w:color="auto" w:sz="4" w:space="0"/>
              <w:right w:val="single" w:color="auto" w:sz="4" w:space="0"/>
            </w:tcBorders>
            <w:shd w:val="clear" w:color="auto" w:fill="FFFFFF"/>
            <w:vAlign w:val="center"/>
          </w:tcPr>
          <w:p w14:paraId="08D197F3">
            <w:pPr>
              <w:pStyle w:val="125"/>
              <w:adjustRightInd w:val="0"/>
              <w:snapToGrid w:val="0"/>
              <w:rPr>
                <w:rFonts w:ascii="Times New Roman" w:hAnsi="Times New Roman"/>
                <w:sz w:val="18"/>
              </w:rPr>
            </w:pPr>
            <w:r>
              <w:rPr>
                <w:rFonts w:hint="eastAsia" w:ascii="Times New Roman" w:hAnsi="Times New Roman"/>
                <w:sz w:val="18"/>
              </w:rPr>
              <w:t>触发因素</w:t>
            </w:r>
          </w:p>
        </w:tc>
        <w:tc>
          <w:tcPr>
            <w:tcW w:w="3248" w:type="pct"/>
            <w:tcBorders>
              <w:top w:val="single" w:color="auto" w:sz="4" w:space="0"/>
              <w:left w:val="nil"/>
              <w:bottom w:val="single" w:color="auto" w:sz="4" w:space="0"/>
              <w:right w:val="single" w:color="auto" w:sz="4" w:space="0"/>
            </w:tcBorders>
            <w:shd w:val="clear" w:color="auto" w:fill="FFFFFF"/>
            <w:vAlign w:val="center"/>
          </w:tcPr>
          <w:p w14:paraId="26473748">
            <w:pPr>
              <w:pStyle w:val="125"/>
              <w:adjustRightInd w:val="0"/>
              <w:snapToGrid w:val="0"/>
              <w:rPr>
                <w:rFonts w:ascii="Times New Roman" w:hAnsi="Times New Roman"/>
                <w:sz w:val="18"/>
              </w:rPr>
            </w:pPr>
            <w:r>
              <w:rPr>
                <w:rFonts w:hint="eastAsia" w:ascii="Times New Roman" w:hAnsi="Times New Roman"/>
                <w:sz w:val="18"/>
              </w:rPr>
              <w:t>触发条件</w:t>
            </w:r>
          </w:p>
        </w:tc>
        <w:tc>
          <w:tcPr>
            <w:tcW w:w="730" w:type="pct"/>
            <w:tcBorders>
              <w:top w:val="single" w:color="auto" w:sz="4" w:space="0"/>
              <w:left w:val="nil"/>
              <w:bottom w:val="single" w:color="auto" w:sz="4" w:space="0"/>
              <w:right w:val="single" w:color="auto" w:sz="4" w:space="0"/>
            </w:tcBorders>
            <w:shd w:val="clear" w:color="auto" w:fill="FFFFFF"/>
            <w:vAlign w:val="center"/>
          </w:tcPr>
          <w:p w14:paraId="7B2806D1">
            <w:pPr>
              <w:pStyle w:val="125"/>
              <w:adjustRightInd w:val="0"/>
              <w:snapToGrid w:val="0"/>
              <w:rPr>
                <w:rFonts w:ascii="Times New Roman" w:hAnsi="Times New Roman"/>
                <w:sz w:val="18"/>
              </w:rPr>
            </w:pPr>
            <w:r>
              <w:rPr>
                <w:rFonts w:hint="eastAsia" w:ascii="Times New Roman" w:hAnsi="Times New Roman"/>
                <w:sz w:val="18"/>
              </w:rPr>
              <w:t>发起方</w:t>
            </w:r>
          </w:p>
        </w:tc>
      </w:tr>
      <w:tr w14:paraId="1200F5E3">
        <w:tblPrEx>
          <w:tblCellMar>
            <w:top w:w="0" w:type="dxa"/>
            <w:left w:w="108" w:type="dxa"/>
            <w:bottom w:w="0" w:type="dxa"/>
            <w:right w:w="108" w:type="dxa"/>
          </w:tblCellMar>
        </w:tblPrEx>
        <w:trPr>
          <w:jc w:val="center"/>
        </w:trPr>
        <w:tc>
          <w:tcPr>
            <w:tcW w:w="1022" w:type="pct"/>
            <w:tcBorders>
              <w:top w:val="single" w:color="auto" w:sz="4" w:space="0"/>
              <w:left w:val="single" w:color="auto" w:sz="4" w:space="0"/>
              <w:bottom w:val="single" w:color="auto" w:sz="4" w:space="0"/>
              <w:right w:val="single" w:color="auto" w:sz="4" w:space="0"/>
            </w:tcBorders>
            <w:vAlign w:val="center"/>
          </w:tcPr>
          <w:p w14:paraId="6875738B">
            <w:pPr>
              <w:pStyle w:val="125"/>
              <w:adjustRightInd w:val="0"/>
              <w:snapToGrid w:val="0"/>
              <w:rPr>
                <w:rFonts w:ascii="Times New Roman" w:hAnsi="Times New Roman"/>
                <w:sz w:val="18"/>
              </w:rPr>
            </w:pPr>
            <w:r>
              <w:rPr>
                <w:rFonts w:hint="eastAsia" w:ascii="Times New Roman" w:hAnsi="Times New Roman"/>
                <w:sz w:val="18"/>
              </w:rPr>
              <w:t>周期</w:t>
            </w:r>
          </w:p>
        </w:tc>
        <w:tc>
          <w:tcPr>
            <w:tcW w:w="3248" w:type="pct"/>
            <w:tcBorders>
              <w:top w:val="single" w:color="auto" w:sz="4" w:space="0"/>
              <w:left w:val="nil"/>
              <w:bottom w:val="single" w:color="auto" w:sz="4" w:space="0"/>
              <w:right w:val="single" w:color="auto" w:sz="4" w:space="0"/>
            </w:tcBorders>
            <w:vAlign w:val="center"/>
          </w:tcPr>
          <w:p w14:paraId="2F644ADE">
            <w:pPr>
              <w:pStyle w:val="125"/>
              <w:adjustRightInd w:val="0"/>
              <w:snapToGrid w:val="0"/>
              <w:rPr>
                <w:rFonts w:ascii="Times New Roman" w:hAnsi="Times New Roman"/>
                <w:sz w:val="18"/>
              </w:rPr>
            </w:pPr>
            <w:r>
              <w:rPr>
                <w:rFonts w:hint="eastAsia" w:ascii="Times New Roman" w:hAnsi="Times New Roman"/>
                <w:sz w:val="18"/>
              </w:rPr>
              <w:t>距上次发端到收端方向训练的时间已达某一超时时间</w:t>
            </w:r>
          </w:p>
        </w:tc>
        <w:tc>
          <w:tcPr>
            <w:tcW w:w="730" w:type="pct"/>
            <w:tcBorders>
              <w:top w:val="single" w:color="auto" w:sz="4" w:space="0"/>
              <w:left w:val="nil"/>
              <w:bottom w:val="single" w:color="auto" w:sz="4" w:space="0"/>
              <w:right w:val="single" w:color="auto" w:sz="4" w:space="0"/>
            </w:tcBorders>
            <w:vAlign w:val="center"/>
          </w:tcPr>
          <w:p w14:paraId="1A811798">
            <w:pPr>
              <w:pStyle w:val="125"/>
              <w:adjustRightInd w:val="0"/>
              <w:snapToGrid w:val="0"/>
              <w:rPr>
                <w:rFonts w:ascii="Times New Roman" w:hAnsi="Times New Roman"/>
                <w:sz w:val="18"/>
              </w:rPr>
            </w:pPr>
            <w:r>
              <w:rPr>
                <w:rFonts w:hint="eastAsia" w:ascii="Times New Roman" w:hAnsi="Times New Roman"/>
                <w:sz w:val="18"/>
              </w:rPr>
              <w:t>收端站点</w:t>
            </w:r>
          </w:p>
        </w:tc>
      </w:tr>
      <w:tr w14:paraId="057A4C45">
        <w:tblPrEx>
          <w:tblCellMar>
            <w:top w:w="0" w:type="dxa"/>
            <w:left w:w="108" w:type="dxa"/>
            <w:bottom w:w="0" w:type="dxa"/>
            <w:right w:w="108" w:type="dxa"/>
          </w:tblCellMar>
        </w:tblPrEx>
        <w:trPr>
          <w:jc w:val="center"/>
        </w:trPr>
        <w:tc>
          <w:tcPr>
            <w:tcW w:w="1022" w:type="pct"/>
            <w:tcBorders>
              <w:top w:val="single" w:color="auto" w:sz="4" w:space="0"/>
              <w:left w:val="single" w:color="auto" w:sz="4" w:space="0"/>
              <w:bottom w:val="single" w:color="auto" w:sz="4" w:space="0"/>
              <w:right w:val="single" w:color="auto" w:sz="4" w:space="0"/>
            </w:tcBorders>
            <w:vAlign w:val="center"/>
          </w:tcPr>
          <w:p w14:paraId="40B7B395">
            <w:pPr>
              <w:pStyle w:val="125"/>
              <w:adjustRightInd w:val="0"/>
              <w:snapToGrid w:val="0"/>
              <w:rPr>
                <w:rFonts w:ascii="Times New Roman" w:hAnsi="Times New Roman"/>
                <w:sz w:val="18"/>
              </w:rPr>
            </w:pPr>
            <w:r>
              <w:rPr>
                <w:rFonts w:hint="eastAsia" w:ascii="Times New Roman" w:hAnsi="Times New Roman"/>
                <w:sz w:val="18"/>
              </w:rPr>
              <w:t>报文成功率降低</w:t>
            </w:r>
          </w:p>
        </w:tc>
        <w:tc>
          <w:tcPr>
            <w:tcW w:w="3248" w:type="pct"/>
            <w:tcBorders>
              <w:top w:val="single" w:color="auto" w:sz="4" w:space="0"/>
              <w:left w:val="nil"/>
              <w:bottom w:val="single" w:color="auto" w:sz="4" w:space="0"/>
              <w:right w:val="single" w:color="auto" w:sz="4" w:space="0"/>
            </w:tcBorders>
            <w:vAlign w:val="center"/>
          </w:tcPr>
          <w:p w14:paraId="47DFD196">
            <w:pPr>
              <w:pStyle w:val="125"/>
              <w:adjustRightInd w:val="0"/>
              <w:snapToGrid w:val="0"/>
              <w:rPr>
                <w:rFonts w:ascii="Times New Roman" w:hAnsi="Times New Roman"/>
                <w:sz w:val="18"/>
              </w:rPr>
            </w:pPr>
            <w:r>
              <w:rPr>
                <w:rFonts w:hint="eastAsia" w:ascii="Times New Roman" w:hAnsi="Times New Roman"/>
                <w:sz w:val="18"/>
              </w:rPr>
              <w:t>发端到收端方向使用Bitloading的报文成功率持续一段时间连续低于阈值</w:t>
            </w:r>
          </w:p>
        </w:tc>
        <w:tc>
          <w:tcPr>
            <w:tcW w:w="730" w:type="pct"/>
            <w:tcBorders>
              <w:top w:val="single" w:color="auto" w:sz="4" w:space="0"/>
              <w:left w:val="nil"/>
              <w:bottom w:val="single" w:color="auto" w:sz="4" w:space="0"/>
              <w:right w:val="single" w:color="auto" w:sz="4" w:space="0"/>
            </w:tcBorders>
            <w:vAlign w:val="center"/>
          </w:tcPr>
          <w:p w14:paraId="6EA4CD36">
            <w:pPr>
              <w:pStyle w:val="125"/>
              <w:adjustRightInd w:val="0"/>
              <w:snapToGrid w:val="0"/>
              <w:rPr>
                <w:rFonts w:ascii="Times New Roman" w:hAnsi="Times New Roman"/>
                <w:sz w:val="18"/>
              </w:rPr>
            </w:pPr>
            <w:r>
              <w:rPr>
                <w:rFonts w:hint="eastAsia" w:ascii="Times New Roman" w:hAnsi="Times New Roman"/>
                <w:sz w:val="18"/>
              </w:rPr>
              <w:t>发端站点</w:t>
            </w:r>
          </w:p>
        </w:tc>
      </w:tr>
      <w:tr w14:paraId="01AAD3CC">
        <w:tblPrEx>
          <w:tblCellMar>
            <w:top w:w="0" w:type="dxa"/>
            <w:left w:w="108" w:type="dxa"/>
            <w:bottom w:w="0" w:type="dxa"/>
            <w:right w:w="108" w:type="dxa"/>
          </w:tblCellMar>
        </w:tblPrEx>
        <w:trPr>
          <w:jc w:val="center"/>
        </w:trPr>
        <w:tc>
          <w:tcPr>
            <w:tcW w:w="1022" w:type="pct"/>
            <w:tcBorders>
              <w:top w:val="single" w:color="auto" w:sz="4" w:space="0"/>
              <w:left w:val="single" w:color="auto" w:sz="4" w:space="0"/>
              <w:bottom w:val="single" w:color="auto" w:sz="4" w:space="0"/>
              <w:right w:val="single" w:color="auto" w:sz="4" w:space="0"/>
            </w:tcBorders>
            <w:vAlign w:val="center"/>
          </w:tcPr>
          <w:p w14:paraId="1415AFCB">
            <w:pPr>
              <w:pStyle w:val="125"/>
              <w:adjustRightInd w:val="0"/>
              <w:snapToGrid w:val="0"/>
              <w:rPr>
                <w:rFonts w:ascii="Times New Roman" w:hAnsi="Times New Roman"/>
                <w:sz w:val="18"/>
              </w:rPr>
            </w:pPr>
            <w:r>
              <w:rPr>
                <w:rFonts w:hint="eastAsia" w:ascii="Times New Roman" w:hAnsi="Times New Roman"/>
                <w:sz w:val="18"/>
              </w:rPr>
              <w:t>SNR变化</w:t>
            </w:r>
          </w:p>
        </w:tc>
        <w:tc>
          <w:tcPr>
            <w:tcW w:w="3248" w:type="pct"/>
            <w:tcBorders>
              <w:top w:val="single" w:color="auto" w:sz="4" w:space="0"/>
              <w:left w:val="nil"/>
              <w:bottom w:val="single" w:color="auto" w:sz="4" w:space="0"/>
              <w:right w:val="single" w:color="auto" w:sz="4" w:space="0"/>
            </w:tcBorders>
            <w:vAlign w:val="center"/>
          </w:tcPr>
          <w:p w14:paraId="21BEA799">
            <w:pPr>
              <w:pStyle w:val="125"/>
              <w:adjustRightInd w:val="0"/>
              <w:snapToGrid w:val="0"/>
              <w:rPr>
                <w:rFonts w:ascii="Times New Roman" w:hAnsi="Times New Roman"/>
                <w:sz w:val="18"/>
              </w:rPr>
            </w:pPr>
            <w:r>
              <w:rPr>
                <w:rFonts w:hint="eastAsia" w:ascii="Times New Roman" w:hAnsi="Times New Roman"/>
                <w:sz w:val="18"/>
              </w:rPr>
              <w:t>发端到收端方向的SNR与上次训练时的差值持续一段时间连续超过阈值</w:t>
            </w:r>
          </w:p>
        </w:tc>
        <w:tc>
          <w:tcPr>
            <w:tcW w:w="730" w:type="pct"/>
            <w:tcBorders>
              <w:top w:val="single" w:color="auto" w:sz="4" w:space="0"/>
              <w:left w:val="nil"/>
              <w:bottom w:val="single" w:color="auto" w:sz="4" w:space="0"/>
              <w:right w:val="single" w:color="auto" w:sz="4" w:space="0"/>
            </w:tcBorders>
            <w:vAlign w:val="center"/>
          </w:tcPr>
          <w:p w14:paraId="3340ED04">
            <w:pPr>
              <w:pStyle w:val="125"/>
              <w:adjustRightInd w:val="0"/>
              <w:snapToGrid w:val="0"/>
              <w:rPr>
                <w:rFonts w:ascii="Times New Roman" w:hAnsi="Times New Roman"/>
                <w:sz w:val="18"/>
              </w:rPr>
            </w:pPr>
            <w:r>
              <w:rPr>
                <w:rFonts w:hint="eastAsia" w:ascii="Times New Roman" w:hAnsi="Times New Roman"/>
                <w:sz w:val="18"/>
              </w:rPr>
              <w:t>收端站点</w:t>
            </w:r>
          </w:p>
        </w:tc>
      </w:tr>
    </w:tbl>
    <w:p w14:paraId="4BADAE97">
      <w:pPr>
        <w:pStyle w:val="50"/>
      </w:pPr>
      <w:r>
        <w:rPr>
          <w:rFonts w:hint="eastAsia"/>
        </w:rPr>
        <w:t>其中，根据报文成功率触发重训练是由发端站点发起的，其训练流程如</w:t>
      </w:r>
      <w:r>
        <w:fldChar w:fldCharType="begin"/>
      </w:r>
      <w:r>
        <w:instrText xml:space="preserve"> </w:instrText>
      </w:r>
      <w:r>
        <w:rPr>
          <w:rFonts w:hint="eastAsia"/>
        </w:rPr>
        <w:instrText xml:space="preserve">REF _Ref219384603 \h</w:instrText>
      </w:r>
      <w:r>
        <w:instrText xml:space="preserve">  \* MERGEFORMAT </w:instrText>
      </w:r>
      <w:r>
        <w:fldChar w:fldCharType="separate"/>
      </w:r>
      <w:r>
        <w:t>图 44</w:t>
      </w:r>
      <w:r>
        <w:fldChar w:fldCharType="end"/>
      </w:r>
      <w:r>
        <w:rPr>
          <w:rFonts w:hint="eastAsia"/>
        </w:rPr>
        <w:t>所示，</w:t>
      </w:r>
    </w:p>
    <w:p w14:paraId="1A80008E">
      <w:pPr>
        <w:pStyle w:val="129"/>
      </w:pPr>
      <w:r>
        <w:object>
          <v:shape id="_x0000_i1066" o:spt="75" type="#_x0000_t75" style="height:285pt;width:203.25pt;" o:ole="t" filled="f" o:preferrelative="t" stroked="f" coordsize="21600,21600">
            <v:path/>
            <v:fill on="f" focussize="0,0"/>
            <v:stroke on="f" joinstyle="miter"/>
            <v:imagedata r:id="rId75" o:title=""/>
            <o:lock v:ext="edit" aspectratio="t"/>
            <w10:wrap type="none"/>
            <w10:anchorlock/>
          </v:shape>
          <o:OLEObject Type="Embed" ProgID="EdrawMax.EdrawDocument.1" ShapeID="_x0000_i1066" DrawAspect="Content" ObjectID="_1468075741" r:id="rId74">
            <o:LockedField>false</o:LockedField>
          </o:OLEObject>
        </w:object>
      </w:r>
    </w:p>
    <w:p w14:paraId="7F65C1BD">
      <w:pPr>
        <w:pStyle w:val="10"/>
      </w:pPr>
      <w:bookmarkStart w:id="3388" w:name="_Ref219136512"/>
      <w:bookmarkEnd w:id="3388"/>
      <w:bookmarkStart w:id="3389" w:name="_Ref219384603"/>
      <w:r>
        <w:t xml:space="preserve">图 </w:t>
      </w:r>
      <w:r>
        <w:fldChar w:fldCharType="begin"/>
      </w:r>
      <w:r>
        <w:instrText xml:space="preserve"> SEQ 图 \* ARABIC </w:instrText>
      </w:r>
      <w:r>
        <w:fldChar w:fldCharType="separate"/>
      </w:r>
      <w:r>
        <w:t>44</w:t>
      </w:r>
      <w:r>
        <w:fldChar w:fldCharType="end"/>
      </w:r>
      <w:bookmarkEnd w:id="3389"/>
      <w:r>
        <w:rPr>
          <w:rFonts w:hint="eastAsia"/>
        </w:rPr>
        <w:t xml:space="preserve"> 发端站点启动重新训练流程图</w:t>
      </w:r>
    </w:p>
    <w:p w14:paraId="63382EAC">
      <w:pPr>
        <w:pStyle w:val="57"/>
        <w:ind w:left="420" w:hanging="420"/>
      </w:pPr>
      <w:r>
        <w:rPr>
          <w:rFonts w:hint="eastAsia"/>
        </w:rPr>
        <w:t>取消训练</w:t>
      </w:r>
    </w:p>
    <w:p w14:paraId="1F27DAD7">
      <w:pPr>
        <w:pStyle w:val="50"/>
      </w:pPr>
      <w:r>
        <w:rPr>
          <w:rFonts w:hint="eastAsia"/>
        </w:rPr>
        <w:t>在代理变更或者两站点间通信不好等场景下，收端站点可以申请训练关系取消，并释放训练资源。收端向发端发送取消请求，发端先删除站点，再应答取消确认，收端接收到取消确认后再删除站点，防止发端使用训练结果向收端发送报文时，收端已经将训练结果删除而无法正确解析报文，取消训练流程如</w:t>
      </w:r>
      <w:r>
        <w:fldChar w:fldCharType="begin"/>
      </w:r>
      <w:r>
        <w:instrText xml:space="preserve"> </w:instrText>
      </w:r>
      <w:r>
        <w:rPr>
          <w:rFonts w:hint="eastAsia"/>
        </w:rPr>
        <w:instrText xml:space="preserve">REF _Ref219384628 \h</w:instrText>
      </w:r>
      <w:r>
        <w:instrText xml:space="preserve">  \* MERGEFORMAT </w:instrText>
      </w:r>
      <w:r>
        <w:fldChar w:fldCharType="separate"/>
      </w:r>
      <w:r>
        <w:t>图 45</w:t>
      </w:r>
      <w:r>
        <w:fldChar w:fldCharType="end"/>
      </w:r>
      <w:r>
        <w:rPr>
          <w:rFonts w:hint="eastAsia"/>
        </w:rPr>
        <w:t>所示。</w:t>
      </w:r>
    </w:p>
    <w:p w14:paraId="221A99A5">
      <w:pPr>
        <w:pStyle w:val="129"/>
      </w:pPr>
      <w:r>
        <w:object>
          <v:shape id="_x0000_i1067" o:spt="75" type="#_x0000_t75" style="height:226.5pt;width:383.25pt;" o:ole="t" filled="f" o:preferrelative="t" stroked="f" coordsize="21600,21600">
            <v:path/>
            <v:fill on="f" focussize="0,0"/>
            <v:stroke on="f" joinstyle="miter"/>
            <v:imagedata r:id="rId77" o:title=""/>
            <o:lock v:ext="edit" aspectratio="t"/>
            <w10:wrap type="none"/>
            <w10:anchorlock/>
          </v:shape>
          <o:OLEObject Type="Embed" ProgID="EdrawMax.EdrawDocument.1" ShapeID="_x0000_i1067" DrawAspect="Content" ObjectID="_1468075742" r:id="rId76">
            <o:LockedField>false</o:LockedField>
          </o:OLEObject>
        </w:object>
      </w:r>
    </w:p>
    <w:p w14:paraId="787E51E5">
      <w:pPr>
        <w:pStyle w:val="10"/>
      </w:pPr>
      <w:bookmarkStart w:id="3390" w:name="_Ref219136522"/>
      <w:bookmarkEnd w:id="3390"/>
      <w:bookmarkStart w:id="3391" w:name="_Ref219384628"/>
      <w:r>
        <w:t xml:space="preserve">图 </w:t>
      </w:r>
      <w:r>
        <w:fldChar w:fldCharType="begin"/>
      </w:r>
      <w:r>
        <w:instrText xml:space="preserve"> SEQ 图 \* ARABIC </w:instrText>
      </w:r>
      <w:r>
        <w:fldChar w:fldCharType="separate"/>
      </w:r>
      <w:r>
        <w:t>45</w:t>
      </w:r>
      <w:r>
        <w:fldChar w:fldCharType="end"/>
      </w:r>
      <w:bookmarkEnd w:id="3391"/>
      <w:r>
        <w:rPr>
          <w:rFonts w:hint="eastAsia"/>
        </w:rPr>
        <w:t xml:space="preserve"> 取消训练流程图</w:t>
      </w:r>
    </w:p>
    <w:p w14:paraId="11E2DA34">
      <w:pPr>
        <w:pStyle w:val="50"/>
      </w:pPr>
      <w:r>
        <w:t>训练取消请求与训练取消确认之间遵循</w:t>
      </w:r>
      <w:r>
        <w:rPr>
          <w:rFonts w:hint="eastAsia"/>
        </w:rPr>
        <w:t>C</w:t>
      </w:r>
      <w:r>
        <w:t>IFS的帧间隔定义</w:t>
      </w:r>
      <w:r>
        <w:rPr>
          <w:rFonts w:hint="eastAsia"/>
        </w:rPr>
        <w:t>。</w:t>
      </w:r>
    </w:p>
    <w:p w14:paraId="4A1A2E74">
      <w:pPr>
        <w:pStyle w:val="50"/>
      </w:pPr>
      <w:r>
        <w:rPr>
          <w:rFonts w:hint="eastAsia"/>
        </w:rPr>
        <w:t>若收端站点连续5次请求训练取消，未收到训练取消确认，收端站点可删除训练信息。发端站点达到训练资源上限后，可选择删除连续1小时未使用过的训练站点。</w:t>
      </w:r>
    </w:p>
    <w:p w14:paraId="6744CCDD">
      <w:pPr>
        <w:pStyle w:val="48"/>
      </w:pPr>
      <w:bookmarkStart w:id="3392" w:name="_Toc217136102"/>
      <w:bookmarkEnd w:id="3392"/>
      <w:r>
        <w:rPr>
          <w:rFonts w:hint="eastAsia"/>
        </w:rPr>
        <w:t>OFDMA调度</w:t>
      </w:r>
    </w:p>
    <w:p w14:paraId="3908A56E">
      <w:pPr>
        <w:pStyle w:val="50"/>
      </w:pPr>
      <w:r>
        <w:rPr>
          <w:rFonts w:hint="eastAsia"/>
        </w:rPr>
        <w:t>O</w:t>
      </w:r>
      <w:r>
        <w:t>FDMA</w:t>
      </w:r>
      <w:r>
        <w:rPr>
          <w:rFonts w:hint="eastAsia"/>
        </w:rPr>
        <w:t>调度的基本机制：通过O</w:t>
      </w:r>
      <w:r>
        <w:t>FMDA</w:t>
      </w:r>
      <w:r>
        <w:rPr>
          <w:rFonts w:hint="eastAsia"/>
        </w:rPr>
        <w:t>调度可以实现一个站点同时与其他多个站点在相互不重叠的子载波上进行数据报文的收发。</w:t>
      </w:r>
      <w:r>
        <w:t>OFDMA</w:t>
      </w:r>
      <w:r>
        <w:rPr>
          <w:rFonts w:hint="eastAsia"/>
        </w:rPr>
        <w:t>调度分为下行（D</w:t>
      </w:r>
      <w:r>
        <w:t>L</w:t>
      </w:r>
      <w:r>
        <w:rPr>
          <w:rFonts w:hint="eastAsia"/>
        </w:rPr>
        <w:t>）调度和上行（U</w:t>
      </w:r>
      <w:r>
        <w:t>L</w:t>
      </w:r>
      <w:r>
        <w:rPr>
          <w:rFonts w:hint="eastAsia"/>
        </w:rPr>
        <w:t>）调度两种方式。在实际应用的场景中，即实现了代理站点（可以是C</w:t>
      </w:r>
      <w:r>
        <w:t>CO</w:t>
      </w:r>
      <w:r>
        <w:rPr>
          <w:rFonts w:hint="eastAsia"/>
        </w:rPr>
        <w:t>或P</w:t>
      </w:r>
      <w:r>
        <w:t>CO</w:t>
      </w:r>
      <w:r>
        <w:rPr>
          <w:rFonts w:hint="eastAsia"/>
        </w:rPr>
        <w:t>）与多个直连站点（关系上可以是代理站点的代理或直连子站点，角色上可以是P</w:t>
      </w:r>
      <w:r>
        <w:t>CO</w:t>
      </w:r>
      <w:r>
        <w:rPr>
          <w:rFonts w:hint="eastAsia"/>
        </w:rPr>
        <w:t>或S</w:t>
      </w:r>
      <w:r>
        <w:t>TA</w:t>
      </w:r>
      <w:r>
        <w:rPr>
          <w:rFonts w:hint="eastAsia"/>
        </w:rPr>
        <w:t>）进行不同的单播S</w:t>
      </w:r>
      <w:r>
        <w:t>OF</w:t>
      </w:r>
      <w:r>
        <w:rPr>
          <w:rFonts w:hint="eastAsia"/>
        </w:rPr>
        <w:t>报文的并行接收或并行发送，其中单次并行通信的直连站点数最多为4个。</w:t>
      </w:r>
    </w:p>
    <w:p w14:paraId="400A5D08">
      <w:pPr>
        <w:pStyle w:val="57"/>
        <w:ind w:left="420" w:hanging="420"/>
      </w:pPr>
      <w:r>
        <w:rPr>
          <w:rFonts w:hint="eastAsia"/>
        </w:rPr>
        <w:t>RU使用评估</w:t>
      </w:r>
    </w:p>
    <w:p w14:paraId="6C6C075C">
      <w:pPr>
        <w:pStyle w:val="50"/>
      </w:pPr>
      <w:r>
        <w:rPr>
          <w:rFonts w:hint="eastAsia"/>
        </w:rPr>
        <w:t>（1）C</w:t>
      </w:r>
      <w:r>
        <w:t>CO\PCO\STA可以周期性发送训练帧和</w:t>
      </w:r>
      <w:r>
        <w:rPr>
          <w:rFonts w:hint="eastAsia"/>
        </w:rPr>
        <w:t>R</w:t>
      </w:r>
      <w:r>
        <w:t>U_SNR信息告知帧</w:t>
      </w:r>
      <w:r>
        <w:rPr>
          <w:rFonts w:hint="eastAsia"/>
        </w:rPr>
        <w:t>，</w:t>
      </w:r>
      <w:r>
        <w:t>用于其他站点进行</w:t>
      </w:r>
      <w:r>
        <w:rPr>
          <w:rFonts w:hint="eastAsia"/>
        </w:rPr>
        <w:t>R</w:t>
      </w:r>
      <w:r>
        <w:t>U SNR的评估及信息交换</w:t>
      </w:r>
      <w:r>
        <w:rPr>
          <w:rFonts w:hint="eastAsia"/>
        </w:rPr>
        <w:t>。</w:t>
      </w:r>
    </w:p>
    <w:p w14:paraId="787F7E00">
      <w:pPr>
        <w:pStyle w:val="50"/>
      </w:pPr>
      <w:r>
        <w:rPr>
          <w:rFonts w:hint="eastAsia"/>
        </w:rPr>
        <w:t>（2）R</w:t>
      </w:r>
      <w:r>
        <w:t>U SNR的评估结果也可以在SACK帧中单点反馈</w:t>
      </w:r>
      <w:r>
        <w:rPr>
          <w:rFonts w:hint="eastAsia"/>
        </w:rPr>
        <w:t>。</w:t>
      </w:r>
    </w:p>
    <w:p w14:paraId="49107CFB">
      <w:pPr>
        <w:pStyle w:val="57"/>
        <w:ind w:left="420" w:hanging="420"/>
      </w:pPr>
      <w:r>
        <w:rPr>
          <w:rFonts w:hint="eastAsia"/>
        </w:rPr>
        <w:t>DL_OFDMA调度</w:t>
      </w:r>
    </w:p>
    <w:p w14:paraId="14342DE7">
      <w:pPr>
        <w:pStyle w:val="50"/>
      </w:pPr>
      <w:r>
        <w:rPr>
          <w:rFonts w:hint="eastAsia"/>
        </w:rPr>
        <w:t>当CCO或PCO有多个单播SOF报文需要向不同直连站点发送时，可用使用一帧DL-OFDMA数据报文实现同时向多个直连站点发送不同内容的单播SOF报文。发送给多个直连站点的帧载荷使用相互不重叠的RU。直连站点接收到DL-OFDMA数据报文，根据帧载荷的接收情况，在同一时刻向调度站点应答UL-OFDMA数据帧，U</w:t>
      </w:r>
      <w:r>
        <w:t>L</w:t>
      </w:r>
      <w:r>
        <w:rPr>
          <w:rFonts w:hint="eastAsia"/>
        </w:rPr>
        <w:t>-</w:t>
      </w:r>
      <w:r>
        <w:t>OFDMA的</w:t>
      </w:r>
      <w:r>
        <w:rPr>
          <w:rFonts w:hint="eastAsia"/>
        </w:rPr>
        <w:t>帧载荷中承载各个站点对D</w:t>
      </w:r>
      <w:r>
        <w:t>L-OFDMA数据帧的接收情况</w:t>
      </w:r>
      <w:r>
        <w:rPr>
          <w:rFonts w:hint="eastAsia"/>
        </w:rPr>
        <w:t>，完成对DL-OFDMA数据报文的接收确认，多个直连站点的帧载荷使用相互不重叠的RU。DL-OFDMA调度过程如</w:t>
      </w:r>
      <w:r>
        <w:fldChar w:fldCharType="begin"/>
      </w:r>
      <w:r>
        <w:instrText xml:space="preserve"> </w:instrText>
      </w:r>
      <w:r>
        <w:rPr>
          <w:rFonts w:hint="eastAsia"/>
        </w:rPr>
        <w:instrText xml:space="preserve">REF _Ref219384656 \h</w:instrText>
      </w:r>
      <w:r>
        <w:instrText xml:space="preserve">  \* MERGEFORMAT </w:instrText>
      </w:r>
      <w:r>
        <w:fldChar w:fldCharType="separate"/>
      </w:r>
      <w:r>
        <w:t>图 46</w:t>
      </w:r>
      <w:r>
        <w:fldChar w:fldCharType="end"/>
      </w:r>
      <w:r>
        <w:rPr>
          <w:rFonts w:hint="eastAsia"/>
        </w:rPr>
        <w:t>所示。</w:t>
      </w:r>
    </w:p>
    <w:p w14:paraId="4CE41396">
      <w:pPr>
        <w:pStyle w:val="50"/>
      </w:pPr>
      <w:r>
        <w:rPr>
          <w:rFonts w:hint="eastAsia"/>
        </w:rPr>
        <w:t>在</w:t>
      </w:r>
      <w:r>
        <w:t>DL-OFDMA</w:t>
      </w:r>
      <w:r>
        <w:rPr>
          <w:rFonts w:hint="eastAsia"/>
        </w:rPr>
        <w:t>调度中，</w:t>
      </w:r>
      <w:r>
        <w:t>PCO</w:t>
      </w:r>
      <w:r>
        <w:rPr>
          <w:rFonts w:hint="eastAsia"/>
        </w:rPr>
        <w:t>向多个子站点发送</w:t>
      </w:r>
      <w:r>
        <w:t>DL-OFDMA</w:t>
      </w:r>
      <w:r>
        <w:rPr>
          <w:rFonts w:hint="eastAsia"/>
        </w:rPr>
        <w:t>数据帧，</w:t>
      </w:r>
      <w:r>
        <w:t>STA</w:t>
      </w:r>
      <w:r>
        <w:rPr>
          <w:rFonts w:hint="eastAsia"/>
        </w:rPr>
        <w:t>需要将其评估的接收</w:t>
      </w:r>
      <w:r>
        <w:t>PCO</w:t>
      </w:r>
      <w:r>
        <w:rPr>
          <w:rFonts w:hint="eastAsia"/>
        </w:rPr>
        <w:t>信号的</w:t>
      </w:r>
      <w:r>
        <w:t>RU_SNR</w:t>
      </w:r>
      <w:r>
        <w:rPr>
          <w:rFonts w:hint="eastAsia"/>
        </w:rPr>
        <w:t>反馈给</w:t>
      </w:r>
      <w:r>
        <w:t>PCO</w:t>
      </w:r>
      <w:r>
        <w:rPr>
          <w:rFonts w:hint="eastAsia"/>
        </w:rPr>
        <w:t>，</w:t>
      </w:r>
      <w:r>
        <w:t>PCO</w:t>
      </w:r>
      <w:r>
        <w:rPr>
          <w:rFonts w:hint="eastAsia"/>
        </w:rPr>
        <w:t>根据子站点反馈的</w:t>
      </w:r>
      <w:r>
        <w:t>RU_SNR</w:t>
      </w:r>
      <w:r>
        <w:rPr>
          <w:rFonts w:hint="eastAsia"/>
        </w:rPr>
        <w:t>选择向其发送报文使用的</w:t>
      </w:r>
      <w:r>
        <w:t>TMI</w:t>
      </w:r>
      <w:r>
        <w:rPr>
          <w:rFonts w:hint="eastAsia"/>
        </w:rPr>
        <w:t>和</w:t>
      </w:r>
      <w:r>
        <w:t>RU_SNR</w:t>
      </w:r>
      <w:r>
        <w:rPr>
          <w:rFonts w:hint="eastAsia"/>
        </w:rPr>
        <w:t>，在选择</w:t>
      </w:r>
      <w:r>
        <w:t>TMI</w:t>
      </w:r>
      <w:r>
        <w:rPr>
          <w:rFonts w:hint="eastAsia"/>
        </w:rPr>
        <w:t>时，</w:t>
      </w:r>
      <w:r>
        <w:t>解调门限</w:t>
      </w:r>
      <w:r>
        <w:rPr>
          <w:rFonts w:hint="eastAsia"/>
        </w:rPr>
        <w:t>至少预留3d</w:t>
      </w:r>
      <w:r>
        <w:t>B余量</w:t>
      </w:r>
      <w:r>
        <w:rPr>
          <w:rFonts w:hint="eastAsia"/>
        </w:rPr>
        <w:t>。</w:t>
      </w:r>
    </w:p>
    <w:p w14:paraId="1EB70002">
      <w:pPr>
        <w:pStyle w:val="129"/>
      </w:pPr>
      <w:r>
        <w:rPr>
          <w:rFonts w:ascii="Calibri" w:hAnsi="Calibri"/>
        </w:rPr>
        <w:object>
          <v:shape id="_x0000_i1068" o:spt="75" type="#_x0000_t75" style="height:98.25pt;width:408.75pt;" o:ole="t" filled="f" o:preferrelative="t" stroked="f" coordsize="21600,21600">
            <v:path/>
            <v:fill on="f" focussize="0,0"/>
            <v:stroke on="f" joinstyle="miter"/>
            <v:imagedata r:id="rId79" o:title=""/>
            <o:lock v:ext="edit" aspectratio="t"/>
            <w10:wrap type="none"/>
            <w10:anchorlock/>
          </v:shape>
          <o:OLEObject Type="Embed" ProgID="EdrawMax.EdrawDocument.1" ShapeID="_x0000_i1068" DrawAspect="Content" ObjectID="_1468075743" r:id="rId78">
            <o:LockedField>false</o:LockedField>
          </o:OLEObject>
        </w:object>
      </w:r>
    </w:p>
    <w:p w14:paraId="76C14090">
      <w:pPr>
        <w:pStyle w:val="10"/>
      </w:pPr>
      <w:bookmarkStart w:id="3393" w:name="_Ref219136585"/>
      <w:bookmarkEnd w:id="3393"/>
      <w:bookmarkStart w:id="3394" w:name="_Ref219384656"/>
      <w:r>
        <w:t xml:space="preserve">图 </w:t>
      </w:r>
      <w:r>
        <w:fldChar w:fldCharType="begin"/>
      </w:r>
      <w:r>
        <w:instrText xml:space="preserve"> SEQ 图 \* ARABIC </w:instrText>
      </w:r>
      <w:r>
        <w:fldChar w:fldCharType="separate"/>
      </w:r>
      <w:r>
        <w:t>46</w:t>
      </w:r>
      <w:r>
        <w:fldChar w:fldCharType="end"/>
      </w:r>
      <w:bookmarkEnd w:id="3394"/>
      <w:r>
        <w:t xml:space="preserve"> </w:t>
      </w:r>
      <w:r>
        <w:rPr>
          <w:rFonts w:hint="eastAsia"/>
        </w:rPr>
        <w:t>DL-OFDMA调度完整过程</w:t>
      </w:r>
    </w:p>
    <w:p w14:paraId="08239079">
      <w:pPr>
        <w:pStyle w:val="50"/>
      </w:pPr>
      <w:r>
        <w:rPr>
          <w:rFonts w:hint="eastAsia"/>
        </w:rPr>
        <w:t>D</w:t>
      </w:r>
      <w:r>
        <w:t>L-OFDMA数据帧的帧长包括下行数据帧的帧载荷</w:t>
      </w:r>
      <w:r>
        <w:rPr>
          <w:rFonts w:hint="eastAsia"/>
        </w:rPr>
        <w:t>、</w:t>
      </w:r>
      <w:r>
        <w:t>BIFS</w:t>
      </w:r>
      <w:r>
        <w:rPr>
          <w:rFonts w:hint="eastAsia"/>
        </w:rPr>
        <w:t>、A</w:t>
      </w:r>
      <w:r>
        <w:t>CK帧以及</w:t>
      </w:r>
      <w:r>
        <w:rPr>
          <w:rFonts w:hint="eastAsia"/>
        </w:rPr>
        <w:t>C</w:t>
      </w:r>
      <w:r>
        <w:t>IFS</w:t>
      </w:r>
      <w:r>
        <w:rPr>
          <w:rFonts w:hint="eastAsia"/>
        </w:rPr>
        <w:t>，帧间隔如</w:t>
      </w:r>
      <w:r>
        <w:fldChar w:fldCharType="begin"/>
      </w:r>
      <w:r>
        <w:instrText xml:space="preserve"> </w:instrText>
      </w:r>
      <w:r>
        <w:rPr>
          <w:rFonts w:hint="eastAsia"/>
        </w:rPr>
        <w:instrText xml:space="preserve">REF _Ref219384692 \h</w:instrText>
      </w:r>
      <w:r>
        <w:instrText xml:space="preserve">  \* MERGEFORMAT </w:instrText>
      </w:r>
      <w:r>
        <w:fldChar w:fldCharType="separate"/>
      </w:r>
      <w:r>
        <w:t>图 47</w:t>
      </w:r>
      <w:r>
        <w:fldChar w:fldCharType="end"/>
      </w:r>
      <w:r>
        <w:rPr>
          <w:rFonts w:hint="eastAsia"/>
        </w:rPr>
        <w:t>所示。</w:t>
      </w:r>
    </w:p>
    <w:p w14:paraId="08A80D41">
      <w:pPr>
        <w:pStyle w:val="129"/>
      </w:pPr>
      <w:r>
        <w:object>
          <v:shape id="_x0000_i1069" o:spt="75" type="#_x0000_t75" style="height:76.5pt;width:467.25pt;" o:ole="t" filled="f" o:preferrelative="t" stroked="f" coordsize="21600,21600">
            <v:path/>
            <v:fill on="f" focussize="0,0"/>
            <v:stroke on="f" joinstyle="miter"/>
            <v:imagedata r:id="rId81" o:title=""/>
            <o:lock v:ext="edit" aspectratio="t"/>
            <w10:wrap type="none"/>
            <w10:anchorlock/>
          </v:shape>
          <o:OLEObject Type="Embed" ProgID="EdrawMax.EdrawDocument.1" ShapeID="_x0000_i1069" DrawAspect="Content" ObjectID="_1468075744" r:id="rId80">
            <o:LockedField>false</o:LockedField>
          </o:OLEObject>
        </w:object>
      </w:r>
      <w:bookmarkStart w:id="3395" w:name="_Ref219136614"/>
      <w:bookmarkEnd w:id="3395"/>
      <w:bookmarkStart w:id="3396" w:name="_Ref219384692"/>
      <w:r>
        <w:t xml:space="preserve">图 </w:t>
      </w:r>
      <w:r>
        <w:fldChar w:fldCharType="begin"/>
      </w:r>
      <w:r>
        <w:instrText xml:space="preserve"> SEQ 图 \* ARABIC </w:instrText>
      </w:r>
      <w:r>
        <w:fldChar w:fldCharType="separate"/>
      </w:r>
      <w:r>
        <w:t>47</w:t>
      </w:r>
      <w:r>
        <w:fldChar w:fldCharType="end"/>
      </w:r>
      <w:bookmarkEnd w:id="3396"/>
      <w:r>
        <w:t xml:space="preserve"> </w:t>
      </w:r>
      <w:r>
        <w:rPr>
          <w:rFonts w:hint="eastAsia"/>
        </w:rPr>
        <w:t>DL-OFDMA帧间隔</w:t>
      </w:r>
    </w:p>
    <w:p w14:paraId="15AB837A">
      <w:pPr>
        <w:pStyle w:val="57"/>
        <w:ind w:left="420" w:hanging="420"/>
      </w:pPr>
      <w:r>
        <w:rPr>
          <w:rFonts w:hint="eastAsia"/>
        </w:rPr>
        <w:t>UL_OFDMA调度</w:t>
      </w:r>
    </w:p>
    <w:p w14:paraId="3DCAB4DA">
      <w:pPr>
        <w:pStyle w:val="50"/>
      </w:pPr>
      <w:r>
        <w:rPr>
          <w:rFonts w:hint="eastAsia"/>
        </w:rPr>
        <w:t>当CCO或PCO有多个单播SOF报文需要从直连站点接收时，可以使用UL-OFDMA trigger帧触发多个直连站点同时向其发送UL-OFDMA数据报文，达到并行通信的目的，多个直连站点发送的帧载荷使用相互不重叠的RU。若被调度的用户无业务数据应答时，应按照trigger帧指示的信息回复无效数据。UL-OFDMA调度过程如</w:t>
      </w:r>
      <w:r>
        <w:fldChar w:fldCharType="begin"/>
      </w:r>
      <w:r>
        <w:instrText xml:space="preserve"> </w:instrText>
      </w:r>
      <w:r>
        <w:rPr>
          <w:rFonts w:hint="eastAsia"/>
        </w:rPr>
        <w:instrText xml:space="preserve">REF _Ref219384712 \h</w:instrText>
      </w:r>
      <w:r>
        <w:instrText xml:space="preserve">  \* MERGEFORMAT </w:instrText>
      </w:r>
      <w:r>
        <w:fldChar w:fldCharType="separate"/>
      </w:r>
      <w:r>
        <w:t>图 48</w:t>
      </w:r>
      <w:r>
        <w:fldChar w:fldCharType="end"/>
      </w:r>
      <w:r>
        <w:rPr>
          <w:rFonts w:hint="eastAsia"/>
        </w:rPr>
        <w:t>所示。</w:t>
      </w:r>
    </w:p>
    <w:p w14:paraId="2BD5F963">
      <w:pPr>
        <w:pStyle w:val="50"/>
      </w:pPr>
      <w:r>
        <w:rPr>
          <w:rFonts w:hint="eastAsia"/>
        </w:rPr>
        <w:t>在</w:t>
      </w:r>
      <w:r>
        <w:t>UL-OFDMA</w:t>
      </w:r>
      <w:r>
        <w:rPr>
          <w:rFonts w:hint="eastAsia"/>
        </w:rPr>
        <w:t>调度，</w:t>
      </w:r>
      <w:r>
        <w:t>PCO</w:t>
      </w:r>
      <w:r>
        <w:rPr>
          <w:rFonts w:hint="eastAsia"/>
        </w:rPr>
        <w:t>触发子站点发送</w:t>
      </w:r>
      <w:r>
        <w:t>UL-OFDMA</w:t>
      </w:r>
      <w:r>
        <w:rPr>
          <w:rFonts w:hint="eastAsia"/>
        </w:rPr>
        <w:t>数据帧，在</w:t>
      </w:r>
      <w:r>
        <w:t>trigger</w:t>
      </w:r>
      <w:r>
        <w:rPr>
          <w:rFonts w:hint="eastAsia"/>
        </w:rPr>
        <w:t>帧中约定了</w:t>
      </w:r>
      <w:r>
        <w:t>STA</w:t>
      </w:r>
      <w:r>
        <w:rPr>
          <w:rFonts w:hint="eastAsia"/>
        </w:rPr>
        <w:t>上报时的</w:t>
      </w:r>
      <w:r>
        <w:t>TMI</w:t>
      </w:r>
      <w:r>
        <w:rPr>
          <w:rFonts w:hint="eastAsia"/>
        </w:rPr>
        <w:t>。</w:t>
      </w:r>
      <w:r>
        <w:t>PCO</w:t>
      </w:r>
      <w:r>
        <w:rPr>
          <w:rFonts w:hint="eastAsia"/>
        </w:rPr>
        <w:t>本地评估待调度的子站点可用的</w:t>
      </w:r>
      <w:r>
        <w:t>TMI</w:t>
      </w:r>
      <w:r>
        <w:rPr>
          <w:rFonts w:hint="eastAsia"/>
        </w:rPr>
        <w:t>时，</w:t>
      </w:r>
      <w:r>
        <w:t>解调门限</w:t>
      </w:r>
      <w:r>
        <w:rPr>
          <w:rFonts w:hint="eastAsia"/>
        </w:rPr>
        <w:t>至少预留3d</w:t>
      </w:r>
      <w:r>
        <w:t>B余量</w:t>
      </w:r>
      <w:r>
        <w:rPr>
          <w:rFonts w:hint="eastAsia"/>
        </w:rPr>
        <w:t>。</w:t>
      </w:r>
    </w:p>
    <w:p w14:paraId="71C2ABFE">
      <w:pPr>
        <w:pStyle w:val="129"/>
      </w:pPr>
      <w:r>
        <w:rPr>
          <w:rFonts w:ascii="Calibri" w:hAnsi="Calibri"/>
        </w:rPr>
        <w:object>
          <v:shape id="_x0000_i1070" o:spt="75" type="#_x0000_t75" style="height:105pt;width:430.5pt;" o:ole="t" filled="f" o:preferrelative="t" stroked="f" coordsize="21600,21600">
            <v:path/>
            <v:fill on="f" focussize="0,0"/>
            <v:stroke on="f" joinstyle="miter"/>
            <v:imagedata r:id="rId83" o:title=""/>
            <o:lock v:ext="edit" aspectratio="t"/>
            <w10:wrap type="none"/>
            <w10:anchorlock/>
          </v:shape>
          <o:OLEObject Type="Embed" ProgID="EdrawMax.EdrawDocument.1" ShapeID="_x0000_i1070" DrawAspect="Content" ObjectID="_1468075745" r:id="rId82">
            <o:LockedField>false</o:LockedField>
          </o:OLEObject>
        </w:object>
      </w:r>
    </w:p>
    <w:p w14:paraId="05E2A5E7">
      <w:pPr>
        <w:pStyle w:val="10"/>
      </w:pPr>
      <w:bookmarkStart w:id="3397" w:name="_Ref219136660"/>
      <w:bookmarkEnd w:id="3397"/>
      <w:bookmarkStart w:id="3398" w:name="_Ref219384712"/>
      <w:r>
        <w:t xml:space="preserve">图 </w:t>
      </w:r>
      <w:r>
        <w:fldChar w:fldCharType="begin"/>
      </w:r>
      <w:r>
        <w:instrText xml:space="preserve"> SEQ 图 \* ARABIC </w:instrText>
      </w:r>
      <w:r>
        <w:fldChar w:fldCharType="separate"/>
      </w:r>
      <w:r>
        <w:t>48</w:t>
      </w:r>
      <w:r>
        <w:fldChar w:fldCharType="end"/>
      </w:r>
      <w:bookmarkEnd w:id="3398"/>
      <w:r>
        <w:t xml:space="preserve"> </w:t>
      </w:r>
      <w:r>
        <w:rPr>
          <w:rFonts w:hint="eastAsia"/>
        </w:rPr>
        <w:t>UL-OFDMA调度完整过程</w:t>
      </w:r>
    </w:p>
    <w:p w14:paraId="764870F5">
      <w:pPr>
        <w:pStyle w:val="50"/>
      </w:pPr>
      <w:r>
        <w:rPr>
          <w:rFonts w:hint="eastAsia"/>
        </w:rPr>
        <w:t>U</w:t>
      </w:r>
      <w:r>
        <w:t>L-OFDMA</w:t>
      </w:r>
      <w:r>
        <w:rPr>
          <w:rFonts w:hint="eastAsia"/>
        </w:rPr>
        <w:t xml:space="preserve"> trigger帧的帧长包括trigger帧的</w:t>
      </w:r>
      <w:r>
        <w:t>eFc</w:t>
      </w:r>
      <w:r>
        <w:rPr>
          <w:rFonts w:hint="eastAsia"/>
        </w:rPr>
        <w:t>、B</w:t>
      </w:r>
      <w:r>
        <w:t>IFS</w:t>
      </w:r>
      <w:r>
        <w:rPr>
          <w:rFonts w:hint="eastAsia"/>
        </w:rPr>
        <w:t>、U</w:t>
      </w:r>
      <w:r>
        <w:t>L-OFDMA数据帧</w:t>
      </w:r>
      <w:r>
        <w:rPr>
          <w:rFonts w:hint="eastAsia"/>
        </w:rPr>
        <w:t>、R</w:t>
      </w:r>
      <w:r>
        <w:t>IFS</w:t>
      </w:r>
      <w:r>
        <w:rPr>
          <w:rFonts w:hint="eastAsia"/>
        </w:rPr>
        <w:t>、U</w:t>
      </w:r>
      <w:r>
        <w:t>L-OFDMA ACK帧以及</w:t>
      </w:r>
      <w:r>
        <w:rPr>
          <w:rFonts w:hint="eastAsia"/>
        </w:rPr>
        <w:t>C</w:t>
      </w:r>
      <w:r>
        <w:t>IFS</w:t>
      </w:r>
      <w:r>
        <w:rPr>
          <w:rFonts w:hint="eastAsia"/>
        </w:rPr>
        <w:t>，帧间隔如</w:t>
      </w:r>
      <w:r>
        <w:fldChar w:fldCharType="begin"/>
      </w:r>
      <w:r>
        <w:instrText xml:space="preserve"> </w:instrText>
      </w:r>
      <w:r>
        <w:rPr>
          <w:rFonts w:hint="eastAsia"/>
        </w:rPr>
        <w:instrText xml:space="preserve">REF _Ref219384729 \h</w:instrText>
      </w:r>
      <w:r>
        <w:instrText xml:space="preserve">  \* MERGEFORMAT </w:instrText>
      </w:r>
      <w:r>
        <w:fldChar w:fldCharType="separate"/>
      </w:r>
      <w:r>
        <w:t>图 49</w:t>
      </w:r>
      <w:r>
        <w:fldChar w:fldCharType="end"/>
      </w:r>
      <w:r>
        <w:rPr>
          <w:rFonts w:hint="eastAsia"/>
        </w:rPr>
        <w:t>所示。</w:t>
      </w:r>
    </w:p>
    <w:p w14:paraId="2577FE37">
      <w:pPr>
        <w:pStyle w:val="129"/>
      </w:pPr>
      <w:r>
        <w:object>
          <v:shape id="_x0000_i1071" o:spt="75" type="#_x0000_t75" style="height:59.25pt;width:467.25pt;" o:ole="t" filled="f" o:preferrelative="t" stroked="f" coordsize="21600,21600">
            <v:path/>
            <v:fill on="f" focussize="0,0"/>
            <v:stroke on="f" joinstyle="miter"/>
            <v:imagedata r:id="rId85" o:title=""/>
            <o:lock v:ext="edit" aspectratio="t"/>
            <w10:wrap type="none"/>
            <w10:anchorlock/>
          </v:shape>
          <o:OLEObject Type="Embed" ProgID="EdrawMax.EdrawDocument.1" ShapeID="_x0000_i1071" DrawAspect="Content" ObjectID="_1468075746" r:id="rId84">
            <o:LockedField>false</o:LockedField>
          </o:OLEObject>
        </w:object>
      </w:r>
    </w:p>
    <w:p w14:paraId="40CD40AB">
      <w:pPr>
        <w:pStyle w:val="10"/>
      </w:pPr>
      <w:bookmarkStart w:id="3399" w:name="_Ref219136674"/>
      <w:bookmarkEnd w:id="3399"/>
      <w:bookmarkStart w:id="3400" w:name="_Ref219384729"/>
      <w:r>
        <w:t xml:space="preserve">图 </w:t>
      </w:r>
      <w:r>
        <w:fldChar w:fldCharType="begin"/>
      </w:r>
      <w:r>
        <w:instrText xml:space="preserve"> SEQ 图 \* ARABIC </w:instrText>
      </w:r>
      <w:r>
        <w:fldChar w:fldCharType="separate"/>
      </w:r>
      <w:r>
        <w:t>49</w:t>
      </w:r>
      <w:r>
        <w:fldChar w:fldCharType="end"/>
      </w:r>
      <w:bookmarkEnd w:id="3400"/>
      <w:r>
        <w:t xml:space="preserve"> </w:t>
      </w:r>
      <w:r>
        <w:rPr>
          <w:rFonts w:hint="eastAsia"/>
        </w:rPr>
        <w:t xml:space="preserve">UL-OFDMA帧间隔  </w:t>
      </w:r>
    </w:p>
    <w:p w14:paraId="5EB73CF3">
      <w:pPr>
        <w:pStyle w:val="48"/>
      </w:pPr>
      <w:bookmarkStart w:id="3401" w:name="_Toc217136103"/>
      <w:bookmarkEnd w:id="3401"/>
      <w:r>
        <w:rPr>
          <w:rFonts w:hint="eastAsia"/>
        </w:rPr>
        <w:t>点对点访问机制</w:t>
      </w:r>
    </w:p>
    <w:p w14:paraId="66E2B29E">
      <w:pPr>
        <w:pStyle w:val="50"/>
      </w:pPr>
      <w:r>
        <w:rPr>
          <w:rFonts w:hint="eastAsia"/>
        </w:rPr>
        <w:t>点对点访问主要用于网络内S</w:t>
      </w:r>
      <w:r>
        <w:t>TA之间直接进行数据交互的业务场景</w:t>
      </w:r>
      <w:r>
        <w:rPr>
          <w:rFonts w:hint="eastAsia"/>
        </w:rPr>
        <w:t>。</w:t>
      </w:r>
    </w:p>
    <w:p w14:paraId="0F6CEB96">
      <w:pPr>
        <w:pStyle w:val="57"/>
        <w:ind w:left="420" w:hanging="420"/>
      </w:pPr>
      <w:r>
        <w:rPr>
          <w:rFonts w:hint="eastAsia"/>
        </w:rPr>
        <w:t>获取目的站点的TEI</w:t>
      </w:r>
    </w:p>
    <w:p w14:paraId="14143B38">
      <w:pPr>
        <w:pStyle w:val="50"/>
      </w:pPr>
      <w:r>
        <w:rPr>
          <w:rFonts w:hint="eastAsia"/>
        </w:rPr>
        <w:t>STA需要与特定的其他STA交互时，需要通过点对点访问机制来实现，网络中的通信通常需要对应站点的TEI作为地址标识。</w:t>
      </w:r>
    </w:p>
    <w:p w14:paraId="17789C25">
      <w:pPr>
        <w:pStyle w:val="50"/>
        <w:numPr>
          <w:ilvl w:val="0"/>
          <w:numId w:val="34"/>
        </w:numPr>
        <w:ind w:firstLineChars="0"/>
      </w:pPr>
      <w:r>
        <w:rPr>
          <w:rFonts w:hint="eastAsia"/>
        </w:rPr>
        <w:t>发起点对接交互的起始STA，需要首先向CCO发送“站点TEI列表请求报文”，请求目标站点的TEI</w:t>
      </w:r>
    </w:p>
    <w:p w14:paraId="7CFBD7CA">
      <w:pPr>
        <w:pStyle w:val="50"/>
        <w:numPr>
          <w:ilvl w:val="0"/>
          <w:numId w:val="34"/>
        </w:numPr>
        <w:ind w:firstLineChars="0"/>
      </w:pPr>
      <w:r>
        <w:rPr>
          <w:rFonts w:hint="eastAsia"/>
        </w:rPr>
        <w:t>CCO收到“站点TEI列表请求报文”后，回复“站点TEI列表回复报文”，若请求站点不在网络中，则列表回复报文中不包含该站点信息。若请求中的所有站点，都不在网络中，则回复“站点数量”为0的应答报文。</w:t>
      </w:r>
    </w:p>
    <w:p w14:paraId="32DB67B2">
      <w:pPr>
        <w:pStyle w:val="57"/>
        <w:ind w:left="420" w:hanging="420"/>
      </w:pPr>
      <w:r>
        <w:rPr>
          <w:rFonts w:hint="eastAsia"/>
        </w:rPr>
        <w:t>通信转发</w:t>
      </w:r>
    </w:p>
    <w:p w14:paraId="6E3D4594">
      <w:pPr>
        <w:pStyle w:val="50"/>
        <w:numPr>
          <w:ilvl w:val="0"/>
          <w:numId w:val="35"/>
        </w:numPr>
        <w:ind w:firstLineChars="0"/>
      </w:pPr>
      <w:r>
        <w:rPr>
          <w:rFonts w:hint="eastAsia"/>
        </w:rPr>
        <w:t>发起站点，将目的站点的TEI填写在MAC帧头的“原始目的TEI”中，“原始源TEI”为发起站点本身的TEI。</w:t>
      </w:r>
    </w:p>
    <w:p w14:paraId="72AA0790">
      <w:pPr>
        <w:pStyle w:val="50"/>
        <w:numPr>
          <w:ilvl w:val="0"/>
          <w:numId w:val="35"/>
        </w:numPr>
        <w:ind w:firstLineChars="0"/>
      </w:pPr>
      <w:r>
        <w:rPr>
          <w:rFonts w:hint="eastAsia"/>
        </w:rPr>
        <w:t>如果“原始目的TEI”，为发起站点的直连站点，则FC中的“目的TEI”填写为“原始目的TEI”，直接发送给目的站点。</w:t>
      </w:r>
    </w:p>
    <w:p w14:paraId="3F7EE0DE">
      <w:pPr>
        <w:pStyle w:val="50"/>
        <w:numPr>
          <w:ilvl w:val="0"/>
          <w:numId w:val="35"/>
        </w:numPr>
        <w:ind w:firstLineChars="0"/>
      </w:pPr>
      <w:r>
        <w:rPr>
          <w:rFonts w:hint="eastAsia"/>
        </w:rPr>
        <w:t>如果非直连站点，则FC中的“目的TEI”填写为发起站点PCO的TEI，发送给自身的PCO。</w:t>
      </w:r>
    </w:p>
    <w:p w14:paraId="366D1252">
      <w:pPr>
        <w:pStyle w:val="50"/>
        <w:numPr>
          <w:ilvl w:val="0"/>
          <w:numId w:val="35"/>
        </w:numPr>
        <w:ind w:firstLineChars="0"/>
      </w:pPr>
      <w:r>
        <w:rPr>
          <w:rFonts w:hint="eastAsia"/>
        </w:rPr>
        <w:t>如果原始目的TEI的信息包含在PCO的路由表信息中，PCO按照自身路由表进行转发；如果不包含在PCO的路由表信息中，PCO将该消息给自身的PCO。重复此过程，直到消息被正确转发；或者到达CCO，CCO根据总路由表进行转发，若CCO无此路由信息，则该消息被丢弃。</w:t>
      </w:r>
    </w:p>
    <w:p w14:paraId="64CD91DE">
      <w:pPr>
        <w:pStyle w:val="50"/>
        <w:numPr>
          <w:ilvl w:val="0"/>
          <w:numId w:val="35"/>
        </w:numPr>
        <w:ind w:firstLineChars="0"/>
      </w:pPr>
      <w:r>
        <w:rPr>
          <w:rFonts w:hint="eastAsia"/>
        </w:rPr>
        <w:t>目的站点收到报文后，如需回复，则将消息报文中的“原始源TEI”，填写在回复报文的“原始目的TEI”字段中，重复以上过程进行回复。</w:t>
      </w:r>
    </w:p>
    <w:p w14:paraId="5268493C">
      <w:pPr>
        <w:pStyle w:val="48"/>
      </w:pPr>
      <w:r>
        <w:t>PHY时钟与网络时间同步</w:t>
      </w:r>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p>
    <w:p w14:paraId="63E6238B">
      <w:pPr>
        <w:pStyle w:val="50"/>
      </w:pPr>
      <w:r>
        <w:t>一个高速载波和无线双模通信网络中的所有设备</w:t>
      </w:r>
      <w:del w:id="162" w:author="gddw" w:date="2026-02-09T10:24:13Z">
        <w:r>
          <w:rPr/>
          <w:delText>必须</w:delText>
        </w:r>
      </w:del>
      <w:ins w:id="163" w:author="gddw" w:date="2026-02-09T10:24:13Z">
        <w:r>
          <w:rPr>
            <w:rFonts w:hint="eastAsia"/>
            <w:lang w:eastAsia="zh-CN"/>
          </w:rPr>
          <w:t>应</w:t>
        </w:r>
      </w:ins>
      <w:r>
        <w:t>同步到一个共用的时钟。</w:t>
      </w:r>
    </w:p>
    <w:p w14:paraId="6A4435B0">
      <w:pPr>
        <w:pStyle w:val="50"/>
      </w:pPr>
      <w:r>
        <w:t>CCO</w:t>
      </w:r>
      <w:r>
        <w:rPr>
          <w:rFonts w:hint="eastAsia"/>
        </w:rPr>
        <w:t>宜采用终端本体时间作为基准时间。一个电力线载波通信网络内的各站点与之同步，同步误差小于50us。</w:t>
      </w:r>
    </w:p>
    <w:p w14:paraId="1F8E32F3">
      <w:pPr>
        <w:pStyle w:val="50"/>
      </w:pPr>
      <w:r>
        <w:t>CCO</w:t>
      </w:r>
      <w:del w:id="164" w:author="gddw" w:date="2026-02-09T10:24:13Z">
        <w:r>
          <w:rPr/>
          <w:delText>必须</w:delText>
        </w:r>
      </w:del>
      <w:ins w:id="165" w:author="gddw" w:date="2026-02-09T10:24:13Z">
        <w:r>
          <w:rPr>
            <w:rFonts w:hint="eastAsia"/>
            <w:lang w:eastAsia="zh-CN"/>
          </w:rPr>
          <w:t>应</w:t>
        </w:r>
      </w:ins>
      <w:r>
        <w:t>维护一个32 位的计时器，</w:t>
      </w:r>
      <w:r>
        <w:rPr>
          <w:rFonts w:hint="eastAsia"/>
        </w:rPr>
        <w:t>作为</w:t>
      </w:r>
      <w:r>
        <w:t>网络基准时间（Network Time Base，NTB）。它的时钟由CCO的25MHz时钟提供。</w:t>
      </w:r>
    </w:p>
    <w:p w14:paraId="171060AC">
      <w:pPr>
        <w:pStyle w:val="50"/>
      </w:pPr>
      <w:r>
        <w:t>NTB由在CCO在中央信标中“信标时间戳”发送，宽带载波通信网络中的每个STA设备</w:t>
      </w:r>
      <w:del w:id="166" w:author="gddw" w:date="2026-02-09T10:24:13Z">
        <w:r>
          <w:rPr/>
          <w:delText>必须</w:delText>
        </w:r>
      </w:del>
      <w:ins w:id="167" w:author="gddw" w:date="2026-02-09T10:24:13Z">
        <w:r>
          <w:rPr>
            <w:rFonts w:hint="eastAsia"/>
            <w:lang w:eastAsia="zh-CN"/>
          </w:rPr>
          <w:t>应</w:t>
        </w:r>
      </w:ins>
      <w:r>
        <w:t>同步到这个NTB。</w:t>
      </w:r>
    </w:p>
    <w:p w14:paraId="38F6F41B">
      <w:pPr>
        <w:pStyle w:val="50"/>
      </w:pPr>
      <w:r>
        <w:t>宽带载波通信网络中的所有STA设备都应该在本地维护一个32位的计时器，叫做NTB_STA，这个计时器在频率和绝对值上应该与CCO的NTB保持同步。NTB的同步通过接收CCO的中央信标，或者代理的代理信标来完成。</w:t>
      </w:r>
    </w:p>
    <w:p w14:paraId="65CF3642">
      <w:pPr>
        <w:pStyle w:val="50"/>
      </w:pPr>
      <w:r>
        <w:t xml:space="preserve">同步到CCO的NTB的主要作用是以此为基准，解析CCO的时隙分配，从而能够达到全网站点对时隙分配的统一理解和使用。同时NTB的同步，可以用于物理层的时钟同步，以便能够正确的发送报文信号和解析报文信号。 </w:t>
      </w:r>
    </w:p>
    <w:p w14:paraId="4AD44F17">
      <w:pPr>
        <w:pStyle w:val="50"/>
      </w:pPr>
      <w:r>
        <w:t xml:space="preserve">NTB_STA的准确性没有被明确规定，并且同步的实现可以采用任何方法，只要它满足必要的时序规定。 </w:t>
      </w:r>
    </w:p>
    <w:p w14:paraId="61FD0172">
      <w:pPr>
        <w:pStyle w:val="50"/>
      </w:pPr>
      <w:r>
        <w:t>STA设备的晶体时钟频率应该在CCO设备的晶体时钟频率的±25ppm之内。</w:t>
      </w:r>
    </w:p>
    <w:p w14:paraId="63153FB6">
      <w:pPr>
        <w:pStyle w:val="48"/>
      </w:pPr>
      <w:bookmarkStart w:id="3402" w:name="_Toc402983897"/>
      <w:bookmarkStart w:id="3403" w:name="_Toc18603"/>
      <w:bookmarkStart w:id="3404" w:name="_Toc403585368"/>
      <w:bookmarkStart w:id="3405" w:name="_Toc439785801"/>
      <w:bookmarkStart w:id="3406" w:name="_Toc403570373"/>
      <w:bookmarkStart w:id="3407" w:name="_Toc399757347"/>
      <w:bookmarkStart w:id="3408" w:name="_Toc408859960"/>
      <w:bookmarkStart w:id="3409" w:name="_Toc399229083"/>
      <w:bookmarkStart w:id="3410" w:name="_Toc405476710"/>
      <w:bookmarkStart w:id="3411" w:name="_Toc27059"/>
      <w:bookmarkStart w:id="3412" w:name="_Toc11109"/>
      <w:bookmarkStart w:id="3413" w:name="_Toc402983431"/>
      <w:bookmarkStart w:id="3414" w:name="_Toc402982965"/>
      <w:bookmarkStart w:id="3415" w:name="_Toc400798975"/>
      <w:bookmarkStart w:id="3416" w:name="_Toc399259305"/>
      <w:r>
        <w:t>中央信标“信标时间戳”</w:t>
      </w:r>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p>
    <w:p w14:paraId="6E7CBDCF">
      <w:pPr>
        <w:pStyle w:val="50"/>
      </w:pPr>
      <w:r>
        <w:t>CCO在发送中央信标时，需要在信标帧的帧控制中，嵌入一个32 位的“信标时间戳”，详见第</w:t>
      </w:r>
      <w:r>
        <w:fldChar w:fldCharType="begin"/>
      </w:r>
      <w:r>
        <w:instrText xml:space="preserve"> REF _Ref405463944 \r \h  \* MERGEFORMAT </w:instrText>
      </w:r>
      <w:r>
        <w:fldChar w:fldCharType="separate"/>
      </w:r>
      <w:r>
        <w:rPr>
          <w:rFonts w:hint="eastAsia"/>
        </w:rPr>
        <w:t>5.1.3.1　</w:t>
      </w:r>
      <w:r>
        <w:fldChar w:fldCharType="end"/>
      </w:r>
      <w:r>
        <w:t>节。“信标时间戳”是中央信标发送时的NTB值，即信标传输时间（BTT）的值，BTT 被定义为信标MPDU的“帧控制”的第一个非零样本出现在发射端设备的模拟输出上的那一瞬时的时间。BTS 的抖动（BTS_JITTER）应该不大于0.25 微秒。</w:t>
      </w:r>
    </w:p>
    <w:p w14:paraId="0B93A2E8">
      <w:pPr>
        <w:pStyle w:val="50"/>
      </w:pPr>
      <w:r>
        <w:t>BTS_JITTER，以微秒为单位，定义为：</w:t>
      </w:r>
    </w:p>
    <w:p w14:paraId="6CA3CEA7">
      <w:pPr>
        <w:pStyle w:val="50"/>
      </w:pPr>
      <w:r>
        <w:object>
          <v:shape id="_x0000_i1072" o:spt="75" type="#_x0000_t75" style="height:21.75pt;width:276.75pt;" o:ole="t" filled="f" o:preferrelative="t" stroked="f" coordsize="21600,21600">
            <v:path/>
            <v:fill on="f" focussize="0,0"/>
            <v:stroke on="f" joinstyle="miter"/>
            <v:imagedata r:id="rId87" o:title=""/>
            <o:lock v:ext="edit" aspectratio="t"/>
            <w10:wrap type="none"/>
            <w10:anchorlock/>
          </v:shape>
          <o:OLEObject Type="Embed" ProgID="Equation.DSMT4" ShapeID="_x0000_i1072" DrawAspect="Content" ObjectID="_1468075747" r:id="rId86">
            <o:LockedField>false</o:LockedField>
          </o:OLEObject>
        </w:object>
      </w:r>
    </w:p>
    <w:p w14:paraId="01B223A9">
      <w:pPr>
        <w:pStyle w:val="50"/>
      </w:pPr>
      <w:r>
        <w:rPr>
          <w:position w:val="-14"/>
        </w:rPr>
        <w:object>
          <v:shape id="_x0000_i1073" o:spt="75" type="#_x0000_t75" style="height:19.5pt;width:37.5pt;" o:ole="t" filled="f" o:preferrelative="t" stroked="f" coordsize="21600,21600">
            <v:path/>
            <v:fill on="f" focussize="0,0"/>
            <v:stroke on="f" joinstyle="miter"/>
            <v:imagedata r:id="rId89" o:title=""/>
            <o:lock v:ext="edit" aspectratio="t"/>
            <w10:wrap type="none"/>
            <w10:anchorlock/>
          </v:shape>
          <o:OLEObject Type="Embed" ProgID="Equation.DSMT4" ShapeID="_x0000_i1073" DrawAspect="Content" ObjectID="_1468075748" r:id="rId88">
            <o:LockedField>false</o:LockedField>
          </o:OLEObject>
        </w:object>
      </w:r>
      <w:r>
        <w:t>，</w:t>
      </w:r>
      <w:r>
        <w:rPr>
          <w:position w:val="-12"/>
        </w:rPr>
        <w:object>
          <v:shape id="_x0000_i1074" o:spt="75" type="#_x0000_t75" style="height:15.75pt;width:37.5pt;" o:ole="t" filled="f" o:preferrelative="t" stroked="f" coordsize="21600,21600">
            <v:path/>
            <v:fill on="f" focussize="0,0"/>
            <v:stroke on="f" joinstyle="miter"/>
            <v:imagedata r:id="rId91" o:title=""/>
            <o:lock v:ext="edit" aspectratio="t"/>
            <w10:wrap type="none"/>
            <w10:anchorlock/>
          </v:shape>
          <o:OLEObject Type="Embed" ProgID="Equation.DSMT4" ShapeID="_x0000_i1074" DrawAspect="Content" ObjectID="_1468075749" r:id="rId90">
            <o:LockedField>false</o:LockedField>
          </o:OLEObject>
        </w:object>
      </w:r>
      <w:r>
        <w:t>是任意两个信标BTT值，它们是一个可跟踪到同一个CCO的STA时钟的两次取样，以微秒为单位测得的。</w:t>
      </w:r>
      <w:r>
        <w:rPr>
          <w:position w:val="-14"/>
        </w:rPr>
        <w:object>
          <v:shape id="_x0000_i1075" o:spt="75" type="#_x0000_t75" style="height:15.75pt;width:33pt;" o:ole="t" filled="f" o:preferrelative="t" stroked="f" coordsize="21600,21600">
            <v:path/>
            <v:fill on="f" focussize="0,0"/>
            <v:stroke on="f" joinstyle="miter"/>
            <v:imagedata r:id="rId93" o:title=""/>
            <o:lock v:ext="edit" aspectratio="t"/>
            <w10:wrap type="none"/>
            <w10:anchorlock/>
          </v:shape>
          <o:OLEObject Type="Embed" ProgID="Equation.DSMT4" ShapeID="_x0000_i1075" DrawAspect="Content" ObjectID="_1468075750" r:id="rId92">
            <o:LockedField>false</o:LockedField>
          </o:OLEObject>
        </w:object>
      </w:r>
      <w:r>
        <w:t>，</w:t>
      </w:r>
      <w:r>
        <w:rPr>
          <w:position w:val="-12"/>
        </w:rPr>
        <w:object>
          <v:shape id="_x0000_i1076" o:spt="75" type="#_x0000_t75" style="height:18pt;width:37.5pt;" o:ole="t" filled="f" o:preferrelative="t" stroked="f" coordsize="21600,21600">
            <v:path/>
            <v:fill on="f" focussize="0,0"/>
            <v:stroke on="f" joinstyle="miter"/>
            <v:imagedata r:id="rId95" o:title=""/>
            <o:lock v:ext="edit" aspectratio="t"/>
            <w10:wrap type="none"/>
            <w10:anchorlock/>
          </v:shape>
          <o:OLEObject Type="Embed" ProgID="Equation.DSMT4" ShapeID="_x0000_i1076" DrawAspect="Content" ObjectID="_1468075751" r:id="rId94">
            <o:LockedField>false</o:LockedField>
          </o:OLEObject>
        </w:object>
      </w:r>
      <w:r>
        <w:t>是相应的信标帧“帧控制”中“信标时间戳”的值。</w:t>
      </w:r>
    </w:p>
    <w:p w14:paraId="4321956B">
      <w:pPr>
        <w:pStyle w:val="50"/>
      </w:pPr>
      <w:r>
        <w:t>一个信标实际发送时间的NTB值和相应“帧控制”中的“信标时间戳”相差应该不大于±1250抽样点（±50 微秒）。</w:t>
      </w:r>
    </w:p>
    <w:p w14:paraId="54363E8B">
      <w:pPr>
        <w:pStyle w:val="48"/>
      </w:pPr>
      <w:bookmarkStart w:id="3417" w:name="_Toc32127"/>
      <w:bookmarkStart w:id="3418" w:name="_Toc399229084"/>
      <w:bookmarkStart w:id="3419" w:name="_Toc402983898"/>
      <w:bookmarkStart w:id="3420" w:name="_Toc403570374"/>
      <w:bookmarkStart w:id="3421" w:name="_Toc399259306"/>
      <w:bookmarkStart w:id="3422" w:name="_Toc403585369"/>
      <w:bookmarkStart w:id="3423" w:name="_Toc21467"/>
      <w:bookmarkStart w:id="3424" w:name="_Toc399757348"/>
      <w:bookmarkStart w:id="3425" w:name="_Toc408859961"/>
      <w:bookmarkStart w:id="3426" w:name="_Toc405476711"/>
      <w:bookmarkStart w:id="3427" w:name="_Toc25536"/>
      <w:bookmarkStart w:id="3428" w:name="_Toc402983432"/>
      <w:bookmarkStart w:id="3429" w:name="_Toc439785802"/>
      <w:bookmarkStart w:id="3430" w:name="_Toc400798976"/>
      <w:bookmarkStart w:id="3431" w:name="_Toc402982966"/>
      <w:r>
        <w:t>代理信标“信标时间戳”</w:t>
      </w:r>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p>
    <w:p w14:paraId="2F5AFECA">
      <w:pPr>
        <w:pStyle w:val="50"/>
      </w:pPr>
      <w:r>
        <w:t>代理站点在发送代理信标时，需要在本站点的NTB与CCO的NTB同步的基础之上，进行发送。发送的代理信标中，同样需要嵌入32位的“信标时间戳”。</w:t>
      </w:r>
    </w:p>
    <w:p w14:paraId="50C7A349">
      <w:pPr>
        <w:pStyle w:val="50"/>
      </w:pPr>
      <w:r>
        <w:t>“信标时间戳”的取值定义，以及指标偏差，和中央信标一致。</w:t>
      </w:r>
    </w:p>
    <w:p w14:paraId="32F59FA8">
      <w:pPr>
        <w:pStyle w:val="48"/>
      </w:pPr>
      <w:bookmarkStart w:id="3432" w:name="_Toc25551"/>
      <w:bookmarkStart w:id="3433" w:name="_Toc405476712"/>
      <w:bookmarkStart w:id="3434" w:name="_Toc402982967"/>
      <w:bookmarkStart w:id="3435" w:name="_Toc399757349"/>
      <w:bookmarkStart w:id="3436" w:name="_Toc403585370"/>
      <w:bookmarkStart w:id="3437" w:name="_Toc402983433"/>
      <w:bookmarkStart w:id="3438" w:name="_Toc439785803"/>
      <w:bookmarkStart w:id="3439" w:name="_Toc399259307"/>
      <w:bookmarkStart w:id="3440" w:name="_Toc403570375"/>
      <w:bookmarkStart w:id="3441" w:name="_Toc408859962"/>
      <w:bookmarkStart w:id="3442" w:name="_Toc400798977"/>
      <w:bookmarkStart w:id="3443" w:name="_Toc399229085"/>
      <w:bookmarkStart w:id="3444" w:name="_Toc27368"/>
      <w:bookmarkStart w:id="3445" w:name="_Toc402983899"/>
      <w:bookmarkStart w:id="3446" w:name="_Toc5420"/>
      <w:r>
        <w:t>发现信标“信标时间戳”</w:t>
      </w:r>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p>
    <w:p w14:paraId="1DED59E7">
      <w:pPr>
        <w:pStyle w:val="50"/>
      </w:pPr>
      <w:r>
        <w:t>发现站点在发送代理信标时，需要在本站点的NTB与CCO或者代理站点的NTB同步的基础之上，进行发送。发送的发现信标中，同样需要嵌入32位的“信标时间戳”。</w:t>
      </w:r>
    </w:p>
    <w:p w14:paraId="64F8B940">
      <w:pPr>
        <w:pStyle w:val="50"/>
      </w:pPr>
      <w:r>
        <w:t>“信标时间戳”的取值定义，以及指标偏差，和中央信标一致。</w:t>
      </w:r>
    </w:p>
    <w:p w14:paraId="44891F3E">
      <w:pPr>
        <w:pStyle w:val="48"/>
      </w:pPr>
      <w:bookmarkStart w:id="3447" w:name="_Toc30956"/>
      <w:bookmarkStart w:id="3448" w:name="_Toc408859963"/>
      <w:bookmarkStart w:id="3449" w:name="_Toc402983434"/>
      <w:bookmarkStart w:id="3450" w:name="_Toc400798978"/>
      <w:bookmarkStart w:id="3451" w:name="_Toc402982968"/>
      <w:bookmarkStart w:id="3452" w:name="_Toc399229086"/>
      <w:bookmarkStart w:id="3453" w:name="_Toc405476713"/>
      <w:bookmarkStart w:id="3454" w:name="_Toc399259308"/>
      <w:bookmarkStart w:id="3455" w:name="_Toc403585371"/>
      <w:bookmarkStart w:id="3456" w:name="_Toc399757350"/>
      <w:bookmarkStart w:id="3457" w:name="_Toc30817"/>
      <w:bookmarkStart w:id="3458" w:name="_Toc402983900"/>
      <w:bookmarkStart w:id="3459" w:name="_Toc403570376"/>
      <w:bookmarkStart w:id="3460" w:name="_Toc16728"/>
      <w:bookmarkStart w:id="3461" w:name="_Toc439785804"/>
      <w:r>
        <w:t>多网络的网络时钟</w:t>
      </w:r>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p>
    <w:p w14:paraId="21A22445">
      <w:pPr>
        <w:pStyle w:val="50"/>
      </w:pPr>
      <w:r>
        <w:t>多个宽带载波通信网络环境中，CCO之间的NTB不需要进行同步，各自维护一个本地的NTB，并且使用该NTB作为该宽带载波通信网络的网络基准时间。</w:t>
      </w:r>
    </w:p>
    <w:p w14:paraId="446E6E28">
      <w:pPr>
        <w:pStyle w:val="50"/>
      </w:pPr>
      <w:r>
        <w:t>为了保证多个CCO之间能够互相通信，各个CCO的采样率</w:t>
      </w:r>
      <w:del w:id="168" w:author="gddw" w:date="2026-02-09T10:24:13Z">
        <w:r>
          <w:rPr/>
          <w:delText>必须</w:delText>
        </w:r>
      </w:del>
      <w:ins w:id="169" w:author="gddw" w:date="2026-02-09T10:24:13Z">
        <w:r>
          <w:rPr>
            <w:rFonts w:hint="eastAsia"/>
            <w:lang w:eastAsia="zh-CN"/>
          </w:rPr>
          <w:t>应</w:t>
        </w:r>
      </w:ins>
      <w:r>
        <w:t>达到以下标准：50MHz±5ppm。</w:t>
      </w:r>
    </w:p>
    <w:p w14:paraId="2A146810">
      <w:pPr>
        <w:pStyle w:val="49"/>
      </w:pPr>
      <w:bookmarkStart w:id="3462" w:name="_Toc6632"/>
      <w:bookmarkStart w:id="3463" w:name="_Toc408859964"/>
      <w:bookmarkStart w:id="3464" w:name="_Toc403585372"/>
      <w:bookmarkStart w:id="3465" w:name="_Toc402983435"/>
      <w:bookmarkStart w:id="3466" w:name="_Toc402983901"/>
      <w:bookmarkStart w:id="3467" w:name="_Toc403570377"/>
      <w:bookmarkStart w:id="3468" w:name="_Toc25130"/>
      <w:bookmarkStart w:id="3469" w:name="_Toc219223267"/>
      <w:bookmarkStart w:id="3470" w:name="_Toc402982969"/>
      <w:bookmarkStart w:id="3471" w:name="_Toc405476714"/>
      <w:bookmarkStart w:id="3472" w:name="_Toc400798979"/>
      <w:bookmarkStart w:id="3473" w:name="_Toc439785805"/>
      <w:bookmarkStart w:id="3474" w:name="_Toc399229087"/>
      <w:bookmarkStart w:id="3475" w:name="_Toc399757351"/>
      <w:bookmarkStart w:id="3476" w:name="_Toc3143"/>
      <w:bookmarkStart w:id="3477" w:name="_Toc409125986"/>
      <w:bookmarkStart w:id="3478" w:name="_Toc399259309"/>
      <w:bookmarkStart w:id="3479" w:name="_Toc8661442"/>
      <w:r>
        <w:t>网络管理子层功能描述</w:t>
      </w:r>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p>
    <w:bookmarkEnd w:id="2724"/>
    <w:bookmarkEnd w:id="2725"/>
    <w:bookmarkEnd w:id="2726"/>
    <w:p w14:paraId="2149E601">
      <w:pPr>
        <w:pStyle w:val="50"/>
      </w:pPr>
      <w:r>
        <w:t>网络管理子层主要的功能是，完成宽带载波通信网络的多网络网间协调</w:t>
      </w:r>
      <w:del w:id="170" w:author="GaaihoengNg" w:date="2026-02-27T11:21:21Z">
        <w:r>
          <w:rPr/>
          <w:delText>，</w:delText>
        </w:r>
      </w:del>
      <w:ins w:id="171" w:author="GaaihoengNg" w:date="2026-02-27T11:21:21Z">
        <w:r>
          <w:rPr>
            <w:rFonts w:hint="eastAsia"/>
            <w:lang w:eastAsia="zh-CN"/>
          </w:rPr>
          <w:t>、</w:t>
        </w:r>
      </w:ins>
      <w:r>
        <w:t>单网络组网和网络维护，包括中继路由的生成和维护</w:t>
      </w:r>
      <w:r>
        <w:rPr>
          <w:rFonts w:hint="eastAsia"/>
        </w:rPr>
        <w:t>、</w:t>
      </w:r>
      <w:r>
        <w:t>代理变更</w:t>
      </w:r>
      <w:r>
        <w:rPr>
          <w:rFonts w:hint="eastAsia"/>
        </w:rPr>
        <w:t>、</w:t>
      </w:r>
      <w:r>
        <w:t>站点离线等。</w:t>
      </w:r>
    </w:p>
    <w:p w14:paraId="46A2585A">
      <w:pPr>
        <w:pStyle w:val="48"/>
      </w:pPr>
      <w:bookmarkStart w:id="3480" w:name="_Toc399229092"/>
      <w:bookmarkStart w:id="3481" w:name="_Toc16143"/>
      <w:bookmarkStart w:id="3482" w:name="_Toc403585373"/>
      <w:bookmarkStart w:id="3483" w:name="_Toc399259314"/>
      <w:bookmarkStart w:id="3484" w:name="_Toc408859965"/>
      <w:bookmarkStart w:id="3485" w:name="_Toc403570378"/>
      <w:bookmarkStart w:id="3486" w:name="_Toc402983902"/>
      <w:bookmarkStart w:id="3487" w:name="_Toc439785806"/>
      <w:bookmarkStart w:id="3488" w:name="_Toc399757352"/>
      <w:bookmarkStart w:id="3489" w:name="_Toc402983436"/>
      <w:bookmarkStart w:id="3490" w:name="_Toc21216"/>
      <w:bookmarkStart w:id="3491" w:name="_Toc405476715"/>
      <w:bookmarkStart w:id="3492" w:name="_Toc402982970"/>
      <w:bookmarkStart w:id="3493" w:name="_Toc409125987"/>
      <w:bookmarkStart w:id="3494" w:name="_Toc30064"/>
      <w:bookmarkStart w:id="3495" w:name="_Toc400798980"/>
      <w:r>
        <w:t>多网络共存</w:t>
      </w:r>
      <w:bookmarkEnd w:id="3480"/>
      <w:r>
        <w:t>及协调</w:t>
      </w:r>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p>
    <w:p w14:paraId="255A2DE1">
      <w:pPr>
        <w:pStyle w:val="57"/>
        <w:ind w:left="420" w:hanging="420"/>
      </w:pPr>
      <w:bookmarkStart w:id="3496" w:name="_Toc18706"/>
      <w:bookmarkStart w:id="3497" w:name="_Toc400798981"/>
      <w:bookmarkStart w:id="3498" w:name="_Toc403585374"/>
      <w:bookmarkStart w:id="3499" w:name="_Toc12540"/>
      <w:bookmarkStart w:id="3500" w:name="_Toc32174"/>
      <w:bookmarkStart w:id="3501" w:name="_Toc405476716"/>
      <w:bookmarkStart w:id="3502" w:name="_Toc439785807"/>
      <w:bookmarkStart w:id="3503" w:name="_Toc403570379"/>
      <w:bookmarkStart w:id="3504" w:name="_Toc402982971"/>
      <w:bookmarkStart w:id="3505" w:name="_Toc399757353"/>
      <w:bookmarkStart w:id="3506" w:name="_Toc402983437"/>
      <w:bookmarkStart w:id="3507" w:name="_Toc408859966"/>
      <w:bookmarkStart w:id="3508" w:name="_Toc402983903"/>
      <w:bookmarkStart w:id="3509" w:name="_Toc399229093"/>
      <w:bookmarkStart w:id="3510" w:name="_Toc399259315"/>
      <w:r>
        <w:t>短网络标识</w:t>
      </w:r>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p>
    <w:p w14:paraId="03B8EB36">
      <w:pPr>
        <w:pStyle w:val="50"/>
      </w:pPr>
      <w:r>
        <w:t>短网络标识(SNID)，是用于标识一个宽带载波通信网络的唯一ID。</w:t>
      </w:r>
    </w:p>
    <w:p w14:paraId="7FAE6301">
      <w:pPr>
        <w:pStyle w:val="50"/>
      </w:pPr>
      <w:r>
        <w:t>同一个宽带载波通信网络中的站点，包括CCO，在发送报文时，都需要在MPDU的“帧控制”中指明SNID，表示当前的报文所属的宽带载波通信网络，详见</w:t>
      </w:r>
      <w:r>
        <w:fldChar w:fldCharType="begin"/>
      </w:r>
      <w:r>
        <w:instrText xml:space="preserve"> REF _Ref56781782 \r \h  \* MERGEFORMAT </w:instrText>
      </w:r>
      <w:r>
        <w:fldChar w:fldCharType="separate"/>
      </w:r>
      <w:r>
        <w:rPr>
          <w:rFonts w:hint="eastAsia"/>
        </w:rPr>
        <w:t>5.1.3.1　</w:t>
      </w:r>
      <w:r>
        <w:fldChar w:fldCharType="end"/>
      </w:r>
      <w:r>
        <w:t>。</w:t>
      </w:r>
    </w:p>
    <w:p w14:paraId="1CDA240B">
      <w:pPr>
        <w:pStyle w:val="50"/>
      </w:pPr>
      <w:r>
        <w:t>SNID的可用范围为1-</w:t>
      </w:r>
      <w:r>
        <w:rPr>
          <w:rFonts w:hint="eastAsia"/>
        </w:rPr>
        <w:t>31</w:t>
      </w:r>
      <w:r>
        <w:t>。</w:t>
      </w:r>
    </w:p>
    <w:p w14:paraId="297796CD">
      <w:pPr>
        <w:pStyle w:val="57"/>
        <w:ind w:left="420" w:hanging="420"/>
      </w:pPr>
      <w:r>
        <w:rPr>
          <w:rFonts w:hint="eastAsia"/>
        </w:rPr>
        <w:t>无线</w:t>
      </w:r>
      <w:r>
        <w:t>信道</w:t>
      </w:r>
    </w:p>
    <w:p w14:paraId="7DDD19CD">
      <w:pPr>
        <w:pStyle w:val="50"/>
      </w:pPr>
      <w:r>
        <w:rPr>
          <w:rFonts w:hint="eastAsia"/>
        </w:rPr>
        <w:t>无线分为多个信道，每一个网络使用同一个无线信道。C</w:t>
      </w:r>
      <w:r>
        <w:t>CO决定网络使用的无线信道号</w:t>
      </w:r>
      <w:r>
        <w:rPr>
          <w:rFonts w:hint="eastAsia"/>
        </w:rPr>
        <w:t>，S</w:t>
      </w:r>
      <w:r>
        <w:t>TA上电依次在每个无线信道上扫描</w:t>
      </w:r>
      <w:r>
        <w:rPr>
          <w:rFonts w:hint="eastAsia"/>
        </w:rPr>
        <w:t>，</w:t>
      </w:r>
      <w:r>
        <w:t>发现无线信道上存在网络</w:t>
      </w:r>
      <w:r>
        <w:rPr>
          <w:rFonts w:hint="eastAsia"/>
        </w:rPr>
        <w:t>，</w:t>
      </w:r>
      <w:r>
        <w:t>则尝试在该无线信道上接入网络</w:t>
      </w:r>
      <w:r>
        <w:rPr>
          <w:rFonts w:hint="eastAsia"/>
        </w:rPr>
        <w:t>。</w:t>
      </w:r>
    </w:p>
    <w:p w14:paraId="55573248">
      <w:pPr>
        <w:pStyle w:val="57"/>
        <w:ind w:left="420" w:hanging="420"/>
      </w:pPr>
      <w:bookmarkStart w:id="3511" w:name="_Toc403570380"/>
      <w:bookmarkStart w:id="3512" w:name="_Toc400798982"/>
      <w:bookmarkStart w:id="3513" w:name="_Toc408859967"/>
      <w:bookmarkStart w:id="3514" w:name="_Toc25381"/>
      <w:bookmarkStart w:id="3515" w:name="_Toc399757354"/>
      <w:bookmarkStart w:id="3516" w:name="_Toc405476717"/>
      <w:bookmarkStart w:id="3517" w:name="_Toc402983438"/>
      <w:bookmarkStart w:id="3518" w:name="_Toc402983904"/>
      <w:bookmarkStart w:id="3519" w:name="_Toc439785808"/>
      <w:bookmarkStart w:id="3520" w:name="_Toc403585375"/>
      <w:bookmarkStart w:id="3521" w:name="_Toc31580"/>
      <w:bookmarkStart w:id="3522" w:name="_Toc30317"/>
      <w:bookmarkStart w:id="3523" w:name="_Toc399259316"/>
      <w:bookmarkStart w:id="3524" w:name="_Toc399229094"/>
      <w:bookmarkStart w:id="3525" w:name="_Toc402982972"/>
      <w:r>
        <w:t>网间协调</w:t>
      </w:r>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p>
    <w:p w14:paraId="0DA1F2F0">
      <w:pPr>
        <w:pStyle w:val="50"/>
      </w:pPr>
      <w:r>
        <w:t>当多个集中器距离较近时，很有可能形成多网络共存的环境。</w:t>
      </w:r>
    </w:p>
    <w:p w14:paraId="7F3AC0E4">
      <w:pPr>
        <w:pStyle w:val="50"/>
      </w:pPr>
      <w:r>
        <w:t>在多网络环境中，CCO之间需要首先完成SNID的协商，确定各自网络的SNID，避免形成多个网络使用同一个SNID的情况发生，保证各个宽带载波通信网络能够独立稳定的组网。</w:t>
      </w:r>
    </w:p>
    <w:p w14:paraId="729393A1">
      <w:pPr>
        <w:pStyle w:val="50"/>
      </w:pPr>
      <w:r>
        <w:t>同时，由于信标帧是维护一个宽带载波通信网络的关键报文。所有类型的信标帧发送时，不同的宽带载波通信网络需要各自占用不同的信标时隙。CCO之间需要进行信标时隙协商，以便各自网络在发送信标帧时，能够避免其他网络的信标帧冲突。</w:t>
      </w:r>
    </w:p>
    <w:p w14:paraId="7D75911E">
      <w:pPr>
        <w:pStyle w:val="50"/>
      </w:pPr>
      <w:r>
        <w:t>多网络环境中，最大支持6个宽带载波通信网络的共存和协调。</w:t>
      </w:r>
    </w:p>
    <w:p w14:paraId="7596128E">
      <w:pPr>
        <w:pStyle w:val="57"/>
        <w:ind w:left="420" w:hanging="420"/>
      </w:pPr>
      <w:bookmarkStart w:id="3526" w:name="_Toc400798983"/>
      <w:bookmarkStart w:id="3527" w:name="_Toc402983905"/>
      <w:bookmarkStart w:id="3528" w:name="_Toc405476718"/>
      <w:bookmarkStart w:id="3529" w:name="_Toc11019"/>
      <w:bookmarkStart w:id="3530" w:name="_Toc399229095"/>
      <w:bookmarkStart w:id="3531" w:name="_Toc403570381"/>
      <w:bookmarkStart w:id="3532" w:name="_Toc402982973"/>
      <w:bookmarkStart w:id="3533" w:name="_Toc16118"/>
      <w:bookmarkStart w:id="3534" w:name="_Toc403585376"/>
      <w:bookmarkStart w:id="3535" w:name="_Toc439785809"/>
      <w:bookmarkStart w:id="3536" w:name="_Toc399757355"/>
      <w:bookmarkStart w:id="3537" w:name="_Toc408859968"/>
      <w:bookmarkStart w:id="3538" w:name="_Toc9413"/>
      <w:bookmarkStart w:id="3539" w:name="_Toc399259317"/>
      <w:bookmarkStart w:id="3540" w:name="_Toc402983439"/>
      <w:r>
        <w:t>基本机制</w:t>
      </w:r>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p>
    <w:p w14:paraId="5B937BCC">
      <w:pPr>
        <w:pStyle w:val="50"/>
      </w:pPr>
      <w:r>
        <w:t>CCO启动后，首先进行一段时间的网络监听（时间可为10秒），判断周围是否存在已处于工作的宽带载波通信网络。对于已处于工作的宽带载波通信网络，应周期性的发送网间协调帧，以便其他后上电的CCO进行监听。</w:t>
      </w:r>
    </w:p>
    <w:p w14:paraId="5924FDCD">
      <w:pPr>
        <w:pStyle w:val="50"/>
      </w:pPr>
      <w:r>
        <w:t>如果CCO在监听的时间段内，接收到邻居网络的网间协调帧，则需要根据网间协调帧中携带的SNID和时隙等信息，按照一定的优先原则，进行协商。</w:t>
      </w:r>
    </w:p>
    <w:p w14:paraId="21693EF5">
      <w:pPr>
        <w:pStyle w:val="50"/>
      </w:pPr>
      <w:r>
        <w:t>如果CCO在监听的时间段内，没有监听到网间协调帧，则该CCO可以独立组网工作，在工作过程中，需要周期性发送网间协调帧，同时，如果在工作过程中，收到其他网络CCO发送的网间协调帧，也需要按照一定的优先原则，参与协商。</w:t>
      </w:r>
    </w:p>
    <w:p w14:paraId="694B45C9">
      <w:pPr>
        <w:pStyle w:val="57"/>
        <w:ind w:left="420" w:hanging="420"/>
      </w:pPr>
      <w:bookmarkStart w:id="3541" w:name="_Toc403570382"/>
      <w:bookmarkStart w:id="3542" w:name="_Toc10481"/>
      <w:bookmarkStart w:id="3543" w:name="_Toc17000"/>
      <w:bookmarkStart w:id="3544" w:name="_Toc402983440"/>
      <w:bookmarkStart w:id="3545" w:name="_Toc11434"/>
      <w:bookmarkStart w:id="3546" w:name="_Toc400798984"/>
      <w:bookmarkStart w:id="3547" w:name="_Toc405476719"/>
      <w:bookmarkStart w:id="3548" w:name="_Toc439785810"/>
      <w:bookmarkStart w:id="3549" w:name="_Toc402983906"/>
      <w:bookmarkStart w:id="3550" w:name="_Toc408859969"/>
      <w:bookmarkStart w:id="3551" w:name="_Toc403585377"/>
      <w:bookmarkStart w:id="3552" w:name="_Toc402982974"/>
      <w:bookmarkStart w:id="3553" w:name="_Toc399229096"/>
      <w:bookmarkStart w:id="3554" w:name="_Toc399757356"/>
      <w:bookmarkStart w:id="3555" w:name="_Toc399259318"/>
      <w:r>
        <w:t>SNID协调过程</w:t>
      </w:r>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p>
    <w:p w14:paraId="36884DA8">
      <w:pPr>
        <w:pStyle w:val="50"/>
      </w:pPr>
      <w:r>
        <w:t>当CCO监听到</w:t>
      </w:r>
      <w:del w:id="172" w:author="GaaihoengNg" w:date="2026-02-27T11:38:10Z">
        <w:r>
          <w:rPr/>
          <w:delText>的</w:delText>
        </w:r>
      </w:del>
      <w:r>
        <w:t>其他网络的网间协调帧中，显示该网络的SNID，与本网络选定的SNID一致时，则表明网络SNID存在冲突，</w:t>
      </w:r>
      <w:del w:id="173" w:author="gddw" w:date="2026-02-09T10:24:13Z">
        <w:r>
          <w:rPr/>
          <w:delText>必须</w:delText>
        </w:r>
      </w:del>
      <w:ins w:id="174" w:author="gddw" w:date="2026-02-09T10:24:13Z">
        <w:r>
          <w:rPr>
            <w:rFonts w:hint="eastAsia"/>
            <w:lang w:eastAsia="zh-CN"/>
          </w:rPr>
          <w:t>应</w:t>
        </w:r>
      </w:ins>
      <w:r>
        <w:t>进行协商。</w:t>
      </w:r>
    </w:p>
    <w:p w14:paraId="049EEB80">
      <w:pPr>
        <w:pStyle w:val="50"/>
      </w:pPr>
      <w:r>
        <w:t>协商时，CCO会首先设定一个协商缓冲期，可以是10ms</w:t>
      </w:r>
      <w:r>
        <w:rPr>
          <w:rFonts w:hint="eastAsia"/>
        </w:rPr>
        <w:t>～</w:t>
      </w:r>
      <w:r>
        <w:t>10s的范围内的一个随机值。CCO在这个协商缓冲期内，继续监听邻居网络的网间协调帧。如果在协商缓冲期内，发现邻居网络的SNID已经与本网络的SNID不同，则本网络的原SNID保持不变。如果直到协商缓冲期到期，发现邻居网络的SNID与本网络的SNID继续冲突，则协商缓冲期到期后，本网络CCO获取一个新的空闲的SNID作为本网络的标识。</w:t>
      </w:r>
    </w:p>
    <w:p w14:paraId="1F0978F4">
      <w:pPr>
        <w:pStyle w:val="50"/>
      </w:pPr>
      <w:r>
        <w:t>当CCO确定启用新的SNID后，</w:t>
      </w:r>
      <w:del w:id="175" w:author="gddw" w:date="2026-02-09T10:24:13Z">
        <w:r>
          <w:rPr/>
          <w:delText>必须</w:delText>
        </w:r>
      </w:del>
      <w:ins w:id="176" w:author="gddw" w:date="2026-02-09T10:24:13Z">
        <w:r>
          <w:rPr>
            <w:rFonts w:hint="eastAsia"/>
            <w:lang w:eastAsia="zh-CN"/>
          </w:rPr>
          <w:t>应</w:t>
        </w:r>
      </w:ins>
      <w:r>
        <w:t>启动本网络的重新组网。</w:t>
      </w:r>
    </w:p>
    <w:p w14:paraId="6E40BDDD">
      <w:pPr>
        <w:pStyle w:val="50"/>
      </w:pPr>
      <w:r>
        <w:t>当CCO完成一轮SNID的协商后，后来再次出现SNID冲突的情形，则需要按照同样的过程，再次协商，直到SNID不同为止。但是，多网络的SNID支持的范围是1</w:t>
      </w:r>
      <w:r>
        <w:rPr>
          <w:rFonts w:hint="eastAsia"/>
        </w:rPr>
        <w:t>～31</w:t>
      </w:r>
      <w:r>
        <w:t>，如果某个CCO监听到15个网络的网间协调帧，占用了全部1</w:t>
      </w:r>
      <w:r>
        <w:rPr>
          <w:rFonts w:hint="eastAsia"/>
        </w:rPr>
        <w:t>～31</w:t>
      </w:r>
      <w:r>
        <w:t>的SNID，则该网络协调SNID会不成功，那么该网络可不用切换SNID，直到发现一个空闲的SNID，才需要切换。</w:t>
      </w:r>
    </w:p>
    <w:p w14:paraId="4D04F866">
      <w:pPr>
        <w:pStyle w:val="83"/>
      </w:pPr>
      <w:r>
        <w:t>为了避开上电后的测试等待时间，CCO可从上电10s之后才开始SNID协调。</w:t>
      </w:r>
    </w:p>
    <w:p w14:paraId="3D14BE59">
      <w:pPr>
        <w:pStyle w:val="57"/>
        <w:ind w:left="420" w:hanging="420"/>
      </w:pPr>
      <w:bookmarkStart w:id="3556" w:name="_Toc402983907"/>
      <w:bookmarkStart w:id="3557" w:name="_Toc5453"/>
      <w:bookmarkStart w:id="3558" w:name="_Toc403570383"/>
      <w:bookmarkStart w:id="3559" w:name="_Toc399757357"/>
      <w:bookmarkStart w:id="3560" w:name="_Toc27140"/>
      <w:bookmarkStart w:id="3561" w:name="_Toc405476720"/>
      <w:bookmarkStart w:id="3562" w:name="_Toc399259319"/>
      <w:bookmarkStart w:id="3563" w:name="_Toc402983441"/>
      <w:bookmarkStart w:id="3564" w:name="_Toc403585378"/>
      <w:bookmarkStart w:id="3565" w:name="_Toc399229097"/>
      <w:bookmarkStart w:id="3566" w:name="_Toc439785811"/>
      <w:bookmarkStart w:id="3567" w:name="_Toc408859970"/>
      <w:bookmarkStart w:id="3568" w:name="_Toc400798985"/>
      <w:bookmarkStart w:id="3569" w:name="_Toc402982975"/>
      <w:bookmarkStart w:id="3570" w:name="_Toc6021"/>
      <w:r>
        <w:t>带宽协调过程</w:t>
      </w:r>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p>
    <w:p w14:paraId="1BAB6FA8">
      <w:pPr>
        <w:pStyle w:val="50"/>
      </w:pPr>
      <w:r>
        <w:t>带宽协调是指信标时隙的协调，不同的网络，需要占用的信标时隙不同，所以意味着带宽也不同。协调的目的，是将不同的网络的信标时隙尽量的有序的错开，既保证信标时隙的不冲突，也要保证信标发送的周期性。</w:t>
      </w:r>
    </w:p>
    <w:p w14:paraId="5C80A56A">
      <w:pPr>
        <w:pStyle w:val="50"/>
      </w:pPr>
      <w:r>
        <w:t>带宽协调时，CCO需要发送网间协调报文，设置为网间协调标志，通过报文中的带宽保留时长，以及带宽的起止时刻偏移等参数，声明本网络的带宽占用。其他CCO解析到该网络的带宽占用后，在声明本网络的带宽占用时，需要避开已经被占用的带宽范围。</w:t>
      </w:r>
    </w:p>
    <w:p w14:paraId="5E797C4C">
      <w:pPr>
        <w:pStyle w:val="50"/>
      </w:pPr>
      <w:r>
        <w:t>网间协调帧的发送，在本网络的CSMA时隙中发送。</w:t>
      </w:r>
    </w:p>
    <w:p w14:paraId="717E9496">
      <w:pPr>
        <w:pStyle w:val="50"/>
      </w:pPr>
      <w:r>
        <w:t>两个CCO之间的带宽协调如</w:t>
      </w:r>
      <w:r>
        <w:fldChar w:fldCharType="begin"/>
      </w:r>
      <w:r>
        <w:instrText xml:space="preserve"> REF _Ref56776608 \h  \* MERGEFORMAT </w:instrText>
      </w:r>
      <w:r>
        <w:fldChar w:fldCharType="separate"/>
      </w:r>
      <w:r>
        <w:t>图 50</w:t>
      </w:r>
      <w:r>
        <w:fldChar w:fldCharType="end"/>
      </w:r>
      <w:r>
        <w:t>所示</w:t>
      </w:r>
      <w:r>
        <w:rPr>
          <w:rFonts w:hint="eastAsia"/>
        </w:rPr>
        <w:t>。</w:t>
      </w:r>
    </w:p>
    <w:p w14:paraId="04B361F8">
      <w:pPr>
        <w:pStyle w:val="50"/>
      </w:pPr>
    </w:p>
    <w:p w14:paraId="75C6E0BC">
      <w:pPr>
        <w:pStyle w:val="129"/>
      </w:pPr>
      <w:r>
        <w:drawing>
          <wp:inline distT="0" distB="0" distL="0" distR="0">
            <wp:extent cx="5939790" cy="1880235"/>
            <wp:effectExtent l="0" t="0" r="0" b="5715"/>
            <wp:docPr id="39460" name="图片 39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 name="图片 3946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5939790" cy="1880235"/>
                    </a:xfrm>
                    <a:prstGeom prst="rect">
                      <a:avLst/>
                    </a:prstGeom>
                    <a:noFill/>
                    <a:ln>
                      <a:noFill/>
                    </a:ln>
                  </pic:spPr>
                </pic:pic>
              </a:graphicData>
            </a:graphic>
          </wp:inline>
        </w:drawing>
      </w:r>
    </w:p>
    <w:p w14:paraId="6FAE2429">
      <w:pPr>
        <w:pStyle w:val="129"/>
        <w:rPr>
          <w:szCs w:val="20"/>
        </w:rPr>
      </w:pPr>
      <w:r>
        <w:drawing>
          <wp:inline distT="0" distB="0" distL="0" distR="0">
            <wp:extent cx="5768975" cy="3121025"/>
            <wp:effectExtent l="0" t="0" r="0" b="0"/>
            <wp:docPr id="39458" name="图片 3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8" name="图片 3945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768975" cy="3121025"/>
                    </a:xfrm>
                    <a:prstGeom prst="rect">
                      <a:avLst/>
                    </a:prstGeom>
                    <a:noFill/>
                    <a:ln>
                      <a:noFill/>
                    </a:ln>
                  </pic:spPr>
                </pic:pic>
              </a:graphicData>
            </a:graphic>
          </wp:inline>
        </w:drawing>
      </w:r>
    </w:p>
    <w:p w14:paraId="6B671918">
      <w:pPr>
        <w:pStyle w:val="10"/>
      </w:pPr>
      <w:bookmarkStart w:id="3571" w:name="_Ref56776608"/>
      <w:r>
        <w:t xml:space="preserve">图 </w:t>
      </w:r>
      <w:r>
        <w:fldChar w:fldCharType="begin"/>
      </w:r>
      <w:r>
        <w:instrText xml:space="preserve"> SEQ 图 \* ARABIC </w:instrText>
      </w:r>
      <w:r>
        <w:fldChar w:fldCharType="separate"/>
      </w:r>
      <w:r>
        <w:t>50</w:t>
      </w:r>
      <w:r>
        <w:fldChar w:fldCharType="end"/>
      </w:r>
      <w:bookmarkEnd w:id="3571"/>
      <w:r>
        <w:rPr>
          <w:rFonts w:hint="eastAsia"/>
        </w:rPr>
        <w:t xml:space="preserve"> </w:t>
      </w:r>
      <w:r>
        <w:t>多网络带宽协商示意图</w:t>
      </w:r>
    </w:p>
    <w:p w14:paraId="03215281">
      <w:pPr>
        <w:pStyle w:val="57"/>
        <w:ind w:left="420" w:hanging="420"/>
      </w:pPr>
      <w:bookmarkStart w:id="3572" w:name="_Toc8302"/>
      <w:bookmarkStart w:id="3573" w:name="_Toc402982976"/>
      <w:bookmarkStart w:id="3574" w:name="_Toc439785812"/>
      <w:bookmarkStart w:id="3575" w:name="_Toc399259320"/>
      <w:bookmarkStart w:id="3576" w:name="_Toc403585379"/>
      <w:bookmarkStart w:id="3577" w:name="_Toc18251"/>
      <w:bookmarkStart w:id="3578" w:name="_Toc402983442"/>
      <w:bookmarkStart w:id="3579" w:name="_Toc408859971"/>
      <w:bookmarkStart w:id="3580" w:name="_Toc405476721"/>
      <w:bookmarkStart w:id="3581" w:name="_Toc399757358"/>
      <w:bookmarkStart w:id="3582" w:name="_Toc403570384"/>
      <w:bookmarkStart w:id="3583" w:name="_Toc400798986"/>
      <w:bookmarkStart w:id="3584" w:name="_Toc402983908"/>
      <w:bookmarkStart w:id="3585" w:name="_Toc399229098"/>
      <w:bookmarkStart w:id="3586" w:name="_Toc26255"/>
      <w:r>
        <w:t>带宽协调原则</w:t>
      </w:r>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p>
    <w:p w14:paraId="1E18C3DF">
      <w:pPr>
        <w:pStyle w:val="67"/>
      </w:pPr>
      <w:bookmarkStart w:id="3587" w:name="_Toc5684"/>
      <w:bookmarkStart w:id="3588" w:name="_Toc403570385"/>
      <w:bookmarkStart w:id="3589" w:name="_Toc30195"/>
      <w:bookmarkStart w:id="3590" w:name="_Toc408859972"/>
      <w:bookmarkStart w:id="3591" w:name="_Toc13653"/>
      <w:bookmarkStart w:id="3592" w:name="_Toc399229099"/>
      <w:r>
        <w:t>退避原则</w:t>
      </w:r>
      <w:bookmarkEnd w:id="3587"/>
      <w:bookmarkEnd w:id="3588"/>
      <w:bookmarkEnd w:id="3589"/>
      <w:bookmarkEnd w:id="3590"/>
      <w:bookmarkEnd w:id="3591"/>
      <w:bookmarkEnd w:id="3592"/>
    </w:p>
    <w:p w14:paraId="4E0DADDD">
      <w:pPr>
        <w:pStyle w:val="50"/>
      </w:pPr>
      <w:r>
        <w:t>如果两个CCO，A和B，当A能接收到B的网间协调帧，但是B接收不到A的网间协调帧。如果A发现要占用的带宽，B也声明要占用时，则A需要退避B，B的带宽占用生效，A需要避开B的带宽，占用其他时隙带宽。</w:t>
      </w:r>
    </w:p>
    <w:p w14:paraId="126589E5">
      <w:pPr>
        <w:pStyle w:val="50"/>
      </w:pPr>
      <w:r>
        <w:t>时隙占用的声明示意图如</w:t>
      </w:r>
      <w:r>
        <w:fldChar w:fldCharType="begin"/>
      </w:r>
      <w:r>
        <w:instrText xml:space="preserve"> REF _Ref56776757 \h  \* MERGEFORMAT </w:instrText>
      </w:r>
      <w:r>
        <w:fldChar w:fldCharType="separate"/>
      </w:r>
      <w:r>
        <w:t>图 51</w:t>
      </w:r>
      <w:r>
        <w:fldChar w:fldCharType="end"/>
      </w:r>
      <w:r>
        <w:t>所示</w:t>
      </w:r>
      <w:r>
        <w:rPr>
          <w:rFonts w:hint="eastAsia"/>
        </w:rPr>
        <w:t>。</w:t>
      </w:r>
    </w:p>
    <w:p w14:paraId="10319592">
      <w:pPr>
        <w:pStyle w:val="129"/>
        <w:rPr>
          <w:szCs w:val="20"/>
        </w:rPr>
      </w:pPr>
      <w:r>
        <w:drawing>
          <wp:inline distT="0" distB="0" distL="0" distR="0">
            <wp:extent cx="5941060" cy="2085340"/>
            <wp:effectExtent l="0" t="0" r="0" b="0"/>
            <wp:docPr id="39457" name="图片 3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7" name="图片 3945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5941060" cy="2085340"/>
                    </a:xfrm>
                    <a:prstGeom prst="rect">
                      <a:avLst/>
                    </a:prstGeom>
                    <a:noFill/>
                    <a:ln>
                      <a:noFill/>
                    </a:ln>
                  </pic:spPr>
                </pic:pic>
              </a:graphicData>
            </a:graphic>
          </wp:inline>
        </w:drawing>
      </w:r>
    </w:p>
    <w:p w14:paraId="7C898E10">
      <w:pPr>
        <w:pStyle w:val="10"/>
      </w:pPr>
      <w:bookmarkStart w:id="3593" w:name="_Ref56776757"/>
      <w:bookmarkStart w:id="3594" w:name="_Toc402983571"/>
      <w:bookmarkStart w:id="3595" w:name="_Toc399229278"/>
      <w:bookmarkStart w:id="3596" w:name="_Toc405476858"/>
      <w:bookmarkStart w:id="3597" w:name="_Toc400799121"/>
      <w:bookmarkStart w:id="3598" w:name="_Toc403570549"/>
      <w:bookmarkStart w:id="3599" w:name="_Toc402984037"/>
      <w:bookmarkStart w:id="3600" w:name="_Toc403585508"/>
      <w:bookmarkStart w:id="3601" w:name="_Toc408860132"/>
      <w:bookmarkStart w:id="3602" w:name="_Ref399143008"/>
      <w:bookmarkStart w:id="3603" w:name="_Toc399757519"/>
      <w:bookmarkStart w:id="3604" w:name="_Toc399259485"/>
      <w:bookmarkStart w:id="3605" w:name="_Toc402983105"/>
      <w:r>
        <w:t xml:space="preserve">图 </w:t>
      </w:r>
      <w:r>
        <w:fldChar w:fldCharType="begin"/>
      </w:r>
      <w:r>
        <w:instrText xml:space="preserve"> SEQ 图 \* ARABIC </w:instrText>
      </w:r>
      <w:r>
        <w:fldChar w:fldCharType="separate"/>
      </w:r>
      <w:r>
        <w:t>51</w:t>
      </w:r>
      <w:r>
        <w:fldChar w:fldCharType="end"/>
      </w:r>
      <w:bookmarkEnd w:id="3593"/>
      <w:r>
        <w:t xml:space="preserve"> 带宽协商申请</w:t>
      </w:r>
      <w:bookmarkEnd w:id="3594"/>
      <w:bookmarkEnd w:id="3595"/>
      <w:bookmarkEnd w:id="3596"/>
      <w:bookmarkEnd w:id="3597"/>
      <w:bookmarkEnd w:id="3598"/>
      <w:bookmarkEnd w:id="3599"/>
      <w:bookmarkEnd w:id="3600"/>
      <w:bookmarkEnd w:id="3601"/>
      <w:bookmarkEnd w:id="3602"/>
      <w:bookmarkEnd w:id="3603"/>
      <w:bookmarkEnd w:id="3604"/>
      <w:bookmarkEnd w:id="3605"/>
    </w:p>
    <w:p w14:paraId="628A70CB">
      <w:pPr>
        <w:pStyle w:val="50"/>
      </w:pPr>
      <w:r>
        <w:t>单通退避原则的示意图如</w:t>
      </w:r>
      <w:r>
        <w:fldChar w:fldCharType="begin"/>
      </w:r>
      <w:r>
        <w:instrText xml:space="preserve"> REF _Ref56776783 \h  \* MERGEFORMAT </w:instrText>
      </w:r>
      <w:r>
        <w:fldChar w:fldCharType="separate"/>
      </w:r>
      <w:r>
        <w:t>图 52</w:t>
      </w:r>
      <w:r>
        <w:fldChar w:fldCharType="end"/>
      </w:r>
      <w:r>
        <w:t>所示。</w:t>
      </w:r>
    </w:p>
    <w:p w14:paraId="4032024A">
      <w:pPr>
        <w:pStyle w:val="129"/>
      </w:pPr>
      <w:r>
        <w:drawing>
          <wp:inline distT="0" distB="0" distL="0" distR="0">
            <wp:extent cx="5430520" cy="3144520"/>
            <wp:effectExtent l="0" t="0" r="0" b="0"/>
            <wp:docPr id="39456" name="图片 3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6" name="图片 3945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5430520" cy="3144520"/>
                    </a:xfrm>
                    <a:prstGeom prst="rect">
                      <a:avLst/>
                    </a:prstGeom>
                    <a:noFill/>
                    <a:ln>
                      <a:noFill/>
                    </a:ln>
                  </pic:spPr>
                </pic:pic>
              </a:graphicData>
            </a:graphic>
          </wp:inline>
        </w:drawing>
      </w:r>
    </w:p>
    <w:p w14:paraId="7FC846C4">
      <w:pPr>
        <w:pStyle w:val="10"/>
      </w:pPr>
      <w:bookmarkStart w:id="3606" w:name="_Ref56776783"/>
      <w:bookmarkStart w:id="3607" w:name="_Toc402983572"/>
      <w:bookmarkStart w:id="3608" w:name="_Toc399757520"/>
      <w:bookmarkStart w:id="3609" w:name="_Toc403570550"/>
      <w:bookmarkStart w:id="3610" w:name="_Toc403585509"/>
      <w:bookmarkStart w:id="3611" w:name="_Toc400799122"/>
      <w:bookmarkStart w:id="3612" w:name="_Toc408860133"/>
      <w:bookmarkStart w:id="3613" w:name="_Toc399259486"/>
      <w:bookmarkStart w:id="3614" w:name="_Toc402983106"/>
      <w:bookmarkStart w:id="3615" w:name="_Toc405476859"/>
      <w:bookmarkStart w:id="3616" w:name="_Toc399229279"/>
      <w:bookmarkStart w:id="3617" w:name="_Toc402984038"/>
      <w:bookmarkStart w:id="3618" w:name="_Ref399143032"/>
      <w:r>
        <w:t xml:space="preserve">图 </w:t>
      </w:r>
      <w:r>
        <w:fldChar w:fldCharType="begin"/>
      </w:r>
      <w:r>
        <w:instrText xml:space="preserve"> SEQ 图 \* ARABIC </w:instrText>
      </w:r>
      <w:r>
        <w:fldChar w:fldCharType="separate"/>
      </w:r>
      <w:r>
        <w:t>52</w:t>
      </w:r>
      <w:r>
        <w:fldChar w:fldCharType="end"/>
      </w:r>
      <w:bookmarkEnd w:id="3606"/>
      <w:r>
        <w:rPr>
          <w:rFonts w:hint="eastAsia"/>
        </w:rPr>
        <w:t xml:space="preserve"> </w:t>
      </w:r>
      <w:r>
        <w:t>带宽协商原则1</w:t>
      </w:r>
      <w:bookmarkEnd w:id="3607"/>
      <w:bookmarkEnd w:id="3608"/>
      <w:bookmarkEnd w:id="3609"/>
      <w:bookmarkEnd w:id="3610"/>
      <w:bookmarkEnd w:id="3611"/>
      <w:bookmarkEnd w:id="3612"/>
      <w:bookmarkEnd w:id="3613"/>
      <w:bookmarkEnd w:id="3614"/>
      <w:bookmarkEnd w:id="3615"/>
      <w:bookmarkEnd w:id="3616"/>
      <w:bookmarkEnd w:id="3617"/>
      <w:bookmarkEnd w:id="3618"/>
    </w:p>
    <w:p w14:paraId="55E4139D">
      <w:pPr>
        <w:pStyle w:val="67"/>
      </w:pPr>
      <w:bookmarkStart w:id="3619" w:name="_Toc4873"/>
      <w:bookmarkStart w:id="3620" w:name="_Toc399229100"/>
      <w:bookmarkStart w:id="3621" w:name="_Toc408859973"/>
      <w:bookmarkStart w:id="3622" w:name="_Toc3638"/>
      <w:bookmarkStart w:id="3623" w:name="_Toc403570386"/>
      <w:bookmarkStart w:id="3624" w:name="_Toc6679"/>
      <w:r>
        <w:t>先结束优先原则</w:t>
      </w:r>
      <w:bookmarkEnd w:id="3619"/>
      <w:bookmarkEnd w:id="3620"/>
      <w:bookmarkEnd w:id="3621"/>
      <w:bookmarkEnd w:id="3622"/>
      <w:bookmarkEnd w:id="3623"/>
      <w:bookmarkEnd w:id="3624"/>
    </w:p>
    <w:p w14:paraId="183179C7">
      <w:pPr>
        <w:pStyle w:val="50"/>
      </w:pPr>
      <w:r>
        <w:t>如果两个CCO，A和B，A网络的整个带宽时隙先于B网络结束时，则A可以优先占用较近的时段。</w:t>
      </w:r>
    </w:p>
    <w:p w14:paraId="7C4991ED">
      <w:pPr>
        <w:pStyle w:val="50"/>
      </w:pPr>
      <w:r>
        <w:t>先结束优先原则的示意图如</w:t>
      </w:r>
      <w:r>
        <w:fldChar w:fldCharType="begin"/>
      </w:r>
      <w:r>
        <w:instrText xml:space="preserve"> REF _Ref56782290 \h  \* MERGEFORMAT </w:instrText>
      </w:r>
      <w:r>
        <w:fldChar w:fldCharType="separate"/>
      </w:r>
      <w:r>
        <w:t>图 53</w:t>
      </w:r>
      <w:r>
        <w:fldChar w:fldCharType="end"/>
      </w:r>
      <w:r>
        <w:t>所示。</w:t>
      </w:r>
    </w:p>
    <w:p w14:paraId="75FB4857">
      <w:pPr>
        <w:pStyle w:val="129"/>
      </w:pPr>
      <w:r>
        <w:drawing>
          <wp:inline distT="0" distB="0" distL="0" distR="0">
            <wp:extent cx="5744845" cy="3657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5744845" cy="3657600"/>
                    </a:xfrm>
                    <a:prstGeom prst="rect">
                      <a:avLst/>
                    </a:prstGeom>
                    <a:noFill/>
                    <a:ln>
                      <a:noFill/>
                    </a:ln>
                  </pic:spPr>
                </pic:pic>
              </a:graphicData>
            </a:graphic>
          </wp:inline>
        </w:drawing>
      </w:r>
    </w:p>
    <w:p w14:paraId="0590E6FD">
      <w:pPr>
        <w:pStyle w:val="10"/>
        <w:rPr>
          <w:sz w:val="20"/>
        </w:rPr>
      </w:pPr>
      <w:bookmarkStart w:id="3625" w:name="_Ref56782290"/>
      <w:bookmarkStart w:id="3626" w:name="_Toc399259487"/>
      <w:bookmarkStart w:id="3627" w:name="_Toc399757521"/>
      <w:bookmarkStart w:id="3628" w:name="_Toc405476860"/>
      <w:bookmarkStart w:id="3629" w:name="_Toc403585510"/>
      <w:bookmarkStart w:id="3630" w:name="_Toc402984039"/>
      <w:bookmarkStart w:id="3631" w:name="_Toc402983573"/>
      <w:bookmarkStart w:id="3632" w:name="_Ref399143063"/>
      <w:bookmarkStart w:id="3633" w:name="_Toc408860134"/>
      <w:bookmarkStart w:id="3634" w:name="_Toc399229280"/>
      <w:bookmarkStart w:id="3635" w:name="_Toc403570551"/>
      <w:bookmarkStart w:id="3636" w:name="_Toc400799123"/>
      <w:bookmarkStart w:id="3637" w:name="_Toc402983107"/>
      <w:r>
        <w:t xml:space="preserve">图 </w:t>
      </w:r>
      <w:r>
        <w:fldChar w:fldCharType="begin"/>
      </w:r>
      <w:r>
        <w:instrText xml:space="preserve"> SEQ 图 \* ARABIC </w:instrText>
      </w:r>
      <w:r>
        <w:fldChar w:fldCharType="separate"/>
      </w:r>
      <w:r>
        <w:t>53</w:t>
      </w:r>
      <w:r>
        <w:fldChar w:fldCharType="end"/>
      </w:r>
      <w:bookmarkEnd w:id="3625"/>
      <w:r>
        <w:rPr>
          <w:rFonts w:hint="eastAsia"/>
        </w:rPr>
        <w:t xml:space="preserve"> </w:t>
      </w:r>
      <w:r>
        <w:rPr>
          <w:sz w:val="20"/>
        </w:rPr>
        <w:t>带宽协商原则2</w:t>
      </w:r>
      <w:bookmarkEnd w:id="3626"/>
      <w:bookmarkEnd w:id="3627"/>
      <w:bookmarkEnd w:id="3628"/>
      <w:bookmarkEnd w:id="3629"/>
      <w:bookmarkEnd w:id="3630"/>
      <w:bookmarkEnd w:id="3631"/>
      <w:bookmarkEnd w:id="3632"/>
      <w:bookmarkEnd w:id="3633"/>
      <w:bookmarkEnd w:id="3634"/>
      <w:bookmarkEnd w:id="3635"/>
      <w:bookmarkEnd w:id="3636"/>
      <w:bookmarkEnd w:id="3637"/>
    </w:p>
    <w:p w14:paraId="31E5DA89">
      <w:pPr>
        <w:pStyle w:val="67"/>
      </w:pPr>
      <w:bookmarkStart w:id="3638" w:name="_Toc403570387"/>
      <w:bookmarkStart w:id="3639" w:name="_Toc5672"/>
      <w:bookmarkStart w:id="3640" w:name="_Toc32208"/>
      <w:bookmarkStart w:id="3641" w:name="_Toc399229101"/>
      <w:bookmarkStart w:id="3642" w:name="_Toc408859974"/>
      <w:bookmarkStart w:id="3643" w:name="_Toc7999"/>
      <w:r>
        <w:t>小SNID优先原则</w:t>
      </w:r>
      <w:bookmarkEnd w:id="3638"/>
      <w:bookmarkEnd w:id="3639"/>
      <w:bookmarkEnd w:id="3640"/>
      <w:bookmarkEnd w:id="3641"/>
      <w:bookmarkEnd w:id="3642"/>
      <w:bookmarkEnd w:id="3643"/>
    </w:p>
    <w:p w14:paraId="19A43B7E">
      <w:pPr>
        <w:pStyle w:val="50"/>
      </w:pPr>
      <w:r>
        <w:t>当网络A和网络B的信标周期同时结束时，如果同时申请较近的同一段时隙，则SNID较小的网络的带宽占用生效，SNID较大的网络，需要退避SNID较小网络的申请带宽。</w:t>
      </w:r>
    </w:p>
    <w:p w14:paraId="671D4B2B">
      <w:pPr>
        <w:pStyle w:val="50"/>
      </w:pPr>
      <w:r>
        <w:t>SNID小优先原则的示意图如</w:t>
      </w:r>
      <w:r>
        <w:fldChar w:fldCharType="begin"/>
      </w:r>
      <w:r>
        <w:instrText xml:space="preserve"> REF _Ref56777754 \h  \* MERGEFORMAT </w:instrText>
      </w:r>
      <w:r>
        <w:fldChar w:fldCharType="separate"/>
      </w:r>
      <w:r>
        <w:t>图 54</w:t>
      </w:r>
      <w:r>
        <w:fldChar w:fldCharType="end"/>
      </w:r>
      <w:r>
        <w:t>所示</w:t>
      </w:r>
      <w:r>
        <w:rPr>
          <w:rFonts w:hint="eastAsia"/>
        </w:rPr>
        <w:t>。</w:t>
      </w:r>
    </w:p>
    <w:p w14:paraId="3FB8D832">
      <w:pPr>
        <w:pStyle w:val="129"/>
      </w:pPr>
      <w:r>
        <w:drawing>
          <wp:inline distT="0" distB="0" distL="0" distR="0">
            <wp:extent cx="5558155" cy="3649345"/>
            <wp:effectExtent l="0" t="0" r="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558155" cy="3649345"/>
                    </a:xfrm>
                    <a:prstGeom prst="rect">
                      <a:avLst/>
                    </a:prstGeom>
                    <a:noFill/>
                    <a:ln>
                      <a:noFill/>
                    </a:ln>
                  </pic:spPr>
                </pic:pic>
              </a:graphicData>
            </a:graphic>
          </wp:inline>
        </w:drawing>
      </w:r>
    </w:p>
    <w:p w14:paraId="652AB9F6">
      <w:pPr>
        <w:pStyle w:val="10"/>
        <w:rPr>
          <w:sz w:val="20"/>
        </w:rPr>
      </w:pPr>
      <w:bookmarkStart w:id="3644" w:name="_Ref56777754"/>
      <w:bookmarkStart w:id="3645" w:name="_Toc399259488"/>
      <w:bookmarkStart w:id="3646" w:name="_Toc403585511"/>
      <w:bookmarkStart w:id="3647" w:name="_Toc405476861"/>
      <w:bookmarkStart w:id="3648" w:name="_Toc399229281"/>
      <w:bookmarkStart w:id="3649" w:name="_Toc402983574"/>
      <w:bookmarkStart w:id="3650" w:name="_Toc402983108"/>
      <w:bookmarkStart w:id="3651" w:name="_Ref399143101"/>
      <w:bookmarkStart w:id="3652" w:name="_Toc399757522"/>
      <w:bookmarkStart w:id="3653" w:name="_Toc403570552"/>
      <w:bookmarkStart w:id="3654" w:name="_Toc400799124"/>
      <w:bookmarkStart w:id="3655" w:name="_Toc402984040"/>
      <w:bookmarkStart w:id="3656" w:name="_Toc408860135"/>
      <w:r>
        <w:t xml:space="preserve">图 </w:t>
      </w:r>
      <w:r>
        <w:fldChar w:fldCharType="begin"/>
      </w:r>
      <w:r>
        <w:instrText xml:space="preserve"> SEQ 图 \* ARABIC </w:instrText>
      </w:r>
      <w:r>
        <w:fldChar w:fldCharType="separate"/>
      </w:r>
      <w:r>
        <w:t>54</w:t>
      </w:r>
      <w:r>
        <w:fldChar w:fldCharType="end"/>
      </w:r>
      <w:bookmarkEnd w:id="3644"/>
      <w:r>
        <w:t xml:space="preserve"> </w:t>
      </w:r>
      <w:r>
        <w:rPr>
          <w:sz w:val="20"/>
        </w:rPr>
        <w:t>带宽协商原则3</w:t>
      </w:r>
      <w:bookmarkEnd w:id="3645"/>
      <w:bookmarkEnd w:id="3646"/>
      <w:bookmarkEnd w:id="3647"/>
      <w:bookmarkEnd w:id="3648"/>
      <w:bookmarkEnd w:id="3649"/>
      <w:bookmarkEnd w:id="3650"/>
      <w:bookmarkEnd w:id="3651"/>
      <w:bookmarkEnd w:id="3652"/>
      <w:bookmarkEnd w:id="3653"/>
      <w:bookmarkEnd w:id="3654"/>
      <w:bookmarkEnd w:id="3655"/>
      <w:bookmarkEnd w:id="3656"/>
    </w:p>
    <w:p w14:paraId="10673602">
      <w:pPr>
        <w:pStyle w:val="57"/>
        <w:ind w:left="420" w:hanging="420"/>
      </w:pPr>
      <w:r>
        <w:rPr>
          <w:rFonts w:hint="eastAsia"/>
        </w:rPr>
        <w:t>无线信道协调过程</w:t>
      </w:r>
    </w:p>
    <w:p w14:paraId="78ECF8EB">
      <w:pPr>
        <w:pStyle w:val="50"/>
      </w:pPr>
      <w:r>
        <w:t>CCO初次上电时，随机选择一个无线信道，作为本网络的无线信道。CCO监听到其他网络采用的无线信道与本网络相同，则</w:t>
      </w:r>
      <w:del w:id="177" w:author="gddw" w:date="2026-02-09T10:24:13Z">
        <w:r>
          <w:rPr/>
          <w:delText>必须</w:delText>
        </w:r>
      </w:del>
      <w:ins w:id="178" w:author="gddw" w:date="2026-02-09T10:24:13Z">
        <w:r>
          <w:rPr>
            <w:rFonts w:hint="eastAsia"/>
            <w:lang w:eastAsia="zh-CN"/>
          </w:rPr>
          <w:t>应</w:t>
        </w:r>
      </w:ins>
      <w:r>
        <w:t>进行协商。</w:t>
      </w:r>
    </w:p>
    <w:p w14:paraId="4B6CFA4D">
      <w:pPr>
        <w:pStyle w:val="50"/>
      </w:pPr>
      <w:r>
        <w:t>协商时，CCO会首先设定一个协商缓冲期，可以是1s-60s的范围内一个随机值。CCO在这个协商缓冲期内，继续监听邻居网络的网间协调帧。如果在协商缓冲期内，发现邻居网络的无线信道已经与本网络的无线信道不同，则本网络保持原无线信道不变。如果协商缓冲期到期，发现本网络的无线信道与邻居网络的无线信道继续冲突，则本网络CCO在空闲的无线信道中随机选择一个无线信道作为本网络的无线信道。</w:t>
      </w:r>
    </w:p>
    <w:p w14:paraId="13208687">
      <w:pPr>
        <w:pStyle w:val="50"/>
      </w:pPr>
      <w:r>
        <w:t>当CCO确定启用新的无线信道时，则启动全网无线信道变更，在信标帧中携带无线信道变更条目，通知全网进行无线信道切换，切换倒计时默认采用300s。</w:t>
      </w:r>
    </w:p>
    <w:p w14:paraId="5DEFFD95">
      <w:pPr>
        <w:pStyle w:val="50"/>
      </w:pPr>
      <w:r>
        <w:t>当CCO通过无线信道冲突上报报文，获知存在邻居网络的无线信道与本网络相同，首先比较CCO的MAC地址，如果本网络的MAC地址大，则保持现有的无线信道不变，如果冲突状态持续30分钟，则变更本网络的无线信道；当本网络的CCO MAC地址小时，则立即变更本网络的无线信道，选择新的无线信道作为本网络的无线信道。</w:t>
      </w:r>
    </w:p>
    <w:p w14:paraId="76D97888">
      <w:pPr>
        <w:pStyle w:val="57"/>
        <w:ind w:left="420" w:hanging="420"/>
      </w:pPr>
      <w:r>
        <w:rPr>
          <w:rFonts w:hint="eastAsia"/>
        </w:rPr>
        <w:t>高低速无线信道协调原则</w:t>
      </w:r>
    </w:p>
    <w:p w14:paraId="5C205EA8">
      <w:pPr>
        <w:pStyle w:val="50"/>
      </w:pPr>
      <w:r>
        <w:rPr>
          <w:rFonts w:hint="eastAsia"/>
        </w:rPr>
        <w:t>由于高低速无线协议的频率范围都定在470MHz~510Mhz间，那么就需要制定原则和机制，实现网络中高低速无线信道的避让，防止两个无线信道通信时相互间的干扰。其协协商需符合以下原则：</w:t>
      </w:r>
    </w:p>
    <w:p w14:paraId="17583725">
      <w:pPr>
        <w:pStyle w:val="50"/>
      </w:pPr>
      <w:r>
        <w:rPr>
          <w:rFonts w:hint="eastAsia"/>
        </w:rPr>
        <w:t>原则1：高速无线进行信道选择时，应避开低速无线接入信道周边200kHz范围。</w:t>
      </w:r>
    </w:p>
    <w:p w14:paraId="65A5CF7F">
      <w:pPr>
        <w:pStyle w:val="50"/>
      </w:pPr>
      <w:r>
        <w:rPr>
          <w:rFonts w:hint="eastAsia"/>
        </w:rPr>
        <w:t>原则2：低速无线数据传输信道避让高速无线信道，且需要依据高速无线信道的option，选择避让周边200kHz或500kHz内的任何信道。</w:t>
      </w:r>
    </w:p>
    <w:p w14:paraId="4A2F8DE9">
      <w:pPr>
        <w:pStyle w:val="50"/>
      </w:pPr>
      <w:r>
        <w:rPr>
          <w:rFonts w:hint="eastAsia"/>
        </w:rPr>
        <w:t>原则3：由CCO周期发布周边网络高速无线信道使用情况，供物联网关进行冲突识别。</w:t>
      </w:r>
    </w:p>
    <w:p w14:paraId="56874F9B">
      <w:pPr>
        <w:pStyle w:val="50"/>
      </w:pPr>
      <w:r>
        <w:rPr>
          <w:rFonts w:hint="eastAsia"/>
        </w:rPr>
        <w:t>原则4：物联网关在选择低速无线信道时，除了通过侦听有效信息进行规避外，还要依据信道噪声</w:t>
      </w:r>
      <w:del w:id="179" w:author="GaaihoengNg" w:date="2026-02-27T11:43:45Z">
        <w:r>
          <w:rPr>
            <w:rFonts w:hint="default"/>
            <w:lang w:val="en-US"/>
          </w:rPr>
          <w:delText>水品</w:delText>
        </w:r>
      </w:del>
      <w:ins w:id="180" w:author="GaaihoengNg" w:date="2026-02-27T11:43:46Z">
        <w:r>
          <w:rPr>
            <w:rFonts w:hint="eastAsia"/>
            <w:lang w:val="en-US" w:eastAsia="zh-CN"/>
          </w:rPr>
          <w:t>水平</w:t>
        </w:r>
      </w:ins>
      <w:r>
        <w:rPr>
          <w:rFonts w:hint="eastAsia"/>
        </w:rPr>
        <w:t>进行优选。</w:t>
      </w:r>
    </w:p>
    <w:p w14:paraId="1F7EFC07">
      <w:pPr>
        <w:pStyle w:val="50"/>
      </w:pPr>
      <w:r>
        <w:rPr>
          <w:rFonts w:hint="eastAsia"/>
        </w:rPr>
        <w:t>原则5：物联网关间应能通过相互间的报文侦听、交互，实现低速无线信道协商，具体协商机制如下：当物联网关收到相关报文发现低速无线信道存在冲突时，分析冲突网关的MAC或TEI地址（由于报文格式选用的不同，物联网关收到的低速无线报文可能携带站点MAC或TEI），当本机MAC或TEI地址小时，本物联网关自行进行低速无线信道变更。当本机MAC或TEI大时，该站点在接入信道上单播发送“物联数传信道告知”报文至低速无线信道冲突的物联网关，触发对方进行低速无线信道变更，但若该冲突持续30分钟未得到解决，发现冲突的站点进行低速无线信道变更。</w:t>
      </w:r>
    </w:p>
    <w:p w14:paraId="6C8C511D">
      <w:pPr>
        <w:pStyle w:val="57"/>
        <w:ind w:left="420" w:hanging="420"/>
      </w:pPr>
      <w:bookmarkStart w:id="3657" w:name="_Toc402982977"/>
      <w:bookmarkStart w:id="3658" w:name="_Toc439785813"/>
      <w:bookmarkStart w:id="3659" w:name="_Toc23550"/>
      <w:bookmarkStart w:id="3660" w:name="_Toc15622"/>
      <w:bookmarkStart w:id="3661" w:name="_Toc403585380"/>
      <w:bookmarkStart w:id="3662" w:name="_Toc8917"/>
      <w:bookmarkStart w:id="3663" w:name="_Toc403570388"/>
      <w:bookmarkStart w:id="3664" w:name="_Toc402983443"/>
      <w:bookmarkStart w:id="3665" w:name="_Toc408859975"/>
      <w:bookmarkStart w:id="3666" w:name="_Toc399757359"/>
      <w:bookmarkStart w:id="3667" w:name="_Toc405476722"/>
      <w:bookmarkStart w:id="3668" w:name="_Toc399229102"/>
      <w:bookmarkStart w:id="3669" w:name="_Toc399259321"/>
      <w:bookmarkStart w:id="3670" w:name="_Toc402983909"/>
      <w:bookmarkStart w:id="3671" w:name="_Toc400798987"/>
      <w:r>
        <w:t>白名单</w:t>
      </w:r>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p>
    <w:p w14:paraId="6588FC66">
      <w:pPr>
        <w:pStyle w:val="67"/>
      </w:pPr>
      <w:bookmarkStart w:id="3672" w:name="_Toc10300"/>
      <w:bookmarkStart w:id="3673" w:name="_Toc26860"/>
      <w:bookmarkStart w:id="3674" w:name="_Toc403570389"/>
      <w:bookmarkStart w:id="3675" w:name="_Toc399229103"/>
      <w:bookmarkStart w:id="3676" w:name="_Toc7761"/>
      <w:bookmarkStart w:id="3677" w:name="_Toc408859976"/>
      <w:r>
        <w:t>CCO认证STA入网</w:t>
      </w:r>
      <w:bookmarkEnd w:id="3672"/>
      <w:bookmarkEnd w:id="3673"/>
      <w:bookmarkEnd w:id="3674"/>
      <w:bookmarkEnd w:id="3675"/>
      <w:bookmarkEnd w:id="3676"/>
      <w:bookmarkEnd w:id="3677"/>
    </w:p>
    <w:p w14:paraId="164A5D83">
      <w:pPr>
        <w:pStyle w:val="50"/>
      </w:pPr>
      <w:r>
        <w:t>白名单是允许入网站点的MAC地址的表项集合。CCO可以通过白名单，对请求入网的站点，进行管理认证。不同的宽带载波通信网络可以有不同的白名单。</w:t>
      </w:r>
    </w:p>
    <w:p w14:paraId="1205A68A">
      <w:pPr>
        <w:pStyle w:val="50"/>
      </w:pPr>
      <w:r>
        <w:t>CCO收到站点的关联请求报文后，将请求入网站点的MAC地址与CCO本地存储的白名单表项进行比对，当请求入网的站点的MAC地址在CCO白名单内时，CCO允许该站点加入网络；当请求入网的站点的MAC地址不在白名单内时，CCO拒绝该站点加入，并且通知该站点在一段时间内（默认150s）不可以再次请求加入本网络。</w:t>
      </w:r>
    </w:p>
    <w:p w14:paraId="1C35E0CD">
      <w:pPr>
        <w:pStyle w:val="50"/>
      </w:pPr>
      <w:r>
        <w:t>CCO默认需要启动白名单功能，并且需要配置白名单表项。白名单功能默认启动时，如果未配置白名单具体的表项，则STA站点将不能通过白名单认证，导致无法入网。</w:t>
      </w:r>
    </w:p>
    <w:p w14:paraId="24B29298">
      <w:pPr>
        <w:pStyle w:val="67"/>
      </w:pPr>
      <w:bookmarkStart w:id="3678" w:name="_Toc12328"/>
      <w:bookmarkStart w:id="3679" w:name="_Toc408859977"/>
      <w:bookmarkStart w:id="3680" w:name="_Toc399229104"/>
      <w:bookmarkStart w:id="3681" w:name="_Toc403570390"/>
      <w:bookmarkStart w:id="3682" w:name="_Toc5657"/>
      <w:bookmarkStart w:id="3683" w:name="_Toc2773"/>
      <w:r>
        <w:t>STA选择网络加入</w:t>
      </w:r>
      <w:bookmarkEnd w:id="3678"/>
      <w:bookmarkEnd w:id="3679"/>
      <w:bookmarkEnd w:id="3680"/>
      <w:bookmarkEnd w:id="3681"/>
      <w:bookmarkEnd w:id="3682"/>
      <w:bookmarkEnd w:id="3683"/>
    </w:p>
    <w:p w14:paraId="04D8CC68">
      <w:pPr>
        <w:pStyle w:val="50"/>
      </w:pPr>
      <w:r>
        <w:t>在多网络环境中，STA可以选择某一个网络加入，即选定该网络的SNID，然后向CCO发起关联请求。</w:t>
      </w:r>
    </w:p>
    <w:p w14:paraId="5D43042B">
      <w:pPr>
        <w:pStyle w:val="50"/>
      </w:pPr>
      <w:r>
        <w:t>当STA接收到关联确认报文或者关联指示报文后，如果CCO拒绝该STA加入网络，STA可以选择其他网络，切换到对应网络的SNID，向该网络的CCO发起关联请求，STA也可以根据“重新关联时间”，等待一段时间间隔后，再次尝试加入。</w:t>
      </w:r>
    </w:p>
    <w:p w14:paraId="2B634F5A">
      <w:pPr>
        <w:pStyle w:val="50"/>
      </w:pPr>
      <w:r>
        <w:t>当只有</w:t>
      </w:r>
      <w:del w:id="181" w:author="GaaihoengNg" w:date="2026-02-27T11:46:15Z">
        <w:r>
          <w:rPr/>
          <w:delText>一个</w:delText>
        </w:r>
      </w:del>
      <w:r>
        <w:t>单网络的时候，如果被CCO拒绝加入后，STA</w:t>
      </w:r>
      <w:del w:id="182" w:author="gddw" w:date="2026-02-09T10:24:13Z">
        <w:r>
          <w:rPr/>
          <w:delText>必须</w:delText>
        </w:r>
      </w:del>
      <w:ins w:id="183" w:author="gddw" w:date="2026-02-09T10:24:13Z">
        <w:r>
          <w:rPr>
            <w:rFonts w:hint="eastAsia"/>
            <w:lang w:eastAsia="zh-CN"/>
          </w:rPr>
          <w:t>应</w:t>
        </w:r>
      </w:ins>
      <w:r>
        <w:t>按照CCO指示，进行一段时间的等待，不能在该时间段内再次发起关联请求。</w:t>
      </w:r>
    </w:p>
    <w:p w14:paraId="26532FB4">
      <w:pPr>
        <w:pStyle w:val="57"/>
        <w:ind w:left="420" w:hanging="420"/>
      </w:pPr>
      <w:bookmarkStart w:id="3684" w:name="_Toc13399"/>
      <w:bookmarkStart w:id="3685" w:name="_Toc408859978"/>
      <w:bookmarkStart w:id="3686" w:name="_Toc399229105"/>
      <w:bookmarkStart w:id="3687" w:name="_Toc402983444"/>
      <w:bookmarkStart w:id="3688" w:name="_Toc399259322"/>
      <w:bookmarkStart w:id="3689" w:name="_Toc403585381"/>
      <w:bookmarkStart w:id="3690" w:name="_Toc439785814"/>
      <w:bookmarkStart w:id="3691" w:name="_Toc409125988"/>
      <w:bookmarkStart w:id="3692" w:name="_Toc402982978"/>
      <w:bookmarkStart w:id="3693" w:name="_Toc402983910"/>
      <w:bookmarkStart w:id="3694" w:name="_Toc403570391"/>
      <w:bookmarkStart w:id="3695" w:name="_Toc14633"/>
      <w:bookmarkStart w:id="3696" w:name="_Toc23058"/>
      <w:bookmarkStart w:id="3697" w:name="_Toc400798988"/>
      <w:bookmarkStart w:id="3698" w:name="_Toc399757360"/>
      <w:bookmarkStart w:id="3699" w:name="_Toc405476723"/>
      <w:r>
        <w:t>单网络组网</w:t>
      </w:r>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p>
    <w:p w14:paraId="16E65933">
      <w:pPr>
        <w:pStyle w:val="50"/>
      </w:pPr>
      <w:r>
        <w:t>无论是处于多网络环境还是单网络环境，每个网络的组网过程是一致的，都是一个单独网络的组网过程。</w:t>
      </w:r>
    </w:p>
    <w:p w14:paraId="170CDF60">
      <w:pPr>
        <w:pStyle w:val="50"/>
      </w:pPr>
      <w:r>
        <w:t>单独组网的过程，主要是CCO通过发送中央信标和安排发现信标发送，以及代理信标的发送，触发逐层级的STA的网络接入请求，来完成整个组网过程，CCO需要给已经入网的STA站点分配TEI，CCO的TEI固定为1，广播报文TEI为0xFFF，本标准CCO分配TEI范围为1～1015，其它地址作为保留，后续扩展使用</w:t>
      </w:r>
      <w:r>
        <w:rPr>
          <w:rFonts w:hint="eastAsia"/>
        </w:rPr>
        <w:t>。</w:t>
      </w:r>
    </w:p>
    <w:p w14:paraId="7AE17ECB">
      <w:pPr>
        <w:pStyle w:val="67"/>
      </w:pPr>
      <w:bookmarkStart w:id="3700" w:name="_Toc7339"/>
      <w:bookmarkStart w:id="3701" w:name="_Toc400798989"/>
      <w:bookmarkStart w:id="3702" w:name="_Toc22767"/>
      <w:bookmarkStart w:id="3703" w:name="_Ref465620391"/>
      <w:bookmarkStart w:id="3704" w:name="_Toc403585382"/>
      <w:bookmarkStart w:id="3705" w:name="_Toc439785815"/>
      <w:bookmarkStart w:id="3706" w:name="_Toc10770"/>
      <w:bookmarkStart w:id="3707" w:name="_Toc402983911"/>
      <w:bookmarkStart w:id="3708" w:name="_Toc402983445"/>
      <w:bookmarkStart w:id="3709" w:name="_Toc403570392"/>
      <w:bookmarkStart w:id="3710" w:name="_Toc405476724"/>
      <w:bookmarkStart w:id="3711" w:name="_Toc408859979"/>
      <w:bookmarkStart w:id="3712" w:name="_Toc399757361"/>
      <w:bookmarkStart w:id="3713" w:name="_Toc399229106"/>
      <w:bookmarkStart w:id="3714" w:name="_Toc399259323"/>
      <w:bookmarkStart w:id="3715" w:name="_Toc402982979"/>
      <w:r>
        <w:t>CCO的组网行为</w:t>
      </w:r>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p>
    <w:p w14:paraId="45218E12">
      <w:pPr>
        <w:pStyle w:val="50"/>
      </w:pPr>
      <w:r>
        <w:t>CCO上电后，首先启动邻居网络监听定时器，进行一段时间的网间协调帧的监听，以便发现是否存在邻居网络。</w:t>
      </w:r>
    </w:p>
    <w:p w14:paraId="1B63AC89">
      <w:pPr>
        <w:pStyle w:val="50"/>
      </w:pPr>
      <w:r>
        <w:t>如果CCO在监听的时间段内，收到邻居网络的网间协调帧，则与邻居网络进行协调，协调成功后开始发送中央信标，启动组网。</w:t>
      </w:r>
    </w:p>
    <w:p w14:paraId="429D298F">
      <w:pPr>
        <w:pStyle w:val="50"/>
      </w:pPr>
      <w:r>
        <w:t>如果CCO在监听的时间段内，没有接收到任何网间协调帧，则监听结束后，开始发送中央信标。</w:t>
      </w:r>
    </w:p>
    <w:p w14:paraId="333CDBE1">
      <w:pPr>
        <w:pStyle w:val="50"/>
      </w:pPr>
      <w:r>
        <w:t>CCO在中央信标中，需要安排信标TDMA时隙和CSMA时隙。信标TDMA时隙，是用来指示CCO，PCO，或者STA发送信标。CSMA时隙，用于让CCO周围的一级站点，向CCO发起关联请求报文，请求接入网络；或者在CSMA时隙中，CCO等发送关联确认，关联指示等报文。</w:t>
      </w:r>
    </w:p>
    <w:p w14:paraId="0035D310">
      <w:pPr>
        <w:pStyle w:val="50"/>
      </w:pPr>
      <w:r>
        <w:t>如果有一级站点请求接入网络，CCO需要对请求接入网络的站点，通过白名单进行身份认证。之后，CCO可以将关联请求的处理结果，通过发送关联指示报文告知给STA。</w:t>
      </w:r>
    </w:p>
    <w:p w14:paraId="67C8DC66">
      <w:pPr>
        <w:pStyle w:val="50"/>
      </w:pPr>
      <w:r>
        <w:t>当一级站点接入网络后，CCO可以安排信标时隙，让新入网的一级站点发送发现信标。发现信标的发送，可以触发新入网站点周围的二级站点发起关联入网的请求。当二级站点入网后，CCO可以安排信标时隙，让新入网二级站点发送发现信标，触发该二级站点周围的三级站点发起关联入网请求。如此循环，以便距离CCO最远的最高层级的STA站点加入网络。CCO为0级，STA最大层级应支持到15级。</w:t>
      </w:r>
    </w:p>
    <w:p w14:paraId="747E12FC">
      <w:pPr>
        <w:pStyle w:val="50"/>
      </w:pPr>
      <w:r>
        <w:t>在组网过程中，每个信标周期内，CCO安排针对每个代理站点，都要安排信标时隙，让所有代理站点都发送代理信标。代理信标会将中央信标中的时隙安排等内容，逐层通知到各级代理站点和STA站点。</w:t>
      </w:r>
    </w:p>
    <w:p w14:paraId="1DC150F8">
      <w:pPr>
        <w:pStyle w:val="50"/>
      </w:pPr>
      <w:r>
        <w:t>组网中，CCO对于一级站点的入网结果，可以通过关联指示报文，或者关联汇总指示报文进行通知。对于非一级STA站点的入网，CCO在处理该STA的关联请求后，将处理结果携带在生成的关联确认报文里，发送给该STA的代理站点，由该代理站点，通过关联指示报文，通知给入网请求的STA站点。</w:t>
      </w:r>
    </w:p>
    <w:p w14:paraId="002CBA0E">
      <w:pPr>
        <w:pStyle w:val="50"/>
      </w:pPr>
      <w:r>
        <w:t>关联确认报文，关联指示报文，以及关联汇总指示报文，都只能在CSMA时隙中进行发送。</w:t>
      </w:r>
    </w:p>
    <w:p w14:paraId="270A0253">
      <w:pPr>
        <w:pStyle w:val="67"/>
      </w:pPr>
      <w:bookmarkStart w:id="3716" w:name="_Toc24968"/>
      <w:bookmarkStart w:id="3717" w:name="_Toc439785816"/>
      <w:bookmarkStart w:id="3718" w:name="_Ref465620420"/>
      <w:bookmarkStart w:id="3719" w:name="_Toc403570393"/>
      <w:bookmarkStart w:id="3720" w:name="_Toc402982980"/>
      <w:bookmarkStart w:id="3721" w:name="_Toc405476725"/>
      <w:bookmarkStart w:id="3722" w:name="_Toc400798990"/>
      <w:bookmarkStart w:id="3723" w:name="_Toc402983446"/>
      <w:bookmarkStart w:id="3724" w:name="_Toc399259324"/>
      <w:bookmarkStart w:id="3725" w:name="_Toc403585383"/>
      <w:bookmarkStart w:id="3726" w:name="_Toc408859980"/>
      <w:bookmarkStart w:id="3727" w:name="_Toc402983912"/>
      <w:bookmarkStart w:id="3728" w:name="_Toc2115"/>
      <w:bookmarkStart w:id="3729" w:name="_Toc399229107"/>
      <w:bookmarkStart w:id="3730" w:name="_Toc399757362"/>
      <w:r>
        <w:t>STA的组网行为</w:t>
      </w:r>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p>
    <w:p w14:paraId="4DB55A35">
      <w:pPr>
        <w:pStyle w:val="50"/>
      </w:pPr>
      <w:r>
        <w:t>STA上电后，可能会收到多个网络（SNID不同）的报文，STA站点可以根据多网络优选标志，在多个网络中，选定一个信号更好的网络，作为本站点的接入目标网络，也可以选择初次发现的网络作为接入目标网络。</w:t>
      </w:r>
    </w:p>
    <w:p w14:paraId="5343339C">
      <w:pPr>
        <w:pStyle w:val="50"/>
      </w:pPr>
      <w:r>
        <w:t>STA在接入网络时，首先需要通过网络报文的接收和评估，选定其代理站点，这个代理站点可以是CCO，也可以是其他STA站点。选择代理站点的原则一般是信道质量较好，到达CCO的路径较短。选定代理站点后，需要按照信标中的指示发起关联请求报文，在信标的“开始关联标志位”为1的情况下（见</w:t>
      </w:r>
      <w:r>
        <w:fldChar w:fldCharType="begin"/>
      </w:r>
      <w:r>
        <w:instrText xml:space="preserve"> REF _Ref57283536 \r \h  \* MERGEFORMAT </w:instrText>
      </w:r>
      <w:r>
        <w:fldChar w:fldCharType="separate"/>
      </w:r>
      <w:r>
        <w:rPr>
          <w:rFonts w:hint="eastAsia"/>
        </w:rPr>
        <w:t>5.1.3.3　</w:t>
      </w:r>
      <w:r>
        <w:fldChar w:fldCharType="end"/>
      </w:r>
      <w:r>
        <w:t>节），才可以发起关联请求。STA的入网，是通过发送关联请求报文来通知CCO的，CCO根据关联请求报文，知道该STA的入网请求，并且进行确认回复。</w:t>
      </w:r>
    </w:p>
    <w:p w14:paraId="3E461F76">
      <w:pPr>
        <w:pStyle w:val="50"/>
      </w:pPr>
      <w:r>
        <w:t>STA在发送关联请求后，需要等待CCO处理关联请求报文后，CCO发送的关联指示报文或者关联汇总指示报文，或者代理站点发送的关联指示报文。STA根据指示报文中的“结果”判断是否入网成功。如果未收到指示报文，可以重新发起关联请求；如果入网请求被拒绝，则STA可以根据重新关联时间，等待一段时间间隔后，再次请求入网，也可以选择另外一个网络（切换SNID），请求加入网络。</w:t>
      </w:r>
    </w:p>
    <w:p w14:paraId="3D0EC4D5">
      <w:pPr>
        <w:pStyle w:val="50"/>
      </w:pPr>
      <w:r>
        <w:t>STA收到关联指示报文后，如果确认加入网络成功，则需要将CCO分配的TEI设置为自己的终端标识。</w:t>
      </w:r>
    </w:p>
    <w:p w14:paraId="2BD28139">
      <w:pPr>
        <w:pStyle w:val="50"/>
      </w:pPr>
      <w:r>
        <w:t>在组网过程中，入网成功的STA，CCO会在信标中的安排该站点的信标时隙，STA站点如果解析到该时隙，则</w:t>
      </w:r>
      <w:del w:id="184" w:author="gddw" w:date="2026-02-09T10:24:13Z">
        <w:r>
          <w:rPr/>
          <w:delText>必须</w:delText>
        </w:r>
      </w:del>
      <w:ins w:id="185" w:author="gddw" w:date="2026-02-09T10:24:13Z">
        <w:r>
          <w:rPr>
            <w:rFonts w:hint="eastAsia"/>
            <w:lang w:eastAsia="zh-CN"/>
          </w:rPr>
          <w:t>应</w:t>
        </w:r>
      </w:ins>
      <w:r>
        <w:t xml:space="preserve">发送发现信标，以便触发下一级站点的组网。 </w:t>
      </w:r>
    </w:p>
    <w:p w14:paraId="70DEAD73">
      <w:pPr>
        <w:pStyle w:val="50"/>
      </w:pPr>
      <w:r>
        <w:t>关联请求报文，只能在CSMA时隙中发送。</w:t>
      </w:r>
    </w:p>
    <w:p w14:paraId="28C9977C">
      <w:pPr>
        <w:pStyle w:val="67"/>
      </w:pPr>
      <w:bookmarkStart w:id="3731" w:name="_Toc402983913"/>
      <w:bookmarkStart w:id="3732" w:name="_Toc5988"/>
      <w:bookmarkStart w:id="3733" w:name="_Toc400798991"/>
      <w:bookmarkStart w:id="3734" w:name="_Toc399757363"/>
      <w:bookmarkStart w:id="3735" w:name="_Toc399259325"/>
      <w:bookmarkStart w:id="3736" w:name="_Toc399229108"/>
      <w:bookmarkStart w:id="3737" w:name="_Toc408859981"/>
      <w:bookmarkStart w:id="3738" w:name="_Toc20118"/>
      <w:bookmarkStart w:id="3739" w:name="_Toc405476726"/>
      <w:bookmarkStart w:id="3740" w:name="_Toc403585384"/>
      <w:bookmarkStart w:id="3741" w:name="_Toc402983447"/>
      <w:bookmarkStart w:id="3742" w:name="_Toc439785817"/>
      <w:bookmarkStart w:id="3743" w:name="_Toc19731"/>
      <w:bookmarkStart w:id="3744" w:name="_Toc402982981"/>
      <w:bookmarkStart w:id="3745" w:name="_Toc403570394"/>
      <w:r>
        <w:t>PCO的组网行为</w:t>
      </w:r>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p>
    <w:p w14:paraId="43F7EC1E">
      <w:pPr>
        <w:pStyle w:val="50"/>
      </w:pPr>
      <w:r>
        <w:t>STA在入网成功后，如果被CCO安排发送发现信标之后，该STA可能被下一级站点选择成为下一级站点的代理站点。</w:t>
      </w:r>
    </w:p>
    <w:p w14:paraId="3D194757">
      <w:pPr>
        <w:pStyle w:val="50"/>
      </w:pPr>
      <w:r>
        <w:t>当一个STA被CCO确认成为代理站点后，CCO会分配该STA站点的信标时隙，指示该STA站点发送代理信标。CCO的安排通过信标帧来通知代理站点，当一个STA站点，解析信标时隙时，发现CCO安排了信标时隙，指示其发送代理信标，则该STA站点，需要设置自己的角色为PCO，并且需要按照CCO的安排时隙，进行代理信标发送。当一个站点成为PCO后，每个信标周期中，CCO都会安排其发送代理信标。</w:t>
      </w:r>
    </w:p>
    <w:p w14:paraId="1723C9A5">
      <w:pPr>
        <w:pStyle w:val="50"/>
      </w:pPr>
      <w:r>
        <w:t>当一个STA站点通过代理站点入网时，CCO会将关联请求的处理结果，携带在关联确认报文中发送给STA的代理站点。该代理站点在处理完成后，需要将关联确认报文中的内容，通过关联指示报文，通知给STA站点。</w:t>
      </w:r>
    </w:p>
    <w:p w14:paraId="3621AA30">
      <w:pPr>
        <w:pStyle w:val="50"/>
      </w:pPr>
      <w:r>
        <w:t>关联指示报文，或者关联确认报文的转发等，只能在CSMA时隙中发送。</w:t>
      </w:r>
    </w:p>
    <w:p w14:paraId="024D53B5">
      <w:pPr>
        <w:pStyle w:val="67"/>
      </w:pPr>
      <w:bookmarkStart w:id="3746" w:name="_Toc5177"/>
      <w:bookmarkStart w:id="3747" w:name="_Toc10574"/>
      <w:bookmarkStart w:id="3748" w:name="_Toc15867"/>
      <w:r>
        <w:t>频段协调</w:t>
      </w:r>
      <w:bookmarkEnd w:id="3746"/>
      <w:bookmarkEnd w:id="3747"/>
      <w:bookmarkEnd w:id="3748"/>
    </w:p>
    <w:p w14:paraId="6BEF6339">
      <w:pPr>
        <w:pStyle w:val="50"/>
      </w:pPr>
      <w:r>
        <w:t>由CCO决定全网的工作频段，CCO上电后，在此频段中进行组网，过程详见</w:t>
      </w:r>
      <w:r>
        <w:fldChar w:fldCharType="begin"/>
      </w:r>
      <w:r>
        <w:instrText xml:space="preserve"> REF _Ref465620391 \r \h  \* MERGEFORMAT </w:instrText>
      </w:r>
      <w:r>
        <w:fldChar w:fldCharType="separate"/>
      </w:r>
      <w:r>
        <w:rPr>
          <w:rFonts w:hint="eastAsia"/>
        </w:rPr>
        <w:t>5.3.1.11.1　</w:t>
      </w:r>
      <w:r>
        <w:fldChar w:fldCharType="end"/>
      </w:r>
      <w:r>
        <w:t>。</w:t>
      </w:r>
    </w:p>
    <w:p w14:paraId="568FF102">
      <w:pPr>
        <w:pStyle w:val="50"/>
      </w:pPr>
      <w:r>
        <w:t>STA自适应探测CCO的频段，上电后，在其默认频段上探测一段时间，如果在此过程中接收到报文，则按照</w:t>
      </w:r>
      <w:r>
        <w:fldChar w:fldCharType="begin"/>
      </w:r>
      <w:r>
        <w:instrText xml:space="preserve"> REF _Ref465620420 \r \h  \* MERGEFORMAT </w:instrText>
      </w:r>
      <w:r>
        <w:fldChar w:fldCharType="separate"/>
      </w:r>
      <w:r>
        <w:rPr>
          <w:rFonts w:hint="eastAsia"/>
        </w:rPr>
        <w:t>5.3.1.11.2　</w:t>
      </w:r>
      <w:r>
        <w:fldChar w:fldCharType="end"/>
      </w:r>
      <w:r>
        <w:t>小节描述的过程组网；如果没有收到任何报文，则切换到下一个频段重复上述过程，如此一个个频段探测，无限循环探测所有的频段，直到入网成功为止。</w:t>
      </w:r>
    </w:p>
    <w:p w14:paraId="4FA20399">
      <w:pPr>
        <w:pStyle w:val="50"/>
      </w:pPr>
      <w:r>
        <w:t>当CCO扩展了本标准中定义以外的私有频段时，只有全网STA都支持该私有频段时才可以使用；若有一个STA不支持该私有频段时，则</w:t>
      </w:r>
      <w:del w:id="186" w:author="gddw" w:date="2026-02-09T10:24:13Z">
        <w:r>
          <w:rPr/>
          <w:delText>必须</w:delText>
        </w:r>
      </w:del>
      <w:ins w:id="187" w:author="gddw" w:date="2026-02-09T10:24:13Z">
        <w:r>
          <w:rPr>
            <w:rFonts w:hint="eastAsia"/>
            <w:lang w:eastAsia="zh-CN"/>
          </w:rPr>
          <w:t>应</w:t>
        </w:r>
      </w:ins>
      <w:r>
        <w:t>使用本标准中定义的频段。</w:t>
      </w:r>
    </w:p>
    <w:p w14:paraId="6242FB0C">
      <w:pPr>
        <w:pStyle w:val="67"/>
      </w:pPr>
      <w:bookmarkStart w:id="3749" w:name="_Toc20388"/>
      <w:bookmarkStart w:id="3750" w:name="_Toc399757364"/>
      <w:bookmarkStart w:id="3751" w:name="_Toc399259326"/>
      <w:bookmarkStart w:id="3752" w:name="_Toc403570395"/>
      <w:bookmarkStart w:id="3753" w:name="_Toc399229109"/>
      <w:bookmarkStart w:id="3754" w:name="_Toc402983448"/>
      <w:bookmarkStart w:id="3755" w:name="_Toc12740"/>
      <w:bookmarkStart w:id="3756" w:name="_Toc402983914"/>
      <w:bookmarkStart w:id="3757" w:name="_Toc408859982"/>
      <w:bookmarkStart w:id="3758" w:name="_Toc405476727"/>
      <w:bookmarkStart w:id="3759" w:name="_Toc403585385"/>
      <w:bookmarkStart w:id="3760" w:name="_Toc8901"/>
      <w:bookmarkStart w:id="3761" w:name="_Toc402982982"/>
      <w:bookmarkStart w:id="3762" w:name="_Toc400798992"/>
      <w:bookmarkStart w:id="3763" w:name="_Toc439785818"/>
      <w:r>
        <w:t>管理消息报文交互</w:t>
      </w:r>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p>
    <w:p w14:paraId="6B520C08">
      <w:pPr>
        <w:pStyle w:val="50"/>
      </w:pPr>
      <w:r>
        <w:t>关联入网管理报文的交互过程如</w:t>
      </w:r>
      <w:r>
        <w:fldChar w:fldCharType="begin"/>
      </w:r>
      <w:r>
        <w:instrText xml:space="preserve"> REF _Ref56777785 \h  \* MERGEFORMAT </w:instrText>
      </w:r>
      <w:r>
        <w:fldChar w:fldCharType="separate"/>
      </w:r>
      <w:r>
        <w:t>图 55</w:t>
      </w:r>
      <w:r>
        <w:fldChar w:fldCharType="end"/>
      </w:r>
      <w:r>
        <w:t>所示。</w:t>
      </w:r>
    </w:p>
    <w:p w14:paraId="543CDE82">
      <w:pPr>
        <w:pStyle w:val="129"/>
      </w:pPr>
      <w:r>
        <w:drawing>
          <wp:inline distT="0" distB="0" distL="0" distR="0">
            <wp:extent cx="5941060" cy="3182620"/>
            <wp:effectExtent l="0" t="0" r="0" b="0"/>
            <wp:docPr id="29" name="图片 29"/>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941060" cy="3182620"/>
                    </a:xfrm>
                    <a:prstGeom prst="rect">
                      <a:avLst/>
                    </a:prstGeom>
                    <a:noFill/>
                    <a:ln>
                      <a:noFill/>
                    </a:ln>
                  </pic:spPr>
                </pic:pic>
              </a:graphicData>
            </a:graphic>
          </wp:inline>
        </w:drawing>
      </w:r>
    </w:p>
    <w:p w14:paraId="1CD64983">
      <w:pPr>
        <w:pStyle w:val="10"/>
        <w:rPr>
          <w:sz w:val="20"/>
        </w:rPr>
      </w:pPr>
      <w:bookmarkStart w:id="3764" w:name="_Ref56777785"/>
      <w:bookmarkStart w:id="3765" w:name="_Toc405476862"/>
      <w:bookmarkStart w:id="3766" w:name="_Toc399757523"/>
      <w:bookmarkStart w:id="3767" w:name="_Toc402983575"/>
      <w:bookmarkStart w:id="3768" w:name="_Toc403585512"/>
      <w:bookmarkStart w:id="3769" w:name="_Toc399259489"/>
      <w:bookmarkStart w:id="3770" w:name="_Toc400799125"/>
      <w:bookmarkStart w:id="3771" w:name="_Toc399229282"/>
      <w:bookmarkStart w:id="3772" w:name="_Toc403570553"/>
      <w:bookmarkStart w:id="3773" w:name="_Ref399143130"/>
      <w:bookmarkStart w:id="3774" w:name="_Toc408860136"/>
      <w:bookmarkStart w:id="3775" w:name="_Toc397529085"/>
      <w:bookmarkStart w:id="3776" w:name="_Toc397529753"/>
      <w:bookmarkStart w:id="3777" w:name="_Toc402983109"/>
      <w:bookmarkStart w:id="3778" w:name="_Toc402984041"/>
      <w:r>
        <w:t xml:space="preserve">图 </w:t>
      </w:r>
      <w:r>
        <w:fldChar w:fldCharType="begin"/>
      </w:r>
      <w:r>
        <w:instrText xml:space="preserve"> SEQ 图 \* ARABIC </w:instrText>
      </w:r>
      <w:r>
        <w:fldChar w:fldCharType="separate"/>
      </w:r>
      <w:r>
        <w:t>55</w:t>
      </w:r>
      <w:r>
        <w:fldChar w:fldCharType="end"/>
      </w:r>
      <w:bookmarkEnd w:id="3764"/>
      <w:r>
        <w:rPr>
          <w:sz w:val="20"/>
        </w:rPr>
        <w:t xml:space="preserve"> 关联入网管理报文交互流程图</w:t>
      </w:r>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p>
    <w:p w14:paraId="3F5F9014">
      <w:pPr>
        <w:pStyle w:val="50"/>
      </w:pPr>
      <w:r>
        <w:t>未入网的STA站点，接收到发现信标后，根据信标中的“开始关联标志位”指示（见</w:t>
      </w:r>
      <w:ins w:id="188" w:author="GaaihoengNg" w:date="2026-02-27T11:52:53Z">
        <w:r>
          <w:rPr/>
          <w:fldChar w:fldCharType="begin"/>
        </w:r>
      </w:ins>
      <w:ins w:id="189" w:author="GaaihoengNg" w:date="2026-02-27T11:52:53Z">
        <w:r>
          <w:rPr/>
          <w:instrText xml:space="preserve"> REF _Ref19480 \r \h </w:instrText>
        </w:r>
      </w:ins>
      <w:ins w:id="190" w:author="GaaihoengNg" w:date="2026-02-27T11:52:00Z">
        <w:del w:id="191" w:author="GaaihoengNg" w:date="2026-02-27T11:52:53Z">
          <w:r>
            <w:rPr/>
            <w:delInstrText xml:space="preserve">第</w:delInstrText>
          </w:r>
        </w:del>
      </w:ins>
      <w:ins w:id="192" w:author="GaaihoengNg" w:date="2026-02-27T11:52:00Z">
        <w:del w:id="193" w:author="GaaihoengNg" w:date="2026-02-27T11:52:53Z">
          <w:r>
            <w:rPr>
              <w:rFonts w:hint="eastAsia"/>
            </w:rPr>
            <w:delInstrText xml:space="preserve">5</w:delInstrText>
          </w:r>
        </w:del>
      </w:ins>
      <w:ins w:id="194" w:author="GaaihoengNg" w:date="2026-02-27T11:52:00Z">
        <w:del w:id="195" w:author="GaaihoengNg" w:date="2026-02-27T11:52:53Z">
          <w:r>
            <w:rPr/>
            <w:delInstrText xml:space="preserve">.1.3.3节</w:delInstrText>
          </w:r>
        </w:del>
      </w:ins>
      <w:ins w:id="196" w:author="GaaihoengNg" w:date="2026-02-27T11:52:53Z">
        <w:r>
          <w:rPr/>
          <w:fldChar w:fldCharType="separate"/>
        </w:r>
      </w:ins>
      <w:ins w:id="197" w:author="GaaihoengNg" w:date="2026-02-27T11:52:53Z">
        <w:r>
          <w:rPr/>
          <w:t>5.1.3.3</w:t>
        </w:r>
      </w:ins>
      <w:ins w:id="198" w:author="GaaihoengNg" w:date="2026-02-27T11:52:53Z">
        <w:r>
          <w:rPr/>
          <w:fldChar w:fldCharType="end"/>
        </w:r>
      </w:ins>
      <w:r>
        <w:t>），产生关联请求报文，将该关联请求报文发送给候选代理站点。</w:t>
      </w:r>
    </w:p>
    <w:p w14:paraId="334B7F67">
      <w:pPr>
        <w:pStyle w:val="50"/>
      </w:pPr>
      <w:r>
        <w:t>已经入网的站点，在接收到关联请求报文后，可以直接将该报文转发给CCO，也可以将该报文重新生成，转发给自己的代理站点。</w:t>
      </w:r>
    </w:p>
    <w:p w14:paraId="524E1CF9">
      <w:pPr>
        <w:pStyle w:val="50"/>
      </w:pPr>
      <w:r>
        <w:t>CCO收到关联请求报文后，对该站点的关联请求进行处理，用处理结果，生成关联确认报文，并且可以将新加入站点的层级，代理，路由信息等信息填充到报文中去。CCO将关联确认报文，发送给请求入网站点的最低层级的代理，最低层级的代理处理完成后，重新生成关联确认报文，携带CCO填充的内容，发送给下一个层级的代理站点。如此，从CCO到请求入网的STA站点，沿路的所有代理站点，都需要处理关联确认报文，并且生成关联确认报文。最后一级的代理站点，处理关联确认报文后，生成关联指示报文，携带CCO填充的内容，发送个请求入网的STA站点。</w:t>
      </w:r>
    </w:p>
    <w:p w14:paraId="38C11F92">
      <w:pPr>
        <w:pStyle w:val="50"/>
      </w:pPr>
      <w:r>
        <w:t>一级站点申请入网时，CCO可以将所有的关联请求报文处理后，将处理结果汇总，生成关联汇总指示报文，广播发送给一级站点。CCO也可以对请求入网的一级站点，一个一个的回复关联指示报文。</w:t>
      </w:r>
    </w:p>
    <w:p w14:paraId="7F2EA880">
      <w:pPr>
        <w:pStyle w:val="50"/>
      </w:pPr>
      <w:r>
        <w:t>关联汇总指示报文的用法如</w:t>
      </w:r>
      <w:r>
        <w:fldChar w:fldCharType="begin"/>
      </w:r>
      <w:r>
        <w:instrText xml:space="preserve"> REF _Ref56782306 \h  \* MERGEFORMAT </w:instrText>
      </w:r>
      <w:r>
        <w:fldChar w:fldCharType="separate"/>
      </w:r>
      <w:r>
        <w:t>图 56</w:t>
      </w:r>
      <w:r>
        <w:fldChar w:fldCharType="end"/>
      </w:r>
      <w:r>
        <w:t>所示。</w:t>
      </w:r>
    </w:p>
    <w:p w14:paraId="09B9DF56"/>
    <w:p w14:paraId="55DAD982">
      <w:pPr>
        <w:pStyle w:val="129"/>
      </w:pPr>
      <w:r>
        <w:drawing>
          <wp:inline distT="0" distB="0" distL="0" distR="0">
            <wp:extent cx="3477260" cy="3045460"/>
            <wp:effectExtent l="0" t="0" r="0" b="0"/>
            <wp:docPr id="28" name="图片 28"/>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3494556" cy="3060449"/>
                    </a:xfrm>
                    <a:prstGeom prst="rect">
                      <a:avLst/>
                    </a:prstGeom>
                    <a:noFill/>
                    <a:ln>
                      <a:noFill/>
                    </a:ln>
                  </pic:spPr>
                </pic:pic>
              </a:graphicData>
            </a:graphic>
          </wp:inline>
        </w:drawing>
      </w:r>
    </w:p>
    <w:p w14:paraId="0871C22A">
      <w:pPr>
        <w:pStyle w:val="10"/>
        <w:rPr>
          <w:sz w:val="20"/>
        </w:rPr>
      </w:pPr>
      <w:bookmarkStart w:id="3779" w:name="_Ref56782306"/>
      <w:bookmarkStart w:id="3780" w:name="_Toc402983110"/>
      <w:bookmarkStart w:id="3781" w:name="_Toc400799126"/>
      <w:bookmarkStart w:id="3782" w:name="_Toc408860137"/>
      <w:bookmarkStart w:id="3783" w:name="_Toc405476863"/>
      <w:bookmarkStart w:id="3784" w:name="_Toc402984042"/>
      <w:bookmarkStart w:id="3785" w:name="_Toc399229283"/>
      <w:bookmarkStart w:id="3786" w:name="_Toc399259490"/>
      <w:bookmarkStart w:id="3787" w:name="_Toc403585513"/>
      <w:bookmarkStart w:id="3788" w:name="_Toc403570555"/>
      <w:bookmarkStart w:id="3789" w:name="_Toc399757524"/>
      <w:bookmarkStart w:id="3790" w:name="_Ref399143155"/>
      <w:bookmarkStart w:id="3791" w:name="_Toc402983576"/>
      <w:r>
        <w:t xml:space="preserve">图 </w:t>
      </w:r>
      <w:r>
        <w:fldChar w:fldCharType="begin"/>
      </w:r>
      <w:r>
        <w:instrText xml:space="preserve"> SEQ 图 \* ARABIC </w:instrText>
      </w:r>
      <w:r>
        <w:fldChar w:fldCharType="separate"/>
      </w:r>
      <w:r>
        <w:t>56</w:t>
      </w:r>
      <w:r>
        <w:fldChar w:fldCharType="end"/>
      </w:r>
      <w:bookmarkEnd w:id="3779"/>
      <w:r>
        <w:rPr>
          <w:sz w:val="20"/>
        </w:rPr>
        <w:t xml:space="preserve"> 关联汇总指示报文用法</w:t>
      </w:r>
      <w:bookmarkEnd w:id="3780"/>
      <w:bookmarkEnd w:id="3781"/>
      <w:bookmarkEnd w:id="3782"/>
      <w:bookmarkEnd w:id="3783"/>
      <w:bookmarkEnd w:id="3784"/>
      <w:bookmarkEnd w:id="3785"/>
      <w:bookmarkEnd w:id="3786"/>
      <w:bookmarkEnd w:id="3787"/>
      <w:bookmarkEnd w:id="3788"/>
      <w:bookmarkEnd w:id="3789"/>
      <w:bookmarkEnd w:id="3790"/>
      <w:bookmarkEnd w:id="3791"/>
    </w:p>
    <w:p w14:paraId="762F45FE">
      <w:pPr>
        <w:pStyle w:val="48"/>
      </w:pPr>
      <w:bookmarkStart w:id="3792" w:name="_Toc400798993"/>
      <w:bookmarkStart w:id="3793" w:name="_Toc403585386"/>
      <w:bookmarkStart w:id="3794" w:name="_Toc439785819"/>
      <w:bookmarkStart w:id="3795" w:name="_Toc27222"/>
      <w:bookmarkStart w:id="3796" w:name="_Toc399757365"/>
      <w:bookmarkStart w:id="3797" w:name="_Toc403570396"/>
      <w:bookmarkStart w:id="3798" w:name="_Toc405476728"/>
      <w:bookmarkStart w:id="3799" w:name="_Toc402983449"/>
      <w:bookmarkStart w:id="3800" w:name="_Toc17997"/>
      <w:bookmarkStart w:id="3801" w:name="_Toc399259327"/>
      <w:bookmarkStart w:id="3802" w:name="_Toc399229110"/>
      <w:bookmarkStart w:id="3803" w:name="_Toc402983915"/>
      <w:bookmarkStart w:id="3804" w:name="_Toc5043"/>
      <w:bookmarkStart w:id="3805" w:name="_Toc409125989"/>
      <w:bookmarkStart w:id="3806" w:name="_Toc408859983"/>
      <w:bookmarkStart w:id="3807" w:name="_Toc402982983"/>
      <w:r>
        <w:t>网络维护</w:t>
      </w:r>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p>
    <w:p w14:paraId="37AC8BB2">
      <w:pPr>
        <w:pStyle w:val="57"/>
        <w:ind w:left="420" w:hanging="420"/>
      </w:pPr>
      <w:r>
        <w:t>时隙调度</w:t>
      </w:r>
    </w:p>
    <w:p w14:paraId="388C846B">
      <w:pPr>
        <w:pStyle w:val="67"/>
      </w:pPr>
      <w:r>
        <w:t>无线信标标志</w:t>
      </w:r>
    </w:p>
    <w:p w14:paraId="40A2E3F2">
      <w:pPr>
        <w:pStyle w:val="50"/>
      </w:pPr>
      <w:r>
        <w:tab/>
      </w:r>
      <w:r>
        <w:t>无线信标标志为0时，仅安排节点在当前信标时隙开始时在载波信标上发送信标帧，不在无线上发送信标帧。比如节点为单模载波通信模块时，则不需要安排节点在无线信道上发送信标帧。</w:t>
      </w:r>
    </w:p>
    <w:p w14:paraId="1BBDC482">
      <w:pPr>
        <w:pStyle w:val="50"/>
      </w:pPr>
      <w:r>
        <w:t>无线信标标志为1时，仅安排节点在当前信标时隙开始时，在无线信道上发送信标帧。比如节点仅为单模无线通信模块、或者无线信标帧占用时隙比较长，无法和其他节点的载波信标时隙复用时，则分配信标时隙仅用于在无线信道上发送信标帧。</w:t>
      </w:r>
    </w:p>
    <w:p w14:paraId="2AF8912B">
      <w:pPr>
        <w:pStyle w:val="50"/>
      </w:pPr>
      <w:r>
        <w:t>无线信标标志为2时，当前信标时隙开始时在载波信道上发送信标帧，并且在下一个时隙开始时，在无线信道上发送标准信标帧。当无线信标帧可以和其他节点的载波信标时隙复用时，则指定当前信标时隙条目的无线信标标志为2，节点在当前信标时隙开始时，在载波上发送信标帧，并且复用下一个或者后面多个信标时隙在无线信道上发送标准信标帧。</w:t>
      </w:r>
    </w:p>
    <w:p w14:paraId="5918195A">
      <w:pPr>
        <w:pStyle w:val="50"/>
      </w:pPr>
      <w:r>
        <w:t>无线信标标志为3时，在当前信标时隙开始时，在载波信道上发送信标帧，并且在下一个信标时隙开始时，在无线信道上发送精简信标帧。节点在无线信道上无子节点，或者未安排节点无线信道上的字节未安排发送信标帧，则可以安排节点在下一个信标时隙开始时，在无线信道上发送精简信标帧。</w:t>
      </w:r>
    </w:p>
    <w:p w14:paraId="59EA1857">
      <w:pPr>
        <w:pStyle w:val="50"/>
      </w:pPr>
      <w:r>
        <w:t>无线信标标志为4时，在当前信标时隙开始时，在载波信道上发送信标帧，在CSMA时隙时，在无线信道上发送精简信标帧。当需要安排节点在无线上发送精简信标，并且节点无法复用下一个信标时隙在无线信道上发送精简信标帧，则在CSMA时隙中安排节点发送精简信标帧。</w:t>
      </w:r>
    </w:p>
    <w:p w14:paraId="5653CD62">
      <w:pPr>
        <w:pStyle w:val="67"/>
      </w:pPr>
      <w:r>
        <w:t>时隙调度规则</w:t>
      </w:r>
    </w:p>
    <w:p w14:paraId="5CD0B002">
      <w:pPr>
        <w:pStyle w:val="50"/>
      </w:pPr>
      <w:r>
        <w:t>规则1</w:t>
      </w:r>
      <w:r>
        <w:rPr>
          <w:rFonts w:hint="eastAsia"/>
        </w:rPr>
        <w:t>：</w:t>
      </w:r>
      <w:r>
        <w:t>RF信标帧优先复用PLC信标时隙。即在同一个时隙上，存在一个节点在PLC上发送信标，一个节点在RF上发送信标。</w:t>
      </w:r>
    </w:p>
    <w:p w14:paraId="17F71C21">
      <w:pPr>
        <w:pStyle w:val="50"/>
      </w:pPr>
      <w:r>
        <w:t>规则2：发现节点在RF信道上发送RF精简信标帧。</w:t>
      </w:r>
    </w:p>
    <w:p w14:paraId="0136950B">
      <w:pPr>
        <w:pStyle w:val="50"/>
      </w:pPr>
      <w:r>
        <w:t>规则3：代理节点的直连子节点都可以通过PLC通信，则该代理节点在RF上发送RF精简信标帧；</w:t>
      </w:r>
    </w:p>
    <w:p w14:paraId="3602323A">
      <w:pPr>
        <w:pStyle w:val="50"/>
      </w:pPr>
      <w:r>
        <w:t>规则4：节点A为节点B的代理，节点A和B之间仅能通过RF进行通信，并且在一个信标周期内，安排节点B在PLC上发送信标帧。则在排布A和B的时隙时，尽量在A和B之间安排多个仅需要在CSMA时隙发送RF精简信标的时隙，A和B之间的时隙组成一个在RF信道上发送标准信标帧的时隙，从而满足规则1；</w:t>
      </w:r>
    </w:p>
    <w:p w14:paraId="29841DAE">
      <w:pPr>
        <w:pStyle w:val="50"/>
      </w:pPr>
      <w:r>
        <w:t>规则5：节点A为节点B的代理，节点A和B之间仅能通过RF进行通信，并且在一个信标周期内，安排节点B在PLC上发送信标帧。若排布A和B的时隙时，无法满足规则4，则可以在A和B之间安排多个仅在RF上发送标准信标的时隙，用来满足节点A在RF上发送标准信标。</w:t>
      </w:r>
    </w:p>
    <w:p w14:paraId="12467E06">
      <w:pPr>
        <w:pStyle w:val="50"/>
      </w:pPr>
      <w:r>
        <w:t>规则6：CCO存在直连RF子节点，并且在一个信标周期内安排其直连RF子节点形成的子树上节点发送信标帧，则CCO需要在RF上发送标准信标帧，其他情况，CCO发送精简信标；</w:t>
      </w:r>
    </w:p>
    <w:p w14:paraId="6BC73721">
      <w:pPr>
        <w:pStyle w:val="50"/>
      </w:pPr>
      <w:r>
        <w:t>规则7：RF上不分相线，CCO只需要发送一个RF信标帧。</w:t>
      </w:r>
    </w:p>
    <w:p w14:paraId="727CBAF3">
      <w:pPr>
        <w:pStyle w:val="50"/>
      </w:pPr>
      <w:r>
        <w:t>规则8：若3个CCO时隙和1个非CCO时隙满足在RF信道上发送标准信标，则直接复用3个CCO时隙在RF信道上发送标准信标。若无法满足RF信道上一个标准信标帧的时长，存在可以复用的非CCO时隙，则复用3个CCO时隙和多个非CCO时隙，组成一个在RF信道上发送标准信标帧的时隙。若没有可复用的非CCO时隙，则给CCO安排多个时隙（最多可安排15个），用来组成一个在RF信道上发送标准信标帧的时隙。</w:t>
      </w:r>
    </w:p>
    <w:p w14:paraId="067EE704">
      <w:pPr>
        <w:pStyle w:val="50"/>
      </w:pPr>
      <w:r>
        <w:t>规则9：无特殊要求，比如为了满足上述规则4或者8，信标时隙排布按网络的层级，先按照低层级的代理站点发送信标帧，然后在安排高层级的节点发送信标帧。</w:t>
      </w:r>
    </w:p>
    <w:p w14:paraId="02DB090E">
      <w:pPr>
        <w:pStyle w:val="67"/>
      </w:pPr>
      <w:r>
        <w:t>时隙调度示例</w:t>
      </w:r>
    </w:p>
    <w:p w14:paraId="19F43B2B">
      <w:pPr>
        <w:pStyle w:val="50"/>
      </w:pPr>
      <w:r>
        <w:t>示例1：无线信标帧帧长小于一个信标时隙长度，同一个节点无线信标和载波信标错位发送。网络拓扑和信标时隙排布如</w:t>
      </w:r>
      <w:r>
        <w:fldChar w:fldCharType="begin"/>
      </w:r>
      <w:r>
        <w:instrText xml:space="preserve"> REF _Ref3808 \h  \* MERGEFORMAT </w:instrText>
      </w:r>
      <w:r>
        <w:fldChar w:fldCharType="separate"/>
      </w:r>
      <w:r>
        <w:t>图 57</w:t>
      </w:r>
      <w:r>
        <w:fldChar w:fldCharType="end"/>
      </w:r>
      <w:r>
        <w:t>所示，信标条目如</w:t>
      </w:r>
      <w:r>
        <w:fldChar w:fldCharType="begin"/>
      </w:r>
      <w:r>
        <w:instrText xml:space="preserve"> REF _Ref4089 \h  \* MERGEFORMAT </w:instrText>
      </w:r>
      <w:r>
        <w:fldChar w:fldCharType="separate"/>
      </w:r>
      <w:r>
        <w:t>表 170</w:t>
      </w:r>
      <w:r>
        <w:fldChar w:fldCharType="end"/>
      </w:r>
      <w:r>
        <w:t>所示。</w:t>
      </w:r>
    </w:p>
    <w:p w14:paraId="62D8D99B">
      <w:pPr>
        <w:pStyle w:val="129"/>
      </w:pPr>
      <w:r>
        <w:object>
          <v:shape id="_x0000_i1077" o:spt="75" type="#_x0000_t75" style="height:124.5pt;width:468.75pt;" o:ole="t" filled="f" o:preferrelative="t" stroked="f" coordsize="21600,21600">
            <v:path/>
            <v:fill on="f" focussize="0,0"/>
            <v:stroke on="f" joinstyle="miter"/>
            <v:imagedata r:id="rId105" o:title=""/>
            <o:lock v:ext="edit" aspectratio="t"/>
            <w10:wrap type="none"/>
            <w10:anchorlock/>
          </v:shape>
          <o:OLEObject Type="Embed" ProgID="Visio.Drawing.15" ShapeID="_x0000_i1077" DrawAspect="Content" ObjectID="_1468075752" r:id="rId104">
            <o:LockedField>false</o:LockedField>
          </o:OLEObject>
        </w:object>
      </w:r>
    </w:p>
    <w:p w14:paraId="2354FFC1">
      <w:pPr>
        <w:pStyle w:val="10"/>
      </w:pPr>
      <w:bookmarkStart w:id="3808" w:name="_Ref3808"/>
      <w:bookmarkStart w:id="3809" w:name="_Ref46331151"/>
      <w:r>
        <w:t xml:space="preserve">图 </w:t>
      </w:r>
      <w:r>
        <w:fldChar w:fldCharType="begin"/>
      </w:r>
      <w:r>
        <w:instrText xml:space="preserve"> SEQ 图 \* ARABIC </w:instrText>
      </w:r>
      <w:r>
        <w:fldChar w:fldCharType="separate"/>
      </w:r>
      <w:r>
        <w:t>57</w:t>
      </w:r>
      <w:r>
        <w:fldChar w:fldCharType="end"/>
      </w:r>
      <w:bookmarkEnd w:id="3808"/>
      <w:r>
        <w:rPr>
          <w:rFonts w:hint="eastAsia"/>
        </w:rPr>
        <w:t xml:space="preserve"> </w:t>
      </w:r>
      <w:r>
        <w:t>示例</w:t>
      </w:r>
      <w:r>
        <w:rPr>
          <w:rFonts w:hint="eastAsia"/>
        </w:rPr>
        <w:t>1</w:t>
      </w:r>
      <w:r>
        <w:t>时隙调度示意图</w:t>
      </w:r>
      <w:bookmarkEnd w:id="3809"/>
    </w:p>
    <w:p w14:paraId="3F9FE53E">
      <w:pPr>
        <w:pStyle w:val="10"/>
      </w:pPr>
      <w:bookmarkStart w:id="3810" w:name="_Ref4089"/>
      <w:bookmarkStart w:id="3811" w:name="_Ref46331174"/>
      <w:r>
        <w:t xml:space="preserve">表 </w:t>
      </w:r>
      <w:r>
        <w:fldChar w:fldCharType="begin"/>
      </w:r>
      <w:r>
        <w:instrText xml:space="preserve"> SEQ 表 \* ARABIC </w:instrText>
      </w:r>
      <w:r>
        <w:fldChar w:fldCharType="separate"/>
      </w:r>
      <w:r>
        <w:t>170</w:t>
      </w:r>
      <w:r>
        <w:fldChar w:fldCharType="end"/>
      </w:r>
      <w:bookmarkEnd w:id="3810"/>
      <w:r>
        <w:rPr>
          <w:rFonts w:hint="eastAsia"/>
        </w:rPr>
        <w:t xml:space="preserve"> 示例1信标条目值</w:t>
      </w:r>
      <w:bookmarkEnd w:id="381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18BBC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19A03BC9">
            <w:pPr>
              <w:pStyle w:val="125"/>
              <w:rPr>
                <w:rFonts w:ascii="Times New Roman" w:hAnsi="Times New Roman"/>
                <w:color w:val="000000"/>
                <w:sz w:val="18"/>
                <w:szCs w:val="18"/>
              </w:rPr>
            </w:pPr>
            <w:r>
              <w:rPr>
                <w:rFonts w:ascii="Times New Roman" w:hAnsi="Times New Roman"/>
                <w:color w:val="000000"/>
                <w:sz w:val="18"/>
                <w:szCs w:val="18"/>
              </w:rPr>
              <w:t>TEI</w:t>
            </w:r>
          </w:p>
        </w:tc>
        <w:tc>
          <w:tcPr>
            <w:tcW w:w="1260" w:type="dxa"/>
          </w:tcPr>
          <w:p w14:paraId="752D400B">
            <w:pPr>
              <w:pStyle w:val="125"/>
              <w:rPr>
                <w:rFonts w:ascii="Times New Roman" w:hAnsi="Times New Roman"/>
                <w:color w:val="000000"/>
                <w:sz w:val="18"/>
                <w:szCs w:val="18"/>
              </w:rPr>
            </w:pPr>
            <w:r>
              <w:rPr>
                <w:rFonts w:ascii="Times New Roman" w:hAnsi="Times New Roman"/>
                <w:color w:val="000000"/>
                <w:sz w:val="18"/>
                <w:szCs w:val="18"/>
              </w:rPr>
              <w:t>信标类型</w:t>
            </w:r>
          </w:p>
        </w:tc>
        <w:tc>
          <w:tcPr>
            <w:tcW w:w="1559" w:type="dxa"/>
          </w:tcPr>
          <w:p w14:paraId="7D2E87EF">
            <w:pPr>
              <w:pStyle w:val="125"/>
              <w:rPr>
                <w:rFonts w:ascii="Times New Roman" w:hAnsi="Times New Roman"/>
                <w:color w:val="000000"/>
                <w:sz w:val="18"/>
                <w:szCs w:val="18"/>
              </w:rPr>
            </w:pPr>
            <w:r>
              <w:rPr>
                <w:rFonts w:ascii="Times New Roman" w:hAnsi="Times New Roman"/>
                <w:color w:val="000000"/>
                <w:sz w:val="18"/>
                <w:szCs w:val="18"/>
              </w:rPr>
              <w:t>无线信标标志</w:t>
            </w:r>
          </w:p>
        </w:tc>
      </w:tr>
      <w:tr w14:paraId="0FF2A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2C57D73">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20C46556">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72B44E6F">
            <w:pPr>
              <w:pStyle w:val="125"/>
              <w:rPr>
                <w:rFonts w:ascii="Times New Roman" w:hAnsi="Times New Roman"/>
                <w:color w:val="000000"/>
                <w:sz w:val="18"/>
                <w:szCs w:val="18"/>
              </w:rPr>
            </w:pPr>
            <w:r>
              <w:rPr>
                <w:rFonts w:ascii="Times New Roman" w:hAnsi="Times New Roman"/>
                <w:color w:val="000000"/>
                <w:sz w:val="18"/>
                <w:szCs w:val="18"/>
              </w:rPr>
              <w:t>3</w:t>
            </w:r>
          </w:p>
        </w:tc>
      </w:tr>
      <w:tr w14:paraId="22C6F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58FA1613">
            <w:pPr>
              <w:pStyle w:val="125"/>
              <w:rPr>
                <w:rFonts w:ascii="Times New Roman" w:hAnsi="Times New Roman"/>
                <w:color w:val="000000"/>
                <w:sz w:val="18"/>
                <w:szCs w:val="18"/>
              </w:rPr>
            </w:pPr>
            <w:r>
              <w:rPr>
                <w:rFonts w:ascii="Times New Roman" w:hAnsi="Times New Roman"/>
                <w:color w:val="000000"/>
                <w:sz w:val="18"/>
                <w:szCs w:val="18"/>
              </w:rPr>
              <w:t>3</w:t>
            </w:r>
          </w:p>
        </w:tc>
        <w:tc>
          <w:tcPr>
            <w:tcW w:w="1260" w:type="dxa"/>
          </w:tcPr>
          <w:p w14:paraId="575D01F5">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0C1CDBED">
            <w:pPr>
              <w:pStyle w:val="125"/>
              <w:rPr>
                <w:rFonts w:ascii="Times New Roman" w:hAnsi="Times New Roman"/>
                <w:color w:val="000000"/>
                <w:sz w:val="18"/>
                <w:szCs w:val="18"/>
              </w:rPr>
            </w:pPr>
            <w:r>
              <w:rPr>
                <w:rFonts w:ascii="Times New Roman" w:hAnsi="Times New Roman"/>
                <w:color w:val="000000"/>
                <w:sz w:val="18"/>
                <w:szCs w:val="18"/>
              </w:rPr>
              <w:t>3</w:t>
            </w:r>
          </w:p>
        </w:tc>
      </w:tr>
      <w:tr w14:paraId="28B27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6C58D0D7">
            <w:pPr>
              <w:pStyle w:val="125"/>
              <w:rPr>
                <w:rFonts w:ascii="Times New Roman" w:hAnsi="Times New Roman"/>
                <w:color w:val="000000"/>
                <w:sz w:val="18"/>
                <w:szCs w:val="18"/>
              </w:rPr>
            </w:pPr>
            <w:r>
              <w:rPr>
                <w:rFonts w:ascii="Times New Roman" w:hAnsi="Times New Roman"/>
                <w:color w:val="000000"/>
                <w:sz w:val="18"/>
                <w:szCs w:val="18"/>
              </w:rPr>
              <w:t>4</w:t>
            </w:r>
          </w:p>
        </w:tc>
        <w:tc>
          <w:tcPr>
            <w:tcW w:w="1260" w:type="dxa"/>
          </w:tcPr>
          <w:p w14:paraId="2232B700">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53D02760">
            <w:pPr>
              <w:pStyle w:val="125"/>
              <w:rPr>
                <w:rFonts w:ascii="Times New Roman" w:hAnsi="Times New Roman"/>
                <w:color w:val="000000"/>
                <w:sz w:val="18"/>
                <w:szCs w:val="18"/>
              </w:rPr>
            </w:pPr>
            <w:r>
              <w:rPr>
                <w:rFonts w:ascii="Times New Roman" w:hAnsi="Times New Roman"/>
                <w:color w:val="000000"/>
                <w:sz w:val="18"/>
                <w:szCs w:val="18"/>
              </w:rPr>
              <w:t>3</w:t>
            </w:r>
          </w:p>
        </w:tc>
      </w:tr>
      <w:tr w14:paraId="429F3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D94723B">
            <w:pPr>
              <w:pStyle w:val="125"/>
              <w:rPr>
                <w:rFonts w:ascii="Times New Roman" w:hAnsi="Times New Roman"/>
                <w:color w:val="000000"/>
                <w:sz w:val="18"/>
                <w:szCs w:val="18"/>
              </w:rPr>
            </w:pPr>
            <w:r>
              <w:rPr>
                <w:rFonts w:ascii="Times New Roman" w:hAnsi="Times New Roman"/>
                <w:color w:val="000000"/>
                <w:sz w:val="18"/>
                <w:szCs w:val="18"/>
              </w:rPr>
              <w:t>5</w:t>
            </w:r>
          </w:p>
        </w:tc>
        <w:tc>
          <w:tcPr>
            <w:tcW w:w="1260" w:type="dxa"/>
          </w:tcPr>
          <w:p w14:paraId="706EC45B">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18E2AE88">
            <w:pPr>
              <w:pStyle w:val="125"/>
              <w:rPr>
                <w:rFonts w:ascii="Times New Roman" w:hAnsi="Times New Roman"/>
                <w:color w:val="000000"/>
                <w:sz w:val="18"/>
                <w:szCs w:val="18"/>
              </w:rPr>
            </w:pPr>
            <w:r>
              <w:rPr>
                <w:rFonts w:ascii="Times New Roman" w:hAnsi="Times New Roman"/>
                <w:color w:val="000000"/>
                <w:sz w:val="18"/>
                <w:szCs w:val="18"/>
              </w:rPr>
              <w:t>3</w:t>
            </w:r>
          </w:p>
        </w:tc>
      </w:tr>
      <w:tr w14:paraId="0B232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770051E5">
            <w:pPr>
              <w:pStyle w:val="125"/>
              <w:rPr>
                <w:rFonts w:ascii="Times New Roman" w:hAnsi="Times New Roman"/>
                <w:color w:val="000000"/>
                <w:sz w:val="18"/>
                <w:szCs w:val="18"/>
              </w:rPr>
            </w:pPr>
            <w:r>
              <w:rPr>
                <w:rFonts w:ascii="Times New Roman" w:hAnsi="Times New Roman"/>
                <w:color w:val="000000"/>
                <w:sz w:val="18"/>
                <w:szCs w:val="18"/>
              </w:rPr>
              <w:t>6</w:t>
            </w:r>
          </w:p>
        </w:tc>
        <w:tc>
          <w:tcPr>
            <w:tcW w:w="1260" w:type="dxa"/>
          </w:tcPr>
          <w:p w14:paraId="7BC2CE37">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07B2ED80">
            <w:pPr>
              <w:pStyle w:val="125"/>
              <w:rPr>
                <w:rFonts w:ascii="Times New Roman" w:hAnsi="Times New Roman"/>
                <w:color w:val="000000"/>
                <w:sz w:val="18"/>
                <w:szCs w:val="18"/>
              </w:rPr>
            </w:pPr>
            <w:r>
              <w:rPr>
                <w:rFonts w:ascii="Times New Roman" w:hAnsi="Times New Roman"/>
                <w:color w:val="000000"/>
                <w:sz w:val="18"/>
                <w:szCs w:val="18"/>
              </w:rPr>
              <w:t>3</w:t>
            </w:r>
          </w:p>
        </w:tc>
      </w:tr>
      <w:tr w14:paraId="64D0B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09D26A90">
            <w:pPr>
              <w:pStyle w:val="125"/>
              <w:rPr>
                <w:rFonts w:ascii="Times New Roman" w:hAnsi="Times New Roman"/>
                <w:color w:val="000000"/>
                <w:sz w:val="18"/>
                <w:szCs w:val="18"/>
              </w:rPr>
            </w:pPr>
            <w:r>
              <w:rPr>
                <w:rFonts w:ascii="Times New Roman" w:hAnsi="Times New Roman"/>
                <w:color w:val="000000"/>
                <w:sz w:val="18"/>
                <w:szCs w:val="18"/>
              </w:rPr>
              <w:t>7</w:t>
            </w:r>
          </w:p>
        </w:tc>
        <w:tc>
          <w:tcPr>
            <w:tcW w:w="1260" w:type="dxa"/>
          </w:tcPr>
          <w:p w14:paraId="09E81735">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4B5633BA">
            <w:pPr>
              <w:pStyle w:val="125"/>
              <w:rPr>
                <w:rFonts w:ascii="Times New Roman" w:hAnsi="Times New Roman"/>
                <w:color w:val="000000"/>
                <w:sz w:val="18"/>
                <w:szCs w:val="18"/>
              </w:rPr>
            </w:pPr>
            <w:r>
              <w:rPr>
                <w:rFonts w:ascii="Times New Roman" w:hAnsi="Times New Roman"/>
                <w:color w:val="000000"/>
                <w:sz w:val="18"/>
                <w:szCs w:val="18"/>
              </w:rPr>
              <w:t>4</w:t>
            </w:r>
          </w:p>
        </w:tc>
      </w:tr>
    </w:tbl>
    <w:p w14:paraId="2C178F9A">
      <w:pPr>
        <w:pStyle w:val="50"/>
      </w:pPr>
    </w:p>
    <w:p w14:paraId="454325E8">
      <w:pPr>
        <w:pStyle w:val="50"/>
      </w:pPr>
      <w:r>
        <w:t>示例2：无线时隙复用多个载波时隙。无线上标准信标帧的帧长大于1个信标时隙，则复用2个信标时隙在无线信道上发送1个标准信标帧。网络拓扑和信标时隙排布如</w:t>
      </w:r>
      <w:r>
        <w:fldChar w:fldCharType="begin"/>
      </w:r>
      <w:r>
        <w:instrText xml:space="preserve"> REF _Ref4732 \h  \* MERGEFORMAT </w:instrText>
      </w:r>
      <w:r>
        <w:fldChar w:fldCharType="separate"/>
      </w:r>
      <w:r>
        <w:t>图 58</w:t>
      </w:r>
      <w:r>
        <w:fldChar w:fldCharType="end"/>
      </w:r>
      <w:r>
        <w:t>所示，信标条目值如</w:t>
      </w:r>
      <w:r>
        <w:fldChar w:fldCharType="begin"/>
      </w:r>
      <w:r>
        <w:instrText xml:space="preserve"> REF _Ref4941 \h  \* MERGEFORMAT </w:instrText>
      </w:r>
      <w:r>
        <w:fldChar w:fldCharType="separate"/>
      </w:r>
      <w:r>
        <w:t>表 171</w:t>
      </w:r>
      <w:r>
        <w:fldChar w:fldCharType="end"/>
      </w:r>
      <w:r>
        <w:t>所示。</w:t>
      </w:r>
    </w:p>
    <w:p w14:paraId="78AB6362">
      <w:pPr>
        <w:pStyle w:val="129"/>
      </w:pPr>
      <w:r>
        <w:object>
          <v:shape id="_x0000_i1078" o:spt="75" type="#_x0000_t75" style="height:215.25pt;width:467.25pt;" o:ole="t" filled="f" o:preferrelative="t" stroked="f" coordsize="21600,21600">
            <v:path/>
            <v:fill on="f" focussize="0,0"/>
            <v:stroke on="f" joinstyle="miter"/>
            <v:imagedata r:id="rId107" o:title=""/>
            <o:lock v:ext="edit" aspectratio="t"/>
            <w10:wrap type="none"/>
            <w10:anchorlock/>
          </v:shape>
          <o:OLEObject Type="Embed" ProgID="Visio.Drawing.15" ShapeID="_x0000_i1078" DrawAspect="Content" ObjectID="_1468075753" r:id="rId106">
            <o:LockedField>false</o:LockedField>
          </o:OLEObject>
        </w:object>
      </w:r>
    </w:p>
    <w:p w14:paraId="28019E79">
      <w:pPr>
        <w:pStyle w:val="10"/>
      </w:pPr>
      <w:bookmarkStart w:id="3812" w:name="_Ref4732"/>
      <w:bookmarkStart w:id="3813" w:name="_Ref46331687"/>
      <w:r>
        <w:t xml:space="preserve">图 </w:t>
      </w:r>
      <w:r>
        <w:fldChar w:fldCharType="begin"/>
      </w:r>
      <w:r>
        <w:instrText xml:space="preserve"> SEQ 图 \* ARABIC </w:instrText>
      </w:r>
      <w:r>
        <w:fldChar w:fldCharType="separate"/>
      </w:r>
      <w:r>
        <w:t>58</w:t>
      </w:r>
      <w:r>
        <w:fldChar w:fldCharType="end"/>
      </w:r>
      <w:bookmarkEnd w:id="3812"/>
      <w:r>
        <w:rPr>
          <w:rFonts w:hint="eastAsia"/>
        </w:rPr>
        <w:t xml:space="preserve"> </w:t>
      </w:r>
      <w:r>
        <w:t>示例</w:t>
      </w:r>
      <w:r>
        <w:rPr>
          <w:rFonts w:hint="eastAsia"/>
        </w:rPr>
        <w:t>2时隙调度示意图</w:t>
      </w:r>
      <w:bookmarkEnd w:id="3813"/>
    </w:p>
    <w:p w14:paraId="752D0B1C">
      <w:pPr>
        <w:pStyle w:val="10"/>
      </w:pPr>
      <w:bookmarkStart w:id="3814" w:name="_Ref4941"/>
      <w:bookmarkStart w:id="3815" w:name="_Ref46331705"/>
      <w:r>
        <w:t xml:space="preserve">表 </w:t>
      </w:r>
      <w:r>
        <w:fldChar w:fldCharType="begin"/>
      </w:r>
      <w:r>
        <w:instrText xml:space="preserve"> SEQ 表 \* ARABIC </w:instrText>
      </w:r>
      <w:r>
        <w:fldChar w:fldCharType="separate"/>
      </w:r>
      <w:r>
        <w:t>171</w:t>
      </w:r>
      <w:r>
        <w:fldChar w:fldCharType="end"/>
      </w:r>
      <w:bookmarkEnd w:id="3814"/>
      <w:r>
        <w:rPr>
          <w:rFonts w:hint="eastAsia"/>
        </w:rPr>
        <w:t xml:space="preserve"> </w:t>
      </w:r>
      <w:r>
        <w:t>示例</w:t>
      </w:r>
      <w:r>
        <w:rPr>
          <w:rFonts w:hint="eastAsia"/>
        </w:rPr>
        <w:t>2信标条目值</w:t>
      </w:r>
      <w:bookmarkEnd w:id="3815"/>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4FDC9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3183CA4F">
            <w:pPr>
              <w:pStyle w:val="125"/>
              <w:rPr>
                <w:rFonts w:ascii="Times New Roman" w:hAnsi="Times New Roman"/>
                <w:color w:val="000000"/>
                <w:sz w:val="18"/>
                <w:szCs w:val="18"/>
              </w:rPr>
            </w:pPr>
            <w:r>
              <w:rPr>
                <w:rFonts w:ascii="Times New Roman" w:hAnsi="Times New Roman"/>
                <w:color w:val="000000"/>
                <w:sz w:val="18"/>
                <w:szCs w:val="18"/>
              </w:rPr>
              <w:t>TEI</w:t>
            </w:r>
          </w:p>
        </w:tc>
        <w:tc>
          <w:tcPr>
            <w:tcW w:w="1260" w:type="dxa"/>
          </w:tcPr>
          <w:p w14:paraId="558FEE6A">
            <w:pPr>
              <w:pStyle w:val="125"/>
              <w:rPr>
                <w:rFonts w:ascii="Times New Roman" w:hAnsi="Times New Roman"/>
                <w:color w:val="000000"/>
                <w:sz w:val="18"/>
                <w:szCs w:val="18"/>
              </w:rPr>
            </w:pPr>
            <w:r>
              <w:rPr>
                <w:rFonts w:ascii="Times New Roman" w:hAnsi="Times New Roman"/>
                <w:color w:val="000000"/>
                <w:sz w:val="18"/>
                <w:szCs w:val="18"/>
              </w:rPr>
              <w:t>信标类型</w:t>
            </w:r>
          </w:p>
        </w:tc>
        <w:tc>
          <w:tcPr>
            <w:tcW w:w="1559" w:type="dxa"/>
          </w:tcPr>
          <w:p w14:paraId="47413563">
            <w:pPr>
              <w:pStyle w:val="125"/>
              <w:rPr>
                <w:rFonts w:ascii="Times New Roman" w:hAnsi="Times New Roman"/>
                <w:color w:val="000000"/>
                <w:sz w:val="18"/>
                <w:szCs w:val="18"/>
              </w:rPr>
            </w:pPr>
            <w:r>
              <w:rPr>
                <w:rFonts w:ascii="Times New Roman" w:hAnsi="Times New Roman"/>
                <w:color w:val="000000"/>
                <w:sz w:val="18"/>
                <w:szCs w:val="18"/>
              </w:rPr>
              <w:t>无线信标标志</w:t>
            </w:r>
          </w:p>
        </w:tc>
      </w:tr>
      <w:tr w14:paraId="3683C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3AEF735">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542BD0A2">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6B5CA630">
            <w:pPr>
              <w:pStyle w:val="125"/>
              <w:rPr>
                <w:rFonts w:ascii="Times New Roman" w:hAnsi="Times New Roman"/>
                <w:color w:val="000000"/>
                <w:sz w:val="18"/>
                <w:szCs w:val="18"/>
              </w:rPr>
            </w:pPr>
            <w:r>
              <w:rPr>
                <w:rFonts w:ascii="Times New Roman" w:hAnsi="Times New Roman"/>
                <w:color w:val="000000"/>
                <w:sz w:val="18"/>
                <w:szCs w:val="18"/>
              </w:rPr>
              <w:t>3</w:t>
            </w:r>
          </w:p>
        </w:tc>
      </w:tr>
      <w:tr w14:paraId="3B4D5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DBC70C4">
            <w:pPr>
              <w:pStyle w:val="125"/>
              <w:rPr>
                <w:rFonts w:ascii="Times New Roman" w:hAnsi="Times New Roman"/>
                <w:color w:val="000000"/>
                <w:sz w:val="18"/>
                <w:szCs w:val="18"/>
              </w:rPr>
            </w:pPr>
            <w:r>
              <w:rPr>
                <w:rFonts w:ascii="Times New Roman" w:hAnsi="Times New Roman"/>
                <w:color w:val="000000"/>
                <w:sz w:val="18"/>
                <w:szCs w:val="18"/>
              </w:rPr>
              <w:t>5</w:t>
            </w:r>
          </w:p>
        </w:tc>
        <w:tc>
          <w:tcPr>
            <w:tcW w:w="1260" w:type="dxa"/>
          </w:tcPr>
          <w:p w14:paraId="0F58EC08">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3E351169">
            <w:pPr>
              <w:pStyle w:val="125"/>
              <w:rPr>
                <w:rFonts w:ascii="Times New Roman" w:hAnsi="Times New Roman"/>
                <w:color w:val="000000"/>
                <w:sz w:val="18"/>
                <w:szCs w:val="18"/>
              </w:rPr>
            </w:pPr>
            <w:r>
              <w:rPr>
                <w:rFonts w:ascii="Times New Roman" w:hAnsi="Times New Roman"/>
                <w:color w:val="000000"/>
                <w:sz w:val="18"/>
                <w:szCs w:val="18"/>
              </w:rPr>
              <w:t>2</w:t>
            </w:r>
          </w:p>
        </w:tc>
      </w:tr>
      <w:tr w14:paraId="5ACDC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7601CE84">
            <w:pPr>
              <w:pStyle w:val="125"/>
              <w:rPr>
                <w:rFonts w:ascii="Times New Roman" w:hAnsi="Times New Roman"/>
                <w:color w:val="000000"/>
                <w:sz w:val="18"/>
                <w:szCs w:val="18"/>
              </w:rPr>
            </w:pPr>
            <w:r>
              <w:rPr>
                <w:rFonts w:ascii="Times New Roman" w:hAnsi="Times New Roman"/>
                <w:color w:val="000000"/>
                <w:sz w:val="18"/>
                <w:szCs w:val="18"/>
              </w:rPr>
              <w:t>3</w:t>
            </w:r>
          </w:p>
        </w:tc>
        <w:tc>
          <w:tcPr>
            <w:tcW w:w="1260" w:type="dxa"/>
          </w:tcPr>
          <w:p w14:paraId="3C9F4F00">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31A1574B">
            <w:pPr>
              <w:pStyle w:val="125"/>
              <w:rPr>
                <w:rFonts w:ascii="Times New Roman" w:hAnsi="Times New Roman"/>
                <w:color w:val="000000"/>
                <w:sz w:val="18"/>
                <w:szCs w:val="18"/>
              </w:rPr>
            </w:pPr>
            <w:r>
              <w:rPr>
                <w:rFonts w:ascii="Times New Roman" w:hAnsi="Times New Roman"/>
                <w:color w:val="000000"/>
                <w:sz w:val="18"/>
                <w:szCs w:val="18"/>
              </w:rPr>
              <w:t>4</w:t>
            </w:r>
          </w:p>
        </w:tc>
      </w:tr>
      <w:tr w14:paraId="34157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718385FE">
            <w:pPr>
              <w:pStyle w:val="125"/>
              <w:rPr>
                <w:rFonts w:ascii="Times New Roman" w:hAnsi="Times New Roman"/>
                <w:color w:val="000000"/>
                <w:sz w:val="18"/>
                <w:szCs w:val="18"/>
              </w:rPr>
            </w:pPr>
            <w:r>
              <w:rPr>
                <w:rFonts w:ascii="Times New Roman" w:hAnsi="Times New Roman"/>
                <w:color w:val="000000"/>
                <w:sz w:val="18"/>
                <w:szCs w:val="18"/>
              </w:rPr>
              <w:t>4</w:t>
            </w:r>
          </w:p>
        </w:tc>
        <w:tc>
          <w:tcPr>
            <w:tcW w:w="1260" w:type="dxa"/>
          </w:tcPr>
          <w:p w14:paraId="60DC9389">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5C37C406">
            <w:pPr>
              <w:pStyle w:val="125"/>
              <w:rPr>
                <w:rFonts w:ascii="Times New Roman" w:hAnsi="Times New Roman"/>
                <w:color w:val="000000"/>
                <w:sz w:val="18"/>
                <w:szCs w:val="18"/>
              </w:rPr>
            </w:pPr>
            <w:r>
              <w:rPr>
                <w:rFonts w:ascii="Times New Roman" w:hAnsi="Times New Roman"/>
                <w:color w:val="000000"/>
                <w:sz w:val="18"/>
                <w:szCs w:val="18"/>
              </w:rPr>
              <w:t>4</w:t>
            </w:r>
          </w:p>
        </w:tc>
      </w:tr>
      <w:tr w14:paraId="38900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584691EB">
            <w:pPr>
              <w:pStyle w:val="125"/>
              <w:rPr>
                <w:rFonts w:ascii="Times New Roman" w:hAnsi="Times New Roman"/>
                <w:color w:val="000000"/>
                <w:sz w:val="18"/>
                <w:szCs w:val="18"/>
              </w:rPr>
            </w:pPr>
            <w:r>
              <w:rPr>
                <w:rFonts w:ascii="Times New Roman" w:hAnsi="Times New Roman"/>
                <w:color w:val="000000"/>
                <w:sz w:val="18"/>
                <w:szCs w:val="18"/>
              </w:rPr>
              <w:t>8</w:t>
            </w:r>
          </w:p>
        </w:tc>
        <w:tc>
          <w:tcPr>
            <w:tcW w:w="1260" w:type="dxa"/>
          </w:tcPr>
          <w:p w14:paraId="0CA743CE">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58BD0371">
            <w:pPr>
              <w:pStyle w:val="125"/>
              <w:rPr>
                <w:rFonts w:ascii="Times New Roman" w:hAnsi="Times New Roman"/>
                <w:color w:val="000000"/>
                <w:sz w:val="18"/>
                <w:szCs w:val="18"/>
              </w:rPr>
            </w:pPr>
            <w:r>
              <w:rPr>
                <w:rFonts w:ascii="Times New Roman" w:hAnsi="Times New Roman"/>
                <w:color w:val="000000"/>
                <w:sz w:val="18"/>
                <w:szCs w:val="18"/>
              </w:rPr>
              <w:t>3</w:t>
            </w:r>
          </w:p>
        </w:tc>
      </w:tr>
      <w:tr w14:paraId="75F2B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F2D90E6">
            <w:pPr>
              <w:pStyle w:val="125"/>
              <w:rPr>
                <w:rFonts w:ascii="Times New Roman" w:hAnsi="Times New Roman"/>
                <w:color w:val="000000"/>
                <w:sz w:val="18"/>
                <w:szCs w:val="18"/>
              </w:rPr>
            </w:pPr>
            <w:r>
              <w:rPr>
                <w:rFonts w:ascii="Times New Roman" w:hAnsi="Times New Roman"/>
                <w:color w:val="000000"/>
                <w:sz w:val="18"/>
                <w:szCs w:val="18"/>
              </w:rPr>
              <w:t>6</w:t>
            </w:r>
          </w:p>
        </w:tc>
        <w:tc>
          <w:tcPr>
            <w:tcW w:w="1260" w:type="dxa"/>
          </w:tcPr>
          <w:p w14:paraId="56353314">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3BBEB487">
            <w:pPr>
              <w:pStyle w:val="125"/>
              <w:rPr>
                <w:rFonts w:ascii="Times New Roman" w:hAnsi="Times New Roman"/>
                <w:color w:val="000000"/>
                <w:sz w:val="18"/>
                <w:szCs w:val="18"/>
              </w:rPr>
            </w:pPr>
            <w:r>
              <w:rPr>
                <w:rFonts w:ascii="Times New Roman" w:hAnsi="Times New Roman"/>
                <w:color w:val="000000"/>
                <w:sz w:val="18"/>
                <w:szCs w:val="18"/>
              </w:rPr>
              <w:t>3</w:t>
            </w:r>
          </w:p>
        </w:tc>
      </w:tr>
      <w:tr w14:paraId="32B07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1FA32FB2">
            <w:pPr>
              <w:pStyle w:val="125"/>
              <w:rPr>
                <w:rFonts w:ascii="Times New Roman" w:hAnsi="Times New Roman"/>
                <w:color w:val="000000"/>
                <w:sz w:val="18"/>
                <w:szCs w:val="18"/>
              </w:rPr>
            </w:pPr>
            <w:r>
              <w:rPr>
                <w:rFonts w:ascii="Times New Roman" w:hAnsi="Times New Roman"/>
                <w:color w:val="000000"/>
                <w:sz w:val="18"/>
                <w:szCs w:val="18"/>
              </w:rPr>
              <w:t>7</w:t>
            </w:r>
          </w:p>
        </w:tc>
        <w:tc>
          <w:tcPr>
            <w:tcW w:w="1260" w:type="dxa"/>
          </w:tcPr>
          <w:p w14:paraId="739C002B">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338ED6B2">
            <w:pPr>
              <w:pStyle w:val="125"/>
              <w:rPr>
                <w:rFonts w:ascii="Times New Roman" w:hAnsi="Times New Roman"/>
                <w:color w:val="000000"/>
                <w:sz w:val="18"/>
                <w:szCs w:val="18"/>
              </w:rPr>
            </w:pPr>
            <w:r>
              <w:rPr>
                <w:rFonts w:ascii="Times New Roman" w:hAnsi="Times New Roman"/>
                <w:color w:val="000000"/>
                <w:sz w:val="18"/>
                <w:szCs w:val="18"/>
              </w:rPr>
              <w:t>3</w:t>
            </w:r>
          </w:p>
        </w:tc>
      </w:tr>
      <w:tr w14:paraId="24F34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7D1700C8">
            <w:pPr>
              <w:pStyle w:val="125"/>
              <w:rPr>
                <w:rFonts w:ascii="Times New Roman" w:hAnsi="Times New Roman"/>
                <w:color w:val="000000"/>
                <w:sz w:val="18"/>
                <w:szCs w:val="18"/>
              </w:rPr>
            </w:pPr>
            <w:r>
              <w:rPr>
                <w:rFonts w:ascii="Times New Roman" w:hAnsi="Times New Roman"/>
                <w:color w:val="000000"/>
                <w:sz w:val="18"/>
                <w:szCs w:val="18"/>
              </w:rPr>
              <w:t>9</w:t>
            </w:r>
          </w:p>
        </w:tc>
        <w:tc>
          <w:tcPr>
            <w:tcW w:w="1260" w:type="dxa"/>
          </w:tcPr>
          <w:p w14:paraId="325339DC">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3D47D4E3">
            <w:pPr>
              <w:pStyle w:val="125"/>
              <w:rPr>
                <w:rFonts w:ascii="Times New Roman" w:hAnsi="Times New Roman"/>
                <w:color w:val="000000"/>
                <w:sz w:val="18"/>
                <w:szCs w:val="18"/>
              </w:rPr>
            </w:pPr>
            <w:r>
              <w:rPr>
                <w:rFonts w:ascii="Times New Roman" w:hAnsi="Times New Roman"/>
                <w:color w:val="000000"/>
                <w:sz w:val="18"/>
                <w:szCs w:val="18"/>
              </w:rPr>
              <w:t>4</w:t>
            </w:r>
          </w:p>
        </w:tc>
      </w:tr>
    </w:tbl>
    <w:p w14:paraId="1642FDC5">
      <w:pPr>
        <w:pStyle w:val="50"/>
      </w:pPr>
    </w:p>
    <w:p w14:paraId="177A8720">
      <w:pPr>
        <w:pStyle w:val="50"/>
      </w:pPr>
      <w:r>
        <w:t>示例3：无法与载波复用时隙，分配多个无线信标时隙仅 用于在无线上发送信标帧。网络拓扑和信标时隙排布如</w:t>
      </w:r>
      <w:r>
        <w:fldChar w:fldCharType="begin"/>
      </w:r>
      <w:r>
        <w:instrText xml:space="preserve"> REF _Ref4765 \h  \* MERGEFORMAT </w:instrText>
      </w:r>
      <w:r>
        <w:fldChar w:fldCharType="separate"/>
      </w:r>
      <w:r>
        <w:t>图 59</w:t>
      </w:r>
      <w:r>
        <w:fldChar w:fldCharType="end"/>
      </w:r>
      <w:r>
        <w:t>所示，信标条目值如</w:t>
      </w:r>
      <w:r>
        <w:fldChar w:fldCharType="begin"/>
      </w:r>
      <w:r>
        <w:instrText xml:space="preserve"> REF _Ref4987 \h  \* MERGEFORMAT </w:instrText>
      </w:r>
      <w:r>
        <w:fldChar w:fldCharType="separate"/>
      </w:r>
      <w:r>
        <w:t>表 172</w:t>
      </w:r>
      <w:r>
        <w:fldChar w:fldCharType="end"/>
      </w:r>
      <w:r>
        <w:t>所示</w:t>
      </w:r>
      <w:r>
        <w:rPr>
          <w:rFonts w:hint="eastAsia"/>
        </w:rPr>
        <w:t>。</w:t>
      </w:r>
    </w:p>
    <w:p w14:paraId="53F3BC1B">
      <w:pPr>
        <w:pStyle w:val="129"/>
      </w:pPr>
      <w:r>
        <w:object>
          <v:shape id="_x0000_i1079" o:spt="75" type="#_x0000_t75" style="height:180.75pt;width:468.75pt;" o:ole="t" filled="f" o:preferrelative="t" stroked="f" coordsize="21600,21600">
            <v:path/>
            <v:fill on="f" focussize="0,0"/>
            <v:stroke on="f" joinstyle="miter"/>
            <v:imagedata r:id="rId109" o:title=""/>
            <o:lock v:ext="edit" aspectratio="t"/>
            <w10:wrap type="none"/>
            <w10:anchorlock/>
          </v:shape>
          <o:OLEObject Type="Embed" ProgID="Visio.Drawing.15" ShapeID="_x0000_i1079" DrawAspect="Content" ObjectID="_1468075754" r:id="rId108">
            <o:LockedField>false</o:LockedField>
          </o:OLEObject>
        </w:object>
      </w:r>
    </w:p>
    <w:p w14:paraId="05912FDD">
      <w:pPr>
        <w:pStyle w:val="10"/>
      </w:pPr>
      <w:bookmarkStart w:id="3816" w:name="_Ref4765"/>
      <w:bookmarkStart w:id="3817" w:name="_Ref46331872"/>
      <w:r>
        <w:t xml:space="preserve">图 </w:t>
      </w:r>
      <w:r>
        <w:fldChar w:fldCharType="begin"/>
      </w:r>
      <w:r>
        <w:instrText xml:space="preserve"> SEQ 图 \* ARABIC </w:instrText>
      </w:r>
      <w:r>
        <w:fldChar w:fldCharType="separate"/>
      </w:r>
      <w:r>
        <w:t>59</w:t>
      </w:r>
      <w:r>
        <w:fldChar w:fldCharType="end"/>
      </w:r>
      <w:bookmarkEnd w:id="3816"/>
      <w:r>
        <w:rPr>
          <w:rFonts w:hint="eastAsia"/>
        </w:rPr>
        <w:t xml:space="preserve"> </w:t>
      </w:r>
      <w:r>
        <w:t>示例</w:t>
      </w:r>
      <w:r>
        <w:rPr>
          <w:rFonts w:hint="eastAsia"/>
        </w:rPr>
        <w:t>3时隙调度示意图</w:t>
      </w:r>
      <w:bookmarkEnd w:id="3817"/>
    </w:p>
    <w:p w14:paraId="1F00BEFD">
      <w:pPr>
        <w:pStyle w:val="10"/>
      </w:pPr>
      <w:bookmarkStart w:id="3818" w:name="_Ref4987"/>
      <w:bookmarkStart w:id="3819" w:name="_Ref46331891"/>
      <w:r>
        <w:t xml:space="preserve">表 </w:t>
      </w:r>
      <w:r>
        <w:fldChar w:fldCharType="begin"/>
      </w:r>
      <w:r>
        <w:instrText xml:space="preserve"> SEQ 表 \* ARABIC </w:instrText>
      </w:r>
      <w:r>
        <w:fldChar w:fldCharType="separate"/>
      </w:r>
      <w:r>
        <w:t>172</w:t>
      </w:r>
      <w:r>
        <w:fldChar w:fldCharType="end"/>
      </w:r>
      <w:bookmarkEnd w:id="3818"/>
      <w:r>
        <w:rPr>
          <w:rFonts w:hint="eastAsia"/>
        </w:rPr>
        <w:t xml:space="preserve"> </w:t>
      </w:r>
      <w:r>
        <w:t>示例</w:t>
      </w:r>
      <w:r>
        <w:rPr>
          <w:rFonts w:hint="eastAsia"/>
        </w:rPr>
        <w:t>3信标条目值</w:t>
      </w:r>
      <w:bookmarkEnd w:id="381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613AA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09E189D5">
            <w:pPr>
              <w:pStyle w:val="125"/>
              <w:rPr>
                <w:rFonts w:ascii="Times New Roman" w:hAnsi="Times New Roman"/>
                <w:color w:val="000000"/>
                <w:sz w:val="18"/>
                <w:szCs w:val="18"/>
              </w:rPr>
            </w:pPr>
            <w:r>
              <w:rPr>
                <w:rFonts w:ascii="Times New Roman" w:hAnsi="Times New Roman"/>
                <w:color w:val="000000"/>
                <w:sz w:val="18"/>
                <w:szCs w:val="18"/>
              </w:rPr>
              <w:t>TEI</w:t>
            </w:r>
          </w:p>
        </w:tc>
        <w:tc>
          <w:tcPr>
            <w:tcW w:w="1260" w:type="dxa"/>
          </w:tcPr>
          <w:p w14:paraId="031550F4">
            <w:pPr>
              <w:pStyle w:val="125"/>
              <w:rPr>
                <w:rFonts w:ascii="Times New Roman" w:hAnsi="Times New Roman"/>
                <w:color w:val="000000"/>
                <w:sz w:val="18"/>
                <w:szCs w:val="18"/>
              </w:rPr>
            </w:pPr>
            <w:r>
              <w:rPr>
                <w:rFonts w:ascii="Times New Roman" w:hAnsi="Times New Roman"/>
                <w:color w:val="000000"/>
                <w:sz w:val="18"/>
                <w:szCs w:val="18"/>
              </w:rPr>
              <w:t>信标类型</w:t>
            </w:r>
          </w:p>
        </w:tc>
        <w:tc>
          <w:tcPr>
            <w:tcW w:w="1559" w:type="dxa"/>
          </w:tcPr>
          <w:p w14:paraId="5DA14DFC">
            <w:pPr>
              <w:pStyle w:val="125"/>
              <w:rPr>
                <w:rFonts w:ascii="Times New Roman" w:hAnsi="Times New Roman"/>
                <w:color w:val="000000"/>
                <w:sz w:val="18"/>
                <w:szCs w:val="18"/>
              </w:rPr>
            </w:pPr>
            <w:r>
              <w:rPr>
                <w:rFonts w:ascii="Times New Roman" w:hAnsi="Times New Roman"/>
                <w:color w:val="000000"/>
                <w:sz w:val="18"/>
                <w:szCs w:val="18"/>
              </w:rPr>
              <w:t>无线信标标志</w:t>
            </w:r>
          </w:p>
        </w:tc>
      </w:tr>
      <w:tr w14:paraId="760D7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3416175E">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44A699FF">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206280B3">
            <w:pPr>
              <w:pStyle w:val="125"/>
              <w:rPr>
                <w:rFonts w:ascii="Times New Roman" w:hAnsi="Times New Roman"/>
                <w:color w:val="000000"/>
                <w:sz w:val="18"/>
                <w:szCs w:val="18"/>
              </w:rPr>
            </w:pPr>
            <w:r>
              <w:rPr>
                <w:rFonts w:ascii="Times New Roman" w:hAnsi="Times New Roman"/>
                <w:color w:val="000000"/>
                <w:sz w:val="18"/>
                <w:szCs w:val="18"/>
              </w:rPr>
              <w:t>2</w:t>
            </w:r>
          </w:p>
        </w:tc>
      </w:tr>
      <w:tr w14:paraId="2726F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56785F10">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1B8B788C">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7342B414">
            <w:pPr>
              <w:pStyle w:val="125"/>
              <w:rPr>
                <w:rFonts w:ascii="Times New Roman" w:hAnsi="Times New Roman"/>
                <w:color w:val="000000"/>
                <w:sz w:val="18"/>
                <w:szCs w:val="18"/>
              </w:rPr>
            </w:pPr>
            <w:r>
              <w:rPr>
                <w:rFonts w:ascii="Times New Roman" w:hAnsi="Times New Roman"/>
                <w:color w:val="000000"/>
                <w:sz w:val="18"/>
                <w:szCs w:val="18"/>
              </w:rPr>
              <w:t>1</w:t>
            </w:r>
          </w:p>
        </w:tc>
      </w:tr>
      <w:tr w14:paraId="10855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774A87A4">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5088611B">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4D7A787F">
            <w:pPr>
              <w:pStyle w:val="125"/>
              <w:rPr>
                <w:rFonts w:ascii="Times New Roman" w:hAnsi="Times New Roman"/>
                <w:color w:val="000000"/>
                <w:sz w:val="18"/>
                <w:szCs w:val="18"/>
              </w:rPr>
            </w:pPr>
            <w:r>
              <w:rPr>
                <w:rFonts w:ascii="Times New Roman" w:hAnsi="Times New Roman"/>
                <w:color w:val="000000"/>
                <w:sz w:val="18"/>
                <w:szCs w:val="18"/>
              </w:rPr>
              <w:t>1</w:t>
            </w:r>
          </w:p>
        </w:tc>
      </w:tr>
      <w:tr w14:paraId="29E4A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635AF52C">
            <w:pPr>
              <w:pStyle w:val="125"/>
              <w:rPr>
                <w:rFonts w:ascii="Times New Roman" w:hAnsi="Times New Roman"/>
                <w:color w:val="000000"/>
                <w:sz w:val="18"/>
                <w:szCs w:val="18"/>
              </w:rPr>
            </w:pPr>
            <w:r>
              <w:rPr>
                <w:rFonts w:ascii="Times New Roman" w:hAnsi="Times New Roman"/>
                <w:color w:val="000000"/>
                <w:sz w:val="18"/>
                <w:szCs w:val="18"/>
              </w:rPr>
              <w:t>3</w:t>
            </w:r>
          </w:p>
        </w:tc>
        <w:tc>
          <w:tcPr>
            <w:tcW w:w="1260" w:type="dxa"/>
          </w:tcPr>
          <w:p w14:paraId="04F6D7B7">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39F580E5">
            <w:pPr>
              <w:pStyle w:val="125"/>
              <w:rPr>
                <w:rFonts w:ascii="Times New Roman" w:hAnsi="Times New Roman"/>
                <w:color w:val="000000"/>
                <w:sz w:val="18"/>
                <w:szCs w:val="18"/>
              </w:rPr>
            </w:pPr>
            <w:r>
              <w:rPr>
                <w:rFonts w:ascii="Times New Roman" w:hAnsi="Times New Roman"/>
                <w:color w:val="000000"/>
                <w:sz w:val="18"/>
                <w:szCs w:val="18"/>
              </w:rPr>
              <w:t>3</w:t>
            </w:r>
          </w:p>
        </w:tc>
      </w:tr>
      <w:tr w14:paraId="08FF2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97D0EA9">
            <w:pPr>
              <w:pStyle w:val="125"/>
              <w:rPr>
                <w:rFonts w:ascii="Times New Roman" w:hAnsi="Times New Roman"/>
                <w:color w:val="000000"/>
                <w:sz w:val="18"/>
                <w:szCs w:val="18"/>
              </w:rPr>
            </w:pPr>
            <w:r>
              <w:rPr>
                <w:rFonts w:ascii="Times New Roman" w:hAnsi="Times New Roman"/>
                <w:color w:val="000000"/>
                <w:sz w:val="18"/>
                <w:szCs w:val="18"/>
              </w:rPr>
              <w:t>4</w:t>
            </w:r>
          </w:p>
        </w:tc>
        <w:tc>
          <w:tcPr>
            <w:tcW w:w="1260" w:type="dxa"/>
          </w:tcPr>
          <w:p w14:paraId="1F530F27">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3041DA5F">
            <w:pPr>
              <w:pStyle w:val="125"/>
              <w:rPr>
                <w:rFonts w:ascii="Times New Roman" w:hAnsi="Times New Roman"/>
                <w:color w:val="000000"/>
                <w:sz w:val="18"/>
                <w:szCs w:val="18"/>
              </w:rPr>
            </w:pPr>
            <w:r>
              <w:rPr>
                <w:rFonts w:ascii="Times New Roman" w:hAnsi="Times New Roman"/>
                <w:color w:val="000000"/>
                <w:sz w:val="18"/>
                <w:szCs w:val="18"/>
              </w:rPr>
              <w:t>3</w:t>
            </w:r>
          </w:p>
        </w:tc>
      </w:tr>
      <w:tr w14:paraId="6F58E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D6A5D66">
            <w:pPr>
              <w:pStyle w:val="125"/>
              <w:rPr>
                <w:rFonts w:ascii="Times New Roman" w:hAnsi="Times New Roman"/>
                <w:color w:val="000000"/>
                <w:sz w:val="18"/>
                <w:szCs w:val="18"/>
              </w:rPr>
            </w:pPr>
            <w:r>
              <w:rPr>
                <w:rFonts w:ascii="Times New Roman" w:hAnsi="Times New Roman"/>
                <w:color w:val="000000"/>
                <w:sz w:val="18"/>
                <w:szCs w:val="18"/>
              </w:rPr>
              <w:t>5</w:t>
            </w:r>
          </w:p>
        </w:tc>
        <w:tc>
          <w:tcPr>
            <w:tcW w:w="1260" w:type="dxa"/>
          </w:tcPr>
          <w:p w14:paraId="4BF2F9F7">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4618F66F">
            <w:pPr>
              <w:pStyle w:val="125"/>
              <w:rPr>
                <w:rFonts w:ascii="Times New Roman" w:hAnsi="Times New Roman"/>
                <w:color w:val="000000"/>
                <w:sz w:val="18"/>
                <w:szCs w:val="18"/>
              </w:rPr>
            </w:pPr>
            <w:r>
              <w:rPr>
                <w:rFonts w:ascii="Times New Roman" w:hAnsi="Times New Roman"/>
                <w:color w:val="000000"/>
                <w:sz w:val="18"/>
                <w:szCs w:val="18"/>
              </w:rPr>
              <w:t>4</w:t>
            </w:r>
          </w:p>
        </w:tc>
      </w:tr>
    </w:tbl>
    <w:p w14:paraId="576E64EE">
      <w:pPr>
        <w:pStyle w:val="50"/>
      </w:pPr>
      <w:r>
        <w:tab/>
      </w:r>
    </w:p>
    <w:p w14:paraId="7E61C92C">
      <w:pPr>
        <w:pStyle w:val="50"/>
      </w:pPr>
    </w:p>
    <w:p w14:paraId="3587F255">
      <w:pPr>
        <w:pStyle w:val="50"/>
      </w:pPr>
      <w:r>
        <w:t>示例4：1个无线标准信标帧使用多个载波信标时隙和一个无线时隙发送。网络拓扑和时隙排布如</w:t>
      </w:r>
      <w:r>
        <w:fldChar w:fldCharType="begin"/>
      </w:r>
      <w:r>
        <w:instrText xml:space="preserve"> REF _Ref4801 \h  \* MERGEFORMAT </w:instrText>
      </w:r>
      <w:r>
        <w:fldChar w:fldCharType="separate"/>
      </w:r>
      <w:r>
        <w:t>图 60</w:t>
      </w:r>
      <w:r>
        <w:fldChar w:fldCharType="end"/>
      </w:r>
      <w:r>
        <w:t>所示，信标时隙条目值如</w:t>
      </w:r>
      <w:r>
        <w:fldChar w:fldCharType="begin"/>
      </w:r>
      <w:r>
        <w:instrText xml:space="preserve"> REF _Ref5023 \h  \* MERGEFORMAT </w:instrText>
      </w:r>
      <w:r>
        <w:fldChar w:fldCharType="separate"/>
      </w:r>
      <w:r>
        <w:t>表 173</w:t>
      </w:r>
      <w:r>
        <w:fldChar w:fldCharType="end"/>
      </w:r>
      <w:r>
        <w:t>所</w:t>
      </w:r>
      <w:r>
        <w:rPr>
          <w:rFonts w:hint="eastAsia"/>
        </w:rPr>
        <w:t>示。</w:t>
      </w:r>
    </w:p>
    <w:p w14:paraId="666DE816">
      <w:pPr>
        <w:pStyle w:val="129"/>
      </w:pPr>
      <w:r>
        <w:object>
          <v:shape id="_x0000_i1080" o:spt="75" type="#_x0000_t75" style="height:147.75pt;width:468.75pt;" o:ole="t" filled="f" o:preferrelative="t" stroked="f" coordsize="21600,21600">
            <v:path/>
            <v:fill on="f" focussize="0,0"/>
            <v:stroke on="f" joinstyle="miter"/>
            <v:imagedata r:id="rId111" o:title=""/>
            <o:lock v:ext="edit" aspectratio="t"/>
            <w10:wrap type="none"/>
            <w10:anchorlock/>
          </v:shape>
          <o:OLEObject Type="Embed" ProgID="Visio.Drawing.15" ShapeID="_x0000_i1080" DrawAspect="Content" ObjectID="_1468075755" r:id="rId110">
            <o:LockedField>false</o:LockedField>
          </o:OLEObject>
        </w:object>
      </w:r>
    </w:p>
    <w:p w14:paraId="4AD9F10E">
      <w:pPr>
        <w:pStyle w:val="10"/>
      </w:pPr>
      <w:bookmarkStart w:id="3820" w:name="_Ref4801"/>
      <w:bookmarkStart w:id="3821" w:name="_Ref46332138"/>
      <w:r>
        <w:t xml:space="preserve">图 </w:t>
      </w:r>
      <w:r>
        <w:fldChar w:fldCharType="begin"/>
      </w:r>
      <w:r>
        <w:instrText xml:space="preserve"> SEQ 图 \* ARABIC </w:instrText>
      </w:r>
      <w:r>
        <w:fldChar w:fldCharType="separate"/>
      </w:r>
      <w:r>
        <w:t>60</w:t>
      </w:r>
      <w:r>
        <w:fldChar w:fldCharType="end"/>
      </w:r>
      <w:bookmarkEnd w:id="3820"/>
      <w:r>
        <w:rPr>
          <w:rFonts w:hint="eastAsia"/>
        </w:rPr>
        <w:t xml:space="preserve"> 示例4时隙调度示意图</w:t>
      </w:r>
      <w:bookmarkEnd w:id="3821"/>
    </w:p>
    <w:p w14:paraId="134FA266">
      <w:pPr>
        <w:pStyle w:val="10"/>
      </w:pPr>
      <w:bookmarkStart w:id="3822" w:name="_Ref5023"/>
      <w:bookmarkStart w:id="3823" w:name="_Ref46332148"/>
      <w:r>
        <w:t xml:space="preserve">表 </w:t>
      </w:r>
      <w:r>
        <w:fldChar w:fldCharType="begin"/>
      </w:r>
      <w:r>
        <w:instrText xml:space="preserve"> SEQ 表 \* ARABIC </w:instrText>
      </w:r>
      <w:r>
        <w:fldChar w:fldCharType="separate"/>
      </w:r>
      <w:r>
        <w:t>173</w:t>
      </w:r>
      <w:r>
        <w:fldChar w:fldCharType="end"/>
      </w:r>
      <w:bookmarkEnd w:id="3822"/>
      <w:r>
        <w:rPr>
          <w:rFonts w:hint="eastAsia"/>
        </w:rPr>
        <w:t xml:space="preserve"> </w:t>
      </w:r>
      <w:r>
        <w:t>示例</w:t>
      </w:r>
      <w:r>
        <w:rPr>
          <w:rFonts w:hint="eastAsia"/>
        </w:rPr>
        <w:t>4信标时隙条目值</w:t>
      </w:r>
      <w:bookmarkEnd w:id="382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502D7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7D3D73F4">
            <w:pPr>
              <w:pStyle w:val="125"/>
              <w:rPr>
                <w:rFonts w:ascii="Times New Roman" w:hAnsi="Times New Roman"/>
                <w:color w:val="000000"/>
                <w:sz w:val="18"/>
                <w:szCs w:val="18"/>
              </w:rPr>
            </w:pPr>
            <w:r>
              <w:rPr>
                <w:rFonts w:ascii="Times New Roman" w:hAnsi="Times New Roman"/>
                <w:color w:val="000000"/>
                <w:sz w:val="18"/>
                <w:szCs w:val="18"/>
              </w:rPr>
              <w:t>TEI</w:t>
            </w:r>
          </w:p>
        </w:tc>
        <w:tc>
          <w:tcPr>
            <w:tcW w:w="1260" w:type="dxa"/>
          </w:tcPr>
          <w:p w14:paraId="74DFD43F">
            <w:pPr>
              <w:pStyle w:val="125"/>
              <w:rPr>
                <w:rFonts w:ascii="Times New Roman" w:hAnsi="Times New Roman"/>
                <w:color w:val="000000"/>
                <w:sz w:val="18"/>
                <w:szCs w:val="18"/>
              </w:rPr>
            </w:pPr>
            <w:r>
              <w:rPr>
                <w:rFonts w:ascii="Times New Roman" w:hAnsi="Times New Roman"/>
                <w:color w:val="000000"/>
                <w:sz w:val="18"/>
                <w:szCs w:val="18"/>
              </w:rPr>
              <w:t>信标类型</w:t>
            </w:r>
          </w:p>
        </w:tc>
        <w:tc>
          <w:tcPr>
            <w:tcW w:w="1559" w:type="dxa"/>
          </w:tcPr>
          <w:p w14:paraId="34EDD38C">
            <w:pPr>
              <w:pStyle w:val="125"/>
              <w:rPr>
                <w:rFonts w:ascii="Times New Roman" w:hAnsi="Times New Roman"/>
                <w:color w:val="000000"/>
                <w:sz w:val="18"/>
                <w:szCs w:val="18"/>
              </w:rPr>
            </w:pPr>
            <w:r>
              <w:rPr>
                <w:rFonts w:ascii="Times New Roman" w:hAnsi="Times New Roman"/>
                <w:color w:val="000000"/>
                <w:sz w:val="18"/>
                <w:szCs w:val="18"/>
              </w:rPr>
              <w:t>无线信标标志</w:t>
            </w:r>
          </w:p>
        </w:tc>
      </w:tr>
      <w:tr w14:paraId="1F45F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FDDF4FF">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0C0379CA">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789443C7">
            <w:pPr>
              <w:pStyle w:val="125"/>
              <w:rPr>
                <w:rFonts w:ascii="Times New Roman" w:hAnsi="Times New Roman"/>
                <w:color w:val="000000"/>
                <w:sz w:val="18"/>
                <w:szCs w:val="18"/>
              </w:rPr>
            </w:pPr>
            <w:r>
              <w:rPr>
                <w:rFonts w:ascii="Times New Roman" w:hAnsi="Times New Roman"/>
                <w:color w:val="000000"/>
                <w:sz w:val="18"/>
                <w:szCs w:val="18"/>
              </w:rPr>
              <w:t>2</w:t>
            </w:r>
          </w:p>
        </w:tc>
      </w:tr>
      <w:tr w14:paraId="578FF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432B287">
            <w:pPr>
              <w:pStyle w:val="125"/>
              <w:rPr>
                <w:rFonts w:ascii="Times New Roman" w:hAnsi="Times New Roman"/>
                <w:color w:val="000000"/>
                <w:sz w:val="18"/>
                <w:szCs w:val="18"/>
              </w:rPr>
            </w:pPr>
            <w:r>
              <w:rPr>
                <w:rFonts w:ascii="Times New Roman" w:hAnsi="Times New Roman"/>
                <w:color w:val="000000"/>
                <w:sz w:val="18"/>
                <w:szCs w:val="18"/>
              </w:rPr>
              <w:t>3</w:t>
            </w:r>
          </w:p>
        </w:tc>
        <w:tc>
          <w:tcPr>
            <w:tcW w:w="1260" w:type="dxa"/>
          </w:tcPr>
          <w:p w14:paraId="689A2290">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60C78253">
            <w:pPr>
              <w:pStyle w:val="125"/>
              <w:rPr>
                <w:rFonts w:ascii="Times New Roman" w:hAnsi="Times New Roman"/>
                <w:color w:val="000000"/>
                <w:sz w:val="18"/>
                <w:szCs w:val="18"/>
              </w:rPr>
            </w:pPr>
            <w:r>
              <w:rPr>
                <w:rFonts w:ascii="Times New Roman" w:hAnsi="Times New Roman"/>
                <w:color w:val="000000"/>
                <w:sz w:val="18"/>
                <w:szCs w:val="18"/>
              </w:rPr>
              <w:t>4</w:t>
            </w:r>
          </w:p>
        </w:tc>
      </w:tr>
      <w:tr w14:paraId="69C66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AAB0762">
            <w:pPr>
              <w:pStyle w:val="125"/>
              <w:rPr>
                <w:rFonts w:ascii="Times New Roman" w:hAnsi="Times New Roman"/>
                <w:color w:val="000000"/>
                <w:sz w:val="18"/>
                <w:szCs w:val="18"/>
              </w:rPr>
            </w:pPr>
            <w:r>
              <w:rPr>
                <w:rFonts w:ascii="Times New Roman" w:hAnsi="Times New Roman"/>
                <w:color w:val="000000"/>
                <w:sz w:val="18"/>
                <w:szCs w:val="18"/>
              </w:rPr>
              <w:t>5</w:t>
            </w:r>
          </w:p>
        </w:tc>
        <w:tc>
          <w:tcPr>
            <w:tcW w:w="1260" w:type="dxa"/>
          </w:tcPr>
          <w:p w14:paraId="0A38E108">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62301A18">
            <w:pPr>
              <w:pStyle w:val="125"/>
              <w:rPr>
                <w:rFonts w:ascii="Times New Roman" w:hAnsi="Times New Roman"/>
                <w:color w:val="000000"/>
                <w:sz w:val="18"/>
                <w:szCs w:val="18"/>
              </w:rPr>
            </w:pPr>
            <w:r>
              <w:rPr>
                <w:rFonts w:ascii="Times New Roman" w:hAnsi="Times New Roman"/>
                <w:color w:val="000000"/>
                <w:sz w:val="18"/>
                <w:szCs w:val="18"/>
              </w:rPr>
              <w:t>4</w:t>
            </w:r>
          </w:p>
        </w:tc>
      </w:tr>
      <w:tr w14:paraId="7CB55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6F463270">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1893AC32">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0F41F2FB">
            <w:pPr>
              <w:pStyle w:val="125"/>
              <w:rPr>
                <w:rFonts w:ascii="Times New Roman" w:hAnsi="Times New Roman"/>
                <w:color w:val="000000"/>
                <w:sz w:val="18"/>
                <w:szCs w:val="18"/>
              </w:rPr>
            </w:pPr>
            <w:r>
              <w:rPr>
                <w:rFonts w:ascii="Times New Roman" w:hAnsi="Times New Roman"/>
                <w:color w:val="000000"/>
                <w:sz w:val="18"/>
                <w:szCs w:val="18"/>
              </w:rPr>
              <w:t>1</w:t>
            </w:r>
          </w:p>
        </w:tc>
      </w:tr>
      <w:tr w14:paraId="42A57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00A3D0CC">
            <w:pPr>
              <w:pStyle w:val="125"/>
              <w:rPr>
                <w:rFonts w:ascii="Times New Roman" w:hAnsi="Times New Roman"/>
                <w:color w:val="000000"/>
                <w:sz w:val="18"/>
                <w:szCs w:val="18"/>
              </w:rPr>
            </w:pPr>
            <w:r>
              <w:rPr>
                <w:rFonts w:ascii="Times New Roman" w:hAnsi="Times New Roman"/>
                <w:color w:val="000000"/>
                <w:sz w:val="18"/>
                <w:szCs w:val="18"/>
              </w:rPr>
              <w:t>4</w:t>
            </w:r>
          </w:p>
        </w:tc>
        <w:tc>
          <w:tcPr>
            <w:tcW w:w="1260" w:type="dxa"/>
          </w:tcPr>
          <w:p w14:paraId="171F8EEE">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6273FCD5">
            <w:pPr>
              <w:pStyle w:val="125"/>
              <w:rPr>
                <w:rFonts w:ascii="Times New Roman" w:hAnsi="Times New Roman"/>
                <w:color w:val="000000"/>
                <w:sz w:val="18"/>
                <w:szCs w:val="18"/>
              </w:rPr>
            </w:pPr>
            <w:r>
              <w:rPr>
                <w:rFonts w:ascii="Times New Roman" w:hAnsi="Times New Roman"/>
                <w:color w:val="000000"/>
                <w:sz w:val="18"/>
                <w:szCs w:val="18"/>
              </w:rPr>
              <w:t>3</w:t>
            </w:r>
          </w:p>
        </w:tc>
      </w:tr>
      <w:tr w14:paraId="153E8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31B774D">
            <w:pPr>
              <w:pStyle w:val="125"/>
              <w:rPr>
                <w:rFonts w:ascii="Times New Roman" w:hAnsi="Times New Roman"/>
                <w:color w:val="000000"/>
                <w:sz w:val="18"/>
                <w:szCs w:val="18"/>
              </w:rPr>
            </w:pPr>
            <w:r>
              <w:rPr>
                <w:rFonts w:ascii="Times New Roman" w:hAnsi="Times New Roman"/>
                <w:color w:val="000000"/>
                <w:sz w:val="18"/>
                <w:szCs w:val="18"/>
              </w:rPr>
              <w:t>6</w:t>
            </w:r>
          </w:p>
        </w:tc>
        <w:tc>
          <w:tcPr>
            <w:tcW w:w="1260" w:type="dxa"/>
          </w:tcPr>
          <w:p w14:paraId="6945832A">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1F5DA260">
            <w:pPr>
              <w:pStyle w:val="125"/>
              <w:rPr>
                <w:rFonts w:ascii="Times New Roman" w:hAnsi="Times New Roman"/>
                <w:color w:val="000000"/>
                <w:sz w:val="18"/>
                <w:szCs w:val="18"/>
              </w:rPr>
            </w:pPr>
            <w:r>
              <w:rPr>
                <w:rFonts w:ascii="Times New Roman" w:hAnsi="Times New Roman"/>
                <w:color w:val="000000"/>
                <w:sz w:val="18"/>
                <w:szCs w:val="18"/>
              </w:rPr>
              <w:t>2</w:t>
            </w:r>
          </w:p>
        </w:tc>
      </w:tr>
      <w:tr w14:paraId="0E677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5A1F3CB2">
            <w:pPr>
              <w:pStyle w:val="125"/>
              <w:rPr>
                <w:rFonts w:ascii="Times New Roman" w:hAnsi="Times New Roman"/>
                <w:color w:val="000000"/>
                <w:sz w:val="18"/>
                <w:szCs w:val="18"/>
              </w:rPr>
            </w:pPr>
            <w:r>
              <w:rPr>
                <w:rFonts w:ascii="Times New Roman" w:hAnsi="Times New Roman"/>
                <w:color w:val="000000"/>
                <w:sz w:val="18"/>
                <w:szCs w:val="18"/>
              </w:rPr>
              <w:t>7</w:t>
            </w:r>
          </w:p>
        </w:tc>
        <w:tc>
          <w:tcPr>
            <w:tcW w:w="1260" w:type="dxa"/>
          </w:tcPr>
          <w:p w14:paraId="2959FE75">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59E9AA18">
            <w:pPr>
              <w:pStyle w:val="125"/>
              <w:rPr>
                <w:rFonts w:ascii="Times New Roman" w:hAnsi="Times New Roman"/>
                <w:color w:val="000000"/>
                <w:sz w:val="18"/>
                <w:szCs w:val="18"/>
              </w:rPr>
            </w:pPr>
            <w:r>
              <w:rPr>
                <w:rFonts w:ascii="Times New Roman" w:hAnsi="Times New Roman"/>
                <w:color w:val="000000"/>
                <w:sz w:val="18"/>
                <w:szCs w:val="18"/>
              </w:rPr>
              <w:t>2</w:t>
            </w:r>
          </w:p>
        </w:tc>
      </w:tr>
      <w:tr w14:paraId="0A651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50DDD49">
            <w:pPr>
              <w:pStyle w:val="125"/>
              <w:rPr>
                <w:rFonts w:ascii="Times New Roman" w:hAnsi="Times New Roman"/>
                <w:color w:val="000000"/>
                <w:sz w:val="18"/>
                <w:szCs w:val="18"/>
              </w:rPr>
            </w:pPr>
            <w:r>
              <w:rPr>
                <w:rFonts w:ascii="Times New Roman" w:hAnsi="Times New Roman"/>
                <w:color w:val="000000"/>
                <w:sz w:val="18"/>
                <w:szCs w:val="18"/>
              </w:rPr>
              <w:t>8</w:t>
            </w:r>
          </w:p>
        </w:tc>
        <w:tc>
          <w:tcPr>
            <w:tcW w:w="1260" w:type="dxa"/>
          </w:tcPr>
          <w:p w14:paraId="7A2D9B05">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3D1C52F3">
            <w:pPr>
              <w:pStyle w:val="125"/>
              <w:rPr>
                <w:rFonts w:ascii="Times New Roman" w:hAnsi="Times New Roman"/>
                <w:color w:val="000000"/>
                <w:sz w:val="18"/>
                <w:szCs w:val="18"/>
              </w:rPr>
            </w:pPr>
            <w:r>
              <w:rPr>
                <w:rFonts w:ascii="Times New Roman" w:hAnsi="Times New Roman"/>
                <w:color w:val="000000"/>
                <w:sz w:val="18"/>
                <w:szCs w:val="18"/>
              </w:rPr>
              <w:t>4</w:t>
            </w:r>
          </w:p>
        </w:tc>
      </w:tr>
    </w:tbl>
    <w:p w14:paraId="43AF8A4A">
      <w:pPr>
        <w:pStyle w:val="50"/>
      </w:pPr>
    </w:p>
    <w:p w14:paraId="6E925AEA">
      <w:pPr>
        <w:pStyle w:val="50"/>
      </w:pPr>
      <w:r>
        <w:t>示例5：CCO使用3个CCO信标时隙和1个非CCO信标时隙在无线信道上发送1个标准信标帧。网络拓扑和时隙排布如</w:t>
      </w:r>
      <w:r>
        <w:fldChar w:fldCharType="begin"/>
      </w:r>
      <w:r>
        <w:instrText xml:space="preserve"> REF _Ref4830 \h  \* MERGEFORMAT </w:instrText>
      </w:r>
      <w:r>
        <w:fldChar w:fldCharType="separate"/>
      </w:r>
      <w:r>
        <w:t>图 61</w:t>
      </w:r>
      <w:r>
        <w:fldChar w:fldCharType="end"/>
      </w:r>
      <w:r>
        <w:t>所示，信标时隙条目如</w:t>
      </w:r>
      <w:r>
        <w:fldChar w:fldCharType="begin"/>
      </w:r>
      <w:r>
        <w:instrText xml:space="preserve"> REF _Ref5075 \h  \* MERGEFORMAT </w:instrText>
      </w:r>
      <w:r>
        <w:fldChar w:fldCharType="separate"/>
      </w:r>
      <w:r>
        <w:t>表 174</w:t>
      </w:r>
      <w:r>
        <w:fldChar w:fldCharType="end"/>
      </w:r>
      <w:r>
        <w:t>所示。</w:t>
      </w:r>
    </w:p>
    <w:p w14:paraId="0FFE3D87">
      <w:pPr>
        <w:pStyle w:val="129"/>
      </w:pPr>
      <w:r>
        <w:object>
          <v:shape id="_x0000_i1081" o:spt="75" type="#_x0000_t75" style="height:123.75pt;width:468.75pt;" o:ole="t" filled="f" o:preferrelative="t" stroked="f" coordsize="21600,21600">
            <v:path/>
            <v:fill on="f" focussize="0,0"/>
            <v:stroke on="f" joinstyle="miter"/>
            <v:imagedata r:id="rId113" o:title=""/>
            <o:lock v:ext="edit" aspectratio="t"/>
            <w10:wrap type="none"/>
            <w10:anchorlock/>
          </v:shape>
          <o:OLEObject Type="Embed" ProgID="Visio.Drawing.15" ShapeID="_x0000_i1081" DrawAspect="Content" ObjectID="_1468075756" r:id="rId112">
            <o:LockedField>false</o:LockedField>
          </o:OLEObject>
        </w:object>
      </w:r>
    </w:p>
    <w:p w14:paraId="12DD42B5">
      <w:pPr>
        <w:pStyle w:val="10"/>
      </w:pPr>
      <w:bookmarkStart w:id="3824" w:name="_Ref4830"/>
      <w:bookmarkStart w:id="3825" w:name="_Ref46334231"/>
      <w:r>
        <w:t xml:space="preserve">图 </w:t>
      </w:r>
      <w:r>
        <w:fldChar w:fldCharType="begin"/>
      </w:r>
      <w:r>
        <w:instrText xml:space="preserve"> SEQ 图 \* ARABIC </w:instrText>
      </w:r>
      <w:r>
        <w:fldChar w:fldCharType="separate"/>
      </w:r>
      <w:r>
        <w:t>61</w:t>
      </w:r>
      <w:r>
        <w:fldChar w:fldCharType="end"/>
      </w:r>
      <w:bookmarkEnd w:id="3824"/>
      <w:r>
        <w:rPr>
          <w:rFonts w:hint="eastAsia"/>
        </w:rPr>
        <w:t xml:space="preserve"> </w:t>
      </w:r>
      <w:r>
        <w:t>示例</w:t>
      </w:r>
      <w:r>
        <w:rPr>
          <w:rFonts w:hint="eastAsia"/>
        </w:rPr>
        <w:t>5时隙调度示意图</w:t>
      </w:r>
      <w:bookmarkEnd w:id="3825"/>
    </w:p>
    <w:p w14:paraId="38594B65">
      <w:pPr>
        <w:pStyle w:val="10"/>
      </w:pPr>
      <w:bookmarkStart w:id="3826" w:name="_Ref5075"/>
      <w:bookmarkStart w:id="3827" w:name="_Ref46334252"/>
      <w:r>
        <w:t xml:space="preserve">表 </w:t>
      </w:r>
      <w:r>
        <w:fldChar w:fldCharType="begin"/>
      </w:r>
      <w:r>
        <w:instrText xml:space="preserve"> SEQ 表 \* ARABIC </w:instrText>
      </w:r>
      <w:r>
        <w:fldChar w:fldCharType="separate"/>
      </w:r>
      <w:r>
        <w:t>174</w:t>
      </w:r>
      <w:r>
        <w:fldChar w:fldCharType="end"/>
      </w:r>
      <w:bookmarkEnd w:id="3826"/>
      <w:r>
        <w:rPr>
          <w:rFonts w:hint="eastAsia"/>
        </w:rPr>
        <w:t xml:space="preserve"> </w:t>
      </w:r>
      <w:r>
        <w:t>示例</w:t>
      </w:r>
      <w:r>
        <w:rPr>
          <w:rFonts w:hint="eastAsia"/>
        </w:rPr>
        <w:t>5信标时隙条目值</w:t>
      </w:r>
      <w:bookmarkEnd w:id="382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201FC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6DFF8CE2">
            <w:pPr>
              <w:pStyle w:val="125"/>
              <w:rPr>
                <w:rFonts w:ascii="Times New Roman" w:hAnsi="Times New Roman"/>
                <w:color w:val="000000"/>
                <w:sz w:val="18"/>
                <w:szCs w:val="18"/>
              </w:rPr>
            </w:pPr>
            <w:r>
              <w:rPr>
                <w:rFonts w:ascii="Times New Roman" w:hAnsi="Times New Roman"/>
                <w:color w:val="000000"/>
                <w:sz w:val="18"/>
                <w:szCs w:val="18"/>
              </w:rPr>
              <w:t>TEI</w:t>
            </w:r>
          </w:p>
        </w:tc>
        <w:tc>
          <w:tcPr>
            <w:tcW w:w="1260" w:type="dxa"/>
          </w:tcPr>
          <w:p w14:paraId="38912CDD">
            <w:pPr>
              <w:pStyle w:val="125"/>
              <w:rPr>
                <w:rFonts w:ascii="Times New Roman" w:hAnsi="Times New Roman"/>
                <w:color w:val="000000"/>
                <w:sz w:val="18"/>
                <w:szCs w:val="18"/>
              </w:rPr>
            </w:pPr>
            <w:r>
              <w:rPr>
                <w:rFonts w:ascii="Times New Roman" w:hAnsi="Times New Roman"/>
                <w:color w:val="000000"/>
                <w:sz w:val="18"/>
                <w:szCs w:val="18"/>
              </w:rPr>
              <w:t>信标类型</w:t>
            </w:r>
          </w:p>
        </w:tc>
        <w:tc>
          <w:tcPr>
            <w:tcW w:w="1559" w:type="dxa"/>
          </w:tcPr>
          <w:p w14:paraId="58465CFE">
            <w:pPr>
              <w:pStyle w:val="125"/>
              <w:rPr>
                <w:rFonts w:ascii="Times New Roman" w:hAnsi="Times New Roman"/>
                <w:color w:val="000000"/>
                <w:sz w:val="18"/>
                <w:szCs w:val="18"/>
              </w:rPr>
            </w:pPr>
            <w:r>
              <w:rPr>
                <w:rFonts w:ascii="Times New Roman" w:hAnsi="Times New Roman"/>
                <w:color w:val="000000"/>
                <w:sz w:val="18"/>
                <w:szCs w:val="18"/>
              </w:rPr>
              <w:t>无线信标标志</w:t>
            </w:r>
          </w:p>
        </w:tc>
      </w:tr>
      <w:tr w14:paraId="1195A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475B76B5">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7876A6F8">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0BCFCDAA">
            <w:pPr>
              <w:pStyle w:val="125"/>
              <w:rPr>
                <w:rFonts w:ascii="Times New Roman" w:hAnsi="Times New Roman"/>
                <w:color w:val="000000"/>
                <w:sz w:val="18"/>
                <w:szCs w:val="18"/>
              </w:rPr>
            </w:pPr>
            <w:r>
              <w:rPr>
                <w:rFonts w:ascii="Times New Roman" w:hAnsi="Times New Roman"/>
                <w:color w:val="000000"/>
                <w:sz w:val="18"/>
                <w:szCs w:val="18"/>
              </w:rPr>
              <w:t>3</w:t>
            </w:r>
          </w:p>
        </w:tc>
      </w:tr>
      <w:tr w14:paraId="5D95C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0333AAA9">
            <w:pPr>
              <w:pStyle w:val="125"/>
              <w:rPr>
                <w:rFonts w:ascii="Times New Roman" w:hAnsi="Times New Roman"/>
                <w:color w:val="000000"/>
                <w:sz w:val="18"/>
                <w:szCs w:val="18"/>
              </w:rPr>
            </w:pPr>
            <w:r>
              <w:rPr>
                <w:rFonts w:ascii="Times New Roman" w:hAnsi="Times New Roman"/>
                <w:color w:val="000000"/>
                <w:sz w:val="18"/>
                <w:szCs w:val="18"/>
              </w:rPr>
              <w:t>3</w:t>
            </w:r>
          </w:p>
        </w:tc>
        <w:tc>
          <w:tcPr>
            <w:tcW w:w="1260" w:type="dxa"/>
          </w:tcPr>
          <w:p w14:paraId="51343999">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2510FB3F">
            <w:pPr>
              <w:pStyle w:val="125"/>
              <w:rPr>
                <w:rFonts w:ascii="Times New Roman" w:hAnsi="Times New Roman"/>
                <w:color w:val="000000"/>
                <w:sz w:val="18"/>
                <w:szCs w:val="18"/>
              </w:rPr>
            </w:pPr>
            <w:r>
              <w:rPr>
                <w:rFonts w:ascii="Times New Roman" w:hAnsi="Times New Roman"/>
                <w:color w:val="000000"/>
                <w:sz w:val="18"/>
                <w:szCs w:val="18"/>
              </w:rPr>
              <w:t>3</w:t>
            </w:r>
          </w:p>
        </w:tc>
      </w:tr>
      <w:tr w14:paraId="22BC5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3C6D7CC5">
            <w:pPr>
              <w:pStyle w:val="125"/>
              <w:rPr>
                <w:rFonts w:ascii="Times New Roman" w:hAnsi="Times New Roman"/>
                <w:color w:val="000000"/>
                <w:sz w:val="18"/>
                <w:szCs w:val="18"/>
              </w:rPr>
            </w:pPr>
            <w:r>
              <w:rPr>
                <w:rFonts w:ascii="Times New Roman" w:hAnsi="Times New Roman"/>
                <w:color w:val="000000"/>
                <w:sz w:val="18"/>
                <w:szCs w:val="18"/>
              </w:rPr>
              <w:t>4</w:t>
            </w:r>
          </w:p>
        </w:tc>
        <w:tc>
          <w:tcPr>
            <w:tcW w:w="1260" w:type="dxa"/>
          </w:tcPr>
          <w:p w14:paraId="5D19981A">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4CDB0C18">
            <w:pPr>
              <w:pStyle w:val="125"/>
              <w:rPr>
                <w:rFonts w:ascii="Times New Roman" w:hAnsi="Times New Roman"/>
                <w:color w:val="000000"/>
                <w:sz w:val="18"/>
                <w:szCs w:val="18"/>
              </w:rPr>
            </w:pPr>
            <w:r>
              <w:rPr>
                <w:rFonts w:ascii="Times New Roman" w:hAnsi="Times New Roman"/>
                <w:color w:val="000000"/>
                <w:sz w:val="18"/>
                <w:szCs w:val="18"/>
              </w:rPr>
              <w:t>3</w:t>
            </w:r>
          </w:p>
        </w:tc>
      </w:tr>
      <w:tr w14:paraId="61893E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755646DD">
            <w:pPr>
              <w:pStyle w:val="125"/>
              <w:rPr>
                <w:rFonts w:ascii="Times New Roman" w:hAnsi="Times New Roman"/>
                <w:color w:val="000000"/>
                <w:sz w:val="18"/>
                <w:szCs w:val="18"/>
              </w:rPr>
            </w:pPr>
            <w:r>
              <w:rPr>
                <w:rFonts w:ascii="Times New Roman" w:hAnsi="Times New Roman"/>
                <w:color w:val="000000"/>
                <w:sz w:val="18"/>
                <w:szCs w:val="18"/>
              </w:rPr>
              <w:t>5</w:t>
            </w:r>
          </w:p>
        </w:tc>
        <w:tc>
          <w:tcPr>
            <w:tcW w:w="1260" w:type="dxa"/>
          </w:tcPr>
          <w:p w14:paraId="11308A3D">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578748B3">
            <w:pPr>
              <w:pStyle w:val="125"/>
              <w:rPr>
                <w:rFonts w:ascii="Times New Roman" w:hAnsi="Times New Roman"/>
                <w:color w:val="000000"/>
                <w:sz w:val="18"/>
                <w:szCs w:val="18"/>
              </w:rPr>
            </w:pPr>
            <w:r>
              <w:rPr>
                <w:rFonts w:ascii="Times New Roman" w:hAnsi="Times New Roman"/>
                <w:color w:val="000000"/>
                <w:sz w:val="18"/>
                <w:szCs w:val="18"/>
              </w:rPr>
              <w:t>4</w:t>
            </w:r>
          </w:p>
        </w:tc>
      </w:tr>
    </w:tbl>
    <w:p w14:paraId="7354CF88">
      <w:pPr>
        <w:pStyle w:val="50"/>
      </w:pPr>
    </w:p>
    <w:p w14:paraId="353AD3DE">
      <w:pPr>
        <w:pStyle w:val="50"/>
      </w:pPr>
      <w:r>
        <w:t>示例6：CCO使用3个CCO信标时隙和3个非CCO信标时隙在无线信道上发送1个标准信标帧。网络拓扑和时隙排布如</w:t>
      </w:r>
      <w:r>
        <w:fldChar w:fldCharType="begin"/>
      </w:r>
      <w:r>
        <w:instrText xml:space="preserve"> REF _Ref4853 \h  \* MERGEFORMAT </w:instrText>
      </w:r>
      <w:r>
        <w:fldChar w:fldCharType="separate"/>
      </w:r>
      <w:r>
        <w:t>图 62</w:t>
      </w:r>
      <w:r>
        <w:fldChar w:fldCharType="end"/>
      </w:r>
      <w:r>
        <w:t>所示，信标时隙条目如</w:t>
      </w:r>
      <w:r>
        <w:fldChar w:fldCharType="begin"/>
      </w:r>
      <w:r>
        <w:instrText xml:space="preserve"> REF _Ref5131 \h  \* MERGEFORMAT </w:instrText>
      </w:r>
      <w:r>
        <w:fldChar w:fldCharType="separate"/>
      </w:r>
      <w:r>
        <w:t>表 175</w:t>
      </w:r>
      <w:r>
        <w:fldChar w:fldCharType="end"/>
      </w:r>
      <w:r>
        <w:t>所示</w:t>
      </w:r>
      <w:r>
        <w:rPr>
          <w:rFonts w:hint="eastAsia"/>
        </w:rPr>
        <w:t>。</w:t>
      </w:r>
    </w:p>
    <w:p w14:paraId="252872E3">
      <w:pPr>
        <w:pStyle w:val="129"/>
      </w:pPr>
      <w:r>
        <w:object>
          <v:shape id="_x0000_i1082" o:spt="75" type="#_x0000_t75" style="height:126pt;width:467.25pt;" o:ole="t" filled="f" o:preferrelative="t" stroked="f" coordsize="21600,21600">
            <v:path/>
            <v:fill on="f" focussize="0,0"/>
            <v:stroke on="f" joinstyle="miter"/>
            <v:imagedata r:id="rId115" o:title=""/>
            <o:lock v:ext="edit" aspectratio="t"/>
            <w10:wrap type="none"/>
            <w10:anchorlock/>
          </v:shape>
          <o:OLEObject Type="Embed" ProgID="Visio.Drawing.15" ShapeID="_x0000_i1082" DrawAspect="Content" ObjectID="_1468075757" r:id="rId114">
            <o:LockedField>false</o:LockedField>
          </o:OLEObject>
        </w:object>
      </w:r>
    </w:p>
    <w:p w14:paraId="7992AFA2">
      <w:pPr>
        <w:pStyle w:val="10"/>
      </w:pPr>
      <w:bookmarkStart w:id="3828" w:name="_Ref4853"/>
      <w:bookmarkStart w:id="3829" w:name="_Ref46334270"/>
      <w:r>
        <w:t xml:space="preserve">图 </w:t>
      </w:r>
      <w:r>
        <w:fldChar w:fldCharType="begin"/>
      </w:r>
      <w:r>
        <w:instrText xml:space="preserve"> SEQ 图 \* ARABIC </w:instrText>
      </w:r>
      <w:r>
        <w:fldChar w:fldCharType="separate"/>
      </w:r>
      <w:r>
        <w:t>62</w:t>
      </w:r>
      <w:r>
        <w:fldChar w:fldCharType="end"/>
      </w:r>
      <w:bookmarkEnd w:id="3828"/>
      <w:r>
        <w:rPr>
          <w:rFonts w:hint="eastAsia"/>
        </w:rPr>
        <w:t xml:space="preserve"> </w:t>
      </w:r>
      <w:r>
        <w:t>示例</w:t>
      </w:r>
      <w:r>
        <w:rPr>
          <w:rFonts w:hint="eastAsia"/>
        </w:rPr>
        <w:t>6时隙调度示意图</w:t>
      </w:r>
      <w:bookmarkEnd w:id="3829"/>
    </w:p>
    <w:p w14:paraId="70015361">
      <w:pPr>
        <w:pStyle w:val="10"/>
      </w:pPr>
      <w:bookmarkStart w:id="3830" w:name="_Ref5131"/>
      <w:bookmarkStart w:id="3831" w:name="_Ref46334284"/>
      <w:r>
        <w:t xml:space="preserve">表 </w:t>
      </w:r>
      <w:r>
        <w:fldChar w:fldCharType="begin"/>
      </w:r>
      <w:r>
        <w:instrText xml:space="preserve"> SEQ 表 \* ARABIC </w:instrText>
      </w:r>
      <w:r>
        <w:fldChar w:fldCharType="separate"/>
      </w:r>
      <w:r>
        <w:t>175</w:t>
      </w:r>
      <w:r>
        <w:fldChar w:fldCharType="end"/>
      </w:r>
      <w:bookmarkEnd w:id="3830"/>
      <w:r>
        <w:rPr>
          <w:rFonts w:hint="eastAsia"/>
        </w:rPr>
        <w:t xml:space="preserve"> </w:t>
      </w:r>
      <w:r>
        <w:t>示例</w:t>
      </w:r>
      <w:r>
        <w:rPr>
          <w:rFonts w:hint="eastAsia"/>
        </w:rPr>
        <w:t>6信标时隙条目值</w:t>
      </w:r>
      <w:bookmarkEnd w:id="383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4F7A8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3F1B3D94">
            <w:pPr>
              <w:pStyle w:val="125"/>
              <w:rPr>
                <w:rFonts w:ascii="Times New Roman" w:hAnsi="Times New Roman"/>
                <w:color w:val="000000"/>
                <w:sz w:val="18"/>
                <w:szCs w:val="18"/>
              </w:rPr>
            </w:pPr>
            <w:r>
              <w:rPr>
                <w:rFonts w:ascii="Times New Roman" w:hAnsi="Times New Roman"/>
                <w:color w:val="000000"/>
                <w:sz w:val="18"/>
                <w:szCs w:val="18"/>
              </w:rPr>
              <w:t>TEI</w:t>
            </w:r>
          </w:p>
        </w:tc>
        <w:tc>
          <w:tcPr>
            <w:tcW w:w="1260" w:type="dxa"/>
          </w:tcPr>
          <w:p w14:paraId="6A2A7B1D">
            <w:pPr>
              <w:pStyle w:val="125"/>
              <w:rPr>
                <w:rFonts w:ascii="Times New Roman" w:hAnsi="Times New Roman"/>
                <w:color w:val="000000"/>
                <w:sz w:val="18"/>
                <w:szCs w:val="18"/>
              </w:rPr>
            </w:pPr>
            <w:r>
              <w:rPr>
                <w:rFonts w:ascii="Times New Roman" w:hAnsi="Times New Roman"/>
                <w:color w:val="000000"/>
                <w:sz w:val="18"/>
                <w:szCs w:val="18"/>
              </w:rPr>
              <w:t>信标类型</w:t>
            </w:r>
          </w:p>
        </w:tc>
        <w:tc>
          <w:tcPr>
            <w:tcW w:w="1559" w:type="dxa"/>
          </w:tcPr>
          <w:p w14:paraId="192B15D6">
            <w:pPr>
              <w:pStyle w:val="125"/>
              <w:rPr>
                <w:rFonts w:ascii="Times New Roman" w:hAnsi="Times New Roman"/>
                <w:color w:val="000000"/>
                <w:sz w:val="18"/>
                <w:szCs w:val="18"/>
              </w:rPr>
            </w:pPr>
            <w:r>
              <w:rPr>
                <w:rFonts w:ascii="Times New Roman" w:hAnsi="Times New Roman"/>
                <w:color w:val="000000"/>
                <w:sz w:val="18"/>
                <w:szCs w:val="18"/>
              </w:rPr>
              <w:t>无线信标标志</w:t>
            </w:r>
          </w:p>
        </w:tc>
      </w:tr>
      <w:tr w14:paraId="710B6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0AF32DA8">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18DC0FAA">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474914E9">
            <w:pPr>
              <w:pStyle w:val="125"/>
              <w:rPr>
                <w:rFonts w:ascii="Times New Roman" w:hAnsi="Times New Roman"/>
                <w:color w:val="000000"/>
                <w:sz w:val="18"/>
                <w:szCs w:val="18"/>
              </w:rPr>
            </w:pPr>
            <w:r>
              <w:rPr>
                <w:rFonts w:ascii="Times New Roman" w:hAnsi="Times New Roman"/>
                <w:color w:val="000000"/>
                <w:sz w:val="18"/>
                <w:szCs w:val="18"/>
              </w:rPr>
              <w:t>4</w:t>
            </w:r>
          </w:p>
        </w:tc>
      </w:tr>
      <w:tr w14:paraId="1A4FA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6DF8FB83">
            <w:pPr>
              <w:pStyle w:val="125"/>
              <w:rPr>
                <w:rFonts w:ascii="Times New Roman" w:hAnsi="Times New Roman"/>
                <w:color w:val="000000"/>
                <w:sz w:val="18"/>
                <w:szCs w:val="18"/>
              </w:rPr>
            </w:pPr>
            <w:r>
              <w:rPr>
                <w:rFonts w:ascii="Times New Roman" w:hAnsi="Times New Roman"/>
                <w:color w:val="000000"/>
                <w:sz w:val="18"/>
                <w:szCs w:val="18"/>
              </w:rPr>
              <w:t>3</w:t>
            </w:r>
          </w:p>
        </w:tc>
        <w:tc>
          <w:tcPr>
            <w:tcW w:w="1260" w:type="dxa"/>
          </w:tcPr>
          <w:p w14:paraId="50B59A8B">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39868FFE">
            <w:pPr>
              <w:pStyle w:val="125"/>
              <w:rPr>
                <w:rFonts w:ascii="Times New Roman" w:hAnsi="Times New Roman"/>
                <w:color w:val="000000"/>
                <w:sz w:val="18"/>
                <w:szCs w:val="18"/>
              </w:rPr>
            </w:pPr>
            <w:r>
              <w:rPr>
                <w:rFonts w:ascii="Times New Roman" w:hAnsi="Times New Roman"/>
                <w:color w:val="000000"/>
                <w:sz w:val="18"/>
                <w:szCs w:val="18"/>
              </w:rPr>
              <w:t>4</w:t>
            </w:r>
          </w:p>
        </w:tc>
      </w:tr>
      <w:tr w14:paraId="4B6CC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61536C9C">
            <w:pPr>
              <w:pStyle w:val="125"/>
              <w:rPr>
                <w:rFonts w:ascii="Times New Roman" w:hAnsi="Times New Roman"/>
                <w:color w:val="000000"/>
                <w:sz w:val="18"/>
                <w:szCs w:val="18"/>
              </w:rPr>
            </w:pPr>
            <w:r>
              <w:rPr>
                <w:rFonts w:ascii="Times New Roman" w:hAnsi="Times New Roman"/>
                <w:color w:val="000000"/>
                <w:sz w:val="18"/>
                <w:szCs w:val="18"/>
              </w:rPr>
              <w:t>4</w:t>
            </w:r>
          </w:p>
        </w:tc>
        <w:tc>
          <w:tcPr>
            <w:tcW w:w="1260" w:type="dxa"/>
          </w:tcPr>
          <w:p w14:paraId="6B786CDC">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1BEBCE10">
            <w:pPr>
              <w:pStyle w:val="125"/>
              <w:rPr>
                <w:rFonts w:ascii="Times New Roman" w:hAnsi="Times New Roman"/>
                <w:color w:val="000000"/>
                <w:sz w:val="18"/>
                <w:szCs w:val="18"/>
              </w:rPr>
            </w:pPr>
            <w:r>
              <w:rPr>
                <w:rFonts w:ascii="Times New Roman" w:hAnsi="Times New Roman"/>
                <w:color w:val="000000"/>
                <w:sz w:val="18"/>
                <w:szCs w:val="18"/>
              </w:rPr>
              <w:t>4</w:t>
            </w:r>
          </w:p>
        </w:tc>
      </w:tr>
      <w:tr w14:paraId="20C3C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AA5B564">
            <w:pPr>
              <w:pStyle w:val="125"/>
              <w:rPr>
                <w:rFonts w:ascii="Times New Roman" w:hAnsi="Times New Roman"/>
                <w:color w:val="000000"/>
                <w:sz w:val="18"/>
                <w:szCs w:val="18"/>
              </w:rPr>
            </w:pPr>
            <w:r>
              <w:rPr>
                <w:rFonts w:ascii="Times New Roman" w:hAnsi="Times New Roman"/>
                <w:color w:val="000000"/>
                <w:sz w:val="18"/>
                <w:szCs w:val="18"/>
              </w:rPr>
              <w:t>5</w:t>
            </w:r>
          </w:p>
        </w:tc>
        <w:tc>
          <w:tcPr>
            <w:tcW w:w="1260" w:type="dxa"/>
          </w:tcPr>
          <w:p w14:paraId="25747EDA">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582088BA">
            <w:pPr>
              <w:pStyle w:val="125"/>
              <w:rPr>
                <w:rFonts w:ascii="Times New Roman" w:hAnsi="Times New Roman"/>
                <w:color w:val="000000"/>
                <w:sz w:val="18"/>
                <w:szCs w:val="18"/>
              </w:rPr>
            </w:pPr>
            <w:r>
              <w:rPr>
                <w:rFonts w:ascii="Times New Roman" w:hAnsi="Times New Roman"/>
                <w:color w:val="000000"/>
                <w:sz w:val="18"/>
                <w:szCs w:val="18"/>
              </w:rPr>
              <w:t>4</w:t>
            </w:r>
          </w:p>
        </w:tc>
      </w:tr>
    </w:tbl>
    <w:p w14:paraId="3A5D2EC6">
      <w:pPr>
        <w:pStyle w:val="50"/>
      </w:pPr>
    </w:p>
    <w:p w14:paraId="341636CA">
      <w:pPr>
        <w:pStyle w:val="50"/>
      </w:pPr>
      <w:r>
        <w:t>示例7：CCO使用6个CCO信标时隙和1个非CCO信标时隙在无线信道上发送1个标准信标帧。网络拓扑和时隙排布如</w:t>
      </w:r>
      <w:r>
        <w:fldChar w:fldCharType="begin"/>
      </w:r>
      <w:r>
        <w:instrText xml:space="preserve"> REF _Ref4883 \h  \* MERGEFORMAT </w:instrText>
      </w:r>
      <w:r>
        <w:fldChar w:fldCharType="separate"/>
      </w:r>
      <w:r>
        <w:t>图 63</w:t>
      </w:r>
      <w:r>
        <w:fldChar w:fldCharType="end"/>
      </w:r>
      <w:r>
        <w:t>所示，信标时隙条目如</w:t>
      </w:r>
      <w:r>
        <w:fldChar w:fldCharType="begin"/>
      </w:r>
      <w:r>
        <w:instrText xml:space="preserve"> REF _Ref5167 \h  \* MERGEFORMAT </w:instrText>
      </w:r>
      <w:r>
        <w:fldChar w:fldCharType="separate"/>
      </w:r>
      <w:r>
        <w:t>表 176</w:t>
      </w:r>
      <w:r>
        <w:fldChar w:fldCharType="end"/>
      </w:r>
      <w:r>
        <w:t>所示。</w:t>
      </w:r>
    </w:p>
    <w:p w14:paraId="4874EB8D">
      <w:pPr>
        <w:pStyle w:val="129"/>
      </w:pPr>
      <w:r>
        <w:object>
          <v:shape id="_x0000_i1083" o:spt="75" type="#_x0000_t75" style="height:108.75pt;width:467.25pt;" o:ole="t" filled="f" o:preferrelative="t" stroked="f" coordsize="21600,21600">
            <v:path/>
            <v:fill on="f" focussize="0,0"/>
            <v:stroke on="f" joinstyle="miter"/>
            <v:imagedata r:id="rId117" o:title=""/>
            <o:lock v:ext="edit" aspectratio="t"/>
            <w10:wrap type="none"/>
            <w10:anchorlock/>
          </v:shape>
          <o:OLEObject Type="Embed" ProgID="Visio.Drawing.15" ShapeID="_x0000_i1083" DrawAspect="Content" ObjectID="_1468075758" r:id="rId116">
            <o:LockedField>false</o:LockedField>
          </o:OLEObject>
        </w:object>
      </w:r>
    </w:p>
    <w:p w14:paraId="4581E216">
      <w:pPr>
        <w:pStyle w:val="10"/>
      </w:pPr>
      <w:bookmarkStart w:id="3832" w:name="_Ref4883"/>
      <w:bookmarkStart w:id="3833" w:name="_Ref46334301"/>
      <w:r>
        <w:t xml:space="preserve">图 </w:t>
      </w:r>
      <w:r>
        <w:fldChar w:fldCharType="begin"/>
      </w:r>
      <w:r>
        <w:instrText xml:space="preserve"> SEQ 图 \* ARABIC </w:instrText>
      </w:r>
      <w:r>
        <w:fldChar w:fldCharType="separate"/>
      </w:r>
      <w:r>
        <w:t>63</w:t>
      </w:r>
      <w:r>
        <w:fldChar w:fldCharType="end"/>
      </w:r>
      <w:bookmarkEnd w:id="3832"/>
      <w:r>
        <w:rPr>
          <w:rFonts w:hint="eastAsia"/>
        </w:rPr>
        <w:t xml:space="preserve"> 示例7时隙调度示意图</w:t>
      </w:r>
      <w:bookmarkEnd w:id="3833"/>
    </w:p>
    <w:p w14:paraId="6D149DD3">
      <w:pPr>
        <w:pStyle w:val="10"/>
      </w:pPr>
      <w:bookmarkStart w:id="3834" w:name="_Ref5167"/>
      <w:bookmarkStart w:id="3835" w:name="_Ref46334313"/>
      <w:r>
        <w:t xml:space="preserve">表 </w:t>
      </w:r>
      <w:r>
        <w:fldChar w:fldCharType="begin"/>
      </w:r>
      <w:r>
        <w:instrText xml:space="preserve"> SEQ 表 \* ARABIC </w:instrText>
      </w:r>
      <w:r>
        <w:fldChar w:fldCharType="separate"/>
      </w:r>
      <w:r>
        <w:t>176</w:t>
      </w:r>
      <w:r>
        <w:fldChar w:fldCharType="end"/>
      </w:r>
      <w:bookmarkEnd w:id="3834"/>
      <w:r>
        <w:rPr>
          <w:rFonts w:hint="eastAsia"/>
        </w:rPr>
        <w:t xml:space="preserve"> </w:t>
      </w:r>
      <w:r>
        <w:t>示例</w:t>
      </w:r>
      <w:r>
        <w:rPr>
          <w:rFonts w:hint="eastAsia"/>
        </w:rPr>
        <w:t>7信标时隙条目值</w:t>
      </w:r>
      <w:bookmarkEnd w:id="3835"/>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8"/>
        <w:gridCol w:w="1260"/>
        <w:gridCol w:w="1559"/>
      </w:tblGrid>
      <w:tr w14:paraId="4F5AF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61F2D73">
            <w:pPr>
              <w:pStyle w:val="125"/>
              <w:rPr>
                <w:rFonts w:ascii="Times New Roman" w:hAnsi="Times New Roman"/>
                <w:color w:val="000000"/>
                <w:sz w:val="18"/>
                <w:szCs w:val="18"/>
              </w:rPr>
            </w:pPr>
            <w:r>
              <w:rPr>
                <w:rFonts w:ascii="Times New Roman" w:hAnsi="Times New Roman"/>
                <w:color w:val="000000"/>
                <w:sz w:val="18"/>
                <w:szCs w:val="18"/>
              </w:rPr>
              <w:t>TEI</w:t>
            </w:r>
          </w:p>
        </w:tc>
        <w:tc>
          <w:tcPr>
            <w:tcW w:w="1260" w:type="dxa"/>
          </w:tcPr>
          <w:p w14:paraId="095F5FEC">
            <w:pPr>
              <w:pStyle w:val="125"/>
              <w:rPr>
                <w:rFonts w:ascii="Times New Roman" w:hAnsi="Times New Roman"/>
                <w:color w:val="000000"/>
                <w:sz w:val="18"/>
                <w:szCs w:val="18"/>
              </w:rPr>
            </w:pPr>
            <w:r>
              <w:rPr>
                <w:rFonts w:ascii="Times New Roman" w:hAnsi="Times New Roman"/>
                <w:color w:val="000000"/>
                <w:sz w:val="18"/>
                <w:szCs w:val="18"/>
              </w:rPr>
              <w:t>信标类型</w:t>
            </w:r>
          </w:p>
        </w:tc>
        <w:tc>
          <w:tcPr>
            <w:tcW w:w="1559" w:type="dxa"/>
          </w:tcPr>
          <w:p w14:paraId="7428BA24">
            <w:pPr>
              <w:pStyle w:val="125"/>
              <w:rPr>
                <w:rFonts w:ascii="Times New Roman" w:hAnsi="Times New Roman"/>
                <w:color w:val="000000"/>
                <w:sz w:val="18"/>
                <w:szCs w:val="18"/>
              </w:rPr>
            </w:pPr>
            <w:r>
              <w:rPr>
                <w:rFonts w:ascii="Times New Roman" w:hAnsi="Times New Roman"/>
                <w:color w:val="000000"/>
                <w:sz w:val="18"/>
                <w:szCs w:val="18"/>
              </w:rPr>
              <w:t>无线信标标志</w:t>
            </w:r>
          </w:p>
        </w:tc>
      </w:tr>
      <w:tr w14:paraId="67C6A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3ED1FBE6">
            <w:pPr>
              <w:pStyle w:val="125"/>
              <w:rPr>
                <w:rFonts w:ascii="Times New Roman" w:hAnsi="Times New Roman"/>
                <w:color w:val="000000"/>
                <w:sz w:val="18"/>
                <w:szCs w:val="18"/>
              </w:rPr>
            </w:pPr>
            <w:r>
              <w:rPr>
                <w:rFonts w:ascii="Times New Roman" w:hAnsi="Times New Roman"/>
                <w:color w:val="000000"/>
                <w:sz w:val="18"/>
                <w:szCs w:val="18"/>
              </w:rPr>
              <w:t>2</w:t>
            </w:r>
          </w:p>
        </w:tc>
        <w:tc>
          <w:tcPr>
            <w:tcW w:w="1260" w:type="dxa"/>
          </w:tcPr>
          <w:p w14:paraId="28BD0654">
            <w:pPr>
              <w:pStyle w:val="125"/>
              <w:rPr>
                <w:rFonts w:ascii="Times New Roman" w:hAnsi="Times New Roman"/>
                <w:color w:val="000000"/>
                <w:sz w:val="18"/>
                <w:szCs w:val="18"/>
              </w:rPr>
            </w:pPr>
            <w:r>
              <w:rPr>
                <w:rFonts w:ascii="Times New Roman" w:hAnsi="Times New Roman"/>
                <w:color w:val="000000"/>
                <w:sz w:val="18"/>
                <w:szCs w:val="18"/>
              </w:rPr>
              <w:t>1</w:t>
            </w:r>
          </w:p>
        </w:tc>
        <w:tc>
          <w:tcPr>
            <w:tcW w:w="1559" w:type="dxa"/>
          </w:tcPr>
          <w:p w14:paraId="4A1F4DD9">
            <w:pPr>
              <w:pStyle w:val="125"/>
              <w:rPr>
                <w:rFonts w:ascii="Times New Roman" w:hAnsi="Times New Roman"/>
                <w:color w:val="000000"/>
                <w:sz w:val="18"/>
                <w:szCs w:val="18"/>
              </w:rPr>
            </w:pPr>
            <w:r>
              <w:rPr>
                <w:rFonts w:ascii="Times New Roman" w:hAnsi="Times New Roman"/>
                <w:color w:val="000000"/>
                <w:sz w:val="18"/>
                <w:szCs w:val="18"/>
              </w:rPr>
              <w:t>3</w:t>
            </w:r>
          </w:p>
        </w:tc>
      </w:tr>
      <w:tr w14:paraId="64F56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68756649">
            <w:pPr>
              <w:pStyle w:val="125"/>
              <w:rPr>
                <w:rFonts w:ascii="Times New Roman" w:hAnsi="Times New Roman"/>
                <w:color w:val="000000"/>
                <w:sz w:val="18"/>
                <w:szCs w:val="18"/>
              </w:rPr>
            </w:pPr>
            <w:r>
              <w:rPr>
                <w:rFonts w:ascii="Times New Roman" w:hAnsi="Times New Roman"/>
                <w:color w:val="000000"/>
                <w:sz w:val="18"/>
                <w:szCs w:val="18"/>
              </w:rPr>
              <w:t>3</w:t>
            </w:r>
          </w:p>
        </w:tc>
        <w:tc>
          <w:tcPr>
            <w:tcW w:w="1260" w:type="dxa"/>
          </w:tcPr>
          <w:p w14:paraId="6FCDF530">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6ACDB4CC">
            <w:pPr>
              <w:pStyle w:val="125"/>
              <w:rPr>
                <w:rFonts w:ascii="Times New Roman" w:hAnsi="Times New Roman"/>
                <w:color w:val="000000"/>
                <w:sz w:val="18"/>
                <w:szCs w:val="18"/>
              </w:rPr>
            </w:pPr>
            <w:r>
              <w:rPr>
                <w:rFonts w:ascii="Times New Roman" w:hAnsi="Times New Roman"/>
                <w:color w:val="000000"/>
                <w:sz w:val="18"/>
                <w:szCs w:val="18"/>
              </w:rPr>
              <w:t>2</w:t>
            </w:r>
          </w:p>
        </w:tc>
      </w:tr>
      <w:tr w14:paraId="70FC2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581AB2A">
            <w:pPr>
              <w:pStyle w:val="125"/>
              <w:rPr>
                <w:rFonts w:ascii="Times New Roman" w:hAnsi="Times New Roman"/>
                <w:color w:val="000000"/>
                <w:sz w:val="18"/>
                <w:szCs w:val="18"/>
              </w:rPr>
            </w:pPr>
            <w:r>
              <w:rPr>
                <w:rFonts w:ascii="Times New Roman" w:hAnsi="Times New Roman"/>
                <w:color w:val="000000"/>
                <w:sz w:val="18"/>
                <w:szCs w:val="18"/>
              </w:rPr>
              <w:t>4</w:t>
            </w:r>
          </w:p>
        </w:tc>
        <w:tc>
          <w:tcPr>
            <w:tcW w:w="1260" w:type="dxa"/>
          </w:tcPr>
          <w:p w14:paraId="45FBC77E">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2F9F132E">
            <w:pPr>
              <w:pStyle w:val="125"/>
              <w:rPr>
                <w:rFonts w:ascii="Times New Roman" w:hAnsi="Times New Roman"/>
                <w:color w:val="000000"/>
                <w:sz w:val="18"/>
                <w:szCs w:val="18"/>
              </w:rPr>
            </w:pPr>
            <w:r>
              <w:rPr>
                <w:rFonts w:ascii="Times New Roman" w:hAnsi="Times New Roman"/>
                <w:color w:val="000000"/>
                <w:sz w:val="18"/>
                <w:szCs w:val="18"/>
              </w:rPr>
              <w:t>2</w:t>
            </w:r>
          </w:p>
        </w:tc>
      </w:tr>
      <w:tr w14:paraId="0DE2C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08" w:type="dxa"/>
          </w:tcPr>
          <w:p w14:paraId="2315FA6C">
            <w:pPr>
              <w:pStyle w:val="125"/>
              <w:rPr>
                <w:rFonts w:ascii="Times New Roman" w:hAnsi="Times New Roman"/>
                <w:color w:val="000000"/>
                <w:sz w:val="18"/>
                <w:szCs w:val="18"/>
              </w:rPr>
            </w:pPr>
            <w:r>
              <w:rPr>
                <w:rFonts w:ascii="Times New Roman" w:hAnsi="Times New Roman"/>
                <w:color w:val="000000"/>
                <w:sz w:val="18"/>
                <w:szCs w:val="18"/>
              </w:rPr>
              <w:t>5</w:t>
            </w:r>
          </w:p>
        </w:tc>
        <w:tc>
          <w:tcPr>
            <w:tcW w:w="1260" w:type="dxa"/>
          </w:tcPr>
          <w:p w14:paraId="289F901B">
            <w:pPr>
              <w:pStyle w:val="125"/>
              <w:rPr>
                <w:rFonts w:ascii="Times New Roman" w:hAnsi="Times New Roman"/>
                <w:color w:val="000000"/>
                <w:sz w:val="18"/>
                <w:szCs w:val="18"/>
              </w:rPr>
            </w:pPr>
            <w:r>
              <w:rPr>
                <w:rFonts w:ascii="Times New Roman" w:hAnsi="Times New Roman"/>
                <w:color w:val="000000"/>
                <w:sz w:val="18"/>
                <w:szCs w:val="18"/>
              </w:rPr>
              <w:t>0</w:t>
            </w:r>
          </w:p>
        </w:tc>
        <w:tc>
          <w:tcPr>
            <w:tcW w:w="1559" w:type="dxa"/>
          </w:tcPr>
          <w:p w14:paraId="43535886">
            <w:pPr>
              <w:pStyle w:val="125"/>
              <w:rPr>
                <w:rFonts w:ascii="Times New Roman" w:hAnsi="Times New Roman"/>
                <w:color w:val="000000"/>
                <w:sz w:val="18"/>
                <w:szCs w:val="18"/>
              </w:rPr>
            </w:pPr>
            <w:r>
              <w:rPr>
                <w:rFonts w:ascii="Times New Roman" w:hAnsi="Times New Roman"/>
                <w:color w:val="000000"/>
                <w:sz w:val="18"/>
                <w:szCs w:val="18"/>
              </w:rPr>
              <w:t>4</w:t>
            </w:r>
          </w:p>
        </w:tc>
      </w:tr>
    </w:tbl>
    <w:p w14:paraId="68CA9EED">
      <w:pPr>
        <w:pStyle w:val="50"/>
      </w:pPr>
    </w:p>
    <w:p w14:paraId="361E5BB0">
      <w:pPr>
        <w:pStyle w:val="57"/>
        <w:ind w:left="420" w:hanging="420"/>
      </w:pPr>
      <w:bookmarkStart w:id="3836" w:name="_Toc399229111"/>
      <w:bookmarkStart w:id="3837" w:name="_Toc403570397"/>
      <w:bookmarkStart w:id="3838" w:name="_Toc402982984"/>
      <w:bookmarkStart w:id="3839" w:name="_Toc439785820"/>
      <w:bookmarkStart w:id="3840" w:name="_Toc399757366"/>
      <w:bookmarkStart w:id="3841" w:name="_Toc402983916"/>
      <w:bookmarkStart w:id="3842" w:name="_Toc15829"/>
      <w:bookmarkStart w:id="3843" w:name="_Toc7281"/>
      <w:bookmarkStart w:id="3844" w:name="_Toc6688"/>
      <w:bookmarkStart w:id="3845" w:name="_Toc408859984"/>
      <w:bookmarkStart w:id="3846" w:name="_Toc403585387"/>
      <w:bookmarkStart w:id="3847" w:name="_Toc402983450"/>
      <w:bookmarkStart w:id="3848" w:name="_Toc405476729"/>
      <w:bookmarkStart w:id="3849" w:name="_Toc399259328"/>
      <w:bookmarkStart w:id="3850" w:name="_Toc400798994"/>
      <w:r>
        <w:t>发现列表报文</w:t>
      </w:r>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p>
    <w:p w14:paraId="6439385D">
      <w:pPr>
        <w:pStyle w:val="50"/>
      </w:pPr>
      <w:r>
        <w:t>大规模的宽带载波通信网络中，每个入网的站点，包括CCO，都存在邻居站点，邻居站点或者是CCO，或者是代理站点，或者是其他的STA站点。某个站点的邻居站点，即是与该站点能够进行载波通信的站点。</w:t>
      </w:r>
    </w:p>
    <w:p w14:paraId="67367AFF">
      <w:pPr>
        <w:pStyle w:val="50"/>
      </w:pPr>
      <w:r>
        <w:t>组网过程中，每个站点可以根据接收的发现信标，感知自己的邻居站点，并记录下来，形成一个发现列表。站点的中继路由，</w:t>
      </w:r>
      <w:del w:id="199" w:author="GaaihoengNg" w:date="2026-02-27T11:55:26Z">
        <w:r>
          <w:rPr/>
          <w:delText>就</w:delText>
        </w:r>
      </w:del>
      <w:r>
        <w:t>可以在自己的发现列表中进行选择。</w:t>
      </w:r>
    </w:p>
    <w:p w14:paraId="1D325BE4">
      <w:pPr>
        <w:pStyle w:val="50"/>
      </w:pPr>
      <w:r>
        <w:t>如果每个站点将本站点的发现列表广播发布，则有利于形成更全面的网络拓扑信息，有利于站点寻找更合适的路由。发现列表报文主要用于路由评估</w:t>
      </w:r>
      <w:del w:id="200" w:author="GaaihoengNg" w:date="2026-02-27T11:56:01Z">
        <w:r>
          <w:rPr/>
          <w:delText>，</w:delText>
        </w:r>
      </w:del>
      <w:ins w:id="201" w:author="GaaihoengNg" w:date="2026-02-27T11:56:01Z">
        <w:r>
          <w:rPr>
            <w:rFonts w:hint="eastAsia"/>
            <w:lang w:eastAsia="zh-CN"/>
          </w:rPr>
          <w:t>。</w:t>
        </w:r>
      </w:ins>
      <w:r>
        <w:t>发现列表报文的发送周期，需要根据路由周期确定。路由周期</w:t>
      </w:r>
      <w:del w:id="202" w:author="GaaihoengNg" w:date="2026-02-27T11:57:36Z">
        <w:r>
          <w:rPr/>
          <w:delText>，</w:delText>
        </w:r>
      </w:del>
      <w:r>
        <w:t>根据网络规模的增大，可在20-420秒内</w:t>
      </w:r>
      <w:del w:id="203" w:author="GaaihoengNg" w:date="2026-02-27T11:57:38Z">
        <w:r>
          <w:rPr/>
          <w:delText>，</w:delText>
        </w:r>
      </w:del>
      <w:r>
        <w:t>逐渐增大</w:t>
      </w:r>
      <w:del w:id="204" w:author="GaaihoengNg" w:date="2026-02-27T11:57:44Z">
        <w:r>
          <w:rPr/>
          <w:delText>，</w:delText>
        </w:r>
      </w:del>
      <w:ins w:id="205" w:author="GaaihoengNg" w:date="2026-02-27T11:57:44Z">
        <w:r>
          <w:rPr>
            <w:rFonts w:hint="eastAsia"/>
            <w:lang w:eastAsia="zh-CN"/>
          </w:rPr>
          <w:t>。</w:t>
        </w:r>
      </w:ins>
      <w:r>
        <w:t>一个路由周期中，</w:t>
      </w:r>
      <w:del w:id="206" w:author="gddw" w:date="2026-02-09T10:24:07Z">
        <w:r>
          <w:rPr/>
          <w:delText>必须</w:delText>
        </w:r>
      </w:del>
      <w:ins w:id="207" w:author="gddw" w:date="2026-02-09T10:24:07Z">
        <w:r>
          <w:rPr>
            <w:rFonts w:hint="eastAsia"/>
            <w:lang w:eastAsia="zh-CN"/>
          </w:rPr>
          <w:t>应</w:t>
        </w:r>
      </w:ins>
      <w:r>
        <w:t>至少发送10次发现列表。</w:t>
      </w:r>
    </w:p>
    <w:p w14:paraId="41DD7CD6">
      <w:pPr>
        <w:pStyle w:val="50"/>
      </w:pPr>
      <w:del w:id="208" w:author="GaaihoengNg" w:date="2026-02-27T11:56:26Z">
        <w:r>
          <w:rPr/>
          <w:delText>所以，</w:delText>
        </w:r>
      </w:del>
      <w:r>
        <w:t>组网完成后，包括CCO和所有入网的STA站点，都需要定周期的发送发现列表报文，发现列表报文中携带了本站点的发现列表等信息。</w:t>
      </w:r>
    </w:p>
    <w:p w14:paraId="05E68EC7">
      <w:pPr>
        <w:pStyle w:val="50"/>
      </w:pPr>
      <w:r>
        <w:t>站点通过发现列表报文的接收，获得更全面的邻居站点信息，形成更详细的发现列表，以便选择更好的站点作为自己的代理站点，或者备份路由站点。</w:t>
      </w:r>
    </w:p>
    <w:p w14:paraId="4BF3535D">
      <w:pPr>
        <w:pStyle w:val="50"/>
      </w:pPr>
      <w:r>
        <w:t>CCO对于发现列表的发送，可以通过信标的路由参数通知条目，进行周期等参数的管理，STA站点或者PCO站点需要根据CCO在信标中的路由参数通知条目，判断自己的角色，按照相应的参数进行发现列表报文的发送。</w:t>
      </w:r>
    </w:p>
    <w:p w14:paraId="3F475365">
      <w:pPr>
        <w:pStyle w:val="57"/>
        <w:ind w:left="420" w:hanging="420"/>
      </w:pPr>
      <w:r>
        <w:t>无线发现列表报文</w:t>
      </w:r>
    </w:p>
    <w:p w14:paraId="56422DB6">
      <w:pPr>
        <w:pStyle w:val="50"/>
      </w:pPr>
      <w:r>
        <w:rPr>
          <w:rFonts w:hint="eastAsia"/>
        </w:rPr>
        <w:t>同载波发现列表，每一个入网的站点，包括C</w:t>
      </w:r>
      <w:r>
        <w:t>CO</w:t>
      </w:r>
      <w:r>
        <w:rPr>
          <w:rFonts w:hint="eastAsia"/>
        </w:rPr>
        <w:t>，都可能存在无线的邻居节点，邻居节点或者是</w:t>
      </w:r>
      <w:r>
        <w:t>CCO</w:t>
      </w:r>
      <w:r>
        <w:rPr>
          <w:rFonts w:hint="eastAsia"/>
        </w:rPr>
        <w:t>，或者是代理站点，或者是其他的</w:t>
      </w:r>
      <w:r>
        <w:t>S</w:t>
      </w:r>
      <w:r>
        <w:rPr>
          <w:rFonts w:hint="eastAsia"/>
        </w:rPr>
        <w:t>TA站点。某个站点的无线邻居节点，即是与该站点能够进行无线通信的站点。</w:t>
      </w:r>
    </w:p>
    <w:p w14:paraId="0008F501">
      <w:pPr>
        <w:pStyle w:val="50"/>
      </w:pPr>
      <w:r>
        <w:rPr>
          <w:rFonts w:hint="eastAsia"/>
        </w:rPr>
        <w:t>组网阶段，每个节点可以根据接收到的无线信标帧、无线发现列表，感知自己的邻居站点，并记录下来，形成一个发现列表。站点根据发现列表中的选择中继路由。</w:t>
      </w:r>
    </w:p>
    <w:p w14:paraId="6483E29C">
      <w:pPr>
        <w:pStyle w:val="50"/>
      </w:pPr>
      <w:r>
        <w:rPr>
          <w:rFonts w:hint="eastAsia"/>
        </w:rPr>
        <w:t>每一个节点通过无线发现列表报文的广播，将本地统计的下行接收率发布出去，有利于站点形成双向的无线通信率，用于站点评估中继路由或者多路径路由。无线发现列表的发送周期由CCO根据网络规模和无线信道带宽决定，可在</w:t>
      </w:r>
      <w:r>
        <w:t>10-255</w:t>
      </w:r>
      <w:r>
        <w:rPr>
          <w:rFonts w:hint="eastAsia"/>
        </w:rPr>
        <w:t>秒内选择。</w:t>
      </w:r>
    </w:p>
    <w:p w14:paraId="109492AB">
      <w:pPr>
        <w:pStyle w:val="50"/>
      </w:pPr>
      <w:r>
        <w:rPr>
          <w:rFonts w:hint="eastAsia"/>
        </w:rPr>
        <w:t>组网完成后，包括CCO和所有入网的STA站点，都需要根据无线发现列表周期参数定周期发送无线发现列表报文，发现列表中携带本站点的网络属性、接收邻居节点的下行接收率、信号强度、信噪比等信息。站点通过接收无线发现列表报文，获取与邻居节点的双向通信率、信号强度、信噪比等信息，以便站点选择更合适的中继代理、或者备份多路径。</w:t>
      </w:r>
    </w:p>
    <w:p w14:paraId="59BCC939">
      <w:pPr>
        <w:pStyle w:val="50"/>
      </w:pPr>
      <w:r>
        <w:rPr>
          <w:rFonts w:hint="eastAsia"/>
        </w:rPr>
        <w:t>CCO通过信标帧中的无线路由参数条目，进行无线路由参数管理，STA接收到信标帧时，按照无线路由参数条目中的参数配置本地无线路由参数。</w:t>
      </w:r>
    </w:p>
    <w:p w14:paraId="415F6B7D">
      <w:pPr>
        <w:pStyle w:val="57"/>
        <w:ind w:left="420" w:hanging="420"/>
      </w:pPr>
      <w:bookmarkStart w:id="3851" w:name="_Toc408859985"/>
      <w:bookmarkStart w:id="3852" w:name="_Toc439785821"/>
      <w:bookmarkStart w:id="3853" w:name="_Toc26983"/>
      <w:bookmarkStart w:id="3854" w:name="_Toc1125"/>
      <w:bookmarkStart w:id="3855" w:name="_Toc405476730"/>
      <w:bookmarkStart w:id="3856" w:name="_Toc399259329"/>
      <w:bookmarkStart w:id="3857" w:name="_Toc402983451"/>
      <w:bookmarkStart w:id="3858" w:name="_Toc26521"/>
      <w:bookmarkStart w:id="3859" w:name="_Toc402983917"/>
      <w:bookmarkStart w:id="3860" w:name="_Toc403570398"/>
      <w:bookmarkStart w:id="3861" w:name="_Toc403585388"/>
      <w:bookmarkStart w:id="3862" w:name="_Toc400798995"/>
      <w:bookmarkStart w:id="3863" w:name="_Toc399757367"/>
      <w:bookmarkStart w:id="3864" w:name="_Toc402982985"/>
      <w:bookmarkStart w:id="3865" w:name="_Toc399229112"/>
      <w:r>
        <w:t>心跳检测报文</w:t>
      </w:r>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p>
    <w:p w14:paraId="62DC5DFC">
      <w:pPr>
        <w:pStyle w:val="50"/>
      </w:pPr>
      <w:r>
        <w:t>CCO需要及时的感知网络中站点的在网状态，以便进行网络管理。站点是否在线的基础，是每个站点定周期的发现列表报文的发送。</w:t>
      </w:r>
    </w:p>
    <w:p w14:paraId="1A4EAA10">
      <w:pPr>
        <w:pStyle w:val="50"/>
      </w:pPr>
      <w:r>
        <w:t>每个站点需要定周期</w:t>
      </w:r>
      <w:r>
        <w:rPr>
          <w:rFonts w:hint="default"/>
          <w:lang w:val="en-US"/>
        </w:rPr>
        <w:t>的</w:t>
      </w:r>
      <w:r>
        <w:t>发送发现列表报文，用于代理站点判断站点是否活跃在线。代理站点将本地维护的发现列表中的站点活跃信息，通过定周期的心跳检测报文，发送给CCO，以便CCO汇总全网的站点是否在线的信息。</w:t>
      </w:r>
    </w:p>
    <w:p w14:paraId="0A9F9F87">
      <w:pPr>
        <w:pStyle w:val="50"/>
      </w:pPr>
      <w:r>
        <w:t>在心跳检测报文的发送过程中，低层级的代理站点，可以通过高层级代理站点的心跳检测报文触发，产生心跳检测报文。低层级代理站点由高层级代理站点触发，而产生的心跳检测报文中，可以汇总高层级代理站点的心跳检测报文的内容，将所有能感知的活跃站点信息，汇总在一个报文里，从而节省网络维护报文的开销。</w:t>
      </w:r>
    </w:p>
    <w:p w14:paraId="5B44B7CE">
      <w:pPr>
        <w:pStyle w:val="50"/>
      </w:pPr>
      <w:r>
        <w:t>心跳检测报文的产生周期为路由周期的1/8，路由评估的周期由CCO根据网络的状态</w:t>
      </w:r>
      <w:del w:id="209" w:author="GaaihoengNg" w:date="2026-02-27T11:59:43Z">
        <w:r>
          <w:rPr/>
          <w:delText>，可</w:delText>
        </w:r>
      </w:del>
      <w:r>
        <w:t>动态调整。</w:t>
      </w:r>
    </w:p>
    <w:p w14:paraId="6AB60085">
      <w:pPr>
        <w:pStyle w:val="57"/>
        <w:ind w:left="420" w:hanging="420"/>
      </w:pPr>
      <w:bookmarkStart w:id="3866" w:name="_Toc403570399"/>
      <w:bookmarkStart w:id="3867" w:name="_Toc399757368"/>
      <w:bookmarkStart w:id="3868" w:name="_Toc405476731"/>
      <w:bookmarkStart w:id="3869" w:name="_Toc27805"/>
      <w:bookmarkStart w:id="3870" w:name="_Toc400798996"/>
      <w:bookmarkStart w:id="3871" w:name="_Toc402983452"/>
      <w:bookmarkStart w:id="3872" w:name="_Toc18347"/>
      <w:bookmarkStart w:id="3873" w:name="_Toc439785822"/>
      <w:bookmarkStart w:id="3874" w:name="_Toc543"/>
      <w:bookmarkStart w:id="3875" w:name="_Toc402983918"/>
      <w:bookmarkStart w:id="3876" w:name="_Toc402982986"/>
      <w:bookmarkStart w:id="3877" w:name="_Toc408859986"/>
      <w:bookmarkStart w:id="3878" w:name="_Toc403585389"/>
      <w:bookmarkStart w:id="3879" w:name="_Toc399229113"/>
      <w:bookmarkStart w:id="3880" w:name="_Toc399259330"/>
      <w:r>
        <w:t>通信成功率上报报文</w:t>
      </w:r>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p>
    <w:p w14:paraId="1141FD72">
      <w:pPr>
        <w:pStyle w:val="50"/>
      </w:pPr>
      <w:r>
        <w:t>网络中代理站点需要定周期（4个路由周期）的上报自身与其子站点之间的通信成功率。</w:t>
      </w:r>
    </w:p>
    <w:p w14:paraId="0DCA71F0">
      <w:pPr>
        <w:pStyle w:val="50"/>
      </w:pPr>
      <w:r>
        <w:t>代理站点可通过统计接收子站点的发现列表报文，计算子站点到自己的上行通信成功率。代理站点可以通过解析子站点的发现列表报文，获知对于自身发送的发现列表报文，子站点统计的接收成功率，即为下行通信成功率。</w:t>
      </w:r>
    </w:p>
    <w:p w14:paraId="1CCEE88B">
      <w:pPr>
        <w:pStyle w:val="50"/>
      </w:pPr>
      <w:r>
        <w:t>代理站点需要将与子站点之间的上行通信成功率和下行通信成功率</w:t>
      </w:r>
      <w:del w:id="210" w:author="GaaihoengNg" w:date="2026-02-27T12:00:25Z">
        <w:r>
          <w:rPr/>
          <w:delText>，</w:delText>
        </w:r>
      </w:del>
      <w:r>
        <w:t>全部汇总，形成通信成功率上报报文，发送给CCO，由CCO维护全网拓扑的通信成功率数据。</w:t>
      </w:r>
    </w:p>
    <w:p w14:paraId="310E028E">
      <w:pPr>
        <w:pStyle w:val="50"/>
      </w:pPr>
      <w:r>
        <w:rPr>
          <w:rFonts w:hint="eastAsia"/>
        </w:rPr>
        <w:t>通</w:t>
      </w:r>
      <w:r>
        <w:t>信成功率计算的参考方法如下：</w:t>
      </w:r>
    </w:p>
    <w:p w14:paraId="7B3FC68B">
      <w:pPr>
        <w:pStyle w:val="50"/>
      </w:pPr>
      <w:r>
        <w:t>通信成功率统计报文包括信标帧和发现列表报文；</w:t>
      </w:r>
    </w:p>
    <w:p w14:paraId="09BE3D36">
      <w:pPr>
        <w:pStyle w:val="50"/>
      </w:pPr>
      <w:r>
        <w:t>与代理站点上行通信成功率 = n个路由周期内代理站点成功接收到子站点的信标帧和发现列表报文的个数 / n个路由周期内子站点发送的信标帧和发现列表报文的总数；</w:t>
      </w:r>
    </w:p>
    <w:p w14:paraId="572EF6E5">
      <w:pPr>
        <w:pStyle w:val="50"/>
      </w:pPr>
      <w:r>
        <w:t>与代理站点下行通信成功率 = n个路由周期内子站点接收到代理站点的信标帧和发现列表报文的个数 / n个路由周期内代理站点发送信标帧和发现列表报文的总数；</w:t>
      </w:r>
    </w:p>
    <w:p w14:paraId="7A750663">
      <w:pPr>
        <w:pStyle w:val="50"/>
      </w:pPr>
      <w:r>
        <w:t>与代理站点的通信成功率 = 上行通行成功率 × 下行通信成功率；</w:t>
      </w:r>
    </w:p>
    <w:p w14:paraId="4B7DFB21">
      <w:pPr>
        <w:pStyle w:val="50"/>
      </w:pPr>
      <w:r>
        <w:t>n的取值范围为1～5。</w:t>
      </w:r>
    </w:p>
    <w:p w14:paraId="58896805">
      <w:pPr>
        <w:pStyle w:val="50"/>
      </w:pPr>
      <w:r>
        <w:t>站点实际计算得到的通信成功率与上述参考方法得到的通信成功率的误差不得超过10%。</w:t>
      </w:r>
    </w:p>
    <w:p w14:paraId="0AB233FD">
      <w:pPr>
        <w:pStyle w:val="57"/>
        <w:ind w:left="420" w:hanging="420"/>
      </w:pPr>
      <w:bookmarkStart w:id="3881" w:name="_Toc403585390"/>
      <w:bookmarkStart w:id="3882" w:name="_Toc399757369"/>
      <w:bookmarkStart w:id="3883" w:name="_Toc9779"/>
      <w:bookmarkStart w:id="3884" w:name="_Toc12256"/>
      <w:bookmarkStart w:id="3885" w:name="_Toc403570400"/>
      <w:bookmarkStart w:id="3886" w:name="_Toc400798997"/>
      <w:bookmarkStart w:id="3887" w:name="_Toc399259331"/>
      <w:bookmarkStart w:id="3888" w:name="_Toc402983919"/>
      <w:bookmarkStart w:id="3889" w:name="_Toc399229114"/>
      <w:bookmarkStart w:id="3890" w:name="_Toc402982987"/>
      <w:bookmarkStart w:id="3891" w:name="_Toc24779"/>
      <w:bookmarkStart w:id="3892" w:name="_Toc402983453"/>
      <w:bookmarkStart w:id="3893" w:name="_Toc408859987"/>
      <w:bookmarkStart w:id="3894" w:name="_Toc405476732"/>
      <w:bookmarkStart w:id="3895" w:name="_Toc439785823"/>
      <w:r>
        <w:t>网络状态维护</w:t>
      </w:r>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p>
    <w:p w14:paraId="3E616FDD">
      <w:pPr>
        <w:pStyle w:val="50"/>
      </w:pPr>
      <w:r>
        <w:rPr>
          <w:rStyle w:val="51"/>
        </w:rPr>
        <w:t>CCO需要实时</w:t>
      </w:r>
      <w:del w:id="211" w:author="GaaihoengNg" w:date="2026-02-27T12:02:50Z">
        <w:r>
          <w:rPr>
            <w:rStyle w:val="51"/>
            <w:rFonts w:hint="default"/>
            <w:lang w:val="en-US"/>
          </w:rPr>
          <w:delText>的</w:delText>
        </w:r>
      </w:del>
      <w:ins w:id="212" w:author="GaaihoengNg" w:date="2026-02-27T12:02:51Z">
        <w:r>
          <w:rPr>
            <w:rStyle w:val="51"/>
            <w:rFonts w:hint="eastAsia"/>
            <w:lang w:val="en-US" w:eastAsia="zh-CN"/>
          </w:rPr>
          <w:t>地</w:t>
        </w:r>
      </w:ins>
      <w:r>
        <w:rPr>
          <w:rStyle w:val="51"/>
        </w:rPr>
        <w:t>维护网络的状态，以便回收TE</w:t>
      </w:r>
      <w:r>
        <w:t>I资源，根据网络规模调整信标发送等。CCO判断STA的状态有三种，已入网、离线、未入网。</w:t>
      </w:r>
    </w:p>
    <w:p w14:paraId="6E806439">
      <w:pPr>
        <w:pStyle w:val="57"/>
        <w:ind w:left="420" w:hanging="420"/>
      </w:pPr>
      <w:bookmarkStart w:id="3896" w:name="_Toc408859988"/>
      <w:bookmarkStart w:id="3897" w:name="_Toc11452"/>
      <w:bookmarkStart w:id="3898" w:name="_Toc8273"/>
      <w:bookmarkStart w:id="3899" w:name="_Toc403570401"/>
      <w:bookmarkStart w:id="3900" w:name="_Toc12501"/>
      <w:bookmarkStart w:id="3901" w:name="_Toc399229115"/>
      <w:r>
        <w:t>CCO判断STA离线</w:t>
      </w:r>
      <w:bookmarkEnd w:id="3896"/>
      <w:bookmarkEnd w:id="3897"/>
      <w:bookmarkEnd w:id="3898"/>
      <w:bookmarkEnd w:id="3899"/>
      <w:bookmarkEnd w:id="3900"/>
      <w:bookmarkEnd w:id="3901"/>
    </w:p>
    <w:p w14:paraId="2322DBCB">
      <w:pPr>
        <w:pStyle w:val="50"/>
      </w:pPr>
      <w:r>
        <w:t>代理站点周期性的发送心跳检测报文，心跳检测报文中携带该代理站点的发现站点列表信息。心跳检测报文最终被发送给CCO，由CCO进行汇总记录。</w:t>
      </w:r>
    </w:p>
    <w:p w14:paraId="24713912">
      <w:pPr>
        <w:pStyle w:val="50"/>
      </w:pPr>
      <w:r>
        <w:t>如果发送给CCO的心跳检测报文中，指示某个STA活跃，CCO则认为该STA活跃。CCO周期性的检测STA的活跃次数，如果在一个完整的心跳周期（两个路由周期）时间内，CCO发现某个STA站点的活跃次数为0，则CCO判断该STA站点离线。CCO如果接收到来自判断为离线的STA站点的报文，可重新判定该STA站点在线。</w:t>
      </w:r>
    </w:p>
    <w:p w14:paraId="55BE5392">
      <w:pPr>
        <w:pStyle w:val="50"/>
      </w:pPr>
      <w:r>
        <w:t>CCO的白名单如果有刷新，发现网络中的站点不在最新的白名单中，则可以创建延迟离线指示报文，通过广播报文，发送给不在白名单中的站点。这些站点收到延迟离线指示报文后，在设定的延迟离线时间到期后，执行离线动作。</w:t>
      </w:r>
    </w:p>
    <w:p w14:paraId="798C9712">
      <w:pPr>
        <w:pStyle w:val="50"/>
      </w:pPr>
      <w:r>
        <w:t>如果STA站点被CCO通知离线，则STA在离线后，可以重新申请加入网络。</w:t>
      </w:r>
    </w:p>
    <w:p w14:paraId="49A60998">
      <w:pPr>
        <w:pStyle w:val="57"/>
        <w:ind w:left="420" w:hanging="420"/>
      </w:pPr>
      <w:bookmarkStart w:id="3902" w:name="_Toc399229116"/>
      <w:bookmarkStart w:id="3903" w:name="_Toc408859989"/>
      <w:bookmarkStart w:id="3904" w:name="_Toc6064"/>
      <w:bookmarkStart w:id="3905" w:name="_Toc403570402"/>
      <w:bookmarkStart w:id="3906" w:name="_Toc31273"/>
      <w:bookmarkStart w:id="3907" w:name="_Toc32147"/>
      <w:r>
        <w:t>CCO判断STA未入网</w:t>
      </w:r>
      <w:bookmarkEnd w:id="3902"/>
      <w:bookmarkEnd w:id="3903"/>
      <w:bookmarkEnd w:id="3904"/>
      <w:bookmarkEnd w:id="3905"/>
      <w:bookmarkEnd w:id="3906"/>
      <w:bookmarkEnd w:id="3907"/>
    </w:p>
    <w:p w14:paraId="12697B8C">
      <w:pPr>
        <w:pStyle w:val="50"/>
      </w:pPr>
      <w:r>
        <w:t>如果STA站点被判断处于离线状态，并且在离线状态下，连续四个完整的心跳周期（八个路由周期）时间内，CCO接收到该STA站点的报文个数为0，则CCO判断STA处于未入网状态。</w:t>
      </w:r>
    </w:p>
    <w:p w14:paraId="3783377C">
      <w:pPr>
        <w:pStyle w:val="50"/>
      </w:pPr>
      <w:r>
        <w:t>CCO如果接收到来自已经判定为未入网的STA站点的报文，需要主动指示该STA站点离线，可以创建离线指示报文，将离线STA站点的信息填充到报文中，进行广播发送，通知网络中的所有站点该STA站点离线。该STA站点执行离线动作后，可再次申请入网。</w:t>
      </w:r>
    </w:p>
    <w:p w14:paraId="658FF563">
      <w:pPr>
        <w:pStyle w:val="67"/>
      </w:pPr>
      <w:bookmarkStart w:id="3908" w:name="_Toc16135"/>
      <w:bookmarkStart w:id="3909" w:name="_Toc20954"/>
      <w:bookmarkStart w:id="3910" w:name="_Toc18169"/>
      <w:bookmarkStart w:id="3911" w:name="_Toc403570403"/>
      <w:bookmarkStart w:id="3912" w:name="_Toc408859990"/>
      <w:bookmarkStart w:id="3913" w:name="_Toc399229117"/>
      <w:r>
        <w:t>STA离线与未入网区别</w:t>
      </w:r>
      <w:bookmarkEnd w:id="3908"/>
      <w:bookmarkEnd w:id="3909"/>
      <w:bookmarkEnd w:id="3910"/>
      <w:bookmarkEnd w:id="3911"/>
      <w:bookmarkEnd w:id="3912"/>
      <w:bookmarkEnd w:id="3913"/>
    </w:p>
    <w:p w14:paraId="0D42C3AA">
      <w:pPr>
        <w:pStyle w:val="50"/>
      </w:pPr>
      <w:r>
        <w:t>STA处于离线状态时，如果CCO收到该STA站点任何一个SOF帧，或其他站点携带上来的该STA的心跳报文，则CCO立即将该站点置为已入网状态（不在白名单内的站点除外）。</w:t>
      </w:r>
    </w:p>
    <w:p w14:paraId="7ABFAC8D">
      <w:pPr>
        <w:pStyle w:val="50"/>
      </w:pPr>
      <w:r>
        <w:t>STA处于未入网状态时，CCO会将该STA站点的TEI等资源回收，该STA站点</w:t>
      </w:r>
      <w:del w:id="213" w:author="gddw" w:date="2026-02-09T10:24:13Z">
        <w:r>
          <w:rPr/>
          <w:delText>必须</w:delText>
        </w:r>
      </w:del>
      <w:ins w:id="214" w:author="gddw" w:date="2026-02-09T10:24:13Z">
        <w:r>
          <w:rPr>
            <w:rFonts w:hint="eastAsia"/>
            <w:lang w:eastAsia="zh-CN"/>
          </w:rPr>
          <w:t>应</w:t>
        </w:r>
      </w:ins>
      <w:r>
        <w:t>重新进行关联请求才能再次入网。</w:t>
      </w:r>
    </w:p>
    <w:p w14:paraId="708617A0">
      <w:pPr>
        <w:pStyle w:val="67"/>
      </w:pPr>
      <w:bookmarkStart w:id="3914" w:name="_Toc399229118"/>
      <w:bookmarkStart w:id="3915" w:name="_Toc16499"/>
      <w:bookmarkStart w:id="3916" w:name="_Toc408859991"/>
      <w:bookmarkStart w:id="3917" w:name="_Toc26187"/>
      <w:bookmarkStart w:id="3918" w:name="_Toc403570404"/>
      <w:bookmarkStart w:id="3919" w:name="_Toc3642"/>
      <w:r>
        <w:t>STA判断自己离线</w:t>
      </w:r>
      <w:bookmarkEnd w:id="3914"/>
      <w:bookmarkEnd w:id="3915"/>
      <w:bookmarkEnd w:id="3916"/>
      <w:bookmarkEnd w:id="3917"/>
      <w:bookmarkEnd w:id="3918"/>
      <w:bookmarkEnd w:id="3919"/>
    </w:p>
    <w:p w14:paraId="351688D5">
      <w:pPr>
        <w:pStyle w:val="50"/>
      </w:pPr>
      <w:r>
        <w:t>STA站点自己也需要判断自己是否离线。如果STA判断自己离线后，则</w:t>
      </w:r>
      <w:del w:id="215" w:author="gddw" w:date="2026-02-09T10:24:13Z">
        <w:r>
          <w:rPr/>
          <w:delText>必须</w:delText>
        </w:r>
      </w:del>
      <w:ins w:id="216" w:author="gddw" w:date="2026-02-09T10:24:13Z">
        <w:r>
          <w:rPr>
            <w:rFonts w:hint="eastAsia"/>
            <w:lang w:eastAsia="zh-CN"/>
          </w:rPr>
          <w:t>应</w:t>
        </w:r>
      </w:ins>
      <w:r>
        <w:t>重新申请加入网络。</w:t>
      </w:r>
    </w:p>
    <w:p w14:paraId="1C1A853F">
      <w:pPr>
        <w:pStyle w:val="50"/>
      </w:pPr>
      <w:r>
        <w:t>在以下情形中，STA站点可判断自己离线：</w:t>
      </w:r>
    </w:p>
    <w:p w14:paraId="38AFED4F">
      <w:pPr>
        <w:pStyle w:val="50"/>
        <w:numPr>
          <w:ilvl w:val="0"/>
          <w:numId w:val="36"/>
        </w:numPr>
        <w:ind w:firstLineChars="0"/>
      </w:pPr>
      <w:r>
        <w:t>STA站点在加入网络后，</w:t>
      </w:r>
      <w:del w:id="217" w:author="GaaihoengNg" w:date="2026-02-27T12:04:21Z">
        <w:r>
          <w:rPr/>
          <w:delText>如果</w:delText>
        </w:r>
      </w:del>
      <w:r>
        <w:t>在一个完整的心跳周期（两个路由周期）内，收不到任何信标帧。</w:t>
      </w:r>
    </w:p>
    <w:p w14:paraId="37FFC973">
      <w:pPr>
        <w:pStyle w:val="50"/>
        <w:numPr>
          <w:ilvl w:val="0"/>
          <w:numId w:val="36"/>
        </w:numPr>
        <w:ind w:firstLineChars="0"/>
      </w:pPr>
      <w:r>
        <w:t>STA站点在连续4个路由周期内，</w:t>
      </w:r>
      <w:del w:id="218" w:author="GaaihoengNg" w:date="2026-02-27T12:04:23Z">
        <w:r>
          <w:rPr/>
          <w:delText>如果</w:delText>
        </w:r>
      </w:del>
      <w:r>
        <w:t>与代理站点的通信成功率为0。</w:t>
      </w:r>
    </w:p>
    <w:p w14:paraId="305C97E0">
      <w:pPr>
        <w:pStyle w:val="50"/>
        <w:numPr>
          <w:ilvl w:val="0"/>
          <w:numId w:val="36"/>
        </w:numPr>
        <w:ind w:firstLineChars="0"/>
      </w:pPr>
      <w:r>
        <w:t>STA站点收到CCO的“组网序列号”与自身记录的“组网序列号”不同。</w:t>
      </w:r>
    </w:p>
    <w:p w14:paraId="067AB60C">
      <w:pPr>
        <w:pStyle w:val="50"/>
        <w:numPr>
          <w:ilvl w:val="0"/>
          <w:numId w:val="36"/>
        </w:numPr>
        <w:ind w:firstLineChars="0"/>
      </w:pPr>
      <w:r>
        <w:t>STA站点接收到离线指示报文或者延迟离线指示报文，指示自己离线。</w:t>
      </w:r>
    </w:p>
    <w:p w14:paraId="60FC976D">
      <w:pPr>
        <w:pStyle w:val="50"/>
        <w:numPr>
          <w:ilvl w:val="0"/>
          <w:numId w:val="36"/>
        </w:numPr>
        <w:ind w:firstLineChars="0"/>
      </w:pPr>
      <w:r>
        <w:t>一级STA站点，</w:t>
      </w:r>
      <w:del w:id="219" w:author="GaaihoengNg" w:date="2026-02-27T12:04:35Z">
        <w:r>
          <w:rPr/>
          <w:delText>如果</w:delText>
        </w:r>
      </w:del>
      <w:r>
        <w:t>检测到CCO的MAC地址发生变化。</w:t>
      </w:r>
    </w:p>
    <w:p w14:paraId="1D8FDE2B">
      <w:pPr>
        <w:pStyle w:val="50"/>
        <w:numPr>
          <w:ilvl w:val="0"/>
          <w:numId w:val="36"/>
        </w:numPr>
        <w:ind w:firstLineChars="0"/>
      </w:pPr>
      <w:r>
        <w:t>STA站点发现本站点的代理站点角色变为了发现站点已经连续一个路由周期。</w:t>
      </w:r>
    </w:p>
    <w:p w14:paraId="3F8BA01E">
      <w:pPr>
        <w:pStyle w:val="50"/>
        <w:numPr>
          <w:ilvl w:val="0"/>
          <w:numId w:val="36"/>
        </w:numPr>
        <w:ind w:firstLineChars="0"/>
      </w:pPr>
      <w:r>
        <w:t>本站点的层级超过最大层级限制（15级），站点需要离线。</w:t>
      </w:r>
    </w:p>
    <w:p w14:paraId="782D4F74">
      <w:pPr>
        <w:pStyle w:val="57"/>
        <w:ind w:left="420" w:hanging="420"/>
      </w:pPr>
      <w:bookmarkStart w:id="3920" w:name="_Toc399757370"/>
      <w:bookmarkStart w:id="3921" w:name="_Toc402983920"/>
      <w:bookmarkStart w:id="3922" w:name="_Toc402983454"/>
      <w:bookmarkStart w:id="3923" w:name="_Toc400798998"/>
      <w:bookmarkStart w:id="3924" w:name="_Toc399229119"/>
      <w:bookmarkStart w:id="3925" w:name="_Toc399259332"/>
      <w:bookmarkStart w:id="3926" w:name="_Toc402982988"/>
      <w:bookmarkStart w:id="3927" w:name="_Toc405476733"/>
      <w:bookmarkStart w:id="3928" w:name="_Toc10101"/>
      <w:bookmarkStart w:id="3929" w:name="_Toc439785824"/>
      <w:bookmarkStart w:id="3930" w:name="_Toc17585"/>
      <w:bookmarkStart w:id="3931" w:name="_Toc403570405"/>
      <w:bookmarkStart w:id="3932" w:name="_Toc17814"/>
      <w:bookmarkStart w:id="3933" w:name="_Toc403585391"/>
      <w:bookmarkStart w:id="3934" w:name="_Toc408859992"/>
      <w:r>
        <w:t>路由</w:t>
      </w:r>
      <w:bookmarkEnd w:id="3920"/>
      <w:bookmarkEnd w:id="3921"/>
      <w:bookmarkEnd w:id="3922"/>
      <w:bookmarkEnd w:id="3923"/>
      <w:bookmarkEnd w:id="3924"/>
      <w:bookmarkEnd w:id="3925"/>
      <w:bookmarkEnd w:id="3926"/>
      <w:r>
        <w:t>维护</w:t>
      </w:r>
      <w:bookmarkEnd w:id="3927"/>
      <w:bookmarkEnd w:id="3928"/>
      <w:bookmarkEnd w:id="3929"/>
      <w:bookmarkEnd w:id="3930"/>
      <w:bookmarkEnd w:id="3931"/>
      <w:bookmarkEnd w:id="3932"/>
      <w:bookmarkEnd w:id="3933"/>
      <w:bookmarkEnd w:id="3934"/>
    </w:p>
    <w:p w14:paraId="0CDA0980">
      <w:pPr>
        <w:pStyle w:val="50"/>
      </w:pPr>
      <w:r>
        <w:t>在组网过程中以及网络维护的过程中，全网站点最关键的目标就是维护实时的路由表项。路由表项包括STA站点到达CCO的路由，也包括从CCO或者低层级站点到达最大层级的STA站点的路由。</w:t>
      </w:r>
    </w:p>
    <w:p w14:paraId="6D5B1CEE">
      <w:pPr>
        <w:pStyle w:val="50"/>
      </w:pPr>
      <w:r>
        <w:t>当各级站点中的路由表项</w:t>
      </w:r>
      <w:del w:id="220" w:author="GaaihoengNg" w:date="2026-02-27T13:51:10Z">
        <w:r>
          <w:rPr/>
          <w:delText>是</w:delText>
        </w:r>
      </w:del>
      <w:r>
        <w:t>实时可靠时，才能有效的支撑业务数据的转发。</w:t>
      </w:r>
    </w:p>
    <w:p w14:paraId="2AB57D63">
      <w:pPr>
        <w:pStyle w:val="50"/>
      </w:pPr>
      <w:r>
        <w:t>网络拓扑图示例如</w:t>
      </w:r>
      <w:r>
        <w:fldChar w:fldCharType="begin"/>
      </w:r>
      <w:r>
        <w:instrText xml:space="preserve"> REF _Ref56777852 \h  \* MERGEFORMAT </w:instrText>
      </w:r>
      <w:r>
        <w:fldChar w:fldCharType="separate"/>
      </w:r>
      <w:r>
        <w:t>图 64</w:t>
      </w:r>
      <w:r>
        <w:fldChar w:fldCharType="end"/>
      </w:r>
      <w:r>
        <w:t>所示。</w:t>
      </w:r>
    </w:p>
    <w:p w14:paraId="360315F4">
      <w:pPr>
        <w:pStyle w:val="129"/>
      </w:pPr>
      <w:r>
        <w:drawing>
          <wp:inline distT="0" distB="0" distL="0" distR="0">
            <wp:extent cx="1606550" cy="1976120"/>
            <wp:effectExtent l="0" t="0" r="0" b="5080"/>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1608179" cy="1978261"/>
                    </a:xfrm>
                    <a:prstGeom prst="rect">
                      <a:avLst/>
                    </a:prstGeom>
                    <a:noFill/>
                    <a:ln>
                      <a:noFill/>
                    </a:ln>
                  </pic:spPr>
                </pic:pic>
              </a:graphicData>
            </a:graphic>
          </wp:inline>
        </w:drawing>
      </w:r>
    </w:p>
    <w:p w14:paraId="0D0329FB">
      <w:pPr>
        <w:pStyle w:val="10"/>
        <w:rPr>
          <w:sz w:val="20"/>
        </w:rPr>
      </w:pPr>
      <w:bookmarkStart w:id="3935" w:name="_Ref56777852"/>
      <w:bookmarkStart w:id="3936" w:name="_Ref399143175"/>
      <w:bookmarkStart w:id="3937" w:name="_Toc399229284"/>
      <w:bookmarkStart w:id="3938" w:name="_Toc402983577"/>
      <w:bookmarkStart w:id="3939" w:name="_Toc399259491"/>
      <w:bookmarkStart w:id="3940" w:name="_Toc400799127"/>
      <w:bookmarkStart w:id="3941" w:name="_Toc403585514"/>
      <w:bookmarkStart w:id="3942" w:name="_Toc402983111"/>
      <w:bookmarkStart w:id="3943" w:name="_Toc408860138"/>
      <w:bookmarkStart w:id="3944" w:name="_Toc402984043"/>
      <w:bookmarkStart w:id="3945" w:name="_Toc405476864"/>
      <w:bookmarkStart w:id="3946" w:name="_Toc399757525"/>
      <w:bookmarkStart w:id="3947" w:name="_Toc403570556"/>
      <w:r>
        <w:t xml:space="preserve">图 </w:t>
      </w:r>
      <w:r>
        <w:fldChar w:fldCharType="begin"/>
      </w:r>
      <w:r>
        <w:instrText xml:space="preserve"> SEQ 图 \* ARABIC </w:instrText>
      </w:r>
      <w:r>
        <w:fldChar w:fldCharType="separate"/>
      </w:r>
      <w:r>
        <w:t>64</w:t>
      </w:r>
      <w:r>
        <w:fldChar w:fldCharType="end"/>
      </w:r>
      <w:bookmarkEnd w:id="3935"/>
      <w:r>
        <w:rPr>
          <w:sz w:val="20"/>
        </w:rPr>
        <w:t xml:space="preserve"> 网络拓扑图</w:t>
      </w:r>
      <w:bookmarkEnd w:id="3936"/>
      <w:bookmarkEnd w:id="3937"/>
      <w:bookmarkEnd w:id="3938"/>
      <w:bookmarkEnd w:id="3939"/>
      <w:bookmarkEnd w:id="3940"/>
      <w:bookmarkEnd w:id="3941"/>
      <w:bookmarkEnd w:id="3942"/>
      <w:bookmarkEnd w:id="3943"/>
      <w:bookmarkEnd w:id="3944"/>
      <w:bookmarkEnd w:id="3945"/>
      <w:bookmarkEnd w:id="3946"/>
      <w:bookmarkEnd w:id="3947"/>
    </w:p>
    <w:p w14:paraId="7CFB5205">
      <w:pPr>
        <w:pStyle w:val="50"/>
      </w:pPr>
      <w:r>
        <w:t>在</w:t>
      </w:r>
      <w:r>
        <w:fldChar w:fldCharType="begin"/>
      </w:r>
      <w:r>
        <w:instrText xml:space="preserve"> REF _Ref56777852 \h </w:instrText>
      </w:r>
      <w:r>
        <w:rPr>
          <w:rStyle w:val="51"/>
        </w:rPr>
        <w:instrText xml:space="preserve"> \* MERGEFORMAT </w:instrText>
      </w:r>
      <w:r>
        <w:fldChar w:fldCharType="separate"/>
      </w:r>
      <w:r>
        <w:t>图 64</w:t>
      </w:r>
      <w:r>
        <w:fldChar w:fldCharType="end"/>
      </w:r>
      <w:r>
        <w:t>中所示的网络拓扑中，各级站点可以形成的路由表项如下：</w:t>
      </w:r>
    </w:p>
    <w:p w14:paraId="002B4F21">
      <w:pPr>
        <w:pStyle w:val="50"/>
      </w:pPr>
      <w:r>
        <w:t>CCO站点的路由表项如</w:t>
      </w:r>
      <w:r>
        <w:fldChar w:fldCharType="begin"/>
      </w:r>
      <w:r>
        <w:instrText xml:space="preserve"> REF _Ref74817905 \h  \* MERGEFORMAT </w:instrText>
      </w:r>
      <w:r>
        <w:fldChar w:fldCharType="separate"/>
      </w:r>
      <w:r>
        <w:t>表 177</w:t>
      </w:r>
      <w:r>
        <w:fldChar w:fldCharType="end"/>
      </w:r>
      <w:r>
        <w:t>所示。</w:t>
      </w:r>
    </w:p>
    <w:p w14:paraId="7A929ECE">
      <w:pPr>
        <w:pStyle w:val="10"/>
      </w:pPr>
      <w:bookmarkStart w:id="3948" w:name="_Ref56777898"/>
      <w:bookmarkStart w:id="3949" w:name="_Ref74817905"/>
      <w:bookmarkStart w:id="3950" w:name="_Toc402983238"/>
      <w:bookmarkStart w:id="3951" w:name="_Toc405476988"/>
      <w:bookmarkStart w:id="3952" w:name="_Toc402540156"/>
      <w:bookmarkStart w:id="3953" w:name="_Ref399143195"/>
      <w:bookmarkStart w:id="3954" w:name="_Toc408860263"/>
      <w:bookmarkStart w:id="3955" w:name="_Toc403570681"/>
      <w:bookmarkStart w:id="3956" w:name="_Toc399229448"/>
      <w:bookmarkStart w:id="3957" w:name="_Toc402984170"/>
      <w:bookmarkStart w:id="3958" w:name="_Toc402983704"/>
      <w:bookmarkStart w:id="3959" w:name="_Toc399757674"/>
      <w:bookmarkStart w:id="3960" w:name="_Toc405022566"/>
      <w:bookmarkStart w:id="3961" w:name="_Toc399259644"/>
      <w:r>
        <w:t xml:space="preserve">表 </w:t>
      </w:r>
      <w:bookmarkEnd w:id="3948"/>
      <w:r>
        <w:fldChar w:fldCharType="begin"/>
      </w:r>
      <w:r>
        <w:instrText xml:space="preserve"> SEQ 表 \* ARABIC </w:instrText>
      </w:r>
      <w:r>
        <w:fldChar w:fldCharType="separate"/>
      </w:r>
      <w:r>
        <w:t>177</w:t>
      </w:r>
      <w:r>
        <w:fldChar w:fldCharType="end"/>
      </w:r>
      <w:bookmarkEnd w:id="3949"/>
      <w:r>
        <w:t xml:space="preserve"> CCO路由表项</w:t>
      </w:r>
      <w:bookmarkEnd w:id="3950"/>
      <w:bookmarkEnd w:id="3951"/>
      <w:bookmarkEnd w:id="3952"/>
      <w:bookmarkEnd w:id="3953"/>
      <w:bookmarkEnd w:id="3954"/>
      <w:bookmarkEnd w:id="3955"/>
      <w:bookmarkEnd w:id="3956"/>
      <w:bookmarkEnd w:id="3957"/>
      <w:bookmarkEnd w:id="3958"/>
      <w:bookmarkEnd w:id="3959"/>
      <w:bookmarkEnd w:id="3960"/>
      <w:bookmarkEnd w:id="396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73001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0310F72">
            <w:pPr>
              <w:pStyle w:val="125"/>
              <w:rPr>
                <w:rFonts w:ascii="Times New Roman" w:hAnsi="Times New Roman"/>
                <w:color w:val="000000"/>
                <w:sz w:val="18"/>
                <w:szCs w:val="18"/>
              </w:rPr>
            </w:pPr>
            <w:r>
              <w:rPr>
                <w:rFonts w:ascii="Times New Roman" w:hAnsi="Times New Roman"/>
                <w:color w:val="000000"/>
                <w:sz w:val="18"/>
                <w:szCs w:val="18"/>
              </w:rPr>
              <w:t>原始目的TEI</w:t>
            </w:r>
          </w:p>
        </w:tc>
        <w:tc>
          <w:tcPr>
            <w:tcW w:w="4261" w:type="dxa"/>
            <w:vAlign w:val="center"/>
          </w:tcPr>
          <w:p w14:paraId="5B9941A7">
            <w:pPr>
              <w:pStyle w:val="125"/>
              <w:rPr>
                <w:rFonts w:ascii="Times New Roman" w:hAnsi="Times New Roman"/>
                <w:color w:val="000000"/>
                <w:sz w:val="18"/>
                <w:szCs w:val="18"/>
              </w:rPr>
            </w:pPr>
            <w:r>
              <w:rPr>
                <w:rFonts w:ascii="Times New Roman" w:hAnsi="Times New Roman"/>
                <w:color w:val="000000"/>
                <w:sz w:val="18"/>
                <w:szCs w:val="18"/>
              </w:rPr>
              <w:t>目的TEI</w:t>
            </w:r>
          </w:p>
        </w:tc>
      </w:tr>
      <w:tr w14:paraId="1F5EA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AC8D306">
            <w:pPr>
              <w:pStyle w:val="125"/>
              <w:rPr>
                <w:rFonts w:ascii="Times New Roman" w:hAnsi="Times New Roman"/>
                <w:color w:val="000000"/>
                <w:sz w:val="18"/>
                <w:szCs w:val="18"/>
              </w:rPr>
            </w:pPr>
            <w:r>
              <w:rPr>
                <w:rFonts w:ascii="Times New Roman" w:hAnsi="Times New Roman"/>
                <w:color w:val="000000"/>
                <w:sz w:val="18"/>
                <w:szCs w:val="18"/>
              </w:rPr>
              <w:t>2</w:t>
            </w:r>
          </w:p>
        </w:tc>
        <w:tc>
          <w:tcPr>
            <w:tcW w:w="4261" w:type="dxa"/>
            <w:vAlign w:val="center"/>
          </w:tcPr>
          <w:p w14:paraId="367F53AA">
            <w:pPr>
              <w:pStyle w:val="125"/>
              <w:rPr>
                <w:rFonts w:ascii="Times New Roman" w:hAnsi="Times New Roman"/>
                <w:color w:val="000000"/>
                <w:sz w:val="18"/>
                <w:szCs w:val="18"/>
              </w:rPr>
            </w:pPr>
            <w:r>
              <w:rPr>
                <w:rFonts w:ascii="Times New Roman" w:hAnsi="Times New Roman"/>
                <w:color w:val="000000"/>
                <w:sz w:val="18"/>
                <w:szCs w:val="18"/>
              </w:rPr>
              <w:t>2</w:t>
            </w:r>
          </w:p>
        </w:tc>
      </w:tr>
      <w:tr w14:paraId="0946D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1F98C300">
            <w:pPr>
              <w:pStyle w:val="125"/>
              <w:rPr>
                <w:rFonts w:ascii="Times New Roman" w:hAnsi="Times New Roman"/>
                <w:color w:val="000000"/>
                <w:sz w:val="18"/>
                <w:szCs w:val="18"/>
              </w:rPr>
            </w:pPr>
            <w:r>
              <w:rPr>
                <w:rFonts w:ascii="Times New Roman" w:hAnsi="Times New Roman"/>
                <w:color w:val="000000"/>
                <w:sz w:val="18"/>
                <w:szCs w:val="18"/>
              </w:rPr>
              <w:t>3</w:t>
            </w:r>
          </w:p>
        </w:tc>
        <w:tc>
          <w:tcPr>
            <w:tcW w:w="4261" w:type="dxa"/>
            <w:vAlign w:val="center"/>
          </w:tcPr>
          <w:p w14:paraId="61C26951">
            <w:pPr>
              <w:pStyle w:val="125"/>
              <w:rPr>
                <w:rFonts w:ascii="Times New Roman" w:hAnsi="Times New Roman"/>
                <w:color w:val="000000"/>
                <w:sz w:val="18"/>
                <w:szCs w:val="18"/>
              </w:rPr>
            </w:pPr>
            <w:r>
              <w:rPr>
                <w:rFonts w:ascii="Times New Roman" w:hAnsi="Times New Roman"/>
                <w:color w:val="000000"/>
                <w:sz w:val="18"/>
                <w:szCs w:val="18"/>
              </w:rPr>
              <w:t>3</w:t>
            </w:r>
          </w:p>
        </w:tc>
      </w:tr>
      <w:tr w14:paraId="508D4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150C36C9">
            <w:pPr>
              <w:pStyle w:val="125"/>
              <w:rPr>
                <w:rFonts w:ascii="Times New Roman" w:hAnsi="Times New Roman"/>
                <w:color w:val="000000"/>
                <w:sz w:val="18"/>
                <w:szCs w:val="18"/>
              </w:rPr>
            </w:pPr>
            <w:r>
              <w:rPr>
                <w:rFonts w:ascii="Times New Roman" w:hAnsi="Times New Roman"/>
                <w:color w:val="000000"/>
                <w:sz w:val="18"/>
                <w:szCs w:val="18"/>
              </w:rPr>
              <w:t>4</w:t>
            </w:r>
          </w:p>
        </w:tc>
        <w:tc>
          <w:tcPr>
            <w:tcW w:w="4261" w:type="dxa"/>
            <w:vAlign w:val="center"/>
          </w:tcPr>
          <w:p w14:paraId="737DC535">
            <w:pPr>
              <w:pStyle w:val="125"/>
              <w:rPr>
                <w:rFonts w:ascii="Times New Roman" w:hAnsi="Times New Roman"/>
                <w:color w:val="000000"/>
                <w:sz w:val="18"/>
                <w:szCs w:val="18"/>
              </w:rPr>
            </w:pPr>
            <w:r>
              <w:rPr>
                <w:rFonts w:ascii="Times New Roman" w:hAnsi="Times New Roman"/>
                <w:color w:val="000000"/>
                <w:sz w:val="18"/>
                <w:szCs w:val="18"/>
              </w:rPr>
              <w:t>2</w:t>
            </w:r>
          </w:p>
        </w:tc>
      </w:tr>
      <w:tr w14:paraId="552AB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C8FBDB4">
            <w:pPr>
              <w:pStyle w:val="125"/>
              <w:rPr>
                <w:rFonts w:ascii="Times New Roman" w:hAnsi="Times New Roman"/>
                <w:color w:val="000000"/>
                <w:sz w:val="18"/>
                <w:szCs w:val="18"/>
              </w:rPr>
            </w:pPr>
            <w:r>
              <w:rPr>
                <w:rFonts w:ascii="Times New Roman" w:hAnsi="Times New Roman"/>
                <w:color w:val="000000"/>
                <w:sz w:val="18"/>
                <w:szCs w:val="18"/>
              </w:rPr>
              <w:t>5</w:t>
            </w:r>
          </w:p>
        </w:tc>
        <w:tc>
          <w:tcPr>
            <w:tcW w:w="4261" w:type="dxa"/>
            <w:vAlign w:val="center"/>
          </w:tcPr>
          <w:p w14:paraId="111D20E7">
            <w:pPr>
              <w:pStyle w:val="125"/>
              <w:rPr>
                <w:rFonts w:ascii="Times New Roman" w:hAnsi="Times New Roman"/>
                <w:color w:val="000000"/>
                <w:sz w:val="18"/>
                <w:szCs w:val="18"/>
              </w:rPr>
            </w:pPr>
            <w:r>
              <w:rPr>
                <w:rFonts w:ascii="Times New Roman" w:hAnsi="Times New Roman"/>
                <w:color w:val="000000"/>
                <w:sz w:val="18"/>
                <w:szCs w:val="18"/>
              </w:rPr>
              <w:t>2</w:t>
            </w:r>
          </w:p>
        </w:tc>
      </w:tr>
    </w:tbl>
    <w:p w14:paraId="7D42CC5A"/>
    <w:p w14:paraId="3DE36A81">
      <w:pPr>
        <w:pStyle w:val="50"/>
      </w:pPr>
      <w:r>
        <w:t>STA1站点的路由表项如</w:t>
      </w:r>
      <w:r>
        <w:fldChar w:fldCharType="begin"/>
      </w:r>
      <w:r>
        <w:instrText xml:space="preserve"> REF _Ref74817899 \h  \* MERGEFORMAT </w:instrText>
      </w:r>
      <w:r>
        <w:fldChar w:fldCharType="separate"/>
      </w:r>
      <w:r>
        <w:t>表 178</w:t>
      </w:r>
      <w:r>
        <w:fldChar w:fldCharType="end"/>
      </w:r>
      <w:r>
        <w:t>所示。</w:t>
      </w:r>
    </w:p>
    <w:p w14:paraId="0E90F503">
      <w:pPr>
        <w:pStyle w:val="10"/>
      </w:pPr>
      <w:bookmarkStart w:id="3962" w:name="_Ref56777904"/>
      <w:bookmarkStart w:id="3963" w:name="_Ref74817899"/>
      <w:bookmarkStart w:id="3964" w:name="_Toc405476989"/>
      <w:bookmarkStart w:id="3965" w:name="_Toc402983239"/>
      <w:bookmarkStart w:id="3966" w:name="_Toc408860264"/>
      <w:bookmarkStart w:id="3967" w:name="_Toc405022567"/>
      <w:bookmarkStart w:id="3968" w:name="_Toc403570682"/>
      <w:bookmarkStart w:id="3969" w:name="_Ref399143220"/>
      <w:bookmarkStart w:id="3970" w:name="_Toc399757675"/>
      <w:bookmarkStart w:id="3971" w:name="_Toc402983705"/>
      <w:bookmarkStart w:id="3972" w:name="_Toc399229449"/>
      <w:bookmarkStart w:id="3973" w:name="_Toc402984171"/>
      <w:bookmarkStart w:id="3974" w:name="_Toc402540157"/>
      <w:bookmarkStart w:id="3975" w:name="_Toc399259645"/>
      <w:r>
        <w:t xml:space="preserve">表 </w:t>
      </w:r>
      <w:bookmarkEnd w:id="3962"/>
      <w:r>
        <w:fldChar w:fldCharType="begin"/>
      </w:r>
      <w:r>
        <w:instrText xml:space="preserve"> SEQ 表 \* ARABIC </w:instrText>
      </w:r>
      <w:r>
        <w:fldChar w:fldCharType="separate"/>
      </w:r>
      <w:r>
        <w:t>178</w:t>
      </w:r>
      <w:r>
        <w:fldChar w:fldCharType="end"/>
      </w:r>
      <w:bookmarkEnd w:id="3963"/>
      <w:r>
        <w:t xml:space="preserve"> STA1路由表项</w:t>
      </w:r>
      <w:bookmarkEnd w:id="3964"/>
      <w:bookmarkEnd w:id="3965"/>
      <w:bookmarkEnd w:id="3966"/>
      <w:bookmarkEnd w:id="3967"/>
      <w:bookmarkEnd w:id="3968"/>
      <w:bookmarkEnd w:id="3969"/>
      <w:bookmarkEnd w:id="3970"/>
      <w:bookmarkEnd w:id="3971"/>
      <w:bookmarkEnd w:id="3972"/>
      <w:bookmarkEnd w:id="3973"/>
      <w:bookmarkEnd w:id="3974"/>
      <w:bookmarkEnd w:id="3975"/>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0FAEC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6D200693">
            <w:pPr>
              <w:pStyle w:val="125"/>
              <w:rPr>
                <w:rFonts w:ascii="Times New Roman" w:hAnsi="Times New Roman"/>
                <w:color w:val="000000"/>
                <w:sz w:val="18"/>
                <w:szCs w:val="18"/>
              </w:rPr>
            </w:pPr>
            <w:r>
              <w:rPr>
                <w:rFonts w:ascii="Times New Roman" w:hAnsi="Times New Roman"/>
                <w:color w:val="000000"/>
                <w:sz w:val="18"/>
                <w:szCs w:val="18"/>
              </w:rPr>
              <w:t>原始目的TEI</w:t>
            </w:r>
          </w:p>
        </w:tc>
        <w:tc>
          <w:tcPr>
            <w:tcW w:w="4261" w:type="dxa"/>
            <w:vAlign w:val="center"/>
          </w:tcPr>
          <w:p w14:paraId="693351E0">
            <w:pPr>
              <w:pStyle w:val="125"/>
              <w:rPr>
                <w:rFonts w:ascii="Times New Roman" w:hAnsi="Times New Roman"/>
                <w:color w:val="000000"/>
                <w:sz w:val="18"/>
                <w:szCs w:val="18"/>
              </w:rPr>
            </w:pPr>
            <w:r>
              <w:rPr>
                <w:rFonts w:ascii="Times New Roman" w:hAnsi="Times New Roman"/>
                <w:color w:val="000000"/>
                <w:sz w:val="18"/>
                <w:szCs w:val="18"/>
              </w:rPr>
              <w:t>目的TEI</w:t>
            </w:r>
          </w:p>
        </w:tc>
      </w:tr>
      <w:tr w14:paraId="5F49E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4207501">
            <w:pPr>
              <w:pStyle w:val="125"/>
              <w:rPr>
                <w:rFonts w:ascii="Times New Roman" w:hAnsi="Times New Roman"/>
                <w:color w:val="000000"/>
                <w:sz w:val="18"/>
                <w:szCs w:val="18"/>
              </w:rPr>
            </w:pPr>
            <w:r>
              <w:rPr>
                <w:rFonts w:ascii="Times New Roman" w:hAnsi="Times New Roman"/>
                <w:color w:val="000000"/>
                <w:sz w:val="18"/>
                <w:szCs w:val="18"/>
              </w:rPr>
              <w:t>1</w:t>
            </w:r>
          </w:p>
        </w:tc>
        <w:tc>
          <w:tcPr>
            <w:tcW w:w="4261" w:type="dxa"/>
            <w:vAlign w:val="center"/>
          </w:tcPr>
          <w:p w14:paraId="601F17A1">
            <w:pPr>
              <w:pStyle w:val="125"/>
              <w:rPr>
                <w:rFonts w:ascii="Times New Roman" w:hAnsi="Times New Roman"/>
                <w:color w:val="000000"/>
                <w:sz w:val="18"/>
                <w:szCs w:val="18"/>
              </w:rPr>
            </w:pPr>
            <w:r>
              <w:rPr>
                <w:rFonts w:ascii="Times New Roman" w:hAnsi="Times New Roman"/>
                <w:color w:val="000000"/>
                <w:sz w:val="18"/>
                <w:szCs w:val="18"/>
              </w:rPr>
              <w:t>1</w:t>
            </w:r>
          </w:p>
        </w:tc>
      </w:tr>
      <w:tr w14:paraId="505B6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7108825F">
            <w:pPr>
              <w:pStyle w:val="125"/>
              <w:rPr>
                <w:rFonts w:ascii="Times New Roman" w:hAnsi="Times New Roman"/>
                <w:color w:val="000000"/>
                <w:sz w:val="18"/>
                <w:szCs w:val="18"/>
              </w:rPr>
            </w:pPr>
            <w:r>
              <w:rPr>
                <w:rFonts w:ascii="Times New Roman" w:hAnsi="Times New Roman"/>
                <w:color w:val="000000"/>
                <w:sz w:val="18"/>
                <w:szCs w:val="18"/>
              </w:rPr>
              <w:t>4</w:t>
            </w:r>
          </w:p>
        </w:tc>
        <w:tc>
          <w:tcPr>
            <w:tcW w:w="4261" w:type="dxa"/>
            <w:vAlign w:val="center"/>
          </w:tcPr>
          <w:p w14:paraId="15808332">
            <w:pPr>
              <w:pStyle w:val="125"/>
              <w:rPr>
                <w:rFonts w:ascii="Times New Roman" w:hAnsi="Times New Roman"/>
                <w:color w:val="000000"/>
                <w:sz w:val="18"/>
                <w:szCs w:val="18"/>
              </w:rPr>
            </w:pPr>
            <w:r>
              <w:rPr>
                <w:rFonts w:ascii="Times New Roman" w:hAnsi="Times New Roman"/>
                <w:color w:val="000000"/>
                <w:sz w:val="18"/>
                <w:szCs w:val="18"/>
              </w:rPr>
              <w:t>4</w:t>
            </w:r>
          </w:p>
        </w:tc>
      </w:tr>
      <w:tr w14:paraId="110F1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09B05BB">
            <w:pPr>
              <w:pStyle w:val="125"/>
              <w:rPr>
                <w:rFonts w:ascii="Times New Roman" w:hAnsi="Times New Roman"/>
                <w:color w:val="000000"/>
                <w:sz w:val="18"/>
                <w:szCs w:val="18"/>
              </w:rPr>
            </w:pPr>
            <w:r>
              <w:rPr>
                <w:rFonts w:ascii="Times New Roman" w:hAnsi="Times New Roman"/>
                <w:color w:val="000000"/>
                <w:sz w:val="18"/>
                <w:szCs w:val="18"/>
              </w:rPr>
              <w:t>5</w:t>
            </w:r>
          </w:p>
        </w:tc>
        <w:tc>
          <w:tcPr>
            <w:tcW w:w="4261" w:type="dxa"/>
            <w:vAlign w:val="center"/>
          </w:tcPr>
          <w:p w14:paraId="3D74A220">
            <w:pPr>
              <w:pStyle w:val="125"/>
              <w:rPr>
                <w:rFonts w:ascii="Times New Roman" w:hAnsi="Times New Roman"/>
                <w:color w:val="000000"/>
                <w:sz w:val="18"/>
                <w:szCs w:val="18"/>
              </w:rPr>
            </w:pPr>
            <w:r>
              <w:rPr>
                <w:rFonts w:ascii="Times New Roman" w:hAnsi="Times New Roman"/>
                <w:color w:val="000000"/>
                <w:sz w:val="18"/>
                <w:szCs w:val="18"/>
              </w:rPr>
              <w:t>4</w:t>
            </w:r>
          </w:p>
        </w:tc>
      </w:tr>
    </w:tbl>
    <w:p w14:paraId="1468B721"/>
    <w:p w14:paraId="6D52BCF2">
      <w:pPr>
        <w:pStyle w:val="50"/>
      </w:pPr>
      <w:r>
        <w:t>STA2站点的路由表项如</w:t>
      </w:r>
      <w:r>
        <w:fldChar w:fldCharType="begin"/>
      </w:r>
      <w:r>
        <w:instrText xml:space="preserve"> REF _Ref74817892 \h  \* MERGEFORMAT </w:instrText>
      </w:r>
      <w:r>
        <w:fldChar w:fldCharType="separate"/>
      </w:r>
      <w:r>
        <w:t>表 179</w:t>
      </w:r>
      <w:r>
        <w:fldChar w:fldCharType="end"/>
      </w:r>
      <w:r>
        <w:t>所示。</w:t>
      </w:r>
    </w:p>
    <w:p w14:paraId="3300BDC0">
      <w:pPr>
        <w:pStyle w:val="10"/>
      </w:pPr>
      <w:bookmarkStart w:id="3976" w:name="_Ref56777909"/>
      <w:bookmarkStart w:id="3977" w:name="_Ref74817892"/>
      <w:bookmarkStart w:id="3978" w:name="_Toc402984172"/>
      <w:bookmarkStart w:id="3979" w:name="_Toc399259646"/>
      <w:bookmarkStart w:id="3980" w:name="_Toc408860265"/>
      <w:bookmarkStart w:id="3981" w:name="_Toc402540158"/>
      <w:bookmarkStart w:id="3982" w:name="_Toc399229450"/>
      <w:bookmarkStart w:id="3983" w:name="_Toc399757676"/>
      <w:bookmarkStart w:id="3984" w:name="_Toc405476990"/>
      <w:bookmarkStart w:id="3985" w:name="_Toc405022568"/>
      <w:bookmarkStart w:id="3986" w:name="_Toc402983706"/>
      <w:bookmarkStart w:id="3987" w:name="_Toc403570683"/>
      <w:bookmarkStart w:id="3988" w:name="_Toc402983240"/>
      <w:bookmarkStart w:id="3989" w:name="_Ref399143235"/>
      <w:r>
        <w:t xml:space="preserve">表 </w:t>
      </w:r>
      <w:bookmarkEnd w:id="3976"/>
      <w:r>
        <w:fldChar w:fldCharType="begin"/>
      </w:r>
      <w:r>
        <w:instrText xml:space="preserve"> SEQ 表 \* ARABIC </w:instrText>
      </w:r>
      <w:r>
        <w:fldChar w:fldCharType="separate"/>
      </w:r>
      <w:r>
        <w:t>179</w:t>
      </w:r>
      <w:r>
        <w:fldChar w:fldCharType="end"/>
      </w:r>
      <w:bookmarkEnd w:id="3977"/>
      <w:r>
        <w:t xml:space="preserve"> STA2路由表项</w:t>
      </w:r>
      <w:bookmarkEnd w:id="3978"/>
      <w:bookmarkEnd w:id="3979"/>
      <w:bookmarkEnd w:id="3980"/>
      <w:bookmarkEnd w:id="3981"/>
      <w:bookmarkEnd w:id="3982"/>
      <w:bookmarkEnd w:id="3983"/>
      <w:bookmarkEnd w:id="3984"/>
      <w:bookmarkEnd w:id="3985"/>
      <w:bookmarkEnd w:id="3986"/>
      <w:bookmarkEnd w:id="3987"/>
      <w:bookmarkEnd w:id="3988"/>
      <w:bookmarkEnd w:id="398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61"/>
        <w:gridCol w:w="4261"/>
      </w:tblGrid>
      <w:tr w14:paraId="411B8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6F2B763">
            <w:pPr>
              <w:pStyle w:val="125"/>
              <w:rPr>
                <w:rFonts w:ascii="Times New Roman" w:hAnsi="Times New Roman"/>
                <w:color w:val="000000"/>
                <w:sz w:val="18"/>
                <w:szCs w:val="18"/>
              </w:rPr>
            </w:pPr>
            <w:r>
              <w:rPr>
                <w:rFonts w:ascii="Times New Roman" w:hAnsi="Times New Roman"/>
                <w:color w:val="000000"/>
                <w:sz w:val="18"/>
                <w:szCs w:val="18"/>
              </w:rPr>
              <w:t>原始目的TEI</w:t>
            </w:r>
          </w:p>
        </w:tc>
        <w:tc>
          <w:tcPr>
            <w:tcW w:w="4261" w:type="dxa"/>
            <w:vAlign w:val="center"/>
          </w:tcPr>
          <w:p w14:paraId="560A4454">
            <w:pPr>
              <w:pStyle w:val="125"/>
              <w:rPr>
                <w:rFonts w:ascii="Times New Roman" w:hAnsi="Times New Roman"/>
                <w:color w:val="000000"/>
                <w:sz w:val="18"/>
                <w:szCs w:val="18"/>
              </w:rPr>
            </w:pPr>
            <w:r>
              <w:rPr>
                <w:rFonts w:ascii="Times New Roman" w:hAnsi="Times New Roman"/>
                <w:color w:val="000000"/>
                <w:sz w:val="18"/>
                <w:szCs w:val="18"/>
              </w:rPr>
              <w:t>目的TEI</w:t>
            </w:r>
          </w:p>
        </w:tc>
      </w:tr>
      <w:tr w14:paraId="59544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0C8E7F98">
            <w:pPr>
              <w:pStyle w:val="125"/>
              <w:rPr>
                <w:rFonts w:ascii="Times New Roman" w:hAnsi="Times New Roman"/>
                <w:color w:val="000000"/>
                <w:sz w:val="18"/>
                <w:szCs w:val="18"/>
              </w:rPr>
            </w:pPr>
            <w:r>
              <w:rPr>
                <w:rFonts w:ascii="Times New Roman" w:hAnsi="Times New Roman"/>
                <w:color w:val="000000"/>
                <w:sz w:val="18"/>
                <w:szCs w:val="18"/>
              </w:rPr>
              <w:t>1</w:t>
            </w:r>
          </w:p>
        </w:tc>
        <w:tc>
          <w:tcPr>
            <w:tcW w:w="4261" w:type="dxa"/>
            <w:vAlign w:val="center"/>
          </w:tcPr>
          <w:p w14:paraId="18FAE31E">
            <w:pPr>
              <w:pStyle w:val="125"/>
              <w:rPr>
                <w:rFonts w:ascii="Times New Roman" w:hAnsi="Times New Roman"/>
                <w:color w:val="000000"/>
                <w:sz w:val="18"/>
                <w:szCs w:val="18"/>
              </w:rPr>
            </w:pPr>
            <w:r>
              <w:rPr>
                <w:rFonts w:ascii="Times New Roman" w:hAnsi="Times New Roman"/>
                <w:color w:val="000000"/>
                <w:sz w:val="18"/>
                <w:szCs w:val="18"/>
              </w:rPr>
              <w:t>2</w:t>
            </w:r>
          </w:p>
        </w:tc>
      </w:tr>
      <w:tr w14:paraId="6B642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3AEEC466">
            <w:pPr>
              <w:pStyle w:val="125"/>
              <w:rPr>
                <w:rFonts w:ascii="Times New Roman" w:hAnsi="Times New Roman"/>
                <w:color w:val="000000"/>
                <w:sz w:val="18"/>
                <w:szCs w:val="18"/>
              </w:rPr>
            </w:pPr>
            <w:r>
              <w:rPr>
                <w:rFonts w:ascii="Times New Roman" w:hAnsi="Times New Roman"/>
                <w:color w:val="000000"/>
                <w:sz w:val="18"/>
                <w:szCs w:val="18"/>
              </w:rPr>
              <w:t>2</w:t>
            </w:r>
          </w:p>
        </w:tc>
        <w:tc>
          <w:tcPr>
            <w:tcW w:w="4261" w:type="dxa"/>
            <w:vAlign w:val="center"/>
          </w:tcPr>
          <w:p w14:paraId="242D8E22">
            <w:pPr>
              <w:pStyle w:val="125"/>
              <w:rPr>
                <w:rFonts w:ascii="Times New Roman" w:hAnsi="Times New Roman"/>
                <w:color w:val="000000"/>
                <w:sz w:val="18"/>
                <w:szCs w:val="18"/>
              </w:rPr>
            </w:pPr>
            <w:r>
              <w:rPr>
                <w:rFonts w:ascii="Times New Roman" w:hAnsi="Times New Roman"/>
                <w:color w:val="000000"/>
                <w:sz w:val="18"/>
                <w:szCs w:val="18"/>
              </w:rPr>
              <w:t>2</w:t>
            </w:r>
          </w:p>
        </w:tc>
      </w:tr>
      <w:tr w14:paraId="2DFA1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261" w:type="dxa"/>
            <w:vAlign w:val="center"/>
          </w:tcPr>
          <w:p w14:paraId="2268C232">
            <w:pPr>
              <w:pStyle w:val="125"/>
              <w:rPr>
                <w:rFonts w:ascii="Times New Roman" w:hAnsi="Times New Roman"/>
                <w:color w:val="000000"/>
                <w:sz w:val="18"/>
                <w:szCs w:val="18"/>
              </w:rPr>
            </w:pPr>
            <w:r>
              <w:rPr>
                <w:rFonts w:ascii="Times New Roman" w:hAnsi="Times New Roman"/>
                <w:color w:val="000000"/>
                <w:sz w:val="18"/>
                <w:szCs w:val="18"/>
              </w:rPr>
              <w:t>5</w:t>
            </w:r>
          </w:p>
        </w:tc>
        <w:tc>
          <w:tcPr>
            <w:tcW w:w="4261" w:type="dxa"/>
            <w:vAlign w:val="center"/>
          </w:tcPr>
          <w:p w14:paraId="0D411C95">
            <w:pPr>
              <w:pStyle w:val="125"/>
              <w:rPr>
                <w:rFonts w:ascii="Times New Roman" w:hAnsi="Times New Roman"/>
                <w:color w:val="000000"/>
                <w:sz w:val="18"/>
                <w:szCs w:val="18"/>
              </w:rPr>
            </w:pPr>
            <w:r>
              <w:rPr>
                <w:rFonts w:ascii="Times New Roman" w:hAnsi="Times New Roman"/>
                <w:color w:val="000000"/>
                <w:sz w:val="18"/>
                <w:szCs w:val="18"/>
              </w:rPr>
              <w:t>5</w:t>
            </w:r>
          </w:p>
        </w:tc>
      </w:tr>
    </w:tbl>
    <w:p w14:paraId="163089F1"/>
    <w:p w14:paraId="1C4C1656">
      <w:pPr>
        <w:pStyle w:val="50"/>
      </w:pPr>
      <w:r>
        <w:t>在上面的几个路由表项中，当原始目的TEI与目的TEI值相等时，该条路由一般叫做直连路由；当原始目的TEI与目的TEI不等时，该条路由一般叫做间接路由。</w:t>
      </w:r>
    </w:p>
    <w:p w14:paraId="0B7C14D7">
      <w:pPr>
        <w:pStyle w:val="57"/>
        <w:ind w:left="420" w:hanging="420"/>
      </w:pPr>
      <w:bookmarkStart w:id="3990" w:name="_Toc400798999"/>
      <w:bookmarkStart w:id="3991" w:name="_Toc439785825"/>
      <w:bookmarkStart w:id="3992" w:name="_Toc17504"/>
      <w:bookmarkStart w:id="3993" w:name="_Toc402983455"/>
      <w:bookmarkStart w:id="3994" w:name="_Toc6644"/>
      <w:bookmarkStart w:id="3995" w:name="_Toc408859993"/>
      <w:bookmarkStart w:id="3996" w:name="_Toc399229120"/>
      <w:bookmarkStart w:id="3997" w:name="_Toc403570406"/>
      <w:bookmarkStart w:id="3998" w:name="_Toc402982989"/>
      <w:bookmarkStart w:id="3999" w:name="_Toc15053"/>
      <w:bookmarkStart w:id="4000" w:name="_Toc399259333"/>
      <w:bookmarkStart w:id="4001" w:name="_Toc402983921"/>
      <w:bookmarkStart w:id="4002" w:name="_Toc405476734"/>
      <w:bookmarkStart w:id="4003" w:name="_Toc399757371"/>
      <w:bookmarkStart w:id="4004" w:name="_Toc403585392"/>
      <w:r>
        <w:t>路由表项形成</w:t>
      </w:r>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p>
    <w:p w14:paraId="0F7BA475">
      <w:pPr>
        <w:pStyle w:val="50"/>
      </w:pPr>
      <w:r>
        <w:t>路由的创建，主要依靠发现列表报文，关联请求报文，关联确认报文，关联指示报文，代理变更请求报文，代理变更请求确认等报文中携带的信息进行创建。</w:t>
      </w:r>
    </w:p>
    <w:p w14:paraId="1A131A3B">
      <w:pPr>
        <w:pStyle w:val="50"/>
      </w:pPr>
      <w:r>
        <w:t>通过发现列表报文，既可以形成直连路由表项，因为能够接收到某站点的发现列表报文，意味着该站点就可能是本站点的直接邻居；也可以形成间接路由表项，因为发现列表报文中，携带着发送发现列表报文站点的所有邻居站点，这些站点未必是本站点的邻居。</w:t>
      </w:r>
    </w:p>
    <w:p w14:paraId="3B272DAF">
      <w:pPr>
        <w:pStyle w:val="50"/>
      </w:pPr>
      <w:r>
        <w:t>通过关联请求报文，CCO可以形成到达请求入网站点的间接路由。</w:t>
      </w:r>
    </w:p>
    <w:p w14:paraId="52BD0E86">
      <w:pPr>
        <w:pStyle w:val="50"/>
      </w:pPr>
      <w:r>
        <w:t>通过关联确认报文，各级代理站点可以形成或者刷新到达请求入网站点的间接路由，同时，也可以形成到达请求入网站点的所有子站点的间接路由，因为关联确认报文中，“路由表信息”携带了请求入网站点的所有直连站点和直连站点的子站点。关联确认报文需要逐级代理进行转发。</w:t>
      </w:r>
    </w:p>
    <w:p w14:paraId="208152AC">
      <w:pPr>
        <w:pStyle w:val="50"/>
      </w:pPr>
      <w:r>
        <w:t>通过关联指示报文，新入网站点，根据CCO告知的“路由表信息”表项，可以形成所有子站点的直连路由，以及到达直连子站点的子站点的所有间接路由。</w:t>
      </w:r>
    </w:p>
    <w:p w14:paraId="5C46D2AE">
      <w:pPr>
        <w:pStyle w:val="50"/>
      </w:pPr>
      <w:r>
        <w:t>通过代理变更请求报文，代理站点可以形成到达请求变更站点的直连路由；上级代理在处理转发代理变更请求报文的过程中，也可以形成到达请求变更站点的间接路由。同理，CCO和各级代理都能形成到达请求变更站点的间接路由。</w:t>
      </w:r>
    </w:p>
    <w:p w14:paraId="45734D82">
      <w:pPr>
        <w:pStyle w:val="50"/>
      </w:pPr>
      <w:r>
        <w:t>代理变更确认报文和关联确认报文的原理一样，可以使得各级代理站点形成到达其所有子站点的路由。</w:t>
      </w:r>
    </w:p>
    <w:p w14:paraId="1B83CBE5">
      <w:pPr>
        <w:pStyle w:val="50"/>
      </w:pPr>
      <w:r>
        <w:t>各级站点到达CCO的路由表项形成原理相对简单，当选定一个代理时，那么到达CCO的路由下一跳就可以缺省是代理站点，代理站点会把子站点的报文尽力的转发到CCO，通过代理站点的代理。</w:t>
      </w:r>
    </w:p>
    <w:p w14:paraId="5A13DFD2">
      <w:pPr>
        <w:pStyle w:val="57"/>
        <w:ind w:left="420" w:hanging="420"/>
      </w:pPr>
      <w:bookmarkStart w:id="4005" w:name="_Toc400799000"/>
      <w:bookmarkStart w:id="4006" w:name="_Toc399229121"/>
      <w:bookmarkStart w:id="4007" w:name="_Toc403570407"/>
      <w:bookmarkStart w:id="4008" w:name="_Toc15844"/>
      <w:bookmarkStart w:id="4009" w:name="_Toc399259334"/>
      <w:bookmarkStart w:id="4010" w:name="_Toc24107"/>
      <w:bookmarkStart w:id="4011" w:name="_Toc402982990"/>
      <w:bookmarkStart w:id="4012" w:name="_Toc402983456"/>
      <w:bookmarkStart w:id="4013" w:name="_Toc403585393"/>
      <w:bookmarkStart w:id="4014" w:name="_Toc8092"/>
      <w:bookmarkStart w:id="4015" w:name="_Toc408859994"/>
      <w:bookmarkStart w:id="4016" w:name="_Toc439785826"/>
      <w:bookmarkStart w:id="4017" w:name="_Toc399757372"/>
      <w:bookmarkStart w:id="4018" w:name="_Toc402983922"/>
      <w:bookmarkStart w:id="4019" w:name="_Toc405476735"/>
      <w:r>
        <w:t>载波路由机制</w:t>
      </w:r>
    </w:p>
    <w:p w14:paraId="07BB1F1A">
      <w:pPr>
        <w:pStyle w:val="67"/>
      </w:pPr>
      <w:r>
        <w:t>载波通信率统计</w:t>
      </w:r>
    </w:p>
    <w:p w14:paraId="49A71403">
      <w:pPr>
        <w:pStyle w:val="50"/>
      </w:pPr>
      <w:r>
        <w:rPr>
          <w:rFonts w:hint="eastAsia"/>
        </w:rPr>
        <w:t>载波通信率通过统计接收载波发现列表报文和载波信标帧的个数计算载波的通信率。节点为每一个邻居节点建立一个邻居节点信息表项，邻居节点载波信息表项如</w:t>
      </w:r>
      <w:r>
        <w:fldChar w:fldCharType="begin"/>
      </w:r>
      <w:r>
        <w:instrText xml:space="preserve"> REF _Ref5817 \h  \* MERGEFORMAT </w:instrText>
      </w:r>
      <w:r>
        <w:fldChar w:fldCharType="separate"/>
      </w:r>
      <w:r>
        <w:t>表 180</w:t>
      </w:r>
      <w:r>
        <w:fldChar w:fldCharType="end"/>
      </w:r>
      <w:r>
        <w:rPr>
          <w:rFonts w:hint="eastAsia"/>
        </w:rPr>
        <w:t>所示。</w:t>
      </w:r>
    </w:p>
    <w:p w14:paraId="5E97BC68">
      <w:pPr>
        <w:pStyle w:val="10"/>
      </w:pPr>
      <w:bookmarkStart w:id="4020" w:name="_Ref5817"/>
      <w:bookmarkStart w:id="4021" w:name="_Ref46408044"/>
      <w:r>
        <w:t xml:space="preserve">表 </w:t>
      </w:r>
      <w:r>
        <w:fldChar w:fldCharType="begin"/>
      </w:r>
      <w:r>
        <w:instrText xml:space="preserve"> SEQ 表 \* ARABIC </w:instrText>
      </w:r>
      <w:r>
        <w:fldChar w:fldCharType="separate"/>
      </w:r>
      <w:r>
        <w:t>180</w:t>
      </w:r>
      <w:r>
        <w:fldChar w:fldCharType="end"/>
      </w:r>
      <w:bookmarkEnd w:id="4020"/>
      <w:r>
        <w:rPr>
          <w:rFonts w:hint="eastAsia"/>
        </w:rPr>
        <w:t xml:space="preserve"> </w:t>
      </w:r>
      <w:r>
        <w:t>载波邻居节点表项字段</w:t>
      </w:r>
      <w:bookmarkEnd w:id="4021"/>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5153"/>
      </w:tblGrid>
      <w:tr w14:paraId="7C09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9A10D98">
            <w:pPr>
              <w:pStyle w:val="125"/>
              <w:rPr>
                <w:rFonts w:ascii="Times New Roman" w:hAnsi="Times New Roman"/>
                <w:color w:val="000000"/>
                <w:sz w:val="18"/>
                <w:szCs w:val="18"/>
              </w:rPr>
            </w:pPr>
            <w:r>
              <w:rPr>
                <w:rFonts w:hint="eastAsia" w:ascii="Times New Roman" w:hAnsi="Times New Roman"/>
                <w:color w:val="000000"/>
                <w:sz w:val="18"/>
                <w:szCs w:val="18"/>
              </w:rPr>
              <w:t>字段名称</w:t>
            </w:r>
          </w:p>
        </w:tc>
        <w:tc>
          <w:tcPr>
            <w:tcW w:w="5153" w:type="dxa"/>
            <w:vAlign w:val="center"/>
          </w:tcPr>
          <w:p w14:paraId="7915A429">
            <w:pPr>
              <w:pStyle w:val="125"/>
              <w:rPr>
                <w:rFonts w:ascii="Times New Roman" w:hAnsi="Times New Roman"/>
                <w:color w:val="000000"/>
                <w:sz w:val="18"/>
                <w:szCs w:val="18"/>
              </w:rPr>
            </w:pPr>
            <w:r>
              <w:rPr>
                <w:rFonts w:hint="eastAsia" w:ascii="Times New Roman" w:hAnsi="Times New Roman"/>
                <w:color w:val="000000"/>
                <w:sz w:val="18"/>
                <w:szCs w:val="18"/>
              </w:rPr>
              <w:t>说明</w:t>
            </w:r>
          </w:p>
        </w:tc>
      </w:tr>
      <w:tr w14:paraId="3DC5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001658">
            <w:pPr>
              <w:pStyle w:val="125"/>
              <w:rPr>
                <w:rFonts w:ascii="Times New Roman" w:hAnsi="Times New Roman"/>
                <w:color w:val="000000"/>
                <w:sz w:val="18"/>
                <w:szCs w:val="18"/>
              </w:rPr>
            </w:pPr>
            <w:r>
              <w:rPr>
                <w:rFonts w:hint="eastAsia" w:ascii="Times New Roman" w:hAnsi="Times New Roman"/>
                <w:color w:val="000000"/>
                <w:sz w:val="18"/>
                <w:szCs w:val="18"/>
              </w:rPr>
              <w:t>Curr</w:t>
            </w:r>
            <w:r>
              <w:rPr>
                <w:rFonts w:ascii="Times New Roman" w:hAnsi="Times New Roman"/>
                <w:color w:val="000000"/>
                <w:sz w:val="18"/>
                <w:szCs w:val="18"/>
              </w:rPr>
              <w:t>DownRcvCnt</w:t>
            </w:r>
          </w:p>
        </w:tc>
        <w:tc>
          <w:tcPr>
            <w:tcW w:w="5153" w:type="dxa"/>
            <w:vAlign w:val="center"/>
          </w:tcPr>
          <w:p w14:paraId="16FC5349">
            <w:pPr>
              <w:pStyle w:val="125"/>
              <w:rPr>
                <w:rFonts w:ascii="Times New Roman" w:hAnsi="Times New Roman"/>
                <w:color w:val="000000"/>
                <w:sz w:val="18"/>
                <w:szCs w:val="18"/>
              </w:rPr>
            </w:pPr>
            <w:r>
              <w:rPr>
                <w:rFonts w:hint="eastAsia" w:ascii="Times New Roman" w:hAnsi="Times New Roman"/>
                <w:color w:val="000000"/>
                <w:sz w:val="18"/>
                <w:szCs w:val="18"/>
              </w:rPr>
              <w:t>当前路由周期下行接收发现列表和信标帧个数</w:t>
            </w:r>
          </w:p>
        </w:tc>
      </w:tr>
      <w:tr w14:paraId="5BC30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41459B">
            <w:pPr>
              <w:pStyle w:val="125"/>
              <w:rPr>
                <w:rFonts w:ascii="Times New Roman" w:hAnsi="Times New Roman"/>
                <w:color w:val="000000"/>
                <w:sz w:val="18"/>
                <w:szCs w:val="18"/>
              </w:rPr>
            </w:pPr>
            <w:r>
              <w:rPr>
                <w:rFonts w:hint="eastAsia" w:ascii="Times New Roman" w:hAnsi="Times New Roman"/>
                <w:color w:val="000000"/>
                <w:sz w:val="18"/>
                <w:szCs w:val="18"/>
              </w:rPr>
              <w:t>LastDownRcvCnt</w:t>
            </w:r>
          </w:p>
        </w:tc>
        <w:tc>
          <w:tcPr>
            <w:tcW w:w="5153" w:type="dxa"/>
            <w:vAlign w:val="center"/>
          </w:tcPr>
          <w:p w14:paraId="4F743618">
            <w:pPr>
              <w:pStyle w:val="125"/>
              <w:rPr>
                <w:rFonts w:ascii="Times New Roman" w:hAnsi="Times New Roman"/>
                <w:color w:val="000000"/>
                <w:sz w:val="18"/>
                <w:szCs w:val="18"/>
              </w:rPr>
            </w:pPr>
            <w:r>
              <w:rPr>
                <w:rFonts w:hint="eastAsia" w:ascii="Times New Roman" w:hAnsi="Times New Roman"/>
                <w:color w:val="000000"/>
                <w:sz w:val="18"/>
                <w:szCs w:val="18"/>
              </w:rPr>
              <w:t>上一个路由周期下行接收发现列表和信标帧个数</w:t>
            </w:r>
          </w:p>
        </w:tc>
      </w:tr>
      <w:tr w14:paraId="4661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D643AA">
            <w:pPr>
              <w:pStyle w:val="125"/>
              <w:rPr>
                <w:rFonts w:ascii="Times New Roman" w:hAnsi="Times New Roman"/>
                <w:color w:val="000000"/>
                <w:sz w:val="18"/>
                <w:szCs w:val="18"/>
              </w:rPr>
            </w:pPr>
            <w:r>
              <w:rPr>
                <w:rFonts w:hint="eastAsia" w:ascii="Times New Roman" w:hAnsi="Times New Roman"/>
                <w:color w:val="000000"/>
                <w:sz w:val="18"/>
                <w:szCs w:val="18"/>
              </w:rPr>
              <w:t>LastDownSndCnt</w:t>
            </w:r>
          </w:p>
        </w:tc>
        <w:tc>
          <w:tcPr>
            <w:tcW w:w="5153" w:type="dxa"/>
            <w:vAlign w:val="center"/>
          </w:tcPr>
          <w:p w14:paraId="678442FA">
            <w:pPr>
              <w:pStyle w:val="125"/>
              <w:rPr>
                <w:rFonts w:ascii="Times New Roman" w:hAnsi="Times New Roman"/>
                <w:color w:val="000000"/>
                <w:sz w:val="18"/>
                <w:szCs w:val="18"/>
              </w:rPr>
            </w:pPr>
            <w:r>
              <w:rPr>
                <w:rFonts w:hint="eastAsia" w:ascii="Times New Roman" w:hAnsi="Times New Roman"/>
                <w:color w:val="000000"/>
                <w:sz w:val="18"/>
                <w:szCs w:val="18"/>
              </w:rPr>
              <w:t>上一个路由周期下行发送发现列表和信标帧个数</w:t>
            </w:r>
          </w:p>
        </w:tc>
      </w:tr>
      <w:tr w14:paraId="348C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28CE48B">
            <w:pPr>
              <w:pStyle w:val="125"/>
              <w:rPr>
                <w:rFonts w:ascii="Times New Roman" w:hAnsi="Times New Roman"/>
                <w:color w:val="000000"/>
                <w:sz w:val="18"/>
                <w:szCs w:val="18"/>
              </w:rPr>
            </w:pPr>
            <w:r>
              <w:rPr>
                <w:rFonts w:hint="eastAsia" w:ascii="Times New Roman" w:hAnsi="Times New Roman"/>
                <w:color w:val="000000"/>
                <w:sz w:val="18"/>
                <w:szCs w:val="18"/>
              </w:rPr>
              <w:t>LastUpRcvCnt</w:t>
            </w:r>
          </w:p>
        </w:tc>
        <w:tc>
          <w:tcPr>
            <w:tcW w:w="5153" w:type="dxa"/>
            <w:vAlign w:val="center"/>
          </w:tcPr>
          <w:p w14:paraId="107A35E7">
            <w:pPr>
              <w:pStyle w:val="125"/>
              <w:rPr>
                <w:rFonts w:ascii="Times New Roman" w:hAnsi="Times New Roman"/>
                <w:color w:val="000000"/>
                <w:sz w:val="18"/>
                <w:szCs w:val="18"/>
              </w:rPr>
            </w:pPr>
            <w:r>
              <w:rPr>
                <w:rFonts w:hint="eastAsia" w:ascii="Times New Roman" w:hAnsi="Times New Roman"/>
                <w:color w:val="000000"/>
                <w:sz w:val="18"/>
                <w:szCs w:val="18"/>
              </w:rPr>
              <w:t>上个路由周期上行接收发现列表和信标帧个数</w:t>
            </w:r>
          </w:p>
        </w:tc>
      </w:tr>
    </w:tbl>
    <w:p w14:paraId="1C1A9F61">
      <w:pPr>
        <w:pStyle w:val="50"/>
      </w:pPr>
    </w:p>
    <w:p w14:paraId="1A5BF634">
      <w:pPr>
        <w:pStyle w:val="50"/>
      </w:pPr>
      <w:r>
        <w:rPr>
          <w:rFonts w:hint="eastAsia"/>
        </w:rPr>
        <w:t>每一个节点维护当前路由周期窗口发送发现列表和信标帧个数CurrUpSndCnt和上一个路由窗口发送发现列表和信标帧个数LastUpSndCnt。</w:t>
      </w:r>
    </w:p>
    <w:p w14:paraId="2CAFAE64">
      <w:pPr>
        <w:pStyle w:val="50"/>
      </w:pPr>
      <w:r>
        <w:rPr>
          <w:rFonts w:hint="eastAsia"/>
        </w:rPr>
        <w:t>载波通信率统计示例如</w:t>
      </w:r>
      <w:r>
        <w:rPr>
          <w:rFonts w:hint="eastAsia"/>
        </w:rPr>
        <w:fldChar w:fldCharType="begin"/>
      </w:r>
      <w:r>
        <w:rPr>
          <w:rFonts w:hint="eastAsia"/>
        </w:rPr>
        <w:instrText xml:space="preserve"> REF _Ref5941 \h </w:instrText>
      </w:r>
      <w:r>
        <w:instrText xml:space="preserve"> \* MERGEFORMAT </w:instrText>
      </w:r>
      <w:r>
        <w:rPr>
          <w:rFonts w:hint="eastAsia"/>
        </w:rPr>
        <w:fldChar w:fldCharType="separate"/>
      </w:r>
      <w:r>
        <w:t>图 65</w:t>
      </w:r>
      <w:r>
        <w:rPr>
          <w:rFonts w:hint="eastAsia"/>
        </w:rPr>
        <w:fldChar w:fldCharType="end"/>
      </w:r>
      <w:r>
        <w:rPr>
          <w:rFonts w:hint="eastAsia"/>
        </w:rPr>
        <w:t>所示。</w:t>
      </w:r>
    </w:p>
    <w:p w14:paraId="12370CBE">
      <w:pPr>
        <w:pStyle w:val="129"/>
      </w:pPr>
      <w:r>
        <w:object>
          <v:shape id="_x0000_i1084" o:spt="75" type="#_x0000_t75" style="height:108.75pt;width:467.25pt;" o:ole="t" filled="f" o:preferrelative="t" stroked="f" coordsize="21600,21600">
            <v:path/>
            <v:fill on="f" focussize="0,0"/>
            <v:stroke on="f" joinstyle="miter"/>
            <v:imagedata r:id="rId120" o:title=""/>
            <o:lock v:ext="edit" aspectratio="t"/>
            <w10:wrap type="none"/>
            <w10:anchorlock/>
          </v:shape>
          <o:OLEObject Type="Embed" ProgID="Visio.Drawing.15" ShapeID="_x0000_i1084" DrawAspect="Content" ObjectID="_1468075759" r:id="rId119">
            <o:LockedField>false</o:LockedField>
          </o:OLEObject>
        </w:object>
      </w:r>
      <w:r>
        <w:t xml:space="preserve"> </w:t>
      </w:r>
    </w:p>
    <w:p w14:paraId="3FDCB614">
      <w:pPr>
        <w:pStyle w:val="177"/>
        <w:numPr>
          <w:ilvl w:val="255"/>
          <w:numId w:val="0"/>
        </w:numPr>
        <w:spacing w:before="120" w:after="120"/>
        <w:rPr>
          <w:rFonts w:ascii="Times New Roman"/>
        </w:rPr>
      </w:pPr>
      <w:bookmarkStart w:id="4022" w:name="_Ref5941"/>
      <w:bookmarkStart w:id="4023" w:name="_Ref46411894"/>
      <w:r>
        <w:t xml:space="preserve">图 </w:t>
      </w:r>
      <w:r>
        <w:fldChar w:fldCharType="begin"/>
      </w:r>
      <w:r>
        <w:instrText xml:space="preserve"> SEQ 图 \* ARABIC </w:instrText>
      </w:r>
      <w:r>
        <w:fldChar w:fldCharType="separate"/>
      </w:r>
      <w:r>
        <w:t>65</w:t>
      </w:r>
      <w:r>
        <w:fldChar w:fldCharType="end"/>
      </w:r>
      <w:bookmarkEnd w:id="4022"/>
      <w:r>
        <w:rPr>
          <w:rFonts w:hint="eastAsia"/>
        </w:rPr>
        <w:t xml:space="preserve"> </w:t>
      </w:r>
      <w:r>
        <w:rPr>
          <w:rFonts w:ascii="Times New Roman"/>
        </w:rPr>
        <w:t>载波通信率统计示意图</w:t>
      </w:r>
      <w:bookmarkEnd w:id="4023"/>
    </w:p>
    <w:p w14:paraId="48ACF98E">
      <w:pPr>
        <w:pStyle w:val="50"/>
      </w:pPr>
      <w:r>
        <w:t>节点</w:t>
      </w:r>
      <w:r>
        <w:rPr>
          <w:rFonts w:hint="eastAsia"/>
        </w:rPr>
        <w:t>A在路由周期K接收到节点B的发现列表和信标帧个数为6，节点A发送发现列表和信标帧个数为1</w:t>
      </w:r>
      <w:r>
        <w:t>0个</w:t>
      </w:r>
      <w:r>
        <w:rPr>
          <w:rFonts w:hint="eastAsia"/>
        </w:rPr>
        <w:t>。节点B在路由周期K接收节点A的发现列表和信标帧个数为7，节点B发送发现列表和信标帧个数为1</w:t>
      </w:r>
      <w:r>
        <w:t>0个</w:t>
      </w:r>
      <w:r>
        <w:rPr>
          <w:rFonts w:hint="eastAsia"/>
        </w:rPr>
        <w:t>。</w:t>
      </w:r>
    </w:p>
    <w:p w14:paraId="7146817E">
      <w:pPr>
        <w:pStyle w:val="67"/>
      </w:pPr>
      <w:r>
        <w:t>载波通信率交换</w:t>
      </w:r>
    </w:p>
    <w:p w14:paraId="4405F4EE">
      <w:pPr>
        <w:pStyle w:val="50"/>
      </w:pPr>
      <w:r>
        <w:rPr>
          <w:rFonts w:hint="eastAsia"/>
        </w:rPr>
        <w:t>每个节点在一个路由周期发送的发现列表报文中，携带上一个路由周期内节点发送发现列表和信标帧个数，以及接收邻居节点发现信标和信标帧的个数。节点通过一个路由周期的交互，形成双向的通信率。如</w:t>
      </w:r>
      <w:r>
        <w:fldChar w:fldCharType="begin"/>
      </w:r>
      <w:r>
        <w:instrText xml:space="preserve"> </w:instrText>
      </w:r>
      <w:r>
        <w:rPr>
          <w:rFonts w:hint="eastAsia"/>
        </w:rPr>
        <w:instrText xml:space="preserve">REF _Ref46411894 \n \h</w:instrText>
      </w:r>
      <w:r>
        <w:instrText xml:space="preserve">  \* MERGEFORMAT </w:instrText>
      </w:r>
      <w:r>
        <w:fldChar w:fldCharType="separate"/>
      </w:r>
      <w:r>
        <w:t>0</w:t>
      </w:r>
      <w:r>
        <w:fldChar w:fldCharType="end"/>
      </w:r>
      <w:r>
        <w:rPr>
          <w:rFonts w:hint="eastAsia"/>
        </w:rPr>
        <w:t>所示，节点A在路由周期K</w:t>
      </w:r>
      <w:r>
        <w:t xml:space="preserve"> + 1的发现列表报文中携带路由周期</w:t>
      </w:r>
      <w:r>
        <w:rPr>
          <w:rFonts w:hint="eastAsia"/>
        </w:rPr>
        <w:t>K</w:t>
      </w:r>
      <w:r>
        <w:t>发送发现列表和信标帧个数为</w:t>
      </w:r>
      <w:r>
        <w:rPr>
          <w:rFonts w:hint="eastAsia"/>
        </w:rPr>
        <w:t>1</w:t>
      </w:r>
      <w:r>
        <w:t>0</w:t>
      </w:r>
      <w:r>
        <w:rPr>
          <w:rFonts w:hint="eastAsia"/>
        </w:rPr>
        <w:t>，</w:t>
      </w:r>
      <w:r>
        <w:t>接收节点</w:t>
      </w:r>
      <w:r>
        <w:rPr>
          <w:rFonts w:hint="eastAsia"/>
        </w:rPr>
        <w:t>B的发现列表和信标帧个数为6。节点B在路由周期K</w:t>
      </w:r>
      <w:r>
        <w:t xml:space="preserve"> + 1的发现列表报文中携带路由周期</w:t>
      </w:r>
      <w:r>
        <w:rPr>
          <w:rFonts w:hint="eastAsia"/>
        </w:rPr>
        <w:t>K</w:t>
      </w:r>
      <w:r>
        <w:t>发送发现列表和信标帧个数为</w:t>
      </w:r>
      <w:r>
        <w:rPr>
          <w:rFonts w:hint="eastAsia"/>
        </w:rPr>
        <w:t>1</w:t>
      </w:r>
      <w:r>
        <w:t>0</w:t>
      </w:r>
      <w:r>
        <w:rPr>
          <w:rFonts w:hint="eastAsia"/>
        </w:rPr>
        <w:t>，</w:t>
      </w:r>
      <w:r>
        <w:t>接收节点</w:t>
      </w:r>
      <w:r>
        <w:rPr>
          <w:rFonts w:hint="eastAsia"/>
        </w:rPr>
        <w:t>A的发现列表和信标帧个数为7。</w:t>
      </w:r>
    </w:p>
    <w:p w14:paraId="09C71EF4">
      <w:pPr>
        <w:pStyle w:val="67"/>
      </w:pPr>
      <w:r>
        <w:t>载波通信率的计算</w:t>
      </w:r>
    </w:p>
    <w:p w14:paraId="488F1F2D">
      <w:pPr>
        <w:pStyle w:val="50"/>
      </w:pPr>
      <w:r>
        <w:t>邻居节点下行通信率</w:t>
      </w:r>
      <w:r>
        <w:rPr>
          <w:rFonts w:hint="eastAsia"/>
        </w:rPr>
        <w:t xml:space="preserve"> =</w:t>
      </w:r>
      <w:r>
        <w:t xml:space="preserve"> LastDownRcvCnt / LastDownSndCnt</w:t>
      </w:r>
      <w:r>
        <w:rPr>
          <w:rFonts w:hint="eastAsia"/>
        </w:rPr>
        <w:t>。</w:t>
      </w:r>
    </w:p>
    <w:p w14:paraId="58A9CF2A">
      <w:pPr>
        <w:pStyle w:val="50"/>
      </w:pPr>
      <w:r>
        <w:t>邻居节点上行通信率</w:t>
      </w:r>
      <w:r>
        <w:rPr>
          <w:rFonts w:hint="eastAsia"/>
        </w:rPr>
        <w:t xml:space="preserve"> =</w:t>
      </w:r>
      <w:r>
        <w:t xml:space="preserve"> LastUpRcvCnt / LastUpSndCnt</w:t>
      </w:r>
      <w:r>
        <w:rPr>
          <w:rFonts w:hint="eastAsia"/>
        </w:rPr>
        <w:t>。</w:t>
      </w:r>
    </w:p>
    <w:p w14:paraId="6E2FF329">
      <w:pPr>
        <w:pStyle w:val="67"/>
      </w:pPr>
      <w:r>
        <w:t>载波代理变更</w:t>
      </w:r>
    </w:p>
    <w:p w14:paraId="02F70E55">
      <w:pPr>
        <w:pStyle w:val="50"/>
      </w:pPr>
      <w:r>
        <w:t>在每一个路由周期结束</w:t>
      </w:r>
      <w:r>
        <w:rPr>
          <w:rFonts w:hint="eastAsia"/>
        </w:rPr>
        <w:t>，</w:t>
      </w:r>
      <w:r>
        <w:t>或者进入新的一个路由周期</w:t>
      </w:r>
      <w:r>
        <w:rPr>
          <w:rFonts w:hint="eastAsia"/>
        </w:rPr>
        <w:t>，</w:t>
      </w:r>
      <w:r>
        <w:t>根据已经交换形成的双向通信</w:t>
      </w:r>
      <w:r>
        <w:rPr>
          <w:rFonts w:hint="eastAsia"/>
        </w:rPr>
        <w:t>率，若当前代理的通信率不满足通信需求，或者存在更优的代理，则启动代理变更。路由变更示意</w:t>
      </w:r>
      <w:r>
        <w:t>图如</w:t>
      </w:r>
      <w:r>
        <w:fldChar w:fldCharType="begin"/>
      </w:r>
      <w:r>
        <w:instrText xml:space="preserve"> REF _Ref12330 \h </w:instrText>
      </w:r>
      <w:r>
        <w:fldChar w:fldCharType="separate"/>
      </w:r>
      <w:r>
        <w:t>图 66</w:t>
      </w:r>
      <w:r>
        <w:fldChar w:fldCharType="end"/>
      </w:r>
      <w:r>
        <w:rPr>
          <w:rFonts w:hint="eastAsia"/>
        </w:rPr>
        <w:t>所示。</w:t>
      </w:r>
    </w:p>
    <w:p w14:paraId="60CE3023">
      <w:pPr>
        <w:pStyle w:val="129"/>
      </w:pPr>
      <w:r>
        <w:object>
          <v:shape id="_x0000_i1085" o:spt="75" type="#_x0000_t75" style="height:99pt;width:347.25pt;" o:ole="t" filled="f" o:preferrelative="t" stroked="f" coordsize="21600,21600">
            <v:path/>
            <v:fill on="f" focussize="0,0"/>
            <v:stroke on="f" joinstyle="miter"/>
            <v:imagedata r:id="rId122" o:title=""/>
            <o:lock v:ext="edit" aspectratio="t"/>
            <w10:wrap type="none"/>
            <w10:anchorlock/>
          </v:shape>
          <o:OLEObject Type="Embed" ProgID="Visio.Drawing.15" ShapeID="_x0000_i1085" DrawAspect="Content" ObjectID="_1468075760" r:id="rId121">
            <o:LockedField>false</o:LockedField>
          </o:OLEObject>
        </w:object>
      </w:r>
    </w:p>
    <w:p w14:paraId="566904AF">
      <w:pPr>
        <w:pStyle w:val="177"/>
        <w:numPr>
          <w:ilvl w:val="255"/>
          <w:numId w:val="0"/>
        </w:numPr>
        <w:spacing w:before="120" w:after="120"/>
        <w:rPr>
          <w:rFonts w:ascii="Times New Roman"/>
        </w:rPr>
      </w:pPr>
      <w:bookmarkStart w:id="4024" w:name="_Ref12330"/>
      <w:bookmarkStart w:id="4025" w:name="_Ref46412861"/>
      <w:r>
        <w:t xml:space="preserve">图 </w:t>
      </w:r>
      <w:r>
        <w:fldChar w:fldCharType="begin"/>
      </w:r>
      <w:r>
        <w:instrText xml:space="preserve"> SEQ 图 \* ARABIC </w:instrText>
      </w:r>
      <w:r>
        <w:fldChar w:fldCharType="separate"/>
      </w:r>
      <w:r>
        <w:t>66</w:t>
      </w:r>
      <w:r>
        <w:fldChar w:fldCharType="end"/>
      </w:r>
      <w:bookmarkEnd w:id="4024"/>
      <w:r>
        <w:rPr>
          <w:rFonts w:hint="eastAsia"/>
        </w:rPr>
        <w:t xml:space="preserve"> </w:t>
      </w:r>
      <w:r>
        <w:rPr>
          <w:rFonts w:ascii="Times New Roman"/>
        </w:rPr>
        <w:t>路由变更示意图</w:t>
      </w:r>
      <w:bookmarkEnd w:id="4025"/>
    </w:p>
    <w:p w14:paraId="2B9F2221">
      <w:pPr>
        <w:pStyle w:val="57"/>
        <w:ind w:left="420" w:hanging="420"/>
      </w:pPr>
      <w:r>
        <w:t>无线路由机制</w:t>
      </w:r>
    </w:p>
    <w:p w14:paraId="55C69430">
      <w:pPr>
        <w:pStyle w:val="67"/>
      </w:pPr>
      <w:r>
        <w:t>无线接收率统计</w:t>
      </w:r>
    </w:p>
    <w:p w14:paraId="18ABCED9">
      <w:pPr>
        <w:pStyle w:val="50"/>
      </w:pPr>
      <w:r>
        <w:t>无线发现列表中报文增加</w:t>
      </w:r>
      <w:r>
        <w:rPr>
          <w:rFonts w:hint="eastAsia"/>
        </w:rPr>
        <w:t>“统计序号”，统计序号定义为“Seq”，该序号用于对无线发现列表报文的统计。</w:t>
      </w:r>
    </w:p>
    <w:p w14:paraId="09042AD8">
      <w:pPr>
        <w:pStyle w:val="50"/>
      </w:pPr>
      <w:r>
        <w:t>节点为每一个邻居节点建立一个无线邻居节点信息表项</w:t>
      </w:r>
      <w:r>
        <w:rPr>
          <w:rFonts w:hint="eastAsia"/>
        </w:rPr>
        <w:t>，</w:t>
      </w:r>
      <w:r>
        <w:t>表项中包含发现列表报文接收位图</w:t>
      </w:r>
      <w:r>
        <w:rPr>
          <w:rFonts w:hint="eastAsia"/>
        </w:rPr>
        <w:t>，</w:t>
      </w:r>
      <w:r>
        <w:t>位图大小定义为</w:t>
      </w:r>
      <w:r>
        <w:rPr>
          <w:rFonts w:hint="eastAsia"/>
        </w:rPr>
        <w:t>K，位图更新索引为UpdateIndex。无线邻居节点信息表项如</w:t>
      </w:r>
      <w:r>
        <w:fldChar w:fldCharType="begin"/>
      </w:r>
      <w:r>
        <w:instrText xml:space="preserve"> REF _Ref6675 \h  \* MERGEFORMAT </w:instrText>
      </w:r>
      <w:r>
        <w:fldChar w:fldCharType="separate"/>
      </w:r>
      <w:r>
        <w:t>表 181</w:t>
      </w:r>
      <w:r>
        <w:fldChar w:fldCharType="end"/>
      </w:r>
      <w:r>
        <w:rPr>
          <w:rFonts w:hint="eastAsia"/>
        </w:rPr>
        <w:t>所示。</w:t>
      </w:r>
    </w:p>
    <w:p w14:paraId="259C6A87">
      <w:pPr>
        <w:pStyle w:val="103"/>
        <w:numPr>
          <w:ilvl w:val="255"/>
          <w:numId w:val="0"/>
        </w:numPr>
        <w:spacing w:before="120" w:after="120"/>
        <w:rPr>
          <w:rFonts w:ascii="Times New Roman"/>
        </w:rPr>
      </w:pPr>
      <w:bookmarkStart w:id="4026" w:name="_Ref6675"/>
      <w:bookmarkStart w:id="4027" w:name="_Ref46343411"/>
      <w:r>
        <w:t xml:space="preserve">表 </w:t>
      </w:r>
      <w:r>
        <w:fldChar w:fldCharType="begin"/>
      </w:r>
      <w:r>
        <w:instrText xml:space="preserve"> SEQ 表 \* ARABIC </w:instrText>
      </w:r>
      <w:r>
        <w:fldChar w:fldCharType="separate"/>
      </w:r>
      <w:r>
        <w:t>181</w:t>
      </w:r>
      <w:r>
        <w:fldChar w:fldCharType="end"/>
      </w:r>
      <w:bookmarkEnd w:id="4026"/>
      <w:r>
        <w:rPr>
          <w:rFonts w:hint="eastAsia"/>
        </w:rPr>
        <w:t xml:space="preserve"> </w:t>
      </w:r>
      <w:r>
        <w:rPr>
          <w:rFonts w:ascii="Times New Roman"/>
        </w:rPr>
        <w:t>无线邻居节点信息表项</w:t>
      </w:r>
      <w:bookmarkEnd w:id="4027"/>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5153"/>
      </w:tblGrid>
      <w:tr w14:paraId="4036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2FDFFCF">
            <w:pPr>
              <w:pStyle w:val="125"/>
              <w:rPr>
                <w:rFonts w:ascii="Times New Roman" w:hAnsi="Times New Roman"/>
                <w:color w:val="000000"/>
                <w:sz w:val="18"/>
                <w:szCs w:val="18"/>
              </w:rPr>
            </w:pPr>
            <w:r>
              <w:rPr>
                <w:rFonts w:hint="eastAsia" w:ascii="Times New Roman" w:hAnsi="Times New Roman"/>
                <w:color w:val="000000"/>
                <w:sz w:val="18"/>
                <w:szCs w:val="18"/>
              </w:rPr>
              <w:t>字段名称</w:t>
            </w:r>
          </w:p>
        </w:tc>
        <w:tc>
          <w:tcPr>
            <w:tcW w:w="5153" w:type="dxa"/>
            <w:vAlign w:val="center"/>
          </w:tcPr>
          <w:p w14:paraId="4F8F1257">
            <w:pPr>
              <w:pStyle w:val="125"/>
              <w:rPr>
                <w:rFonts w:ascii="Times New Roman" w:hAnsi="Times New Roman"/>
                <w:color w:val="000000"/>
                <w:sz w:val="18"/>
                <w:szCs w:val="18"/>
              </w:rPr>
            </w:pPr>
            <w:r>
              <w:rPr>
                <w:rFonts w:hint="eastAsia" w:ascii="Times New Roman" w:hAnsi="Times New Roman"/>
                <w:color w:val="000000"/>
                <w:sz w:val="18"/>
                <w:szCs w:val="18"/>
              </w:rPr>
              <w:t>说明</w:t>
            </w:r>
          </w:p>
        </w:tc>
      </w:tr>
      <w:tr w14:paraId="410E6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73DFDDA">
            <w:pPr>
              <w:pStyle w:val="125"/>
              <w:rPr>
                <w:rFonts w:ascii="Times New Roman" w:hAnsi="Times New Roman"/>
                <w:color w:val="000000"/>
                <w:sz w:val="18"/>
                <w:szCs w:val="18"/>
              </w:rPr>
            </w:pPr>
            <w:r>
              <w:rPr>
                <w:rFonts w:hint="eastAsia" w:ascii="Times New Roman" w:hAnsi="Times New Roman"/>
                <w:color w:val="000000"/>
                <w:sz w:val="18"/>
                <w:szCs w:val="18"/>
              </w:rPr>
              <w:t>UpdateIndex</w:t>
            </w:r>
          </w:p>
        </w:tc>
        <w:tc>
          <w:tcPr>
            <w:tcW w:w="5153" w:type="dxa"/>
            <w:vAlign w:val="center"/>
          </w:tcPr>
          <w:p w14:paraId="1DBE372A">
            <w:pPr>
              <w:pStyle w:val="125"/>
              <w:rPr>
                <w:rFonts w:ascii="Times New Roman" w:hAnsi="Times New Roman"/>
                <w:color w:val="000000"/>
                <w:sz w:val="18"/>
                <w:szCs w:val="18"/>
              </w:rPr>
            </w:pPr>
            <w:r>
              <w:rPr>
                <w:rFonts w:hint="eastAsia" w:ascii="Times New Roman" w:hAnsi="Times New Roman"/>
                <w:color w:val="000000"/>
                <w:sz w:val="18"/>
                <w:szCs w:val="18"/>
              </w:rPr>
              <w:t>RcvMap更新的索引</w:t>
            </w:r>
          </w:p>
        </w:tc>
      </w:tr>
      <w:tr w14:paraId="22C6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21EEBC5">
            <w:pPr>
              <w:pStyle w:val="125"/>
              <w:rPr>
                <w:rFonts w:ascii="Times New Roman" w:hAnsi="Times New Roman"/>
                <w:color w:val="000000"/>
                <w:sz w:val="18"/>
                <w:szCs w:val="18"/>
              </w:rPr>
            </w:pPr>
            <w:r>
              <w:rPr>
                <w:rFonts w:hint="eastAsia" w:ascii="Times New Roman" w:hAnsi="Times New Roman"/>
                <w:color w:val="000000"/>
                <w:sz w:val="18"/>
                <w:szCs w:val="18"/>
              </w:rPr>
              <w:t>RcvMap</w:t>
            </w:r>
          </w:p>
        </w:tc>
        <w:tc>
          <w:tcPr>
            <w:tcW w:w="5153" w:type="dxa"/>
            <w:vAlign w:val="center"/>
          </w:tcPr>
          <w:p w14:paraId="7E7F8F72">
            <w:pPr>
              <w:pStyle w:val="125"/>
              <w:rPr>
                <w:rFonts w:ascii="Times New Roman" w:hAnsi="Times New Roman"/>
                <w:color w:val="000000"/>
                <w:sz w:val="18"/>
                <w:szCs w:val="18"/>
              </w:rPr>
            </w:pPr>
            <w:r>
              <w:rPr>
                <w:rFonts w:hint="eastAsia" w:ascii="Times New Roman" w:hAnsi="Times New Roman"/>
                <w:color w:val="000000"/>
                <w:sz w:val="18"/>
                <w:szCs w:val="18"/>
              </w:rPr>
              <w:t>无线发现列表报文接收位图</w:t>
            </w:r>
          </w:p>
        </w:tc>
      </w:tr>
      <w:tr w14:paraId="5D3BF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EEFA4E4">
            <w:pPr>
              <w:pStyle w:val="125"/>
              <w:rPr>
                <w:rFonts w:ascii="Times New Roman" w:hAnsi="Times New Roman"/>
                <w:color w:val="000000"/>
                <w:sz w:val="18"/>
                <w:szCs w:val="18"/>
              </w:rPr>
            </w:pPr>
            <w:r>
              <w:rPr>
                <w:rFonts w:hint="eastAsia" w:ascii="Times New Roman" w:hAnsi="Times New Roman"/>
                <w:color w:val="000000"/>
                <w:sz w:val="18"/>
                <w:szCs w:val="18"/>
              </w:rPr>
              <w:t>UpRcvRate</w:t>
            </w:r>
          </w:p>
        </w:tc>
        <w:tc>
          <w:tcPr>
            <w:tcW w:w="5153" w:type="dxa"/>
            <w:vAlign w:val="center"/>
          </w:tcPr>
          <w:p w14:paraId="194A253D">
            <w:pPr>
              <w:pStyle w:val="125"/>
              <w:rPr>
                <w:rFonts w:ascii="Times New Roman" w:hAnsi="Times New Roman"/>
                <w:color w:val="000000"/>
                <w:sz w:val="18"/>
                <w:szCs w:val="18"/>
              </w:rPr>
            </w:pPr>
            <w:r>
              <w:rPr>
                <w:rFonts w:hint="eastAsia" w:ascii="Times New Roman" w:hAnsi="Times New Roman"/>
                <w:color w:val="000000"/>
                <w:sz w:val="18"/>
                <w:szCs w:val="18"/>
              </w:rPr>
              <w:t>上行通信率采样报文接收率，通过发现列表交换获取</w:t>
            </w:r>
          </w:p>
        </w:tc>
      </w:tr>
      <w:tr w14:paraId="663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33F267D">
            <w:pPr>
              <w:pStyle w:val="125"/>
              <w:rPr>
                <w:rFonts w:ascii="Times New Roman" w:hAnsi="Times New Roman"/>
                <w:color w:val="000000"/>
                <w:sz w:val="18"/>
                <w:szCs w:val="18"/>
              </w:rPr>
            </w:pPr>
            <w:r>
              <w:rPr>
                <w:rFonts w:hint="eastAsia" w:ascii="Times New Roman" w:hAnsi="Times New Roman"/>
                <w:color w:val="000000"/>
                <w:sz w:val="18"/>
                <w:szCs w:val="18"/>
              </w:rPr>
              <w:t>NotUpdateCnt</w:t>
            </w:r>
          </w:p>
        </w:tc>
        <w:tc>
          <w:tcPr>
            <w:tcW w:w="5153" w:type="dxa"/>
            <w:vAlign w:val="center"/>
          </w:tcPr>
          <w:p w14:paraId="774C429E">
            <w:pPr>
              <w:pStyle w:val="125"/>
              <w:rPr>
                <w:rFonts w:ascii="Times New Roman" w:hAnsi="Times New Roman"/>
                <w:color w:val="000000"/>
                <w:sz w:val="18"/>
                <w:szCs w:val="18"/>
              </w:rPr>
            </w:pPr>
            <w:r>
              <w:rPr>
                <w:rFonts w:hint="eastAsia" w:ascii="Times New Roman" w:hAnsi="Times New Roman"/>
                <w:color w:val="000000"/>
                <w:sz w:val="18"/>
                <w:szCs w:val="18"/>
              </w:rPr>
              <w:t>上行接收率未更新的周期数</w:t>
            </w:r>
          </w:p>
        </w:tc>
      </w:tr>
      <w:tr w14:paraId="20AB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C25B17A">
            <w:pPr>
              <w:pStyle w:val="125"/>
              <w:rPr>
                <w:rFonts w:ascii="Times New Roman" w:hAnsi="Times New Roman"/>
                <w:color w:val="000000"/>
                <w:sz w:val="18"/>
                <w:szCs w:val="18"/>
              </w:rPr>
            </w:pPr>
            <w:r>
              <w:rPr>
                <w:rFonts w:hint="eastAsia" w:ascii="Times New Roman" w:hAnsi="Times New Roman"/>
                <w:color w:val="000000"/>
                <w:sz w:val="18"/>
                <w:szCs w:val="18"/>
              </w:rPr>
              <w:t>DownRssi</w:t>
            </w:r>
          </w:p>
        </w:tc>
        <w:tc>
          <w:tcPr>
            <w:tcW w:w="5153" w:type="dxa"/>
            <w:vAlign w:val="center"/>
          </w:tcPr>
          <w:p w14:paraId="0C558C4E">
            <w:pPr>
              <w:pStyle w:val="125"/>
              <w:rPr>
                <w:rFonts w:ascii="Times New Roman" w:hAnsi="Times New Roman"/>
                <w:color w:val="000000"/>
                <w:sz w:val="18"/>
                <w:szCs w:val="18"/>
              </w:rPr>
            </w:pPr>
            <w:r>
              <w:rPr>
                <w:rFonts w:hint="eastAsia" w:ascii="Times New Roman" w:hAnsi="Times New Roman"/>
                <w:color w:val="000000"/>
                <w:sz w:val="18"/>
                <w:szCs w:val="18"/>
              </w:rPr>
              <w:t>下行信号强度，通过接收邻居节点的报文获取。</w:t>
            </w:r>
          </w:p>
        </w:tc>
      </w:tr>
      <w:tr w14:paraId="0BB8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4B10405">
            <w:pPr>
              <w:pStyle w:val="125"/>
              <w:rPr>
                <w:rFonts w:ascii="Times New Roman" w:hAnsi="Times New Roman"/>
                <w:color w:val="000000"/>
                <w:sz w:val="18"/>
                <w:szCs w:val="18"/>
              </w:rPr>
            </w:pPr>
            <w:r>
              <w:rPr>
                <w:rFonts w:hint="eastAsia" w:ascii="Times New Roman" w:hAnsi="Times New Roman"/>
                <w:color w:val="000000"/>
                <w:sz w:val="18"/>
                <w:szCs w:val="18"/>
              </w:rPr>
              <w:t>DownSnr</w:t>
            </w:r>
          </w:p>
        </w:tc>
        <w:tc>
          <w:tcPr>
            <w:tcW w:w="5153" w:type="dxa"/>
            <w:vAlign w:val="center"/>
          </w:tcPr>
          <w:p w14:paraId="086EF6F8">
            <w:pPr>
              <w:pStyle w:val="125"/>
              <w:rPr>
                <w:rFonts w:ascii="Times New Roman" w:hAnsi="Times New Roman"/>
                <w:color w:val="000000"/>
                <w:sz w:val="18"/>
                <w:szCs w:val="18"/>
              </w:rPr>
            </w:pPr>
            <w:r>
              <w:rPr>
                <w:rFonts w:hint="eastAsia" w:ascii="Times New Roman" w:hAnsi="Times New Roman"/>
                <w:color w:val="000000"/>
                <w:sz w:val="18"/>
                <w:szCs w:val="18"/>
              </w:rPr>
              <w:t>下行平均信噪比，通过接收邻居节点的报文获取。</w:t>
            </w:r>
          </w:p>
        </w:tc>
      </w:tr>
      <w:tr w14:paraId="4212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B3C6C9F">
            <w:pPr>
              <w:pStyle w:val="125"/>
              <w:rPr>
                <w:rFonts w:ascii="Times New Roman" w:hAnsi="Times New Roman"/>
                <w:color w:val="000000"/>
                <w:sz w:val="18"/>
                <w:szCs w:val="18"/>
              </w:rPr>
            </w:pPr>
            <w:r>
              <w:rPr>
                <w:rFonts w:hint="eastAsia" w:ascii="Times New Roman" w:hAnsi="Times New Roman"/>
                <w:color w:val="000000"/>
                <w:sz w:val="18"/>
                <w:szCs w:val="18"/>
              </w:rPr>
              <w:t>UpRssi</w:t>
            </w:r>
          </w:p>
        </w:tc>
        <w:tc>
          <w:tcPr>
            <w:tcW w:w="5153" w:type="dxa"/>
            <w:vAlign w:val="center"/>
          </w:tcPr>
          <w:p w14:paraId="4EBB26AA">
            <w:pPr>
              <w:pStyle w:val="125"/>
              <w:rPr>
                <w:rFonts w:ascii="Times New Roman" w:hAnsi="Times New Roman"/>
                <w:color w:val="000000"/>
                <w:sz w:val="18"/>
                <w:szCs w:val="18"/>
              </w:rPr>
            </w:pPr>
            <w:r>
              <w:rPr>
                <w:rFonts w:hint="eastAsia" w:ascii="Times New Roman" w:hAnsi="Times New Roman"/>
                <w:color w:val="000000"/>
                <w:sz w:val="18"/>
                <w:szCs w:val="18"/>
              </w:rPr>
              <w:t>上行信道强度，通过发现列表报文交换获取。</w:t>
            </w:r>
          </w:p>
        </w:tc>
      </w:tr>
      <w:tr w14:paraId="514F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D310DA9">
            <w:pPr>
              <w:pStyle w:val="125"/>
              <w:rPr>
                <w:rFonts w:ascii="Times New Roman" w:hAnsi="Times New Roman"/>
                <w:color w:val="000000"/>
                <w:sz w:val="18"/>
                <w:szCs w:val="18"/>
              </w:rPr>
            </w:pPr>
            <w:r>
              <w:rPr>
                <w:rFonts w:hint="eastAsia" w:ascii="Times New Roman" w:hAnsi="Times New Roman"/>
                <w:color w:val="000000"/>
                <w:sz w:val="18"/>
                <w:szCs w:val="18"/>
              </w:rPr>
              <w:t>UpSnr</w:t>
            </w:r>
          </w:p>
        </w:tc>
        <w:tc>
          <w:tcPr>
            <w:tcW w:w="5153" w:type="dxa"/>
            <w:vAlign w:val="center"/>
          </w:tcPr>
          <w:p w14:paraId="1EE51B74">
            <w:pPr>
              <w:pStyle w:val="125"/>
              <w:rPr>
                <w:rFonts w:ascii="Times New Roman" w:hAnsi="Times New Roman"/>
                <w:color w:val="000000"/>
                <w:sz w:val="18"/>
                <w:szCs w:val="18"/>
              </w:rPr>
            </w:pPr>
            <w:r>
              <w:rPr>
                <w:rFonts w:hint="eastAsia" w:ascii="Times New Roman" w:hAnsi="Times New Roman"/>
                <w:color w:val="000000"/>
                <w:sz w:val="18"/>
                <w:szCs w:val="18"/>
              </w:rPr>
              <w:t>上行平均信噪比，通过发现列表报文交换获取。</w:t>
            </w:r>
          </w:p>
        </w:tc>
      </w:tr>
    </w:tbl>
    <w:p w14:paraId="406BCB6A">
      <w:pPr>
        <w:pStyle w:val="50"/>
      </w:pPr>
    </w:p>
    <w:p w14:paraId="134C58C0">
      <w:pPr>
        <w:pStyle w:val="50"/>
      </w:pPr>
      <w:r>
        <w:t>通信率统计采样报文的统计序号为8比特，表示范围为0到255，因此建议位图大小K的大小可以选择8、16、32。</w:t>
      </w:r>
    </w:p>
    <w:p w14:paraId="2A3B370D">
      <w:pPr>
        <w:pStyle w:val="50"/>
      </w:pPr>
      <w:r>
        <w:t>接收到一个无线发现列表报文，其中统计序号为Seq，那么对应的UpdateIndex（rcv）= Seq %K。将Rcvmap中对应UpdateIndex（rcv）比特位置为1。</w:t>
      </w:r>
    </w:p>
    <w:p w14:paraId="6C9C6512">
      <w:pPr>
        <w:pStyle w:val="50"/>
      </w:pPr>
      <w:r>
        <w:t>更新场景1：连接接收到无线发现列表报文，更新如</w:t>
      </w:r>
      <w:r>
        <w:fldChar w:fldCharType="begin"/>
      </w:r>
      <w:r>
        <w:instrText xml:space="preserve"> REF _Ref6741 \h  \* MERGEFORMAT </w:instrText>
      </w:r>
      <w:r>
        <w:fldChar w:fldCharType="separate"/>
      </w:r>
      <w:r>
        <w:t>图 67</w:t>
      </w:r>
      <w:r>
        <w:fldChar w:fldCharType="end"/>
      </w:r>
      <w:r>
        <w:t>所示。</w:t>
      </w:r>
    </w:p>
    <w:p w14:paraId="29C0F757">
      <w:pPr>
        <w:pStyle w:val="50"/>
      </w:pPr>
      <w:r>
        <w:t>条件：UpdateIndex（rcv）=（UpdateIndex + 1） %  K。</w:t>
      </w:r>
    </w:p>
    <w:p w14:paraId="70E08875">
      <w:pPr>
        <w:pStyle w:val="50"/>
      </w:pPr>
      <w:r>
        <w:t>更新动作：UpdateIndex更新为UpdateIndex（rcv） % K</w:t>
      </w:r>
    </w:p>
    <w:p w14:paraId="2EA44829">
      <w:pPr>
        <w:pStyle w:val="129"/>
      </w:pPr>
      <w:r>
        <w:object>
          <v:shape id="_x0000_i1086" o:spt="75" type="#_x0000_t75" style="height:88.5pt;width:276pt;" o:ole="t" filled="f" o:preferrelative="t" stroked="f" coordsize="21600,21600">
            <v:path/>
            <v:fill on="f" focussize="0,0"/>
            <v:stroke on="f" joinstyle="miter"/>
            <v:imagedata r:id="rId124" o:title=""/>
            <o:lock v:ext="edit" aspectratio="t"/>
            <w10:wrap type="none"/>
            <w10:anchorlock/>
          </v:shape>
          <o:OLEObject Type="Embed" ProgID="Visio.Drawing.15" ShapeID="_x0000_i1086" DrawAspect="Content" ObjectID="_1468075761" r:id="rId123">
            <o:LockedField>false</o:LockedField>
          </o:OLEObject>
        </w:object>
      </w:r>
    </w:p>
    <w:p w14:paraId="1F14B9A3">
      <w:pPr>
        <w:pStyle w:val="177"/>
        <w:numPr>
          <w:ilvl w:val="255"/>
          <w:numId w:val="0"/>
        </w:numPr>
        <w:spacing w:before="120" w:after="120"/>
        <w:rPr>
          <w:rFonts w:ascii="Times New Roman"/>
        </w:rPr>
      </w:pPr>
      <w:bookmarkStart w:id="4028" w:name="_Ref6741"/>
      <w:bookmarkStart w:id="4029" w:name="_Ref46345629"/>
      <w:r>
        <w:t xml:space="preserve">图 </w:t>
      </w:r>
      <w:r>
        <w:fldChar w:fldCharType="begin"/>
      </w:r>
      <w:r>
        <w:instrText xml:space="preserve"> SEQ 图 \* ARABIC </w:instrText>
      </w:r>
      <w:r>
        <w:fldChar w:fldCharType="separate"/>
      </w:r>
      <w:r>
        <w:t>67</w:t>
      </w:r>
      <w:r>
        <w:fldChar w:fldCharType="end"/>
      </w:r>
      <w:bookmarkEnd w:id="4028"/>
      <w:r>
        <w:rPr>
          <w:rFonts w:hint="eastAsia"/>
        </w:rPr>
        <w:t xml:space="preserve"> </w:t>
      </w:r>
      <w:r>
        <w:rPr>
          <w:rFonts w:hint="eastAsia" w:ascii="Times New Roman"/>
        </w:rPr>
        <w:t>连续</w:t>
      </w:r>
      <w:r>
        <w:rPr>
          <w:rFonts w:ascii="Times New Roman"/>
        </w:rPr>
        <w:t>接收更新示意图</w:t>
      </w:r>
      <w:bookmarkEnd w:id="4029"/>
    </w:p>
    <w:p w14:paraId="61F185E5">
      <w:pPr>
        <w:pStyle w:val="50"/>
      </w:pPr>
      <w:r>
        <w:t>更新场景</w:t>
      </w:r>
      <w:r>
        <w:rPr>
          <w:rFonts w:hint="eastAsia"/>
        </w:rPr>
        <w:t>2：无线发现列表报文出现丢失，更新如</w:t>
      </w:r>
      <w:r>
        <w:fldChar w:fldCharType="begin"/>
      </w:r>
      <w:r>
        <w:instrText xml:space="preserve"> REF _Ref6803 \h  \* MERGEFORMAT </w:instrText>
      </w:r>
      <w:r>
        <w:fldChar w:fldCharType="separate"/>
      </w:r>
      <w:r>
        <w:t>图 68</w:t>
      </w:r>
      <w:r>
        <w:fldChar w:fldCharType="end"/>
      </w:r>
      <w:r>
        <w:rPr>
          <w:rFonts w:hint="eastAsia"/>
        </w:rPr>
        <w:t>所示。</w:t>
      </w:r>
    </w:p>
    <w:p w14:paraId="0ACA98DD">
      <w:pPr>
        <w:pStyle w:val="50"/>
      </w:pPr>
      <w:r>
        <w:t>条件</w:t>
      </w:r>
      <w:r>
        <w:rPr>
          <w:rFonts w:hint="eastAsia"/>
        </w:rPr>
        <w:t>：</w:t>
      </w:r>
      <w:r>
        <w:t>UpdateIndex</w:t>
      </w:r>
      <w:r>
        <w:rPr>
          <w:rFonts w:hint="eastAsia"/>
        </w:rPr>
        <w:t>（rcv）&gt;</w:t>
      </w:r>
      <w:r>
        <w:t xml:space="preserve"> </w:t>
      </w:r>
      <w:r>
        <w:rPr>
          <w:rFonts w:hint="eastAsia"/>
        </w:rPr>
        <w:t>UpdateIndex</w:t>
      </w:r>
      <w:r>
        <w:t xml:space="preserve"> </w:t>
      </w:r>
      <w:r>
        <w:rPr>
          <w:rFonts w:hint="eastAsia"/>
        </w:rPr>
        <w:t>+</w:t>
      </w:r>
      <w:r>
        <w:t xml:space="preserve"> 1</w:t>
      </w:r>
    </w:p>
    <w:p w14:paraId="5324EDEA">
      <w:pPr>
        <w:pStyle w:val="50"/>
      </w:pPr>
      <w:r>
        <w:t>更新动作</w:t>
      </w:r>
      <w:r>
        <w:rPr>
          <w:rFonts w:hint="eastAsia"/>
        </w:rPr>
        <w:t>：将UpdateIndex</w:t>
      </w:r>
      <w:r>
        <w:t xml:space="preserve"> + 1到UpdateIndex</w:t>
      </w:r>
      <w:r>
        <w:rPr>
          <w:rFonts w:hint="eastAsia"/>
        </w:rPr>
        <w:t>（rcv）-</w:t>
      </w:r>
      <w:r>
        <w:t xml:space="preserve"> 1之间的位图更新为</w:t>
      </w:r>
      <w:r>
        <w:rPr>
          <w:rFonts w:hint="eastAsia"/>
        </w:rPr>
        <w:t>0，并且将UpdateIndex更新为UpdateIndex（rcv）%</w:t>
      </w:r>
      <w:r>
        <w:t xml:space="preserve"> K</w:t>
      </w:r>
      <w:r>
        <w:rPr>
          <w:rFonts w:hint="eastAsia"/>
        </w:rPr>
        <w:t>。</w:t>
      </w:r>
    </w:p>
    <w:p w14:paraId="4D606CEB">
      <w:pPr>
        <w:pStyle w:val="129"/>
      </w:pPr>
      <w:r>
        <w:object>
          <v:shape id="_x0000_i1087" o:spt="75" type="#_x0000_t75" style="height:88.5pt;width:276pt;" o:ole="t" filled="f" o:preferrelative="t" stroked="f" coordsize="21600,21600">
            <v:path/>
            <v:fill on="f" focussize="0,0"/>
            <v:stroke on="f" joinstyle="miter"/>
            <v:imagedata r:id="rId126" o:title=""/>
            <o:lock v:ext="edit" aspectratio="t"/>
            <w10:wrap type="none"/>
            <w10:anchorlock/>
          </v:shape>
          <o:OLEObject Type="Embed" ProgID="Visio.Drawing.15" ShapeID="_x0000_i1087" DrawAspect="Content" ObjectID="_1468075762" r:id="rId125">
            <o:LockedField>false</o:LockedField>
          </o:OLEObject>
        </w:object>
      </w:r>
    </w:p>
    <w:p w14:paraId="5BE4B959">
      <w:pPr>
        <w:pStyle w:val="177"/>
        <w:numPr>
          <w:ilvl w:val="255"/>
          <w:numId w:val="0"/>
        </w:numPr>
        <w:spacing w:before="120" w:after="120"/>
        <w:rPr>
          <w:rFonts w:ascii="Times New Roman"/>
        </w:rPr>
      </w:pPr>
      <w:bookmarkStart w:id="4030" w:name="_Ref6803"/>
      <w:bookmarkStart w:id="4031" w:name="_Ref46345891"/>
      <w:r>
        <w:t xml:space="preserve">图 </w:t>
      </w:r>
      <w:r>
        <w:fldChar w:fldCharType="begin"/>
      </w:r>
      <w:r>
        <w:instrText xml:space="preserve"> SEQ 图 \* ARABIC </w:instrText>
      </w:r>
      <w:r>
        <w:fldChar w:fldCharType="separate"/>
      </w:r>
      <w:r>
        <w:t>68</w:t>
      </w:r>
      <w:r>
        <w:fldChar w:fldCharType="end"/>
      </w:r>
      <w:bookmarkEnd w:id="4030"/>
      <w:r>
        <w:rPr>
          <w:rFonts w:hint="eastAsia"/>
        </w:rPr>
        <w:t xml:space="preserve"> </w:t>
      </w:r>
      <w:r>
        <w:rPr>
          <w:rFonts w:ascii="Times New Roman"/>
        </w:rPr>
        <w:t>丢失更新示意图</w:t>
      </w:r>
      <w:bookmarkEnd w:id="4031"/>
    </w:p>
    <w:p w14:paraId="44FAF5E2">
      <w:pPr>
        <w:pStyle w:val="50"/>
      </w:pPr>
      <w:r>
        <w:t>更新场景3：</w:t>
      </w:r>
      <w:r>
        <w:rPr>
          <w:rFonts w:hint="eastAsia"/>
        </w:rPr>
        <w:t>无线发送列表报文发送延迟，更新如</w:t>
      </w:r>
      <w:r>
        <w:fldChar w:fldCharType="begin"/>
      </w:r>
      <w:r>
        <w:instrText xml:space="preserve"> REF _Ref6832 \h  \* MERGEFORMAT </w:instrText>
      </w:r>
      <w:r>
        <w:fldChar w:fldCharType="separate"/>
      </w:r>
      <w:r>
        <w:t>图 69</w:t>
      </w:r>
      <w:r>
        <w:fldChar w:fldCharType="end"/>
      </w:r>
      <w:r>
        <w:rPr>
          <w:rFonts w:hint="eastAsia"/>
        </w:rPr>
        <w:t>所示。</w:t>
      </w:r>
    </w:p>
    <w:p w14:paraId="2C071795">
      <w:pPr>
        <w:pStyle w:val="50"/>
      </w:pPr>
      <w:r>
        <w:t>条件：UpdateIndex（rcv）&lt;= UpdateIndex，并且RcvMap[UpdateIndex] = 0。</w:t>
      </w:r>
    </w:p>
    <w:p w14:paraId="0F3F0F2D">
      <w:pPr>
        <w:pStyle w:val="50"/>
      </w:pPr>
      <w:r>
        <w:t>更新动作：将UpdateIndex = UpdateIndex（Rcv）</w:t>
      </w:r>
    </w:p>
    <w:p w14:paraId="760BC01A">
      <w:pPr>
        <w:pStyle w:val="129"/>
      </w:pPr>
      <w:r>
        <w:object>
          <v:shape id="_x0000_i1088" o:spt="75" type="#_x0000_t75" style="height:88.5pt;width:276pt;" o:ole="t" filled="f" o:preferrelative="t" stroked="f" coordsize="21600,21600">
            <v:path/>
            <v:fill on="f" focussize="0,0"/>
            <v:stroke on="f" joinstyle="miter"/>
            <v:imagedata r:id="rId128" o:title=""/>
            <o:lock v:ext="edit" aspectratio="t"/>
            <w10:wrap type="none"/>
            <w10:anchorlock/>
          </v:shape>
          <o:OLEObject Type="Embed" ProgID="Visio.Drawing.15" ShapeID="_x0000_i1088" DrawAspect="Content" ObjectID="_1468075763" r:id="rId127">
            <o:LockedField>false</o:LockedField>
          </o:OLEObject>
        </w:object>
      </w:r>
    </w:p>
    <w:p w14:paraId="68757C16">
      <w:pPr>
        <w:pStyle w:val="177"/>
        <w:numPr>
          <w:ilvl w:val="255"/>
          <w:numId w:val="0"/>
        </w:numPr>
        <w:spacing w:before="120" w:after="120"/>
        <w:rPr>
          <w:rFonts w:ascii="Times New Roman"/>
        </w:rPr>
      </w:pPr>
      <w:bookmarkStart w:id="4032" w:name="_Ref6832"/>
      <w:bookmarkStart w:id="4033" w:name="_Ref46346176"/>
      <w:r>
        <w:t xml:space="preserve">图 </w:t>
      </w:r>
      <w:r>
        <w:fldChar w:fldCharType="begin"/>
      </w:r>
      <w:r>
        <w:instrText xml:space="preserve"> SEQ 图 \* ARABIC </w:instrText>
      </w:r>
      <w:r>
        <w:fldChar w:fldCharType="separate"/>
      </w:r>
      <w:r>
        <w:t>69</w:t>
      </w:r>
      <w:r>
        <w:fldChar w:fldCharType="end"/>
      </w:r>
      <w:bookmarkEnd w:id="4032"/>
      <w:r>
        <w:rPr>
          <w:rFonts w:hint="eastAsia"/>
        </w:rPr>
        <w:t xml:space="preserve"> </w:t>
      </w:r>
      <w:r>
        <w:rPr>
          <w:rFonts w:ascii="Times New Roman"/>
        </w:rPr>
        <w:t>发送延迟更新示意图</w:t>
      </w:r>
      <w:bookmarkEnd w:id="4033"/>
    </w:p>
    <w:p w14:paraId="1C63427E">
      <w:pPr>
        <w:pStyle w:val="50"/>
      </w:pPr>
      <w:r>
        <w:t>更新场景4：无线发现列表报文乱序1，更新如</w:t>
      </w:r>
      <w:r>
        <w:fldChar w:fldCharType="begin"/>
      </w:r>
      <w:r>
        <w:instrText xml:space="preserve"> REF _Ref6862 \h  \* MERGEFORMAT </w:instrText>
      </w:r>
      <w:r>
        <w:fldChar w:fldCharType="separate"/>
      </w:r>
      <w:r>
        <w:t>图 70</w:t>
      </w:r>
      <w:r>
        <w:fldChar w:fldCharType="end"/>
      </w:r>
      <w:r>
        <w:t>所示。</w:t>
      </w:r>
    </w:p>
    <w:p w14:paraId="57812063">
      <w:pPr>
        <w:pStyle w:val="50"/>
      </w:pPr>
      <w:r>
        <w:t>条件：UpdateIndex（rcv）&lt; UpdateIndex，并且RcvMap[UpdateIndex] = 1。</w:t>
      </w:r>
    </w:p>
    <w:p w14:paraId="7FB4B290">
      <w:pPr>
        <w:pStyle w:val="50"/>
      </w:pPr>
      <w:r>
        <w:t>更新动作：不更新UpdateIndex。</w:t>
      </w:r>
    </w:p>
    <w:p w14:paraId="586CFAFD">
      <w:pPr>
        <w:pStyle w:val="129"/>
      </w:pPr>
      <w:r>
        <w:object>
          <v:shape id="_x0000_i1089" o:spt="75" type="#_x0000_t75" style="height:88.5pt;width:276pt;" o:ole="t" filled="f" o:preferrelative="t" stroked="f" coordsize="21600,21600">
            <v:path/>
            <v:fill on="f" focussize="0,0"/>
            <v:stroke on="f" joinstyle="miter"/>
            <v:imagedata r:id="rId130" o:title=""/>
            <o:lock v:ext="edit" aspectratio="t"/>
            <w10:wrap type="none"/>
            <w10:anchorlock/>
          </v:shape>
          <o:OLEObject Type="Embed" ProgID="Visio.Drawing.15" ShapeID="_x0000_i1089" DrawAspect="Content" ObjectID="_1468075764" r:id="rId129">
            <o:LockedField>false</o:LockedField>
          </o:OLEObject>
        </w:object>
      </w:r>
    </w:p>
    <w:p w14:paraId="4807D4DF">
      <w:pPr>
        <w:pStyle w:val="177"/>
        <w:numPr>
          <w:ilvl w:val="255"/>
          <w:numId w:val="0"/>
        </w:numPr>
        <w:spacing w:before="120" w:after="120"/>
        <w:rPr>
          <w:rFonts w:ascii="Times New Roman"/>
        </w:rPr>
      </w:pPr>
      <w:bookmarkStart w:id="4034" w:name="_Ref6862"/>
      <w:bookmarkStart w:id="4035" w:name="_Ref46346339"/>
      <w:r>
        <w:t xml:space="preserve">图 </w:t>
      </w:r>
      <w:r>
        <w:fldChar w:fldCharType="begin"/>
      </w:r>
      <w:r>
        <w:instrText xml:space="preserve"> SEQ 图 \* ARABIC </w:instrText>
      </w:r>
      <w:r>
        <w:fldChar w:fldCharType="separate"/>
      </w:r>
      <w:r>
        <w:t>70</w:t>
      </w:r>
      <w:r>
        <w:fldChar w:fldCharType="end"/>
      </w:r>
      <w:bookmarkEnd w:id="4034"/>
      <w:r>
        <w:rPr>
          <w:rFonts w:hint="eastAsia"/>
        </w:rPr>
        <w:t xml:space="preserve"> </w:t>
      </w:r>
      <w:r>
        <w:rPr>
          <w:rFonts w:ascii="Times New Roman"/>
        </w:rPr>
        <w:t>无线发现列表乱序</w:t>
      </w:r>
      <w:r>
        <w:rPr>
          <w:rFonts w:hint="eastAsia" w:ascii="Times New Roman"/>
        </w:rPr>
        <w:t>1更新示意图</w:t>
      </w:r>
      <w:bookmarkEnd w:id="4035"/>
    </w:p>
    <w:p w14:paraId="5D24F8B5">
      <w:pPr>
        <w:pStyle w:val="50"/>
      </w:pPr>
      <w:r>
        <w:t>更新场景5：无线发现列表报文乱序2，更新如</w:t>
      </w:r>
      <w:r>
        <w:fldChar w:fldCharType="begin"/>
      </w:r>
      <w:r>
        <w:instrText xml:space="preserve"> REF _Ref6927 \h  \* MERGEFORMAT </w:instrText>
      </w:r>
      <w:r>
        <w:fldChar w:fldCharType="separate"/>
      </w:r>
      <w:r>
        <w:t>图 71</w:t>
      </w:r>
      <w:r>
        <w:fldChar w:fldCharType="end"/>
      </w:r>
      <w:r>
        <w:t>所示。</w:t>
      </w:r>
    </w:p>
    <w:p w14:paraId="74EE1A2D">
      <w:pPr>
        <w:pStyle w:val="50"/>
      </w:pPr>
      <w:r>
        <w:t>条件：UpdateIndex（rcv）&lt; UpdateIndex，并且RcvMap[UpdateIndex] = 0。</w:t>
      </w:r>
    </w:p>
    <w:p w14:paraId="79B3DF48">
      <w:pPr>
        <w:pStyle w:val="50"/>
      </w:pPr>
      <w:r>
        <w:t>更新动作：将UpdateIndex更新到最近一个RcvMap[i]等于1的值</w:t>
      </w:r>
      <w:r>
        <w:rPr>
          <w:rFonts w:hint="eastAsia"/>
        </w:rPr>
        <w:t>。</w:t>
      </w:r>
    </w:p>
    <w:p w14:paraId="1F833C60">
      <w:pPr>
        <w:pStyle w:val="129"/>
      </w:pPr>
      <w:r>
        <w:object>
          <v:shape id="_x0000_i1090" o:spt="75" type="#_x0000_t75" style="height:88.5pt;width:276pt;" o:ole="t" filled="f" o:preferrelative="t" stroked="f" coordsize="21600,21600">
            <v:path/>
            <v:fill on="f" focussize="0,0"/>
            <v:stroke on="f" joinstyle="miter"/>
            <v:imagedata r:id="rId132" o:title=""/>
            <o:lock v:ext="edit" aspectratio="t"/>
            <w10:wrap type="none"/>
            <w10:anchorlock/>
          </v:shape>
          <o:OLEObject Type="Embed" ProgID="Visio.Drawing.15" ShapeID="_x0000_i1090" DrawAspect="Content" ObjectID="_1468075765" r:id="rId131">
            <o:LockedField>false</o:LockedField>
          </o:OLEObject>
        </w:object>
      </w:r>
    </w:p>
    <w:p w14:paraId="73B63B27">
      <w:pPr>
        <w:pStyle w:val="177"/>
        <w:numPr>
          <w:ilvl w:val="255"/>
          <w:numId w:val="0"/>
        </w:numPr>
        <w:spacing w:before="120" w:after="120"/>
        <w:rPr>
          <w:rFonts w:ascii="Times New Roman"/>
        </w:rPr>
      </w:pPr>
      <w:bookmarkStart w:id="4036" w:name="_Ref6927"/>
      <w:bookmarkStart w:id="4037" w:name="_Ref46346515"/>
      <w:r>
        <w:t xml:space="preserve">图 </w:t>
      </w:r>
      <w:r>
        <w:fldChar w:fldCharType="begin"/>
      </w:r>
      <w:r>
        <w:instrText xml:space="preserve"> SEQ 图 \* ARABIC </w:instrText>
      </w:r>
      <w:r>
        <w:fldChar w:fldCharType="separate"/>
      </w:r>
      <w:r>
        <w:t>71</w:t>
      </w:r>
      <w:r>
        <w:fldChar w:fldCharType="end"/>
      </w:r>
      <w:bookmarkEnd w:id="4036"/>
      <w:r>
        <w:rPr>
          <w:rFonts w:hint="eastAsia"/>
        </w:rPr>
        <w:t xml:space="preserve"> </w:t>
      </w:r>
      <w:r>
        <w:rPr>
          <w:rFonts w:ascii="Times New Roman"/>
        </w:rPr>
        <w:t>无线发现列表乱序</w:t>
      </w:r>
      <w:r>
        <w:rPr>
          <w:rFonts w:hint="eastAsia" w:ascii="Times New Roman"/>
        </w:rPr>
        <w:t>2更新示意图</w:t>
      </w:r>
      <w:bookmarkEnd w:id="4037"/>
    </w:p>
    <w:p w14:paraId="14FFB179">
      <w:pPr>
        <w:pStyle w:val="67"/>
      </w:pPr>
      <w:r>
        <w:t>无线接收率的计算</w:t>
      </w:r>
    </w:p>
    <w:p w14:paraId="060AB5C9">
      <w:pPr>
        <w:pStyle w:val="50"/>
      </w:pPr>
      <w:r>
        <w:rPr>
          <w:rFonts w:hint="eastAsia"/>
        </w:rPr>
        <w:t>无权重接收率 =</w:t>
      </w:r>
      <w:r>
        <w:t xml:space="preserve"> 接收无线发现列表报文个数</w:t>
      </w:r>
      <w:r>
        <w:rPr>
          <w:rFonts w:hint="eastAsia"/>
        </w:rPr>
        <w:t xml:space="preserve"> </w:t>
      </w:r>
      <w:r>
        <w:t>/ 窗口大小</w:t>
      </w:r>
      <w:r>
        <w:rPr>
          <w:rFonts w:hint="eastAsia"/>
        </w:rPr>
        <w:t>。接收率计算示</w:t>
      </w:r>
      <w:r>
        <w:t>例如</w:t>
      </w:r>
      <w:r>
        <w:fldChar w:fldCharType="begin"/>
      </w:r>
      <w:r>
        <w:instrText xml:space="preserve"> REF _Ref6982 \h  \* MERGEFORMAT </w:instrText>
      </w:r>
      <w:r>
        <w:fldChar w:fldCharType="separate"/>
      </w:r>
      <w:r>
        <w:t>图 72</w:t>
      </w:r>
      <w:r>
        <w:fldChar w:fldCharType="end"/>
      </w:r>
      <w:r>
        <w:rPr>
          <w:rFonts w:hint="eastAsia"/>
        </w:rPr>
        <w:t>、</w:t>
      </w:r>
      <w:r>
        <w:fldChar w:fldCharType="begin"/>
      </w:r>
      <w:r>
        <w:instrText xml:space="preserve"> REF _Ref7012 \h  \* MERGEFORMAT </w:instrText>
      </w:r>
      <w:r>
        <w:fldChar w:fldCharType="separate"/>
      </w:r>
      <w:r>
        <w:t>图 73</w:t>
      </w:r>
      <w:r>
        <w:fldChar w:fldCharType="end"/>
      </w:r>
      <w:r>
        <w:t>所</w:t>
      </w:r>
      <w:r>
        <w:rPr>
          <w:rFonts w:hint="eastAsia"/>
        </w:rPr>
        <w:t>示。</w:t>
      </w:r>
    </w:p>
    <w:p w14:paraId="0AC63D67">
      <w:pPr>
        <w:pStyle w:val="129"/>
      </w:pPr>
      <w:r>
        <w:object>
          <v:shape id="_x0000_i1091" o:spt="75" type="#_x0000_t75" style="height:18pt;width:219.75pt;" o:ole="t" filled="f" o:preferrelative="t" stroked="f" coordsize="21600,21600">
            <v:path/>
            <v:fill on="f" focussize="0,0"/>
            <v:stroke on="f" joinstyle="miter"/>
            <v:imagedata r:id="rId134" o:title=""/>
            <o:lock v:ext="edit" aspectratio="t"/>
            <w10:wrap type="none"/>
            <w10:anchorlock/>
          </v:shape>
          <o:OLEObject Type="Embed" ProgID="Visio.Drawing.15" ShapeID="_x0000_i1091" DrawAspect="Content" ObjectID="_1468075766" r:id="rId133">
            <o:LockedField>false</o:LockedField>
          </o:OLEObject>
        </w:object>
      </w:r>
    </w:p>
    <w:p w14:paraId="68C677A5">
      <w:pPr>
        <w:pStyle w:val="177"/>
        <w:numPr>
          <w:ilvl w:val="255"/>
          <w:numId w:val="0"/>
        </w:numPr>
        <w:spacing w:before="120" w:after="120"/>
        <w:rPr>
          <w:rFonts w:ascii="Times New Roman"/>
        </w:rPr>
      </w:pPr>
      <w:bookmarkStart w:id="4038" w:name="_Ref6982"/>
      <w:r>
        <w:t xml:space="preserve">图 </w:t>
      </w:r>
      <w:r>
        <w:fldChar w:fldCharType="begin"/>
      </w:r>
      <w:r>
        <w:instrText xml:space="preserve"> SEQ 图 \* ARABIC </w:instrText>
      </w:r>
      <w:r>
        <w:fldChar w:fldCharType="separate"/>
      </w:r>
      <w:r>
        <w:t>72</w:t>
      </w:r>
      <w:r>
        <w:fldChar w:fldCharType="end"/>
      </w:r>
      <w:bookmarkEnd w:id="4038"/>
      <w:r>
        <w:rPr>
          <w:rFonts w:hint="eastAsia"/>
        </w:rPr>
        <w:t xml:space="preserve"> </w:t>
      </w:r>
      <w:r>
        <w:rPr>
          <w:rFonts w:ascii="Times New Roman"/>
        </w:rPr>
        <w:t>无权重接收率窗口示意图</w:t>
      </w:r>
    </w:p>
    <w:p w14:paraId="6EAA184D">
      <w:pPr>
        <w:pStyle w:val="50"/>
      </w:pPr>
      <w:r>
        <w:t>窗口大小为8，有5个窗口接收到无线发现列表报文，则接收率 = 5 / 8 = 62.5%。</w:t>
      </w:r>
    </w:p>
    <w:p w14:paraId="74E39596">
      <w:pPr>
        <w:pStyle w:val="50"/>
      </w:pPr>
      <w:r>
        <w:t>有权重接收率计算：以以UpdateIndex为基准点，将接收位图划分为N个段，分别计算每段的接收率，然后各段的接收率加权求和</w:t>
      </w:r>
      <w:r>
        <w:rPr>
          <w:rFonts w:hint="eastAsia"/>
        </w:rPr>
        <w:t>。距离UpdateIndex最近的段的权重最大，距离UpdateIndex最远的段的权重最小。</w:t>
      </w:r>
    </w:p>
    <w:p w14:paraId="4B30C065">
      <w:pPr>
        <w:pStyle w:val="50"/>
      </w:pPr>
      <w:r>
        <w:t>加权</w:t>
      </w:r>
      <w:r>
        <w:rPr>
          <w:rFonts w:hint="eastAsia"/>
        </w:rPr>
        <w:t>接收</w:t>
      </w:r>
      <w:r>
        <w:t>率</w:t>
      </w:r>
      <w:r>
        <w:rPr>
          <w:rFonts w:hint="eastAsia"/>
        </w:rPr>
        <w:t xml:space="preserve"> </w:t>
      </w:r>
      <w:r>
        <w:t xml:space="preserve">= </w:t>
      </w:r>
      <w:r>
        <w:rPr>
          <w:rFonts w:hint="eastAsia" w:ascii="宋体" w:hAnsi="宋体"/>
        </w:rPr>
        <w:t>∑</w:t>
      </w:r>
      <w:r>
        <w:t>W</w:t>
      </w:r>
      <w:r>
        <w:rPr>
          <w:vertAlign w:val="subscript"/>
        </w:rPr>
        <w:t>i</w:t>
      </w:r>
      <w:r>
        <w:t xml:space="preserve"> </w:t>
      </w:r>
      <w:r>
        <w:rPr>
          <w:rFonts w:hint="eastAsia" w:ascii="宋体" w:hAnsi="宋体"/>
        </w:rPr>
        <w:t>×</w:t>
      </w:r>
      <w:r>
        <w:t xml:space="preserve"> Rcv</w:t>
      </w:r>
      <w:r>
        <w:rPr>
          <w:vertAlign w:val="subscript"/>
        </w:rPr>
        <w:t>i</w:t>
      </w:r>
    </w:p>
    <w:p w14:paraId="5ED8DCD0">
      <w:pPr>
        <w:pStyle w:val="50"/>
      </w:pPr>
      <w:r>
        <w:t>W</w:t>
      </w:r>
      <w:r>
        <w:rPr>
          <w:vertAlign w:val="subscript"/>
        </w:rPr>
        <w:t>i</w:t>
      </w:r>
      <w:r>
        <w:t>表示</w:t>
      </w:r>
      <w:r>
        <w:rPr>
          <w:rFonts w:hint="eastAsia"/>
        </w:rPr>
        <w:t>窗口</w:t>
      </w:r>
      <w:r>
        <w:t>段i的权重，Rcv</w:t>
      </w:r>
      <w:r>
        <w:rPr>
          <w:vertAlign w:val="subscript"/>
        </w:rPr>
        <w:t>i</w:t>
      </w:r>
      <w:r>
        <w:t>表示窗口段i的接收率。</w:t>
      </w:r>
    </w:p>
    <w:p w14:paraId="213D98CA">
      <w:pPr>
        <w:pStyle w:val="129"/>
      </w:pPr>
      <w:r>
        <w:object>
          <v:shape id="_x0000_i1092" o:spt="75" type="#_x0000_t75" style="height:88.5pt;width:423.75pt;" o:ole="t" filled="f" o:preferrelative="t" stroked="f" coordsize="21600,21600">
            <v:path/>
            <v:fill on="f" focussize="0,0"/>
            <v:stroke on="f" joinstyle="miter"/>
            <v:imagedata r:id="rId136" o:title=""/>
            <o:lock v:ext="edit" aspectratio="t"/>
            <w10:wrap type="none"/>
            <w10:anchorlock/>
          </v:shape>
          <o:OLEObject Type="Embed" ProgID="Visio.Drawing.15" ShapeID="_x0000_i1092" DrawAspect="Content" ObjectID="_1468075767" r:id="rId135">
            <o:LockedField>false</o:LockedField>
          </o:OLEObject>
        </w:object>
      </w:r>
    </w:p>
    <w:p w14:paraId="2874C2D3">
      <w:pPr>
        <w:pStyle w:val="177"/>
        <w:numPr>
          <w:ilvl w:val="255"/>
          <w:numId w:val="0"/>
        </w:numPr>
        <w:spacing w:before="120" w:after="120"/>
        <w:rPr>
          <w:rFonts w:ascii="Times New Roman"/>
        </w:rPr>
      </w:pPr>
      <w:bookmarkStart w:id="4039" w:name="_Ref7012"/>
      <w:r>
        <w:t xml:space="preserve">图 </w:t>
      </w:r>
      <w:r>
        <w:fldChar w:fldCharType="begin"/>
      </w:r>
      <w:r>
        <w:instrText xml:space="preserve"> SEQ 图 \* ARABIC </w:instrText>
      </w:r>
      <w:r>
        <w:fldChar w:fldCharType="separate"/>
      </w:r>
      <w:r>
        <w:t>73</w:t>
      </w:r>
      <w:r>
        <w:fldChar w:fldCharType="end"/>
      </w:r>
      <w:bookmarkEnd w:id="4039"/>
      <w:r>
        <w:rPr>
          <w:rFonts w:hint="eastAsia"/>
        </w:rPr>
        <w:t xml:space="preserve"> </w:t>
      </w:r>
      <w:r>
        <w:rPr>
          <w:rFonts w:ascii="Times New Roman"/>
        </w:rPr>
        <w:t>有权重接收率窗口示意图</w:t>
      </w:r>
    </w:p>
    <w:p w14:paraId="35FA9F43">
      <w:pPr>
        <w:pStyle w:val="50"/>
      </w:pPr>
      <w:r>
        <w:t>假设窗口大小为</w:t>
      </w:r>
      <w:r>
        <w:rPr>
          <w:rFonts w:hint="eastAsia"/>
        </w:rPr>
        <w:t>1</w:t>
      </w:r>
      <w:r>
        <w:t>5</w:t>
      </w:r>
      <w:r>
        <w:rPr>
          <w:rFonts w:hint="eastAsia"/>
        </w:rPr>
        <w:t>，</w:t>
      </w:r>
      <w:r>
        <w:t>每</w:t>
      </w:r>
      <w:r>
        <w:rPr>
          <w:rFonts w:hint="eastAsia"/>
        </w:rPr>
        <w:t>5个窗口划分为1组，w</w:t>
      </w:r>
      <w:r>
        <w:t>1</w:t>
      </w:r>
      <w:r>
        <w:rPr>
          <w:rFonts w:hint="eastAsia"/>
        </w:rPr>
        <w:t>=</w:t>
      </w:r>
      <w:r>
        <w:t>0.5</w:t>
      </w:r>
      <w:r>
        <w:rPr>
          <w:rFonts w:hint="eastAsia"/>
        </w:rPr>
        <w:t>，</w:t>
      </w:r>
      <w:r>
        <w:t>w2</w:t>
      </w:r>
      <w:r>
        <w:rPr>
          <w:rFonts w:hint="eastAsia"/>
        </w:rPr>
        <w:t>=</w:t>
      </w:r>
      <w:r>
        <w:t>0.3</w:t>
      </w:r>
      <w:r>
        <w:rPr>
          <w:rFonts w:hint="eastAsia"/>
        </w:rPr>
        <w:t>,w</w:t>
      </w:r>
      <w:r>
        <w:t>3</w:t>
      </w:r>
      <w:r>
        <w:rPr>
          <w:rFonts w:hint="eastAsia"/>
        </w:rPr>
        <w:t>=</w:t>
      </w:r>
      <w:r>
        <w:t>0.2</w:t>
      </w:r>
      <w:r>
        <w:rPr>
          <w:rFonts w:hint="eastAsia"/>
        </w:rPr>
        <w:t>。</w:t>
      </w:r>
    </w:p>
    <w:p w14:paraId="5644CD95">
      <w:pPr>
        <w:pStyle w:val="50"/>
      </w:pPr>
      <w:r>
        <w:rPr>
          <w:rFonts w:hint="eastAsia"/>
        </w:rPr>
        <w:t>加权接收率 =</w:t>
      </w:r>
      <w:r>
        <w:t xml:space="preserve"> </w:t>
      </w:r>
      <w:r>
        <w:rPr>
          <w:rFonts w:hint="eastAsia"/>
        </w:rPr>
        <w:t>（</w:t>
      </w:r>
      <w:r>
        <w:t>4/5 * 0.5 + 3/5 * 0.3 + 1/5 * 0.2</w:t>
      </w:r>
      <w:r>
        <w:rPr>
          <w:rFonts w:hint="eastAsia"/>
        </w:rPr>
        <w:t>）*</w:t>
      </w:r>
      <w:r>
        <w:t xml:space="preserve"> 100 </w:t>
      </w:r>
      <w:r>
        <w:rPr>
          <w:rFonts w:hint="eastAsia"/>
        </w:rPr>
        <w:t>=</w:t>
      </w:r>
      <w:r>
        <w:t xml:space="preserve"> 62</w:t>
      </w:r>
      <w:r>
        <w:rPr>
          <w:rFonts w:hint="eastAsia"/>
        </w:rPr>
        <w:t>。</w:t>
      </w:r>
    </w:p>
    <w:p w14:paraId="38897E75">
      <w:pPr>
        <w:pStyle w:val="50"/>
      </w:pPr>
      <w:r>
        <w:t>无权重接收率</w:t>
      </w:r>
      <w:r>
        <w:rPr>
          <w:rFonts w:hint="eastAsia"/>
        </w:rPr>
        <w:t xml:space="preserve"> =</w:t>
      </w:r>
      <w:r>
        <w:t xml:space="preserve"> 8 </w:t>
      </w:r>
      <w:r>
        <w:rPr>
          <w:rFonts w:hint="eastAsia"/>
        </w:rPr>
        <w:t>/</w:t>
      </w:r>
      <w:r>
        <w:t xml:space="preserve"> 15 * 100 = 53</w:t>
      </w:r>
      <w:r>
        <w:rPr>
          <w:rFonts w:hint="eastAsia"/>
        </w:rPr>
        <w:t>。</w:t>
      </w:r>
    </w:p>
    <w:p w14:paraId="0B00391D">
      <w:pPr>
        <w:pStyle w:val="67"/>
      </w:pPr>
      <w:r>
        <w:t>下行接收率老化机制</w:t>
      </w:r>
    </w:p>
    <w:p w14:paraId="7BF94758">
      <w:pPr>
        <w:pStyle w:val="50"/>
      </w:pPr>
      <w:r>
        <w:t>接收位图通过接收通信率采样报文进行滑动更新</w:t>
      </w:r>
      <w:r>
        <w:rPr>
          <w:rFonts w:hint="eastAsia"/>
        </w:rPr>
        <w:t>，当</w:t>
      </w:r>
      <w:r>
        <w:t>两个节点通信中断时</w:t>
      </w:r>
      <w:r>
        <w:rPr>
          <w:rFonts w:hint="eastAsia"/>
        </w:rPr>
        <w:t>，</w:t>
      </w:r>
      <w:r>
        <w:t>接收位图无法通过接收通信率采样报文进行更新，因此需要通过滑窗的老化机制，驱动接收位图的更新。或者两个节点信道变差，仅依靠接收通信率采样报文来更新接收位图，则会导致接收率反映信道的时间滞后，通过老化机制提升反应信道的实时性。</w:t>
      </w:r>
    </w:p>
    <w:p w14:paraId="76A6752D">
      <w:pPr>
        <w:pStyle w:val="50"/>
      </w:pPr>
      <w:r>
        <w:rPr>
          <w:rStyle w:val="51"/>
        </w:rPr>
        <w:t>老</w:t>
      </w:r>
      <w:r>
        <w:t>化机制为：每隔一个发现列表发送周期，更新接收位图中第UpdateIndex + 1位为0，将UpdateIndex递增1。</w:t>
      </w:r>
    </w:p>
    <w:p w14:paraId="6FE14DFB">
      <w:pPr>
        <w:pStyle w:val="50"/>
      </w:pPr>
      <w:r>
        <w:t>假设接收位图的大小为4，信道中断前，接收率为100。经过4个周期的老化，下行接收率降低为0。老化示例如</w:t>
      </w:r>
      <w:r>
        <w:fldChar w:fldCharType="begin"/>
      </w:r>
      <w:r>
        <w:instrText xml:space="preserve"> REF _Ref7048 \h  \* MERGEFORMAT </w:instrText>
      </w:r>
      <w:r>
        <w:fldChar w:fldCharType="separate"/>
      </w:r>
      <w:r>
        <w:t>图 74</w:t>
      </w:r>
      <w:r>
        <w:fldChar w:fldCharType="end"/>
      </w:r>
      <w:r>
        <w:rPr>
          <w:rFonts w:hint="eastAsia"/>
        </w:rPr>
        <w:t>所示。</w:t>
      </w:r>
    </w:p>
    <w:p w14:paraId="321D8747">
      <w:pPr>
        <w:pStyle w:val="129"/>
      </w:pPr>
      <w:r>
        <w:object>
          <v:shape id="_x0000_i1093" o:spt="75" type="#_x0000_t75" style="height:215.25pt;width:243pt;" o:ole="t" filled="f" o:preferrelative="t" stroked="f" coordsize="21600,21600">
            <v:path/>
            <v:fill on="f" focussize="0,0"/>
            <v:stroke on="f" joinstyle="miter"/>
            <v:imagedata r:id="rId138" o:title=""/>
            <o:lock v:ext="edit" aspectratio="t"/>
            <w10:wrap type="none"/>
            <w10:anchorlock/>
          </v:shape>
          <o:OLEObject Type="Embed" ProgID="Visio.Drawing.15" ShapeID="_x0000_i1093" DrawAspect="Content" ObjectID="_1468075768" r:id="rId137">
            <o:LockedField>false</o:LockedField>
          </o:OLEObject>
        </w:object>
      </w:r>
    </w:p>
    <w:p w14:paraId="58DE8C22">
      <w:pPr>
        <w:pStyle w:val="177"/>
        <w:numPr>
          <w:ilvl w:val="255"/>
          <w:numId w:val="0"/>
        </w:numPr>
        <w:spacing w:before="120" w:after="120"/>
        <w:rPr>
          <w:rFonts w:ascii="Times New Roman"/>
        </w:rPr>
      </w:pPr>
      <w:bookmarkStart w:id="4040" w:name="_Ref7048"/>
      <w:bookmarkStart w:id="4041" w:name="_Ref46346692"/>
      <w:r>
        <w:t xml:space="preserve">图 </w:t>
      </w:r>
      <w:r>
        <w:fldChar w:fldCharType="begin"/>
      </w:r>
      <w:r>
        <w:instrText xml:space="preserve"> SEQ 图 \* ARABIC </w:instrText>
      </w:r>
      <w:r>
        <w:fldChar w:fldCharType="separate"/>
      </w:r>
      <w:r>
        <w:t>74</w:t>
      </w:r>
      <w:r>
        <w:fldChar w:fldCharType="end"/>
      </w:r>
      <w:bookmarkEnd w:id="4040"/>
      <w:r>
        <w:rPr>
          <w:rFonts w:hint="eastAsia"/>
        </w:rPr>
        <w:t xml:space="preserve"> </w:t>
      </w:r>
      <w:r>
        <w:rPr>
          <w:rFonts w:ascii="Times New Roman"/>
        </w:rPr>
        <w:t>下行接收率</w:t>
      </w:r>
      <w:r>
        <w:rPr>
          <w:rFonts w:hint="eastAsia" w:ascii="Times New Roman"/>
        </w:rPr>
        <w:t>老化示例</w:t>
      </w:r>
      <w:bookmarkEnd w:id="4041"/>
    </w:p>
    <w:p w14:paraId="2FB497EC">
      <w:pPr>
        <w:pStyle w:val="67"/>
      </w:pPr>
      <w:r>
        <w:t>上行接收率老化机制</w:t>
      </w:r>
    </w:p>
    <w:p w14:paraId="6D9B4D31">
      <w:pPr>
        <w:pStyle w:val="50"/>
      </w:pPr>
      <w:r>
        <w:rPr>
          <w:rFonts w:hint="eastAsia"/>
        </w:rPr>
        <w:t>对于上行通信变差时，接收不到邻居节点报文、或者邻居节点已经判定本节点的接收率为</w:t>
      </w:r>
      <w:r>
        <w:t>0</w:t>
      </w:r>
      <w:r>
        <w:rPr>
          <w:rFonts w:hint="eastAsia"/>
        </w:rPr>
        <w:t>，</w:t>
      </w:r>
      <w:r>
        <w:t>不在发布本节点的接收率，则无法通过邻居节点发现列表消息更新上行接收率，因此需要一种老化机制，保证在这种场景下，能够将上行接收率的更新。</w:t>
      </w:r>
    </w:p>
    <w:p w14:paraId="490B068A">
      <w:pPr>
        <w:pStyle w:val="50"/>
      </w:pPr>
      <w:r>
        <w:t>上行接收率老化机制：N个发现列表周期未对上行接收率进行更新，则将上行接收率更新为0。（上行接收率老化周期个数N由CCO选择，通过无线路由参数条目通知到网络中每一个节点）。</w:t>
      </w:r>
    </w:p>
    <w:p w14:paraId="43E9380C">
      <w:pPr>
        <w:pStyle w:val="50"/>
      </w:pPr>
      <w:r>
        <w:t>上行接收率老化示例1如</w:t>
      </w:r>
      <w:r>
        <w:fldChar w:fldCharType="begin"/>
      </w:r>
      <w:r>
        <w:instrText xml:space="preserve"> REF _Ref7090 \h  \* MERGEFORMAT </w:instrText>
      </w:r>
      <w:r>
        <w:fldChar w:fldCharType="separate"/>
      </w:r>
      <w:r>
        <w:t>图 75</w:t>
      </w:r>
      <w:r>
        <w:fldChar w:fldCharType="end"/>
      </w:r>
      <w:r>
        <w:t>所示。</w:t>
      </w:r>
    </w:p>
    <w:p w14:paraId="4B788D10">
      <w:pPr>
        <w:pStyle w:val="129"/>
      </w:pPr>
      <w:r>
        <w:object>
          <v:shape id="_x0000_i1094" o:spt="75" type="#_x0000_t75" style="height:135pt;width:410.25pt;" o:ole="t" filled="f" o:preferrelative="t" stroked="f" coordsize="21600,21600">
            <v:path/>
            <v:fill on="f" focussize="0,0"/>
            <v:stroke on="f" joinstyle="miter"/>
            <v:imagedata r:id="rId140" o:title=""/>
            <o:lock v:ext="edit" aspectratio="t"/>
            <w10:wrap type="none"/>
            <w10:anchorlock/>
          </v:shape>
          <o:OLEObject Type="Embed" ProgID="Visio.Drawing.15" ShapeID="_x0000_i1094" DrawAspect="Content" ObjectID="_1468075769" r:id="rId139">
            <o:LockedField>false</o:LockedField>
          </o:OLEObject>
        </w:object>
      </w:r>
    </w:p>
    <w:p w14:paraId="3ED6DFD5">
      <w:pPr>
        <w:pStyle w:val="177"/>
        <w:numPr>
          <w:ilvl w:val="255"/>
          <w:numId w:val="0"/>
        </w:numPr>
        <w:spacing w:before="120" w:after="120"/>
        <w:rPr>
          <w:rFonts w:ascii="Times New Roman"/>
        </w:rPr>
      </w:pPr>
      <w:bookmarkStart w:id="4042" w:name="_Ref7090"/>
      <w:r>
        <w:t xml:space="preserve">图 </w:t>
      </w:r>
      <w:r>
        <w:fldChar w:fldCharType="begin"/>
      </w:r>
      <w:r>
        <w:instrText xml:space="preserve"> SEQ 图 \* ARABIC </w:instrText>
      </w:r>
      <w:r>
        <w:fldChar w:fldCharType="separate"/>
      </w:r>
      <w:r>
        <w:t>75</w:t>
      </w:r>
      <w:r>
        <w:fldChar w:fldCharType="end"/>
      </w:r>
      <w:bookmarkEnd w:id="4042"/>
      <w:r>
        <w:rPr>
          <w:rFonts w:hint="eastAsia"/>
        </w:rPr>
        <w:t xml:space="preserve"> </w:t>
      </w:r>
      <w:r>
        <w:rPr>
          <w:rFonts w:ascii="Times New Roman"/>
        </w:rPr>
        <w:t>上行接收率老化示例</w:t>
      </w:r>
      <w:r>
        <w:rPr>
          <w:rFonts w:hint="eastAsia" w:ascii="Times New Roman"/>
        </w:rPr>
        <w:t>1</w:t>
      </w:r>
    </w:p>
    <w:p w14:paraId="022146B4">
      <w:pPr>
        <w:pStyle w:val="50"/>
      </w:pPr>
      <w:r>
        <w:t>窗口大小为4，上行接收率老化周期数为4。从周期K+1开始，节点A到节点B可以通信，节点B到节点A通信中断。节点A和B接收率变化如</w:t>
      </w:r>
      <w:r>
        <w:fldChar w:fldCharType="begin"/>
      </w:r>
      <w:r>
        <w:instrText xml:space="preserve"> REF _Ref7155 \h  \* MERGEFORMAT </w:instrText>
      </w:r>
      <w:r>
        <w:fldChar w:fldCharType="separate"/>
      </w:r>
      <w:r>
        <w:t>表 182</w:t>
      </w:r>
      <w:r>
        <w:fldChar w:fldCharType="end"/>
      </w:r>
      <w:r>
        <w:t>所示。</w:t>
      </w:r>
    </w:p>
    <w:p w14:paraId="1FE4550B">
      <w:pPr>
        <w:pStyle w:val="103"/>
        <w:numPr>
          <w:ilvl w:val="255"/>
          <w:numId w:val="0"/>
        </w:numPr>
        <w:spacing w:before="120" w:after="120"/>
        <w:rPr>
          <w:rFonts w:ascii="Times New Roman"/>
        </w:rPr>
      </w:pPr>
      <w:bookmarkStart w:id="4043" w:name="_Ref7155"/>
      <w:bookmarkStart w:id="4044" w:name="_Ref46391186"/>
      <w:r>
        <w:t xml:space="preserve">表 </w:t>
      </w:r>
      <w:r>
        <w:fldChar w:fldCharType="begin"/>
      </w:r>
      <w:r>
        <w:instrText xml:space="preserve"> SEQ 表 \* ARABIC </w:instrText>
      </w:r>
      <w:r>
        <w:fldChar w:fldCharType="separate"/>
      </w:r>
      <w:r>
        <w:t>182</w:t>
      </w:r>
      <w:r>
        <w:fldChar w:fldCharType="end"/>
      </w:r>
      <w:bookmarkEnd w:id="4043"/>
      <w:r>
        <w:rPr>
          <w:rFonts w:hint="eastAsia"/>
        </w:rPr>
        <w:t xml:space="preserve"> </w:t>
      </w:r>
      <w:r>
        <w:rPr>
          <w:rFonts w:ascii="Times New Roman"/>
        </w:rPr>
        <w:t>示例</w:t>
      </w:r>
      <w:r>
        <w:rPr>
          <w:rFonts w:hint="eastAsia" w:ascii="Times New Roman"/>
        </w:rPr>
        <w:t>1</w:t>
      </w:r>
      <w:r>
        <w:rPr>
          <w:rFonts w:ascii="Times New Roman"/>
        </w:rPr>
        <w:t>上行接收率交换老化表</w:t>
      </w:r>
      <w:bookmarkEnd w:id="4044"/>
    </w:p>
    <w:tbl>
      <w:tblPr>
        <w:tblStyle w:val="31"/>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gridCol w:w="1621"/>
        <w:gridCol w:w="1621"/>
        <w:gridCol w:w="1621"/>
        <w:gridCol w:w="1621"/>
      </w:tblGrid>
      <w:tr w14:paraId="74BF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Align w:val="center"/>
          </w:tcPr>
          <w:p w14:paraId="78B90886">
            <w:pPr>
              <w:pStyle w:val="125"/>
              <w:rPr>
                <w:rFonts w:ascii="Times New Roman" w:hAnsi="Times New Roman"/>
                <w:color w:val="000000"/>
                <w:sz w:val="18"/>
                <w:szCs w:val="18"/>
              </w:rPr>
            </w:pPr>
          </w:p>
        </w:tc>
        <w:tc>
          <w:tcPr>
            <w:tcW w:w="3242" w:type="dxa"/>
            <w:gridSpan w:val="2"/>
            <w:tcBorders>
              <w:bottom w:val="single" w:color="auto" w:sz="4" w:space="0"/>
            </w:tcBorders>
            <w:vAlign w:val="center"/>
          </w:tcPr>
          <w:p w14:paraId="6D5EAD64">
            <w:pPr>
              <w:pStyle w:val="125"/>
              <w:rPr>
                <w:rFonts w:ascii="Times New Roman" w:hAnsi="Times New Roman"/>
                <w:color w:val="000000"/>
                <w:sz w:val="18"/>
                <w:szCs w:val="18"/>
              </w:rPr>
            </w:pPr>
            <w:r>
              <w:rPr>
                <w:rFonts w:hint="eastAsia" w:ascii="Times New Roman" w:hAnsi="Times New Roman"/>
                <w:color w:val="000000"/>
                <w:sz w:val="18"/>
                <w:szCs w:val="18"/>
              </w:rPr>
              <w:t>A节点（统计与B节点通信率）</w:t>
            </w:r>
          </w:p>
        </w:tc>
        <w:tc>
          <w:tcPr>
            <w:tcW w:w="3242" w:type="dxa"/>
            <w:gridSpan w:val="2"/>
            <w:tcBorders>
              <w:bottom w:val="single" w:color="auto" w:sz="4" w:space="0"/>
            </w:tcBorders>
            <w:vAlign w:val="center"/>
          </w:tcPr>
          <w:p w14:paraId="7B06452A">
            <w:pPr>
              <w:pStyle w:val="125"/>
              <w:rPr>
                <w:rFonts w:ascii="Times New Roman" w:hAnsi="Times New Roman"/>
                <w:color w:val="000000"/>
                <w:sz w:val="18"/>
                <w:szCs w:val="18"/>
              </w:rPr>
            </w:pPr>
            <w:r>
              <w:rPr>
                <w:rFonts w:hint="eastAsia" w:ascii="Times New Roman" w:hAnsi="Times New Roman"/>
                <w:color w:val="000000"/>
                <w:sz w:val="18"/>
                <w:szCs w:val="18"/>
              </w:rPr>
              <w:t>B节点（统计与A节点通信率）</w:t>
            </w:r>
          </w:p>
        </w:tc>
      </w:tr>
      <w:tr w14:paraId="02DD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Align w:val="center"/>
          </w:tcPr>
          <w:p w14:paraId="51D90FC5">
            <w:pPr>
              <w:pStyle w:val="125"/>
              <w:rPr>
                <w:rFonts w:ascii="Times New Roman" w:hAnsi="Times New Roman"/>
                <w:color w:val="000000"/>
                <w:sz w:val="18"/>
                <w:szCs w:val="18"/>
              </w:rPr>
            </w:pPr>
            <w:r>
              <w:rPr>
                <w:rFonts w:hint="eastAsia" w:ascii="Times New Roman" w:hAnsi="Times New Roman"/>
                <w:color w:val="000000"/>
                <w:sz w:val="18"/>
                <w:szCs w:val="18"/>
              </w:rPr>
              <w:t>周期</w:t>
            </w:r>
          </w:p>
        </w:tc>
        <w:tc>
          <w:tcPr>
            <w:tcW w:w="1621" w:type="dxa"/>
            <w:shd w:val="clear" w:color="auto" w:fill="FFFFFF"/>
            <w:vAlign w:val="center"/>
          </w:tcPr>
          <w:p w14:paraId="0CCEB1D9">
            <w:pPr>
              <w:pStyle w:val="125"/>
              <w:rPr>
                <w:rFonts w:ascii="Times New Roman" w:hAnsi="Times New Roman"/>
                <w:color w:val="000000"/>
                <w:sz w:val="18"/>
                <w:szCs w:val="18"/>
              </w:rPr>
            </w:pPr>
            <w:r>
              <w:rPr>
                <w:rFonts w:ascii="Times New Roman" w:hAnsi="Times New Roman"/>
                <w:color w:val="000000"/>
                <w:sz w:val="18"/>
                <w:szCs w:val="18"/>
              </w:rPr>
              <w:t>下行</w:t>
            </w:r>
          </w:p>
        </w:tc>
        <w:tc>
          <w:tcPr>
            <w:tcW w:w="1621" w:type="dxa"/>
            <w:shd w:val="clear" w:color="auto" w:fill="FFFFFF"/>
            <w:vAlign w:val="center"/>
          </w:tcPr>
          <w:p w14:paraId="4EF93721">
            <w:pPr>
              <w:pStyle w:val="125"/>
              <w:rPr>
                <w:rFonts w:ascii="Times New Roman" w:hAnsi="Times New Roman"/>
                <w:color w:val="000000"/>
                <w:sz w:val="18"/>
                <w:szCs w:val="18"/>
              </w:rPr>
            </w:pPr>
            <w:r>
              <w:rPr>
                <w:rFonts w:ascii="Times New Roman" w:hAnsi="Times New Roman"/>
                <w:color w:val="000000"/>
                <w:sz w:val="18"/>
                <w:szCs w:val="18"/>
              </w:rPr>
              <w:t>上行</w:t>
            </w:r>
          </w:p>
        </w:tc>
        <w:tc>
          <w:tcPr>
            <w:tcW w:w="1621" w:type="dxa"/>
            <w:shd w:val="clear" w:color="auto" w:fill="FFFFFF"/>
            <w:vAlign w:val="center"/>
          </w:tcPr>
          <w:p w14:paraId="2B230E77">
            <w:pPr>
              <w:pStyle w:val="125"/>
              <w:rPr>
                <w:rFonts w:ascii="Times New Roman" w:hAnsi="Times New Roman"/>
                <w:color w:val="000000"/>
                <w:sz w:val="18"/>
                <w:szCs w:val="18"/>
              </w:rPr>
            </w:pPr>
            <w:r>
              <w:rPr>
                <w:rFonts w:ascii="Times New Roman" w:hAnsi="Times New Roman"/>
                <w:color w:val="000000"/>
                <w:sz w:val="18"/>
                <w:szCs w:val="18"/>
              </w:rPr>
              <w:t>下行</w:t>
            </w:r>
          </w:p>
        </w:tc>
        <w:tc>
          <w:tcPr>
            <w:tcW w:w="1621" w:type="dxa"/>
            <w:shd w:val="clear" w:color="auto" w:fill="FFFFFF"/>
            <w:vAlign w:val="center"/>
          </w:tcPr>
          <w:p w14:paraId="6496F1E1">
            <w:pPr>
              <w:pStyle w:val="125"/>
              <w:rPr>
                <w:rFonts w:ascii="Times New Roman" w:hAnsi="Times New Roman"/>
                <w:color w:val="000000"/>
                <w:sz w:val="18"/>
                <w:szCs w:val="18"/>
              </w:rPr>
            </w:pPr>
            <w:r>
              <w:rPr>
                <w:rFonts w:ascii="Times New Roman" w:hAnsi="Times New Roman"/>
                <w:color w:val="000000"/>
                <w:sz w:val="18"/>
                <w:szCs w:val="18"/>
              </w:rPr>
              <w:t>上行</w:t>
            </w:r>
          </w:p>
        </w:tc>
      </w:tr>
      <w:tr w14:paraId="617F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Align w:val="center"/>
          </w:tcPr>
          <w:p w14:paraId="0F0264AD">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1</w:t>
            </w:r>
          </w:p>
        </w:tc>
        <w:tc>
          <w:tcPr>
            <w:tcW w:w="1621" w:type="dxa"/>
            <w:shd w:val="clear" w:color="auto" w:fill="FFFFFF"/>
            <w:vAlign w:val="center"/>
          </w:tcPr>
          <w:p w14:paraId="2F10A315">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171771D6">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4186015F">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2F32626D">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r w14:paraId="1D37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Align w:val="center"/>
          </w:tcPr>
          <w:p w14:paraId="4BBFEC77">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2</w:t>
            </w:r>
          </w:p>
        </w:tc>
        <w:tc>
          <w:tcPr>
            <w:tcW w:w="1621" w:type="dxa"/>
            <w:shd w:val="clear" w:color="auto" w:fill="FFFFFF"/>
            <w:vAlign w:val="center"/>
          </w:tcPr>
          <w:p w14:paraId="3FAD7486">
            <w:pPr>
              <w:pStyle w:val="125"/>
              <w:rPr>
                <w:rFonts w:ascii="Times New Roman" w:hAnsi="Times New Roman"/>
                <w:color w:val="000000"/>
                <w:sz w:val="18"/>
                <w:szCs w:val="18"/>
              </w:rPr>
            </w:pPr>
            <w:r>
              <w:rPr>
                <w:rFonts w:hint="eastAsia" w:ascii="Times New Roman" w:hAnsi="Times New Roman"/>
                <w:color w:val="000000"/>
                <w:sz w:val="18"/>
                <w:szCs w:val="18"/>
              </w:rPr>
              <w:t>7</w:t>
            </w:r>
            <w:r>
              <w:rPr>
                <w:rFonts w:ascii="Times New Roman" w:hAnsi="Times New Roman"/>
                <w:color w:val="000000"/>
                <w:sz w:val="18"/>
                <w:szCs w:val="18"/>
              </w:rPr>
              <w:t>5</w:t>
            </w:r>
          </w:p>
        </w:tc>
        <w:tc>
          <w:tcPr>
            <w:tcW w:w="1621" w:type="dxa"/>
            <w:shd w:val="clear" w:color="auto" w:fill="FFFFFF"/>
            <w:vAlign w:val="center"/>
          </w:tcPr>
          <w:p w14:paraId="22570679">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4B9B6655">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5A2BB785">
            <w:pPr>
              <w:pStyle w:val="125"/>
              <w:rPr>
                <w:rFonts w:ascii="Times New Roman" w:hAnsi="Times New Roman"/>
                <w:color w:val="000000"/>
                <w:sz w:val="18"/>
                <w:szCs w:val="18"/>
              </w:rPr>
            </w:pPr>
            <w:r>
              <w:rPr>
                <w:rFonts w:hint="eastAsia" w:ascii="Times New Roman" w:hAnsi="Times New Roman"/>
                <w:color w:val="000000"/>
                <w:sz w:val="18"/>
                <w:szCs w:val="18"/>
              </w:rPr>
              <w:t>7</w:t>
            </w:r>
            <w:r>
              <w:rPr>
                <w:rFonts w:ascii="Times New Roman" w:hAnsi="Times New Roman"/>
                <w:color w:val="000000"/>
                <w:sz w:val="18"/>
                <w:szCs w:val="18"/>
              </w:rPr>
              <w:t>5</w:t>
            </w:r>
          </w:p>
        </w:tc>
      </w:tr>
      <w:tr w14:paraId="5FF6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Align w:val="center"/>
          </w:tcPr>
          <w:p w14:paraId="022076D8">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3</w:t>
            </w:r>
          </w:p>
        </w:tc>
        <w:tc>
          <w:tcPr>
            <w:tcW w:w="1621" w:type="dxa"/>
            <w:shd w:val="clear" w:color="auto" w:fill="FFFFFF"/>
            <w:vAlign w:val="center"/>
          </w:tcPr>
          <w:p w14:paraId="0BF29449">
            <w:pPr>
              <w:pStyle w:val="125"/>
              <w:rPr>
                <w:rFonts w:ascii="Times New Roman" w:hAnsi="Times New Roman"/>
                <w:color w:val="000000"/>
                <w:sz w:val="18"/>
                <w:szCs w:val="18"/>
              </w:rPr>
            </w:pPr>
            <w:r>
              <w:rPr>
                <w:rFonts w:ascii="Times New Roman" w:hAnsi="Times New Roman"/>
                <w:color w:val="000000"/>
                <w:sz w:val="18"/>
                <w:szCs w:val="18"/>
              </w:rPr>
              <w:t>50</w:t>
            </w:r>
          </w:p>
        </w:tc>
        <w:tc>
          <w:tcPr>
            <w:tcW w:w="1621" w:type="dxa"/>
            <w:shd w:val="clear" w:color="auto" w:fill="FFFFFF"/>
            <w:vAlign w:val="center"/>
          </w:tcPr>
          <w:p w14:paraId="215F0D41">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44585873">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5E925F22">
            <w:pPr>
              <w:pStyle w:val="125"/>
              <w:rPr>
                <w:rFonts w:ascii="Times New Roman" w:hAnsi="Times New Roman"/>
                <w:color w:val="000000"/>
                <w:sz w:val="18"/>
                <w:szCs w:val="18"/>
              </w:rPr>
            </w:pPr>
            <w:r>
              <w:rPr>
                <w:rFonts w:hint="eastAsia" w:ascii="Times New Roman" w:hAnsi="Times New Roman"/>
                <w:color w:val="000000"/>
                <w:sz w:val="18"/>
                <w:szCs w:val="18"/>
              </w:rPr>
              <w:t>5</w:t>
            </w:r>
            <w:r>
              <w:rPr>
                <w:rFonts w:ascii="Times New Roman" w:hAnsi="Times New Roman"/>
                <w:color w:val="000000"/>
                <w:sz w:val="18"/>
                <w:szCs w:val="18"/>
              </w:rPr>
              <w:t>0</w:t>
            </w:r>
          </w:p>
        </w:tc>
      </w:tr>
      <w:tr w14:paraId="4D14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Align w:val="center"/>
          </w:tcPr>
          <w:p w14:paraId="47091130">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4</w:t>
            </w:r>
          </w:p>
        </w:tc>
        <w:tc>
          <w:tcPr>
            <w:tcW w:w="1621" w:type="dxa"/>
            <w:shd w:val="clear" w:color="auto" w:fill="FFFFFF"/>
            <w:vAlign w:val="center"/>
          </w:tcPr>
          <w:p w14:paraId="61B3C481">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5</w:t>
            </w:r>
          </w:p>
        </w:tc>
        <w:tc>
          <w:tcPr>
            <w:tcW w:w="1621" w:type="dxa"/>
            <w:shd w:val="clear" w:color="auto" w:fill="FFFFFF"/>
            <w:vAlign w:val="center"/>
          </w:tcPr>
          <w:p w14:paraId="09DEF895">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621" w:type="dxa"/>
            <w:shd w:val="clear" w:color="auto" w:fill="FFFFFF"/>
            <w:vAlign w:val="center"/>
          </w:tcPr>
          <w:p w14:paraId="4249838F">
            <w:pPr>
              <w:pStyle w:val="125"/>
              <w:rPr>
                <w:rFonts w:ascii="Times New Roman" w:hAnsi="Times New Roman"/>
                <w:color w:val="000000"/>
                <w:sz w:val="18"/>
                <w:szCs w:val="18"/>
              </w:rPr>
            </w:pPr>
            <w:r>
              <w:rPr>
                <w:rFonts w:ascii="Times New Roman" w:hAnsi="Times New Roman"/>
                <w:color w:val="000000"/>
                <w:sz w:val="18"/>
                <w:szCs w:val="18"/>
              </w:rPr>
              <w:t>10</w:t>
            </w:r>
            <w:r>
              <w:rPr>
                <w:rFonts w:hint="eastAsia" w:ascii="Times New Roman" w:hAnsi="Times New Roman"/>
                <w:color w:val="000000"/>
                <w:sz w:val="18"/>
                <w:szCs w:val="18"/>
              </w:rPr>
              <w:t>0</w:t>
            </w:r>
          </w:p>
        </w:tc>
        <w:tc>
          <w:tcPr>
            <w:tcW w:w="1621" w:type="dxa"/>
            <w:shd w:val="clear" w:color="auto" w:fill="FFFFFF"/>
            <w:vAlign w:val="center"/>
          </w:tcPr>
          <w:p w14:paraId="490C1B4F">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5</w:t>
            </w:r>
          </w:p>
        </w:tc>
      </w:tr>
      <w:tr w14:paraId="5412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vAlign w:val="center"/>
          </w:tcPr>
          <w:p w14:paraId="19640BFF">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5</w:t>
            </w:r>
          </w:p>
        </w:tc>
        <w:tc>
          <w:tcPr>
            <w:tcW w:w="1621" w:type="dxa"/>
            <w:shd w:val="clear" w:color="auto" w:fill="FFFFFF"/>
            <w:vAlign w:val="center"/>
          </w:tcPr>
          <w:p w14:paraId="0DFB1FC9">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621" w:type="dxa"/>
            <w:shd w:val="clear" w:color="auto" w:fill="FFFFFF"/>
            <w:vAlign w:val="center"/>
          </w:tcPr>
          <w:p w14:paraId="03A31A4A">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621" w:type="dxa"/>
            <w:shd w:val="clear" w:color="auto" w:fill="FFFFFF"/>
            <w:vAlign w:val="center"/>
          </w:tcPr>
          <w:p w14:paraId="31550101">
            <w:pPr>
              <w:pStyle w:val="125"/>
              <w:rPr>
                <w:rFonts w:ascii="Times New Roman" w:hAnsi="Times New Roman"/>
                <w:color w:val="000000"/>
                <w:sz w:val="18"/>
                <w:szCs w:val="18"/>
              </w:rPr>
            </w:pPr>
            <w:r>
              <w:rPr>
                <w:rFonts w:ascii="Times New Roman" w:hAnsi="Times New Roman"/>
                <w:color w:val="000000"/>
                <w:sz w:val="18"/>
                <w:szCs w:val="18"/>
              </w:rPr>
              <w:t>10</w:t>
            </w:r>
            <w:r>
              <w:rPr>
                <w:rFonts w:hint="eastAsia" w:ascii="Times New Roman" w:hAnsi="Times New Roman"/>
                <w:color w:val="000000"/>
                <w:sz w:val="18"/>
                <w:szCs w:val="18"/>
              </w:rPr>
              <w:t>0</w:t>
            </w:r>
          </w:p>
        </w:tc>
        <w:tc>
          <w:tcPr>
            <w:tcW w:w="1621" w:type="dxa"/>
            <w:shd w:val="clear" w:color="auto" w:fill="FFFFFF"/>
            <w:vAlign w:val="center"/>
          </w:tcPr>
          <w:p w14:paraId="23F1AD08">
            <w:pPr>
              <w:pStyle w:val="125"/>
              <w:rPr>
                <w:rFonts w:ascii="Times New Roman" w:hAnsi="Times New Roman"/>
                <w:color w:val="000000"/>
                <w:sz w:val="18"/>
                <w:szCs w:val="18"/>
              </w:rPr>
            </w:pPr>
            <w:r>
              <w:rPr>
                <w:rFonts w:hint="eastAsia" w:ascii="Times New Roman" w:hAnsi="Times New Roman"/>
                <w:color w:val="000000"/>
                <w:sz w:val="18"/>
                <w:szCs w:val="18"/>
              </w:rPr>
              <w:t>0</w:t>
            </w:r>
          </w:p>
        </w:tc>
      </w:tr>
    </w:tbl>
    <w:p w14:paraId="05D6721F">
      <w:pPr>
        <w:pStyle w:val="50"/>
      </w:pPr>
    </w:p>
    <w:p w14:paraId="02042C7B">
      <w:pPr>
        <w:pStyle w:val="50"/>
      </w:pPr>
      <w:r>
        <w:t>节点A：</w:t>
      </w:r>
    </w:p>
    <w:p w14:paraId="33288B82">
      <w:pPr>
        <w:pStyle w:val="50"/>
      </w:pPr>
      <w:r>
        <w:t>从K+1周期开始，与节点B的下行接收率每个周期下降25，到K+5周期下行接收率降低为0。由于无法接收到B的无线发现列表报文，因此无法更新上行接收率，根据上行接收率的老化机制，到K+5周期时，节点已经连续4个周期未更新上行接收率，因此老化为0。</w:t>
      </w:r>
    </w:p>
    <w:p w14:paraId="69AB625D">
      <w:pPr>
        <w:pStyle w:val="50"/>
      </w:pPr>
      <w:r>
        <w:t>节点B：</w:t>
      </w:r>
    </w:p>
    <w:p w14:paraId="0E3E6906">
      <w:pPr>
        <w:pStyle w:val="50"/>
      </w:pPr>
      <w:r>
        <w:t>与节点A的下行通信良好，因此保持不变。</w:t>
      </w:r>
    </w:p>
    <w:p w14:paraId="0679705E">
      <w:pPr>
        <w:pStyle w:val="50"/>
      </w:pPr>
      <w:r>
        <w:t>上行接收率通过节点A的无线发现列表，每个周期更新一次，则到K+5周期时，更新为0。</w:t>
      </w:r>
    </w:p>
    <w:p w14:paraId="33D8C13A">
      <w:pPr>
        <w:pStyle w:val="50"/>
      </w:pPr>
      <w:r>
        <w:t>上行接收率老化示例2如</w:t>
      </w:r>
      <w:r>
        <w:fldChar w:fldCharType="begin"/>
      </w:r>
      <w:r>
        <w:instrText xml:space="preserve"> REF _Ref7208 \h  \* MERGEFORMAT </w:instrText>
      </w:r>
      <w:r>
        <w:fldChar w:fldCharType="separate"/>
      </w:r>
      <w:r>
        <w:t>图 76</w:t>
      </w:r>
      <w:r>
        <w:fldChar w:fldCharType="end"/>
      </w:r>
      <w:r>
        <w:t>所示。</w:t>
      </w:r>
    </w:p>
    <w:p w14:paraId="15C5B2E1">
      <w:pPr>
        <w:pStyle w:val="129"/>
      </w:pPr>
      <w:r>
        <w:object>
          <v:shape id="_x0000_i1095" o:spt="75" type="#_x0000_t75" style="height:140.25pt;width:453.75pt;" o:ole="t" filled="f" o:preferrelative="t" stroked="f" coordsize="21600,21600">
            <v:path/>
            <v:fill on="f" focussize="0,0"/>
            <v:stroke on="f" joinstyle="miter"/>
            <v:imagedata r:id="rId142" o:title=""/>
            <o:lock v:ext="edit" aspectratio="t"/>
            <w10:wrap type="none"/>
            <w10:anchorlock/>
          </v:shape>
          <o:OLEObject Type="Embed" ProgID="Visio.Drawing.15" ShapeID="_x0000_i1095" DrawAspect="Content" ObjectID="_1468075770" r:id="rId141">
            <o:LockedField>false</o:LockedField>
          </o:OLEObject>
        </w:object>
      </w:r>
    </w:p>
    <w:p w14:paraId="3E6B5BD1">
      <w:pPr>
        <w:pStyle w:val="177"/>
        <w:numPr>
          <w:ilvl w:val="255"/>
          <w:numId w:val="0"/>
        </w:numPr>
        <w:spacing w:before="120" w:after="120"/>
        <w:rPr>
          <w:rFonts w:ascii="Times New Roman"/>
        </w:rPr>
      </w:pPr>
      <w:bookmarkStart w:id="4045" w:name="_Ref7208"/>
      <w:bookmarkStart w:id="4046" w:name="_Ref46391203"/>
      <w:r>
        <w:t xml:space="preserve">图 </w:t>
      </w:r>
      <w:r>
        <w:fldChar w:fldCharType="begin"/>
      </w:r>
      <w:r>
        <w:instrText xml:space="preserve"> SEQ 图 \* ARABIC </w:instrText>
      </w:r>
      <w:r>
        <w:fldChar w:fldCharType="separate"/>
      </w:r>
      <w:r>
        <w:t>76</w:t>
      </w:r>
      <w:r>
        <w:fldChar w:fldCharType="end"/>
      </w:r>
      <w:bookmarkEnd w:id="4045"/>
      <w:r>
        <w:rPr>
          <w:rFonts w:hint="eastAsia"/>
        </w:rPr>
        <w:t xml:space="preserve"> </w:t>
      </w:r>
      <w:r>
        <w:rPr>
          <w:rFonts w:ascii="Times New Roman"/>
        </w:rPr>
        <w:t>上行接收率老化示例</w:t>
      </w:r>
      <w:r>
        <w:rPr>
          <w:rFonts w:hint="eastAsia" w:ascii="Times New Roman"/>
        </w:rPr>
        <w:t>2</w:t>
      </w:r>
      <w:bookmarkEnd w:id="4046"/>
    </w:p>
    <w:p w14:paraId="010DD686">
      <w:pPr>
        <w:pStyle w:val="50"/>
      </w:pPr>
      <w:r>
        <w:rPr>
          <w:rFonts w:hint="eastAsia"/>
        </w:rPr>
        <w:t>接收</w:t>
      </w:r>
      <w:r>
        <w:t>率窗口为4，K+1周期到K+5周期，节点A和B通信中断，K+6周期开始节点A到B单向通信。接收率变化如</w:t>
      </w:r>
      <w:r>
        <w:fldChar w:fldCharType="begin"/>
      </w:r>
      <w:r>
        <w:instrText xml:space="preserve"> REF _Ref7263 \h  \* MERGEFORMAT </w:instrText>
      </w:r>
      <w:r>
        <w:fldChar w:fldCharType="separate"/>
      </w:r>
      <w:r>
        <w:t>表 183</w:t>
      </w:r>
      <w:r>
        <w:fldChar w:fldCharType="end"/>
      </w:r>
      <w:r>
        <w:t>所示。</w:t>
      </w:r>
    </w:p>
    <w:p w14:paraId="0AB4C8AD">
      <w:pPr>
        <w:pStyle w:val="103"/>
        <w:numPr>
          <w:ilvl w:val="255"/>
          <w:numId w:val="0"/>
        </w:numPr>
        <w:spacing w:before="120" w:after="120"/>
        <w:rPr>
          <w:rFonts w:ascii="Times New Roman"/>
        </w:rPr>
      </w:pPr>
      <w:bookmarkStart w:id="4047" w:name="_Ref7263"/>
      <w:bookmarkStart w:id="4048" w:name="_Ref46393965"/>
      <w:r>
        <w:t xml:space="preserve">表 </w:t>
      </w:r>
      <w:r>
        <w:fldChar w:fldCharType="begin"/>
      </w:r>
      <w:r>
        <w:instrText xml:space="preserve"> SEQ 表 \* ARABIC </w:instrText>
      </w:r>
      <w:r>
        <w:fldChar w:fldCharType="separate"/>
      </w:r>
      <w:r>
        <w:t>183</w:t>
      </w:r>
      <w:r>
        <w:fldChar w:fldCharType="end"/>
      </w:r>
      <w:bookmarkEnd w:id="4047"/>
      <w:r>
        <w:rPr>
          <w:rFonts w:hint="eastAsia"/>
        </w:rPr>
        <w:t xml:space="preserve"> </w:t>
      </w:r>
      <w:r>
        <w:rPr>
          <w:rFonts w:ascii="Times New Roman"/>
        </w:rPr>
        <w:t>示例</w:t>
      </w:r>
      <w:r>
        <w:rPr>
          <w:rFonts w:hint="eastAsia" w:ascii="Times New Roman"/>
        </w:rPr>
        <w:t>2</w:t>
      </w:r>
      <w:r>
        <w:rPr>
          <w:rFonts w:ascii="Times New Roman"/>
        </w:rPr>
        <w:t>上行接收率老化</w:t>
      </w:r>
      <w:bookmarkEnd w:id="4048"/>
      <w:r>
        <w:rPr>
          <w:rFonts w:ascii="Times New Roman"/>
        </w:rPr>
        <w:t>表</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1530"/>
        <w:gridCol w:w="1530"/>
        <w:gridCol w:w="1522"/>
        <w:gridCol w:w="1530"/>
        <w:gridCol w:w="1505"/>
      </w:tblGrid>
      <w:tr w14:paraId="772E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4BBD0194">
            <w:pPr>
              <w:pStyle w:val="125"/>
              <w:rPr>
                <w:rFonts w:ascii="Times New Roman" w:hAnsi="Times New Roman"/>
                <w:color w:val="000000"/>
                <w:sz w:val="18"/>
                <w:szCs w:val="18"/>
              </w:rPr>
            </w:pPr>
          </w:p>
        </w:tc>
        <w:tc>
          <w:tcPr>
            <w:tcW w:w="3060" w:type="dxa"/>
            <w:gridSpan w:val="2"/>
            <w:tcBorders>
              <w:bottom w:val="single" w:color="auto" w:sz="4" w:space="0"/>
            </w:tcBorders>
            <w:vAlign w:val="center"/>
          </w:tcPr>
          <w:p w14:paraId="35CD73D8">
            <w:pPr>
              <w:pStyle w:val="125"/>
              <w:rPr>
                <w:rFonts w:ascii="Times New Roman" w:hAnsi="Times New Roman"/>
                <w:color w:val="000000"/>
                <w:sz w:val="18"/>
                <w:szCs w:val="18"/>
              </w:rPr>
            </w:pPr>
            <w:r>
              <w:rPr>
                <w:rFonts w:hint="eastAsia" w:ascii="Times New Roman" w:hAnsi="Times New Roman"/>
                <w:color w:val="000000"/>
                <w:sz w:val="18"/>
                <w:szCs w:val="18"/>
              </w:rPr>
              <w:t>A节点（统计与B节点通信率）</w:t>
            </w:r>
          </w:p>
        </w:tc>
        <w:tc>
          <w:tcPr>
            <w:tcW w:w="4557" w:type="dxa"/>
            <w:gridSpan w:val="3"/>
            <w:tcBorders>
              <w:bottom w:val="single" w:color="auto" w:sz="4" w:space="0"/>
            </w:tcBorders>
            <w:vAlign w:val="center"/>
          </w:tcPr>
          <w:p w14:paraId="52419C43">
            <w:pPr>
              <w:pStyle w:val="125"/>
              <w:rPr>
                <w:rFonts w:ascii="Times New Roman" w:hAnsi="Times New Roman"/>
                <w:color w:val="000000"/>
                <w:sz w:val="18"/>
                <w:szCs w:val="18"/>
              </w:rPr>
            </w:pPr>
            <w:r>
              <w:rPr>
                <w:rFonts w:hint="eastAsia" w:ascii="Times New Roman" w:hAnsi="Times New Roman"/>
                <w:color w:val="000000"/>
                <w:sz w:val="18"/>
                <w:szCs w:val="18"/>
              </w:rPr>
              <w:t>B节点（统计与A节点通信率）</w:t>
            </w:r>
          </w:p>
        </w:tc>
      </w:tr>
      <w:tr w14:paraId="0E2F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1468A62C">
            <w:pPr>
              <w:pStyle w:val="125"/>
              <w:rPr>
                <w:rFonts w:ascii="Times New Roman" w:hAnsi="Times New Roman"/>
                <w:color w:val="000000"/>
                <w:sz w:val="18"/>
                <w:szCs w:val="18"/>
              </w:rPr>
            </w:pPr>
            <w:r>
              <w:rPr>
                <w:rFonts w:hint="eastAsia" w:ascii="Times New Roman" w:hAnsi="Times New Roman"/>
                <w:color w:val="000000"/>
                <w:sz w:val="18"/>
                <w:szCs w:val="18"/>
              </w:rPr>
              <w:t>周期</w:t>
            </w:r>
          </w:p>
        </w:tc>
        <w:tc>
          <w:tcPr>
            <w:tcW w:w="1530" w:type="dxa"/>
            <w:shd w:val="clear" w:color="auto" w:fill="FFFFFF"/>
            <w:vAlign w:val="center"/>
          </w:tcPr>
          <w:p w14:paraId="328D226D">
            <w:pPr>
              <w:pStyle w:val="125"/>
              <w:rPr>
                <w:rFonts w:ascii="Times New Roman" w:hAnsi="Times New Roman"/>
                <w:color w:val="000000"/>
                <w:sz w:val="18"/>
                <w:szCs w:val="18"/>
              </w:rPr>
            </w:pPr>
            <w:r>
              <w:rPr>
                <w:rFonts w:ascii="Times New Roman" w:hAnsi="Times New Roman"/>
                <w:color w:val="000000"/>
                <w:sz w:val="18"/>
                <w:szCs w:val="18"/>
              </w:rPr>
              <w:t>下行</w:t>
            </w:r>
          </w:p>
        </w:tc>
        <w:tc>
          <w:tcPr>
            <w:tcW w:w="1530" w:type="dxa"/>
            <w:shd w:val="clear" w:color="auto" w:fill="FFFFFF"/>
            <w:vAlign w:val="center"/>
          </w:tcPr>
          <w:p w14:paraId="45C9EDC9">
            <w:pPr>
              <w:pStyle w:val="125"/>
              <w:rPr>
                <w:rFonts w:ascii="Times New Roman" w:hAnsi="Times New Roman"/>
                <w:color w:val="000000"/>
                <w:sz w:val="18"/>
                <w:szCs w:val="18"/>
              </w:rPr>
            </w:pPr>
            <w:r>
              <w:rPr>
                <w:rFonts w:ascii="Times New Roman" w:hAnsi="Times New Roman"/>
                <w:color w:val="000000"/>
                <w:sz w:val="18"/>
                <w:szCs w:val="18"/>
              </w:rPr>
              <w:t>上行</w:t>
            </w:r>
          </w:p>
        </w:tc>
        <w:tc>
          <w:tcPr>
            <w:tcW w:w="1522" w:type="dxa"/>
            <w:shd w:val="clear" w:color="auto" w:fill="FFFFFF"/>
            <w:vAlign w:val="center"/>
          </w:tcPr>
          <w:p w14:paraId="3A7065AB">
            <w:pPr>
              <w:pStyle w:val="125"/>
              <w:rPr>
                <w:rFonts w:ascii="Times New Roman" w:hAnsi="Times New Roman"/>
                <w:color w:val="000000"/>
                <w:sz w:val="18"/>
                <w:szCs w:val="18"/>
              </w:rPr>
            </w:pPr>
            <w:r>
              <w:rPr>
                <w:rFonts w:ascii="Times New Roman" w:hAnsi="Times New Roman"/>
                <w:color w:val="000000"/>
                <w:sz w:val="18"/>
                <w:szCs w:val="18"/>
              </w:rPr>
              <w:t>下行</w:t>
            </w:r>
          </w:p>
        </w:tc>
        <w:tc>
          <w:tcPr>
            <w:tcW w:w="1530" w:type="dxa"/>
            <w:shd w:val="clear" w:color="auto" w:fill="FFFFFF"/>
            <w:vAlign w:val="center"/>
          </w:tcPr>
          <w:p w14:paraId="39D55E6B">
            <w:pPr>
              <w:pStyle w:val="125"/>
              <w:rPr>
                <w:rFonts w:ascii="Times New Roman" w:hAnsi="Times New Roman"/>
                <w:color w:val="000000"/>
                <w:sz w:val="18"/>
                <w:szCs w:val="18"/>
              </w:rPr>
            </w:pPr>
            <w:r>
              <w:rPr>
                <w:rFonts w:ascii="Times New Roman" w:hAnsi="Times New Roman"/>
                <w:color w:val="000000"/>
                <w:sz w:val="18"/>
                <w:szCs w:val="18"/>
              </w:rPr>
              <w:t>上行</w:t>
            </w:r>
          </w:p>
        </w:tc>
        <w:tc>
          <w:tcPr>
            <w:tcW w:w="1505" w:type="dxa"/>
            <w:shd w:val="clear" w:color="auto" w:fill="FFFFFF"/>
            <w:vAlign w:val="center"/>
          </w:tcPr>
          <w:p w14:paraId="0371CC6A">
            <w:pPr>
              <w:pStyle w:val="125"/>
              <w:rPr>
                <w:rFonts w:ascii="Times New Roman" w:hAnsi="Times New Roman"/>
                <w:color w:val="000000"/>
                <w:sz w:val="18"/>
                <w:szCs w:val="18"/>
              </w:rPr>
            </w:pPr>
            <w:r>
              <w:rPr>
                <w:rFonts w:ascii="Times New Roman" w:hAnsi="Times New Roman"/>
                <w:color w:val="000000"/>
                <w:sz w:val="18"/>
                <w:szCs w:val="18"/>
              </w:rPr>
              <w:t>上行</w:t>
            </w:r>
            <w:r>
              <w:rPr>
                <w:rFonts w:hint="eastAsia" w:ascii="Times New Roman" w:hAnsi="Times New Roman"/>
                <w:color w:val="000000"/>
                <w:sz w:val="18"/>
                <w:szCs w:val="18"/>
              </w:rPr>
              <w:t>（无老化）</w:t>
            </w:r>
          </w:p>
        </w:tc>
      </w:tr>
      <w:tr w14:paraId="569C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3C7181AC">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1</w:t>
            </w:r>
          </w:p>
        </w:tc>
        <w:tc>
          <w:tcPr>
            <w:tcW w:w="1530" w:type="dxa"/>
            <w:shd w:val="clear" w:color="auto" w:fill="FFFFFF"/>
            <w:vAlign w:val="center"/>
          </w:tcPr>
          <w:p w14:paraId="39D75E27">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30" w:type="dxa"/>
            <w:shd w:val="clear" w:color="auto" w:fill="FFFFFF"/>
            <w:vAlign w:val="center"/>
          </w:tcPr>
          <w:p w14:paraId="2BAD1640">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22" w:type="dxa"/>
            <w:shd w:val="clear" w:color="auto" w:fill="FFFFFF"/>
            <w:vAlign w:val="center"/>
          </w:tcPr>
          <w:p w14:paraId="067F4C26">
            <w:pPr>
              <w:pStyle w:val="125"/>
              <w:rPr>
                <w:rFonts w:ascii="Times New Roman" w:hAnsi="Times New Roman"/>
                <w:color w:val="000000"/>
                <w:sz w:val="18"/>
                <w:szCs w:val="18"/>
              </w:rPr>
            </w:pPr>
            <w:r>
              <w:rPr>
                <w:rFonts w:ascii="Times New Roman" w:hAnsi="Times New Roman"/>
                <w:color w:val="000000"/>
                <w:sz w:val="18"/>
                <w:szCs w:val="18"/>
              </w:rPr>
              <w:t>75</w:t>
            </w:r>
          </w:p>
        </w:tc>
        <w:tc>
          <w:tcPr>
            <w:tcW w:w="1530" w:type="dxa"/>
            <w:shd w:val="clear" w:color="auto" w:fill="FFFFFF"/>
            <w:vAlign w:val="center"/>
          </w:tcPr>
          <w:p w14:paraId="450F2A7D">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05" w:type="dxa"/>
            <w:shd w:val="clear" w:color="auto" w:fill="FFFFFF"/>
            <w:vAlign w:val="center"/>
          </w:tcPr>
          <w:p w14:paraId="62CA3E46">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r w14:paraId="47FD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49BDC7D6">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2</w:t>
            </w:r>
          </w:p>
        </w:tc>
        <w:tc>
          <w:tcPr>
            <w:tcW w:w="1530" w:type="dxa"/>
            <w:shd w:val="clear" w:color="auto" w:fill="FFFFFF"/>
            <w:vAlign w:val="center"/>
          </w:tcPr>
          <w:p w14:paraId="4BB7B4B9">
            <w:pPr>
              <w:pStyle w:val="125"/>
              <w:rPr>
                <w:rFonts w:ascii="Times New Roman" w:hAnsi="Times New Roman"/>
                <w:color w:val="000000"/>
                <w:sz w:val="18"/>
                <w:szCs w:val="18"/>
              </w:rPr>
            </w:pPr>
            <w:r>
              <w:rPr>
                <w:rFonts w:hint="eastAsia" w:ascii="Times New Roman" w:hAnsi="Times New Roman"/>
                <w:color w:val="000000"/>
                <w:sz w:val="18"/>
                <w:szCs w:val="18"/>
              </w:rPr>
              <w:t>7</w:t>
            </w:r>
            <w:r>
              <w:rPr>
                <w:rFonts w:ascii="Times New Roman" w:hAnsi="Times New Roman"/>
                <w:color w:val="000000"/>
                <w:sz w:val="18"/>
                <w:szCs w:val="18"/>
              </w:rPr>
              <w:t>5</w:t>
            </w:r>
          </w:p>
        </w:tc>
        <w:tc>
          <w:tcPr>
            <w:tcW w:w="1530" w:type="dxa"/>
            <w:shd w:val="clear" w:color="auto" w:fill="FFFFFF"/>
            <w:vAlign w:val="center"/>
          </w:tcPr>
          <w:p w14:paraId="52E531C2">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22" w:type="dxa"/>
            <w:shd w:val="clear" w:color="auto" w:fill="FFFFFF"/>
            <w:vAlign w:val="center"/>
          </w:tcPr>
          <w:p w14:paraId="6DF086E4">
            <w:pPr>
              <w:pStyle w:val="125"/>
              <w:rPr>
                <w:rFonts w:ascii="Times New Roman" w:hAnsi="Times New Roman"/>
                <w:color w:val="000000"/>
                <w:sz w:val="18"/>
                <w:szCs w:val="18"/>
              </w:rPr>
            </w:pPr>
            <w:r>
              <w:rPr>
                <w:rFonts w:hint="eastAsia" w:ascii="Times New Roman" w:hAnsi="Times New Roman"/>
                <w:color w:val="000000"/>
                <w:sz w:val="18"/>
                <w:szCs w:val="18"/>
              </w:rPr>
              <w:t>5</w:t>
            </w:r>
            <w:r>
              <w:rPr>
                <w:rFonts w:ascii="Times New Roman" w:hAnsi="Times New Roman"/>
                <w:color w:val="000000"/>
                <w:sz w:val="18"/>
                <w:szCs w:val="18"/>
              </w:rPr>
              <w:t>0</w:t>
            </w:r>
          </w:p>
        </w:tc>
        <w:tc>
          <w:tcPr>
            <w:tcW w:w="1530" w:type="dxa"/>
            <w:shd w:val="clear" w:color="auto" w:fill="FFFFFF"/>
            <w:vAlign w:val="center"/>
          </w:tcPr>
          <w:p w14:paraId="5233D90D">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05" w:type="dxa"/>
            <w:shd w:val="clear" w:color="auto" w:fill="FFFFFF"/>
            <w:vAlign w:val="center"/>
          </w:tcPr>
          <w:p w14:paraId="66889010">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r w14:paraId="1FBB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208E763E">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3</w:t>
            </w:r>
          </w:p>
        </w:tc>
        <w:tc>
          <w:tcPr>
            <w:tcW w:w="1530" w:type="dxa"/>
            <w:shd w:val="clear" w:color="auto" w:fill="FFFFFF"/>
            <w:vAlign w:val="center"/>
          </w:tcPr>
          <w:p w14:paraId="1A411B77">
            <w:pPr>
              <w:pStyle w:val="125"/>
              <w:rPr>
                <w:rFonts w:ascii="Times New Roman" w:hAnsi="Times New Roman"/>
                <w:color w:val="000000"/>
                <w:sz w:val="18"/>
                <w:szCs w:val="18"/>
              </w:rPr>
            </w:pPr>
            <w:r>
              <w:rPr>
                <w:rFonts w:hint="eastAsia" w:ascii="Times New Roman" w:hAnsi="Times New Roman"/>
                <w:color w:val="000000"/>
                <w:sz w:val="18"/>
                <w:szCs w:val="18"/>
              </w:rPr>
              <w:t>5</w:t>
            </w:r>
            <w:r>
              <w:rPr>
                <w:rFonts w:ascii="Times New Roman" w:hAnsi="Times New Roman"/>
                <w:color w:val="000000"/>
                <w:sz w:val="18"/>
                <w:szCs w:val="18"/>
              </w:rPr>
              <w:t>0</w:t>
            </w:r>
          </w:p>
        </w:tc>
        <w:tc>
          <w:tcPr>
            <w:tcW w:w="1530" w:type="dxa"/>
            <w:shd w:val="clear" w:color="auto" w:fill="FFFFFF"/>
            <w:vAlign w:val="center"/>
          </w:tcPr>
          <w:p w14:paraId="1AEA3AA2">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22" w:type="dxa"/>
            <w:shd w:val="clear" w:color="auto" w:fill="FFFFFF"/>
            <w:vAlign w:val="center"/>
          </w:tcPr>
          <w:p w14:paraId="33ACF539">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5</w:t>
            </w:r>
          </w:p>
        </w:tc>
        <w:tc>
          <w:tcPr>
            <w:tcW w:w="1530" w:type="dxa"/>
            <w:shd w:val="clear" w:color="auto" w:fill="FFFFFF"/>
            <w:vAlign w:val="center"/>
          </w:tcPr>
          <w:p w14:paraId="24641E3E">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05" w:type="dxa"/>
            <w:shd w:val="clear" w:color="auto" w:fill="FFFFFF"/>
            <w:vAlign w:val="center"/>
          </w:tcPr>
          <w:p w14:paraId="7E562660">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r w14:paraId="6754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54847BDC">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4</w:t>
            </w:r>
          </w:p>
        </w:tc>
        <w:tc>
          <w:tcPr>
            <w:tcW w:w="1530" w:type="dxa"/>
            <w:shd w:val="clear" w:color="auto" w:fill="FFFFFF"/>
            <w:vAlign w:val="center"/>
          </w:tcPr>
          <w:p w14:paraId="151E619C">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5</w:t>
            </w:r>
          </w:p>
        </w:tc>
        <w:tc>
          <w:tcPr>
            <w:tcW w:w="1530" w:type="dxa"/>
            <w:shd w:val="clear" w:color="auto" w:fill="FFFFFF"/>
            <w:vAlign w:val="center"/>
          </w:tcPr>
          <w:p w14:paraId="29262715">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22" w:type="dxa"/>
            <w:shd w:val="clear" w:color="auto" w:fill="FFFFFF"/>
            <w:vAlign w:val="center"/>
          </w:tcPr>
          <w:p w14:paraId="4B4F18CD">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530" w:type="dxa"/>
            <w:shd w:val="clear" w:color="auto" w:fill="FFFFFF"/>
            <w:vAlign w:val="center"/>
          </w:tcPr>
          <w:p w14:paraId="303B5B7A">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05" w:type="dxa"/>
            <w:shd w:val="clear" w:color="auto" w:fill="FFFFFF"/>
            <w:vAlign w:val="center"/>
          </w:tcPr>
          <w:p w14:paraId="3010A688">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r w14:paraId="0C7C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4E443A5A">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5</w:t>
            </w:r>
          </w:p>
        </w:tc>
        <w:tc>
          <w:tcPr>
            <w:tcW w:w="1530" w:type="dxa"/>
            <w:shd w:val="clear" w:color="auto" w:fill="FFFFFF"/>
            <w:vAlign w:val="center"/>
          </w:tcPr>
          <w:p w14:paraId="44FC9E9F">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530" w:type="dxa"/>
            <w:shd w:val="clear" w:color="auto" w:fill="FFFFFF"/>
            <w:vAlign w:val="center"/>
          </w:tcPr>
          <w:p w14:paraId="7C2A699F">
            <w:pPr>
              <w:pStyle w:val="125"/>
              <w:rPr>
                <w:rFonts w:ascii="Times New Roman" w:hAnsi="Times New Roman"/>
                <w:color w:val="000000"/>
                <w:sz w:val="18"/>
                <w:szCs w:val="18"/>
              </w:rPr>
            </w:pPr>
            <w:r>
              <w:rPr>
                <w:rFonts w:ascii="Times New Roman" w:hAnsi="Times New Roman"/>
                <w:color w:val="000000"/>
                <w:sz w:val="18"/>
                <w:szCs w:val="18"/>
              </w:rPr>
              <w:t>0</w:t>
            </w:r>
          </w:p>
        </w:tc>
        <w:tc>
          <w:tcPr>
            <w:tcW w:w="1522" w:type="dxa"/>
            <w:shd w:val="clear" w:color="auto" w:fill="FFFFFF"/>
            <w:vAlign w:val="center"/>
          </w:tcPr>
          <w:p w14:paraId="6E4B06FF">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530" w:type="dxa"/>
            <w:shd w:val="clear" w:color="auto" w:fill="FFFFFF"/>
            <w:vAlign w:val="center"/>
          </w:tcPr>
          <w:p w14:paraId="22D4C076">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505" w:type="dxa"/>
            <w:shd w:val="clear" w:color="auto" w:fill="FFFFFF"/>
            <w:vAlign w:val="center"/>
          </w:tcPr>
          <w:p w14:paraId="0C959665">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r w14:paraId="30D61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1B966B10">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6</w:t>
            </w:r>
          </w:p>
        </w:tc>
        <w:tc>
          <w:tcPr>
            <w:tcW w:w="1530" w:type="dxa"/>
            <w:shd w:val="clear" w:color="auto" w:fill="FFFFFF"/>
            <w:vAlign w:val="center"/>
          </w:tcPr>
          <w:p w14:paraId="7693E545">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530" w:type="dxa"/>
            <w:shd w:val="clear" w:color="auto" w:fill="FFFFFF"/>
            <w:vAlign w:val="center"/>
          </w:tcPr>
          <w:p w14:paraId="52EAF61D">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22" w:type="dxa"/>
            <w:shd w:val="clear" w:color="auto" w:fill="FFFFFF"/>
            <w:vAlign w:val="center"/>
          </w:tcPr>
          <w:p w14:paraId="774D2BFD">
            <w:pPr>
              <w:pStyle w:val="125"/>
              <w:rPr>
                <w:rFonts w:ascii="Times New Roman" w:hAnsi="Times New Roman"/>
                <w:color w:val="000000"/>
                <w:sz w:val="18"/>
                <w:szCs w:val="18"/>
              </w:rPr>
            </w:pPr>
            <w:r>
              <w:rPr>
                <w:rFonts w:hint="eastAsia" w:ascii="Times New Roman" w:hAnsi="Times New Roman"/>
                <w:color w:val="000000"/>
                <w:sz w:val="18"/>
                <w:szCs w:val="18"/>
              </w:rPr>
              <w:t>2</w:t>
            </w:r>
            <w:r>
              <w:rPr>
                <w:rFonts w:ascii="Times New Roman" w:hAnsi="Times New Roman"/>
                <w:color w:val="000000"/>
                <w:sz w:val="18"/>
                <w:szCs w:val="18"/>
              </w:rPr>
              <w:t>5</w:t>
            </w:r>
          </w:p>
        </w:tc>
        <w:tc>
          <w:tcPr>
            <w:tcW w:w="1530" w:type="dxa"/>
            <w:shd w:val="clear" w:color="auto" w:fill="FFFFFF"/>
            <w:vAlign w:val="center"/>
          </w:tcPr>
          <w:p w14:paraId="5B1777F4">
            <w:pPr>
              <w:pStyle w:val="125"/>
              <w:rPr>
                <w:rFonts w:ascii="Times New Roman" w:hAnsi="Times New Roman"/>
                <w:color w:val="000000"/>
                <w:sz w:val="18"/>
                <w:szCs w:val="18"/>
              </w:rPr>
            </w:pPr>
            <w:r>
              <w:rPr>
                <w:rFonts w:ascii="Times New Roman" w:hAnsi="Times New Roman"/>
                <w:color w:val="000000"/>
                <w:sz w:val="18"/>
                <w:szCs w:val="18"/>
              </w:rPr>
              <w:t>0</w:t>
            </w:r>
          </w:p>
        </w:tc>
        <w:tc>
          <w:tcPr>
            <w:tcW w:w="1505" w:type="dxa"/>
            <w:shd w:val="clear" w:color="auto" w:fill="FFFFFF"/>
            <w:vAlign w:val="center"/>
          </w:tcPr>
          <w:p w14:paraId="0F44BB00">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r w14:paraId="2BFD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vAlign w:val="center"/>
          </w:tcPr>
          <w:p w14:paraId="1A780A6D">
            <w:pPr>
              <w:pStyle w:val="125"/>
              <w:rPr>
                <w:rFonts w:ascii="Times New Roman" w:hAnsi="Times New Roman"/>
                <w:color w:val="000000"/>
                <w:sz w:val="18"/>
                <w:szCs w:val="18"/>
              </w:rPr>
            </w:pPr>
            <w:r>
              <w:rPr>
                <w:rFonts w:ascii="Times New Roman" w:hAnsi="Times New Roman"/>
                <w:color w:val="000000"/>
                <w:sz w:val="18"/>
                <w:szCs w:val="18"/>
              </w:rPr>
              <w:t>K+</w:t>
            </w:r>
            <w:r>
              <w:rPr>
                <w:rFonts w:hint="eastAsia" w:ascii="Times New Roman" w:hAnsi="Times New Roman"/>
                <w:color w:val="000000"/>
                <w:sz w:val="18"/>
                <w:szCs w:val="18"/>
              </w:rPr>
              <w:t>7</w:t>
            </w:r>
          </w:p>
        </w:tc>
        <w:tc>
          <w:tcPr>
            <w:tcW w:w="1530" w:type="dxa"/>
            <w:shd w:val="clear" w:color="auto" w:fill="FFFFFF"/>
            <w:vAlign w:val="center"/>
          </w:tcPr>
          <w:p w14:paraId="1CDB6029">
            <w:pPr>
              <w:pStyle w:val="125"/>
              <w:rPr>
                <w:rFonts w:ascii="Times New Roman" w:hAnsi="Times New Roman"/>
                <w:color w:val="000000"/>
                <w:sz w:val="18"/>
                <w:szCs w:val="18"/>
              </w:rPr>
            </w:pPr>
            <w:r>
              <w:rPr>
                <w:rFonts w:hint="eastAsia" w:ascii="Times New Roman" w:hAnsi="Times New Roman"/>
                <w:color w:val="000000"/>
                <w:sz w:val="18"/>
                <w:szCs w:val="18"/>
              </w:rPr>
              <w:t>0</w:t>
            </w:r>
          </w:p>
        </w:tc>
        <w:tc>
          <w:tcPr>
            <w:tcW w:w="1530" w:type="dxa"/>
            <w:shd w:val="clear" w:color="auto" w:fill="FFFFFF"/>
            <w:vAlign w:val="center"/>
          </w:tcPr>
          <w:p w14:paraId="4348E59B">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c>
          <w:tcPr>
            <w:tcW w:w="1522" w:type="dxa"/>
            <w:shd w:val="clear" w:color="auto" w:fill="FFFFFF"/>
            <w:vAlign w:val="center"/>
          </w:tcPr>
          <w:p w14:paraId="098AE307">
            <w:pPr>
              <w:pStyle w:val="125"/>
              <w:rPr>
                <w:rFonts w:ascii="Times New Roman" w:hAnsi="Times New Roman"/>
                <w:color w:val="000000"/>
                <w:sz w:val="18"/>
                <w:szCs w:val="18"/>
              </w:rPr>
            </w:pPr>
            <w:r>
              <w:rPr>
                <w:rFonts w:hint="eastAsia" w:ascii="Times New Roman" w:hAnsi="Times New Roman"/>
                <w:color w:val="000000"/>
                <w:sz w:val="18"/>
                <w:szCs w:val="18"/>
              </w:rPr>
              <w:t>5</w:t>
            </w:r>
            <w:r>
              <w:rPr>
                <w:rFonts w:ascii="Times New Roman" w:hAnsi="Times New Roman"/>
                <w:color w:val="000000"/>
                <w:sz w:val="18"/>
                <w:szCs w:val="18"/>
              </w:rPr>
              <w:t>0</w:t>
            </w:r>
          </w:p>
        </w:tc>
        <w:tc>
          <w:tcPr>
            <w:tcW w:w="1530" w:type="dxa"/>
            <w:shd w:val="clear" w:color="auto" w:fill="FFFFFF"/>
            <w:vAlign w:val="center"/>
          </w:tcPr>
          <w:p w14:paraId="7E34F24B">
            <w:pPr>
              <w:pStyle w:val="125"/>
              <w:rPr>
                <w:rFonts w:ascii="Times New Roman" w:hAnsi="Times New Roman"/>
                <w:color w:val="000000"/>
                <w:sz w:val="18"/>
                <w:szCs w:val="18"/>
              </w:rPr>
            </w:pPr>
            <w:r>
              <w:rPr>
                <w:rFonts w:ascii="Times New Roman" w:hAnsi="Times New Roman"/>
                <w:color w:val="000000"/>
                <w:sz w:val="18"/>
                <w:szCs w:val="18"/>
              </w:rPr>
              <w:t>0</w:t>
            </w:r>
          </w:p>
        </w:tc>
        <w:tc>
          <w:tcPr>
            <w:tcW w:w="1505" w:type="dxa"/>
            <w:shd w:val="clear" w:color="auto" w:fill="FFFFFF"/>
            <w:vAlign w:val="center"/>
          </w:tcPr>
          <w:p w14:paraId="328177EA">
            <w:pPr>
              <w:pStyle w:val="125"/>
              <w:rPr>
                <w:rFonts w:ascii="Times New Roman" w:hAnsi="Times New Roman"/>
                <w:color w:val="000000"/>
                <w:sz w:val="18"/>
                <w:szCs w:val="18"/>
              </w:rPr>
            </w:pPr>
            <w:r>
              <w:rPr>
                <w:rFonts w:hint="eastAsia" w:ascii="Times New Roman" w:hAnsi="Times New Roman"/>
                <w:color w:val="000000"/>
                <w:sz w:val="18"/>
                <w:szCs w:val="18"/>
              </w:rPr>
              <w:t>1</w:t>
            </w:r>
            <w:r>
              <w:rPr>
                <w:rFonts w:ascii="Times New Roman" w:hAnsi="Times New Roman"/>
                <w:color w:val="000000"/>
                <w:sz w:val="18"/>
                <w:szCs w:val="18"/>
              </w:rPr>
              <w:t>00</w:t>
            </w:r>
          </w:p>
        </w:tc>
      </w:tr>
    </w:tbl>
    <w:p w14:paraId="351C606C">
      <w:pPr>
        <w:pStyle w:val="50"/>
      </w:pPr>
    </w:p>
    <w:p w14:paraId="6776365D">
      <w:pPr>
        <w:pStyle w:val="50"/>
      </w:pPr>
      <w:r>
        <w:t>对于节点A，从K+5周期，统计与邻居节点B的通信率为0，则不在发现列表中携带节点的上行接收率。当K+6周期，节点A和B之间单向通信时，节点B无法通过节点发送的无线发现列表报文更新与节点A的上行接收</w:t>
      </w:r>
      <w:r>
        <w:rPr>
          <w:rFonts w:hint="eastAsia"/>
        </w:rPr>
        <w:t>率。</w:t>
      </w:r>
    </w:p>
    <w:p w14:paraId="2156C407">
      <w:pPr>
        <w:pStyle w:val="67"/>
      </w:pPr>
      <w:r>
        <w:rPr>
          <w:rFonts w:hint="eastAsia"/>
        </w:rPr>
        <w:t>无线接收率交换</w:t>
      </w:r>
    </w:p>
    <w:p w14:paraId="162CD9D9">
      <w:pPr>
        <w:pStyle w:val="50"/>
      </w:pPr>
      <w:r>
        <w:t>节点创建无线发现列表报文时</w:t>
      </w:r>
      <w:r>
        <w:rPr>
          <w:rFonts w:hint="eastAsia"/>
        </w:rPr>
        <w:t>，根据最近接收到的无线发现列表报文计算与邻居节点的下行接收率。因此节点在无线发现列表报文中携带与邻居节点的接收率都是最近统计到的信息。交换的示意图如</w:t>
      </w:r>
      <w:r>
        <w:fldChar w:fldCharType="begin"/>
      </w:r>
      <w:r>
        <w:instrText xml:space="preserve"> REF _Ref7312 \h  \* MERGEFORMAT </w:instrText>
      </w:r>
      <w:r>
        <w:fldChar w:fldCharType="separate"/>
      </w:r>
      <w:r>
        <w:t>图 77</w:t>
      </w:r>
      <w:r>
        <w:fldChar w:fldCharType="end"/>
      </w:r>
      <w:r>
        <w:rPr>
          <w:rFonts w:hint="eastAsia"/>
        </w:rPr>
        <w:t>所示。</w:t>
      </w:r>
    </w:p>
    <w:p w14:paraId="4B613F23">
      <w:pPr>
        <w:pStyle w:val="129"/>
      </w:pPr>
      <w:r>
        <w:object>
          <v:shape id="_x0000_i1096" o:spt="75" type="#_x0000_t75" style="height:61.5pt;width:366pt;" o:ole="t" filled="f" o:preferrelative="t" stroked="f" coordsize="21600,21600">
            <v:path/>
            <v:fill on="f" focussize="0,0"/>
            <v:stroke on="f" joinstyle="miter"/>
            <v:imagedata r:id="rId144" o:title=""/>
            <o:lock v:ext="edit" aspectratio="t"/>
            <w10:wrap type="none"/>
            <w10:anchorlock/>
          </v:shape>
          <o:OLEObject Type="Embed" ProgID="Visio.Drawing.15" ShapeID="_x0000_i1096" DrawAspect="Content" ObjectID="_1468075771" r:id="rId143">
            <o:LockedField>false</o:LockedField>
          </o:OLEObject>
        </w:object>
      </w:r>
    </w:p>
    <w:p w14:paraId="49B9D95D">
      <w:pPr>
        <w:pStyle w:val="177"/>
        <w:numPr>
          <w:ilvl w:val="255"/>
          <w:numId w:val="0"/>
        </w:numPr>
        <w:spacing w:before="120" w:after="120"/>
        <w:rPr>
          <w:rFonts w:ascii="Times New Roman"/>
        </w:rPr>
      </w:pPr>
      <w:bookmarkStart w:id="4049" w:name="_Ref7312"/>
      <w:bookmarkStart w:id="4050" w:name="_Ref46393887"/>
      <w:r>
        <w:t xml:space="preserve">图 </w:t>
      </w:r>
      <w:r>
        <w:fldChar w:fldCharType="begin"/>
      </w:r>
      <w:r>
        <w:instrText xml:space="preserve"> SEQ 图 \* ARABIC </w:instrText>
      </w:r>
      <w:r>
        <w:fldChar w:fldCharType="separate"/>
      </w:r>
      <w:r>
        <w:t>77</w:t>
      </w:r>
      <w:r>
        <w:fldChar w:fldCharType="end"/>
      </w:r>
      <w:bookmarkEnd w:id="4049"/>
      <w:r>
        <w:rPr>
          <w:rFonts w:hint="eastAsia"/>
        </w:rPr>
        <w:t xml:space="preserve"> </w:t>
      </w:r>
      <w:r>
        <w:rPr>
          <w:rFonts w:ascii="Times New Roman"/>
        </w:rPr>
        <w:t>无线接收率交换内容示意图</w:t>
      </w:r>
      <w:bookmarkEnd w:id="4050"/>
    </w:p>
    <w:p w14:paraId="78DDCC12">
      <w:pPr>
        <w:pStyle w:val="50"/>
      </w:pPr>
      <w:r>
        <w:t>假设接收位图大小为</w:t>
      </w:r>
      <w:r>
        <w:rPr>
          <w:rFonts w:hint="eastAsia"/>
        </w:rPr>
        <w:t>8，与节点i的接收率在周期K时，统计到接收到8个节点i的通信率采样报文，</w:t>
      </w:r>
      <w:r>
        <w:t>则在发现列表报文中携带与节点i的接收率为</w:t>
      </w:r>
      <w:r>
        <w:rPr>
          <w:rFonts w:hint="eastAsia"/>
        </w:rPr>
        <w:t>1</w:t>
      </w:r>
      <w:r>
        <w:t>00</w:t>
      </w:r>
      <w:r>
        <w:rPr>
          <w:rFonts w:hint="eastAsia"/>
        </w:rPr>
        <w:t>；若在周期K</w:t>
      </w:r>
      <w:r>
        <w:t xml:space="preserve"> </w:t>
      </w:r>
      <w:r>
        <w:rPr>
          <w:rFonts w:hint="eastAsia"/>
        </w:rPr>
        <w:t>+</w:t>
      </w:r>
      <w:r>
        <w:t xml:space="preserve"> 1时</w:t>
      </w:r>
      <w:r>
        <w:rPr>
          <w:rFonts w:hint="eastAsia"/>
        </w:rPr>
        <w:t>，统计</w:t>
      </w:r>
      <w:r>
        <w:t>接收到</w:t>
      </w:r>
      <w:r>
        <w:rPr>
          <w:rFonts w:hint="eastAsia"/>
        </w:rPr>
        <w:t>7个节点i的通信率采样报文，</w:t>
      </w:r>
      <w:r>
        <w:t>在在周期</w:t>
      </w:r>
      <w:r>
        <w:rPr>
          <w:rFonts w:hint="eastAsia"/>
        </w:rPr>
        <w:t>K</w:t>
      </w:r>
      <w:r>
        <w:t xml:space="preserve"> + 1发送的发现列表报文中携带与节点i的接收率为</w:t>
      </w:r>
      <w:r>
        <w:rPr>
          <w:rFonts w:hint="eastAsia"/>
        </w:rPr>
        <w:t>8</w:t>
      </w:r>
      <w:r>
        <w:t>7</w:t>
      </w:r>
      <w:r>
        <w:rPr>
          <w:rFonts w:hint="eastAsia"/>
        </w:rPr>
        <w:t>。发布示例如</w:t>
      </w:r>
      <w:r>
        <w:fldChar w:fldCharType="begin"/>
      </w:r>
      <w:r>
        <w:instrText xml:space="preserve"> REF _Ref7348 \h  \* MERGEFORMAT </w:instrText>
      </w:r>
      <w:r>
        <w:fldChar w:fldCharType="separate"/>
      </w:r>
      <w:r>
        <w:t>图 78</w:t>
      </w:r>
      <w:r>
        <w:fldChar w:fldCharType="end"/>
      </w:r>
      <w:r>
        <w:rPr>
          <w:rFonts w:hint="eastAsia"/>
        </w:rPr>
        <w:t>所示。</w:t>
      </w:r>
    </w:p>
    <w:p w14:paraId="6BD59837">
      <w:pPr>
        <w:pStyle w:val="129"/>
      </w:pPr>
      <w:r>
        <w:object>
          <v:shape id="_x0000_i1097" o:spt="75" type="#_x0000_t75" style="height:122.25pt;width:302.25pt;" o:ole="t" filled="f" o:preferrelative="t" stroked="f" coordsize="21600,21600">
            <v:path/>
            <v:fill on="f" focussize="0,0"/>
            <v:stroke on="f" joinstyle="miter"/>
            <v:imagedata r:id="rId146" o:title=""/>
            <o:lock v:ext="edit" aspectratio="t"/>
            <w10:wrap type="none"/>
            <w10:anchorlock/>
          </v:shape>
          <o:OLEObject Type="Embed" ProgID="Visio.Drawing.15" ShapeID="_x0000_i1097" DrawAspect="Content" ObjectID="_1468075772" r:id="rId145">
            <o:LockedField>false</o:LockedField>
          </o:OLEObject>
        </w:object>
      </w:r>
    </w:p>
    <w:p w14:paraId="3BCCEBCA">
      <w:pPr>
        <w:pStyle w:val="177"/>
        <w:numPr>
          <w:ilvl w:val="255"/>
          <w:numId w:val="0"/>
        </w:numPr>
        <w:spacing w:before="120" w:after="120"/>
        <w:rPr>
          <w:rFonts w:ascii="Times New Roman"/>
        </w:rPr>
      </w:pPr>
      <w:bookmarkStart w:id="4051" w:name="_Ref7348"/>
      <w:r>
        <w:t xml:space="preserve">图 </w:t>
      </w:r>
      <w:r>
        <w:fldChar w:fldCharType="begin"/>
      </w:r>
      <w:r>
        <w:instrText xml:space="preserve"> SEQ 图 \* ARABIC </w:instrText>
      </w:r>
      <w:r>
        <w:fldChar w:fldCharType="separate"/>
      </w:r>
      <w:r>
        <w:t>78</w:t>
      </w:r>
      <w:r>
        <w:fldChar w:fldCharType="end"/>
      </w:r>
      <w:bookmarkEnd w:id="4051"/>
      <w:r>
        <w:rPr>
          <w:rFonts w:hint="eastAsia"/>
        </w:rPr>
        <w:t xml:space="preserve"> </w:t>
      </w:r>
      <w:r>
        <w:rPr>
          <w:rFonts w:ascii="Times New Roman"/>
        </w:rPr>
        <w:t>无线发现列表接收率交换示意图</w:t>
      </w:r>
    </w:p>
    <w:p w14:paraId="1FD49165">
      <w:pPr>
        <w:pStyle w:val="67"/>
      </w:pPr>
      <w:r>
        <w:t>邻居节点发布频度</w:t>
      </w:r>
    </w:p>
    <w:p w14:paraId="5F9BB3BA">
      <w:pPr>
        <w:pStyle w:val="50"/>
      </w:pPr>
      <w:r>
        <w:t>规则</w:t>
      </w:r>
      <w:r>
        <w:rPr>
          <w:rFonts w:hint="eastAsia"/>
        </w:rPr>
        <w:t>1：若与</w:t>
      </w:r>
      <w:r>
        <w:t>邻居节点的通信率</w:t>
      </w:r>
      <w:r>
        <w:rPr>
          <w:rFonts w:hint="eastAsia"/>
        </w:rPr>
        <w:t>变化</w:t>
      </w:r>
      <w:r>
        <w:t>在一定幅度内，</w:t>
      </w:r>
      <w:r>
        <w:rPr>
          <w:rFonts w:hint="eastAsia"/>
        </w:rPr>
        <w:t>则</w:t>
      </w:r>
      <w:r>
        <w:t>可以降低对该邻居节点</w:t>
      </w:r>
      <w:r>
        <w:rPr>
          <w:rFonts w:hint="eastAsia"/>
        </w:rPr>
        <w:t>通信率</w:t>
      </w:r>
      <w:r>
        <w:t>发布的频率；</w:t>
      </w:r>
    </w:p>
    <w:p w14:paraId="553C0AC6">
      <w:pPr>
        <w:pStyle w:val="50"/>
      </w:pPr>
      <w:r>
        <w:t>规则</w:t>
      </w:r>
      <w:r>
        <w:rPr>
          <w:rFonts w:hint="eastAsia"/>
        </w:rPr>
        <w:t>2：若</w:t>
      </w:r>
      <w:r>
        <w:t>与邻居节点的通信率低于一定门限，也可以降低对该</w:t>
      </w:r>
      <w:r>
        <w:rPr>
          <w:rFonts w:hint="eastAsia"/>
        </w:rPr>
        <w:t>邻居</w:t>
      </w:r>
      <w:r>
        <w:t>节点通信率发布的频率。比如接收率低于</w:t>
      </w:r>
      <w:r>
        <w:rPr>
          <w:rFonts w:hint="eastAsia"/>
        </w:rPr>
        <w:t>1</w:t>
      </w:r>
      <w:r>
        <w:t>0</w:t>
      </w:r>
      <w:r>
        <w:rPr>
          <w:rFonts w:hint="eastAsia"/>
        </w:rPr>
        <w:t>%，</w:t>
      </w:r>
      <w:r>
        <w:t>则以低频率发布与该节点的通信率</w:t>
      </w:r>
      <w:r>
        <w:rPr>
          <w:rFonts w:hint="eastAsia"/>
        </w:rPr>
        <w:t>；</w:t>
      </w:r>
    </w:p>
    <w:p w14:paraId="63FE274C">
      <w:pPr>
        <w:pStyle w:val="50"/>
      </w:pPr>
      <w:r>
        <w:t>规则</w:t>
      </w:r>
      <w:r>
        <w:rPr>
          <w:rFonts w:hint="eastAsia"/>
        </w:rPr>
        <w:t>3：若与邻居节点的下行接收率为0，则不在发布该邻居节点的通信率。</w:t>
      </w:r>
    </w:p>
    <w:p w14:paraId="0EF34414">
      <w:pPr>
        <w:pStyle w:val="67"/>
      </w:pPr>
      <w:r>
        <w:t>无线发现列表报文</w:t>
      </w:r>
    </w:p>
    <w:p w14:paraId="55E53175">
      <w:pPr>
        <w:pStyle w:val="50"/>
      </w:pPr>
      <w:r>
        <w:rPr>
          <w:rFonts w:hint="eastAsia"/>
        </w:rPr>
        <w:t>发现</w:t>
      </w:r>
      <w:r>
        <w:t>列表</w:t>
      </w:r>
      <w:r>
        <w:rPr>
          <w:rFonts w:hint="eastAsia"/>
        </w:rPr>
        <w:t>消息</w:t>
      </w:r>
      <w:r>
        <w:t>采用</w:t>
      </w:r>
      <w:r>
        <w:rPr>
          <w:rFonts w:hint="eastAsia"/>
        </w:rPr>
        <w:t>TLV格式</w:t>
      </w:r>
      <w:r>
        <w:t>，可以</w:t>
      </w:r>
      <w:r>
        <w:rPr>
          <w:rFonts w:hint="eastAsia"/>
        </w:rPr>
        <w:t>根据</w:t>
      </w:r>
      <w:r>
        <w:t>策略</w:t>
      </w:r>
      <w:r>
        <w:rPr>
          <w:rFonts w:hint="eastAsia"/>
        </w:rPr>
        <w:t>发布</w:t>
      </w:r>
      <w:r>
        <w:t>不同组合的信息：</w:t>
      </w:r>
    </w:p>
    <w:p w14:paraId="6E877B4B">
      <w:pPr>
        <w:pStyle w:val="50"/>
      </w:pPr>
      <w:r>
        <w:rPr>
          <w:rFonts w:hint="eastAsia"/>
        </w:rPr>
        <w:t>站点属性</w:t>
      </w:r>
      <w:r>
        <w:t>信息单元：主要包括节点与</w:t>
      </w:r>
      <w:r>
        <w:rPr>
          <w:rFonts w:hint="eastAsia"/>
        </w:rPr>
        <w:t>代理</w:t>
      </w:r>
      <w:r>
        <w:t>的通信率信息、节点网络属性；</w:t>
      </w:r>
    </w:p>
    <w:p w14:paraId="0EC8B18C">
      <w:pPr>
        <w:pStyle w:val="50"/>
      </w:pPr>
      <w:r>
        <w:rPr>
          <w:rFonts w:hint="eastAsia"/>
        </w:rPr>
        <w:t>站点</w:t>
      </w:r>
      <w:r>
        <w:t>路由</w:t>
      </w:r>
      <w:r>
        <w:rPr>
          <w:rFonts w:hint="eastAsia"/>
        </w:rPr>
        <w:t>信息</w:t>
      </w:r>
      <w:r>
        <w:t>单元：主要承载节点多路径的信息；</w:t>
      </w:r>
    </w:p>
    <w:p w14:paraId="3EB24B53">
      <w:pPr>
        <w:pStyle w:val="50"/>
      </w:pPr>
      <w:r>
        <w:tab/>
      </w:r>
      <w:r>
        <w:t>邻居节点信道信息单元</w:t>
      </w:r>
      <w:r>
        <w:rPr>
          <w:rFonts w:hint="eastAsia"/>
        </w:rPr>
        <w:t>：主要承载邻居节点信道信息，比如接收率、信号强度、平均信噪比。</w:t>
      </w:r>
    </w:p>
    <w:p w14:paraId="2C60EC66">
      <w:pPr>
        <w:pStyle w:val="50"/>
      </w:pPr>
      <w:r>
        <w:rPr>
          <w:rFonts w:hint="eastAsia"/>
        </w:rPr>
        <w:tab/>
      </w:r>
      <w:r>
        <w:rPr>
          <w:rFonts w:hint="eastAsia"/>
        </w:rPr>
        <w:t>在</w:t>
      </w:r>
      <w:r>
        <w:t>一个发现列表消息中，可以携带任意组合的信息单元。比如</w:t>
      </w:r>
      <w:r>
        <w:rPr>
          <w:rFonts w:hint="eastAsia"/>
        </w:rPr>
        <w:t>节点信息</w:t>
      </w:r>
      <w:r>
        <w:t>单元</w:t>
      </w:r>
      <w:r>
        <w:rPr>
          <w:rFonts w:hint="eastAsia"/>
        </w:rPr>
        <w:t>和</w:t>
      </w:r>
      <w:r>
        <w:t>路由信息单元</w:t>
      </w:r>
      <w:r>
        <w:rPr>
          <w:rFonts w:hint="eastAsia"/>
        </w:rPr>
        <w:t>中</w:t>
      </w:r>
      <w:r>
        <w:t>内容</w:t>
      </w:r>
      <w:r>
        <w:rPr>
          <w:rFonts w:hint="eastAsia"/>
        </w:rPr>
        <w:t>可能</w:t>
      </w:r>
      <w:r>
        <w:t>长时间不会发生变化，可以以低频率的</w:t>
      </w:r>
      <w:r>
        <w:rPr>
          <w:rFonts w:hint="eastAsia"/>
        </w:rPr>
        <w:t>方式</w:t>
      </w:r>
      <w:r>
        <w:t>发送</w:t>
      </w:r>
      <w:r>
        <w:rPr>
          <w:rFonts w:hint="eastAsia"/>
        </w:rPr>
        <w:t>。邻居节点信道信息单元中也可以动态选择携带的信道信息，比如以接收率信息为主，可以高频率携带接收率信息，信号强度和平均信噪比可以低频度发送。</w:t>
      </w:r>
    </w:p>
    <w:p w14:paraId="5558585B">
      <w:pPr>
        <w:pStyle w:val="67"/>
      </w:pPr>
      <w:r>
        <w:t>无线代理变更</w:t>
      </w:r>
    </w:p>
    <w:p w14:paraId="52FA3739">
      <w:pPr>
        <w:pStyle w:val="50"/>
      </w:pPr>
      <w:r>
        <w:t>触发代理变更的有两个因素</w:t>
      </w:r>
      <w:r>
        <w:rPr>
          <w:rFonts w:hint="eastAsia"/>
        </w:rPr>
        <w:t>：</w:t>
      </w:r>
      <w:r>
        <w:t>路径变差和路径优选</w:t>
      </w:r>
      <w:r>
        <w:rPr>
          <w:rFonts w:hint="eastAsia"/>
        </w:rPr>
        <w:t>。</w:t>
      </w:r>
    </w:p>
    <w:p w14:paraId="20074EC9">
      <w:pPr>
        <w:pStyle w:val="50"/>
      </w:pPr>
      <w:r>
        <w:t>路径变差</w:t>
      </w:r>
      <w:r>
        <w:rPr>
          <w:rFonts w:hint="eastAsia"/>
        </w:rPr>
        <w:t>：</w:t>
      </w:r>
      <w:r>
        <w:t>当前路径信道差于一定门限时</w:t>
      </w:r>
      <w:r>
        <w:rPr>
          <w:rFonts w:hint="eastAsia"/>
        </w:rPr>
        <w:t>，</w:t>
      </w:r>
      <w:r>
        <w:t>需要及时启动代理评估</w:t>
      </w:r>
      <w:r>
        <w:rPr>
          <w:rFonts w:hint="eastAsia"/>
        </w:rPr>
        <w:t>，</w:t>
      </w:r>
      <w:r>
        <w:t>选择新的路径</w:t>
      </w:r>
      <w:r>
        <w:rPr>
          <w:rFonts w:hint="eastAsia"/>
        </w:rPr>
        <w:t>。在无线路由机制下，每隔一个发现列表周期检查当前路径是否满足通信门限，若不满足，且距离上次代理变更时间大于变更间隔，则启动代理变更。</w:t>
      </w:r>
    </w:p>
    <w:p w14:paraId="2B9B80FD">
      <w:pPr>
        <w:pStyle w:val="50"/>
      </w:pPr>
      <w:r>
        <w:t>正常代理变更示例</w:t>
      </w:r>
      <w:r>
        <w:rPr>
          <w:rFonts w:hint="eastAsia"/>
        </w:rPr>
        <w:t>如</w:t>
      </w:r>
      <w:r>
        <w:fldChar w:fldCharType="begin"/>
      </w:r>
      <w:r>
        <w:instrText xml:space="preserve"> REF _Ref7384 \h  \* MERGEFORMAT </w:instrText>
      </w:r>
      <w:r>
        <w:fldChar w:fldCharType="separate"/>
      </w:r>
      <w:r>
        <w:t>图 79</w:t>
      </w:r>
      <w:r>
        <w:fldChar w:fldCharType="end"/>
      </w:r>
      <w:r>
        <w:rPr>
          <w:rFonts w:hint="eastAsia"/>
        </w:rPr>
        <w:t>所示。</w:t>
      </w:r>
    </w:p>
    <w:p w14:paraId="60AA38B1">
      <w:pPr>
        <w:pStyle w:val="129"/>
      </w:pPr>
      <w:r>
        <w:object>
          <v:shape id="_x0000_i1098" o:spt="75" type="#_x0000_t75" style="height:91.5pt;width:404.25pt;" o:ole="t" filled="f" o:preferrelative="t" stroked="f" coordsize="21600,21600">
            <v:path/>
            <v:fill on="f" focussize="0,0"/>
            <v:stroke on="f" joinstyle="miter"/>
            <v:imagedata r:id="rId148" o:title=""/>
            <o:lock v:ext="edit" aspectratio="t"/>
            <w10:wrap type="none"/>
            <w10:anchorlock/>
          </v:shape>
          <o:OLEObject Type="Embed" ProgID="Visio.Drawing.15" ShapeID="_x0000_i1098" DrawAspect="Content" ObjectID="_1468075773" r:id="rId147">
            <o:LockedField>false</o:LockedField>
          </o:OLEObject>
        </w:object>
      </w:r>
    </w:p>
    <w:p w14:paraId="22361A8B">
      <w:pPr>
        <w:pStyle w:val="177"/>
        <w:numPr>
          <w:ilvl w:val="255"/>
          <w:numId w:val="0"/>
        </w:numPr>
        <w:spacing w:before="120" w:after="120"/>
        <w:rPr>
          <w:rFonts w:ascii="Times New Roman"/>
        </w:rPr>
      </w:pPr>
      <w:bookmarkStart w:id="4052" w:name="_Ref7384"/>
      <w:bookmarkStart w:id="4053" w:name="_Ref46395190"/>
      <w:r>
        <w:t xml:space="preserve">图 </w:t>
      </w:r>
      <w:r>
        <w:fldChar w:fldCharType="begin"/>
      </w:r>
      <w:r>
        <w:instrText xml:space="preserve"> SEQ 图 \* ARABIC </w:instrText>
      </w:r>
      <w:r>
        <w:fldChar w:fldCharType="separate"/>
      </w:r>
      <w:r>
        <w:t>79</w:t>
      </w:r>
      <w:r>
        <w:fldChar w:fldCharType="end"/>
      </w:r>
      <w:bookmarkEnd w:id="4052"/>
      <w:r>
        <w:rPr>
          <w:rFonts w:hint="eastAsia"/>
        </w:rPr>
        <w:t xml:space="preserve"> </w:t>
      </w:r>
      <w:r>
        <w:rPr>
          <w:rFonts w:ascii="Times New Roman"/>
        </w:rPr>
        <w:t>无线正常代理变更示意图</w:t>
      </w:r>
      <w:bookmarkEnd w:id="4053"/>
    </w:p>
    <w:p w14:paraId="6B83B4C8">
      <w:pPr>
        <w:pStyle w:val="50"/>
      </w:pPr>
      <w:r>
        <w:t>周期</w:t>
      </w:r>
      <w:r>
        <w:rPr>
          <w:rFonts w:hint="eastAsia"/>
        </w:rPr>
        <w:t>1到4：路径质量良好，不启动代理变更；</w:t>
      </w:r>
    </w:p>
    <w:p w14:paraId="11BDD4D1">
      <w:pPr>
        <w:pStyle w:val="50"/>
      </w:pPr>
      <w:r>
        <w:rPr>
          <w:rFonts w:hint="eastAsia"/>
        </w:rPr>
        <w:t>周期5：检测到路径质量变差，不满足通信要求，启动代理变更；</w:t>
      </w:r>
    </w:p>
    <w:p w14:paraId="01A69685">
      <w:pPr>
        <w:pStyle w:val="50"/>
      </w:pPr>
      <w:r>
        <w:t>周期</w:t>
      </w:r>
      <w:r>
        <w:rPr>
          <w:rFonts w:hint="eastAsia"/>
        </w:rPr>
        <w:t>6到7：代理变更中；</w:t>
      </w:r>
    </w:p>
    <w:p w14:paraId="41509E27">
      <w:pPr>
        <w:pStyle w:val="50"/>
      </w:pPr>
      <w:r>
        <w:t>周期</w:t>
      </w:r>
      <w:r>
        <w:rPr>
          <w:rFonts w:hint="eastAsia"/>
        </w:rPr>
        <w:t>8：接收到代理变更回复报文，代理变更成功。</w:t>
      </w:r>
    </w:p>
    <w:p w14:paraId="72D2FFA1">
      <w:pPr>
        <w:pStyle w:val="50"/>
      </w:pPr>
      <w:r>
        <w:t>代理评估失败示例如</w:t>
      </w:r>
      <w:r>
        <w:fldChar w:fldCharType="begin"/>
      </w:r>
      <w:r>
        <w:instrText xml:space="preserve"> REF _Ref7417 \h  \* MERGEFORMAT </w:instrText>
      </w:r>
      <w:r>
        <w:fldChar w:fldCharType="separate"/>
      </w:r>
      <w:r>
        <w:t>图 80</w:t>
      </w:r>
      <w:r>
        <w:fldChar w:fldCharType="end"/>
      </w:r>
      <w:r>
        <w:t>所示</w:t>
      </w:r>
      <w:r>
        <w:rPr>
          <w:rFonts w:hint="eastAsia"/>
        </w:rPr>
        <w:t>。</w:t>
      </w:r>
    </w:p>
    <w:p w14:paraId="62092DFD">
      <w:pPr>
        <w:pStyle w:val="129"/>
      </w:pPr>
      <w:r>
        <w:object>
          <v:shape id="_x0000_i1099" o:spt="75" type="#_x0000_t75" style="height:90.75pt;width:405pt;" o:ole="t" filled="f" o:preferrelative="t" stroked="f" coordsize="21600,21600">
            <v:path/>
            <v:fill on="f" focussize="0,0"/>
            <v:stroke on="f" joinstyle="miter"/>
            <v:imagedata r:id="rId150" o:title=""/>
            <o:lock v:ext="edit" aspectratio="t"/>
            <w10:wrap type="none"/>
            <w10:anchorlock/>
          </v:shape>
          <o:OLEObject Type="Embed" ProgID="Visio.Drawing.15" ShapeID="_x0000_i1099" DrawAspect="Content" ObjectID="_1468075774" r:id="rId149">
            <o:LockedField>false</o:LockedField>
          </o:OLEObject>
        </w:object>
      </w:r>
    </w:p>
    <w:p w14:paraId="062FB86A">
      <w:pPr>
        <w:pStyle w:val="177"/>
        <w:numPr>
          <w:ilvl w:val="255"/>
          <w:numId w:val="0"/>
        </w:numPr>
        <w:spacing w:before="120" w:after="120"/>
        <w:rPr>
          <w:rFonts w:ascii="Times New Roman"/>
        </w:rPr>
      </w:pPr>
      <w:bookmarkStart w:id="4054" w:name="_Ref7417"/>
      <w:bookmarkStart w:id="4055" w:name="_Ref46395719"/>
      <w:r>
        <w:t xml:space="preserve">图 </w:t>
      </w:r>
      <w:r>
        <w:fldChar w:fldCharType="begin"/>
      </w:r>
      <w:r>
        <w:instrText xml:space="preserve"> SEQ 图 \* ARABIC </w:instrText>
      </w:r>
      <w:r>
        <w:fldChar w:fldCharType="separate"/>
      </w:r>
      <w:r>
        <w:t>80</w:t>
      </w:r>
      <w:r>
        <w:fldChar w:fldCharType="end"/>
      </w:r>
      <w:bookmarkEnd w:id="4054"/>
      <w:r>
        <w:rPr>
          <w:rFonts w:hint="eastAsia"/>
        </w:rPr>
        <w:t xml:space="preserve"> </w:t>
      </w:r>
      <w:r>
        <w:rPr>
          <w:rFonts w:ascii="Times New Roman"/>
        </w:rPr>
        <w:t>代理评估失败示意图</w:t>
      </w:r>
      <w:bookmarkEnd w:id="4055"/>
    </w:p>
    <w:p w14:paraId="42C8E202">
      <w:pPr>
        <w:pStyle w:val="50"/>
      </w:pPr>
      <w:r>
        <w:t>周期</w:t>
      </w:r>
      <w:r>
        <w:rPr>
          <w:rFonts w:hint="eastAsia"/>
        </w:rPr>
        <w:t>1到4：路径质量良好，不启动代理变更；</w:t>
      </w:r>
    </w:p>
    <w:p w14:paraId="5AA7E125">
      <w:pPr>
        <w:pStyle w:val="50"/>
      </w:pPr>
      <w:r>
        <w:rPr>
          <w:rFonts w:hint="eastAsia"/>
        </w:rPr>
        <w:t>周期5：检测到路径质量变差，不满足通信要求，代理评估失败，不启动代理变更；</w:t>
      </w:r>
    </w:p>
    <w:p w14:paraId="6CEEFB99">
      <w:pPr>
        <w:pStyle w:val="50"/>
      </w:pPr>
      <w:del w:id="221" w:author="GaaihoengNg" w:date="2026-02-27T13:57:19Z">
        <w:r>
          <w:rPr/>
          <w:tab/>
        </w:r>
      </w:del>
      <w:r>
        <w:t>周期</w:t>
      </w:r>
      <w:r>
        <w:rPr>
          <w:rFonts w:hint="eastAsia"/>
        </w:rPr>
        <w:t>6：检测到路径质量变差，不满足通信要求，代理评估成功，启动代理变更；</w:t>
      </w:r>
    </w:p>
    <w:p w14:paraId="55E57BEF">
      <w:pPr>
        <w:pStyle w:val="50"/>
      </w:pPr>
      <w:del w:id="222" w:author="GaaihoengNg" w:date="2026-02-27T13:57:16Z">
        <w:r>
          <w:rPr/>
          <w:tab/>
        </w:r>
      </w:del>
      <w:r>
        <w:t>周期</w:t>
      </w:r>
      <w:r>
        <w:rPr>
          <w:rFonts w:hint="eastAsia"/>
        </w:rPr>
        <w:t>7、8：代理变更中；</w:t>
      </w:r>
    </w:p>
    <w:p w14:paraId="73F7AD1B">
      <w:pPr>
        <w:pStyle w:val="50"/>
      </w:pPr>
      <w:r>
        <w:t>周期</w:t>
      </w:r>
      <w:r>
        <w:rPr>
          <w:rFonts w:hint="eastAsia"/>
        </w:rPr>
        <w:t>9：代理变更成功。</w:t>
      </w:r>
    </w:p>
    <w:p w14:paraId="547E77EB">
      <w:pPr>
        <w:pStyle w:val="50"/>
      </w:pPr>
      <w:r>
        <w:t>代理变更失败示例如</w:t>
      </w:r>
      <w:r>
        <w:fldChar w:fldCharType="begin"/>
      </w:r>
      <w:r>
        <w:instrText xml:space="preserve"> REF _Ref7453 \h  \* MERGEFORMAT </w:instrText>
      </w:r>
      <w:r>
        <w:fldChar w:fldCharType="separate"/>
      </w:r>
      <w:r>
        <w:t>图 81</w:t>
      </w:r>
      <w:r>
        <w:fldChar w:fldCharType="end"/>
      </w:r>
      <w:r>
        <w:t>所示</w:t>
      </w:r>
      <w:r>
        <w:rPr>
          <w:rFonts w:hint="eastAsia"/>
        </w:rPr>
        <w:t>。</w:t>
      </w:r>
    </w:p>
    <w:p w14:paraId="2A20BB71">
      <w:pPr>
        <w:pStyle w:val="129"/>
      </w:pPr>
      <w:r>
        <w:object>
          <v:shape id="_x0000_i1100" o:spt="75" type="#_x0000_t75" style="height:91.5pt;width:404.25pt;" o:ole="t" filled="f" o:preferrelative="t" stroked="f" coordsize="21600,21600">
            <v:path/>
            <v:fill on="f" focussize="0,0"/>
            <v:stroke on="f" joinstyle="miter"/>
            <v:imagedata r:id="rId152" o:title=""/>
            <o:lock v:ext="edit" aspectratio="t"/>
            <w10:wrap type="none"/>
            <w10:anchorlock/>
          </v:shape>
          <o:OLEObject Type="Embed" ProgID="Visio.Drawing.15" ShapeID="_x0000_i1100" DrawAspect="Content" ObjectID="_1468075775" r:id="rId151">
            <o:LockedField>false</o:LockedField>
          </o:OLEObject>
        </w:object>
      </w:r>
    </w:p>
    <w:p w14:paraId="425C190C">
      <w:pPr>
        <w:pStyle w:val="177"/>
        <w:numPr>
          <w:ilvl w:val="255"/>
          <w:numId w:val="0"/>
        </w:numPr>
        <w:spacing w:before="120" w:after="120"/>
        <w:rPr>
          <w:rFonts w:ascii="Times New Roman"/>
        </w:rPr>
      </w:pPr>
      <w:bookmarkStart w:id="4056" w:name="_Ref7453"/>
      <w:bookmarkStart w:id="4057" w:name="_Ref46395695"/>
      <w:r>
        <w:t xml:space="preserve">图 </w:t>
      </w:r>
      <w:r>
        <w:fldChar w:fldCharType="begin"/>
      </w:r>
      <w:r>
        <w:instrText xml:space="preserve"> SEQ 图 \* ARABIC </w:instrText>
      </w:r>
      <w:r>
        <w:fldChar w:fldCharType="separate"/>
      </w:r>
      <w:r>
        <w:t>81</w:t>
      </w:r>
      <w:r>
        <w:fldChar w:fldCharType="end"/>
      </w:r>
      <w:bookmarkEnd w:id="4056"/>
      <w:r>
        <w:rPr>
          <w:rFonts w:hint="eastAsia"/>
        </w:rPr>
        <w:t xml:space="preserve"> </w:t>
      </w:r>
      <w:r>
        <w:rPr>
          <w:rFonts w:ascii="Times New Roman"/>
        </w:rPr>
        <w:t>代理变更失败示意图</w:t>
      </w:r>
      <w:bookmarkEnd w:id="4057"/>
    </w:p>
    <w:p w14:paraId="16BC64CA">
      <w:pPr>
        <w:pStyle w:val="50"/>
      </w:pPr>
      <w:r>
        <w:rPr>
          <w:rFonts w:hint="eastAsia"/>
        </w:rPr>
        <w:t>周期1：路径变差，启动代理变更；</w:t>
      </w:r>
    </w:p>
    <w:p w14:paraId="4C142353">
      <w:pPr>
        <w:pStyle w:val="50"/>
      </w:pPr>
      <w:r>
        <w:t>周期</w:t>
      </w:r>
      <w:r>
        <w:rPr>
          <w:rFonts w:hint="eastAsia"/>
        </w:rPr>
        <w:t>2、3：代理变更中；</w:t>
      </w:r>
    </w:p>
    <w:p w14:paraId="3A5E84B6">
      <w:pPr>
        <w:pStyle w:val="50"/>
      </w:pPr>
      <w:r>
        <w:t>周期</w:t>
      </w:r>
      <w:r>
        <w:rPr>
          <w:rFonts w:hint="eastAsia"/>
        </w:rPr>
        <w:t>4：代理变更超时，导致变更失败；</w:t>
      </w:r>
    </w:p>
    <w:p w14:paraId="4FF998CE">
      <w:pPr>
        <w:pStyle w:val="50"/>
      </w:pPr>
      <w:r>
        <w:t>周期</w:t>
      </w:r>
      <w:r>
        <w:rPr>
          <w:rFonts w:hint="eastAsia"/>
        </w:rPr>
        <w:t>5到</w:t>
      </w:r>
      <w:r>
        <w:t>7</w:t>
      </w:r>
      <w:r>
        <w:rPr>
          <w:rFonts w:hint="eastAsia"/>
        </w:rPr>
        <w:t>：不满足变更间隔；</w:t>
      </w:r>
    </w:p>
    <w:p w14:paraId="0F7CF35E">
      <w:pPr>
        <w:pStyle w:val="50"/>
      </w:pPr>
      <w:r>
        <w:t>周期</w:t>
      </w:r>
      <w:r>
        <w:rPr>
          <w:rFonts w:hint="eastAsia"/>
        </w:rPr>
        <w:t>8：路径变差，启动代理变更；</w:t>
      </w:r>
    </w:p>
    <w:p w14:paraId="23914029">
      <w:pPr>
        <w:pStyle w:val="50"/>
      </w:pPr>
      <w:r>
        <w:t>周期</w:t>
      </w:r>
      <w:r>
        <w:rPr>
          <w:rFonts w:hint="eastAsia"/>
        </w:rPr>
        <w:t>8、9：</w:t>
      </w:r>
      <w:r>
        <w:t>代理变更中</w:t>
      </w:r>
    </w:p>
    <w:p w14:paraId="4858DADF">
      <w:pPr>
        <w:pStyle w:val="50"/>
      </w:pPr>
      <w:r>
        <w:t>周期</w:t>
      </w:r>
      <w:r>
        <w:rPr>
          <w:rFonts w:hint="eastAsia"/>
        </w:rPr>
        <w:t>1</w:t>
      </w:r>
      <w:r>
        <w:t>0</w:t>
      </w:r>
      <w:r>
        <w:rPr>
          <w:rFonts w:hint="eastAsia"/>
        </w:rPr>
        <w:t>：</w:t>
      </w:r>
      <w:r>
        <w:t>代理变更成功</w:t>
      </w:r>
    </w:p>
    <w:p w14:paraId="4FD49AB5">
      <w:pPr>
        <w:pStyle w:val="50"/>
      </w:pPr>
      <w:r>
        <w:t>不满足变更间隔示例如</w:t>
      </w:r>
      <w:r>
        <w:fldChar w:fldCharType="begin"/>
      </w:r>
      <w:r>
        <w:instrText xml:space="preserve"> REF _Ref7482 \h  \* MERGEFORMAT </w:instrText>
      </w:r>
      <w:r>
        <w:fldChar w:fldCharType="separate"/>
      </w:r>
      <w:r>
        <w:t>图 82</w:t>
      </w:r>
      <w:r>
        <w:fldChar w:fldCharType="end"/>
      </w:r>
      <w:r>
        <w:t>所示</w:t>
      </w:r>
      <w:r>
        <w:rPr>
          <w:rFonts w:hint="eastAsia"/>
        </w:rPr>
        <w:t>。</w:t>
      </w:r>
    </w:p>
    <w:p w14:paraId="5F5AB939">
      <w:pPr>
        <w:pStyle w:val="129"/>
      </w:pPr>
      <w:r>
        <w:object>
          <v:shape id="_x0000_i1101" o:spt="75" type="#_x0000_t75" style="height:88.5pt;width:404.25pt;" o:ole="t" filled="f" o:preferrelative="t" stroked="f" coordsize="21600,21600">
            <v:path/>
            <v:fill on="f" focussize="0,0"/>
            <v:stroke on="f" joinstyle="miter"/>
            <v:imagedata r:id="rId154" o:title=""/>
            <o:lock v:ext="edit" aspectratio="t"/>
            <w10:wrap type="none"/>
            <w10:anchorlock/>
          </v:shape>
          <o:OLEObject Type="Embed" ProgID="Visio.Drawing.15" ShapeID="_x0000_i1101" DrawAspect="Content" ObjectID="_1468075776" r:id="rId153">
            <o:LockedField>false</o:LockedField>
          </o:OLEObject>
        </w:object>
      </w:r>
    </w:p>
    <w:p w14:paraId="592E19F1">
      <w:pPr>
        <w:pStyle w:val="177"/>
        <w:numPr>
          <w:ilvl w:val="255"/>
          <w:numId w:val="0"/>
        </w:numPr>
        <w:spacing w:before="120" w:after="120"/>
        <w:rPr>
          <w:rFonts w:ascii="Times New Roman"/>
        </w:rPr>
      </w:pPr>
      <w:bookmarkStart w:id="4058" w:name="_Ref7482"/>
      <w:bookmarkStart w:id="4059" w:name="_Ref46395673"/>
      <w:r>
        <w:t xml:space="preserve">图 </w:t>
      </w:r>
      <w:r>
        <w:fldChar w:fldCharType="begin"/>
      </w:r>
      <w:r>
        <w:instrText xml:space="preserve"> SEQ 图 \* ARABIC </w:instrText>
      </w:r>
      <w:r>
        <w:fldChar w:fldCharType="separate"/>
      </w:r>
      <w:r>
        <w:t>82</w:t>
      </w:r>
      <w:r>
        <w:fldChar w:fldCharType="end"/>
      </w:r>
      <w:bookmarkEnd w:id="4058"/>
      <w:r>
        <w:rPr>
          <w:rFonts w:hint="eastAsia"/>
        </w:rPr>
        <w:t xml:space="preserve"> </w:t>
      </w:r>
      <w:r>
        <w:rPr>
          <w:rFonts w:hint="eastAsia" w:ascii="Times New Roman"/>
        </w:rPr>
        <w:t>不</w:t>
      </w:r>
      <w:r>
        <w:rPr>
          <w:rFonts w:ascii="Times New Roman"/>
        </w:rPr>
        <w:t>满足变更间隔示意图</w:t>
      </w:r>
      <w:bookmarkEnd w:id="4059"/>
    </w:p>
    <w:p w14:paraId="68C62B0B">
      <w:pPr>
        <w:pStyle w:val="50"/>
      </w:pPr>
      <w:r>
        <w:rPr>
          <w:rFonts w:hint="eastAsia"/>
        </w:rPr>
        <w:t>周期1：路径变差，启动代理变更；</w:t>
      </w:r>
    </w:p>
    <w:p w14:paraId="1EF69011">
      <w:pPr>
        <w:pStyle w:val="50"/>
      </w:pPr>
      <w:r>
        <w:t>周期</w:t>
      </w:r>
      <w:r>
        <w:rPr>
          <w:rFonts w:hint="eastAsia"/>
        </w:rPr>
        <w:t>2</w:t>
      </w:r>
      <w:r>
        <w:t>、3：代理变更中；</w:t>
      </w:r>
    </w:p>
    <w:p w14:paraId="3629EC35">
      <w:pPr>
        <w:pStyle w:val="50"/>
      </w:pPr>
      <w:r>
        <w:t>周期4：代理变更成功；</w:t>
      </w:r>
    </w:p>
    <w:p w14:paraId="11214F39">
      <w:pPr>
        <w:pStyle w:val="50"/>
      </w:pPr>
      <w:r>
        <w:t>周期5到7：路径差，不满足变更间隔；</w:t>
      </w:r>
    </w:p>
    <w:p w14:paraId="700EE5D6">
      <w:pPr>
        <w:pStyle w:val="50"/>
      </w:pPr>
      <w:r>
        <w:t>周期8：路径变差，启动代理变更；</w:t>
      </w:r>
    </w:p>
    <w:p w14:paraId="65629B36">
      <w:pPr>
        <w:pStyle w:val="50"/>
      </w:pPr>
      <w:r>
        <w:t>周期8、9：代理变更中；</w:t>
      </w:r>
    </w:p>
    <w:p w14:paraId="65AE5A1B">
      <w:pPr>
        <w:pStyle w:val="50"/>
      </w:pPr>
      <w:r>
        <w:t>周期10：代理变更成功。</w:t>
      </w:r>
    </w:p>
    <w:p w14:paraId="580D3937">
      <w:pPr>
        <w:pStyle w:val="50"/>
      </w:pPr>
      <w:r>
        <w:t>路径优选：周期性触发节点进行路径优选评估，若发现更好的路径，则选择</w:t>
      </w:r>
      <w:del w:id="223" w:author="GaaihoengNg" w:date="2026-02-27T13:57:52Z">
        <w:r>
          <w:rPr/>
          <w:delText>跟</w:delText>
        </w:r>
      </w:del>
      <w:r>
        <w:t>更好的代理，启动代理变更，若没有更好的路径，则维持当前路径不变。</w:t>
      </w:r>
    </w:p>
    <w:p w14:paraId="665B1031">
      <w:pPr>
        <w:pStyle w:val="50"/>
      </w:pPr>
      <w:r>
        <w:t>优选周期：可以跟PLC路由周期同步，也可以自行决定路由评估周期，自行决定路由优选周期，建议以10个RF发现列表周期为一个RF优选周期。</w:t>
      </w:r>
    </w:p>
    <w:p w14:paraId="1E1E4E09">
      <w:pPr>
        <w:pStyle w:val="50"/>
      </w:pPr>
      <w:r>
        <w:t>路径优先示例如</w:t>
      </w:r>
      <w:r>
        <w:fldChar w:fldCharType="begin"/>
      </w:r>
      <w:r>
        <w:instrText xml:space="preserve"> REF _Ref7515 \h  \* MERGEFORMAT </w:instrText>
      </w:r>
      <w:r>
        <w:fldChar w:fldCharType="separate"/>
      </w:r>
      <w:r>
        <w:t>图 83</w:t>
      </w:r>
      <w:r>
        <w:fldChar w:fldCharType="end"/>
      </w:r>
      <w:r>
        <w:t>所示</w:t>
      </w:r>
      <w:r>
        <w:rPr>
          <w:rFonts w:hint="eastAsia"/>
        </w:rPr>
        <w:t>。</w:t>
      </w:r>
    </w:p>
    <w:p w14:paraId="77573A28">
      <w:pPr>
        <w:pStyle w:val="129"/>
      </w:pPr>
      <w:r>
        <w:object>
          <v:shape id="_x0000_i1102" o:spt="75" type="#_x0000_t75" style="height:88.5pt;width:374.25pt;" o:ole="t" filled="f" o:preferrelative="t" stroked="f" coordsize="21600,21600">
            <v:path/>
            <v:fill on="f" focussize="0,0"/>
            <v:stroke on="f" joinstyle="miter"/>
            <v:imagedata r:id="rId156" o:title=""/>
            <o:lock v:ext="edit" aspectratio="t"/>
            <w10:wrap type="none"/>
            <w10:anchorlock/>
          </v:shape>
          <o:OLEObject Type="Embed" ProgID="Visio.Drawing.15" ShapeID="_x0000_i1102" DrawAspect="Content" ObjectID="_1468075777" r:id="rId155">
            <o:LockedField>false</o:LockedField>
          </o:OLEObject>
        </w:object>
      </w:r>
    </w:p>
    <w:p w14:paraId="05074EBE">
      <w:pPr>
        <w:pStyle w:val="177"/>
        <w:numPr>
          <w:ilvl w:val="255"/>
          <w:numId w:val="0"/>
        </w:numPr>
        <w:spacing w:before="120" w:after="120"/>
        <w:rPr>
          <w:rFonts w:ascii="Times New Roman"/>
        </w:rPr>
      </w:pPr>
      <w:bookmarkStart w:id="4060" w:name="_Ref7515"/>
      <w:r>
        <w:t xml:space="preserve">图 </w:t>
      </w:r>
      <w:r>
        <w:fldChar w:fldCharType="begin"/>
      </w:r>
      <w:r>
        <w:instrText xml:space="preserve"> SEQ 图 \* ARABIC </w:instrText>
      </w:r>
      <w:r>
        <w:fldChar w:fldCharType="separate"/>
      </w:r>
      <w:r>
        <w:t>83</w:t>
      </w:r>
      <w:r>
        <w:fldChar w:fldCharType="end"/>
      </w:r>
      <w:bookmarkEnd w:id="4060"/>
      <w:r>
        <w:rPr>
          <w:rFonts w:hint="eastAsia"/>
        </w:rPr>
        <w:t xml:space="preserve"> </w:t>
      </w:r>
      <w:r>
        <w:t>路由优选变更示意图</w:t>
      </w:r>
    </w:p>
    <w:p w14:paraId="51AA37DD">
      <w:pPr>
        <w:pStyle w:val="50"/>
      </w:pPr>
      <w:r>
        <w:rPr>
          <w:rFonts w:hint="eastAsia"/>
        </w:rPr>
        <w:t>周期1：</w:t>
      </w:r>
      <w:r>
        <w:t>是上次变更成功的</w:t>
      </w:r>
      <w:r>
        <w:rPr>
          <w:rFonts w:hint="eastAsia"/>
        </w:rPr>
        <w:t>点</w:t>
      </w:r>
      <w:r>
        <w:t>。</w:t>
      </w:r>
    </w:p>
    <w:p w14:paraId="1298C8DF">
      <w:pPr>
        <w:pStyle w:val="50"/>
      </w:pPr>
      <w:r>
        <w:t>周期</w:t>
      </w:r>
      <w:r>
        <w:rPr>
          <w:rFonts w:hint="eastAsia"/>
        </w:rPr>
        <w:t>2到6：不满足变更间隔要求，即使发现存在更有的路径，也不允许启动代理变更。</w:t>
      </w:r>
    </w:p>
    <w:p w14:paraId="24E8BD9C">
      <w:pPr>
        <w:pStyle w:val="50"/>
      </w:pPr>
      <w:r>
        <w:t>周期</w:t>
      </w:r>
      <w:r>
        <w:rPr>
          <w:rFonts w:hint="eastAsia"/>
        </w:rPr>
        <w:t>7：满足代理变更间隔要求，并且发现更优的路径，则启动代理变更。</w:t>
      </w:r>
    </w:p>
    <w:p w14:paraId="4D38D8D0">
      <w:pPr>
        <w:pStyle w:val="50"/>
      </w:pPr>
      <w:r>
        <w:t>周期8</w:t>
      </w:r>
      <w:r>
        <w:rPr>
          <w:rFonts w:hint="eastAsia"/>
        </w:rPr>
        <w:t>、9：代理变更中。</w:t>
      </w:r>
    </w:p>
    <w:p w14:paraId="7725A54B">
      <w:pPr>
        <w:pStyle w:val="50"/>
      </w:pPr>
      <w:r>
        <w:t>周期</w:t>
      </w:r>
      <w:r>
        <w:rPr>
          <w:rFonts w:hint="eastAsia"/>
        </w:rPr>
        <w:t>1</w:t>
      </w:r>
      <w:r>
        <w:t>0</w:t>
      </w:r>
      <w:r>
        <w:rPr>
          <w:rFonts w:hint="eastAsia"/>
        </w:rPr>
        <w:t>：</w:t>
      </w:r>
      <w:r>
        <w:t>变更成功</w:t>
      </w:r>
      <w:r>
        <w:rPr>
          <w:rFonts w:hint="eastAsia"/>
        </w:rPr>
        <w:t>。</w:t>
      </w:r>
    </w:p>
    <w:p w14:paraId="7DBE5C33">
      <w:pPr>
        <w:pStyle w:val="67"/>
      </w:pPr>
      <w:r>
        <w:rPr>
          <w:rFonts w:hint="eastAsia"/>
        </w:rPr>
        <w:t>信号强度和信噪比</w:t>
      </w:r>
    </w:p>
    <w:p w14:paraId="0B16150D">
      <w:pPr>
        <w:pStyle w:val="50"/>
      </w:pPr>
      <w:r>
        <w:rPr>
          <w:rFonts w:hint="eastAsia"/>
        </w:rPr>
        <w:t>R</w:t>
      </w:r>
      <w:r>
        <w:t>SSI</w:t>
      </w:r>
      <w:r>
        <w:rPr>
          <w:rFonts w:hint="eastAsia"/>
        </w:rPr>
        <w:t>（Received</w:t>
      </w:r>
      <w:r>
        <w:t xml:space="preserve"> Signal Strength Indication</w:t>
      </w:r>
      <w:r>
        <w:rPr>
          <w:rFonts w:hint="eastAsia"/>
        </w:rPr>
        <w:t>）接收的信号强度指示，整个频带内所有子载波的功率总和，包括干扰和噪声，可以用来判定链路的质量。信噪比是与</w:t>
      </w:r>
      <w:r>
        <w:t>噪声的比例，信噪比是度量通信系统通信质量可靠性的一个主要指标</w:t>
      </w:r>
      <w:r>
        <w:rPr>
          <w:rFonts w:hint="eastAsia"/>
        </w:rPr>
        <w:t>，</w:t>
      </w:r>
      <w:r>
        <w:t>信噪比越大</w:t>
      </w:r>
      <w:r>
        <w:rPr>
          <w:rFonts w:hint="eastAsia"/>
        </w:rPr>
        <w:t>，</w:t>
      </w:r>
      <w:r>
        <w:t>说明信号中携带的噪声信号越小</w:t>
      </w:r>
      <w:r>
        <w:rPr>
          <w:rFonts w:hint="eastAsia"/>
        </w:rPr>
        <w:t>，</w:t>
      </w:r>
      <w:r>
        <w:t>对信号传输的影响越小</w:t>
      </w:r>
      <w:r>
        <w:rPr>
          <w:rFonts w:hint="eastAsia"/>
        </w:rPr>
        <w:t>。</w:t>
      </w:r>
    </w:p>
    <w:p w14:paraId="0918F9B8">
      <w:pPr>
        <w:pStyle w:val="50"/>
      </w:pPr>
      <w:r>
        <w:t>本标准协议中建议采用一阶滞后滤波统计信号强度和信噪比</w:t>
      </w:r>
      <w:r>
        <w:rPr>
          <w:rFonts w:hint="eastAsia"/>
        </w:rPr>
        <w:t>。</w:t>
      </w:r>
      <w:r>
        <w:t>滤波系数为</w:t>
      </w:r>
      <w:r>
        <w:rPr>
          <w:rFonts w:hint="eastAsia" w:hAnsi="宋体"/>
        </w:rPr>
        <w:t>α</w:t>
      </w:r>
      <w:r>
        <w:rPr>
          <w:rFonts w:hint="eastAsia"/>
        </w:rPr>
        <w:t>。</w:t>
      </w:r>
    </w:p>
    <w:p w14:paraId="18EDB59E">
      <w:pPr>
        <w:pStyle w:val="50"/>
        <w:rPr>
          <w:rFonts w:hAnsi="宋体"/>
        </w:rPr>
      </w:pPr>
      <w:r>
        <w:t>信号强度统计</w:t>
      </w:r>
      <w:r>
        <w:rPr>
          <w:rFonts w:hint="eastAsia"/>
        </w:rPr>
        <w:t>：</w:t>
      </w:r>
      <w:r>
        <w:t xml:space="preserve">RSSI </w:t>
      </w:r>
      <w:r>
        <w:rPr>
          <w:rFonts w:hint="eastAsia"/>
        </w:rPr>
        <w:t>=</w:t>
      </w:r>
      <w:r>
        <w:t xml:space="preserve"> RSSI</w:t>
      </w:r>
      <w:r>
        <w:rPr>
          <w:vertAlign w:val="subscript"/>
        </w:rPr>
        <w:t>old</w:t>
      </w:r>
      <w:r>
        <w:t xml:space="preserve"> </w:t>
      </w:r>
      <w:r>
        <w:rPr>
          <w:rFonts w:hint="eastAsia" w:hAnsi="宋体"/>
        </w:rPr>
        <w:t>×</w:t>
      </w:r>
      <w:r>
        <w:t xml:space="preserve"> </w:t>
      </w:r>
      <w:r>
        <w:rPr>
          <w:rFonts w:hint="eastAsia"/>
        </w:rPr>
        <w:t>（1</w:t>
      </w:r>
      <w:r>
        <w:t xml:space="preserve"> </w:t>
      </w:r>
      <w:r>
        <w:rPr>
          <w:rFonts w:hint="eastAsia"/>
        </w:rPr>
        <w:t>-</w:t>
      </w:r>
      <w:r>
        <w:t xml:space="preserve"> </w:t>
      </w:r>
      <w:r>
        <w:rPr>
          <w:rFonts w:hint="eastAsia" w:hAnsi="宋体"/>
        </w:rPr>
        <w:t>α</w:t>
      </w:r>
      <w:r>
        <w:rPr>
          <w:rFonts w:hint="eastAsia"/>
        </w:rPr>
        <w:t>） +</w:t>
      </w:r>
      <w:r>
        <w:t xml:space="preserve"> RSSI</w:t>
      </w:r>
      <w:r>
        <w:rPr>
          <w:vertAlign w:val="subscript"/>
        </w:rPr>
        <w:t>new</w:t>
      </w:r>
      <w:r>
        <w:t xml:space="preserve"> </w:t>
      </w:r>
      <w:r>
        <w:rPr>
          <w:rFonts w:hint="eastAsia" w:hAnsi="宋体"/>
        </w:rPr>
        <w:t>×α。</w:t>
      </w:r>
    </w:p>
    <w:p w14:paraId="4482F5C1">
      <w:pPr>
        <w:pStyle w:val="50"/>
      </w:pPr>
      <w:r>
        <w:t>信噪比统计</w:t>
      </w:r>
      <w:r>
        <w:rPr>
          <w:rFonts w:hint="eastAsia"/>
        </w:rPr>
        <w:t>：S</w:t>
      </w:r>
      <w:r>
        <w:t xml:space="preserve">NR </w:t>
      </w:r>
      <w:r>
        <w:rPr>
          <w:rFonts w:hint="eastAsia"/>
        </w:rPr>
        <w:t>=</w:t>
      </w:r>
      <w:r>
        <w:t xml:space="preserve"> SNR</w:t>
      </w:r>
      <w:r>
        <w:rPr>
          <w:vertAlign w:val="subscript"/>
        </w:rPr>
        <w:t>old</w:t>
      </w:r>
      <w:r>
        <w:t xml:space="preserve"> </w:t>
      </w:r>
      <w:r>
        <w:rPr>
          <w:rFonts w:hint="eastAsia"/>
        </w:rPr>
        <w:t>×</w:t>
      </w:r>
      <w:r>
        <w:t xml:space="preserve"> </w:t>
      </w:r>
      <w:r>
        <w:rPr>
          <w:rFonts w:hint="eastAsia"/>
        </w:rPr>
        <w:t>（1</w:t>
      </w:r>
      <w:r>
        <w:t xml:space="preserve"> </w:t>
      </w:r>
      <w:r>
        <w:rPr>
          <w:rFonts w:hint="eastAsia"/>
        </w:rPr>
        <w:t>-</w:t>
      </w:r>
      <w:r>
        <w:t xml:space="preserve"> </w:t>
      </w:r>
      <w:r>
        <w:rPr>
          <w:rFonts w:hint="eastAsia"/>
        </w:rPr>
        <w:t>α） +</w:t>
      </w:r>
      <w:r>
        <w:t xml:space="preserve"> SNR</w:t>
      </w:r>
      <w:r>
        <w:rPr>
          <w:vertAlign w:val="subscript"/>
        </w:rPr>
        <w:t>new</w:t>
      </w:r>
      <w:r>
        <w:t xml:space="preserve"> </w:t>
      </w:r>
      <w:r>
        <w:rPr>
          <w:rFonts w:hint="eastAsia"/>
        </w:rPr>
        <w:t>× α。</w:t>
      </w:r>
    </w:p>
    <w:p w14:paraId="42486EC8">
      <w:pPr>
        <w:pStyle w:val="50"/>
      </w:pPr>
      <w:r>
        <w:t>信号强度和信噪比可用于辅助路径的评估</w:t>
      </w:r>
      <w:r>
        <w:rPr>
          <w:rFonts w:hint="eastAsia"/>
        </w:rPr>
        <w:t>，</w:t>
      </w:r>
      <w:r>
        <w:t>主要可以使用在以下场景</w:t>
      </w:r>
      <w:r>
        <w:rPr>
          <w:rFonts w:hint="eastAsia"/>
        </w:rPr>
        <w:t>：</w:t>
      </w:r>
    </w:p>
    <w:p w14:paraId="48B9C5D2">
      <w:pPr>
        <w:pStyle w:val="50"/>
      </w:pPr>
      <w:r>
        <w:t>当前节点通信率统计时长不足时</w:t>
      </w:r>
      <w:r>
        <w:rPr>
          <w:rFonts w:hint="eastAsia"/>
        </w:rPr>
        <w:t>，</w:t>
      </w:r>
      <w:r>
        <w:t>可以根据信号强度和信噪比估计通信率</w:t>
      </w:r>
      <w:r>
        <w:rPr>
          <w:rFonts w:hint="eastAsia"/>
        </w:rPr>
        <w:t>，</w:t>
      </w:r>
      <w:r>
        <w:t>比如在节点</w:t>
      </w:r>
      <w:r>
        <w:rPr>
          <w:rFonts w:hint="eastAsia"/>
        </w:rPr>
        <w:t>加入</w:t>
      </w:r>
      <w:r>
        <w:t>网络</w:t>
      </w:r>
      <w:r>
        <w:rPr>
          <w:rFonts w:hint="eastAsia"/>
        </w:rPr>
        <w:t>时；</w:t>
      </w:r>
    </w:p>
    <w:p w14:paraId="6309C7E7">
      <w:pPr>
        <w:pStyle w:val="50"/>
      </w:pPr>
      <w:r>
        <w:rPr>
          <w:rFonts w:hint="eastAsia"/>
        </w:rPr>
        <w:t>由于</w:t>
      </w:r>
      <w:r>
        <w:t>短帧评估的通信率与长帧评估的通信率在通信临界点上存在较大的差异，在路径评估时可以参考节点间的信号强度和信噪比</w:t>
      </w:r>
      <w:r>
        <w:rPr>
          <w:rFonts w:hint="eastAsia"/>
        </w:rPr>
        <w:t>；</w:t>
      </w:r>
    </w:p>
    <w:p w14:paraId="317A3439">
      <w:pPr>
        <w:pStyle w:val="50"/>
      </w:pPr>
      <w:r>
        <w:rPr>
          <w:rFonts w:hint="eastAsia"/>
        </w:rPr>
        <w:t>在</w:t>
      </w:r>
      <w:r>
        <w:t>信道发生突变时，通信率</w:t>
      </w:r>
      <w:r>
        <w:rPr>
          <w:rFonts w:hint="eastAsia"/>
        </w:rPr>
        <w:t>反馈</w:t>
      </w:r>
      <w:r>
        <w:t>链路质量较慢</w:t>
      </w:r>
      <w:del w:id="224" w:author="GaaihoengNg" w:date="2026-02-27T14:00:48Z">
        <w:r>
          <w:rPr/>
          <w:delText>时</w:delText>
        </w:r>
      </w:del>
      <w:r>
        <w:t>，可以通过信号强度和信噪比来感知信道的变化。</w:t>
      </w:r>
    </w:p>
    <w:p w14:paraId="03A8369F">
      <w:pPr>
        <w:rPr>
          <w:del w:id="225" w:author="GaaihoengNg" w:date="2026-02-27T14:00:29Z"/>
        </w:rPr>
      </w:pPr>
    </w:p>
    <w:p w14:paraId="440AED3D">
      <w:pPr>
        <w:pStyle w:val="57"/>
        <w:ind w:left="420" w:hanging="420"/>
      </w:pPr>
      <w:r>
        <w:t>动态路由维护</w:t>
      </w:r>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p>
    <w:p w14:paraId="0D492B63">
      <w:pPr>
        <w:pStyle w:val="50"/>
      </w:pPr>
      <w:r>
        <w:t>动态路由维护，主要是指网络中的站点，需要实时的判断周边邻居站点的信道情况，选择更好的代理站点。</w:t>
      </w:r>
    </w:p>
    <w:p w14:paraId="30022D76">
      <w:pPr>
        <w:pStyle w:val="50"/>
      </w:pPr>
      <w:r>
        <w:t>在网络组网的过程中，站点可以通过判断接收信标帧的情况，来判断周围站点的信道质量；在组网完成后，网络中主要的维护报文就是发现列表报文和信标帧，各级站点可以通过判断接收邻居站点的发现列表报文和信标帧的情况，以及邻居站点的变化情况选择更好的代理。</w:t>
      </w:r>
    </w:p>
    <w:p w14:paraId="3732F6D8">
      <w:pPr>
        <w:pStyle w:val="50"/>
      </w:pPr>
      <w:r>
        <w:t>当STA站点评估出一个新的代理站点时，可以通过代理变更请求报文，向CCO发起代理变更请求。CCO根据网络拓扑的组成，可以在STA站点申请的备选代理中指定一个站点，作为STA站点的新代理。当CCO判断变更后的网络拓扑层级会超过层级上限（最大支持15个层级）时，不会响应代理变更请求，并且不会发送代理变更请求确认报文。</w:t>
      </w:r>
    </w:p>
    <w:p w14:paraId="2067CDD4">
      <w:pPr>
        <w:pStyle w:val="50"/>
      </w:pPr>
      <w:r>
        <w:t>当一个新代理PCO被确认后，CCO需要发送代理变更确认报文等，将STA站点以及新代理PCO的情况，通过逐级代理转发给请求代理变更的站点。逐级代理在转发代理变更确认等报文的过程中，可以通过该报文中的“子站点条目”等信息（见第</w:t>
      </w:r>
      <w:r>
        <w:rPr>
          <w:rFonts w:hint="eastAsia"/>
        </w:rPr>
        <w:t>6.4.6.10</w:t>
      </w:r>
      <w:r>
        <w:t>节），实时的刷新到达“子站点条目”中站点的间接路由。STA站点最终也可以根据“子站点条目”信息，刷新本地的直接路由和间接路由。</w:t>
      </w:r>
    </w:p>
    <w:p w14:paraId="34DC4B89">
      <w:pPr>
        <w:pStyle w:val="50"/>
      </w:pPr>
      <w:r>
        <w:t>所以，在组网完成后，网络维护的过程中，全网站点的路由表项，主要通过代理变更的过程来完成实时刷新。</w:t>
      </w:r>
    </w:p>
    <w:p w14:paraId="38083E60">
      <w:pPr>
        <w:pStyle w:val="57"/>
        <w:ind w:left="420" w:hanging="420"/>
      </w:pPr>
      <w:bookmarkStart w:id="4061" w:name="_Toc18883"/>
      <w:bookmarkStart w:id="4062" w:name="_Toc32219"/>
      <w:bookmarkStart w:id="4063" w:name="_Toc439785827"/>
      <w:bookmarkStart w:id="4064" w:name="_Toc27862"/>
      <w:r>
        <w:t>周期参数</w:t>
      </w:r>
      <w:bookmarkEnd w:id="4061"/>
      <w:bookmarkEnd w:id="4062"/>
      <w:bookmarkEnd w:id="4063"/>
      <w:bookmarkEnd w:id="4064"/>
    </w:p>
    <w:p w14:paraId="3767DBF0">
      <w:pPr>
        <w:pStyle w:val="50"/>
      </w:pPr>
      <w:r>
        <w:t>在整个网络维护的机制中，存在一些周期性的参数设计，具体内容整理如</w:t>
      </w:r>
      <w:r>
        <w:fldChar w:fldCharType="begin"/>
      </w:r>
      <w:r>
        <w:instrText xml:space="preserve"> REF _Ref74817999 \h  \* MERGEFORMAT </w:instrText>
      </w:r>
      <w:r>
        <w:fldChar w:fldCharType="separate"/>
      </w:r>
      <w:r>
        <w:t>表 184</w:t>
      </w:r>
      <w:r>
        <w:fldChar w:fldCharType="end"/>
      </w:r>
      <w:r>
        <w:t>所示</w:t>
      </w:r>
      <w:r>
        <w:rPr>
          <w:rFonts w:hint="eastAsia"/>
        </w:rPr>
        <w:t>。</w:t>
      </w:r>
    </w:p>
    <w:p w14:paraId="53914F24">
      <w:pPr>
        <w:pStyle w:val="10"/>
      </w:pPr>
      <w:bookmarkStart w:id="4065" w:name="_Ref56777930"/>
      <w:bookmarkStart w:id="4066" w:name="_Ref74817999"/>
      <w:bookmarkStart w:id="4067" w:name="_Ref432692310"/>
      <w:r>
        <w:t xml:space="preserve">表 </w:t>
      </w:r>
      <w:bookmarkEnd w:id="4065"/>
      <w:r>
        <w:fldChar w:fldCharType="begin"/>
      </w:r>
      <w:r>
        <w:instrText xml:space="preserve"> SEQ 表 \* ARABIC </w:instrText>
      </w:r>
      <w:r>
        <w:fldChar w:fldCharType="separate"/>
      </w:r>
      <w:r>
        <w:t>184</w:t>
      </w:r>
      <w:r>
        <w:fldChar w:fldCharType="end"/>
      </w:r>
      <w:bookmarkEnd w:id="4066"/>
      <w:r>
        <w:t xml:space="preserve"> 周期参数</w:t>
      </w:r>
      <w:bookmarkEnd w:id="406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9"/>
        <w:gridCol w:w="3118"/>
        <w:gridCol w:w="3219"/>
      </w:tblGrid>
      <w:tr w14:paraId="4F2A4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103A2CE3">
            <w:pPr>
              <w:pStyle w:val="125"/>
              <w:rPr>
                <w:rFonts w:ascii="Times New Roman" w:hAnsi="Times New Roman"/>
                <w:color w:val="000000"/>
                <w:sz w:val="18"/>
                <w:szCs w:val="18"/>
              </w:rPr>
            </w:pPr>
            <w:r>
              <w:rPr>
                <w:rFonts w:ascii="Times New Roman" w:hAnsi="Times New Roman"/>
                <w:color w:val="000000"/>
                <w:sz w:val="18"/>
                <w:szCs w:val="18"/>
              </w:rPr>
              <w:t>名称</w:t>
            </w:r>
          </w:p>
        </w:tc>
        <w:tc>
          <w:tcPr>
            <w:tcW w:w="3118" w:type="dxa"/>
            <w:vAlign w:val="center"/>
          </w:tcPr>
          <w:p w14:paraId="19DE6E97">
            <w:pPr>
              <w:pStyle w:val="125"/>
              <w:rPr>
                <w:rFonts w:ascii="Times New Roman" w:hAnsi="Times New Roman"/>
                <w:color w:val="000000"/>
                <w:sz w:val="18"/>
                <w:szCs w:val="18"/>
              </w:rPr>
            </w:pPr>
            <w:r>
              <w:rPr>
                <w:rFonts w:ascii="Times New Roman" w:hAnsi="Times New Roman"/>
                <w:color w:val="000000"/>
                <w:sz w:val="18"/>
                <w:szCs w:val="18"/>
              </w:rPr>
              <w:t>参数约束</w:t>
            </w:r>
          </w:p>
        </w:tc>
        <w:tc>
          <w:tcPr>
            <w:tcW w:w="3219" w:type="dxa"/>
            <w:vAlign w:val="center"/>
          </w:tcPr>
          <w:p w14:paraId="1EBC3F3C">
            <w:pPr>
              <w:pStyle w:val="125"/>
              <w:rPr>
                <w:rFonts w:ascii="Times New Roman" w:hAnsi="Times New Roman"/>
                <w:color w:val="000000"/>
                <w:sz w:val="18"/>
                <w:szCs w:val="18"/>
              </w:rPr>
            </w:pPr>
            <w:r>
              <w:rPr>
                <w:rFonts w:ascii="Times New Roman" w:hAnsi="Times New Roman"/>
                <w:color w:val="000000"/>
                <w:sz w:val="18"/>
                <w:szCs w:val="18"/>
              </w:rPr>
              <w:t>动作约定</w:t>
            </w:r>
          </w:p>
        </w:tc>
      </w:tr>
      <w:tr w14:paraId="6FF40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4916D594">
            <w:pPr>
              <w:pStyle w:val="125"/>
              <w:rPr>
                <w:rFonts w:ascii="Times New Roman" w:hAnsi="Times New Roman"/>
                <w:color w:val="000000"/>
                <w:sz w:val="18"/>
                <w:szCs w:val="18"/>
              </w:rPr>
            </w:pPr>
            <w:r>
              <w:rPr>
                <w:rFonts w:ascii="Times New Roman" w:hAnsi="Times New Roman"/>
                <w:color w:val="000000"/>
                <w:sz w:val="18"/>
                <w:szCs w:val="18"/>
              </w:rPr>
              <w:t>邻居网络监听周期</w:t>
            </w:r>
          </w:p>
        </w:tc>
        <w:tc>
          <w:tcPr>
            <w:tcW w:w="3118" w:type="dxa"/>
            <w:vAlign w:val="center"/>
          </w:tcPr>
          <w:p w14:paraId="324E8CF0">
            <w:pPr>
              <w:pStyle w:val="125"/>
              <w:rPr>
                <w:rFonts w:ascii="Times New Roman" w:hAnsi="Times New Roman"/>
                <w:color w:val="000000"/>
                <w:sz w:val="18"/>
                <w:szCs w:val="18"/>
              </w:rPr>
            </w:pPr>
            <w:r>
              <w:rPr>
                <w:rFonts w:ascii="Times New Roman" w:hAnsi="Times New Roman"/>
                <w:color w:val="000000"/>
                <w:sz w:val="18"/>
                <w:szCs w:val="18"/>
              </w:rPr>
              <w:t>一次性周期。</w:t>
            </w:r>
          </w:p>
          <w:p w14:paraId="791922B7">
            <w:pPr>
              <w:pStyle w:val="125"/>
              <w:rPr>
                <w:rFonts w:ascii="Times New Roman" w:hAnsi="Times New Roman"/>
                <w:color w:val="000000"/>
                <w:sz w:val="18"/>
                <w:szCs w:val="18"/>
              </w:rPr>
            </w:pPr>
            <w:r>
              <w:rPr>
                <w:rFonts w:ascii="Times New Roman" w:hAnsi="Times New Roman"/>
                <w:color w:val="000000"/>
                <w:sz w:val="18"/>
                <w:szCs w:val="18"/>
              </w:rPr>
              <w:t>设置范围：小于10秒。</w:t>
            </w:r>
          </w:p>
        </w:tc>
        <w:tc>
          <w:tcPr>
            <w:tcW w:w="3219" w:type="dxa"/>
            <w:vAlign w:val="center"/>
          </w:tcPr>
          <w:p w14:paraId="62F4D3B5">
            <w:pPr>
              <w:pStyle w:val="125"/>
              <w:rPr>
                <w:rFonts w:ascii="Times New Roman" w:hAnsi="Times New Roman"/>
                <w:color w:val="000000"/>
                <w:sz w:val="18"/>
                <w:szCs w:val="18"/>
              </w:rPr>
            </w:pPr>
            <w:r>
              <w:rPr>
                <w:rFonts w:ascii="Times New Roman" w:hAnsi="Times New Roman"/>
                <w:color w:val="000000"/>
                <w:sz w:val="18"/>
                <w:szCs w:val="18"/>
              </w:rPr>
              <w:t>CCO上电后，在该周期内，监听邻居网络的网间协调帧，进行短网络标识的协商。</w:t>
            </w:r>
          </w:p>
        </w:tc>
      </w:tr>
      <w:tr w14:paraId="54EA0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2FF5AF11">
            <w:pPr>
              <w:pStyle w:val="125"/>
              <w:rPr>
                <w:rFonts w:ascii="Times New Roman" w:hAnsi="Times New Roman"/>
                <w:color w:val="000000"/>
                <w:sz w:val="18"/>
                <w:szCs w:val="18"/>
              </w:rPr>
            </w:pPr>
            <w:r>
              <w:rPr>
                <w:rFonts w:ascii="Times New Roman" w:hAnsi="Times New Roman"/>
                <w:color w:val="000000"/>
                <w:sz w:val="18"/>
                <w:szCs w:val="18"/>
              </w:rPr>
              <w:t>网间协调报文发送周期</w:t>
            </w:r>
          </w:p>
        </w:tc>
        <w:tc>
          <w:tcPr>
            <w:tcW w:w="3118" w:type="dxa"/>
            <w:vAlign w:val="center"/>
          </w:tcPr>
          <w:p w14:paraId="1D2B743B">
            <w:pPr>
              <w:pStyle w:val="125"/>
              <w:rPr>
                <w:rFonts w:ascii="Times New Roman" w:hAnsi="Times New Roman"/>
                <w:color w:val="000000"/>
                <w:sz w:val="18"/>
                <w:szCs w:val="18"/>
              </w:rPr>
            </w:pPr>
            <w:r>
              <w:rPr>
                <w:rFonts w:ascii="Times New Roman" w:hAnsi="Times New Roman"/>
                <w:color w:val="000000"/>
                <w:sz w:val="18"/>
                <w:szCs w:val="18"/>
              </w:rPr>
              <w:t>连续性周期。</w:t>
            </w:r>
          </w:p>
          <w:p w14:paraId="1A5C3E4F">
            <w:pPr>
              <w:pStyle w:val="125"/>
              <w:rPr>
                <w:rFonts w:ascii="Times New Roman" w:hAnsi="Times New Roman"/>
                <w:color w:val="000000"/>
                <w:sz w:val="18"/>
                <w:szCs w:val="18"/>
              </w:rPr>
            </w:pPr>
            <w:r>
              <w:rPr>
                <w:rFonts w:ascii="Times New Roman" w:hAnsi="Times New Roman"/>
                <w:color w:val="000000"/>
                <w:sz w:val="18"/>
                <w:szCs w:val="18"/>
              </w:rPr>
              <w:t>设置范围：小于1秒</w:t>
            </w:r>
          </w:p>
        </w:tc>
        <w:tc>
          <w:tcPr>
            <w:tcW w:w="3219" w:type="dxa"/>
            <w:vAlign w:val="center"/>
          </w:tcPr>
          <w:p w14:paraId="2B539153">
            <w:pPr>
              <w:pStyle w:val="125"/>
              <w:rPr>
                <w:rFonts w:ascii="Times New Roman" w:hAnsi="Times New Roman"/>
                <w:color w:val="000000"/>
                <w:sz w:val="18"/>
                <w:szCs w:val="18"/>
              </w:rPr>
            </w:pPr>
            <w:r>
              <w:rPr>
                <w:rFonts w:ascii="Times New Roman" w:hAnsi="Times New Roman"/>
                <w:color w:val="000000"/>
                <w:sz w:val="18"/>
                <w:szCs w:val="18"/>
              </w:rPr>
              <w:t>CCO确定短网络标识，开始组网后，在网络维护期间，需要每个周期内发送1个网间协调帧。</w:t>
            </w:r>
          </w:p>
        </w:tc>
      </w:tr>
      <w:tr w14:paraId="735E5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17A0E8D4">
            <w:pPr>
              <w:pStyle w:val="125"/>
              <w:rPr>
                <w:rFonts w:ascii="Times New Roman" w:hAnsi="Times New Roman"/>
                <w:color w:val="000000"/>
                <w:sz w:val="18"/>
                <w:szCs w:val="18"/>
              </w:rPr>
            </w:pPr>
            <w:r>
              <w:rPr>
                <w:rFonts w:ascii="Times New Roman" w:hAnsi="Times New Roman"/>
                <w:color w:val="000000"/>
                <w:sz w:val="18"/>
                <w:szCs w:val="18"/>
              </w:rPr>
              <w:t>信标周期</w:t>
            </w:r>
          </w:p>
        </w:tc>
        <w:tc>
          <w:tcPr>
            <w:tcW w:w="3118" w:type="dxa"/>
            <w:vAlign w:val="center"/>
          </w:tcPr>
          <w:p w14:paraId="0566F66F">
            <w:pPr>
              <w:pStyle w:val="125"/>
              <w:rPr>
                <w:rFonts w:ascii="Times New Roman" w:hAnsi="Times New Roman"/>
                <w:color w:val="000000"/>
                <w:sz w:val="18"/>
                <w:szCs w:val="18"/>
              </w:rPr>
            </w:pPr>
            <w:r>
              <w:rPr>
                <w:rFonts w:ascii="Times New Roman" w:hAnsi="Times New Roman"/>
                <w:color w:val="000000"/>
                <w:sz w:val="18"/>
                <w:szCs w:val="18"/>
              </w:rPr>
              <w:t>连续性周期。</w:t>
            </w:r>
          </w:p>
          <w:p w14:paraId="202F2C04">
            <w:pPr>
              <w:pStyle w:val="125"/>
              <w:rPr>
                <w:rFonts w:ascii="Times New Roman" w:hAnsi="Times New Roman"/>
                <w:color w:val="000000"/>
                <w:sz w:val="18"/>
                <w:szCs w:val="18"/>
              </w:rPr>
            </w:pPr>
            <w:r>
              <w:rPr>
                <w:rFonts w:ascii="Times New Roman" w:hAnsi="Times New Roman"/>
                <w:color w:val="000000"/>
                <w:sz w:val="18"/>
                <w:szCs w:val="18"/>
              </w:rPr>
              <w:t>CCO根据本网络的规模，可设置本网络的信标周期。</w:t>
            </w:r>
          </w:p>
          <w:p w14:paraId="51D8EB88">
            <w:pPr>
              <w:pStyle w:val="125"/>
              <w:rPr>
                <w:rFonts w:ascii="Times New Roman" w:hAnsi="Times New Roman"/>
                <w:color w:val="000000"/>
                <w:sz w:val="18"/>
                <w:szCs w:val="18"/>
              </w:rPr>
            </w:pPr>
            <w:r>
              <w:rPr>
                <w:rFonts w:ascii="Times New Roman" w:hAnsi="Times New Roman"/>
                <w:color w:val="000000"/>
                <w:sz w:val="18"/>
                <w:szCs w:val="18"/>
              </w:rPr>
              <w:t>设置范围：1-1</w:t>
            </w:r>
            <w:r>
              <w:rPr>
                <w:rFonts w:hint="eastAsia" w:ascii="Times New Roman" w:hAnsi="Times New Roman"/>
                <w:color w:val="000000"/>
                <w:sz w:val="18"/>
                <w:szCs w:val="18"/>
              </w:rPr>
              <w:t>5</w:t>
            </w:r>
            <w:r>
              <w:rPr>
                <w:rFonts w:ascii="Times New Roman" w:hAnsi="Times New Roman"/>
                <w:color w:val="000000"/>
                <w:sz w:val="18"/>
                <w:szCs w:val="18"/>
              </w:rPr>
              <w:t>秒。</w:t>
            </w:r>
          </w:p>
          <w:p w14:paraId="4E52F16D">
            <w:pPr>
              <w:pStyle w:val="125"/>
              <w:rPr>
                <w:rFonts w:ascii="Times New Roman" w:hAnsi="Times New Roman"/>
                <w:color w:val="000000"/>
                <w:sz w:val="18"/>
                <w:szCs w:val="18"/>
              </w:rPr>
            </w:pPr>
          </w:p>
        </w:tc>
        <w:tc>
          <w:tcPr>
            <w:tcW w:w="3219" w:type="dxa"/>
            <w:vAlign w:val="center"/>
          </w:tcPr>
          <w:p w14:paraId="39554FDB">
            <w:pPr>
              <w:pStyle w:val="125"/>
              <w:rPr>
                <w:rFonts w:ascii="Times New Roman" w:hAnsi="Times New Roman"/>
                <w:color w:val="000000"/>
                <w:sz w:val="18"/>
                <w:szCs w:val="18"/>
              </w:rPr>
            </w:pPr>
            <w:r>
              <w:rPr>
                <w:rFonts w:ascii="Times New Roman" w:hAnsi="Times New Roman"/>
                <w:color w:val="000000"/>
                <w:sz w:val="18"/>
                <w:szCs w:val="18"/>
              </w:rPr>
              <w:t>CCO在每个信标周期中，须要发送中央信标；</w:t>
            </w:r>
          </w:p>
          <w:p w14:paraId="4E6F0D4D">
            <w:pPr>
              <w:pStyle w:val="125"/>
              <w:rPr>
                <w:rFonts w:ascii="Times New Roman" w:hAnsi="Times New Roman"/>
                <w:color w:val="000000"/>
                <w:sz w:val="18"/>
                <w:szCs w:val="18"/>
              </w:rPr>
            </w:pPr>
            <w:r>
              <w:rPr>
                <w:rFonts w:ascii="Times New Roman" w:hAnsi="Times New Roman"/>
                <w:color w:val="000000"/>
                <w:sz w:val="18"/>
                <w:szCs w:val="18"/>
              </w:rPr>
              <w:t>每个代理站点在每个信标周期中，都要发送代理信标，发送时间根据中央信标的安排；</w:t>
            </w:r>
          </w:p>
          <w:p w14:paraId="6FED6865">
            <w:pPr>
              <w:pStyle w:val="125"/>
              <w:rPr>
                <w:rFonts w:ascii="Times New Roman" w:hAnsi="Times New Roman"/>
                <w:color w:val="000000"/>
                <w:sz w:val="18"/>
                <w:szCs w:val="18"/>
              </w:rPr>
            </w:pPr>
            <w:r>
              <w:rPr>
                <w:rFonts w:ascii="Times New Roman" w:hAnsi="Times New Roman"/>
                <w:color w:val="000000"/>
                <w:sz w:val="18"/>
                <w:szCs w:val="18"/>
              </w:rPr>
              <w:t>每个信标周期中，部分STA站点会被CCO安排发送发现信标。</w:t>
            </w:r>
          </w:p>
        </w:tc>
      </w:tr>
      <w:tr w14:paraId="15C61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5E38F18E">
            <w:pPr>
              <w:pStyle w:val="125"/>
              <w:rPr>
                <w:rFonts w:ascii="Times New Roman" w:hAnsi="Times New Roman"/>
                <w:color w:val="000000"/>
                <w:sz w:val="18"/>
                <w:szCs w:val="18"/>
              </w:rPr>
            </w:pPr>
            <w:r>
              <w:rPr>
                <w:rFonts w:ascii="Times New Roman" w:hAnsi="Times New Roman"/>
                <w:color w:val="000000"/>
                <w:sz w:val="18"/>
                <w:szCs w:val="18"/>
              </w:rPr>
              <w:t>路由周期</w:t>
            </w:r>
          </w:p>
        </w:tc>
        <w:tc>
          <w:tcPr>
            <w:tcW w:w="3118" w:type="dxa"/>
            <w:vAlign w:val="center"/>
          </w:tcPr>
          <w:p w14:paraId="584EC640">
            <w:pPr>
              <w:pStyle w:val="125"/>
              <w:rPr>
                <w:rFonts w:ascii="Times New Roman" w:hAnsi="Times New Roman"/>
                <w:color w:val="000000"/>
                <w:sz w:val="18"/>
                <w:szCs w:val="18"/>
              </w:rPr>
            </w:pPr>
            <w:r>
              <w:rPr>
                <w:rFonts w:ascii="Times New Roman" w:hAnsi="Times New Roman"/>
                <w:color w:val="000000"/>
                <w:sz w:val="18"/>
                <w:szCs w:val="18"/>
              </w:rPr>
              <w:t>连续性周期。</w:t>
            </w:r>
          </w:p>
          <w:p w14:paraId="6E111400">
            <w:pPr>
              <w:pStyle w:val="125"/>
              <w:rPr>
                <w:rFonts w:ascii="Times New Roman" w:hAnsi="Times New Roman"/>
                <w:color w:val="000000"/>
                <w:sz w:val="18"/>
                <w:szCs w:val="18"/>
              </w:rPr>
            </w:pPr>
            <w:r>
              <w:rPr>
                <w:rFonts w:ascii="Times New Roman" w:hAnsi="Times New Roman"/>
                <w:color w:val="000000"/>
                <w:sz w:val="18"/>
                <w:szCs w:val="18"/>
              </w:rPr>
              <w:t>CCO根据本网络的规模，可设置本网络的路由周期。</w:t>
            </w:r>
          </w:p>
          <w:p w14:paraId="59BDC01E">
            <w:pPr>
              <w:pStyle w:val="125"/>
              <w:rPr>
                <w:rFonts w:ascii="Times New Roman" w:hAnsi="Times New Roman"/>
                <w:color w:val="000000"/>
                <w:sz w:val="18"/>
                <w:szCs w:val="18"/>
              </w:rPr>
            </w:pPr>
            <w:r>
              <w:rPr>
                <w:rFonts w:ascii="Times New Roman" w:hAnsi="Times New Roman"/>
                <w:color w:val="000000"/>
                <w:sz w:val="18"/>
                <w:szCs w:val="18"/>
              </w:rPr>
              <w:t>设置范围：20-420秒</w:t>
            </w:r>
          </w:p>
        </w:tc>
        <w:tc>
          <w:tcPr>
            <w:tcW w:w="3219" w:type="dxa"/>
            <w:vAlign w:val="center"/>
          </w:tcPr>
          <w:p w14:paraId="57B42314">
            <w:pPr>
              <w:pStyle w:val="125"/>
              <w:rPr>
                <w:rFonts w:ascii="Times New Roman" w:hAnsi="Times New Roman"/>
                <w:color w:val="000000"/>
                <w:sz w:val="18"/>
                <w:szCs w:val="18"/>
              </w:rPr>
            </w:pPr>
            <w:r>
              <w:rPr>
                <w:rFonts w:ascii="Times New Roman" w:hAnsi="Times New Roman"/>
                <w:color w:val="000000"/>
                <w:sz w:val="18"/>
                <w:szCs w:val="18"/>
              </w:rPr>
              <w:t>STA站点，在路由周期内，评估自己的代理站点，可发起代理变更请求。</w:t>
            </w:r>
          </w:p>
        </w:tc>
      </w:tr>
      <w:tr w14:paraId="10279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42FCD859">
            <w:pPr>
              <w:pStyle w:val="125"/>
              <w:rPr>
                <w:rFonts w:ascii="Times New Roman" w:hAnsi="Times New Roman"/>
                <w:color w:val="000000"/>
                <w:sz w:val="18"/>
                <w:szCs w:val="18"/>
              </w:rPr>
            </w:pPr>
            <w:r>
              <w:rPr>
                <w:rFonts w:ascii="Times New Roman" w:hAnsi="Times New Roman"/>
                <w:color w:val="000000"/>
                <w:sz w:val="18"/>
                <w:szCs w:val="18"/>
              </w:rPr>
              <w:t>发现列表报文发送周期</w:t>
            </w:r>
          </w:p>
        </w:tc>
        <w:tc>
          <w:tcPr>
            <w:tcW w:w="3118" w:type="dxa"/>
            <w:vAlign w:val="center"/>
          </w:tcPr>
          <w:p w14:paraId="6E046FA6">
            <w:pPr>
              <w:pStyle w:val="125"/>
              <w:rPr>
                <w:rFonts w:ascii="Times New Roman" w:hAnsi="Times New Roman"/>
                <w:color w:val="000000"/>
                <w:sz w:val="18"/>
                <w:szCs w:val="18"/>
              </w:rPr>
            </w:pPr>
            <w:r>
              <w:rPr>
                <w:rFonts w:ascii="Times New Roman" w:hAnsi="Times New Roman"/>
                <w:color w:val="000000"/>
                <w:sz w:val="18"/>
                <w:szCs w:val="18"/>
              </w:rPr>
              <w:t>连续性周期。</w:t>
            </w:r>
          </w:p>
          <w:p w14:paraId="53F49350">
            <w:pPr>
              <w:pStyle w:val="125"/>
              <w:rPr>
                <w:rFonts w:ascii="Times New Roman" w:hAnsi="Times New Roman"/>
                <w:color w:val="000000"/>
                <w:sz w:val="18"/>
                <w:szCs w:val="18"/>
              </w:rPr>
            </w:pPr>
            <w:r>
              <w:rPr>
                <w:rFonts w:ascii="Times New Roman" w:hAnsi="Times New Roman"/>
                <w:color w:val="000000"/>
                <w:sz w:val="18"/>
                <w:szCs w:val="18"/>
              </w:rPr>
              <w:t>根据路由周期来设置。</w:t>
            </w:r>
          </w:p>
          <w:p w14:paraId="44D18748">
            <w:pPr>
              <w:pStyle w:val="125"/>
              <w:rPr>
                <w:rFonts w:ascii="Times New Roman" w:hAnsi="Times New Roman"/>
                <w:color w:val="000000"/>
                <w:sz w:val="18"/>
                <w:szCs w:val="18"/>
              </w:rPr>
            </w:pPr>
            <w:r>
              <w:rPr>
                <w:rFonts w:ascii="Times New Roman" w:hAnsi="Times New Roman"/>
                <w:color w:val="000000"/>
                <w:sz w:val="18"/>
                <w:szCs w:val="18"/>
              </w:rPr>
              <w:t>设置范围：1个路由周期</w:t>
            </w:r>
          </w:p>
        </w:tc>
        <w:tc>
          <w:tcPr>
            <w:tcW w:w="3219" w:type="dxa"/>
            <w:vAlign w:val="center"/>
          </w:tcPr>
          <w:p w14:paraId="2368AA17">
            <w:pPr>
              <w:pStyle w:val="125"/>
              <w:rPr>
                <w:rFonts w:ascii="Times New Roman" w:hAnsi="Times New Roman"/>
                <w:color w:val="000000"/>
                <w:sz w:val="18"/>
                <w:szCs w:val="18"/>
              </w:rPr>
            </w:pPr>
            <w:r>
              <w:rPr>
                <w:rFonts w:ascii="Times New Roman" w:hAnsi="Times New Roman"/>
                <w:color w:val="000000"/>
                <w:sz w:val="18"/>
                <w:szCs w:val="18"/>
              </w:rPr>
              <w:t>网络中所有站点，在该周期内，至少发送10个发现列表报文。</w:t>
            </w:r>
          </w:p>
        </w:tc>
      </w:tr>
      <w:tr w14:paraId="036F9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1E178F7F">
            <w:pPr>
              <w:pStyle w:val="125"/>
              <w:rPr>
                <w:rFonts w:ascii="Times New Roman" w:hAnsi="Times New Roman"/>
                <w:color w:val="000000"/>
                <w:sz w:val="18"/>
                <w:szCs w:val="18"/>
              </w:rPr>
            </w:pPr>
            <w:r>
              <w:rPr>
                <w:rFonts w:ascii="Times New Roman" w:hAnsi="Times New Roman"/>
                <w:color w:val="000000"/>
                <w:sz w:val="18"/>
                <w:szCs w:val="18"/>
              </w:rPr>
              <w:t>心跳检测报文产生周期</w:t>
            </w:r>
          </w:p>
        </w:tc>
        <w:tc>
          <w:tcPr>
            <w:tcW w:w="3118" w:type="dxa"/>
            <w:vAlign w:val="center"/>
          </w:tcPr>
          <w:p w14:paraId="65ECD321">
            <w:pPr>
              <w:pStyle w:val="125"/>
              <w:rPr>
                <w:rFonts w:ascii="Times New Roman" w:hAnsi="Times New Roman"/>
                <w:color w:val="000000"/>
                <w:sz w:val="18"/>
                <w:szCs w:val="18"/>
              </w:rPr>
            </w:pPr>
            <w:r>
              <w:rPr>
                <w:rFonts w:ascii="Times New Roman" w:hAnsi="Times New Roman"/>
                <w:color w:val="000000"/>
                <w:sz w:val="18"/>
                <w:szCs w:val="18"/>
              </w:rPr>
              <w:t>连续性周期</w:t>
            </w:r>
          </w:p>
          <w:p w14:paraId="40CF7775">
            <w:pPr>
              <w:pStyle w:val="125"/>
              <w:rPr>
                <w:rFonts w:ascii="Times New Roman" w:hAnsi="Times New Roman"/>
                <w:color w:val="000000"/>
                <w:sz w:val="18"/>
                <w:szCs w:val="18"/>
              </w:rPr>
            </w:pPr>
            <w:r>
              <w:rPr>
                <w:rFonts w:ascii="Times New Roman" w:hAnsi="Times New Roman"/>
                <w:color w:val="000000"/>
                <w:sz w:val="18"/>
                <w:szCs w:val="18"/>
              </w:rPr>
              <w:t>根据路由周期来设置。</w:t>
            </w:r>
          </w:p>
          <w:p w14:paraId="2D5E9174">
            <w:pPr>
              <w:pStyle w:val="125"/>
              <w:rPr>
                <w:rFonts w:ascii="Times New Roman" w:hAnsi="Times New Roman"/>
                <w:color w:val="000000"/>
                <w:sz w:val="18"/>
                <w:szCs w:val="18"/>
              </w:rPr>
            </w:pPr>
            <w:r>
              <w:rPr>
                <w:rFonts w:ascii="Times New Roman" w:hAnsi="Times New Roman"/>
                <w:color w:val="000000"/>
                <w:sz w:val="18"/>
                <w:szCs w:val="18"/>
              </w:rPr>
              <w:t>设置范围：1/8个路由周期</w:t>
            </w:r>
          </w:p>
        </w:tc>
        <w:tc>
          <w:tcPr>
            <w:tcW w:w="3219" w:type="dxa"/>
            <w:vAlign w:val="center"/>
          </w:tcPr>
          <w:p w14:paraId="6715BFE9">
            <w:pPr>
              <w:pStyle w:val="125"/>
              <w:rPr>
                <w:rFonts w:ascii="Times New Roman" w:hAnsi="Times New Roman"/>
                <w:color w:val="000000"/>
                <w:sz w:val="18"/>
                <w:szCs w:val="18"/>
              </w:rPr>
            </w:pPr>
            <w:r>
              <w:rPr>
                <w:rFonts w:ascii="Times New Roman" w:hAnsi="Times New Roman"/>
                <w:color w:val="000000"/>
                <w:sz w:val="18"/>
                <w:szCs w:val="18"/>
              </w:rPr>
              <w:t>高层级代理站点，在该周期内，产生1个心跳检测报文。</w:t>
            </w:r>
          </w:p>
        </w:tc>
      </w:tr>
      <w:tr w14:paraId="0EF79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10BDBC6E">
            <w:pPr>
              <w:pStyle w:val="125"/>
              <w:rPr>
                <w:rFonts w:ascii="Times New Roman" w:hAnsi="Times New Roman"/>
                <w:color w:val="000000"/>
                <w:sz w:val="18"/>
                <w:szCs w:val="18"/>
              </w:rPr>
            </w:pPr>
            <w:r>
              <w:rPr>
                <w:rFonts w:ascii="Times New Roman" w:hAnsi="Times New Roman"/>
                <w:color w:val="000000"/>
                <w:sz w:val="18"/>
                <w:szCs w:val="18"/>
              </w:rPr>
              <w:t>通信成功率上报周期</w:t>
            </w:r>
          </w:p>
        </w:tc>
        <w:tc>
          <w:tcPr>
            <w:tcW w:w="3118" w:type="dxa"/>
            <w:vAlign w:val="center"/>
          </w:tcPr>
          <w:p w14:paraId="5830DD68">
            <w:pPr>
              <w:pStyle w:val="125"/>
              <w:rPr>
                <w:rFonts w:ascii="Times New Roman" w:hAnsi="Times New Roman"/>
                <w:color w:val="000000"/>
                <w:sz w:val="18"/>
                <w:szCs w:val="18"/>
              </w:rPr>
            </w:pPr>
            <w:r>
              <w:rPr>
                <w:rFonts w:ascii="Times New Roman" w:hAnsi="Times New Roman"/>
                <w:color w:val="000000"/>
                <w:sz w:val="18"/>
                <w:szCs w:val="18"/>
              </w:rPr>
              <w:t>连续性周期。</w:t>
            </w:r>
          </w:p>
          <w:p w14:paraId="3BEE1091">
            <w:pPr>
              <w:pStyle w:val="125"/>
              <w:rPr>
                <w:rFonts w:ascii="Times New Roman" w:hAnsi="Times New Roman"/>
                <w:color w:val="000000"/>
                <w:sz w:val="18"/>
                <w:szCs w:val="18"/>
              </w:rPr>
            </w:pPr>
            <w:r>
              <w:rPr>
                <w:rFonts w:ascii="Times New Roman" w:hAnsi="Times New Roman"/>
                <w:color w:val="000000"/>
                <w:sz w:val="18"/>
                <w:szCs w:val="18"/>
              </w:rPr>
              <w:t>根据路由周期来设置。</w:t>
            </w:r>
          </w:p>
          <w:p w14:paraId="24456CB1">
            <w:pPr>
              <w:pStyle w:val="125"/>
              <w:rPr>
                <w:rFonts w:ascii="Times New Roman" w:hAnsi="Times New Roman"/>
                <w:color w:val="000000"/>
                <w:sz w:val="18"/>
                <w:szCs w:val="18"/>
              </w:rPr>
            </w:pPr>
            <w:r>
              <w:rPr>
                <w:rFonts w:ascii="Times New Roman" w:hAnsi="Times New Roman"/>
                <w:color w:val="000000"/>
                <w:sz w:val="18"/>
                <w:szCs w:val="18"/>
              </w:rPr>
              <w:t>设置范围：4个路由周期</w:t>
            </w:r>
          </w:p>
        </w:tc>
        <w:tc>
          <w:tcPr>
            <w:tcW w:w="3219" w:type="dxa"/>
            <w:vAlign w:val="center"/>
          </w:tcPr>
          <w:p w14:paraId="1067A6D1">
            <w:pPr>
              <w:pStyle w:val="125"/>
              <w:rPr>
                <w:rFonts w:ascii="Times New Roman" w:hAnsi="Times New Roman"/>
                <w:color w:val="000000"/>
                <w:sz w:val="18"/>
                <w:szCs w:val="18"/>
              </w:rPr>
            </w:pPr>
            <w:r>
              <w:rPr>
                <w:rFonts w:ascii="Times New Roman" w:hAnsi="Times New Roman"/>
                <w:color w:val="000000"/>
                <w:sz w:val="18"/>
                <w:szCs w:val="18"/>
              </w:rPr>
              <w:t>代理站点，在该周期内，需要产生1个通信成功率上报报文，发送给CCO。</w:t>
            </w:r>
          </w:p>
        </w:tc>
      </w:tr>
      <w:tr w14:paraId="7C52B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25398427">
            <w:pPr>
              <w:pStyle w:val="125"/>
              <w:rPr>
                <w:rFonts w:ascii="Times New Roman" w:hAnsi="Times New Roman"/>
                <w:color w:val="000000"/>
                <w:sz w:val="18"/>
                <w:szCs w:val="18"/>
              </w:rPr>
            </w:pPr>
            <w:r>
              <w:rPr>
                <w:rFonts w:ascii="Times New Roman" w:hAnsi="Times New Roman"/>
                <w:color w:val="000000"/>
                <w:sz w:val="18"/>
                <w:szCs w:val="18"/>
              </w:rPr>
              <w:t>心跳周期</w:t>
            </w:r>
          </w:p>
        </w:tc>
        <w:tc>
          <w:tcPr>
            <w:tcW w:w="3118" w:type="dxa"/>
            <w:vAlign w:val="center"/>
          </w:tcPr>
          <w:p w14:paraId="71175E0B">
            <w:pPr>
              <w:pStyle w:val="125"/>
              <w:rPr>
                <w:rFonts w:ascii="Times New Roman" w:hAnsi="Times New Roman"/>
                <w:color w:val="000000"/>
                <w:sz w:val="18"/>
                <w:szCs w:val="18"/>
              </w:rPr>
            </w:pPr>
            <w:r>
              <w:rPr>
                <w:rFonts w:ascii="Times New Roman" w:hAnsi="Times New Roman"/>
                <w:color w:val="000000"/>
                <w:sz w:val="18"/>
                <w:szCs w:val="18"/>
              </w:rPr>
              <w:t>一次性周期。</w:t>
            </w:r>
          </w:p>
          <w:p w14:paraId="704F9B3A">
            <w:pPr>
              <w:pStyle w:val="125"/>
              <w:rPr>
                <w:rFonts w:ascii="Times New Roman" w:hAnsi="Times New Roman"/>
                <w:color w:val="000000"/>
                <w:sz w:val="18"/>
                <w:szCs w:val="18"/>
              </w:rPr>
            </w:pPr>
            <w:r>
              <w:rPr>
                <w:rFonts w:ascii="Times New Roman" w:hAnsi="Times New Roman"/>
                <w:color w:val="000000"/>
                <w:sz w:val="18"/>
                <w:szCs w:val="18"/>
              </w:rPr>
              <w:t>根据路由周期来设置。</w:t>
            </w:r>
          </w:p>
          <w:p w14:paraId="13F28BB7">
            <w:pPr>
              <w:pStyle w:val="125"/>
              <w:rPr>
                <w:rFonts w:ascii="Times New Roman" w:hAnsi="Times New Roman"/>
                <w:color w:val="000000"/>
                <w:sz w:val="18"/>
                <w:szCs w:val="18"/>
              </w:rPr>
            </w:pPr>
            <w:r>
              <w:rPr>
                <w:rFonts w:ascii="Times New Roman" w:hAnsi="Times New Roman"/>
                <w:color w:val="000000"/>
                <w:sz w:val="18"/>
                <w:szCs w:val="18"/>
              </w:rPr>
              <w:t>设置范围：2个路由周期</w:t>
            </w:r>
          </w:p>
        </w:tc>
        <w:tc>
          <w:tcPr>
            <w:tcW w:w="3219" w:type="dxa"/>
            <w:vAlign w:val="center"/>
          </w:tcPr>
          <w:p w14:paraId="6B18EE0E">
            <w:pPr>
              <w:pStyle w:val="125"/>
              <w:rPr>
                <w:rFonts w:ascii="Times New Roman" w:hAnsi="Times New Roman"/>
                <w:color w:val="000000"/>
                <w:sz w:val="18"/>
                <w:szCs w:val="18"/>
              </w:rPr>
            </w:pPr>
            <w:r>
              <w:rPr>
                <w:rFonts w:ascii="Times New Roman" w:hAnsi="Times New Roman"/>
                <w:color w:val="000000"/>
                <w:sz w:val="18"/>
                <w:szCs w:val="18"/>
              </w:rPr>
              <w:t>CCO判断某个站点，在连续的1个心跳周期内，都不活跃，可判定其离线。</w:t>
            </w:r>
          </w:p>
          <w:p w14:paraId="4F530E5B">
            <w:pPr>
              <w:pStyle w:val="125"/>
              <w:rPr>
                <w:rFonts w:ascii="Times New Roman" w:hAnsi="Times New Roman"/>
                <w:color w:val="000000"/>
                <w:sz w:val="18"/>
                <w:szCs w:val="18"/>
              </w:rPr>
            </w:pPr>
            <w:r>
              <w:rPr>
                <w:rFonts w:ascii="Times New Roman" w:hAnsi="Times New Roman"/>
                <w:color w:val="000000"/>
                <w:sz w:val="18"/>
                <w:szCs w:val="18"/>
              </w:rPr>
              <w:t>CCO判断某个站点，在连续的4个心跳周期内，都不活跃，可判定其未入网。</w:t>
            </w:r>
          </w:p>
        </w:tc>
      </w:tr>
      <w:tr w14:paraId="1D742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5E363570">
            <w:pPr>
              <w:pStyle w:val="125"/>
              <w:rPr>
                <w:rFonts w:ascii="Times New Roman" w:hAnsi="Times New Roman"/>
                <w:color w:val="000000"/>
                <w:sz w:val="18"/>
                <w:szCs w:val="18"/>
              </w:rPr>
            </w:pPr>
            <w:r>
              <w:rPr>
                <w:rFonts w:hint="eastAsia" w:ascii="Times New Roman" w:hAnsi="Times New Roman"/>
                <w:color w:val="000000"/>
                <w:sz w:val="18"/>
                <w:szCs w:val="18"/>
              </w:rPr>
              <w:t>无线发现列表周期</w:t>
            </w:r>
          </w:p>
        </w:tc>
        <w:tc>
          <w:tcPr>
            <w:tcW w:w="3118" w:type="dxa"/>
            <w:vAlign w:val="center"/>
          </w:tcPr>
          <w:p w14:paraId="50507012">
            <w:pPr>
              <w:pStyle w:val="125"/>
              <w:rPr>
                <w:rFonts w:ascii="Times New Roman" w:hAnsi="Times New Roman"/>
                <w:color w:val="000000"/>
                <w:sz w:val="18"/>
                <w:szCs w:val="18"/>
              </w:rPr>
            </w:pPr>
            <w:r>
              <w:rPr>
                <w:rFonts w:hint="eastAsia" w:ascii="Times New Roman" w:hAnsi="Times New Roman"/>
                <w:color w:val="000000"/>
                <w:sz w:val="18"/>
                <w:szCs w:val="18"/>
              </w:rPr>
              <w:t>CCO根据本网络的规模，可设置本网络无线发现列表周期。</w:t>
            </w:r>
          </w:p>
          <w:p w14:paraId="7324C7D3">
            <w:pPr>
              <w:pStyle w:val="125"/>
              <w:rPr>
                <w:rFonts w:ascii="Times New Roman" w:hAnsi="Times New Roman"/>
                <w:color w:val="000000"/>
                <w:sz w:val="18"/>
                <w:szCs w:val="18"/>
              </w:rPr>
            </w:pPr>
            <w:r>
              <w:rPr>
                <w:rFonts w:hint="eastAsia" w:ascii="Times New Roman" w:hAnsi="Times New Roman"/>
                <w:color w:val="000000"/>
                <w:sz w:val="18"/>
                <w:szCs w:val="18"/>
              </w:rPr>
              <w:t>设置范围：10-255</w:t>
            </w:r>
          </w:p>
        </w:tc>
        <w:tc>
          <w:tcPr>
            <w:tcW w:w="3219" w:type="dxa"/>
            <w:vAlign w:val="center"/>
          </w:tcPr>
          <w:p w14:paraId="5974C0EE">
            <w:pPr>
              <w:pStyle w:val="125"/>
              <w:rPr>
                <w:rFonts w:ascii="Times New Roman" w:hAnsi="Times New Roman"/>
                <w:color w:val="000000"/>
                <w:sz w:val="18"/>
                <w:szCs w:val="18"/>
              </w:rPr>
            </w:pPr>
            <w:r>
              <w:rPr>
                <w:rFonts w:hint="eastAsia" w:ascii="Times New Roman" w:hAnsi="Times New Roman"/>
                <w:color w:val="000000"/>
                <w:sz w:val="18"/>
                <w:szCs w:val="18"/>
              </w:rPr>
              <w:t>网络中节点保证每1个无线发现列表周期发送1个无线发现列表报文。</w:t>
            </w:r>
          </w:p>
        </w:tc>
      </w:tr>
      <w:tr w14:paraId="7C6FB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5816E603">
            <w:pPr>
              <w:pStyle w:val="125"/>
              <w:rPr>
                <w:rFonts w:ascii="Times New Roman" w:hAnsi="Times New Roman"/>
                <w:color w:val="000000"/>
                <w:sz w:val="18"/>
                <w:szCs w:val="18"/>
              </w:rPr>
            </w:pPr>
            <w:r>
              <w:rPr>
                <w:rFonts w:hint="eastAsia" w:ascii="Times New Roman" w:hAnsi="Times New Roman"/>
                <w:color w:val="000000"/>
                <w:sz w:val="18"/>
                <w:szCs w:val="18"/>
              </w:rPr>
              <w:t>无线接收率老化周期</w:t>
            </w:r>
          </w:p>
        </w:tc>
        <w:tc>
          <w:tcPr>
            <w:tcW w:w="3118" w:type="dxa"/>
            <w:vAlign w:val="center"/>
          </w:tcPr>
          <w:p w14:paraId="2561B9AB">
            <w:pPr>
              <w:pStyle w:val="125"/>
              <w:rPr>
                <w:rFonts w:ascii="Times New Roman" w:hAnsi="Times New Roman"/>
                <w:color w:val="000000"/>
                <w:sz w:val="18"/>
                <w:szCs w:val="18"/>
              </w:rPr>
            </w:pPr>
            <w:r>
              <w:rPr>
                <w:rFonts w:hint="eastAsia" w:ascii="Times New Roman" w:hAnsi="Times New Roman"/>
                <w:color w:val="000000"/>
                <w:sz w:val="18"/>
                <w:szCs w:val="18"/>
              </w:rPr>
              <w:t>CCO根据本网络的规模，可配置无线接收率老化周期。</w:t>
            </w:r>
          </w:p>
          <w:p w14:paraId="49602A75">
            <w:pPr>
              <w:pStyle w:val="125"/>
              <w:rPr>
                <w:rFonts w:ascii="Times New Roman" w:hAnsi="Times New Roman"/>
                <w:color w:val="000000"/>
                <w:sz w:val="18"/>
                <w:szCs w:val="18"/>
              </w:rPr>
            </w:pPr>
            <w:r>
              <w:rPr>
                <w:rFonts w:hint="eastAsia" w:ascii="Times New Roman" w:hAnsi="Times New Roman"/>
                <w:color w:val="000000"/>
                <w:sz w:val="18"/>
                <w:szCs w:val="18"/>
              </w:rPr>
              <w:t>设置范围为：4-16个无线发现列表周期</w:t>
            </w:r>
          </w:p>
        </w:tc>
        <w:tc>
          <w:tcPr>
            <w:tcW w:w="3219" w:type="dxa"/>
            <w:vAlign w:val="center"/>
          </w:tcPr>
          <w:p w14:paraId="4BE90FA9">
            <w:pPr>
              <w:pStyle w:val="125"/>
              <w:rPr>
                <w:rFonts w:ascii="Times New Roman" w:hAnsi="Times New Roman"/>
                <w:color w:val="000000"/>
                <w:sz w:val="18"/>
                <w:szCs w:val="18"/>
              </w:rPr>
            </w:pPr>
            <w:r>
              <w:rPr>
                <w:rFonts w:hint="eastAsia" w:ascii="Times New Roman" w:hAnsi="Times New Roman"/>
                <w:color w:val="000000"/>
                <w:sz w:val="18"/>
                <w:szCs w:val="18"/>
              </w:rPr>
              <w:t>若超过无线接收率老化周期没有更新无线上行接收率，则老化为0。</w:t>
            </w:r>
          </w:p>
        </w:tc>
      </w:tr>
      <w:tr w14:paraId="14893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19" w:type="dxa"/>
            <w:vAlign w:val="center"/>
          </w:tcPr>
          <w:p w14:paraId="122CD07F">
            <w:pPr>
              <w:pStyle w:val="125"/>
              <w:rPr>
                <w:rFonts w:ascii="Times New Roman" w:hAnsi="Times New Roman"/>
                <w:color w:val="000000"/>
                <w:sz w:val="18"/>
                <w:szCs w:val="18"/>
              </w:rPr>
            </w:pPr>
            <w:r>
              <w:rPr>
                <w:rFonts w:hint="eastAsia" w:ascii="Times New Roman" w:hAnsi="Times New Roman"/>
                <w:color w:val="000000"/>
                <w:sz w:val="18"/>
                <w:szCs w:val="18"/>
              </w:rPr>
              <w:t>无线接收统计窗口</w:t>
            </w:r>
          </w:p>
        </w:tc>
        <w:tc>
          <w:tcPr>
            <w:tcW w:w="3118" w:type="dxa"/>
            <w:vAlign w:val="center"/>
          </w:tcPr>
          <w:p w14:paraId="3EE477C0">
            <w:pPr>
              <w:pStyle w:val="125"/>
              <w:rPr>
                <w:rFonts w:ascii="Times New Roman" w:hAnsi="Times New Roman"/>
                <w:color w:val="000000"/>
                <w:sz w:val="18"/>
                <w:szCs w:val="18"/>
              </w:rPr>
            </w:pPr>
            <w:r>
              <w:rPr>
                <w:rFonts w:hint="eastAsia" w:ascii="Times New Roman" w:hAnsi="Times New Roman"/>
                <w:color w:val="000000"/>
                <w:sz w:val="18"/>
                <w:szCs w:val="18"/>
              </w:rPr>
              <w:t>最小值为8</w:t>
            </w:r>
          </w:p>
        </w:tc>
        <w:tc>
          <w:tcPr>
            <w:tcW w:w="3219" w:type="dxa"/>
            <w:vAlign w:val="center"/>
          </w:tcPr>
          <w:p w14:paraId="7B2EBDC7">
            <w:pPr>
              <w:pStyle w:val="125"/>
              <w:rPr>
                <w:rFonts w:ascii="Times New Roman" w:hAnsi="Times New Roman"/>
                <w:color w:val="000000"/>
                <w:sz w:val="18"/>
                <w:szCs w:val="18"/>
              </w:rPr>
            </w:pPr>
            <w:r>
              <w:rPr>
                <w:rFonts w:hint="eastAsia" w:ascii="Times New Roman" w:hAnsi="Times New Roman"/>
                <w:color w:val="000000"/>
                <w:sz w:val="18"/>
                <w:szCs w:val="18"/>
              </w:rPr>
              <w:t>节点本地统计接收无线发现列表接收个数位图大小。</w:t>
            </w:r>
          </w:p>
        </w:tc>
      </w:tr>
    </w:tbl>
    <w:p w14:paraId="1B34F966">
      <w:pPr>
        <w:pStyle w:val="50"/>
      </w:pPr>
      <w:bookmarkStart w:id="4068" w:name="_Toc439785828"/>
      <w:bookmarkEnd w:id="4068"/>
    </w:p>
    <w:p w14:paraId="6C22825D">
      <w:pPr>
        <w:pStyle w:val="57"/>
        <w:ind w:left="420" w:hanging="420"/>
      </w:pPr>
      <w:bookmarkStart w:id="4069" w:name="_Toc10692"/>
      <w:bookmarkStart w:id="4070" w:name="_Toc18852"/>
      <w:bookmarkStart w:id="4071" w:name="_Toc13782"/>
      <w:r>
        <w:t>相线识别</w:t>
      </w:r>
      <w:bookmarkEnd w:id="4069"/>
      <w:bookmarkEnd w:id="4070"/>
      <w:bookmarkEnd w:id="4071"/>
    </w:p>
    <w:p w14:paraId="3A532380">
      <w:pPr>
        <w:pStyle w:val="50"/>
      </w:pPr>
      <w:r>
        <w:t>一般的电力线网络中，存在A/B/C三个相线。</w:t>
      </w:r>
    </w:p>
    <w:p w14:paraId="47F41F13">
      <w:pPr>
        <w:pStyle w:val="50"/>
      </w:pPr>
      <w:r>
        <w:t>CCO一般会同时工作在A/B/C三个相线上，与A/B/C三个相线上的站点进行通信。而STA，一般情况下，只会工作在A/B/C三个相线中的一个相线上。通常情况下，属于同一个相线的站点，具有相同的过零点时刻；而不同相线的站点，过零点时刻却不相同。</w:t>
      </w:r>
    </w:p>
    <w:p w14:paraId="5CBAFDF9">
      <w:pPr>
        <w:pStyle w:val="50"/>
      </w:pPr>
      <w:r>
        <w:t>本协议中，相线识别的过程是：CCO向STA站点下发“过零NTB采集指示报文”，指示STA进行过零NTB采集，与此同时，CCO开始采集本站点上A/B/C三个相线的过零点NTB；STA根据CCO的指示报文，完成过零点NTB采集后，通过“过零NTB上报报文”上报本站点采集的过零点NTB信息；CCO根据STA站点上报的过零点NTB信息，与自己的过零点NTB比对计算后，获得该STA站点的所属相线。</w:t>
      </w:r>
    </w:p>
    <w:p w14:paraId="4FF414CC">
      <w:pPr>
        <w:pStyle w:val="57"/>
        <w:ind w:left="420" w:hanging="420"/>
      </w:pPr>
      <w:bookmarkStart w:id="4072" w:name="_Toc399229122"/>
      <w:bookmarkStart w:id="4073" w:name="_Toc439785829"/>
      <w:bookmarkStart w:id="4074" w:name="_Toc408859995"/>
      <w:bookmarkStart w:id="4075" w:name="_Toc400799001"/>
      <w:bookmarkStart w:id="4076" w:name="_Toc402983923"/>
      <w:bookmarkStart w:id="4077" w:name="_Toc403570408"/>
      <w:bookmarkStart w:id="4078" w:name="_Toc29875"/>
      <w:bookmarkStart w:id="4079" w:name="_Toc30804"/>
      <w:bookmarkStart w:id="4080" w:name="_Toc402983457"/>
      <w:bookmarkStart w:id="4081" w:name="_Toc399259335"/>
      <w:bookmarkStart w:id="4082" w:name="_Toc405476736"/>
      <w:bookmarkStart w:id="4083" w:name="_Toc402982991"/>
      <w:bookmarkStart w:id="4084" w:name="_Toc403585394"/>
      <w:bookmarkStart w:id="4085" w:name="_Toc32635"/>
      <w:bookmarkStart w:id="4086" w:name="_Toc409125990"/>
      <w:bookmarkStart w:id="4087" w:name="_Toc399757373"/>
      <w:r>
        <w:t>应用数据</w:t>
      </w:r>
      <w:bookmarkEnd w:id="4072"/>
      <w:r>
        <w:t>汇聚分类</w:t>
      </w:r>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p>
    <w:p w14:paraId="415F981D">
      <w:pPr>
        <w:pStyle w:val="50"/>
      </w:pPr>
      <w:r>
        <w:t>网络管理子层的数据汇聚分类功能，主要是和MAC子层配合完成的。发送报文时，网络管理子层主要完成报文的分类，路由策略的确定，然后交由MAC进行发送；接收报文时，将MAC层收到的报文，转发给APP或者IP协议栈等应用层。</w:t>
      </w:r>
    </w:p>
    <w:p w14:paraId="0DD595C7">
      <w:pPr>
        <w:pStyle w:val="57"/>
        <w:ind w:left="420" w:hanging="420"/>
      </w:pPr>
      <w:bookmarkStart w:id="4088" w:name="_Toc399229123"/>
      <w:bookmarkStart w:id="4089" w:name="_Ref399230605"/>
      <w:bookmarkStart w:id="4090" w:name="_Toc403585395"/>
      <w:bookmarkStart w:id="4091" w:name="_Ref399756282"/>
      <w:bookmarkStart w:id="4092" w:name="_Toc399757374"/>
      <w:bookmarkStart w:id="4093" w:name="_Toc22626"/>
      <w:bookmarkStart w:id="4094" w:name="_Toc405476737"/>
      <w:bookmarkStart w:id="4095" w:name="_Toc408859996"/>
      <w:bookmarkStart w:id="4096" w:name="_Toc439785830"/>
      <w:bookmarkStart w:id="4097" w:name="_Ref399754531"/>
      <w:bookmarkStart w:id="4098" w:name="_Toc402982992"/>
      <w:bookmarkStart w:id="4099" w:name="_Ref74816524"/>
      <w:bookmarkStart w:id="4100" w:name="_Toc403570409"/>
      <w:bookmarkStart w:id="4101" w:name="_Ref74816519"/>
      <w:bookmarkStart w:id="4102" w:name="_Toc402983924"/>
      <w:bookmarkStart w:id="4103" w:name="_Toc31765"/>
      <w:bookmarkStart w:id="4104" w:name="_Toc400799002"/>
      <w:bookmarkStart w:id="4105" w:name="_Ref399750624"/>
      <w:bookmarkStart w:id="4106" w:name="_Toc27686"/>
      <w:bookmarkStart w:id="4107" w:name="_Ref56781464"/>
      <w:bookmarkStart w:id="4108" w:name="_Toc399259336"/>
      <w:bookmarkStart w:id="4109" w:name="_Toc402983458"/>
      <w:r>
        <w:t>报文分类</w:t>
      </w:r>
      <w:bookmarkEnd w:id="4088"/>
      <w:bookmarkEnd w:id="4089"/>
      <w:r>
        <w:t>规则</w:t>
      </w:r>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p>
    <w:p w14:paraId="5EEF4EA3">
      <w:pPr>
        <w:pStyle w:val="50"/>
      </w:pPr>
      <w:r>
        <w:t>对于发送给MAC的报文，网络管理子层根据报文的VLAN标签和MSDU类型，对报文进行分类，分配相应的LID，并且设置相应的过期时间。</w:t>
      </w:r>
    </w:p>
    <w:p w14:paraId="38A89B5C">
      <w:pPr>
        <w:pStyle w:val="50"/>
      </w:pPr>
      <w:r>
        <w:t>抄表应用的MSDU，根据其VLAN标签值，可直接对应为LID的优先级。网络管理子层的报文优先级，可自定义实现。</w:t>
      </w:r>
    </w:p>
    <w:p w14:paraId="157939CC">
      <w:pPr>
        <w:pStyle w:val="50"/>
      </w:pPr>
      <w:r>
        <w:t>在</w:t>
      </w:r>
      <w:r>
        <w:rPr>
          <w:rFonts w:hint="eastAsia"/>
        </w:rPr>
        <w:t>B</w:t>
      </w:r>
      <w:r>
        <w:t>PLC的</w:t>
      </w:r>
      <w:r>
        <w:rPr>
          <w:rFonts w:hint="eastAsia"/>
        </w:rPr>
        <w:t>S</w:t>
      </w:r>
      <w:r>
        <w:t>OF帧中</w:t>
      </w:r>
      <w:r>
        <w:rPr>
          <w:rFonts w:hint="eastAsia"/>
        </w:rPr>
        <w:t>，</w:t>
      </w:r>
      <w:r>
        <w:t>使用</w:t>
      </w:r>
      <w:r>
        <w:rPr>
          <w:rFonts w:hint="eastAsia"/>
        </w:rPr>
        <w:t>M</w:t>
      </w:r>
      <w:r>
        <w:t>PDU帧控制和</w:t>
      </w:r>
      <w:r>
        <w:rPr>
          <w:rFonts w:hint="eastAsia"/>
        </w:rPr>
        <w:t>M</w:t>
      </w:r>
      <w:r>
        <w:t>SDU头中的</w:t>
      </w:r>
      <w:r>
        <w:rPr>
          <w:rFonts w:hint="eastAsia"/>
        </w:rPr>
        <w:t>V</w:t>
      </w:r>
      <w:r>
        <w:t>LAN标签标识本帧报文的优先级</w:t>
      </w:r>
      <w:r>
        <w:rPr>
          <w:rFonts w:hint="eastAsia"/>
        </w:rPr>
        <w:t>；在ISAC-PLC的</w:t>
      </w:r>
      <w:r>
        <w:t>SOF</w:t>
      </w:r>
      <w:r>
        <w:rPr>
          <w:rFonts w:hint="eastAsia"/>
        </w:rPr>
        <w:t>帧中，使用MSDU头中的VLAN标签标识报文优先级。</w:t>
      </w:r>
    </w:p>
    <w:p w14:paraId="03A5278E">
      <w:pPr>
        <w:pStyle w:val="50"/>
      </w:pPr>
      <w:r>
        <w:t>报文的分类规则如</w:t>
      </w:r>
      <w:r>
        <w:fldChar w:fldCharType="begin"/>
      </w:r>
      <w:r>
        <w:instrText xml:space="preserve"> REF _Ref74866034 \h  \* MERGEFORMAT </w:instrText>
      </w:r>
      <w:r>
        <w:fldChar w:fldCharType="separate"/>
      </w:r>
      <w:r>
        <w:t>表 185</w:t>
      </w:r>
      <w:r>
        <w:fldChar w:fldCharType="end"/>
      </w:r>
      <w:r>
        <w:t>所示</w:t>
      </w:r>
      <w:r>
        <w:rPr>
          <w:rFonts w:hint="eastAsia"/>
        </w:rPr>
        <w:t>。</w:t>
      </w:r>
    </w:p>
    <w:p w14:paraId="53A1479F">
      <w:pPr>
        <w:pStyle w:val="10"/>
      </w:pPr>
      <w:bookmarkStart w:id="4110" w:name="_Ref56777949"/>
      <w:bookmarkStart w:id="4111" w:name="_Ref74866034"/>
      <w:bookmarkStart w:id="4112" w:name="_Toc402540159"/>
      <w:bookmarkStart w:id="4113" w:name="_Toc408860266"/>
      <w:bookmarkStart w:id="4114" w:name="_Ref399143271"/>
      <w:bookmarkStart w:id="4115" w:name="_Toc403570684"/>
      <w:bookmarkStart w:id="4116" w:name="_Toc402984173"/>
      <w:bookmarkStart w:id="4117" w:name="_Toc402983707"/>
      <w:bookmarkStart w:id="4118" w:name="_Toc399259647"/>
      <w:bookmarkStart w:id="4119" w:name="_Toc399757677"/>
      <w:bookmarkStart w:id="4120" w:name="_Toc399229451"/>
      <w:bookmarkStart w:id="4121" w:name="_Toc405476991"/>
      <w:bookmarkStart w:id="4122" w:name="_Toc405022569"/>
      <w:bookmarkStart w:id="4123" w:name="_Toc402983241"/>
      <w:r>
        <w:t xml:space="preserve">表 </w:t>
      </w:r>
      <w:bookmarkEnd w:id="4110"/>
      <w:r>
        <w:fldChar w:fldCharType="begin"/>
      </w:r>
      <w:r>
        <w:instrText xml:space="preserve"> SEQ 表 \* ARABIC </w:instrText>
      </w:r>
      <w:r>
        <w:fldChar w:fldCharType="separate"/>
      </w:r>
      <w:r>
        <w:t>185</w:t>
      </w:r>
      <w:r>
        <w:fldChar w:fldCharType="end"/>
      </w:r>
      <w:bookmarkEnd w:id="4111"/>
      <w:r>
        <w:t xml:space="preserve"> 应用报文分类规则表</w:t>
      </w:r>
      <w:bookmarkEnd w:id="4112"/>
      <w:bookmarkEnd w:id="4113"/>
      <w:bookmarkEnd w:id="4114"/>
      <w:bookmarkEnd w:id="4115"/>
      <w:bookmarkEnd w:id="4116"/>
      <w:bookmarkEnd w:id="4117"/>
      <w:bookmarkEnd w:id="4118"/>
      <w:bookmarkEnd w:id="4119"/>
      <w:bookmarkEnd w:id="4120"/>
      <w:bookmarkEnd w:id="4121"/>
      <w:bookmarkEnd w:id="4122"/>
      <w:bookmarkEnd w:id="412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134"/>
        <w:gridCol w:w="1644"/>
        <w:gridCol w:w="1843"/>
        <w:gridCol w:w="1068"/>
      </w:tblGrid>
      <w:tr w14:paraId="466EB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8" w:type="dxa"/>
            <w:vAlign w:val="center"/>
          </w:tcPr>
          <w:p w14:paraId="7CCC4F0C">
            <w:pPr>
              <w:pStyle w:val="125"/>
              <w:rPr>
                <w:rFonts w:ascii="Times New Roman" w:hAnsi="Times New Roman"/>
                <w:color w:val="000000"/>
                <w:sz w:val="18"/>
                <w:szCs w:val="18"/>
              </w:rPr>
            </w:pPr>
            <w:r>
              <w:rPr>
                <w:rFonts w:ascii="Times New Roman" w:hAnsi="Times New Roman"/>
                <w:color w:val="000000"/>
                <w:sz w:val="18"/>
                <w:szCs w:val="18"/>
              </w:rPr>
              <w:t>数据来源</w:t>
            </w:r>
          </w:p>
        </w:tc>
        <w:tc>
          <w:tcPr>
            <w:tcW w:w="1134" w:type="dxa"/>
            <w:vAlign w:val="center"/>
          </w:tcPr>
          <w:p w14:paraId="2A4E70D8">
            <w:pPr>
              <w:pStyle w:val="125"/>
              <w:rPr>
                <w:rFonts w:ascii="Times New Roman" w:hAnsi="Times New Roman"/>
                <w:color w:val="000000"/>
                <w:sz w:val="18"/>
                <w:szCs w:val="18"/>
              </w:rPr>
            </w:pPr>
            <w:r>
              <w:rPr>
                <w:rFonts w:ascii="Times New Roman" w:hAnsi="Times New Roman"/>
                <w:color w:val="000000"/>
                <w:sz w:val="18"/>
                <w:szCs w:val="18"/>
              </w:rPr>
              <w:t>VLAN标签</w:t>
            </w:r>
          </w:p>
        </w:tc>
        <w:tc>
          <w:tcPr>
            <w:tcW w:w="1644" w:type="dxa"/>
            <w:vAlign w:val="center"/>
          </w:tcPr>
          <w:p w14:paraId="376EE574">
            <w:pPr>
              <w:pStyle w:val="125"/>
              <w:rPr>
                <w:rFonts w:ascii="Times New Roman" w:hAnsi="Times New Roman"/>
                <w:color w:val="000000"/>
                <w:sz w:val="18"/>
                <w:szCs w:val="18"/>
              </w:rPr>
            </w:pPr>
            <w:r>
              <w:rPr>
                <w:rFonts w:ascii="Times New Roman" w:hAnsi="Times New Roman"/>
                <w:color w:val="000000"/>
                <w:sz w:val="18"/>
                <w:szCs w:val="18"/>
              </w:rPr>
              <w:t>MSDU类型</w:t>
            </w:r>
          </w:p>
        </w:tc>
        <w:tc>
          <w:tcPr>
            <w:tcW w:w="1843" w:type="dxa"/>
            <w:vAlign w:val="center"/>
          </w:tcPr>
          <w:p w14:paraId="248DEFE6">
            <w:pPr>
              <w:pStyle w:val="125"/>
              <w:rPr>
                <w:rFonts w:ascii="Times New Roman" w:hAnsi="Times New Roman"/>
                <w:color w:val="000000"/>
                <w:sz w:val="18"/>
                <w:szCs w:val="18"/>
              </w:rPr>
            </w:pPr>
            <w:r>
              <w:rPr>
                <w:rFonts w:ascii="Times New Roman" w:hAnsi="Times New Roman"/>
                <w:color w:val="000000"/>
                <w:sz w:val="18"/>
                <w:szCs w:val="18"/>
              </w:rPr>
              <w:t>管理消息类型</w:t>
            </w:r>
          </w:p>
        </w:tc>
        <w:tc>
          <w:tcPr>
            <w:tcW w:w="1068" w:type="dxa"/>
            <w:vAlign w:val="center"/>
          </w:tcPr>
          <w:p w14:paraId="5852908E">
            <w:pPr>
              <w:pStyle w:val="125"/>
              <w:rPr>
                <w:rFonts w:ascii="Times New Roman" w:hAnsi="Times New Roman"/>
                <w:color w:val="000000"/>
                <w:sz w:val="18"/>
                <w:szCs w:val="18"/>
              </w:rPr>
            </w:pPr>
            <w:r>
              <w:rPr>
                <w:rFonts w:ascii="Times New Roman" w:hAnsi="Times New Roman"/>
                <w:color w:val="000000"/>
                <w:sz w:val="18"/>
                <w:szCs w:val="18"/>
              </w:rPr>
              <w:t>LID</w:t>
            </w:r>
          </w:p>
        </w:tc>
      </w:tr>
      <w:tr w14:paraId="35D64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8" w:type="dxa"/>
            <w:vAlign w:val="center"/>
          </w:tcPr>
          <w:p w14:paraId="238D43BF">
            <w:pPr>
              <w:pStyle w:val="125"/>
              <w:rPr>
                <w:rFonts w:ascii="Times New Roman" w:hAnsi="Times New Roman"/>
                <w:color w:val="000000"/>
                <w:sz w:val="18"/>
                <w:szCs w:val="18"/>
              </w:rPr>
            </w:pPr>
            <w:r>
              <w:rPr>
                <w:rFonts w:ascii="Times New Roman" w:hAnsi="Times New Roman"/>
                <w:color w:val="000000"/>
                <w:sz w:val="18"/>
                <w:szCs w:val="18"/>
              </w:rPr>
              <w:t>抄表应用</w:t>
            </w:r>
          </w:p>
        </w:tc>
        <w:tc>
          <w:tcPr>
            <w:tcW w:w="1134" w:type="dxa"/>
            <w:vAlign w:val="center"/>
          </w:tcPr>
          <w:p w14:paraId="5EE56984">
            <w:pPr>
              <w:pStyle w:val="125"/>
              <w:rPr>
                <w:rFonts w:ascii="Times New Roman" w:hAnsi="Times New Roman"/>
                <w:color w:val="000000"/>
                <w:sz w:val="18"/>
                <w:szCs w:val="18"/>
              </w:rPr>
            </w:pPr>
            <w:r>
              <w:rPr>
                <w:rFonts w:ascii="Times New Roman" w:hAnsi="Times New Roman"/>
                <w:color w:val="000000"/>
                <w:sz w:val="18"/>
                <w:szCs w:val="18"/>
              </w:rPr>
              <w:t>0-3</w:t>
            </w:r>
          </w:p>
        </w:tc>
        <w:tc>
          <w:tcPr>
            <w:tcW w:w="1644" w:type="dxa"/>
            <w:vAlign w:val="center"/>
          </w:tcPr>
          <w:p w14:paraId="5DA4BF92">
            <w:pPr>
              <w:pStyle w:val="125"/>
              <w:rPr>
                <w:rFonts w:ascii="Times New Roman" w:hAnsi="Times New Roman"/>
                <w:color w:val="000000"/>
                <w:sz w:val="18"/>
                <w:szCs w:val="18"/>
              </w:rPr>
            </w:pPr>
            <w:r>
              <w:rPr>
                <w:rFonts w:ascii="Times New Roman" w:hAnsi="Times New Roman"/>
                <w:color w:val="000000"/>
                <w:sz w:val="18"/>
                <w:szCs w:val="18"/>
              </w:rPr>
              <w:t>0x01</w:t>
            </w:r>
          </w:p>
        </w:tc>
        <w:tc>
          <w:tcPr>
            <w:tcW w:w="1843" w:type="dxa"/>
            <w:vAlign w:val="center"/>
          </w:tcPr>
          <w:p w14:paraId="5910C4FE">
            <w:pPr>
              <w:pStyle w:val="125"/>
              <w:rPr>
                <w:rFonts w:ascii="Times New Roman" w:hAnsi="Times New Roman"/>
                <w:color w:val="000000"/>
                <w:sz w:val="18"/>
                <w:szCs w:val="18"/>
              </w:rPr>
            </w:pPr>
            <w:r>
              <w:rPr>
                <w:rFonts w:ascii="Times New Roman" w:hAnsi="Times New Roman"/>
                <w:color w:val="000000"/>
                <w:sz w:val="18"/>
                <w:szCs w:val="18"/>
              </w:rPr>
              <w:t>不涉及</w:t>
            </w:r>
          </w:p>
        </w:tc>
        <w:tc>
          <w:tcPr>
            <w:tcW w:w="1068" w:type="dxa"/>
            <w:vAlign w:val="center"/>
          </w:tcPr>
          <w:p w14:paraId="38835B8B">
            <w:pPr>
              <w:pStyle w:val="125"/>
              <w:rPr>
                <w:rFonts w:ascii="Times New Roman" w:hAnsi="Times New Roman"/>
                <w:color w:val="000000"/>
                <w:sz w:val="18"/>
                <w:szCs w:val="18"/>
              </w:rPr>
            </w:pPr>
            <w:r>
              <w:rPr>
                <w:rFonts w:ascii="Times New Roman" w:hAnsi="Times New Roman"/>
                <w:color w:val="000000"/>
                <w:sz w:val="18"/>
                <w:szCs w:val="18"/>
              </w:rPr>
              <w:t>0-3</w:t>
            </w:r>
          </w:p>
        </w:tc>
      </w:tr>
      <w:tr w14:paraId="13A37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8" w:type="dxa"/>
            <w:vAlign w:val="center"/>
          </w:tcPr>
          <w:p w14:paraId="78DFD8F4">
            <w:pPr>
              <w:pStyle w:val="125"/>
              <w:rPr>
                <w:rFonts w:ascii="Times New Roman" w:hAnsi="Times New Roman"/>
                <w:color w:val="000000"/>
                <w:sz w:val="18"/>
                <w:szCs w:val="18"/>
              </w:rPr>
            </w:pPr>
            <w:r>
              <w:rPr>
                <w:rFonts w:hint="eastAsia" w:ascii="Times New Roman" w:hAnsi="Times New Roman"/>
                <w:color w:val="000000"/>
                <w:sz w:val="18"/>
                <w:szCs w:val="18"/>
              </w:rPr>
              <w:t>数据订阅应用</w:t>
            </w:r>
          </w:p>
        </w:tc>
        <w:tc>
          <w:tcPr>
            <w:tcW w:w="1134" w:type="dxa"/>
            <w:vAlign w:val="center"/>
          </w:tcPr>
          <w:p w14:paraId="7EA458C1">
            <w:pPr>
              <w:pStyle w:val="125"/>
              <w:rPr>
                <w:rFonts w:ascii="Times New Roman" w:hAnsi="Times New Roman"/>
                <w:color w:val="000000"/>
                <w:sz w:val="18"/>
                <w:szCs w:val="18"/>
              </w:rPr>
            </w:pPr>
            <w:r>
              <w:rPr>
                <w:rFonts w:ascii="Times New Roman" w:hAnsi="Times New Roman"/>
                <w:color w:val="000000"/>
                <w:sz w:val="18"/>
                <w:szCs w:val="18"/>
              </w:rPr>
              <w:t>0-3</w:t>
            </w:r>
          </w:p>
        </w:tc>
        <w:tc>
          <w:tcPr>
            <w:tcW w:w="1644" w:type="dxa"/>
            <w:vAlign w:val="center"/>
          </w:tcPr>
          <w:p w14:paraId="78CA91B5">
            <w:pPr>
              <w:pStyle w:val="125"/>
              <w:rPr>
                <w:rFonts w:ascii="Times New Roman" w:hAnsi="Times New Roman"/>
                <w:color w:val="000000"/>
                <w:sz w:val="18"/>
                <w:szCs w:val="18"/>
              </w:rPr>
            </w:pPr>
            <w:r>
              <w:rPr>
                <w:rFonts w:hint="eastAsia" w:ascii="Times New Roman" w:hAnsi="Times New Roman"/>
                <w:color w:val="000000"/>
                <w:sz w:val="18"/>
                <w:szCs w:val="18"/>
              </w:rPr>
              <w:t>0</w:t>
            </w:r>
            <w:r>
              <w:rPr>
                <w:rFonts w:ascii="Times New Roman" w:hAnsi="Times New Roman"/>
                <w:color w:val="000000"/>
                <w:sz w:val="18"/>
                <w:szCs w:val="18"/>
              </w:rPr>
              <w:t>x01</w:t>
            </w:r>
          </w:p>
        </w:tc>
        <w:tc>
          <w:tcPr>
            <w:tcW w:w="1843" w:type="dxa"/>
            <w:vAlign w:val="center"/>
          </w:tcPr>
          <w:p w14:paraId="35A54C6A">
            <w:pPr>
              <w:pStyle w:val="125"/>
              <w:rPr>
                <w:rFonts w:ascii="Times New Roman" w:hAnsi="Times New Roman"/>
                <w:color w:val="000000"/>
                <w:sz w:val="18"/>
                <w:szCs w:val="18"/>
              </w:rPr>
            </w:pPr>
            <w:r>
              <w:rPr>
                <w:rFonts w:ascii="Times New Roman" w:hAnsi="Times New Roman"/>
                <w:color w:val="000000"/>
                <w:sz w:val="18"/>
                <w:szCs w:val="18"/>
              </w:rPr>
              <w:t>不涉及</w:t>
            </w:r>
          </w:p>
        </w:tc>
        <w:tc>
          <w:tcPr>
            <w:tcW w:w="1068" w:type="dxa"/>
            <w:vAlign w:val="center"/>
          </w:tcPr>
          <w:p w14:paraId="5FC86D75">
            <w:pPr>
              <w:pStyle w:val="125"/>
              <w:rPr>
                <w:rFonts w:ascii="Times New Roman" w:hAnsi="Times New Roman"/>
                <w:color w:val="000000"/>
                <w:sz w:val="18"/>
                <w:szCs w:val="18"/>
              </w:rPr>
            </w:pPr>
            <w:r>
              <w:rPr>
                <w:rFonts w:ascii="Times New Roman" w:hAnsi="Times New Roman"/>
                <w:color w:val="000000"/>
                <w:sz w:val="18"/>
                <w:szCs w:val="18"/>
              </w:rPr>
              <w:t>0-3</w:t>
            </w:r>
          </w:p>
        </w:tc>
      </w:tr>
      <w:tr w14:paraId="2C613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38" w:type="dxa"/>
            <w:vAlign w:val="center"/>
          </w:tcPr>
          <w:p w14:paraId="1E25C672">
            <w:pPr>
              <w:pStyle w:val="125"/>
              <w:rPr>
                <w:rFonts w:ascii="Times New Roman" w:hAnsi="Times New Roman"/>
                <w:color w:val="000000"/>
                <w:sz w:val="18"/>
                <w:szCs w:val="18"/>
              </w:rPr>
            </w:pPr>
            <w:r>
              <w:rPr>
                <w:rFonts w:ascii="Times New Roman" w:hAnsi="Times New Roman"/>
                <w:color w:val="000000"/>
                <w:sz w:val="18"/>
                <w:szCs w:val="18"/>
              </w:rPr>
              <w:t>网络管理子层</w:t>
            </w:r>
          </w:p>
        </w:tc>
        <w:tc>
          <w:tcPr>
            <w:tcW w:w="1134" w:type="dxa"/>
            <w:vAlign w:val="center"/>
          </w:tcPr>
          <w:p w14:paraId="5A7685CF">
            <w:pPr>
              <w:pStyle w:val="125"/>
              <w:rPr>
                <w:rFonts w:ascii="Times New Roman" w:hAnsi="Times New Roman"/>
                <w:color w:val="000000"/>
                <w:sz w:val="18"/>
                <w:szCs w:val="18"/>
              </w:rPr>
            </w:pPr>
            <w:r>
              <w:rPr>
                <w:rFonts w:ascii="Times New Roman" w:hAnsi="Times New Roman"/>
                <w:color w:val="000000"/>
                <w:sz w:val="18"/>
                <w:szCs w:val="18"/>
              </w:rPr>
              <w:t>0x8100</w:t>
            </w:r>
          </w:p>
        </w:tc>
        <w:tc>
          <w:tcPr>
            <w:tcW w:w="1644" w:type="dxa"/>
            <w:vAlign w:val="center"/>
          </w:tcPr>
          <w:p w14:paraId="4E167992">
            <w:pPr>
              <w:pStyle w:val="125"/>
              <w:rPr>
                <w:rFonts w:ascii="Times New Roman" w:hAnsi="Times New Roman"/>
                <w:color w:val="000000"/>
                <w:sz w:val="18"/>
                <w:szCs w:val="18"/>
              </w:rPr>
            </w:pPr>
            <w:r>
              <w:rPr>
                <w:rFonts w:ascii="Times New Roman" w:hAnsi="Times New Roman"/>
                <w:color w:val="000000"/>
                <w:sz w:val="18"/>
                <w:szCs w:val="18"/>
              </w:rPr>
              <w:t>0x88E1</w:t>
            </w:r>
          </w:p>
        </w:tc>
        <w:tc>
          <w:tcPr>
            <w:tcW w:w="1843" w:type="dxa"/>
            <w:vAlign w:val="center"/>
          </w:tcPr>
          <w:p w14:paraId="40327C9E">
            <w:pPr>
              <w:pStyle w:val="125"/>
              <w:rPr>
                <w:rFonts w:ascii="Times New Roman" w:hAnsi="Times New Roman"/>
                <w:color w:val="000000"/>
                <w:sz w:val="18"/>
                <w:szCs w:val="18"/>
              </w:rPr>
            </w:pPr>
            <w:r>
              <w:rPr>
                <w:rFonts w:ascii="Times New Roman" w:hAnsi="Times New Roman"/>
                <w:color w:val="000000"/>
                <w:sz w:val="18"/>
                <w:szCs w:val="18"/>
              </w:rPr>
              <w:t>30-129</w:t>
            </w:r>
          </w:p>
        </w:tc>
        <w:tc>
          <w:tcPr>
            <w:tcW w:w="1068" w:type="dxa"/>
            <w:vAlign w:val="center"/>
          </w:tcPr>
          <w:p w14:paraId="53338B09">
            <w:pPr>
              <w:pStyle w:val="125"/>
              <w:rPr>
                <w:rFonts w:ascii="Times New Roman" w:hAnsi="Times New Roman"/>
                <w:color w:val="000000"/>
                <w:sz w:val="18"/>
                <w:szCs w:val="18"/>
              </w:rPr>
            </w:pPr>
            <w:r>
              <w:rPr>
                <w:rFonts w:ascii="Times New Roman" w:hAnsi="Times New Roman"/>
                <w:color w:val="000000"/>
                <w:sz w:val="18"/>
                <w:szCs w:val="18"/>
              </w:rPr>
              <w:t>0-255</w:t>
            </w:r>
          </w:p>
        </w:tc>
      </w:tr>
    </w:tbl>
    <w:p w14:paraId="44D658A8">
      <w:pPr>
        <w:pStyle w:val="50"/>
      </w:pPr>
      <w:bookmarkStart w:id="4124" w:name="_Toc402983459"/>
      <w:bookmarkStart w:id="4125" w:name="_Toc399259337"/>
      <w:bookmarkStart w:id="4126" w:name="_Toc409125991"/>
      <w:bookmarkStart w:id="4127" w:name="_Toc403570410"/>
      <w:bookmarkStart w:id="4128" w:name="_Toc402983925"/>
      <w:bookmarkStart w:id="4129" w:name="_Toc400799003"/>
      <w:bookmarkStart w:id="4130" w:name="_Toc399757375"/>
      <w:bookmarkStart w:id="4131" w:name="_Toc405476738"/>
      <w:bookmarkStart w:id="4132" w:name="_Toc408859997"/>
      <w:bookmarkStart w:id="4133" w:name="_Toc8661443"/>
      <w:bookmarkStart w:id="4134" w:name="_Toc439785831"/>
      <w:bookmarkStart w:id="4135" w:name="_Toc403585396"/>
      <w:bookmarkStart w:id="4136" w:name="_Toc402982993"/>
      <w:bookmarkStart w:id="4137" w:name="_Toc399229124"/>
      <w:r>
        <w:rPr>
          <w:rFonts w:hint="eastAsia"/>
        </w:rPr>
        <w:t>数据订阅业务数据转发表在应用层定义，即数据订阅控制在应用层实现。</w:t>
      </w:r>
    </w:p>
    <w:p w14:paraId="415FECA6">
      <w:pPr>
        <w:pStyle w:val="48"/>
      </w:pPr>
      <w:r>
        <w:t>第三方设备组网</w:t>
      </w:r>
    </w:p>
    <w:p w14:paraId="2C613DF7">
      <w:pPr>
        <w:pStyle w:val="57"/>
        <w:ind w:left="420" w:hanging="420"/>
      </w:pPr>
      <w:r>
        <w:rPr>
          <w:rFonts w:hint="eastAsia"/>
        </w:rPr>
        <w:t>白名单管理</w:t>
      </w:r>
    </w:p>
    <w:p w14:paraId="236AD4FE">
      <w:pPr>
        <w:pStyle w:val="50"/>
      </w:pPr>
      <w:r>
        <w:rPr>
          <w:rFonts w:hint="eastAsia"/>
        </w:rPr>
        <w:t>CCO收到关联请求报文后，根据关联请求中的设备类型，判断是否属于白名单的管理设备，如属于白名单管理的设备类型，则按照白名单规则进行管理；如属于其他类型的设备，则允许设备临时加入网络，同时将设备信息上报主站，进行身份认证，若主站拒绝或等待认证结果超时，则通知该设备离网；若C</w:t>
      </w:r>
      <w:r>
        <w:t>CO</w:t>
      </w:r>
      <w:r>
        <w:rPr>
          <w:rFonts w:hint="eastAsia"/>
        </w:rPr>
        <w:t>超时未收到设备信息上报报文，则通知该设备离网。</w:t>
      </w:r>
    </w:p>
    <w:p w14:paraId="3310BE3A">
      <w:pPr>
        <w:pStyle w:val="57"/>
        <w:ind w:left="420" w:hanging="420"/>
      </w:pPr>
      <w:r>
        <w:rPr>
          <w:rFonts w:hint="eastAsia"/>
        </w:rPr>
        <w:t>第三方设备入网地址获取</w:t>
      </w:r>
    </w:p>
    <w:p w14:paraId="3E31BECC">
      <w:pPr>
        <w:pStyle w:val="50"/>
      </w:pPr>
      <w:r>
        <w:rPr>
          <w:rFonts w:hint="eastAsia"/>
        </w:rPr>
        <w:t>如果待接入设备，有预先定义的符合载波协议规范的地址，工作在其上的STA可以通过和该设备协商好的交互协议，获取该地址作为入网地址。</w:t>
      </w:r>
    </w:p>
    <w:p w14:paraId="1805131A">
      <w:pPr>
        <w:pStyle w:val="50"/>
      </w:pPr>
      <w:r>
        <w:rPr>
          <w:rFonts w:hint="eastAsia"/>
        </w:rPr>
        <w:t>如果待接入设备，没有合载波协议规范的地址，工作在其上的STA可使用模块MAC地址，作为入网地址。</w:t>
      </w:r>
    </w:p>
    <w:p w14:paraId="74B56629">
      <w:pPr>
        <w:pStyle w:val="57"/>
        <w:ind w:left="420" w:hanging="420"/>
      </w:pPr>
      <w:r>
        <w:rPr>
          <w:rFonts w:hint="eastAsia"/>
        </w:rPr>
        <w:t>第三方设备认证</w:t>
      </w:r>
    </w:p>
    <w:p w14:paraId="55E8AEC6">
      <w:pPr>
        <w:pStyle w:val="50"/>
      </w:pPr>
      <w:r>
        <w:rPr>
          <w:rFonts w:hint="eastAsia"/>
        </w:rPr>
        <w:t>工作在第三方设备上的载波模块，应当能通过设备交互接口，获取以上信息。和设备集成在一起的载波模块，也可在设备出场前，提前预置相关信息。认证信息应包含</w:t>
      </w:r>
      <w:r>
        <w:rPr>
          <w:rFonts w:hint="eastAsia"/>
        </w:rPr>
        <w:fldChar w:fldCharType="begin"/>
      </w:r>
      <w:r>
        <w:rPr>
          <w:rFonts w:hint="eastAsia"/>
        </w:rPr>
        <w:instrText xml:space="preserve"> REF _Ref27454 \h </w:instrText>
      </w:r>
      <w:r>
        <w:rPr>
          <w:rFonts w:hint="eastAsia"/>
        </w:rPr>
        <w:fldChar w:fldCharType="separate"/>
      </w:r>
      <w:r>
        <w:t>表 186</w:t>
      </w:r>
      <w:r>
        <w:rPr>
          <w:rFonts w:hint="eastAsia"/>
        </w:rPr>
        <w:fldChar w:fldCharType="end"/>
      </w:r>
      <w:r>
        <w:rPr>
          <w:rFonts w:hint="eastAsia"/>
        </w:rPr>
        <w:t>内容</w:t>
      </w:r>
    </w:p>
    <w:p w14:paraId="5C58D056">
      <w:pPr>
        <w:pStyle w:val="10"/>
      </w:pPr>
      <w:bookmarkStart w:id="4138" w:name="_Ref27454"/>
      <w:r>
        <w:t xml:space="preserve">表 </w:t>
      </w:r>
      <w:r>
        <w:fldChar w:fldCharType="begin"/>
      </w:r>
      <w:r>
        <w:instrText xml:space="preserve"> SEQ 表 \* ARABIC </w:instrText>
      </w:r>
      <w:r>
        <w:fldChar w:fldCharType="separate"/>
      </w:r>
      <w:r>
        <w:t>186</w:t>
      </w:r>
      <w:r>
        <w:fldChar w:fldCharType="end"/>
      </w:r>
      <w:bookmarkEnd w:id="4138"/>
      <w:r>
        <w:t xml:space="preserve"> 第三方设备认证信息</w:t>
      </w:r>
    </w:p>
    <w:tbl>
      <w:tblPr>
        <w:tblStyle w:val="31"/>
        <w:tblW w:w="19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1261"/>
        <w:gridCol w:w="1756"/>
      </w:tblGrid>
      <w:tr w14:paraId="2B64C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67" w:type="pct"/>
            <w:shd w:val="clear" w:color="auto" w:fill="auto"/>
            <w:noWrap/>
            <w:vAlign w:val="center"/>
          </w:tcPr>
          <w:p w14:paraId="326FDCDC">
            <w:pPr>
              <w:widowControl/>
              <w:rPr>
                <w:rFonts w:ascii="宋体" w:hAnsi="宋体"/>
                <w:kern w:val="0"/>
                <w:szCs w:val="21"/>
              </w:rPr>
            </w:pPr>
            <w:r>
              <w:rPr>
                <w:rFonts w:ascii="宋体" w:hAnsi="宋体"/>
                <w:kern w:val="0"/>
                <w:szCs w:val="21"/>
              </w:rPr>
              <w:t>名称</w:t>
            </w:r>
          </w:p>
        </w:tc>
        <w:tc>
          <w:tcPr>
            <w:tcW w:w="1767" w:type="pct"/>
            <w:shd w:val="clear" w:color="auto" w:fill="auto"/>
            <w:noWrap/>
            <w:vAlign w:val="center"/>
          </w:tcPr>
          <w:p w14:paraId="2525B1C7">
            <w:pPr>
              <w:widowControl/>
              <w:rPr>
                <w:rFonts w:ascii="宋体" w:hAnsi="宋体"/>
                <w:kern w:val="0"/>
                <w:szCs w:val="21"/>
              </w:rPr>
            </w:pPr>
            <w:r>
              <w:rPr>
                <w:rFonts w:ascii="宋体" w:hAnsi="宋体"/>
                <w:kern w:val="0"/>
                <w:szCs w:val="21"/>
              </w:rPr>
              <w:t>类型</w:t>
            </w:r>
          </w:p>
        </w:tc>
        <w:tc>
          <w:tcPr>
            <w:tcW w:w="1767" w:type="pct"/>
            <w:shd w:val="clear" w:color="auto" w:fill="auto"/>
            <w:noWrap/>
            <w:vAlign w:val="center"/>
          </w:tcPr>
          <w:p w14:paraId="085592D7">
            <w:pPr>
              <w:widowControl/>
              <w:rPr>
                <w:rFonts w:ascii="宋体" w:hAnsi="宋体"/>
                <w:kern w:val="0"/>
                <w:szCs w:val="21"/>
              </w:rPr>
            </w:pPr>
            <w:r>
              <w:rPr>
                <w:rFonts w:hint="eastAsia" w:ascii="宋体" w:hAnsi="宋体"/>
                <w:kern w:val="0"/>
                <w:szCs w:val="21"/>
              </w:rPr>
              <w:t>说明</w:t>
            </w:r>
          </w:p>
        </w:tc>
      </w:tr>
      <w:tr w14:paraId="1AC9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67" w:type="pct"/>
            <w:shd w:val="clear" w:color="auto" w:fill="auto"/>
            <w:noWrap/>
            <w:vAlign w:val="center"/>
          </w:tcPr>
          <w:p w14:paraId="28D048A4">
            <w:pPr>
              <w:widowControl/>
              <w:rPr>
                <w:rFonts w:ascii="宋体" w:hAnsi="宋体"/>
                <w:kern w:val="0"/>
                <w:szCs w:val="21"/>
              </w:rPr>
            </w:pPr>
            <w:r>
              <w:rPr>
                <w:rFonts w:ascii="宋体" w:hAnsi="宋体"/>
                <w:kern w:val="0"/>
                <w:szCs w:val="21"/>
              </w:rPr>
              <w:t>设备资产编码</w:t>
            </w:r>
          </w:p>
        </w:tc>
        <w:tc>
          <w:tcPr>
            <w:tcW w:w="1767" w:type="pct"/>
            <w:shd w:val="clear" w:color="auto" w:fill="auto"/>
            <w:noWrap/>
            <w:vAlign w:val="center"/>
          </w:tcPr>
          <w:p w14:paraId="502FC005">
            <w:pPr>
              <w:widowControl/>
              <w:rPr>
                <w:rFonts w:ascii="宋体" w:hAnsi="宋体"/>
                <w:kern w:val="0"/>
                <w:szCs w:val="21"/>
              </w:rPr>
            </w:pPr>
            <w:r>
              <w:rPr>
                <w:rFonts w:ascii="宋体" w:hAnsi="宋体"/>
                <w:kern w:val="0"/>
                <w:szCs w:val="21"/>
              </w:rPr>
              <w:t>ASCII</w:t>
            </w:r>
          </w:p>
        </w:tc>
        <w:tc>
          <w:tcPr>
            <w:tcW w:w="1767" w:type="pct"/>
            <w:shd w:val="clear" w:color="auto" w:fill="auto"/>
            <w:noWrap/>
            <w:vAlign w:val="center"/>
          </w:tcPr>
          <w:p w14:paraId="628751F2">
            <w:pPr>
              <w:widowControl/>
              <w:rPr>
                <w:rFonts w:ascii="宋体" w:hAnsi="宋体"/>
                <w:kern w:val="0"/>
                <w:szCs w:val="21"/>
              </w:rPr>
            </w:pPr>
            <w:r>
              <w:rPr>
                <w:rFonts w:ascii="宋体" w:hAnsi="宋体"/>
                <w:kern w:val="0"/>
                <w:szCs w:val="21"/>
              </w:rPr>
              <w:t>-</w:t>
            </w:r>
          </w:p>
        </w:tc>
      </w:tr>
      <w:tr w14:paraId="68D5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67" w:type="pct"/>
            <w:shd w:val="clear" w:color="auto" w:fill="auto"/>
            <w:noWrap/>
            <w:vAlign w:val="center"/>
          </w:tcPr>
          <w:p w14:paraId="36E2EE41">
            <w:pPr>
              <w:widowControl/>
              <w:rPr>
                <w:rFonts w:ascii="宋体" w:hAnsi="宋体"/>
                <w:kern w:val="0"/>
                <w:szCs w:val="21"/>
              </w:rPr>
            </w:pPr>
            <w:r>
              <w:rPr>
                <w:rFonts w:ascii="宋体" w:hAnsi="宋体"/>
                <w:kern w:val="0"/>
                <w:szCs w:val="21"/>
              </w:rPr>
              <w:t>厂商代码</w:t>
            </w:r>
          </w:p>
        </w:tc>
        <w:tc>
          <w:tcPr>
            <w:tcW w:w="1767" w:type="pct"/>
            <w:shd w:val="clear" w:color="auto" w:fill="auto"/>
            <w:noWrap/>
            <w:vAlign w:val="center"/>
          </w:tcPr>
          <w:p w14:paraId="345937A5">
            <w:pPr>
              <w:widowControl/>
              <w:rPr>
                <w:rFonts w:ascii="宋体" w:hAnsi="宋体"/>
                <w:kern w:val="0"/>
                <w:szCs w:val="21"/>
              </w:rPr>
            </w:pPr>
            <w:r>
              <w:rPr>
                <w:rFonts w:ascii="宋体" w:hAnsi="宋体"/>
                <w:kern w:val="0"/>
                <w:szCs w:val="21"/>
              </w:rPr>
              <w:t>ASCII</w:t>
            </w:r>
          </w:p>
        </w:tc>
        <w:tc>
          <w:tcPr>
            <w:tcW w:w="1767" w:type="pct"/>
            <w:shd w:val="clear" w:color="auto" w:fill="auto"/>
            <w:noWrap/>
            <w:vAlign w:val="center"/>
          </w:tcPr>
          <w:p w14:paraId="62242DEE">
            <w:pPr>
              <w:widowControl/>
              <w:rPr>
                <w:rFonts w:ascii="宋体" w:hAnsi="宋体"/>
                <w:kern w:val="0"/>
                <w:szCs w:val="21"/>
              </w:rPr>
            </w:pPr>
            <w:r>
              <w:rPr>
                <w:rFonts w:ascii="宋体" w:hAnsi="宋体"/>
                <w:kern w:val="0"/>
                <w:szCs w:val="21"/>
              </w:rPr>
              <w:t>-</w:t>
            </w:r>
          </w:p>
        </w:tc>
      </w:tr>
      <w:tr w14:paraId="100E3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67" w:type="pct"/>
            <w:shd w:val="clear" w:color="auto" w:fill="auto"/>
            <w:noWrap/>
            <w:vAlign w:val="center"/>
          </w:tcPr>
          <w:p w14:paraId="01AF0CF6">
            <w:pPr>
              <w:widowControl/>
              <w:rPr>
                <w:rFonts w:ascii="宋体" w:hAnsi="宋体"/>
                <w:kern w:val="0"/>
                <w:szCs w:val="21"/>
              </w:rPr>
            </w:pPr>
            <w:r>
              <w:rPr>
                <w:rFonts w:ascii="宋体" w:hAnsi="宋体"/>
                <w:kern w:val="0"/>
                <w:szCs w:val="21"/>
              </w:rPr>
              <w:t>设备类型代码</w:t>
            </w:r>
          </w:p>
        </w:tc>
        <w:tc>
          <w:tcPr>
            <w:tcW w:w="1767" w:type="pct"/>
            <w:shd w:val="clear" w:color="auto" w:fill="auto"/>
            <w:noWrap/>
            <w:vAlign w:val="center"/>
          </w:tcPr>
          <w:p w14:paraId="4D0CBA91">
            <w:pPr>
              <w:widowControl/>
              <w:rPr>
                <w:rFonts w:ascii="宋体" w:hAnsi="宋体"/>
                <w:kern w:val="0"/>
                <w:szCs w:val="21"/>
              </w:rPr>
            </w:pPr>
            <w:r>
              <w:rPr>
                <w:rFonts w:ascii="宋体" w:hAnsi="宋体"/>
                <w:kern w:val="0"/>
                <w:szCs w:val="21"/>
              </w:rPr>
              <w:t>2字节整数</w:t>
            </w:r>
          </w:p>
        </w:tc>
        <w:tc>
          <w:tcPr>
            <w:tcW w:w="1767" w:type="pct"/>
            <w:shd w:val="clear" w:color="auto" w:fill="auto"/>
            <w:noWrap/>
            <w:vAlign w:val="center"/>
          </w:tcPr>
          <w:p w14:paraId="21CDC56B">
            <w:pPr>
              <w:widowControl/>
              <w:rPr>
                <w:rFonts w:ascii="宋体" w:hAnsi="宋体"/>
                <w:kern w:val="0"/>
                <w:szCs w:val="21"/>
              </w:rPr>
            </w:pPr>
            <w:r>
              <w:rPr>
                <w:rFonts w:ascii="宋体" w:hAnsi="宋体"/>
                <w:kern w:val="0"/>
                <w:szCs w:val="21"/>
              </w:rPr>
              <w:t>-</w:t>
            </w:r>
          </w:p>
        </w:tc>
      </w:tr>
      <w:tr w14:paraId="7252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467" w:type="pct"/>
            <w:shd w:val="clear" w:color="auto" w:fill="auto"/>
            <w:noWrap/>
            <w:vAlign w:val="center"/>
          </w:tcPr>
          <w:p w14:paraId="63297C92">
            <w:pPr>
              <w:widowControl/>
              <w:rPr>
                <w:rFonts w:ascii="宋体" w:hAnsi="宋体"/>
                <w:kern w:val="0"/>
                <w:szCs w:val="21"/>
              </w:rPr>
            </w:pPr>
            <w:r>
              <w:rPr>
                <w:rFonts w:ascii="宋体" w:hAnsi="宋体"/>
                <w:kern w:val="0"/>
                <w:szCs w:val="21"/>
              </w:rPr>
              <w:t>设备描述符</w:t>
            </w:r>
          </w:p>
        </w:tc>
        <w:tc>
          <w:tcPr>
            <w:tcW w:w="1767" w:type="pct"/>
            <w:shd w:val="clear" w:color="auto" w:fill="auto"/>
            <w:noWrap/>
            <w:vAlign w:val="center"/>
          </w:tcPr>
          <w:p w14:paraId="4447502A">
            <w:pPr>
              <w:widowControl/>
              <w:rPr>
                <w:rFonts w:ascii="宋体" w:hAnsi="宋体"/>
                <w:kern w:val="0"/>
                <w:szCs w:val="21"/>
              </w:rPr>
            </w:pPr>
            <w:r>
              <w:rPr>
                <w:rFonts w:ascii="宋体" w:hAnsi="宋体"/>
                <w:kern w:val="0"/>
                <w:szCs w:val="21"/>
              </w:rPr>
              <w:t>ASCII</w:t>
            </w:r>
          </w:p>
        </w:tc>
        <w:tc>
          <w:tcPr>
            <w:tcW w:w="1767" w:type="pct"/>
            <w:shd w:val="clear" w:color="auto" w:fill="auto"/>
            <w:noWrap/>
            <w:vAlign w:val="center"/>
          </w:tcPr>
          <w:p w14:paraId="695FEF31">
            <w:pPr>
              <w:widowControl/>
              <w:rPr>
                <w:rFonts w:ascii="宋体" w:hAnsi="宋体"/>
                <w:kern w:val="0"/>
                <w:szCs w:val="21"/>
              </w:rPr>
            </w:pPr>
            <w:r>
              <w:rPr>
                <w:rFonts w:ascii="宋体" w:hAnsi="宋体"/>
                <w:kern w:val="0"/>
                <w:szCs w:val="21"/>
              </w:rPr>
              <w:t>设备的描述信息</w:t>
            </w:r>
          </w:p>
        </w:tc>
      </w:tr>
    </w:tbl>
    <w:p w14:paraId="56D1C08A">
      <w:pPr>
        <w:pStyle w:val="57"/>
        <w:ind w:left="420" w:hanging="420"/>
      </w:pPr>
      <w:r>
        <w:rPr>
          <w:rFonts w:hint="eastAsia"/>
        </w:rPr>
        <w:t>第三方设备入网</w:t>
      </w:r>
    </w:p>
    <w:p w14:paraId="5F7A709D">
      <w:pPr>
        <w:pStyle w:val="50"/>
      </w:pPr>
      <w:r>
        <w:t>第三方设备组网流程如</w:t>
      </w:r>
      <w:r>
        <w:fldChar w:fldCharType="begin"/>
      </w:r>
      <w:r>
        <w:instrText xml:space="preserve"> REF _Ref27520 \h </w:instrText>
      </w:r>
      <w:r>
        <w:fldChar w:fldCharType="separate"/>
      </w:r>
      <w:r>
        <w:t>图 84</w:t>
      </w:r>
      <w:r>
        <w:fldChar w:fldCharType="end"/>
      </w:r>
      <w:r>
        <w:t>所示</w:t>
      </w:r>
    </w:p>
    <w:p w14:paraId="19BFC3E5">
      <w:pPr>
        <w:pStyle w:val="69"/>
        <w:ind w:firstLine="480"/>
      </w:pPr>
      <w:r>
        <w:rPr>
          <w:rFonts w:hint="eastAsia" w:ascii="仿宋" w:hAnsi="仿宋" w:eastAsia="仿宋"/>
          <w:sz w:val="24"/>
        </w:rPr>
        <w:drawing>
          <wp:inline distT="0" distB="0" distL="0" distR="0">
            <wp:extent cx="2357755" cy="4480560"/>
            <wp:effectExtent l="0" t="0" r="4445" b="0"/>
            <wp:docPr id="1359422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22919" name="图片 1"/>
                    <pic:cNvPicPr>
                      <a:picLocks noChangeAspect="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2369991" cy="4503789"/>
                    </a:xfrm>
                    <a:prstGeom prst="rect">
                      <a:avLst/>
                    </a:prstGeom>
                  </pic:spPr>
                </pic:pic>
              </a:graphicData>
            </a:graphic>
          </wp:inline>
        </w:drawing>
      </w:r>
    </w:p>
    <w:p w14:paraId="155FC52F">
      <w:pPr>
        <w:pStyle w:val="10"/>
      </w:pPr>
      <w:bookmarkStart w:id="4139" w:name="_Ref27520"/>
      <w:r>
        <w:t xml:space="preserve">图 </w:t>
      </w:r>
      <w:r>
        <w:fldChar w:fldCharType="begin"/>
      </w:r>
      <w:r>
        <w:instrText xml:space="preserve"> SEQ 图 \* ARABIC </w:instrText>
      </w:r>
      <w:r>
        <w:fldChar w:fldCharType="separate"/>
      </w:r>
      <w:r>
        <w:t>84</w:t>
      </w:r>
      <w:r>
        <w:fldChar w:fldCharType="end"/>
      </w:r>
      <w:bookmarkEnd w:id="4139"/>
      <w:r>
        <w:t>第三方设备组网流程示意图</w:t>
      </w:r>
    </w:p>
    <w:p w14:paraId="4EE86CD1">
      <w:pPr>
        <w:pStyle w:val="49"/>
      </w:pPr>
      <w:bookmarkStart w:id="4140" w:name="_Toc25283"/>
      <w:bookmarkStart w:id="4141" w:name="_Toc3694"/>
      <w:bookmarkStart w:id="4142" w:name="_Toc219223268"/>
      <w:bookmarkStart w:id="4143" w:name="_Toc12528"/>
      <w:r>
        <w:t>数据链路层服务</w:t>
      </w:r>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40"/>
      <w:bookmarkEnd w:id="4141"/>
      <w:bookmarkEnd w:id="4142"/>
      <w:bookmarkEnd w:id="4143"/>
      <w:r>
        <w:rPr>
          <w:rFonts w:hint="eastAsia"/>
        </w:rPr>
        <w:t xml:space="preserve"> </w:t>
      </w:r>
    </w:p>
    <w:p w14:paraId="429C0A24">
      <w:pPr>
        <w:pStyle w:val="48"/>
      </w:pPr>
      <w:bookmarkStart w:id="4144" w:name="_Toc402982994"/>
      <w:bookmarkStart w:id="4145" w:name="_Toc405476739"/>
      <w:bookmarkStart w:id="4146" w:name="_Toc403570411"/>
      <w:bookmarkStart w:id="4147" w:name="_Toc399757376"/>
      <w:bookmarkStart w:id="4148" w:name="_Toc17200"/>
      <w:bookmarkStart w:id="4149" w:name="_Toc21372"/>
      <w:bookmarkStart w:id="4150" w:name="_Toc400799004"/>
      <w:bookmarkStart w:id="4151" w:name="_Toc403585397"/>
      <w:bookmarkStart w:id="4152" w:name="_Toc409125992"/>
      <w:bookmarkStart w:id="4153" w:name="_Toc399229125"/>
      <w:bookmarkStart w:id="4154" w:name="_Toc26294"/>
      <w:bookmarkStart w:id="4155" w:name="_Toc402983460"/>
      <w:bookmarkStart w:id="4156" w:name="_Toc439785832"/>
      <w:bookmarkStart w:id="4157" w:name="_Toc402983926"/>
      <w:bookmarkStart w:id="4158" w:name="_Toc399259338"/>
      <w:bookmarkStart w:id="4159" w:name="_Toc408859998"/>
      <w:r>
        <w:t>概述</w:t>
      </w:r>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p>
    <w:p w14:paraId="438D14EE">
      <w:pPr>
        <w:pStyle w:val="50"/>
      </w:pPr>
      <w:r>
        <w:t>如</w:t>
      </w:r>
      <w:r>
        <w:fldChar w:fldCharType="begin"/>
      </w:r>
      <w:r>
        <w:instrText xml:space="preserve"> REF _Ref465622016 \h  \* MERGEFORMAT </w:instrText>
      </w:r>
      <w:r>
        <w:fldChar w:fldCharType="separate"/>
      </w:r>
      <w:r>
        <w:t>图 85</w:t>
      </w:r>
      <w:r>
        <w:fldChar w:fldCharType="end"/>
      </w:r>
      <w:r>
        <w:t>所示，数据链路层为应用层提供了两个服务：数据传输和数据管理。其中数据传输服务主要用来完成CCO和STA之间的应用层数据的传输，数据管理服务主要用来供应用层查询或者设置CCO本地的数据信息或者配置本地的数据。</w:t>
      </w:r>
    </w:p>
    <w:p w14:paraId="7238B304"/>
    <w:p w14:paraId="004B0F61">
      <w:pPr>
        <w:pStyle w:val="129"/>
      </w:pPr>
      <w:r>
        <w:object>
          <v:shape id="_x0000_i1103" o:spt="75" type="#_x0000_t75" style="height:351.75pt;width:324pt;" o:ole="t" filled="f" o:preferrelative="t" stroked="f" coordsize="21600,21600">
            <v:path/>
            <v:fill on="f" focussize="0,0"/>
            <v:stroke on="f" joinstyle="miter"/>
            <v:imagedata r:id="rId159" o:title=""/>
            <o:lock v:ext="edit" aspectratio="t"/>
            <w10:wrap type="none"/>
            <w10:anchorlock/>
          </v:shape>
          <o:OLEObject Type="Embed" ProgID="Visio.Drawing.15" ShapeID="_x0000_i1103" DrawAspect="Content" ObjectID="_1468075778" r:id="rId158">
            <o:LockedField>false</o:LockedField>
          </o:OLEObject>
        </w:object>
      </w:r>
    </w:p>
    <w:p w14:paraId="0ED244D4">
      <w:pPr>
        <w:pStyle w:val="10"/>
      </w:pPr>
      <w:bookmarkStart w:id="4160" w:name="_Ref465622016"/>
      <w:r>
        <w:t xml:space="preserve">图 </w:t>
      </w:r>
      <w:r>
        <w:fldChar w:fldCharType="begin"/>
      </w:r>
      <w:r>
        <w:instrText xml:space="preserve"> SEQ 图 \* ARABIC </w:instrText>
      </w:r>
      <w:r>
        <w:fldChar w:fldCharType="separate"/>
      </w:r>
      <w:r>
        <w:t>85</w:t>
      </w:r>
      <w:r>
        <w:fldChar w:fldCharType="end"/>
      </w:r>
      <w:bookmarkEnd w:id="4160"/>
      <w:bookmarkStart w:id="4161" w:name="_Ref398908239"/>
      <w:bookmarkStart w:id="4162" w:name="_Toc402983578"/>
      <w:bookmarkStart w:id="4163" w:name="_Toc399757526"/>
      <w:bookmarkStart w:id="4164" w:name="_Toc408860139"/>
      <w:bookmarkStart w:id="4165" w:name="_Toc402984044"/>
      <w:bookmarkStart w:id="4166" w:name="_Toc405476865"/>
      <w:bookmarkStart w:id="4167" w:name="_Toc403585515"/>
      <w:bookmarkStart w:id="4168" w:name="_Toc402983112"/>
      <w:bookmarkStart w:id="4169" w:name="_Toc400799128"/>
      <w:bookmarkStart w:id="4170" w:name="_Toc399259492"/>
      <w:bookmarkStart w:id="4171" w:name="_Toc403570557"/>
      <w:bookmarkStart w:id="4172" w:name="_Toc399229285"/>
      <w:r>
        <w:t xml:space="preserve"> 数据链路层服务图</w:t>
      </w:r>
      <w:bookmarkEnd w:id="4161"/>
      <w:bookmarkEnd w:id="4162"/>
      <w:bookmarkEnd w:id="4163"/>
      <w:bookmarkEnd w:id="4164"/>
      <w:bookmarkEnd w:id="4165"/>
      <w:bookmarkEnd w:id="4166"/>
      <w:bookmarkEnd w:id="4167"/>
      <w:bookmarkEnd w:id="4168"/>
      <w:bookmarkEnd w:id="4169"/>
      <w:bookmarkEnd w:id="4170"/>
      <w:bookmarkEnd w:id="4171"/>
      <w:bookmarkEnd w:id="4172"/>
    </w:p>
    <w:p w14:paraId="463EF8E3">
      <w:pPr>
        <w:pStyle w:val="48"/>
      </w:pPr>
      <w:bookmarkStart w:id="4173" w:name="_Toc439785833"/>
      <w:bookmarkStart w:id="4174" w:name="_Toc409125993"/>
      <w:bookmarkStart w:id="4175" w:name="_Toc9296"/>
      <w:bookmarkStart w:id="4176" w:name="_Toc399229126"/>
      <w:bookmarkStart w:id="4177" w:name="_Toc403570412"/>
      <w:bookmarkStart w:id="4178" w:name="_Toc402983927"/>
      <w:bookmarkStart w:id="4179" w:name="_Toc19022"/>
      <w:bookmarkStart w:id="4180" w:name="_Toc408859999"/>
      <w:bookmarkStart w:id="4181" w:name="_Toc399757377"/>
      <w:bookmarkStart w:id="4182" w:name="_Toc399259339"/>
      <w:bookmarkStart w:id="4183" w:name="_Toc405476740"/>
      <w:bookmarkStart w:id="4184" w:name="_Toc402983461"/>
      <w:bookmarkStart w:id="4185" w:name="_Toc400799005"/>
      <w:bookmarkStart w:id="4186" w:name="_Toc402982995"/>
      <w:bookmarkStart w:id="4187" w:name="_Toc403585398"/>
      <w:bookmarkStart w:id="4188" w:name="_Toc29097"/>
      <w:r>
        <w:t>数据链路层数据传输服务</w:t>
      </w:r>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p>
    <w:p w14:paraId="1C7EF1AC">
      <w:pPr>
        <w:pStyle w:val="50"/>
      </w:pPr>
      <w:r>
        <w:t>数据链路层的数据传输服务原语一共有收发两组四个，如</w:t>
      </w:r>
      <w:r>
        <w:fldChar w:fldCharType="begin"/>
      </w:r>
      <w:r>
        <w:instrText xml:space="preserve"> REF _Ref74865893 \h  \* MERGEFORMAT </w:instrText>
      </w:r>
      <w:r>
        <w:fldChar w:fldCharType="separate"/>
      </w:r>
      <w:r>
        <w:t>表 187</w:t>
      </w:r>
      <w:r>
        <w:fldChar w:fldCharType="end"/>
      </w:r>
      <w:r>
        <w:t>所示</w:t>
      </w:r>
      <w:r>
        <w:rPr>
          <w:rFonts w:hint="eastAsia"/>
        </w:rPr>
        <w:t>。</w:t>
      </w:r>
    </w:p>
    <w:p w14:paraId="68BBD8C6">
      <w:pPr>
        <w:pStyle w:val="10"/>
      </w:pPr>
      <w:bookmarkStart w:id="4189" w:name="_Ref56778006"/>
      <w:bookmarkStart w:id="4190" w:name="_Ref74865893"/>
      <w:bookmarkStart w:id="4191" w:name="_Toc399259648"/>
      <w:bookmarkStart w:id="4192" w:name="_Toc399229452"/>
      <w:bookmarkStart w:id="4193" w:name="_Ref399143392"/>
      <w:bookmarkStart w:id="4194" w:name="_Toc403570685"/>
      <w:bookmarkStart w:id="4195" w:name="_Toc402983242"/>
      <w:bookmarkStart w:id="4196" w:name="_Toc405476992"/>
      <w:bookmarkStart w:id="4197" w:name="_Toc402540160"/>
      <w:bookmarkStart w:id="4198" w:name="_Toc408860267"/>
      <w:bookmarkStart w:id="4199" w:name="_Toc399757678"/>
      <w:bookmarkStart w:id="4200" w:name="_Toc402983708"/>
      <w:bookmarkStart w:id="4201" w:name="_Toc402984174"/>
      <w:bookmarkStart w:id="4202" w:name="_Toc405022570"/>
      <w:r>
        <w:t xml:space="preserve">表 </w:t>
      </w:r>
      <w:bookmarkEnd w:id="4189"/>
      <w:r>
        <w:fldChar w:fldCharType="begin"/>
      </w:r>
      <w:r>
        <w:instrText xml:space="preserve"> SEQ 表 \* ARABIC </w:instrText>
      </w:r>
      <w:r>
        <w:fldChar w:fldCharType="separate"/>
      </w:r>
      <w:r>
        <w:t>187</w:t>
      </w:r>
      <w:r>
        <w:fldChar w:fldCharType="end"/>
      </w:r>
      <w:bookmarkEnd w:id="4190"/>
      <w:r>
        <w:t xml:space="preserve"> 数据链路层数据传输服务原语</w:t>
      </w:r>
      <w:bookmarkEnd w:id="4191"/>
      <w:bookmarkEnd w:id="4192"/>
      <w:bookmarkEnd w:id="4193"/>
      <w:bookmarkEnd w:id="4194"/>
      <w:bookmarkEnd w:id="4195"/>
      <w:bookmarkEnd w:id="4196"/>
      <w:bookmarkEnd w:id="4197"/>
      <w:bookmarkEnd w:id="4198"/>
      <w:bookmarkEnd w:id="4199"/>
      <w:bookmarkEnd w:id="4200"/>
      <w:bookmarkEnd w:id="4201"/>
      <w:bookmarkEnd w:id="4202"/>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02"/>
        <w:gridCol w:w="3685"/>
      </w:tblGrid>
      <w:tr w14:paraId="5203D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vAlign w:val="center"/>
          </w:tcPr>
          <w:p w14:paraId="5F52579D">
            <w:pPr>
              <w:pStyle w:val="125"/>
              <w:rPr>
                <w:rFonts w:ascii="Times New Roman" w:hAnsi="Times New Roman"/>
                <w:color w:val="000000"/>
                <w:sz w:val="18"/>
                <w:szCs w:val="18"/>
              </w:rPr>
            </w:pPr>
            <w:r>
              <w:rPr>
                <w:rFonts w:ascii="Times New Roman" w:hAnsi="Times New Roman"/>
                <w:color w:val="000000"/>
                <w:sz w:val="18"/>
                <w:szCs w:val="18"/>
              </w:rPr>
              <w:t>原语名称</w:t>
            </w:r>
          </w:p>
        </w:tc>
        <w:tc>
          <w:tcPr>
            <w:tcW w:w="3685" w:type="dxa"/>
            <w:vAlign w:val="center"/>
          </w:tcPr>
          <w:p w14:paraId="1416134F">
            <w:pPr>
              <w:pStyle w:val="125"/>
              <w:rPr>
                <w:rFonts w:ascii="Times New Roman" w:hAnsi="Times New Roman"/>
                <w:color w:val="000000"/>
                <w:sz w:val="18"/>
                <w:szCs w:val="18"/>
              </w:rPr>
            </w:pPr>
            <w:r>
              <w:rPr>
                <w:rFonts w:ascii="Times New Roman" w:hAnsi="Times New Roman"/>
                <w:color w:val="000000"/>
                <w:sz w:val="18"/>
                <w:szCs w:val="18"/>
              </w:rPr>
              <w:t>功能</w:t>
            </w:r>
          </w:p>
        </w:tc>
      </w:tr>
      <w:tr w14:paraId="427E2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vAlign w:val="center"/>
          </w:tcPr>
          <w:p w14:paraId="7F9DA5A3">
            <w:pPr>
              <w:pStyle w:val="125"/>
              <w:rPr>
                <w:rFonts w:ascii="Times New Roman" w:hAnsi="Times New Roman"/>
                <w:color w:val="000000"/>
                <w:sz w:val="18"/>
                <w:szCs w:val="18"/>
              </w:rPr>
            </w:pPr>
            <w:r>
              <w:rPr>
                <w:rFonts w:ascii="Times New Roman" w:hAnsi="Times New Roman"/>
                <w:color w:val="000000"/>
                <w:sz w:val="18"/>
                <w:szCs w:val="18"/>
              </w:rPr>
              <w:t>长MSDU发送原语</w:t>
            </w:r>
          </w:p>
        </w:tc>
        <w:tc>
          <w:tcPr>
            <w:tcW w:w="3685" w:type="dxa"/>
            <w:vAlign w:val="center"/>
          </w:tcPr>
          <w:p w14:paraId="2CF5933C">
            <w:pPr>
              <w:pStyle w:val="125"/>
              <w:rPr>
                <w:rFonts w:ascii="Times New Roman" w:hAnsi="Times New Roman"/>
                <w:color w:val="000000"/>
                <w:sz w:val="18"/>
                <w:szCs w:val="18"/>
              </w:rPr>
            </w:pPr>
            <w:r>
              <w:rPr>
                <w:rFonts w:ascii="Times New Roman" w:hAnsi="Times New Roman"/>
                <w:color w:val="000000"/>
                <w:sz w:val="18"/>
                <w:szCs w:val="18"/>
              </w:rPr>
              <w:t>发送长MSDU帧</w:t>
            </w:r>
          </w:p>
        </w:tc>
      </w:tr>
      <w:tr w14:paraId="76BD7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vAlign w:val="center"/>
          </w:tcPr>
          <w:p w14:paraId="183E9B9D">
            <w:pPr>
              <w:pStyle w:val="125"/>
              <w:rPr>
                <w:rFonts w:ascii="Times New Roman" w:hAnsi="Times New Roman"/>
                <w:color w:val="000000"/>
                <w:sz w:val="18"/>
                <w:szCs w:val="18"/>
              </w:rPr>
            </w:pPr>
            <w:r>
              <w:rPr>
                <w:rFonts w:ascii="Times New Roman" w:hAnsi="Times New Roman"/>
                <w:color w:val="000000"/>
                <w:sz w:val="18"/>
                <w:szCs w:val="18"/>
              </w:rPr>
              <w:t>长MSDU接收原语</w:t>
            </w:r>
          </w:p>
        </w:tc>
        <w:tc>
          <w:tcPr>
            <w:tcW w:w="3685" w:type="dxa"/>
            <w:vAlign w:val="center"/>
          </w:tcPr>
          <w:p w14:paraId="590C8A57">
            <w:pPr>
              <w:pStyle w:val="125"/>
              <w:rPr>
                <w:rFonts w:ascii="Times New Roman" w:hAnsi="Times New Roman"/>
                <w:color w:val="000000"/>
                <w:sz w:val="18"/>
                <w:szCs w:val="18"/>
              </w:rPr>
            </w:pPr>
            <w:r>
              <w:rPr>
                <w:rFonts w:ascii="Times New Roman" w:hAnsi="Times New Roman"/>
                <w:color w:val="000000"/>
                <w:sz w:val="18"/>
                <w:szCs w:val="18"/>
              </w:rPr>
              <w:t>接收长MSDU帧</w:t>
            </w:r>
          </w:p>
        </w:tc>
      </w:tr>
      <w:tr w14:paraId="1855C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vAlign w:val="center"/>
          </w:tcPr>
          <w:p w14:paraId="4E5D53A4">
            <w:pPr>
              <w:pStyle w:val="125"/>
              <w:rPr>
                <w:rFonts w:ascii="Times New Roman" w:hAnsi="Times New Roman"/>
                <w:color w:val="000000"/>
                <w:sz w:val="18"/>
                <w:szCs w:val="18"/>
              </w:rPr>
            </w:pPr>
            <w:r>
              <w:rPr>
                <w:rFonts w:ascii="Times New Roman" w:hAnsi="Times New Roman"/>
                <w:color w:val="000000"/>
                <w:sz w:val="18"/>
                <w:szCs w:val="18"/>
              </w:rPr>
              <w:t>短MSDU发送原语</w:t>
            </w:r>
          </w:p>
        </w:tc>
        <w:tc>
          <w:tcPr>
            <w:tcW w:w="3685" w:type="dxa"/>
            <w:vAlign w:val="center"/>
          </w:tcPr>
          <w:p w14:paraId="6237288E">
            <w:pPr>
              <w:pStyle w:val="125"/>
              <w:rPr>
                <w:rFonts w:ascii="Times New Roman" w:hAnsi="Times New Roman"/>
                <w:color w:val="000000"/>
                <w:sz w:val="18"/>
                <w:szCs w:val="18"/>
              </w:rPr>
            </w:pPr>
            <w:r>
              <w:rPr>
                <w:rFonts w:hint="eastAsia" w:ascii="Times New Roman" w:hAnsi="Times New Roman"/>
                <w:color w:val="000000"/>
                <w:sz w:val="18"/>
                <w:szCs w:val="18"/>
              </w:rPr>
              <w:t>发送</w:t>
            </w:r>
            <w:r>
              <w:rPr>
                <w:rFonts w:ascii="Times New Roman" w:hAnsi="Times New Roman"/>
                <w:color w:val="000000"/>
                <w:sz w:val="18"/>
                <w:szCs w:val="18"/>
              </w:rPr>
              <w:t>短MSDU帧</w:t>
            </w:r>
          </w:p>
        </w:tc>
      </w:tr>
      <w:tr w14:paraId="2D418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vAlign w:val="center"/>
          </w:tcPr>
          <w:p w14:paraId="73212016">
            <w:pPr>
              <w:pStyle w:val="125"/>
              <w:rPr>
                <w:rFonts w:ascii="Times New Roman" w:hAnsi="Times New Roman"/>
                <w:color w:val="000000"/>
                <w:sz w:val="18"/>
                <w:szCs w:val="18"/>
              </w:rPr>
            </w:pPr>
            <w:r>
              <w:rPr>
                <w:rFonts w:ascii="Times New Roman" w:hAnsi="Times New Roman"/>
                <w:color w:val="000000"/>
                <w:sz w:val="18"/>
                <w:szCs w:val="18"/>
              </w:rPr>
              <w:t>短MSDU接收原语</w:t>
            </w:r>
          </w:p>
        </w:tc>
        <w:tc>
          <w:tcPr>
            <w:tcW w:w="3685" w:type="dxa"/>
            <w:vAlign w:val="center"/>
          </w:tcPr>
          <w:p w14:paraId="34E61B1E">
            <w:pPr>
              <w:pStyle w:val="125"/>
              <w:rPr>
                <w:rFonts w:ascii="Times New Roman" w:hAnsi="Times New Roman"/>
                <w:color w:val="000000"/>
                <w:sz w:val="18"/>
                <w:szCs w:val="18"/>
              </w:rPr>
            </w:pPr>
            <w:r>
              <w:rPr>
                <w:rFonts w:hint="eastAsia" w:ascii="Times New Roman" w:hAnsi="Times New Roman"/>
                <w:color w:val="000000"/>
                <w:sz w:val="18"/>
                <w:szCs w:val="18"/>
              </w:rPr>
              <w:t>接收</w:t>
            </w:r>
            <w:r>
              <w:rPr>
                <w:rFonts w:ascii="Times New Roman" w:hAnsi="Times New Roman"/>
                <w:color w:val="000000"/>
                <w:sz w:val="18"/>
                <w:szCs w:val="18"/>
              </w:rPr>
              <w:t>短MSDU帧</w:t>
            </w:r>
          </w:p>
        </w:tc>
      </w:tr>
    </w:tbl>
    <w:p w14:paraId="553D3A1E">
      <w:pPr>
        <w:pStyle w:val="50"/>
      </w:pPr>
      <w:bookmarkStart w:id="4203" w:name="_Toc403570413"/>
      <w:bookmarkStart w:id="4204" w:name="_Toc405476741"/>
      <w:bookmarkStart w:id="4205" w:name="_Toc403585399"/>
      <w:bookmarkStart w:id="4206" w:name="_Toc399259340"/>
      <w:bookmarkStart w:id="4207" w:name="_Toc402983462"/>
      <w:bookmarkStart w:id="4208" w:name="_Toc439785834"/>
      <w:bookmarkStart w:id="4209" w:name="_Toc399757378"/>
      <w:bookmarkStart w:id="4210" w:name="_Toc402982996"/>
      <w:bookmarkStart w:id="4211" w:name="_Toc402983928"/>
      <w:bookmarkStart w:id="4212" w:name="_Toc408860000"/>
      <w:bookmarkStart w:id="4213" w:name="_Toc400799006"/>
      <w:bookmarkStart w:id="4214" w:name="_Toc399229127"/>
    </w:p>
    <w:p w14:paraId="1BB10719">
      <w:pPr>
        <w:pStyle w:val="57"/>
        <w:ind w:left="420" w:hanging="420"/>
      </w:pPr>
      <w:bookmarkStart w:id="4215" w:name="_Toc19196"/>
      <w:bookmarkStart w:id="4216" w:name="_Toc19376"/>
      <w:bookmarkStart w:id="4217" w:name="_Toc9928"/>
      <w:r>
        <w:t>长MSDU发送原语</w:t>
      </w:r>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p>
    <w:p w14:paraId="72C165C5">
      <w:pPr>
        <w:pStyle w:val="50"/>
      </w:pPr>
      <w:r>
        <w:t>通过长MSDU发送原语，可以将完整的长MSDU帧，交由数据链路层发送。</w:t>
      </w:r>
    </w:p>
    <w:p w14:paraId="38579E73">
      <w:pPr>
        <w:pStyle w:val="50"/>
      </w:pPr>
      <w:r>
        <w:t>发送长MSDU的格式，</w:t>
      </w:r>
      <w:del w:id="226" w:author="gddw" w:date="2026-02-09T10:24:13Z">
        <w:r>
          <w:rPr/>
          <w:delText>必须</w:delText>
        </w:r>
      </w:del>
      <w:ins w:id="227" w:author="gddw" w:date="2026-02-09T10:24:13Z">
        <w:r>
          <w:rPr>
            <w:rFonts w:hint="eastAsia"/>
            <w:lang w:eastAsia="zh-CN"/>
          </w:rPr>
          <w:t>应</w:t>
        </w:r>
      </w:ins>
      <w:r>
        <w:t>符合MSDU长帧头格式。</w:t>
      </w:r>
    </w:p>
    <w:p w14:paraId="3EBFAE4A">
      <w:pPr>
        <w:pStyle w:val="67"/>
      </w:pPr>
      <w:bookmarkStart w:id="4218" w:name="_Toc22529"/>
      <w:bookmarkStart w:id="4219" w:name="_Toc399757379"/>
      <w:bookmarkStart w:id="4220" w:name="_Toc399259341"/>
      <w:bookmarkStart w:id="4221" w:name="_Toc27189"/>
      <w:bookmarkStart w:id="4222" w:name="_Toc403570414"/>
      <w:bookmarkStart w:id="4223" w:name="_Toc399229128"/>
      <w:bookmarkStart w:id="4224" w:name="_Toc26295"/>
      <w:bookmarkStart w:id="4225" w:name="_Toc408860001"/>
      <w:r>
        <w:t>原语语义</w:t>
      </w:r>
      <w:bookmarkEnd w:id="4218"/>
      <w:bookmarkEnd w:id="4219"/>
      <w:bookmarkEnd w:id="4220"/>
      <w:bookmarkEnd w:id="4221"/>
      <w:bookmarkEnd w:id="4222"/>
      <w:bookmarkEnd w:id="4223"/>
      <w:bookmarkEnd w:id="4224"/>
      <w:bookmarkEnd w:id="4225"/>
    </w:p>
    <w:p w14:paraId="60700FFF">
      <w:pPr>
        <w:pStyle w:val="50"/>
      </w:pPr>
      <w:r>
        <w:t>长MSDU</w:t>
      </w:r>
      <w:r>
        <w:rPr>
          <w:rStyle w:val="51"/>
        </w:rPr>
        <w:t>发送原语的语义如</w:t>
      </w:r>
      <w:r>
        <w:rPr>
          <w:rStyle w:val="51"/>
        </w:rPr>
        <w:fldChar w:fldCharType="begin"/>
      </w:r>
      <w:r>
        <w:rPr>
          <w:rStyle w:val="51"/>
        </w:rPr>
        <w:instrText xml:space="preserve"> REF _Ref74866054 \h  \* MERGEFORMAT </w:instrText>
      </w:r>
      <w:r>
        <w:rPr>
          <w:rStyle w:val="51"/>
        </w:rPr>
        <w:fldChar w:fldCharType="separate"/>
      </w:r>
      <w:r>
        <w:rPr>
          <w:rStyle w:val="51"/>
        </w:rPr>
        <w:t>表 188</w:t>
      </w:r>
      <w:r>
        <w:rPr>
          <w:rStyle w:val="51"/>
        </w:rPr>
        <w:fldChar w:fldCharType="end"/>
      </w:r>
      <w:r>
        <w:rPr>
          <w:rStyle w:val="51"/>
        </w:rPr>
        <w:t>所示</w:t>
      </w:r>
      <w:r>
        <w:rPr>
          <w:rStyle w:val="51"/>
          <w:rFonts w:hint="eastAsia"/>
        </w:rPr>
        <w:t>。</w:t>
      </w:r>
    </w:p>
    <w:p w14:paraId="4CFAC575">
      <w:pPr>
        <w:pStyle w:val="10"/>
      </w:pPr>
      <w:bookmarkStart w:id="4226" w:name="_Ref56778029"/>
      <w:bookmarkStart w:id="4227" w:name="_Ref74866054"/>
      <w:bookmarkStart w:id="4228" w:name="_Toc405022571"/>
      <w:bookmarkStart w:id="4229" w:name="_Toc403570686"/>
      <w:bookmarkStart w:id="4230" w:name="_Toc399229453"/>
      <w:bookmarkStart w:id="4231" w:name="_Toc402540161"/>
      <w:bookmarkStart w:id="4232" w:name="_Toc402984175"/>
      <w:bookmarkStart w:id="4233" w:name="_Toc399259649"/>
      <w:bookmarkStart w:id="4234" w:name="_Toc402983709"/>
      <w:bookmarkStart w:id="4235" w:name="_Ref399143530"/>
      <w:bookmarkStart w:id="4236" w:name="_Toc402983243"/>
      <w:bookmarkStart w:id="4237" w:name="_Toc399757679"/>
      <w:bookmarkStart w:id="4238" w:name="_Toc408860268"/>
      <w:bookmarkStart w:id="4239" w:name="_Toc405476993"/>
      <w:r>
        <w:t xml:space="preserve">表 </w:t>
      </w:r>
      <w:bookmarkEnd w:id="4226"/>
      <w:r>
        <w:fldChar w:fldCharType="begin"/>
      </w:r>
      <w:r>
        <w:instrText xml:space="preserve"> SEQ 表 \* ARABIC </w:instrText>
      </w:r>
      <w:r>
        <w:fldChar w:fldCharType="separate"/>
      </w:r>
      <w:r>
        <w:t>188</w:t>
      </w:r>
      <w:r>
        <w:fldChar w:fldCharType="end"/>
      </w:r>
      <w:bookmarkEnd w:id="4227"/>
      <w:r>
        <w:t xml:space="preserve"> 长MSDU发送原语</w:t>
      </w:r>
      <w:bookmarkEnd w:id="4228"/>
      <w:bookmarkEnd w:id="4229"/>
      <w:bookmarkEnd w:id="4230"/>
      <w:bookmarkEnd w:id="4231"/>
      <w:bookmarkEnd w:id="4232"/>
      <w:bookmarkEnd w:id="4233"/>
      <w:bookmarkEnd w:id="4234"/>
      <w:bookmarkEnd w:id="4235"/>
      <w:bookmarkEnd w:id="4236"/>
      <w:bookmarkEnd w:id="4237"/>
      <w:bookmarkEnd w:id="4238"/>
      <w:bookmarkEnd w:id="423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992"/>
        <w:gridCol w:w="1560"/>
        <w:gridCol w:w="3685"/>
      </w:tblGrid>
      <w:tr w14:paraId="43DC3A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2BA9E2FC">
            <w:pPr>
              <w:pStyle w:val="125"/>
              <w:rPr>
                <w:rFonts w:ascii="Times New Roman" w:hAnsi="Times New Roman"/>
                <w:color w:val="000000"/>
                <w:sz w:val="18"/>
                <w:szCs w:val="18"/>
              </w:rPr>
            </w:pPr>
            <w:r>
              <w:rPr>
                <w:rFonts w:ascii="Times New Roman" w:hAnsi="Times New Roman"/>
                <w:color w:val="000000"/>
                <w:sz w:val="18"/>
                <w:szCs w:val="18"/>
              </w:rPr>
              <w:t>名称</w:t>
            </w:r>
          </w:p>
        </w:tc>
        <w:tc>
          <w:tcPr>
            <w:tcW w:w="992" w:type="dxa"/>
            <w:tcBorders>
              <w:right w:val="single" w:color="auto" w:sz="4" w:space="0"/>
            </w:tcBorders>
            <w:vAlign w:val="center"/>
          </w:tcPr>
          <w:p w14:paraId="68865922">
            <w:pPr>
              <w:pStyle w:val="125"/>
              <w:rPr>
                <w:rFonts w:ascii="Times New Roman" w:hAnsi="Times New Roman"/>
                <w:color w:val="000000"/>
                <w:sz w:val="18"/>
                <w:szCs w:val="18"/>
              </w:rPr>
            </w:pPr>
            <w:r>
              <w:rPr>
                <w:rFonts w:ascii="Times New Roman" w:hAnsi="Times New Roman"/>
                <w:color w:val="000000"/>
                <w:sz w:val="18"/>
                <w:szCs w:val="18"/>
              </w:rPr>
              <w:t>类型</w:t>
            </w:r>
          </w:p>
        </w:tc>
        <w:tc>
          <w:tcPr>
            <w:tcW w:w="1560" w:type="dxa"/>
            <w:tcBorders>
              <w:left w:val="single" w:color="auto" w:sz="4" w:space="0"/>
            </w:tcBorders>
            <w:vAlign w:val="center"/>
          </w:tcPr>
          <w:p w14:paraId="513A565F">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3685" w:type="dxa"/>
            <w:vAlign w:val="center"/>
          </w:tcPr>
          <w:p w14:paraId="343F5A4E">
            <w:pPr>
              <w:pStyle w:val="125"/>
              <w:rPr>
                <w:rFonts w:ascii="Times New Roman" w:hAnsi="Times New Roman"/>
                <w:color w:val="000000"/>
                <w:sz w:val="18"/>
                <w:szCs w:val="18"/>
              </w:rPr>
            </w:pPr>
            <w:r>
              <w:rPr>
                <w:rFonts w:ascii="Times New Roman" w:hAnsi="Times New Roman"/>
                <w:color w:val="000000"/>
                <w:sz w:val="18"/>
                <w:szCs w:val="18"/>
              </w:rPr>
              <w:t>描述</w:t>
            </w:r>
          </w:p>
        </w:tc>
      </w:tr>
      <w:tr w14:paraId="350C2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082AF4CB">
            <w:pPr>
              <w:pStyle w:val="125"/>
              <w:rPr>
                <w:rFonts w:ascii="Times New Roman" w:hAnsi="Times New Roman"/>
                <w:color w:val="000000"/>
                <w:sz w:val="18"/>
                <w:szCs w:val="18"/>
              </w:rPr>
            </w:pPr>
            <w:r>
              <w:rPr>
                <w:rFonts w:ascii="Times New Roman" w:hAnsi="Times New Roman"/>
                <w:color w:val="000000"/>
                <w:sz w:val="18"/>
                <w:szCs w:val="18"/>
              </w:rPr>
              <w:t>MSDU</w:t>
            </w:r>
          </w:p>
        </w:tc>
        <w:tc>
          <w:tcPr>
            <w:tcW w:w="992" w:type="dxa"/>
            <w:tcBorders>
              <w:right w:val="single" w:color="auto" w:sz="4" w:space="0"/>
            </w:tcBorders>
            <w:vAlign w:val="center"/>
          </w:tcPr>
          <w:p w14:paraId="45D6B210">
            <w:pPr>
              <w:pStyle w:val="125"/>
              <w:rPr>
                <w:rFonts w:ascii="Times New Roman" w:hAnsi="Times New Roman"/>
                <w:color w:val="000000"/>
                <w:sz w:val="18"/>
                <w:szCs w:val="18"/>
              </w:rPr>
            </w:pPr>
            <w:r>
              <w:rPr>
                <w:rFonts w:ascii="Times New Roman" w:hAnsi="Times New Roman"/>
                <w:color w:val="000000"/>
                <w:sz w:val="18"/>
                <w:szCs w:val="18"/>
              </w:rPr>
              <w:t>字节流</w:t>
            </w:r>
          </w:p>
        </w:tc>
        <w:tc>
          <w:tcPr>
            <w:tcW w:w="1560" w:type="dxa"/>
            <w:tcBorders>
              <w:left w:val="single" w:color="auto" w:sz="4" w:space="0"/>
            </w:tcBorders>
            <w:vAlign w:val="center"/>
          </w:tcPr>
          <w:p w14:paraId="2BEFB279">
            <w:pPr>
              <w:pStyle w:val="125"/>
              <w:rPr>
                <w:rFonts w:ascii="Times New Roman" w:hAnsi="Times New Roman"/>
                <w:color w:val="000000"/>
                <w:sz w:val="18"/>
                <w:szCs w:val="18"/>
              </w:rPr>
            </w:pPr>
            <w:r>
              <w:rPr>
                <w:rFonts w:ascii="Times New Roman" w:hAnsi="Times New Roman"/>
                <w:color w:val="000000"/>
                <w:sz w:val="18"/>
                <w:szCs w:val="18"/>
              </w:rPr>
              <w:t>-</w:t>
            </w:r>
          </w:p>
        </w:tc>
        <w:tc>
          <w:tcPr>
            <w:tcW w:w="3685" w:type="dxa"/>
            <w:vAlign w:val="center"/>
          </w:tcPr>
          <w:p w14:paraId="23CF00EF">
            <w:pPr>
              <w:pStyle w:val="125"/>
              <w:rPr>
                <w:rFonts w:ascii="Times New Roman" w:hAnsi="Times New Roman"/>
                <w:color w:val="000000"/>
                <w:sz w:val="18"/>
                <w:szCs w:val="18"/>
              </w:rPr>
            </w:pPr>
            <w:r>
              <w:rPr>
                <w:rFonts w:ascii="Times New Roman" w:hAnsi="Times New Roman"/>
                <w:color w:val="000000"/>
                <w:sz w:val="18"/>
                <w:szCs w:val="18"/>
              </w:rPr>
              <w:t>组成MSDU的字节流。</w:t>
            </w:r>
          </w:p>
        </w:tc>
      </w:tr>
      <w:tr w14:paraId="70EA3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143751B">
            <w:pPr>
              <w:pStyle w:val="125"/>
              <w:rPr>
                <w:rFonts w:ascii="Times New Roman" w:hAnsi="Times New Roman"/>
                <w:color w:val="000000"/>
                <w:sz w:val="18"/>
                <w:szCs w:val="18"/>
              </w:rPr>
            </w:pPr>
            <w:r>
              <w:rPr>
                <w:rFonts w:ascii="Times New Roman" w:hAnsi="Times New Roman"/>
                <w:color w:val="000000"/>
                <w:sz w:val="18"/>
                <w:szCs w:val="18"/>
              </w:rPr>
              <w:t>MSDU长度</w:t>
            </w:r>
          </w:p>
        </w:tc>
        <w:tc>
          <w:tcPr>
            <w:tcW w:w="992" w:type="dxa"/>
            <w:tcBorders>
              <w:right w:val="single" w:color="auto" w:sz="4" w:space="0"/>
            </w:tcBorders>
            <w:vAlign w:val="center"/>
          </w:tcPr>
          <w:p w14:paraId="22D7287F">
            <w:pPr>
              <w:pStyle w:val="125"/>
              <w:rPr>
                <w:rFonts w:ascii="Times New Roman" w:hAnsi="Times New Roman"/>
                <w:color w:val="000000"/>
                <w:sz w:val="18"/>
                <w:szCs w:val="18"/>
              </w:rPr>
            </w:pPr>
            <w:r>
              <w:rPr>
                <w:rFonts w:ascii="Times New Roman" w:hAnsi="Times New Roman"/>
                <w:color w:val="000000"/>
                <w:sz w:val="18"/>
                <w:szCs w:val="18"/>
              </w:rPr>
              <w:t>整型</w:t>
            </w:r>
          </w:p>
        </w:tc>
        <w:tc>
          <w:tcPr>
            <w:tcW w:w="1560" w:type="dxa"/>
            <w:tcBorders>
              <w:left w:val="single" w:color="auto" w:sz="4" w:space="0"/>
            </w:tcBorders>
            <w:vAlign w:val="center"/>
          </w:tcPr>
          <w:p w14:paraId="5B3F1A26">
            <w:pPr>
              <w:pStyle w:val="125"/>
              <w:rPr>
                <w:rFonts w:ascii="Times New Roman" w:hAnsi="Times New Roman"/>
                <w:color w:val="000000"/>
                <w:sz w:val="18"/>
                <w:szCs w:val="18"/>
              </w:rPr>
            </w:pPr>
            <w:r>
              <w:rPr>
                <w:rFonts w:ascii="Times New Roman" w:hAnsi="Times New Roman"/>
                <w:color w:val="000000"/>
                <w:sz w:val="18"/>
                <w:szCs w:val="18"/>
              </w:rPr>
              <w:t>2 - 2012</w:t>
            </w:r>
          </w:p>
        </w:tc>
        <w:tc>
          <w:tcPr>
            <w:tcW w:w="3685" w:type="dxa"/>
            <w:vAlign w:val="center"/>
          </w:tcPr>
          <w:p w14:paraId="1C008D79">
            <w:pPr>
              <w:pStyle w:val="125"/>
              <w:rPr>
                <w:rFonts w:ascii="Times New Roman" w:hAnsi="Times New Roman"/>
                <w:color w:val="000000"/>
                <w:sz w:val="18"/>
                <w:szCs w:val="18"/>
              </w:rPr>
            </w:pPr>
            <w:r>
              <w:rPr>
                <w:rFonts w:ascii="Times New Roman" w:hAnsi="Times New Roman"/>
                <w:color w:val="000000"/>
                <w:sz w:val="18"/>
                <w:szCs w:val="18"/>
              </w:rPr>
              <w:t>MSDU的长度，总字节数。</w:t>
            </w:r>
          </w:p>
        </w:tc>
      </w:tr>
    </w:tbl>
    <w:p w14:paraId="12BEBE58">
      <w:pPr>
        <w:pStyle w:val="50"/>
      </w:pPr>
      <w:bookmarkStart w:id="4240" w:name="_Toc403570415"/>
      <w:bookmarkStart w:id="4241" w:name="_Toc399229129"/>
      <w:bookmarkStart w:id="4242" w:name="_Toc408860002"/>
      <w:bookmarkStart w:id="4243" w:name="_Toc399757380"/>
      <w:bookmarkStart w:id="4244" w:name="_Toc399259342"/>
    </w:p>
    <w:p w14:paraId="10ED7085">
      <w:pPr>
        <w:pStyle w:val="67"/>
      </w:pPr>
      <w:bookmarkStart w:id="4245" w:name="_Toc12811"/>
      <w:bookmarkStart w:id="4246" w:name="_Toc3958"/>
      <w:bookmarkStart w:id="4247" w:name="_Toc7772"/>
      <w:r>
        <w:t>数据链路层处理</w:t>
      </w:r>
      <w:bookmarkEnd w:id="4240"/>
      <w:bookmarkEnd w:id="4241"/>
      <w:bookmarkEnd w:id="4242"/>
      <w:bookmarkEnd w:id="4243"/>
      <w:bookmarkEnd w:id="4244"/>
      <w:bookmarkEnd w:id="4245"/>
      <w:bookmarkEnd w:id="4246"/>
      <w:bookmarkEnd w:id="4247"/>
    </w:p>
    <w:p w14:paraId="77089CAE">
      <w:pPr>
        <w:pStyle w:val="50"/>
      </w:pPr>
      <w:r>
        <w:t>数据链路层将长MSDU帧封装为MAC帧，采用MAC长帧头。</w:t>
      </w:r>
    </w:p>
    <w:p w14:paraId="6CF34A78">
      <w:pPr>
        <w:pStyle w:val="50"/>
      </w:pPr>
      <w:r>
        <w:t>数据链路层发送长MSDU帧时，根据长MSDU中的头部的原始目的地址，原始源地址，VLAN标签，MSDU类型等字段，获取报文的目的地址，优先级等，生成MAC帧头。</w:t>
      </w:r>
    </w:p>
    <w:p w14:paraId="351B71EE">
      <w:pPr>
        <w:pStyle w:val="50"/>
      </w:pPr>
      <w:r>
        <w:t>数据链路层对MSDU帧内容不做修改。</w:t>
      </w:r>
    </w:p>
    <w:p w14:paraId="438AD5A5">
      <w:pPr>
        <w:pStyle w:val="57"/>
        <w:ind w:left="420" w:hanging="420"/>
      </w:pPr>
      <w:bookmarkStart w:id="4248" w:name="_Toc403570416"/>
      <w:bookmarkStart w:id="4249" w:name="_Toc402982997"/>
      <w:bookmarkStart w:id="4250" w:name="_Toc402983463"/>
      <w:bookmarkStart w:id="4251" w:name="_Toc402983929"/>
      <w:bookmarkStart w:id="4252" w:name="_Toc400799007"/>
      <w:bookmarkStart w:id="4253" w:name="_Toc13511"/>
      <w:bookmarkStart w:id="4254" w:name="_Toc399757381"/>
      <w:bookmarkStart w:id="4255" w:name="_Toc399259343"/>
      <w:bookmarkStart w:id="4256" w:name="_Toc26822"/>
      <w:bookmarkStart w:id="4257" w:name="_Toc27263"/>
      <w:bookmarkStart w:id="4258" w:name="_Toc408860003"/>
      <w:bookmarkStart w:id="4259" w:name="_Toc399229130"/>
      <w:bookmarkStart w:id="4260" w:name="_Toc403585400"/>
      <w:bookmarkStart w:id="4261" w:name="_Toc405476742"/>
      <w:bookmarkStart w:id="4262" w:name="_Toc439785835"/>
      <w:r>
        <w:t>长MSDU接收原语</w:t>
      </w:r>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p>
    <w:p w14:paraId="451A1C6E">
      <w:pPr>
        <w:pStyle w:val="50"/>
      </w:pPr>
      <w:r>
        <w:t>数据链路层通过长MSDU接收原语，通知应用层接收长MSDU帧。</w:t>
      </w:r>
    </w:p>
    <w:p w14:paraId="0250DA18">
      <w:pPr>
        <w:pStyle w:val="67"/>
      </w:pPr>
      <w:bookmarkStart w:id="4263" w:name="_Toc408860004"/>
      <w:bookmarkStart w:id="4264" w:name="_Toc28267"/>
      <w:bookmarkStart w:id="4265" w:name="_Toc399229131"/>
      <w:bookmarkStart w:id="4266" w:name="_Toc399259344"/>
      <w:bookmarkStart w:id="4267" w:name="_Toc4236"/>
      <w:bookmarkStart w:id="4268" w:name="_Toc399757382"/>
      <w:bookmarkStart w:id="4269" w:name="_Toc15963"/>
      <w:bookmarkStart w:id="4270" w:name="_Toc403570417"/>
      <w:r>
        <w:t>原语语义</w:t>
      </w:r>
      <w:bookmarkEnd w:id="4263"/>
      <w:bookmarkEnd w:id="4264"/>
      <w:bookmarkEnd w:id="4265"/>
      <w:bookmarkEnd w:id="4266"/>
      <w:bookmarkEnd w:id="4267"/>
      <w:bookmarkEnd w:id="4268"/>
      <w:bookmarkEnd w:id="4269"/>
      <w:bookmarkEnd w:id="4270"/>
    </w:p>
    <w:p w14:paraId="6B410535">
      <w:pPr>
        <w:pStyle w:val="50"/>
      </w:pPr>
      <w:r>
        <w:t>长MSDU接收原语的语义如</w:t>
      </w:r>
      <w:r>
        <w:fldChar w:fldCharType="begin"/>
      </w:r>
      <w:r>
        <w:instrText xml:space="preserve"> REF _Ref56778055 \h  \* MERGEFORMAT </w:instrText>
      </w:r>
      <w:r>
        <w:fldChar w:fldCharType="separate"/>
      </w:r>
      <w:r>
        <w:t>表 189</w:t>
      </w:r>
      <w:r>
        <w:fldChar w:fldCharType="end"/>
      </w:r>
      <w:r>
        <w:t>所示</w:t>
      </w:r>
      <w:r>
        <w:rPr>
          <w:rFonts w:hint="eastAsia"/>
        </w:rPr>
        <w:t>。</w:t>
      </w:r>
    </w:p>
    <w:p w14:paraId="6D4E0A7E">
      <w:pPr>
        <w:pStyle w:val="10"/>
      </w:pPr>
      <w:bookmarkStart w:id="4271" w:name="_Ref56778055"/>
      <w:bookmarkStart w:id="4272" w:name="_Toc402983710"/>
      <w:bookmarkStart w:id="4273" w:name="_Toc399757680"/>
      <w:bookmarkStart w:id="4274" w:name="_Toc403570687"/>
      <w:bookmarkStart w:id="4275" w:name="_Toc402540162"/>
      <w:bookmarkStart w:id="4276" w:name="_Ref399143574"/>
      <w:bookmarkStart w:id="4277" w:name="_Toc408860269"/>
      <w:bookmarkStart w:id="4278" w:name="_Toc402984176"/>
      <w:bookmarkStart w:id="4279" w:name="_Toc405022572"/>
      <w:bookmarkStart w:id="4280" w:name="_Toc399259650"/>
      <w:bookmarkStart w:id="4281" w:name="_Toc399229454"/>
      <w:bookmarkStart w:id="4282" w:name="_Toc405476994"/>
      <w:bookmarkStart w:id="4283" w:name="_Toc402983244"/>
      <w:r>
        <w:t xml:space="preserve">表 </w:t>
      </w:r>
      <w:r>
        <w:fldChar w:fldCharType="begin"/>
      </w:r>
      <w:r>
        <w:instrText xml:space="preserve"> SEQ 表 \* ARABIC </w:instrText>
      </w:r>
      <w:r>
        <w:fldChar w:fldCharType="separate"/>
      </w:r>
      <w:r>
        <w:t>189</w:t>
      </w:r>
      <w:r>
        <w:fldChar w:fldCharType="end"/>
      </w:r>
      <w:bookmarkEnd w:id="4271"/>
      <w:r>
        <w:rPr>
          <w:rFonts w:hint="eastAsia"/>
        </w:rPr>
        <w:t xml:space="preserve"> </w:t>
      </w:r>
      <w:r>
        <w:t>长MSDU接收原语</w:t>
      </w:r>
      <w:bookmarkEnd w:id="4272"/>
      <w:bookmarkEnd w:id="4273"/>
      <w:bookmarkEnd w:id="4274"/>
      <w:bookmarkEnd w:id="4275"/>
      <w:bookmarkEnd w:id="4276"/>
      <w:bookmarkEnd w:id="4277"/>
      <w:bookmarkEnd w:id="4278"/>
      <w:bookmarkEnd w:id="4279"/>
      <w:bookmarkEnd w:id="4280"/>
      <w:bookmarkEnd w:id="4281"/>
      <w:bookmarkEnd w:id="4282"/>
      <w:bookmarkEnd w:id="428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992"/>
        <w:gridCol w:w="1560"/>
        <w:gridCol w:w="3685"/>
      </w:tblGrid>
      <w:tr w14:paraId="3C6D8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1EA7784">
            <w:pPr>
              <w:pStyle w:val="125"/>
              <w:rPr>
                <w:rFonts w:ascii="Times New Roman" w:hAnsi="Times New Roman"/>
                <w:color w:val="000000"/>
                <w:sz w:val="18"/>
                <w:szCs w:val="18"/>
              </w:rPr>
            </w:pPr>
            <w:r>
              <w:rPr>
                <w:rFonts w:ascii="Times New Roman" w:hAnsi="Times New Roman"/>
                <w:color w:val="000000"/>
                <w:sz w:val="18"/>
                <w:szCs w:val="18"/>
              </w:rPr>
              <w:t>名称</w:t>
            </w:r>
          </w:p>
        </w:tc>
        <w:tc>
          <w:tcPr>
            <w:tcW w:w="992" w:type="dxa"/>
            <w:tcBorders>
              <w:right w:val="single" w:color="auto" w:sz="4" w:space="0"/>
            </w:tcBorders>
            <w:vAlign w:val="center"/>
          </w:tcPr>
          <w:p w14:paraId="0DF50BB1">
            <w:pPr>
              <w:pStyle w:val="125"/>
              <w:rPr>
                <w:rFonts w:ascii="Times New Roman" w:hAnsi="Times New Roman"/>
                <w:color w:val="000000"/>
                <w:sz w:val="18"/>
                <w:szCs w:val="18"/>
              </w:rPr>
            </w:pPr>
            <w:r>
              <w:rPr>
                <w:rFonts w:ascii="Times New Roman" w:hAnsi="Times New Roman"/>
                <w:color w:val="000000"/>
                <w:sz w:val="18"/>
                <w:szCs w:val="18"/>
              </w:rPr>
              <w:t>类型</w:t>
            </w:r>
          </w:p>
        </w:tc>
        <w:tc>
          <w:tcPr>
            <w:tcW w:w="1560" w:type="dxa"/>
            <w:tcBorders>
              <w:left w:val="single" w:color="auto" w:sz="4" w:space="0"/>
            </w:tcBorders>
            <w:vAlign w:val="center"/>
          </w:tcPr>
          <w:p w14:paraId="2E561AB0">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3685" w:type="dxa"/>
            <w:vAlign w:val="center"/>
          </w:tcPr>
          <w:p w14:paraId="694DA48E">
            <w:pPr>
              <w:pStyle w:val="125"/>
              <w:rPr>
                <w:rFonts w:ascii="Times New Roman" w:hAnsi="Times New Roman"/>
                <w:color w:val="000000"/>
                <w:sz w:val="18"/>
                <w:szCs w:val="18"/>
              </w:rPr>
            </w:pPr>
            <w:r>
              <w:rPr>
                <w:rFonts w:ascii="Times New Roman" w:hAnsi="Times New Roman"/>
                <w:color w:val="000000"/>
                <w:sz w:val="18"/>
                <w:szCs w:val="18"/>
              </w:rPr>
              <w:t>描述</w:t>
            </w:r>
          </w:p>
        </w:tc>
      </w:tr>
      <w:tr w14:paraId="36634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7E8DFFA0">
            <w:pPr>
              <w:pStyle w:val="125"/>
              <w:rPr>
                <w:rFonts w:ascii="Times New Roman" w:hAnsi="Times New Roman"/>
                <w:color w:val="000000"/>
                <w:sz w:val="18"/>
                <w:szCs w:val="18"/>
              </w:rPr>
            </w:pPr>
            <w:r>
              <w:rPr>
                <w:rFonts w:ascii="Times New Roman" w:hAnsi="Times New Roman"/>
                <w:color w:val="000000"/>
                <w:sz w:val="18"/>
                <w:szCs w:val="18"/>
              </w:rPr>
              <w:t>MSDU</w:t>
            </w:r>
          </w:p>
        </w:tc>
        <w:tc>
          <w:tcPr>
            <w:tcW w:w="992" w:type="dxa"/>
            <w:tcBorders>
              <w:right w:val="single" w:color="auto" w:sz="4" w:space="0"/>
            </w:tcBorders>
            <w:vAlign w:val="center"/>
          </w:tcPr>
          <w:p w14:paraId="4C5F43F6">
            <w:pPr>
              <w:pStyle w:val="125"/>
              <w:rPr>
                <w:rFonts w:ascii="Times New Roman" w:hAnsi="Times New Roman"/>
                <w:color w:val="000000"/>
                <w:sz w:val="18"/>
                <w:szCs w:val="18"/>
              </w:rPr>
            </w:pPr>
            <w:r>
              <w:rPr>
                <w:rFonts w:ascii="Times New Roman" w:hAnsi="Times New Roman"/>
                <w:color w:val="000000"/>
                <w:sz w:val="18"/>
                <w:szCs w:val="18"/>
              </w:rPr>
              <w:t>字节流</w:t>
            </w:r>
          </w:p>
        </w:tc>
        <w:tc>
          <w:tcPr>
            <w:tcW w:w="1560" w:type="dxa"/>
            <w:tcBorders>
              <w:left w:val="single" w:color="auto" w:sz="4" w:space="0"/>
            </w:tcBorders>
            <w:vAlign w:val="center"/>
          </w:tcPr>
          <w:p w14:paraId="22757C81">
            <w:pPr>
              <w:pStyle w:val="125"/>
              <w:rPr>
                <w:rFonts w:ascii="Times New Roman" w:hAnsi="Times New Roman"/>
                <w:color w:val="000000"/>
                <w:sz w:val="18"/>
                <w:szCs w:val="18"/>
              </w:rPr>
            </w:pPr>
            <w:r>
              <w:rPr>
                <w:rFonts w:ascii="Times New Roman" w:hAnsi="Times New Roman"/>
                <w:color w:val="000000"/>
                <w:sz w:val="18"/>
                <w:szCs w:val="18"/>
              </w:rPr>
              <w:t>-</w:t>
            </w:r>
          </w:p>
        </w:tc>
        <w:tc>
          <w:tcPr>
            <w:tcW w:w="3685" w:type="dxa"/>
            <w:vAlign w:val="center"/>
          </w:tcPr>
          <w:p w14:paraId="01CA4B1C">
            <w:pPr>
              <w:pStyle w:val="125"/>
              <w:rPr>
                <w:rFonts w:ascii="Times New Roman" w:hAnsi="Times New Roman"/>
                <w:color w:val="000000"/>
                <w:sz w:val="18"/>
                <w:szCs w:val="18"/>
              </w:rPr>
            </w:pPr>
            <w:r>
              <w:rPr>
                <w:rFonts w:ascii="Times New Roman" w:hAnsi="Times New Roman"/>
                <w:color w:val="000000"/>
                <w:sz w:val="18"/>
                <w:szCs w:val="18"/>
              </w:rPr>
              <w:t>组成MSDU的字节流。</w:t>
            </w:r>
          </w:p>
        </w:tc>
      </w:tr>
      <w:tr w14:paraId="2DC61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vAlign w:val="center"/>
          </w:tcPr>
          <w:p w14:paraId="5907B50A">
            <w:pPr>
              <w:pStyle w:val="125"/>
              <w:rPr>
                <w:rFonts w:ascii="Times New Roman" w:hAnsi="Times New Roman"/>
                <w:color w:val="000000"/>
                <w:sz w:val="18"/>
                <w:szCs w:val="18"/>
              </w:rPr>
            </w:pPr>
            <w:r>
              <w:rPr>
                <w:rFonts w:ascii="Times New Roman" w:hAnsi="Times New Roman"/>
                <w:color w:val="000000"/>
                <w:sz w:val="18"/>
                <w:szCs w:val="18"/>
              </w:rPr>
              <w:t>MSDU长度</w:t>
            </w:r>
          </w:p>
        </w:tc>
        <w:tc>
          <w:tcPr>
            <w:tcW w:w="992" w:type="dxa"/>
            <w:tcBorders>
              <w:right w:val="single" w:color="auto" w:sz="4" w:space="0"/>
            </w:tcBorders>
            <w:vAlign w:val="center"/>
          </w:tcPr>
          <w:p w14:paraId="2059AE0B">
            <w:pPr>
              <w:pStyle w:val="125"/>
              <w:rPr>
                <w:rFonts w:ascii="Times New Roman" w:hAnsi="Times New Roman"/>
                <w:color w:val="000000"/>
                <w:sz w:val="18"/>
                <w:szCs w:val="18"/>
              </w:rPr>
            </w:pPr>
            <w:r>
              <w:rPr>
                <w:rFonts w:ascii="Times New Roman" w:hAnsi="Times New Roman"/>
                <w:color w:val="000000"/>
                <w:sz w:val="18"/>
                <w:szCs w:val="18"/>
              </w:rPr>
              <w:t>整型</w:t>
            </w:r>
          </w:p>
        </w:tc>
        <w:tc>
          <w:tcPr>
            <w:tcW w:w="1560" w:type="dxa"/>
            <w:tcBorders>
              <w:left w:val="single" w:color="auto" w:sz="4" w:space="0"/>
            </w:tcBorders>
            <w:vAlign w:val="center"/>
          </w:tcPr>
          <w:p w14:paraId="6AA10F0F">
            <w:pPr>
              <w:pStyle w:val="125"/>
              <w:rPr>
                <w:rFonts w:ascii="Times New Roman" w:hAnsi="Times New Roman"/>
                <w:color w:val="000000"/>
                <w:sz w:val="18"/>
                <w:szCs w:val="18"/>
              </w:rPr>
            </w:pPr>
            <w:r>
              <w:rPr>
                <w:rFonts w:ascii="Times New Roman" w:hAnsi="Times New Roman"/>
                <w:color w:val="000000"/>
                <w:sz w:val="18"/>
                <w:szCs w:val="18"/>
              </w:rPr>
              <w:t>2 - 2012</w:t>
            </w:r>
          </w:p>
        </w:tc>
        <w:tc>
          <w:tcPr>
            <w:tcW w:w="3685" w:type="dxa"/>
            <w:vAlign w:val="center"/>
          </w:tcPr>
          <w:p w14:paraId="4A29FCA6">
            <w:pPr>
              <w:pStyle w:val="125"/>
              <w:rPr>
                <w:rFonts w:ascii="Times New Roman" w:hAnsi="Times New Roman"/>
                <w:color w:val="000000"/>
                <w:sz w:val="18"/>
                <w:szCs w:val="18"/>
              </w:rPr>
            </w:pPr>
            <w:r>
              <w:rPr>
                <w:rFonts w:ascii="Times New Roman" w:hAnsi="Times New Roman"/>
                <w:color w:val="000000"/>
                <w:sz w:val="18"/>
                <w:szCs w:val="18"/>
              </w:rPr>
              <w:t>MSDU的长度，总字节数。</w:t>
            </w:r>
          </w:p>
        </w:tc>
      </w:tr>
    </w:tbl>
    <w:p w14:paraId="73035F47">
      <w:pPr>
        <w:pStyle w:val="50"/>
      </w:pPr>
      <w:bookmarkStart w:id="4284" w:name="_Toc403570418"/>
      <w:bookmarkStart w:id="4285" w:name="_Toc399229132"/>
      <w:bookmarkStart w:id="4286" w:name="_Toc399757383"/>
      <w:bookmarkStart w:id="4287" w:name="_Toc408860005"/>
      <w:bookmarkStart w:id="4288" w:name="_Toc399259345"/>
    </w:p>
    <w:p w14:paraId="62A8C86B">
      <w:pPr>
        <w:pStyle w:val="67"/>
      </w:pPr>
      <w:bookmarkStart w:id="4289" w:name="_Toc14656"/>
      <w:bookmarkStart w:id="4290" w:name="_Toc6227"/>
      <w:bookmarkStart w:id="4291" w:name="_Toc17407"/>
      <w:r>
        <w:t>数据链路层处理</w:t>
      </w:r>
      <w:bookmarkEnd w:id="4284"/>
      <w:bookmarkEnd w:id="4285"/>
      <w:bookmarkEnd w:id="4286"/>
      <w:bookmarkEnd w:id="4287"/>
      <w:bookmarkEnd w:id="4288"/>
      <w:bookmarkEnd w:id="4289"/>
      <w:bookmarkEnd w:id="4290"/>
      <w:bookmarkEnd w:id="4291"/>
    </w:p>
    <w:p w14:paraId="36267E01">
      <w:pPr>
        <w:pStyle w:val="50"/>
      </w:pPr>
      <w:r>
        <w:t>数据链路层在接收到的MAC帧后，对于MAC帧进行校验解析后，可以将解析出来的长MSDU帧，通过长MSDU接收原语，交由应用层处理。</w:t>
      </w:r>
    </w:p>
    <w:p w14:paraId="2A9CDE35">
      <w:pPr>
        <w:pStyle w:val="57"/>
        <w:ind w:left="420" w:hanging="420"/>
      </w:pPr>
      <w:bookmarkStart w:id="4292" w:name="_Toc402983930"/>
      <w:bookmarkStart w:id="4293" w:name="_Toc4131"/>
      <w:bookmarkStart w:id="4294" w:name="_Toc399229133"/>
      <w:bookmarkStart w:id="4295" w:name="_Toc400799008"/>
      <w:bookmarkStart w:id="4296" w:name="_Toc15476"/>
      <w:bookmarkStart w:id="4297" w:name="_Toc405476743"/>
      <w:bookmarkStart w:id="4298" w:name="_Toc403585401"/>
      <w:bookmarkStart w:id="4299" w:name="_Toc4937"/>
      <w:bookmarkStart w:id="4300" w:name="_Toc403570419"/>
      <w:bookmarkStart w:id="4301" w:name="_Toc439785836"/>
      <w:bookmarkStart w:id="4302" w:name="_Toc402982998"/>
      <w:bookmarkStart w:id="4303" w:name="_Toc408860006"/>
      <w:bookmarkStart w:id="4304" w:name="_Toc399259346"/>
      <w:bookmarkStart w:id="4305" w:name="_Toc402983464"/>
      <w:bookmarkStart w:id="4306" w:name="_Toc399757384"/>
      <w:r>
        <w:t>短MSDU发送原语</w:t>
      </w:r>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p>
    <w:p w14:paraId="1F78E216">
      <w:pPr>
        <w:pStyle w:val="50"/>
      </w:pPr>
      <w:r>
        <w:t>通过短MSDU发送原语，应用</w:t>
      </w:r>
      <w:r>
        <w:rPr>
          <w:rStyle w:val="51"/>
        </w:rPr>
        <w:t>层可以将APDU等非长MSDU帧形式的数据，交由数据链路层进行发送。</w:t>
      </w:r>
    </w:p>
    <w:p w14:paraId="76B6FD1F">
      <w:pPr>
        <w:pStyle w:val="67"/>
      </w:pPr>
      <w:bookmarkStart w:id="4307" w:name="_Toc968"/>
      <w:bookmarkStart w:id="4308" w:name="_Toc408860007"/>
      <w:bookmarkStart w:id="4309" w:name="_Toc399757385"/>
      <w:bookmarkStart w:id="4310" w:name="_Toc399229134"/>
      <w:bookmarkStart w:id="4311" w:name="_Toc403570420"/>
      <w:bookmarkStart w:id="4312" w:name="_Toc399259347"/>
      <w:bookmarkStart w:id="4313" w:name="_Toc12339"/>
      <w:r>
        <w:t>原语语义</w:t>
      </w:r>
      <w:bookmarkEnd w:id="4307"/>
      <w:bookmarkEnd w:id="4308"/>
      <w:bookmarkEnd w:id="4309"/>
      <w:bookmarkEnd w:id="4310"/>
      <w:bookmarkEnd w:id="4311"/>
      <w:bookmarkEnd w:id="4312"/>
      <w:bookmarkEnd w:id="4313"/>
    </w:p>
    <w:p w14:paraId="5D51DF84">
      <w:pPr>
        <w:pStyle w:val="50"/>
      </w:pPr>
      <w:r>
        <w:t>短MSDU发送原语的语义如</w:t>
      </w:r>
      <w:r>
        <w:fldChar w:fldCharType="begin"/>
      </w:r>
      <w:r>
        <w:instrText xml:space="preserve"> REF _Ref74866066 \h  \* MERGEFORMAT </w:instrText>
      </w:r>
      <w:r>
        <w:fldChar w:fldCharType="separate"/>
      </w:r>
      <w:r>
        <w:t>表 190</w:t>
      </w:r>
      <w:r>
        <w:fldChar w:fldCharType="end"/>
      </w:r>
      <w:r>
        <w:t>所示</w:t>
      </w:r>
      <w:r>
        <w:rPr>
          <w:rFonts w:hint="eastAsia"/>
        </w:rPr>
        <w:t>。</w:t>
      </w:r>
    </w:p>
    <w:p w14:paraId="0B5739A8">
      <w:pPr>
        <w:pStyle w:val="10"/>
      </w:pPr>
      <w:bookmarkStart w:id="4314" w:name="_Ref56778075"/>
      <w:bookmarkStart w:id="4315" w:name="_Ref74866066"/>
      <w:bookmarkStart w:id="4316" w:name="_Toc403570688"/>
      <w:bookmarkStart w:id="4317" w:name="_Toc399757681"/>
      <w:bookmarkStart w:id="4318" w:name="_Toc402984177"/>
      <w:bookmarkStart w:id="4319" w:name="_Toc402540163"/>
      <w:bookmarkStart w:id="4320" w:name="_Toc402983245"/>
      <w:bookmarkStart w:id="4321" w:name="_Toc408860270"/>
      <w:bookmarkStart w:id="4322" w:name="_Toc399259651"/>
      <w:bookmarkStart w:id="4323" w:name="_Toc399229455"/>
      <w:bookmarkStart w:id="4324" w:name="_Toc405476995"/>
      <w:bookmarkStart w:id="4325" w:name="_Ref399143612"/>
      <w:bookmarkStart w:id="4326" w:name="_Toc405022573"/>
      <w:bookmarkStart w:id="4327" w:name="_Toc402983711"/>
      <w:r>
        <w:t xml:space="preserve">表 </w:t>
      </w:r>
      <w:bookmarkEnd w:id="4314"/>
      <w:r>
        <w:fldChar w:fldCharType="begin"/>
      </w:r>
      <w:r>
        <w:instrText xml:space="preserve"> SEQ 表 \* ARABIC </w:instrText>
      </w:r>
      <w:r>
        <w:fldChar w:fldCharType="separate"/>
      </w:r>
      <w:r>
        <w:t>190</w:t>
      </w:r>
      <w:r>
        <w:fldChar w:fldCharType="end"/>
      </w:r>
      <w:bookmarkEnd w:id="4315"/>
      <w:r>
        <w:t xml:space="preserve"> 短MSDU发送原语</w:t>
      </w:r>
      <w:bookmarkEnd w:id="4316"/>
      <w:bookmarkEnd w:id="4317"/>
      <w:bookmarkEnd w:id="4318"/>
      <w:bookmarkEnd w:id="4319"/>
      <w:bookmarkEnd w:id="4320"/>
      <w:bookmarkEnd w:id="4321"/>
      <w:bookmarkEnd w:id="4322"/>
      <w:bookmarkEnd w:id="4323"/>
      <w:bookmarkEnd w:id="4324"/>
      <w:bookmarkEnd w:id="4325"/>
      <w:bookmarkEnd w:id="4326"/>
      <w:bookmarkEnd w:id="432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1"/>
        <w:gridCol w:w="1825"/>
        <w:gridCol w:w="1417"/>
        <w:gridCol w:w="2835"/>
      </w:tblGrid>
      <w:tr w14:paraId="6C0BC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433A38AC">
            <w:pPr>
              <w:pStyle w:val="125"/>
              <w:rPr>
                <w:rFonts w:ascii="Times New Roman" w:hAnsi="Times New Roman"/>
                <w:color w:val="000000"/>
                <w:sz w:val="18"/>
                <w:szCs w:val="18"/>
              </w:rPr>
            </w:pPr>
            <w:r>
              <w:rPr>
                <w:rFonts w:ascii="Times New Roman" w:hAnsi="Times New Roman"/>
                <w:color w:val="000000"/>
                <w:sz w:val="18"/>
                <w:szCs w:val="18"/>
              </w:rPr>
              <w:t>名称</w:t>
            </w:r>
          </w:p>
        </w:tc>
        <w:tc>
          <w:tcPr>
            <w:tcW w:w="1825" w:type="dxa"/>
            <w:tcBorders>
              <w:right w:val="single" w:color="auto" w:sz="4" w:space="0"/>
            </w:tcBorders>
            <w:vAlign w:val="center"/>
          </w:tcPr>
          <w:p w14:paraId="0B8FA805">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2AD32135">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0078A655">
            <w:pPr>
              <w:pStyle w:val="125"/>
              <w:rPr>
                <w:rFonts w:ascii="Times New Roman" w:hAnsi="Times New Roman"/>
                <w:color w:val="000000"/>
                <w:sz w:val="18"/>
                <w:szCs w:val="18"/>
              </w:rPr>
            </w:pPr>
            <w:r>
              <w:rPr>
                <w:rFonts w:ascii="Times New Roman" w:hAnsi="Times New Roman"/>
                <w:color w:val="000000"/>
                <w:sz w:val="18"/>
                <w:szCs w:val="18"/>
              </w:rPr>
              <w:t>描述</w:t>
            </w:r>
          </w:p>
        </w:tc>
      </w:tr>
      <w:tr w14:paraId="79F3B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716638FF">
            <w:pPr>
              <w:pStyle w:val="125"/>
              <w:rPr>
                <w:rFonts w:ascii="Times New Roman" w:hAnsi="Times New Roman"/>
                <w:color w:val="000000"/>
                <w:sz w:val="18"/>
                <w:szCs w:val="18"/>
              </w:rPr>
            </w:pPr>
            <w:r>
              <w:rPr>
                <w:rFonts w:ascii="Times New Roman" w:hAnsi="Times New Roman"/>
                <w:color w:val="000000"/>
                <w:sz w:val="18"/>
                <w:szCs w:val="18"/>
              </w:rPr>
              <w:t>短MSDU</w:t>
            </w:r>
          </w:p>
        </w:tc>
        <w:tc>
          <w:tcPr>
            <w:tcW w:w="1825" w:type="dxa"/>
            <w:tcBorders>
              <w:right w:val="single" w:color="auto" w:sz="4" w:space="0"/>
            </w:tcBorders>
            <w:vAlign w:val="center"/>
          </w:tcPr>
          <w:p w14:paraId="795EABC9">
            <w:pPr>
              <w:pStyle w:val="125"/>
              <w:rPr>
                <w:rFonts w:ascii="Times New Roman" w:hAnsi="Times New Roman"/>
                <w:color w:val="000000"/>
                <w:sz w:val="18"/>
                <w:szCs w:val="18"/>
              </w:rPr>
            </w:pPr>
            <w:r>
              <w:rPr>
                <w:rFonts w:ascii="Times New Roman" w:hAnsi="Times New Roman"/>
                <w:color w:val="000000"/>
                <w:sz w:val="18"/>
                <w:szCs w:val="18"/>
              </w:rPr>
              <w:t>字节流</w:t>
            </w:r>
          </w:p>
        </w:tc>
        <w:tc>
          <w:tcPr>
            <w:tcW w:w="1417" w:type="dxa"/>
            <w:tcBorders>
              <w:left w:val="single" w:color="auto" w:sz="4" w:space="0"/>
            </w:tcBorders>
            <w:vAlign w:val="center"/>
          </w:tcPr>
          <w:p w14:paraId="2DDF7C3F">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0C31B25D">
            <w:pPr>
              <w:pStyle w:val="125"/>
              <w:rPr>
                <w:rFonts w:ascii="Times New Roman" w:hAnsi="Times New Roman"/>
                <w:color w:val="000000"/>
                <w:sz w:val="18"/>
                <w:szCs w:val="18"/>
              </w:rPr>
            </w:pPr>
            <w:r>
              <w:rPr>
                <w:rFonts w:ascii="Times New Roman" w:hAnsi="Times New Roman"/>
                <w:color w:val="000000"/>
                <w:sz w:val="18"/>
                <w:szCs w:val="18"/>
              </w:rPr>
              <w:t>组成MSDU的字节流。</w:t>
            </w:r>
          </w:p>
        </w:tc>
      </w:tr>
      <w:tr w14:paraId="157BF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1F2F2413">
            <w:pPr>
              <w:pStyle w:val="125"/>
              <w:rPr>
                <w:rFonts w:ascii="Times New Roman" w:hAnsi="Times New Roman"/>
                <w:color w:val="000000"/>
                <w:sz w:val="18"/>
                <w:szCs w:val="18"/>
              </w:rPr>
            </w:pPr>
            <w:r>
              <w:rPr>
                <w:rFonts w:ascii="Times New Roman" w:hAnsi="Times New Roman"/>
                <w:color w:val="000000"/>
                <w:sz w:val="18"/>
                <w:szCs w:val="18"/>
              </w:rPr>
              <w:t>短MSDU长度</w:t>
            </w:r>
          </w:p>
        </w:tc>
        <w:tc>
          <w:tcPr>
            <w:tcW w:w="1825" w:type="dxa"/>
            <w:tcBorders>
              <w:right w:val="single" w:color="auto" w:sz="4" w:space="0"/>
            </w:tcBorders>
            <w:vAlign w:val="center"/>
          </w:tcPr>
          <w:p w14:paraId="789C7C0C">
            <w:pPr>
              <w:pStyle w:val="125"/>
              <w:rPr>
                <w:rFonts w:ascii="Times New Roman" w:hAnsi="Times New Roman"/>
                <w:color w:val="000000"/>
                <w:sz w:val="18"/>
                <w:szCs w:val="18"/>
              </w:rPr>
            </w:pPr>
            <w:r>
              <w:rPr>
                <w:rFonts w:ascii="Times New Roman" w:hAnsi="Times New Roman"/>
                <w:color w:val="000000"/>
                <w:sz w:val="18"/>
                <w:szCs w:val="18"/>
              </w:rPr>
              <w:t>整型</w:t>
            </w:r>
          </w:p>
        </w:tc>
        <w:tc>
          <w:tcPr>
            <w:tcW w:w="1417" w:type="dxa"/>
            <w:tcBorders>
              <w:left w:val="single" w:color="auto" w:sz="4" w:space="0"/>
            </w:tcBorders>
            <w:vAlign w:val="center"/>
          </w:tcPr>
          <w:p w14:paraId="36AEA305">
            <w:pPr>
              <w:pStyle w:val="125"/>
              <w:rPr>
                <w:rFonts w:ascii="Times New Roman" w:hAnsi="Times New Roman"/>
                <w:color w:val="000000"/>
                <w:sz w:val="18"/>
                <w:szCs w:val="18"/>
              </w:rPr>
            </w:pPr>
            <w:r>
              <w:rPr>
                <w:rFonts w:ascii="Times New Roman" w:hAnsi="Times New Roman"/>
                <w:color w:val="000000"/>
                <w:sz w:val="18"/>
                <w:szCs w:val="18"/>
              </w:rPr>
              <w:t>2 - 2012</w:t>
            </w:r>
          </w:p>
        </w:tc>
        <w:tc>
          <w:tcPr>
            <w:tcW w:w="2835" w:type="dxa"/>
            <w:vAlign w:val="center"/>
          </w:tcPr>
          <w:p w14:paraId="71BA1FFE">
            <w:pPr>
              <w:pStyle w:val="125"/>
              <w:rPr>
                <w:rFonts w:ascii="Times New Roman" w:hAnsi="Times New Roman"/>
                <w:color w:val="000000"/>
                <w:sz w:val="18"/>
                <w:szCs w:val="18"/>
              </w:rPr>
            </w:pPr>
            <w:r>
              <w:rPr>
                <w:rFonts w:ascii="Times New Roman" w:hAnsi="Times New Roman"/>
                <w:color w:val="000000"/>
                <w:sz w:val="18"/>
                <w:szCs w:val="18"/>
              </w:rPr>
              <w:t>MSDU的长度，总字节数。</w:t>
            </w:r>
          </w:p>
        </w:tc>
      </w:tr>
      <w:tr w14:paraId="7EF3E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140DBCC8">
            <w:pPr>
              <w:pStyle w:val="125"/>
              <w:rPr>
                <w:rFonts w:ascii="Times New Roman" w:hAnsi="Times New Roman"/>
                <w:color w:val="000000"/>
                <w:sz w:val="18"/>
                <w:szCs w:val="18"/>
              </w:rPr>
            </w:pPr>
            <w:r>
              <w:rPr>
                <w:rFonts w:ascii="Times New Roman" w:hAnsi="Times New Roman"/>
                <w:color w:val="000000"/>
                <w:sz w:val="18"/>
                <w:szCs w:val="18"/>
              </w:rPr>
              <w:t>原始目的地址</w:t>
            </w:r>
          </w:p>
        </w:tc>
        <w:tc>
          <w:tcPr>
            <w:tcW w:w="1825" w:type="dxa"/>
            <w:tcBorders>
              <w:right w:val="single" w:color="auto" w:sz="4" w:space="0"/>
            </w:tcBorders>
            <w:vAlign w:val="center"/>
          </w:tcPr>
          <w:p w14:paraId="42D2D2CF">
            <w:pPr>
              <w:pStyle w:val="125"/>
              <w:rPr>
                <w:rFonts w:ascii="Times New Roman" w:hAnsi="Times New Roman"/>
                <w:color w:val="000000"/>
                <w:sz w:val="18"/>
                <w:szCs w:val="18"/>
              </w:rPr>
            </w:pPr>
            <w:r>
              <w:rPr>
                <w:rFonts w:ascii="Times New Roman" w:hAnsi="Times New Roman"/>
                <w:color w:val="000000"/>
                <w:sz w:val="18"/>
                <w:szCs w:val="18"/>
              </w:rPr>
              <w:t>6字节MAC地址</w:t>
            </w:r>
          </w:p>
        </w:tc>
        <w:tc>
          <w:tcPr>
            <w:tcW w:w="1417" w:type="dxa"/>
            <w:tcBorders>
              <w:left w:val="single" w:color="auto" w:sz="4" w:space="0"/>
            </w:tcBorders>
            <w:vAlign w:val="center"/>
          </w:tcPr>
          <w:p w14:paraId="579A3492">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2356FCE4">
            <w:pPr>
              <w:pStyle w:val="125"/>
              <w:rPr>
                <w:rFonts w:ascii="Times New Roman" w:hAnsi="Times New Roman"/>
                <w:color w:val="000000"/>
                <w:sz w:val="18"/>
                <w:szCs w:val="18"/>
              </w:rPr>
            </w:pPr>
            <w:r>
              <w:rPr>
                <w:rFonts w:ascii="Times New Roman" w:hAnsi="Times New Roman"/>
                <w:color w:val="000000"/>
                <w:sz w:val="18"/>
                <w:szCs w:val="18"/>
              </w:rPr>
              <w:t>短MSDU帧的最终接收站点的MAC地址。</w:t>
            </w:r>
          </w:p>
        </w:tc>
      </w:tr>
      <w:tr w14:paraId="4DC98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1806B709">
            <w:pPr>
              <w:pStyle w:val="125"/>
              <w:rPr>
                <w:rFonts w:ascii="Times New Roman" w:hAnsi="Times New Roman"/>
                <w:color w:val="000000"/>
                <w:sz w:val="18"/>
                <w:szCs w:val="18"/>
              </w:rPr>
            </w:pPr>
            <w:r>
              <w:rPr>
                <w:rFonts w:ascii="Times New Roman" w:hAnsi="Times New Roman"/>
                <w:color w:val="000000"/>
                <w:sz w:val="18"/>
                <w:szCs w:val="18"/>
              </w:rPr>
              <w:t>原始源地址</w:t>
            </w:r>
          </w:p>
        </w:tc>
        <w:tc>
          <w:tcPr>
            <w:tcW w:w="1825" w:type="dxa"/>
            <w:tcBorders>
              <w:right w:val="single" w:color="auto" w:sz="4" w:space="0"/>
            </w:tcBorders>
            <w:vAlign w:val="center"/>
          </w:tcPr>
          <w:p w14:paraId="542D6357">
            <w:pPr>
              <w:pStyle w:val="125"/>
              <w:rPr>
                <w:rFonts w:ascii="Times New Roman" w:hAnsi="Times New Roman"/>
                <w:color w:val="000000"/>
                <w:sz w:val="18"/>
                <w:szCs w:val="18"/>
              </w:rPr>
            </w:pPr>
            <w:r>
              <w:rPr>
                <w:rFonts w:ascii="Times New Roman" w:hAnsi="Times New Roman"/>
                <w:color w:val="000000"/>
                <w:sz w:val="18"/>
                <w:szCs w:val="18"/>
              </w:rPr>
              <w:t>6字节MAC地址</w:t>
            </w:r>
          </w:p>
        </w:tc>
        <w:tc>
          <w:tcPr>
            <w:tcW w:w="1417" w:type="dxa"/>
            <w:tcBorders>
              <w:left w:val="single" w:color="auto" w:sz="4" w:space="0"/>
            </w:tcBorders>
            <w:vAlign w:val="center"/>
          </w:tcPr>
          <w:p w14:paraId="730DFE24">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4EBD63EF">
            <w:pPr>
              <w:pStyle w:val="125"/>
              <w:rPr>
                <w:rFonts w:ascii="Times New Roman" w:hAnsi="Times New Roman"/>
                <w:color w:val="000000"/>
                <w:sz w:val="18"/>
                <w:szCs w:val="18"/>
              </w:rPr>
            </w:pPr>
            <w:r>
              <w:rPr>
                <w:rFonts w:ascii="Times New Roman" w:hAnsi="Times New Roman"/>
                <w:color w:val="000000"/>
                <w:sz w:val="18"/>
                <w:szCs w:val="18"/>
              </w:rPr>
              <w:t>短MSDU帧的初始创建站点的MAC地址。</w:t>
            </w:r>
          </w:p>
        </w:tc>
      </w:tr>
    </w:tbl>
    <w:p w14:paraId="4B10113A">
      <w:pPr>
        <w:pStyle w:val="50"/>
      </w:pPr>
      <w:bookmarkStart w:id="4328" w:name="_Toc399757386"/>
      <w:bookmarkStart w:id="4329" w:name="_Toc408860008"/>
      <w:bookmarkStart w:id="4330" w:name="_Toc399259348"/>
      <w:bookmarkStart w:id="4331" w:name="_Toc403570421"/>
      <w:bookmarkStart w:id="4332" w:name="_Toc399229135"/>
    </w:p>
    <w:p w14:paraId="03B757D1">
      <w:pPr>
        <w:pStyle w:val="67"/>
      </w:pPr>
      <w:bookmarkStart w:id="4333" w:name="_Toc9370"/>
      <w:bookmarkStart w:id="4334" w:name="_Toc1092"/>
      <w:bookmarkStart w:id="4335" w:name="_Toc8723"/>
      <w:r>
        <w:t>数据链路层处理</w:t>
      </w:r>
      <w:bookmarkEnd w:id="4328"/>
      <w:bookmarkEnd w:id="4329"/>
      <w:bookmarkEnd w:id="4330"/>
      <w:bookmarkEnd w:id="4331"/>
      <w:bookmarkEnd w:id="4332"/>
      <w:bookmarkEnd w:id="4333"/>
      <w:bookmarkEnd w:id="4334"/>
      <w:bookmarkEnd w:id="4335"/>
    </w:p>
    <w:p w14:paraId="16A94736">
      <w:pPr>
        <w:pStyle w:val="50"/>
      </w:pPr>
      <w:r>
        <w:t>数据链路层将短MSDU报文封装为MAC帧，采用MAC短帧头。</w:t>
      </w:r>
    </w:p>
    <w:p w14:paraId="72CC7678">
      <w:pPr>
        <w:pStyle w:val="50"/>
      </w:pPr>
      <w:r>
        <w:t>数据链路层发送短MSDU报文时，根据发送原语中的原始目的地址，原始源地址，以及短MSDU中的VLAN标签，MSDU类型等字段，获取报文的目的地址，优先级等，生成MAC帧头。</w:t>
      </w:r>
    </w:p>
    <w:p w14:paraId="37C38568">
      <w:pPr>
        <w:pStyle w:val="50"/>
      </w:pPr>
      <w:r>
        <w:t>数据链路层对短MSDU报文内容不做修改。</w:t>
      </w:r>
    </w:p>
    <w:p w14:paraId="4DFBD05F">
      <w:pPr>
        <w:pStyle w:val="57"/>
        <w:ind w:left="420" w:hanging="420"/>
      </w:pPr>
      <w:bookmarkStart w:id="4336" w:name="_Toc399259349"/>
      <w:bookmarkStart w:id="4337" w:name="_Toc21901"/>
      <w:bookmarkStart w:id="4338" w:name="_Toc405476744"/>
      <w:bookmarkStart w:id="4339" w:name="_Toc403570422"/>
      <w:bookmarkStart w:id="4340" w:name="_Toc439785837"/>
      <w:bookmarkStart w:id="4341" w:name="_Toc402982999"/>
      <w:bookmarkStart w:id="4342" w:name="_Toc399229136"/>
      <w:bookmarkStart w:id="4343" w:name="_Toc19583"/>
      <w:bookmarkStart w:id="4344" w:name="_Toc402983931"/>
      <w:bookmarkStart w:id="4345" w:name="_Toc400799009"/>
      <w:bookmarkStart w:id="4346" w:name="_Toc399757387"/>
      <w:bookmarkStart w:id="4347" w:name="_Toc790"/>
      <w:bookmarkStart w:id="4348" w:name="_Toc403585402"/>
      <w:bookmarkStart w:id="4349" w:name="_Toc408860009"/>
      <w:bookmarkStart w:id="4350" w:name="_Toc402983465"/>
      <w:r>
        <w:t>短MSDU接收原语</w:t>
      </w:r>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p>
    <w:p w14:paraId="736F4B60">
      <w:pPr>
        <w:pStyle w:val="50"/>
      </w:pPr>
      <w:r>
        <w:t>数据链路层通过短MSDU接收原语，通知应用层接收短MSDU报文。</w:t>
      </w:r>
    </w:p>
    <w:p w14:paraId="299EC640">
      <w:pPr>
        <w:pStyle w:val="67"/>
      </w:pPr>
      <w:bookmarkStart w:id="4351" w:name="_Toc28539"/>
      <w:bookmarkStart w:id="4352" w:name="_Toc18491"/>
      <w:bookmarkStart w:id="4353" w:name="_Toc399229137"/>
      <w:bookmarkStart w:id="4354" w:name="_Toc399259350"/>
      <w:bookmarkStart w:id="4355" w:name="_Toc408860010"/>
      <w:bookmarkStart w:id="4356" w:name="_Toc14075"/>
      <w:bookmarkStart w:id="4357" w:name="_Toc399757388"/>
      <w:bookmarkStart w:id="4358" w:name="_Toc403570423"/>
      <w:r>
        <w:t>原语定义</w:t>
      </w:r>
      <w:bookmarkEnd w:id="4351"/>
      <w:bookmarkEnd w:id="4352"/>
      <w:bookmarkEnd w:id="4353"/>
      <w:bookmarkEnd w:id="4354"/>
      <w:bookmarkEnd w:id="4355"/>
      <w:bookmarkEnd w:id="4356"/>
      <w:bookmarkEnd w:id="4357"/>
      <w:bookmarkEnd w:id="4358"/>
    </w:p>
    <w:p w14:paraId="53362DC4">
      <w:pPr>
        <w:pStyle w:val="50"/>
      </w:pPr>
      <w:r>
        <w:t>短MSDU接收原语的语义如</w:t>
      </w:r>
      <w:r>
        <w:fldChar w:fldCharType="begin"/>
      </w:r>
      <w:r>
        <w:instrText xml:space="preserve"> REF _Ref74866079 \h  \* MERGEFORMAT </w:instrText>
      </w:r>
      <w:r>
        <w:fldChar w:fldCharType="separate"/>
      </w:r>
      <w:r>
        <w:t>表 191</w:t>
      </w:r>
      <w:r>
        <w:fldChar w:fldCharType="end"/>
      </w:r>
      <w:r>
        <w:t>所示</w:t>
      </w:r>
      <w:r>
        <w:rPr>
          <w:rFonts w:hint="eastAsia"/>
        </w:rPr>
        <w:t>。</w:t>
      </w:r>
    </w:p>
    <w:p w14:paraId="0DE9F36B">
      <w:pPr>
        <w:pStyle w:val="10"/>
      </w:pPr>
      <w:bookmarkStart w:id="4359" w:name="_Ref56778092"/>
      <w:bookmarkStart w:id="4360" w:name="_Ref74866079"/>
      <w:bookmarkStart w:id="4361" w:name="_Toc399229456"/>
      <w:bookmarkStart w:id="4362" w:name="_Toc408860271"/>
      <w:bookmarkStart w:id="4363" w:name="_Toc399757682"/>
      <w:bookmarkStart w:id="4364" w:name="_Ref399143654"/>
      <w:bookmarkStart w:id="4365" w:name="_Toc405476996"/>
      <w:bookmarkStart w:id="4366" w:name="_Toc402540164"/>
      <w:bookmarkStart w:id="4367" w:name="_Toc405022574"/>
      <w:bookmarkStart w:id="4368" w:name="_Toc402984178"/>
      <w:bookmarkStart w:id="4369" w:name="_Toc403570689"/>
      <w:bookmarkStart w:id="4370" w:name="_Toc402983712"/>
      <w:bookmarkStart w:id="4371" w:name="_Toc399259652"/>
      <w:bookmarkStart w:id="4372" w:name="_Toc402983246"/>
      <w:r>
        <w:t xml:space="preserve">表 </w:t>
      </w:r>
      <w:bookmarkEnd w:id="4359"/>
      <w:r>
        <w:fldChar w:fldCharType="begin"/>
      </w:r>
      <w:r>
        <w:instrText xml:space="preserve"> SEQ 表 \* ARABIC </w:instrText>
      </w:r>
      <w:r>
        <w:fldChar w:fldCharType="separate"/>
      </w:r>
      <w:r>
        <w:t>191</w:t>
      </w:r>
      <w:r>
        <w:fldChar w:fldCharType="end"/>
      </w:r>
      <w:bookmarkEnd w:id="4360"/>
      <w:r>
        <w:rPr>
          <w:rFonts w:hint="eastAsia"/>
        </w:rPr>
        <w:t xml:space="preserve"> </w:t>
      </w:r>
      <w:r>
        <w:t>短MSDU接收原语</w:t>
      </w:r>
      <w:bookmarkEnd w:id="4361"/>
      <w:bookmarkEnd w:id="4362"/>
      <w:bookmarkEnd w:id="4363"/>
      <w:bookmarkEnd w:id="4364"/>
      <w:bookmarkEnd w:id="4365"/>
      <w:bookmarkEnd w:id="4366"/>
      <w:bookmarkEnd w:id="4367"/>
      <w:bookmarkEnd w:id="4368"/>
      <w:bookmarkEnd w:id="4369"/>
      <w:bookmarkEnd w:id="4370"/>
      <w:bookmarkEnd w:id="4371"/>
      <w:bookmarkEnd w:id="4372"/>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1"/>
        <w:gridCol w:w="1825"/>
        <w:gridCol w:w="1417"/>
        <w:gridCol w:w="2835"/>
      </w:tblGrid>
      <w:tr w14:paraId="43BEF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3DCE9FE5">
            <w:pPr>
              <w:pStyle w:val="125"/>
              <w:rPr>
                <w:rFonts w:ascii="Times New Roman" w:hAnsi="Times New Roman"/>
                <w:color w:val="000000"/>
                <w:sz w:val="18"/>
                <w:szCs w:val="18"/>
              </w:rPr>
            </w:pPr>
            <w:r>
              <w:rPr>
                <w:rFonts w:ascii="Times New Roman" w:hAnsi="Times New Roman"/>
                <w:color w:val="000000"/>
                <w:sz w:val="18"/>
                <w:szCs w:val="18"/>
              </w:rPr>
              <w:t>名称</w:t>
            </w:r>
          </w:p>
        </w:tc>
        <w:tc>
          <w:tcPr>
            <w:tcW w:w="1825" w:type="dxa"/>
            <w:tcBorders>
              <w:right w:val="single" w:color="auto" w:sz="4" w:space="0"/>
            </w:tcBorders>
            <w:vAlign w:val="center"/>
          </w:tcPr>
          <w:p w14:paraId="5607E529">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7C21761E">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04244948">
            <w:pPr>
              <w:pStyle w:val="125"/>
              <w:rPr>
                <w:rFonts w:ascii="Times New Roman" w:hAnsi="Times New Roman"/>
                <w:color w:val="000000"/>
                <w:sz w:val="18"/>
                <w:szCs w:val="18"/>
              </w:rPr>
            </w:pPr>
            <w:r>
              <w:rPr>
                <w:rFonts w:ascii="Times New Roman" w:hAnsi="Times New Roman"/>
                <w:color w:val="000000"/>
                <w:sz w:val="18"/>
                <w:szCs w:val="18"/>
              </w:rPr>
              <w:t>描述</w:t>
            </w:r>
          </w:p>
        </w:tc>
      </w:tr>
      <w:tr w14:paraId="293FA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6264B1FE">
            <w:pPr>
              <w:pStyle w:val="125"/>
              <w:rPr>
                <w:rFonts w:ascii="Times New Roman" w:hAnsi="Times New Roman"/>
                <w:color w:val="000000"/>
                <w:sz w:val="18"/>
                <w:szCs w:val="18"/>
              </w:rPr>
            </w:pPr>
            <w:r>
              <w:rPr>
                <w:rFonts w:ascii="Times New Roman" w:hAnsi="Times New Roman"/>
                <w:color w:val="000000"/>
                <w:sz w:val="18"/>
                <w:szCs w:val="18"/>
              </w:rPr>
              <w:t>短MSDU</w:t>
            </w:r>
          </w:p>
        </w:tc>
        <w:tc>
          <w:tcPr>
            <w:tcW w:w="1825" w:type="dxa"/>
            <w:tcBorders>
              <w:right w:val="single" w:color="auto" w:sz="4" w:space="0"/>
            </w:tcBorders>
            <w:vAlign w:val="center"/>
          </w:tcPr>
          <w:p w14:paraId="79A53BB7">
            <w:pPr>
              <w:pStyle w:val="125"/>
              <w:rPr>
                <w:rFonts w:ascii="Times New Roman" w:hAnsi="Times New Roman"/>
                <w:color w:val="000000"/>
                <w:sz w:val="18"/>
                <w:szCs w:val="18"/>
              </w:rPr>
            </w:pPr>
            <w:r>
              <w:rPr>
                <w:rFonts w:ascii="Times New Roman" w:hAnsi="Times New Roman"/>
                <w:color w:val="000000"/>
                <w:sz w:val="18"/>
                <w:szCs w:val="18"/>
              </w:rPr>
              <w:t>字节流</w:t>
            </w:r>
          </w:p>
        </w:tc>
        <w:tc>
          <w:tcPr>
            <w:tcW w:w="1417" w:type="dxa"/>
            <w:tcBorders>
              <w:left w:val="single" w:color="auto" w:sz="4" w:space="0"/>
            </w:tcBorders>
            <w:vAlign w:val="center"/>
          </w:tcPr>
          <w:p w14:paraId="5E04ABB6">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5AA9DC8E">
            <w:pPr>
              <w:pStyle w:val="125"/>
              <w:rPr>
                <w:rFonts w:ascii="Times New Roman" w:hAnsi="Times New Roman"/>
                <w:color w:val="000000"/>
                <w:sz w:val="18"/>
                <w:szCs w:val="18"/>
              </w:rPr>
            </w:pPr>
            <w:r>
              <w:rPr>
                <w:rFonts w:ascii="Times New Roman" w:hAnsi="Times New Roman"/>
                <w:color w:val="000000"/>
                <w:sz w:val="18"/>
                <w:szCs w:val="18"/>
              </w:rPr>
              <w:t>组成MSDU的字节流。</w:t>
            </w:r>
          </w:p>
        </w:tc>
      </w:tr>
      <w:tr w14:paraId="1EC6B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02671B07">
            <w:pPr>
              <w:pStyle w:val="125"/>
              <w:rPr>
                <w:rFonts w:ascii="Times New Roman" w:hAnsi="Times New Roman"/>
                <w:color w:val="000000"/>
                <w:sz w:val="18"/>
                <w:szCs w:val="18"/>
              </w:rPr>
            </w:pPr>
            <w:r>
              <w:rPr>
                <w:rFonts w:ascii="Times New Roman" w:hAnsi="Times New Roman"/>
                <w:color w:val="000000"/>
                <w:sz w:val="18"/>
                <w:szCs w:val="18"/>
              </w:rPr>
              <w:t>短MSDU长度</w:t>
            </w:r>
          </w:p>
        </w:tc>
        <w:tc>
          <w:tcPr>
            <w:tcW w:w="1825" w:type="dxa"/>
            <w:tcBorders>
              <w:right w:val="single" w:color="auto" w:sz="4" w:space="0"/>
            </w:tcBorders>
            <w:vAlign w:val="center"/>
          </w:tcPr>
          <w:p w14:paraId="76DEA6D7">
            <w:pPr>
              <w:pStyle w:val="125"/>
              <w:rPr>
                <w:rFonts w:ascii="Times New Roman" w:hAnsi="Times New Roman"/>
                <w:color w:val="000000"/>
                <w:sz w:val="18"/>
                <w:szCs w:val="18"/>
              </w:rPr>
            </w:pPr>
            <w:r>
              <w:rPr>
                <w:rFonts w:ascii="Times New Roman" w:hAnsi="Times New Roman"/>
                <w:color w:val="000000"/>
                <w:sz w:val="18"/>
                <w:szCs w:val="18"/>
              </w:rPr>
              <w:t>整型</w:t>
            </w:r>
          </w:p>
        </w:tc>
        <w:tc>
          <w:tcPr>
            <w:tcW w:w="1417" w:type="dxa"/>
            <w:tcBorders>
              <w:left w:val="single" w:color="auto" w:sz="4" w:space="0"/>
            </w:tcBorders>
            <w:vAlign w:val="center"/>
          </w:tcPr>
          <w:p w14:paraId="19AAE1C8">
            <w:pPr>
              <w:pStyle w:val="125"/>
              <w:rPr>
                <w:rFonts w:ascii="Times New Roman" w:hAnsi="Times New Roman"/>
                <w:color w:val="000000"/>
                <w:sz w:val="18"/>
                <w:szCs w:val="18"/>
              </w:rPr>
            </w:pPr>
            <w:r>
              <w:rPr>
                <w:rFonts w:ascii="Times New Roman" w:hAnsi="Times New Roman"/>
                <w:color w:val="000000"/>
                <w:sz w:val="18"/>
                <w:szCs w:val="18"/>
              </w:rPr>
              <w:t>2 - 2012</w:t>
            </w:r>
          </w:p>
        </w:tc>
        <w:tc>
          <w:tcPr>
            <w:tcW w:w="2835" w:type="dxa"/>
            <w:vAlign w:val="center"/>
          </w:tcPr>
          <w:p w14:paraId="14A15251">
            <w:pPr>
              <w:pStyle w:val="125"/>
              <w:rPr>
                <w:rFonts w:ascii="Times New Roman" w:hAnsi="Times New Roman"/>
                <w:color w:val="000000"/>
                <w:sz w:val="18"/>
                <w:szCs w:val="18"/>
              </w:rPr>
            </w:pPr>
            <w:r>
              <w:rPr>
                <w:rFonts w:ascii="Times New Roman" w:hAnsi="Times New Roman"/>
                <w:color w:val="000000"/>
                <w:sz w:val="18"/>
                <w:szCs w:val="18"/>
              </w:rPr>
              <w:t>MSDU的长度，总字节数。</w:t>
            </w:r>
          </w:p>
        </w:tc>
      </w:tr>
      <w:tr w14:paraId="40902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13D2A640">
            <w:pPr>
              <w:pStyle w:val="125"/>
              <w:rPr>
                <w:rFonts w:ascii="Times New Roman" w:hAnsi="Times New Roman"/>
                <w:color w:val="000000"/>
                <w:sz w:val="18"/>
                <w:szCs w:val="18"/>
              </w:rPr>
            </w:pPr>
            <w:r>
              <w:rPr>
                <w:rFonts w:ascii="Times New Roman" w:hAnsi="Times New Roman"/>
                <w:color w:val="000000"/>
                <w:sz w:val="18"/>
                <w:szCs w:val="18"/>
              </w:rPr>
              <w:t>原始目的地址</w:t>
            </w:r>
          </w:p>
        </w:tc>
        <w:tc>
          <w:tcPr>
            <w:tcW w:w="1825" w:type="dxa"/>
            <w:tcBorders>
              <w:right w:val="single" w:color="auto" w:sz="4" w:space="0"/>
            </w:tcBorders>
            <w:vAlign w:val="center"/>
          </w:tcPr>
          <w:p w14:paraId="13266C9F">
            <w:pPr>
              <w:pStyle w:val="125"/>
              <w:rPr>
                <w:rFonts w:ascii="Times New Roman" w:hAnsi="Times New Roman"/>
                <w:color w:val="000000"/>
                <w:sz w:val="18"/>
                <w:szCs w:val="18"/>
              </w:rPr>
            </w:pPr>
            <w:r>
              <w:rPr>
                <w:rFonts w:ascii="Times New Roman" w:hAnsi="Times New Roman"/>
                <w:color w:val="000000"/>
                <w:sz w:val="18"/>
                <w:szCs w:val="18"/>
              </w:rPr>
              <w:t>6字节MAC地址</w:t>
            </w:r>
          </w:p>
        </w:tc>
        <w:tc>
          <w:tcPr>
            <w:tcW w:w="1417" w:type="dxa"/>
            <w:tcBorders>
              <w:left w:val="single" w:color="auto" w:sz="4" w:space="0"/>
            </w:tcBorders>
            <w:vAlign w:val="center"/>
          </w:tcPr>
          <w:p w14:paraId="457F0803">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074841AC">
            <w:pPr>
              <w:pStyle w:val="125"/>
              <w:rPr>
                <w:rFonts w:ascii="Times New Roman" w:hAnsi="Times New Roman"/>
                <w:color w:val="000000"/>
                <w:sz w:val="18"/>
                <w:szCs w:val="18"/>
              </w:rPr>
            </w:pPr>
            <w:r>
              <w:rPr>
                <w:rFonts w:ascii="Times New Roman" w:hAnsi="Times New Roman"/>
                <w:color w:val="000000"/>
                <w:sz w:val="18"/>
                <w:szCs w:val="18"/>
              </w:rPr>
              <w:t>短MSDU报文的最终接收站点的MAC地址。</w:t>
            </w:r>
          </w:p>
        </w:tc>
      </w:tr>
      <w:tr w14:paraId="03D6F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226B80EE">
            <w:pPr>
              <w:pStyle w:val="125"/>
              <w:rPr>
                <w:rFonts w:ascii="Times New Roman" w:hAnsi="Times New Roman"/>
                <w:color w:val="000000"/>
                <w:sz w:val="18"/>
                <w:szCs w:val="18"/>
              </w:rPr>
            </w:pPr>
            <w:r>
              <w:rPr>
                <w:rFonts w:ascii="Times New Roman" w:hAnsi="Times New Roman"/>
                <w:color w:val="000000"/>
                <w:sz w:val="18"/>
                <w:szCs w:val="18"/>
              </w:rPr>
              <w:t>原始源地址</w:t>
            </w:r>
          </w:p>
        </w:tc>
        <w:tc>
          <w:tcPr>
            <w:tcW w:w="1825" w:type="dxa"/>
            <w:tcBorders>
              <w:right w:val="single" w:color="auto" w:sz="4" w:space="0"/>
            </w:tcBorders>
            <w:vAlign w:val="center"/>
          </w:tcPr>
          <w:p w14:paraId="0AB9B1D5">
            <w:pPr>
              <w:pStyle w:val="125"/>
              <w:rPr>
                <w:rFonts w:ascii="Times New Roman" w:hAnsi="Times New Roman"/>
                <w:color w:val="000000"/>
                <w:sz w:val="18"/>
                <w:szCs w:val="18"/>
              </w:rPr>
            </w:pPr>
            <w:r>
              <w:rPr>
                <w:rFonts w:ascii="Times New Roman" w:hAnsi="Times New Roman"/>
                <w:color w:val="000000"/>
                <w:sz w:val="18"/>
                <w:szCs w:val="18"/>
              </w:rPr>
              <w:t>6字节MAC地址</w:t>
            </w:r>
          </w:p>
        </w:tc>
        <w:tc>
          <w:tcPr>
            <w:tcW w:w="1417" w:type="dxa"/>
            <w:tcBorders>
              <w:left w:val="single" w:color="auto" w:sz="4" w:space="0"/>
            </w:tcBorders>
            <w:vAlign w:val="center"/>
          </w:tcPr>
          <w:p w14:paraId="261E61F0">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6B8B0721">
            <w:pPr>
              <w:pStyle w:val="125"/>
              <w:rPr>
                <w:rFonts w:ascii="Times New Roman" w:hAnsi="Times New Roman"/>
                <w:color w:val="000000"/>
                <w:sz w:val="18"/>
                <w:szCs w:val="18"/>
              </w:rPr>
            </w:pPr>
            <w:r>
              <w:rPr>
                <w:rFonts w:ascii="Times New Roman" w:hAnsi="Times New Roman"/>
                <w:color w:val="000000"/>
                <w:sz w:val="18"/>
                <w:szCs w:val="18"/>
              </w:rPr>
              <w:t>短MSDU报文的初始创建站点的MAC地址。</w:t>
            </w:r>
          </w:p>
        </w:tc>
      </w:tr>
    </w:tbl>
    <w:p w14:paraId="16FF96BC">
      <w:pPr>
        <w:pStyle w:val="50"/>
      </w:pPr>
      <w:bookmarkStart w:id="4373" w:name="_Toc399229138"/>
      <w:bookmarkStart w:id="4374" w:name="_Toc399259351"/>
      <w:bookmarkStart w:id="4375" w:name="_Toc399757389"/>
      <w:bookmarkStart w:id="4376" w:name="_Toc408860011"/>
      <w:bookmarkStart w:id="4377" w:name="_Toc403570424"/>
    </w:p>
    <w:p w14:paraId="2FCE674D">
      <w:pPr>
        <w:pStyle w:val="67"/>
      </w:pPr>
      <w:bookmarkStart w:id="4378" w:name="_Toc6543"/>
      <w:bookmarkStart w:id="4379" w:name="_Toc11438"/>
      <w:bookmarkStart w:id="4380" w:name="_Toc13939"/>
      <w:r>
        <w:t>数据链路层处理</w:t>
      </w:r>
      <w:bookmarkEnd w:id="4373"/>
      <w:bookmarkEnd w:id="4374"/>
      <w:bookmarkEnd w:id="4375"/>
      <w:bookmarkEnd w:id="4376"/>
      <w:bookmarkEnd w:id="4377"/>
      <w:bookmarkEnd w:id="4378"/>
      <w:bookmarkEnd w:id="4379"/>
      <w:bookmarkEnd w:id="4380"/>
    </w:p>
    <w:p w14:paraId="0A891301">
      <w:pPr>
        <w:pStyle w:val="50"/>
      </w:pPr>
      <w:r>
        <w:t>数据链路层在接收到的MAC帧后，对于MAC帧进行校验解析后，</w:t>
      </w:r>
      <w:r>
        <w:rPr>
          <w:rStyle w:val="51"/>
        </w:rPr>
        <w:t>可以将解析出来的短MSDU帧，通过短MSDU接收原语，交由应用层处理。</w:t>
      </w:r>
    </w:p>
    <w:p w14:paraId="0F10347F">
      <w:pPr>
        <w:pStyle w:val="48"/>
      </w:pPr>
      <w:bookmarkStart w:id="4381" w:name="_Toc399229139"/>
      <w:bookmarkStart w:id="4382" w:name="_Toc403570425"/>
      <w:bookmarkStart w:id="4383" w:name="_Toc405476745"/>
      <w:bookmarkStart w:id="4384" w:name="_Toc10487"/>
      <w:bookmarkStart w:id="4385" w:name="_Toc399757390"/>
      <w:bookmarkStart w:id="4386" w:name="_Toc8860"/>
      <w:bookmarkStart w:id="4387" w:name="_Toc408860012"/>
      <w:bookmarkStart w:id="4388" w:name="_Toc402983466"/>
      <w:bookmarkStart w:id="4389" w:name="_Toc402983932"/>
      <w:bookmarkStart w:id="4390" w:name="_Toc403585403"/>
      <w:bookmarkStart w:id="4391" w:name="_Toc409125994"/>
      <w:bookmarkStart w:id="4392" w:name="_Toc402983000"/>
      <w:bookmarkStart w:id="4393" w:name="_Toc11757"/>
      <w:bookmarkStart w:id="4394" w:name="_Toc439785838"/>
      <w:bookmarkStart w:id="4395" w:name="_Toc400799010"/>
      <w:bookmarkStart w:id="4396" w:name="_Toc399259352"/>
      <w:r>
        <w:t>数据链路层数据管理服务</w:t>
      </w:r>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p>
    <w:p w14:paraId="6897A6C9">
      <w:pPr>
        <w:pStyle w:val="50"/>
      </w:pPr>
      <w:r>
        <w:t>数据链路层的数据管理服务原语一共有10个，如</w:t>
      </w:r>
      <w:r>
        <w:fldChar w:fldCharType="begin"/>
      </w:r>
      <w:r>
        <w:instrText xml:space="preserve"> REF _Ref74866087 \h  \* MERGEFORMAT </w:instrText>
      </w:r>
      <w:r>
        <w:fldChar w:fldCharType="separate"/>
      </w:r>
      <w:r>
        <w:t>表 192</w:t>
      </w:r>
      <w:r>
        <w:fldChar w:fldCharType="end"/>
      </w:r>
      <w:r>
        <w:t>所示</w:t>
      </w:r>
      <w:r>
        <w:rPr>
          <w:rFonts w:hint="eastAsia"/>
        </w:rPr>
        <w:t>。</w:t>
      </w:r>
    </w:p>
    <w:p w14:paraId="18CB429F">
      <w:pPr>
        <w:pStyle w:val="10"/>
      </w:pPr>
      <w:bookmarkStart w:id="4397" w:name="_Ref56778110"/>
      <w:bookmarkStart w:id="4398" w:name="_Ref74866087"/>
      <w:bookmarkStart w:id="4399" w:name="_Toc402984179"/>
      <w:bookmarkStart w:id="4400" w:name="_Toc402983247"/>
      <w:bookmarkStart w:id="4401" w:name="_Toc405476997"/>
      <w:bookmarkStart w:id="4402" w:name="_Toc399757683"/>
      <w:bookmarkStart w:id="4403" w:name="_Toc402540165"/>
      <w:bookmarkStart w:id="4404" w:name="_Toc408860272"/>
      <w:bookmarkStart w:id="4405" w:name="_Toc405022575"/>
      <w:bookmarkStart w:id="4406" w:name="_Toc399259653"/>
      <w:bookmarkStart w:id="4407" w:name="_Toc402983713"/>
      <w:bookmarkStart w:id="4408" w:name="_Toc399229457"/>
      <w:bookmarkStart w:id="4409" w:name="_Ref399143733"/>
      <w:bookmarkStart w:id="4410" w:name="_Toc403570690"/>
      <w:r>
        <w:t xml:space="preserve">表 </w:t>
      </w:r>
      <w:bookmarkEnd w:id="4397"/>
      <w:r>
        <w:fldChar w:fldCharType="begin"/>
      </w:r>
      <w:r>
        <w:instrText xml:space="preserve"> SEQ 表 \* ARABIC </w:instrText>
      </w:r>
      <w:r>
        <w:fldChar w:fldCharType="separate"/>
      </w:r>
      <w:r>
        <w:t>192</w:t>
      </w:r>
      <w:r>
        <w:fldChar w:fldCharType="end"/>
      </w:r>
      <w:bookmarkEnd w:id="4398"/>
      <w:r>
        <w:rPr>
          <w:rFonts w:hint="eastAsia"/>
        </w:rPr>
        <w:t xml:space="preserve"> </w:t>
      </w:r>
      <w:r>
        <w:t>数据链路层数据管理服务原语</w:t>
      </w:r>
      <w:bookmarkEnd w:id="4399"/>
      <w:bookmarkEnd w:id="4400"/>
      <w:bookmarkEnd w:id="4401"/>
      <w:bookmarkEnd w:id="4402"/>
      <w:bookmarkEnd w:id="4403"/>
      <w:bookmarkEnd w:id="4404"/>
      <w:bookmarkEnd w:id="4405"/>
      <w:bookmarkEnd w:id="4406"/>
      <w:bookmarkEnd w:id="4407"/>
      <w:bookmarkEnd w:id="4408"/>
      <w:bookmarkEnd w:id="4409"/>
      <w:bookmarkEnd w:id="4410"/>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3402"/>
      </w:tblGrid>
      <w:tr w14:paraId="53E9F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55E78F80">
            <w:pPr>
              <w:pStyle w:val="125"/>
              <w:rPr>
                <w:rFonts w:ascii="Times New Roman" w:hAnsi="Times New Roman"/>
                <w:color w:val="000000"/>
                <w:sz w:val="18"/>
                <w:szCs w:val="18"/>
              </w:rPr>
            </w:pPr>
            <w:r>
              <w:rPr>
                <w:rFonts w:ascii="Times New Roman" w:hAnsi="Times New Roman"/>
                <w:color w:val="000000"/>
                <w:sz w:val="18"/>
                <w:szCs w:val="18"/>
              </w:rPr>
              <w:t>原语名称</w:t>
            </w:r>
          </w:p>
        </w:tc>
        <w:tc>
          <w:tcPr>
            <w:tcW w:w="3402" w:type="dxa"/>
            <w:vAlign w:val="center"/>
          </w:tcPr>
          <w:p w14:paraId="614ECE52">
            <w:pPr>
              <w:pStyle w:val="125"/>
              <w:rPr>
                <w:rFonts w:ascii="Times New Roman" w:hAnsi="Times New Roman"/>
                <w:color w:val="000000"/>
                <w:sz w:val="18"/>
                <w:szCs w:val="18"/>
              </w:rPr>
            </w:pPr>
            <w:r>
              <w:rPr>
                <w:rFonts w:ascii="Times New Roman" w:hAnsi="Times New Roman"/>
                <w:color w:val="000000"/>
                <w:sz w:val="18"/>
                <w:szCs w:val="18"/>
              </w:rPr>
              <w:t>功能</w:t>
            </w:r>
          </w:p>
        </w:tc>
      </w:tr>
      <w:tr w14:paraId="2E416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1C339A7D">
            <w:pPr>
              <w:pStyle w:val="125"/>
              <w:rPr>
                <w:rFonts w:ascii="Times New Roman" w:hAnsi="Times New Roman"/>
                <w:color w:val="000000"/>
                <w:sz w:val="18"/>
                <w:szCs w:val="18"/>
              </w:rPr>
            </w:pPr>
            <w:r>
              <w:rPr>
                <w:rFonts w:ascii="Times New Roman" w:hAnsi="Times New Roman"/>
                <w:color w:val="000000"/>
                <w:sz w:val="18"/>
                <w:szCs w:val="18"/>
              </w:rPr>
              <w:t>网络拓扑查询原语</w:t>
            </w:r>
          </w:p>
        </w:tc>
        <w:tc>
          <w:tcPr>
            <w:tcW w:w="3402" w:type="dxa"/>
            <w:vAlign w:val="center"/>
          </w:tcPr>
          <w:p w14:paraId="13AC5BEC">
            <w:pPr>
              <w:pStyle w:val="125"/>
              <w:rPr>
                <w:rFonts w:ascii="Times New Roman" w:hAnsi="Times New Roman"/>
                <w:color w:val="000000"/>
                <w:sz w:val="18"/>
                <w:szCs w:val="18"/>
              </w:rPr>
            </w:pPr>
            <w:r>
              <w:rPr>
                <w:rFonts w:ascii="Times New Roman" w:hAnsi="Times New Roman"/>
                <w:color w:val="000000"/>
                <w:sz w:val="18"/>
                <w:szCs w:val="18"/>
              </w:rPr>
              <w:t>查询CCO的网络拓扑信息</w:t>
            </w:r>
          </w:p>
        </w:tc>
      </w:tr>
      <w:tr w14:paraId="2ABA0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09963FB4">
            <w:pPr>
              <w:pStyle w:val="125"/>
              <w:rPr>
                <w:rFonts w:ascii="Times New Roman" w:hAnsi="Times New Roman"/>
                <w:color w:val="000000"/>
                <w:sz w:val="18"/>
                <w:szCs w:val="18"/>
              </w:rPr>
            </w:pPr>
            <w:r>
              <w:rPr>
                <w:rFonts w:ascii="Times New Roman" w:hAnsi="Times New Roman"/>
                <w:color w:val="000000"/>
                <w:sz w:val="18"/>
                <w:szCs w:val="18"/>
              </w:rPr>
              <w:t>网络拓扑上报原语</w:t>
            </w:r>
          </w:p>
        </w:tc>
        <w:tc>
          <w:tcPr>
            <w:tcW w:w="3402" w:type="dxa"/>
            <w:vAlign w:val="center"/>
          </w:tcPr>
          <w:p w14:paraId="624EF55C">
            <w:pPr>
              <w:pStyle w:val="125"/>
              <w:rPr>
                <w:rFonts w:ascii="Times New Roman" w:hAnsi="Times New Roman"/>
                <w:color w:val="000000"/>
                <w:sz w:val="18"/>
                <w:szCs w:val="18"/>
              </w:rPr>
            </w:pPr>
            <w:r>
              <w:rPr>
                <w:rFonts w:ascii="Times New Roman" w:hAnsi="Times New Roman"/>
                <w:color w:val="000000"/>
                <w:sz w:val="18"/>
                <w:szCs w:val="18"/>
              </w:rPr>
              <w:t>上报CCO的网络拓扑信息</w:t>
            </w:r>
          </w:p>
        </w:tc>
      </w:tr>
      <w:tr w14:paraId="53B11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5F4AEDE4">
            <w:pPr>
              <w:pStyle w:val="125"/>
              <w:rPr>
                <w:rFonts w:ascii="Times New Roman" w:hAnsi="Times New Roman"/>
                <w:color w:val="000000"/>
                <w:sz w:val="18"/>
                <w:szCs w:val="18"/>
              </w:rPr>
            </w:pPr>
            <w:r>
              <w:rPr>
                <w:rFonts w:ascii="Times New Roman" w:hAnsi="Times New Roman"/>
                <w:color w:val="000000"/>
                <w:sz w:val="18"/>
                <w:szCs w:val="18"/>
              </w:rPr>
              <w:t>网络SNID查询原语</w:t>
            </w:r>
          </w:p>
        </w:tc>
        <w:tc>
          <w:tcPr>
            <w:tcW w:w="3402" w:type="dxa"/>
            <w:vAlign w:val="center"/>
          </w:tcPr>
          <w:p w14:paraId="24C3018F">
            <w:pPr>
              <w:pStyle w:val="125"/>
              <w:rPr>
                <w:rFonts w:ascii="Times New Roman" w:hAnsi="Times New Roman"/>
                <w:color w:val="000000"/>
                <w:sz w:val="18"/>
                <w:szCs w:val="18"/>
              </w:rPr>
            </w:pPr>
            <w:r>
              <w:rPr>
                <w:rFonts w:ascii="Times New Roman" w:hAnsi="Times New Roman"/>
                <w:color w:val="000000"/>
                <w:sz w:val="18"/>
                <w:szCs w:val="18"/>
              </w:rPr>
              <w:t>查询CCO的SNID信息</w:t>
            </w:r>
          </w:p>
        </w:tc>
      </w:tr>
      <w:tr w14:paraId="4C9FD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69FA1BE7">
            <w:pPr>
              <w:pStyle w:val="125"/>
              <w:rPr>
                <w:rFonts w:ascii="Times New Roman" w:hAnsi="Times New Roman"/>
                <w:color w:val="000000"/>
                <w:sz w:val="18"/>
                <w:szCs w:val="18"/>
              </w:rPr>
            </w:pPr>
            <w:r>
              <w:rPr>
                <w:rFonts w:ascii="Times New Roman" w:hAnsi="Times New Roman"/>
                <w:color w:val="000000"/>
                <w:sz w:val="18"/>
                <w:szCs w:val="18"/>
              </w:rPr>
              <w:t>网络SNID上报原语</w:t>
            </w:r>
          </w:p>
        </w:tc>
        <w:tc>
          <w:tcPr>
            <w:tcW w:w="3402" w:type="dxa"/>
            <w:vAlign w:val="center"/>
          </w:tcPr>
          <w:p w14:paraId="224110E6">
            <w:pPr>
              <w:pStyle w:val="125"/>
              <w:rPr>
                <w:rFonts w:ascii="Times New Roman" w:hAnsi="Times New Roman"/>
                <w:color w:val="000000"/>
                <w:sz w:val="18"/>
                <w:szCs w:val="18"/>
              </w:rPr>
            </w:pPr>
            <w:r>
              <w:rPr>
                <w:rFonts w:ascii="Times New Roman" w:hAnsi="Times New Roman"/>
                <w:color w:val="000000"/>
                <w:sz w:val="18"/>
                <w:szCs w:val="18"/>
              </w:rPr>
              <w:t>上报CCO的SNID信息</w:t>
            </w:r>
          </w:p>
        </w:tc>
      </w:tr>
      <w:tr w14:paraId="107E0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7A617E98">
            <w:pPr>
              <w:pStyle w:val="125"/>
              <w:rPr>
                <w:rFonts w:ascii="Times New Roman" w:hAnsi="Times New Roman"/>
                <w:color w:val="000000"/>
                <w:sz w:val="18"/>
                <w:szCs w:val="18"/>
              </w:rPr>
            </w:pPr>
            <w:r>
              <w:rPr>
                <w:rFonts w:ascii="Times New Roman" w:hAnsi="Times New Roman"/>
                <w:color w:val="000000"/>
                <w:sz w:val="18"/>
                <w:szCs w:val="18"/>
              </w:rPr>
              <w:t>网络SNID设置原语</w:t>
            </w:r>
          </w:p>
        </w:tc>
        <w:tc>
          <w:tcPr>
            <w:tcW w:w="3402" w:type="dxa"/>
            <w:vAlign w:val="center"/>
          </w:tcPr>
          <w:p w14:paraId="32FE5E72">
            <w:pPr>
              <w:pStyle w:val="125"/>
              <w:rPr>
                <w:rFonts w:ascii="Times New Roman" w:hAnsi="Times New Roman"/>
                <w:color w:val="000000"/>
                <w:sz w:val="18"/>
                <w:szCs w:val="18"/>
              </w:rPr>
            </w:pPr>
            <w:r>
              <w:rPr>
                <w:rFonts w:ascii="Times New Roman" w:hAnsi="Times New Roman"/>
                <w:color w:val="000000"/>
                <w:sz w:val="18"/>
                <w:szCs w:val="18"/>
              </w:rPr>
              <w:t>设置CCO的SNID信息</w:t>
            </w:r>
          </w:p>
        </w:tc>
      </w:tr>
      <w:tr w14:paraId="37DE9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45E53CB5">
            <w:pPr>
              <w:pStyle w:val="125"/>
              <w:rPr>
                <w:rFonts w:ascii="Times New Roman" w:hAnsi="Times New Roman"/>
                <w:color w:val="000000"/>
                <w:sz w:val="18"/>
                <w:szCs w:val="18"/>
              </w:rPr>
            </w:pPr>
            <w:r>
              <w:rPr>
                <w:rFonts w:ascii="Times New Roman" w:hAnsi="Times New Roman"/>
                <w:color w:val="000000"/>
                <w:sz w:val="18"/>
                <w:szCs w:val="18"/>
              </w:rPr>
              <w:t>邻居网络查询原语</w:t>
            </w:r>
          </w:p>
        </w:tc>
        <w:tc>
          <w:tcPr>
            <w:tcW w:w="3402" w:type="dxa"/>
            <w:vAlign w:val="center"/>
          </w:tcPr>
          <w:p w14:paraId="5F343570">
            <w:pPr>
              <w:pStyle w:val="125"/>
              <w:rPr>
                <w:rFonts w:ascii="Times New Roman" w:hAnsi="Times New Roman"/>
                <w:color w:val="000000"/>
                <w:sz w:val="18"/>
                <w:szCs w:val="18"/>
              </w:rPr>
            </w:pPr>
            <w:r>
              <w:rPr>
                <w:rFonts w:ascii="Times New Roman" w:hAnsi="Times New Roman"/>
                <w:color w:val="000000"/>
                <w:sz w:val="18"/>
                <w:szCs w:val="18"/>
              </w:rPr>
              <w:t>查询CCO的邻居网络信息</w:t>
            </w:r>
          </w:p>
        </w:tc>
      </w:tr>
      <w:tr w14:paraId="3CD39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78A4980C">
            <w:pPr>
              <w:pStyle w:val="125"/>
              <w:rPr>
                <w:rFonts w:ascii="Times New Roman" w:hAnsi="Times New Roman"/>
                <w:color w:val="000000"/>
                <w:sz w:val="18"/>
                <w:szCs w:val="18"/>
              </w:rPr>
            </w:pPr>
            <w:r>
              <w:rPr>
                <w:rFonts w:ascii="Times New Roman" w:hAnsi="Times New Roman"/>
                <w:color w:val="000000"/>
                <w:sz w:val="18"/>
                <w:szCs w:val="18"/>
              </w:rPr>
              <w:t>邻居网络上报原语</w:t>
            </w:r>
          </w:p>
        </w:tc>
        <w:tc>
          <w:tcPr>
            <w:tcW w:w="3402" w:type="dxa"/>
            <w:vAlign w:val="center"/>
          </w:tcPr>
          <w:p w14:paraId="12ECB1C8">
            <w:pPr>
              <w:pStyle w:val="125"/>
              <w:rPr>
                <w:rFonts w:ascii="Times New Roman" w:hAnsi="Times New Roman"/>
                <w:color w:val="000000"/>
                <w:sz w:val="18"/>
                <w:szCs w:val="18"/>
              </w:rPr>
            </w:pPr>
            <w:r>
              <w:rPr>
                <w:rFonts w:ascii="Times New Roman" w:hAnsi="Times New Roman"/>
                <w:color w:val="000000"/>
                <w:sz w:val="18"/>
                <w:szCs w:val="18"/>
              </w:rPr>
              <w:t>上报CCO的邻居网络信息</w:t>
            </w:r>
          </w:p>
        </w:tc>
      </w:tr>
      <w:tr w14:paraId="66A63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596D78C8">
            <w:pPr>
              <w:pStyle w:val="125"/>
              <w:rPr>
                <w:rFonts w:ascii="Times New Roman" w:hAnsi="Times New Roman"/>
                <w:color w:val="000000"/>
                <w:sz w:val="18"/>
                <w:szCs w:val="18"/>
              </w:rPr>
            </w:pPr>
            <w:r>
              <w:rPr>
                <w:rFonts w:ascii="Times New Roman" w:hAnsi="Times New Roman"/>
                <w:color w:val="000000"/>
                <w:sz w:val="18"/>
                <w:szCs w:val="18"/>
              </w:rPr>
              <w:t>白名单查询原语</w:t>
            </w:r>
          </w:p>
        </w:tc>
        <w:tc>
          <w:tcPr>
            <w:tcW w:w="3402" w:type="dxa"/>
            <w:vAlign w:val="center"/>
          </w:tcPr>
          <w:p w14:paraId="6E0951F2">
            <w:pPr>
              <w:pStyle w:val="125"/>
              <w:rPr>
                <w:rFonts w:ascii="Times New Roman" w:hAnsi="Times New Roman"/>
                <w:color w:val="000000"/>
                <w:sz w:val="18"/>
                <w:szCs w:val="18"/>
              </w:rPr>
            </w:pPr>
            <w:r>
              <w:rPr>
                <w:rFonts w:ascii="Times New Roman" w:hAnsi="Times New Roman"/>
                <w:color w:val="000000"/>
                <w:sz w:val="18"/>
                <w:szCs w:val="18"/>
              </w:rPr>
              <w:t>查询CCO的白名单信息</w:t>
            </w:r>
          </w:p>
        </w:tc>
      </w:tr>
      <w:tr w14:paraId="7F3F4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464314C9">
            <w:pPr>
              <w:pStyle w:val="125"/>
              <w:rPr>
                <w:rFonts w:ascii="Times New Roman" w:hAnsi="Times New Roman"/>
                <w:color w:val="000000"/>
                <w:sz w:val="18"/>
                <w:szCs w:val="18"/>
              </w:rPr>
            </w:pPr>
            <w:r>
              <w:rPr>
                <w:rFonts w:ascii="Times New Roman" w:hAnsi="Times New Roman"/>
                <w:color w:val="000000"/>
                <w:sz w:val="18"/>
                <w:szCs w:val="18"/>
              </w:rPr>
              <w:t>白名单上报原语</w:t>
            </w:r>
          </w:p>
        </w:tc>
        <w:tc>
          <w:tcPr>
            <w:tcW w:w="3402" w:type="dxa"/>
            <w:vAlign w:val="center"/>
          </w:tcPr>
          <w:p w14:paraId="0AC6770A">
            <w:pPr>
              <w:pStyle w:val="125"/>
              <w:rPr>
                <w:rFonts w:ascii="Times New Roman" w:hAnsi="Times New Roman"/>
                <w:color w:val="000000"/>
                <w:sz w:val="18"/>
                <w:szCs w:val="18"/>
              </w:rPr>
            </w:pPr>
            <w:r>
              <w:rPr>
                <w:rFonts w:ascii="Times New Roman" w:hAnsi="Times New Roman"/>
                <w:color w:val="000000"/>
                <w:sz w:val="18"/>
                <w:szCs w:val="18"/>
              </w:rPr>
              <w:t>上报CCO的白名单信息</w:t>
            </w:r>
          </w:p>
        </w:tc>
      </w:tr>
      <w:tr w14:paraId="36B87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4E546975">
            <w:pPr>
              <w:pStyle w:val="125"/>
              <w:rPr>
                <w:rFonts w:ascii="Times New Roman" w:hAnsi="Times New Roman"/>
                <w:color w:val="000000"/>
                <w:sz w:val="18"/>
                <w:szCs w:val="18"/>
              </w:rPr>
            </w:pPr>
            <w:r>
              <w:rPr>
                <w:rFonts w:ascii="Times New Roman" w:hAnsi="Times New Roman"/>
                <w:color w:val="000000"/>
                <w:sz w:val="18"/>
                <w:szCs w:val="18"/>
              </w:rPr>
              <w:t>白名单设置原语</w:t>
            </w:r>
          </w:p>
        </w:tc>
        <w:tc>
          <w:tcPr>
            <w:tcW w:w="3402" w:type="dxa"/>
            <w:vAlign w:val="center"/>
          </w:tcPr>
          <w:p w14:paraId="3CBCCA6E">
            <w:pPr>
              <w:pStyle w:val="125"/>
              <w:rPr>
                <w:rFonts w:ascii="Times New Roman" w:hAnsi="Times New Roman"/>
                <w:color w:val="000000"/>
                <w:sz w:val="18"/>
                <w:szCs w:val="18"/>
              </w:rPr>
            </w:pPr>
            <w:r>
              <w:rPr>
                <w:rFonts w:ascii="Times New Roman" w:hAnsi="Times New Roman"/>
                <w:color w:val="000000"/>
                <w:sz w:val="18"/>
                <w:szCs w:val="18"/>
              </w:rPr>
              <w:t>设置CCO的白名单信息</w:t>
            </w:r>
          </w:p>
        </w:tc>
      </w:tr>
      <w:tr w14:paraId="40B2E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11BCAE88">
            <w:pPr>
              <w:pStyle w:val="125"/>
              <w:rPr>
                <w:rFonts w:ascii="Times New Roman" w:hAnsi="Times New Roman"/>
                <w:color w:val="000000"/>
                <w:sz w:val="18"/>
                <w:szCs w:val="18"/>
              </w:rPr>
            </w:pPr>
            <w:bookmarkStart w:id="4411" w:name="_Toc400799011"/>
            <w:bookmarkStart w:id="4412" w:name="_Toc402983467"/>
            <w:bookmarkStart w:id="4413" w:name="_Toc439785839"/>
            <w:bookmarkStart w:id="4414" w:name="_Toc408860013"/>
            <w:bookmarkStart w:id="4415" w:name="_Toc403585404"/>
            <w:bookmarkStart w:id="4416" w:name="_Toc399757391"/>
            <w:bookmarkStart w:id="4417" w:name="_Toc402983001"/>
            <w:bookmarkStart w:id="4418" w:name="_Toc402983933"/>
            <w:bookmarkStart w:id="4419" w:name="_Toc403570426"/>
            <w:bookmarkStart w:id="4420" w:name="_Toc399229140"/>
            <w:bookmarkStart w:id="4421" w:name="_Toc405476746"/>
            <w:bookmarkStart w:id="4422" w:name="_Toc399259353"/>
            <w:r>
              <w:rPr>
                <w:rFonts w:hint="eastAsia" w:ascii="Times New Roman" w:hAnsi="Times New Roman"/>
                <w:color w:val="000000"/>
                <w:sz w:val="18"/>
                <w:szCs w:val="18"/>
              </w:rPr>
              <w:t>无线信道组查询原语</w:t>
            </w:r>
          </w:p>
        </w:tc>
        <w:tc>
          <w:tcPr>
            <w:tcW w:w="3402" w:type="dxa"/>
            <w:vAlign w:val="center"/>
          </w:tcPr>
          <w:p w14:paraId="6ADE925D">
            <w:pPr>
              <w:pStyle w:val="125"/>
              <w:rPr>
                <w:rFonts w:ascii="Times New Roman" w:hAnsi="Times New Roman"/>
                <w:color w:val="000000"/>
                <w:sz w:val="18"/>
                <w:szCs w:val="18"/>
              </w:rPr>
            </w:pPr>
            <w:r>
              <w:rPr>
                <w:rFonts w:hint="eastAsia" w:ascii="Times New Roman" w:hAnsi="Times New Roman"/>
                <w:color w:val="000000"/>
                <w:sz w:val="18"/>
                <w:szCs w:val="18"/>
              </w:rPr>
              <w:t>查询CCO的无线信道组信息</w:t>
            </w:r>
          </w:p>
        </w:tc>
      </w:tr>
      <w:tr w14:paraId="35E7F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037DFCD6">
            <w:pPr>
              <w:pStyle w:val="125"/>
              <w:rPr>
                <w:rFonts w:ascii="Times New Roman" w:hAnsi="Times New Roman"/>
                <w:color w:val="000000"/>
                <w:sz w:val="18"/>
                <w:szCs w:val="18"/>
              </w:rPr>
            </w:pPr>
            <w:r>
              <w:rPr>
                <w:rFonts w:hint="eastAsia" w:ascii="Times New Roman" w:hAnsi="Times New Roman"/>
                <w:color w:val="000000"/>
                <w:sz w:val="18"/>
                <w:szCs w:val="18"/>
              </w:rPr>
              <w:t>无线信道组上报原语</w:t>
            </w:r>
          </w:p>
        </w:tc>
        <w:tc>
          <w:tcPr>
            <w:tcW w:w="3402" w:type="dxa"/>
            <w:vAlign w:val="center"/>
          </w:tcPr>
          <w:p w14:paraId="66AF56EE">
            <w:pPr>
              <w:pStyle w:val="125"/>
              <w:rPr>
                <w:rFonts w:ascii="Times New Roman" w:hAnsi="Times New Roman"/>
                <w:color w:val="000000"/>
                <w:sz w:val="18"/>
                <w:szCs w:val="18"/>
              </w:rPr>
            </w:pPr>
            <w:r>
              <w:rPr>
                <w:rFonts w:hint="eastAsia" w:ascii="Times New Roman" w:hAnsi="Times New Roman"/>
                <w:color w:val="000000"/>
                <w:sz w:val="18"/>
                <w:szCs w:val="18"/>
              </w:rPr>
              <w:t>上报CCO的无线信道组信息</w:t>
            </w:r>
          </w:p>
        </w:tc>
      </w:tr>
      <w:tr w14:paraId="48973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34F2E77E">
            <w:pPr>
              <w:pStyle w:val="125"/>
              <w:rPr>
                <w:rFonts w:ascii="Times New Roman" w:hAnsi="Times New Roman"/>
                <w:color w:val="000000"/>
                <w:sz w:val="18"/>
                <w:szCs w:val="18"/>
              </w:rPr>
            </w:pPr>
            <w:r>
              <w:rPr>
                <w:rFonts w:hint="eastAsia" w:ascii="Times New Roman" w:hAnsi="Times New Roman"/>
                <w:color w:val="000000"/>
                <w:sz w:val="18"/>
                <w:szCs w:val="18"/>
              </w:rPr>
              <w:t>无线信道组设置原语</w:t>
            </w:r>
          </w:p>
        </w:tc>
        <w:tc>
          <w:tcPr>
            <w:tcW w:w="3402" w:type="dxa"/>
            <w:vAlign w:val="center"/>
          </w:tcPr>
          <w:p w14:paraId="7CC94732">
            <w:pPr>
              <w:pStyle w:val="125"/>
              <w:rPr>
                <w:rFonts w:ascii="Times New Roman" w:hAnsi="Times New Roman"/>
                <w:color w:val="000000"/>
                <w:sz w:val="18"/>
                <w:szCs w:val="18"/>
              </w:rPr>
            </w:pPr>
            <w:r>
              <w:rPr>
                <w:rFonts w:hint="eastAsia" w:ascii="Times New Roman" w:hAnsi="Times New Roman"/>
                <w:color w:val="000000"/>
                <w:sz w:val="18"/>
                <w:szCs w:val="18"/>
              </w:rPr>
              <w:t>设置CCO的无线信道组信息</w:t>
            </w:r>
          </w:p>
        </w:tc>
      </w:tr>
      <w:tr w14:paraId="66F6E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7761405A">
            <w:pPr>
              <w:pStyle w:val="125"/>
              <w:rPr>
                <w:rFonts w:ascii="Times New Roman" w:hAnsi="Times New Roman"/>
                <w:color w:val="000000"/>
                <w:sz w:val="18"/>
                <w:szCs w:val="18"/>
              </w:rPr>
            </w:pPr>
            <w:r>
              <w:rPr>
                <w:rFonts w:hint="eastAsia" w:ascii="Times New Roman" w:hAnsi="Times New Roman"/>
                <w:color w:val="000000"/>
                <w:sz w:val="18"/>
                <w:szCs w:val="18"/>
              </w:rPr>
              <w:t>无线信道查询原语</w:t>
            </w:r>
          </w:p>
        </w:tc>
        <w:tc>
          <w:tcPr>
            <w:tcW w:w="3402" w:type="dxa"/>
            <w:vAlign w:val="center"/>
          </w:tcPr>
          <w:p w14:paraId="5EFF2CBD">
            <w:pPr>
              <w:pStyle w:val="125"/>
              <w:rPr>
                <w:rFonts w:ascii="Times New Roman" w:hAnsi="Times New Roman"/>
                <w:color w:val="000000"/>
                <w:sz w:val="18"/>
                <w:szCs w:val="18"/>
              </w:rPr>
            </w:pPr>
            <w:r>
              <w:rPr>
                <w:rFonts w:hint="eastAsia" w:ascii="Times New Roman" w:hAnsi="Times New Roman"/>
                <w:color w:val="000000"/>
                <w:sz w:val="18"/>
                <w:szCs w:val="18"/>
              </w:rPr>
              <w:t>查询CCO的无线信道编号信息</w:t>
            </w:r>
          </w:p>
        </w:tc>
      </w:tr>
      <w:tr w14:paraId="4C95F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468D9F63">
            <w:pPr>
              <w:pStyle w:val="125"/>
              <w:rPr>
                <w:rFonts w:ascii="Times New Roman" w:hAnsi="Times New Roman"/>
                <w:color w:val="000000"/>
                <w:sz w:val="18"/>
                <w:szCs w:val="18"/>
              </w:rPr>
            </w:pPr>
            <w:r>
              <w:rPr>
                <w:rFonts w:hint="eastAsia" w:ascii="Times New Roman" w:hAnsi="Times New Roman"/>
                <w:color w:val="000000"/>
                <w:sz w:val="18"/>
                <w:szCs w:val="18"/>
              </w:rPr>
              <w:t>无线信道上报原语</w:t>
            </w:r>
          </w:p>
        </w:tc>
        <w:tc>
          <w:tcPr>
            <w:tcW w:w="3402" w:type="dxa"/>
            <w:vAlign w:val="center"/>
          </w:tcPr>
          <w:p w14:paraId="0CBBD888">
            <w:pPr>
              <w:pStyle w:val="125"/>
              <w:rPr>
                <w:rFonts w:ascii="Times New Roman" w:hAnsi="Times New Roman"/>
                <w:color w:val="000000"/>
                <w:sz w:val="18"/>
                <w:szCs w:val="18"/>
              </w:rPr>
            </w:pPr>
            <w:r>
              <w:rPr>
                <w:rFonts w:hint="eastAsia" w:ascii="Times New Roman" w:hAnsi="Times New Roman"/>
                <w:color w:val="000000"/>
                <w:sz w:val="18"/>
                <w:szCs w:val="18"/>
              </w:rPr>
              <w:t>上报CCO的无线信道编号信息</w:t>
            </w:r>
          </w:p>
        </w:tc>
      </w:tr>
      <w:tr w14:paraId="4E3A9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vAlign w:val="center"/>
          </w:tcPr>
          <w:p w14:paraId="57FA7229">
            <w:pPr>
              <w:pStyle w:val="125"/>
              <w:rPr>
                <w:rFonts w:ascii="Times New Roman" w:hAnsi="Times New Roman"/>
                <w:color w:val="000000"/>
                <w:sz w:val="18"/>
                <w:szCs w:val="18"/>
              </w:rPr>
            </w:pPr>
            <w:r>
              <w:rPr>
                <w:rFonts w:hint="eastAsia" w:ascii="Times New Roman" w:hAnsi="Times New Roman"/>
                <w:color w:val="000000"/>
                <w:sz w:val="18"/>
                <w:szCs w:val="18"/>
              </w:rPr>
              <w:t>无线信道设置原语</w:t>
            </w:r>
          </w:p>
        </w:tc>
        <w:tc>
          <w:tcPr>
            <w:tcW w:w="3402" w:type="dxa"/>
            <w:vAlign w:val="center"/>
          </w:tcPr>
          <w:p w14:paraId="5A3FEEFF">
            <w:pPr>
              <w:pStyle w:val="125"/>
              <w:rPr>
                <w:rFonts w:ascii="Times New Roman" w:hAnsi="Times New Roman"/>
                <w:color w:val="000000"/>
                <w:sz w:val="18"/>
                <w:szCs w:val="18"/>
              </w:rPr>
            </w:pPr>
            <w:r>
              <w:rPr>
                <w:rFonts w:hint="eastAsia" w:ascii="Times New Roman" w:hAnsi="Times New Roman"/>
                <w:color w:val="000000"/>
                <w:sz w:val="18"/>
                <w:szCs w:val="18"/>
              </w:rPr>
              <w:t>设置CCO的无线信道编号信息</w:t>
            </w:r>
          </w:p>
        </w:tc>
      </w:tr>
    </w:tbl>
    <w:p w14:paraId="141C7001">
      <w:pPr>
        <w:pStyle w:val="50"/>
      </w:pPr>
    </w:p>
    <w:p w14:paraId="7C72DE53">
      <w:pPr>
        <w:pStyle w:val="57"/>
        <w:ind w:left="420" w:hanging="420"/>
      </w:pPr>
      <w:bookmarkStart w:id="4423" w:name="_Toc23086"/>
      <w:bookmarkStart w:id="4424" w:name="_Toc2676"/>
      <w:bookmarkStart w:id="4425" w:name="_Toc13718"/>
      <w:r>
        <w:t>网络拓扑查询原语</w:t>
      </w:r>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p>
    <w:p w14:paraId="292D5CDC">
      <w:pPr>
        <w:pStyle w:val="50"/>
      </w:pPr>
      <w:r>
        <w:t>应用层可以通过网络拓扑查询原语，获取当前网络中入网站点的拓扑信息。</w:t>
      </w:r>
    </w:p>
    <w:p w14:paraId="24C163A6">
      <w:pPr>
        <w:pStyle w:val="67"/>
      </w:pPr>
      <w:bookmarkStart w:id="4426" w:name="_Toc29667"/>
      <w:bookmarkStart w:id="4427" w:name="_Toc403570427"/>
      <w:bookmarkStart w:id="4428" w:name="_Toc7639"/>
      <w:bookmarkStart w:id="4429" w:name="_Toc32302"/>
      <w:bookmarkStart w:id="4430" w:name="_Toc399259354"/>
      <w:bookmarkStart w:id="4431" w:name="_Toc399229141"/>
      <w:bookmarkStart w:id="4432" w:name="_Toc399757392"/>
      <w:bookmarkStart w:id="4433" w:name="_Toc408860014"/>
      <w:r>
        <w:t>原语定义</w:t>
      </w:r>
      <w:bookmarkEnd w:id="4426"/>
      <w:bookmarkEnd w:id="4427"/>
      <w:bookmarkEnd w:id="4428"/>
      <w:bookmarkEnd w:id="4429"/>
      <w:bookmarkEnd w:id="4430"/>
      <w:bookmarkEnd w:id="4431"/>
      <w:bookmarkEnd w:id="4432"/>
      <w:bookmarkEnd w:id="4433"/>
    </w:p>
    <w:p w14:paraId="305604DA">
      <w:pPr>
        <w:pStyle w:val="50"/>
      </w:pPr>
      <w:r>
        <w:t>网络拓扑查询原语的语义如</w:t>
      </w:r>
      <w:r>
        <w:fldChar w:fldCharType="begin"/>
      </w:r>
      <w:r>
        <w:instrText xml:space="preserve"> REF _Ref74866095 \h  \* MERGEFORMAT </w:instrText>
      </w:r>
      <w:r>
        <w:fldChar w:fldCharType="separate"/>
      </w:r>
      <w:r>
        <w:t>表 193</w:t>
      </w:r>
      <w:r>
        <w:fldChar w:fldCharType="end"/>
      </w:r>
      <w:r>
        <w:t>所示</w:t>
      </w:r>
      <w:r>
        <w:rPr>
          <w:rFonts w:hint="eastAsia"/>
        </w:rPr>
        <w:t>。</w:t>
      </w:r>
    </w:p>
    <w:p w14:paraId="1D9348D8">
      <w:pPr>
        <w:pStyle w:val="10"/>
      </w:pPr>
      <w:bookmarkStart w:id="4434" w:name="_Ref56778128"/>
      <w:bookmarkStart w:id="4435" w:name="_Ref74866095"/>
      <w:bookmarkStart w:id="4436" w:name="_Toc405022576"/>
      <w:bookmarkStart w:id="4437" w:name="_Toc399259654"/>
      <w:bookmarkStart w:id="4438" w:name="_Toc402984180"/>
      <w:bookmarkStart w:id="4439" w:name="_Toc403570691"/>
      <w:bookmarkStart w:id="4440" w:name="_Toc402540166"/>
      <w:bookmarkStart w:id="4441" w:name="_Toc402983714"/>
      <w:bookmarkStart w:id="4442" w:name="_Toc405476998"/>
      <w:bookmarkStart w:id="4443" w:name="_Toc408860273"/>
      <w:bookmarkStart w:id="4444" w:name="_Toc402983248"/>
      <w:bookmarkStart w:id="4445" w:name="_Toc399757684"/>
      <w:bookmarkStart w:id="4446" w:name="_Toc399229458"/>
      <w:bookmarkStart w:id="4447" w:name="_Ref399143766"/>
      <w:r>
        <w:t xml:space="preserve">表 </w:t>
      </w:r>
      <w:bookmarkEnd w:id="4434"/>
      <w:r>
        <w:fldChar w:fldCharType="begin"/>
      </w:r>
      <w:r>
        <w:instrText xml:space="preserve"> SEQ 表 \* ARABIC </w:instrText>
      </w:r>
      <w:r>
        <w:fldChar w:fldCharType="separate"/>
      </w:r>
      <w:r>
        <w:t>193</w:t>
      </w:r>
      <w:r>
        <w:fldChar w:fldCharType="end"/>
      </w:r>
      <w:bookmarkEnd w:id="4435"/>
      <w:r>
        <w:rPr>
          <w:rFonts w:hint="eastAsia"/>
        </w:rPr>
        <w:t xml:space="preserve"> </w:t>
      </w:r>
      <w:r>
        <w:t>网络拓扑查询原语</w:t>
      </w:r>
      <w:bookmarkEnd w:id="4436"/>
      <w:bookmarkEnd w:id="4437"/>
      <w:bookmarkEnd w:id="4438"/>
      <w:bookmarkEnd w:id="4439"/>
      <w:bookmarkEnd w:id="4440"/>
      <w:bookmarkEnd w:id="4441"/>
      <w:bookmarkEnd w:id="4442"/>
      <w:bookmarkEnd w:id="4443"/>
      <w:bookmarkEnd w:id="4444"/>
      <w:bookmarkEnd w:id="4445"/>
      <w:bookmarkEnd w:id="4446"/>
      <w:bookmarkEnd w:id="444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11"/>
        <w:gridCol w:w="1418"/>
        <w:gridCol w:w="1417"/>
        <w:gridCol w:w="3242"/>
      </w:tblGrid>
      <w:tr w14:paraId="43986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2B9C4265">
            <w:pPr>
              <w:pStyle w:val="125"/>
              <w:rPr>
                <w:rFonts w:ascii="Times New Roman" w:hAnsi="Times New Roman"/>
                <w:color w:val="000000"/>
                <w:sz w:val="18"/>
                <w:szCs w:val="18"/>
              </w:rPr>
            </w:pPr>
            <w:r>
              <w:rPr>
                <w:rFonts w:ascii="Times New Roman" w:hAnsi="Times New Roman"/>
                <w:color w:val="000000"/>
                <w:sz w:val="18"/>
                <w:szCs w:val="18"/>
              </w:rPr>
              <w:t>名称</w:t>
            </w:r>
          </w:p>
        </w:tc>
        <w:tc>
          <w:tcPr>
            <w:tcW w:w="1418" w:type="dxa"/>
            <w:tcBorders>
              <w:right w:val="single" w:color="auto" w:sz="4" w:space="0"/>
            </w:tcBorders>
            <w:vAlign w:val="center"/>
          </w:tcPr>
          <w:p w14:paraId="77B03CCA">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26A4AC03">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3242" w:type="dxa"/>
            <w:vAlign w:val="center"/>
          </w:tcPr>
          <w:p w14:paraId="7E184949">
            <w:pPr>
              <w:pStyle w:val="125"/>
              <w:rPr>
                <w:rFonts w:ascii="Times New Roman" w:hAnsi="Times New Roman"/>
                <w:color w:val="000000"/>
                <w:sz w:val="18"/>
                <w:szCs w:val="18"/>
              </w:rPr>
            </w:pPr>
            <w:r>
              <w:rPr>
                <w:rFonts w:ascii="Times New Roman" w:hAnsi="Times New Roman"/>
                <w:color w:val="000000"/>
                <w:sz w:val="18"/>
                <w:szCs w:val="18"/>
              </w:rPr>
              <w:t>描述</w:t>
            </w:r>
          </w:p>
        </w:tc>
      </w:tr>
      <w:tr w14:paraId="2D0AC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1B534E65">
            <w:pPr>
              <w:pStyle w:val="125"/>
              <w:rPr>
                <w:rFonts w:ascii="Times New Roman" w:hAnsi="Times New Roman"/>
                <w:color w:val="000000"/>
                <w:sz w:val="18"/>
                <w:szCs w:val="18"/>
              </w:rPr>
            </w:pPr>
            <w:r>
              <w:rPr>
                <w:rFonts w:ascii="Times New Roman" w:hAnsi="Times New Roman"/>
                <w:color w:val="000000"/>
                <w:sz w:val="18"/>
                <w:szCs w:val="18"/>
              </w:rPr>
              <w:t>起始序列号</w:t>
            </w:r>
          </w:p>
        </w:tc>
        <w:tc>
          <w:tcPr>
            <w:tcW w:w="1418" w:type="dxa"/>
            <w:tcBorders>
              <w:right w:val="single" w:color="auto" w:sz="4" w:space="0"/>
            </w:tcBorders>
            <w:vAlign w:val="center"/>
          </w:tcPr>
          <w:p w14:paraId="07B599D6">
            <w:pPr>
              <w:pStyle w:val="125"/>
              <w:rPr>
                <w:rFonts w:ascii="Times New Roman" w:hAnsi="Times New Roman"/>
                <w:color w:val="000000"/>
                <w:sz w:val="18"/>
                <w:szCs w:val="18"/>
              </w:rPr>
            </w:pPr>
            <w:r>
              <w:rPr>
                <w:rFonts w:ascii="Times New Roman" w:hAnsi="Times New Roman"/>
                <w:color w:val="000000"/>
                <w:sz w:val="18"/>
                <w:szCs w:val="18"/>
              </w:rPr>
              <w:t>2字节序号</w:t>
            </w:r>
          </w:p>
        </w:tc>
        <w:tc>
          <w:tcPr>
            <w:tcW w:w="1417" w:type="dxa"/>
            <w:tcBorders>
              <w:left w:val="single" w:color="auto" w:sz="4" w:space="0"/>
            </w:tcBorders>
            <w:vAlign w:val="center"/>
          </w:tcPr>
          <w:p w14:paraId="329EBD77">
            <w:pPr>
              <w:pStyle w:val="125"/>
              <w:rPr>
                <w:rFonts w:ascii="Times New Roman" w:hAnsi="Times New Roman"/>
                <w:color w:val="000000"/>
                <w:sz w:val="18"/>
                <w:szCs w:val="18"/>
              </w:rPr>
            </w:pPr>
            <w:r>
              <w:rPr>
                <w:rFonts w:ascii="Times New Roman" w:hAnsi="Times New Roman"/>
                <w:color w:val="000000"/>
                <w:sz w:val="18"/>
                <w:szCs w:val="18"/>
              </w:rPr>
              <w:t>1-1024</w:t>
            </w:r>
          </w:p>
        </w:tc>
        <w:tc>
          <w:tcPr>
            <w:tcW w:w="3242" w:type="dxa"/>
            <w:vAlign w:val="center"/>
          </w:tcPr>
          <w:p w14:paraId="61131F66">
            <w:pPr>
              <w:pStyle w:val="125"/>
              <w:rPr>
                <w:rFonts w:ascii="Times New Roman" w:hAnsi="Times New Roman"/>
                <w:color w:val="000000"/>
                <w:sz w:val="18"/>
                <w:szCs w:val="18"/>
              </w:rPr>
            </w:pPr>
            <w:r>
              <w:rPr>
                <w:rFonts w:ascii="Times New Roman" w:hAnsi="Times New Roman"/>
                <w:color w:val="000000"/>
                <w:sz w:val="18"/>
                <w:szCs w:val="18"/>
              </w:rPr>
              <w:t>请求有效拓扑表项的起始序列号</w:t>
            </w:r>
          </w:p>
        </w:tc>
      </w:tr>
      <w:tr w14:paraId="4ADC4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11" w:type="dxa"/>
            <w:vAlign w:val="center"/>
          </w:tcPr>
          <w:p w14:paraId="685A3E86">
            <w:pPr>
              <w:pStyle w:val="125"/>
              <w:rPr>
                <w:rFonts w:ascii="Times New Roman" w:hAnsi="Times New Roman"/>
                <w:color w:val="000000"/>
                <w:sz w:val="18"/>
                <w:szCs w:val="18"/>
              </w:rPr>
            </w:pPr>
            <w:r>
              <w:rPr>
                <w:rFonts w:ascii="Times New Roman" w:hAnsi="Times New Roman"/>
                <w:color w:val="000000"/>
                <w:sz w:val="18"/>
                <w:szCs w:val="18"/>
              </w:rPr>
              <w:t>请求表项数量</w:t>
            </w:r>
          </w:p>
        </w:tc>
        <w:tc>
          <w:tcPr>
            <w:tcW w:w="1418" w:type="dxa"/>
            <w:tcBorders>
              <w:right w:val="single" w:color="auto" w:sz="4" w:space="0"/>
            </w:tcBorders>
            <w:vAlign w:val="center"/>
          </w:tcPr>
          <w:p w14:paraId="350F9A12">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417" w:type="dxa"/>
            <w:tcBorders>
              <w:left w:val="single" w:color="auto" w:sz="4" w:space="0"/>
            </w:tcBorders>
            <w:vAlign w:val="center"/>
          </w:tcPr>
          <w:p w14:paraId="5FD70C2C">
            <w:pPr>
              <w:pStyle w:val="125"/>
              <w:rPr>
                <w:rFonts w:ascii="Times New Roman" w:hAnsi="Times New Roman"/>
                <w:color w:val="000000"/>
                <w:sz w:val="18"/>
                <w:szCs w:val="18"/>
              </w:rPr>
            </w:pPr>
            <w:r>
              <w:rPr>
                <w:rFonts w:ascii="Times New Roman" w:hAnsi="Times New Roman"/>
                <w:color w:val="000000"/>
                <w:sz w:val="18"/>
                <w:szCs w:val="18"/>
              </w:rPr>
              <w:t>1-1024</w:t>
            </w:r>
          </w:p>
        </w:tc>
        <w:tc>
          <w:tcPr>
            <w:tcW w:w="3242" w:type="dxa"/>
            <w:vAlign w:val="center"/>
          </w:tcPr>
          <w:p w14:paraId="5B1632AE">
            <w:pPr>
              <w:pStyle w:val="125"/>
              <w:rPr>
                <w:rFonts w:ascii="Times New Roman" w:hAnsi="Times New Roman"/>
                <w:color w:val="000000"/>
                <w:sz w:val="18"/>
                <w:szCs w:val="18"/>
              </w:rPr>
            </w:pPr>
            <w:r>
              <w:rPr>
                <w:rFonts w:ascii="Times New Roman" w:hAnsi="Times New Roman"/>
                <w:color w:val="000000"/>
                <w:sz w:val="18"/>
                <w:szCs w:val="18"/>
              </w:rPr>
              <w:t>本次请求的有效表项数量</w:t>
            </w:r>
          </w:p>
        </w:tc>
      </w:tr>
    </w:tbl>
    <w:p w14:paraId="7A37DE5E">
      <w:pPr>
        <w:pStyle w:val="50"/>
      </w:pPr>
      <w:bookmarkStart w:id="4448" w:name="_Toc399259355"/>
      <w:bookmarkStart w:id="4449" w:name="_Toc408860015"/>
      <w:bookmarkStart w:id="4450" w:name="_Toc403570428"/>
      <w:bookmarkStart w:id="4451" w:name="_Toc399229142"/>
      <w:bookmarkStart w:id="4452" w:name="_Toc399757393"/>
    </w:p>
    <w:p w14:paraId="5B656161">
      <w:pPr>
        <w:pStyle w:val="67"/>
      </w:pPr>
      <w:bookmarkStart w:id="4453" w:name="_Toc12399"/>
      <w:bookmarkStart w:id="4454" w:name="_Toc17534"/>
      <w:bookmarkStart w:id="4455" w:name="_Toc6764"/>
      <w:r>
        <w:t>数据链路层处理</w:t>
      </w:r>
      <w:bookmarkEnd w:id="4448"/>
      <w:bookmarkEnd w:id="4449"/>
      <w:bookmarkEnd w:id="4450"/>
      <w:bookmarkEnd w:id="4451"/>
      <w:bookmarkEnd w:id="4452"/>
      <w:bookmarkEnd w:id="4453"/>
      <w:bookmarkEnd w:id="4454"/>
      <w:bookmarkEnd w:id="4455"/>
    </w:p>
    <w:p w14:paraId="1021F1C4">
      <w:pPr>
        <w:pStyle w:val="50"/>
      </w:pPr>
      <w:r>
        <w:t>数据链路层对于当前网络拓扑中的有效表项信息，根据网络查询原语的要求，使用网络拓扑上报顺序上报。</w:t>
      </w:r>
    </w:p>
    <w:p w14:paraId="240C792A">
      <w:pPr>
        <w:pStyle w:val="57"/>
        <w:ind w:left="420" w:hanging="420"/>
      </w:pPr>
      <w:bookmarkStart w:id="4456" w:name="_Toc408860016"/>
      <w:bookmarkStart w:id="4457" w:name="_Toc399259356"/>
      <w:bookmarkStart w:id="4458" w:name="_Toc439785840"/>
      <w:bookmarkStart w:id="4459" w:name="_Toc399757394"/>
      <w:bookmarkStart w:id="4460" w:name="_Toc6323"/>
      <w:bookmarkStart w:id="4461" w:name="_Toc403585405"/>
      <w:bookmarkStart w:id="4462" w:name="_Toc5316"/>
      <w:bookmarkStart w:id="4463" w:name="_Toc403570429"/>
      <w:bookmarkStart w:id="4464" w:name="_Toc18912"/>
      <w:bookmarkStart w:id="4465" w:name="_Toc399229143"/>
      <w:bookmarkStart w:id="4466" w:name="_Toc402983934"/>
      <w:bookmarkStart w:id="4467" w:name="_Toc400799012"/>
      <w:bookmarkStart w:id="4468" w:name="_Toc405476747"/>
      <w:bookmarkStart w:id="4469" w:name="_Toc402983002"/>
      <w:bookmarkStart w:id="4470" w:name="_Toc402983468"/>
      <w:r>
        <w:t>网络拓扑上报原语</w:t>
      </w:r>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p>
    <w:p w14:paraId="330490C7">
      <w:pPr>
        <w:pStyle w:val="50"/>
      </w:pPr>
      <w:r>
        <w:t>应用层通过网络拓扑查询原语查询网络拓扑信息时，数据链路层通过网络拓扑上报原语上报网络拓扑信息。</w:t>
      </w:r>
    </w:p>
    <w:p w14:paraId="6AE38AC6">
      <w:pPr>
        <w:pStyle w:val="67"/>
      </w:pPr>
      <w:bookmarkStart w:id="4471" w:name="_Toc399229144"/>
      <w:bookmarkStart w:id="4472" w:name="_Toc25410"/>
      <w:bookmarkStart w:id="4473" w:name="_Toc17835"/>
      <w:bookmarkStart w:id="4474" w:name="_Toc399259357"/>
      <w:bookmarkStart w:id="4475" w:name="_Toc3085"/>
      <w:bookmarkStart w:id="4476" w:name="_Toc403570430"/>
      <w:bookmarkStart w:id="4477" w:name="_Toc399757395"/>
      <w:bookmarkStart w:id="4478" w:name="_Toc408860017"/>
      <w:r>
        <w:t>原语定义</w:t>
      </w:r>
      <w:bookmarkEnd w:id="4471"/>
      <w:bookmarkEnd w:id="4472"/>
      <w:bookmarkEnd w:id="4473"/>
      <w:bookmarkEnd w:id="4474"/>
      <w:bookmarkEnd w:id="4475"/>
      <w:bookmarkEnd w:id="4476"/>
      <w:bookmarkEnd w:id="4477"/>
      <w:bookmarkEnd w:id="4478"/>
    </w:p>
    <w:p w14:paraId="3D472A41">
      <w:pPr>
        <w:pStyle w:val="50"/>
      </w:pPr>
      <w:r>
        <w:t>网络拓扑上报原语的语义如</w:t>
      </w:r>
      <w:r>
        <w:fldChar w:fldCharType="begin"/>
      </w:r>
      <w:r>
        <w:instrText xml:space="preserve"> REF _Ref74866101 \h  \* MERGEFORMAT </w:instrText>
      </w:r>
      <w:r>
        <w:fldChar w:fldCharType="separate"/>
      </w:r>
      <w:r>
        <w:t>表 194</w:t>
      </w:r>
      <w:r>
        <w:fldChar w:fldCharType="end"/>
      </w:r>
      <w:r>
        <w:t>所示</w:t>
      </w:r>
      <w:r>
        <w:rPr>
          <w:rFonts w:hint="eastAsia"/>
        </w:rPr>
        <w:t>。</w:t>
      </w:r>
    </w:p>
    <w:p w14:paraId="476CC6EB">
      <w:pPr>
        <w:pStyle w:val="10"/>
      </w:pPr>
      <w:bookmarkStart w:id="4479" w:name="_Ref56778144"/>
      <w:bookmarkStart w:id="4480" w:name="_Ref74866101"/>
      <w:bookmarkStart w:id="4481" w:name="_Toc402984181"/>
      <w:bookmarkStart w:id="4482" w:name="_Toc399229459"/>
      <w:bookmarkStart w:id="4483" w:name="_Toc405022577"/>
      <w:bookmarkStart w:id="4484" w:name="_Toc403570692"/>
      <w:bookmarkStart w:id="4485" w:name="_Toc405476999"/>
      <w:bookmarkStart w:id="4486" w:name="_Ref399143796"/>
      <w:bookmarkStart w:id="4487" w:name="_Toc399259655"/>
      <w:bookmarkStart w:id="4488" w:name="_Toc402540167"/>
      <w:bookmarkStart w:id="4489" w:name="_Toc399757685"/>
      <w:bookmarkStart w:id="4490" w:name="_Toc402983715"/>
      <w:bookmarkStart w:id="4491" w:name="_Toc402983249"/>
      <w:bookmarkStart w:id="4492" w:name="_Toc408860274"/>
      <w:r>
        <w:t xml:space="preserve">表 </w:t>
      </w:r>
      <w:bookmarkEnd w:id="4479"/>
      <w:r>
        <w:fldChar w:fldCharType="begin"/>
      </w:r>
      <w:r>
        <w:instrText xml:space="preserve"> SEQ 表 \* ARABIC </w:instrText>
      </w:r>
      <w:r>
        <w:fldChar w:fldCharType="separate"/>
      </w:r>
      <w:r>
        <w:t>194</w:t>
      </w:r>
      <w:r>
        <w:fldChar w:fldCharType="end"/>
      </w:r>
      <w:bookmarkEnd w:id="4480"/>
      <w:r>
        <w:t xml:space="preserve"> 网络拓扑上报原语</w:t>
      </w:r>
      <w:bookmarkEnd w:id="4481"/>
      <w:bookmarkEnd w:id="4482"/>
      <w:bookmarkEnd w:id="4483"/>
      <w:bookmarkEnd w:id="4484"/>
      <w:bookmarkEnd w:id="4485"/>
      <w:bookmarkEnd w:id="4486"/>
      <w:bookmarkEnd w:id="4487"/>
      <w:bookmarkEnd w:id="4488"/>
      <w:bookmarkEnd w:id="4489"/>
      <w:bookmarkEnd w:id="4490"/>
      <w:bookmarkEnd w:id="4491"/>
      <w:bookmarkEnd w:id="4492"/>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233"/>
        <w:gridCol w:w="1559"/>
        <w:gridCol w:w="3180"/>
      </w:tblGrid>
      <w:tr w14:paraId="44835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2242AD4">
            <w:pPr>
              <w:pStyle w:val="125"/>
              <w:rPr>
                <w:rFonts w:ascii="Times New Roman" w:hAnsi="Times New Roman"/>
                <w:color w:val="000000"/>
                <w:sz w:val="18"/>
                <w:szCs w:val="18"/>
              </w:rPr>
            </w:pPr>
            <w:r>
              <w:rPr>
                <w:rFonts w:ascii="Times New Roman" w:hAnsi="Times New Roman"/>
                <w:color w:val="000000"/>
                <w:sz w:val="18"/>
                <w:szCs w:val="18"/>
              </w:rPr>
              <w:t>名称</w:t>
            </w:r>
          </w:p>
        </w:tc>
        <w:tc>
          <w:tcPr>
            <w:tcW w:w="1233" w:type="dxa"/>
            <w:tcBorders>
              <w:right w:val="single" w:color="auto" w:sz="4" w:space="0"/>
            </w:tcBorders>
            <w:vAlign w:val="center"/>
          </w:tcPr>
          <w:p w14:paraId="1FEC8EA5">
            <w:pPr>
              <w:pStyle w:val="125"/>
              <w:rPr>
                <w:rFonts w:ascii="Times New Roman" w:hAnsi="Times New Roman"/>
                <w:color w:val="000000"/>
                <w:sz w:val="18"/>
                <w:szCs w:val="18"/>
              </w:rPr>
            </w:pPr>
            <w:r>
              <w:rPr>
                <w:rFonts w:ascii="Times New Roman" w:hAnsi="Times New Roman"/>
                <w:color w:val="000000"/>
                <w:sz w:val="18"/>
                <w:szCs w:val="18"/>
              </w:rPr>
              <w:t>类型</w:t>
            </w:r>
          </w:p>
        </w:tc>
        <w:tc>
          <w:tcPr>
            <w:tcW w:w="1559" w:type="dxa"/>
            <w:tcBorders>
              <w:left w:val="single" w:color="auto" w:sz="4" w:space="0"/>
            </w:tcBorders>
            <w:vAlign w:val="center"/>
          </w:tcPr>
          <w:p w14:paraId="0FD4F540">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3180" w:type="dxa"/>
            <w:vAlign w:val="center"/>
          </w:tcPr>
          <w:p w14:paraId="31394627">
            <w:pPr>
              <w:pStyle w:val="125"/>
              <w:rPr>
                <w:rFonts w:ascii="Times New Roman" w:hAnsi="Times New Roman"/>
                <w:color w:val="000000"/>
                <w:sz w:val="18"/>
                <w:szCs w:val="18"/>
              </w:rPr>
            </w:pPr>
            <w:r>
              <w:rPr>
                <w:rFonts w:ascii="Times New Roman" w:hAnsi="Times New Roman"/>
                <w:color w:val="000000"/>
                <w:sz w:val="18"/>
                <w:szCs w:val="18"/>
              </w:rPr>
              <w:t>描述</w:t>
            </w:r>
          </w:p>
        </w:tc>
      </w:tr>
      <w:tr w14:paraId="3F791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07DF160">
            <w:pPr>
              <w:pStyle w:val="125"/>
              <w:rPr>
                <w:rFonts w:ascii="Times New Roman" w:hAnsi="Times New Roman"/>
                <w:color w:val="000000"/>
                <w:sz w:val="18"/>
                <w:szCs w:val="18"/>
              </w:rPr>
            </w:pPr>
            <w:r>
              <w:rPr>
                <w:rFonts w:ascii="Times New Roman" w:hAnsi="Times New Roman"/>
                <w:color w:val="000000"/>
                <w:sz w:val="18"/>
                <w:szCs w:val="18"/>
              </w:rPr>
              <w:t>有效表项总数</w:t>
            </w:r>
          </w:p>
        </w:tc>
        <w:tc>
          <w:tcPr>
            <w:tcW w:w="1233" w:type="dxa"/>
            <w:tcBorders>
              <w:right w:val="single" w:color="auto" w:sz="4" w:space="0"/>
            </w:tcBorders>
            <w:vAlign w:val="center"/>
          </w:tcPr>
          <w:p w14:paraId="43BF2399">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559" w:type="dxa"/>
            <w:tcBorders>
              <w:left w:val="single" w:color="auto" w:sz="4" w:space="0"/>
            </w:tcBorders>
            <w:vAlign w:val="center"/>
          </w:tcPr>
          <w:p w14:paraId="11430981">
            <w:pPr>
              <w:pStyle w:val="125"/>
              <w:rPr>
                <w:rFonts w:ascii="Times New Roman" w:hAnsi="Times New Roman"/>
                <w:color w:val="000000"/>
                <w:sz w:val="18"/>
                <w:szCs w:val="18"/>
              </w:rPr>
            </w:pPr>
            <w:r>
              <w:rPr>
                <w:rFonts w:ascii="Times New Roman" w:hAnsi="Times New Roman"/>
                <w:color w:val="000000"/>
                <w:sz w:val="18"/>
                <w:szCs w:val="18"/>
              </w:rPr>
              <w:t>1-1024</w:t>
            </w:r>
          </w:p>
        </w:tc>
        <w:tc>
          <w:tcPr>
            <w:tcW w:w="3180" w:type="dxa"/>
            <w:vAlign w:val="center"/>
          </w:tcPr>
          <w:p w14:paraId="44870E31">
            <w:pPr>
              <w:pStyle w:val="125"/>
              <w:rPr>
                <w:rFonts w:ascii="Times New Roman" w:hAnsi="Times New Roman"/>
                <w:color w:val="000000"/>
                <w:sz w:val="18"/>
                <w:szCs w:val="18"/>
              </w:rPr>
            </w:pPr>
            <w:r>
              <w:rPr>
                <w:rFonts w:ascii="Times New Roman" w:hAnsi="Times New Roman"/>
                <w:color w:val="000000"/>
                <w:sz w:val="18"/>
                <w:szCs w:val="18"/>
              </w:rPr>
              <w:t>网络拓扑中有效的站点表项总数</w:t>
            </w:r>
          </w:p>
        </w:tc>
      </w:tr>
      <w:tr w14:paraId="4DC4A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A845100">
            <w:pPr>
              <w:pStyle w:val="125"/>
              <w:rPr>
                <w:rFonts w:ascii="Times New Roman" w:hAnsi="Times New Roman"/>
                <w:color w:val="000000"/>
                <w:sz w:val="18"/>
                <w:szCs w:val="18"/>
              </w:rPr>
            </w:pPr>
            <w:r>
              <w:rPr>
                <w:rFonts w:ascii="Times New Roman" w:hAnsi="Times New Roman"/>
                <w:color w:val="000000"/>
                <w:sz w:val="18"/>
                <w:szCs w:val="18"/>
              </w:rPr>
              <w:t>本次上报总数</w:t>
            </w:r>
          </w:p>
        </w:tc>
        <w:tc>
          <w:tcPr>
            <w:tcW w:w="1233" w:type="dxa"/>
            <w:tcBorders>
              <w:right w:val="single" w:color="auto" w:sz="4" w:space="0"/>
            </w:tcBorders>
            <w:vAlign w:val="center"/>
          </w:tcPr>
          <w:p w14:paraId="1EC91013">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559" w:type="dxa"/>
            <w:tcBorders>
              <w:left w:val="single" w:color="auto" w:sz="4" w:space="0"/>
            </w:tcBorders>
            <w:vAlign w:val="center"/>
          </w:tcPr>
          <w:p w14:paraId="171C2142">
            <w:pPr>
              <w:pStyle w:val="125"/>
              <w:rPr>
                <w:rFonts w:ascii="Times New Roman" w:hAnsi="Times New Roman"/>
                <w:color w:val="000000"/>
                <w:sz w:val="18"/>
                <w:szCs w:val="18"/>
              </w:rPr>
            </w:pPr>
            <w:r>
              <w:rPr>
                <w:rFonts w:ascii="Times New Roman" w:hAnsi="Times New Roman"/>
                <w:color w:val="000000"/>
                <w:sz w:val="18"/>
                <w:szCs w:val="18"/>
              </w:rPr>
              <w:t>1-1024</w:t>
            </w:r>
          </w:p>
        </w:tc>
        <w:tc>
          <w:tcPr>
            <w:tcW w:w="3180" w:type="dxa"/>
            <w:vAlign w:val="center"/>
          </w:tcPr>
          <w:p w14:paraId="72606985">
            <w:pPr>
              <w:pStyle w:val="125"/>
              <w:rPr>
                <w:rFonts w:ascii="Times New Roman" w:hAnsi="Times New Roman"/>
                <w:color w:val="000000"/>
                <w:sz w:val="18"/>
                <w:szCs w:val="18"/>
              </w:rPr>
            </w:pPr>
            <w:r>
              <w:rPr>
                <w:rFonts w:ascii="Times New Roman" w:hAnsi="Times New Roman"/>
                <w:color w:val="000000"/>
                <w:sz w:val="18"/>
                <w:szCs w:val="18"/>
              </w:rPr>
              <w:t>本次上报的有效表项数量</w:t>
            </w:r>
          </w:p>
        </w:tc>
      </w:tr>
      <w:tr w14:paraId="0A29D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434B139">
            <w:pPr>
              <w:pStyle w:val="125"/>
              <w:rPr>
                <w:rFonts w:ascii="Times New Roman" w:hAnsi="Times New Roman"/>
                <w:color w:val="000000"/>
                <w:sz w:val="18"/>
                <w:szCs w:val="18"/>
              </w:rPr>
            </w:pPr>
            <w:r>
              <w:rPr>
                <w:rFonts w:ascii="Times New Roman" w:hAnsi="Times New Roman"/>
                <w:color w:val="000000"/>
                <w:sz w:val="18"/>
                <w:szCs w:val="18"/>
              </w:rPr>
              <w:t>上报结束标志</w:t>
            </w:r>
          </w:p>
        </w:tc>
        <w:tc>
          <w:tcPr>
            <w:tcW w:w="1233" w:type="dxa"/>
            <w:tcBorders>
              <w:right w:val="single" w:color="auto" w:sz="4" w:space="0"/>
            </w:tcBorders>
            <w:vAlign w:val="center"/>
          </w:tcPr>
          <w:p w14:paraId="64752710">
            <w:pPr>
              <w:pStyle w:val="125"/>
              <w:rPr>
                <w:rFonts w:ascii="Times New Roman" w:hAnsi="Times New Roman"/>
                <w:color w:val="000000"/>
                <w:sz w:val="18"/>
                <w:szCs w:val="18"/>
              </w:rPr>
            </w:pPr>
            <w:r>
              <w:rPr>
                <w:rFonts w:ascii="Times New Roman" w:hAnsi="Times New Roman"/>
                <w:color w:val="000000"/>
                <w:sz w:val="18"/>
                <w:szCs w:val="18"/>
              </w:rPr>
              <w:t>布尔</w:t>
            </w:r>
          </w:p>
        </w:tc>
        <w:tc>
          <w:tcPr>
            <w:tcW w:w="1559" w:type="dxa"/>
            <w:tcBorders>
              <w:left w:val="single" w:color="auto" w:sz="4" w:space="0"/>
            </w:tcBorders>
            <w:vAlign w:val="center"/>
          </w:tcPr>
          <w:p w14:paraId="58D56128">
            <w:pPr>
              <w:pStyle w:val="125"/>
              <w:rPr>
                <w:rFonts w:ascii="Times New Roman" w:hAnsi="Times New Roman"/>
                <w:color w:val="000000"/>
                <w:sz w:val="18"/>
                <w:szCs w:val="18"/>
              </w:rPr>
            </w:pPr>
            <w:r>
              <w:rPr>
                <w:rFonts w:ascii="Times New Roman" w:hAnsi="Times New Roman"/>
                <w:color w:val="000000"/>
                <w:sz w:val="18"/>
                <w:szCs w:val="18"/>
              </w:rPr>
              <w:t>0或者1</w:t>
            </w:r>
          </w:p>
        </w:tc>
        <w:tc>
          <w:tcPr>
            <w:tcW w:w="3180" w:type="dxa"/>
            <w:vAlign w:val="center"/>
          </w:tcPr>
          <w:p w14:paraId="2589F8E8">
            <w:pPr>
              <w:pStyle w:val="125"/>
              <w:rPr>
                <w:rFonts w:ascii="Times New Roman" w:hAnsi="Times New Roman"/>
                <w:color w:val="000000"/>
                <w:sz w:val="18"/>
                <w:szCs w:val="18"/>
              </w:rPr>
            </w:pPr>
            <w:r>
              <w:rPr>
                <w:rFonts w:ascii="Times New Roman" w:hAnsi="Times New Roman"/>
                <w:color w:val="000000"/>
                <w:sz w:val="18"/>
                <w:szCs w:val="18"/>
              </w:rPr>
              <w:t>全部有效表项是否上报结束。</w:t>
            </w:r>
          </w:p>
          <w:p w14:paraId="17A9E226">
            <w:pPr>
              <w:pStyle w:val="125"/>
              <w:rPr>
                <w:rFonts w:ascii="Times New Roman" w:hAnsi="Times New Roman"/>
                <w:color w:val="000000"/>
                <w:sz w:val="18"/>
                <w:szCs w:val="18"/>
              </w:rPr>
            </w:pPr>
            <w:r>
              <w:rPr>
                <w:rFonts w:ascii="Times New Roman" w:hAnsi="Times New Roman"/>
                <w:color w:val="000000"/>
                <w:sz w:val="18"/>
                <w:szCs w:val="18"/>
              </w:rPr>
              <w:t>1表示上报结束</w:t>
            </w:r>
          </w:p>
          <w:p w14:paraId="3CE50974">
            <w:pPr>
              <w:pStyle w:val="125"/>
              <w:rPr>
                <w:rFonts w:ascii="Times New Roman" w:hAnsi="Times New Roman"/>
                <w:color w:val="000000"/>
                <w:sz w:val="18"/>
                <w:szCs w:val="18"/>
              </w:rPr>
            </w:pPr>
            <w:r>
              <w:rPr>
                <w:rFonts w:ascii="Times New Roman" w:hAnsi="Times New Roman"/>
                <w:color w:val="000000"/>
                <w:sz w:val="18"/>
                <w:szCs w:val="18"/>
              </w:rPr>
              <w:t>0表示上报未结束</w:t>
            </w:r>
          </w:p>
        </w:tc>
      </w:tr>
      <w:tr w14:paraId="669CE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2CD45C2">
            <w:pPr>
              <w:pStyle w:val="125"/>
              <w:rPr>
                <w:rFonts w:ascii="Times New Roman" w:hAnsi="Times New Roman"/>
                <w:color w:val="000000"/>
                <w:sz w:val="18"/>
                <w:szCs w:val="18"/>
              </w:rPr>
            </w:pPr>
            <w:r>
              <w:rPr>
                <w:rFonts w:ascii="Times New Roman" w:hAnsi="Times New Roman"/>
                <w:color w:val="000000"/>
                <w:sz w:val="18"/>
                <w:szCs w:val="18"/>
              </w:rPr>
              <w:t>拓扑节点信息</w:t>
            </w:r>
          </w:p>
        </w:tc>
        <w:tc>
          <w:tcPr>
            <w:tcW w:w="1233" w:type="dxa"/>
            <w:tcBorders>
              <w:right w:val="single" w:color="auto" w:sz="4" w:space="0"/>
            </w:tcBorders>
            <w:vAlign w:val="center"/>
          </w:tcPr>
          <w:p w14:paraId="5241D14E">
            <w:pPr>
              <w:pStyle w:val="125"/>
              <w:rPr>
                <w:rFonts w:ascii="Times New Roman" w:hAnsi="Times New Roman"/>
                <w:color w:val="000000"/>
                <w:sz w:val="18"/>
                <w:szCs w:val="18"/>
              </w:rPr>
            </w:pPr>
            <w:r>
              <w:rPr>
                <w:rFonts w:ascii="Times New Roman" w:hAnsi="Times New Roman"/>
                <w:color w:val="000000"/>
                <w:sz w:val="18"/>
                <w:szCs w:val="18"/>
              </w:rPr>
              <w:t>可变长字节流</w:t>
            </w:r>
          </w:p>
        </w:tc>
        <w:tc>
          <w:tcPr>
            <w:tcW w:w="1559" w:type="dxa"/>
            <w:tcBorders>
              <w:left w:val="single" w:color="auto" w:sz="4" w:space="0"/>
            </w:tcBorders>
            <w:vAlign w:val="center"/>
          </w:tcPr>
          <w:p w14:paraId="392BA6D2">
            <w:pPr>
              <w:pStyle w:val="125"/>
              <w:rPr>
                <w:rFonts w:ascii="Times New Roman" w:hAnsi="Times New Roman"/>
                <w:color w:val="000000"/>
                <w:sz w:val="18"/>
                <w:szCs w:val="18"/>
              </w:rPr>
            </w:pPr>
            <w:r>
              <w:rPr>
                <w:rFonts w:ascii="Times New Roman" w:hAnsi="Times New Roman"/>
                <w:color w:val="000000"/>
                <w:sz w:val="18"/>
                <w:szCs w:val="18"/>
              </w:rPr>
              <w:t>-</w:t>
            </w:r>
          </w:p>
        </w:tc>
        <w:tc>
          <w:tcPr>
            <w:tcW w:w="3180" w:type="dxa"/>
            <w:vAlign w:val="center"/>
          </w:tcPr>
          <w:p w14:paraId="01DCED5E">
            <w:pPr>
              <w:pStyle w:val="125"/>
              <w:rPr>
                <w:rFonts w:ascii="Times New Roman" w:hAnsi="Times New Roman"/>
                <w:color w:val="000000"/>
                <w:sz w:val="18"/>
                <w:szCs w:val="18"/>
              </w:rPr>
            </w:pPr>
            <w:r>
              <w:rPr>
                <w:rFonts w:ascii="Times New Roman" w:hAnsi="Times New Roman"/>
                <w:color w:val="000000"/>
                <w:sz w:val="18"/>
                <w:szCs w:val="18"/>
              </w:rPr>
              <w:t>网络拓扑单个表项的信息。</w:t>
            </w:r>
          </w:p>
          <w:p w14:paraId="290F4793">
            <w:pPr>
              <w:pStyle w:val="125"/>
              <w:rPr>
                <w:rFonts w:ascii="Times New Roman" w:hAnsi="Times New Roman"/>
                <w:color w:val="000000"/>
                <w:sz w:val="18"/>
                <w:szCs w:val="18"/>
              </w:rPr>
            </w:pPr>
            <w:r>
              <w:rPr>
                <w:rFonts w:ascii="Times New Roman" w:hAnsi="Times New Roman"/>
                <w:color w:val="000000"/>
                <w:sz w:val="18"/>
                <w:szCs w:val="18"/>
              </w:rPr>
              <w:t>数据总大小等于本次上报总数 * 单个表项大小。</w:t>
            </w:r>
          </w:p>
          <w:p w14:paraId="2A6EC73E">
            <w:pPr>
              <w:pStyle w:val="125"/>
              <w:rPr>
                <w:rFonts w:ascii="Times New Roman" w:hAnsi="Times New Roman"/>
                <w:color w:val="000000"/>
                <w:sz w:val="18"/>
                <w:szCs w:val="18"/>
              </w:rPr>
            </w:pPr>
            <w:r>
              <w:rPr>
                <w:rFonts w:ascii="Times New Roman" w:hAnsi="Times New Roman"/>
                <w:color w:val="000000"/>
                <w:sz w:val="18"/>
                <w:szCs w:val="18"/>
              </w:rPr>
              <w:t>单个表项的数据大小请参照</w:t>
            </w:r>
            <w:r>
              <w:rPr>
                <w:rFonts w:ascii="Times New Roman" w:hAnsi="Times New Roman"/>
                <w:color w:val="000000"/>
                <w:sz w:val="18"/>
                <w:szCs w:val="18"/>
              </w:rPr>
              <w:fldChar w:fldCharType="begin"/>
            </w:r>
            <w:r>
              <w:rPr>
                <w:rFonts w:ascii="Times New Roman" w:hAnsi="Times New Roman"/>
                <w:color w:val="000000"/>
                <w:sz w:val="18"/>
                <w:szCs w:val="18"/>
              </w:rPr>
              <w:instrText xml:space="preserve"> REF _Ref56778192 \h  \* MERGEFORMAT </w:instrText>
            </w:r>
            <w:r>
              <w:rPr>
                <w:rFonts w:ascii="Times New Roman" w:hAnsi="Times New Roman"/>
                <w:color w:val="000000"/>
                <w:sz w:val="18"/>
                <w:szCs w:val="18"/>
              </w:rPr>
              <w:fldChar w:fldCharType="separate"/>
            </w:r>
            <w:r>
              <w:rPr>
                <w:rFonts w:ascii="Times New Roman" w:hAnsi="Times New Roman"/>
                <w:color w:val="000000"/>
                <w:sz w:val="18"/>
                <w:szCs w:val="18"/>
              </w:rPr>
              <w:t xml:space="preserve">表 </w:t>
            </w:r>
            <w:r>
              <w:rPr>
                <w:rFonts w:ascii="Times New Roman" w:hAnsi="Times New Roman"/>
                <w:color w:val="000000"/>
                <w:sz w:val="18"/>
                <w:szCs w:val="18"/>
              </w:rPr>
              <w:fldChar w:fldCharType="end"/>
            </w:r>
            <w:r>
              <w:rPr>
                <w:rFonts w:ascii="Times New Roman" w:hAnsi="Times New Roman"/>
                <w:color w:val="000000"/>
                <w:sz w:val="18"/>
                <w:szCs w:val="18"/>
              </w:rPr>
              <w:t>“网络拓扑单个表项信息”</w:t>
            </w:r>
          </w:p>
        </w:tc>
      </w:tr>
    </w:tbl>
    <w:p w14:paraId="6864EF33">
      <w:pPr>
        <w:pStyle w:val="10"/>
      </w:pPr>
      <w:bookmarkStart w:id="4493" w:name="_Toc399259656"/>
      <w:bookmarkStart w:id="4494" w:name="_Toc402983716"/>
      <w:bookmarkStart w:id="4495" w:name="_Toc399229460"/>
      <w:bookmarkStart w:id="4496" w:name="_Toc408860275"/>
      <w:bookmarkStart w:id="4497" w:name="_Toc405022578"/>
      <w:bookmarkStart w:id="4498" w:name="_Toc403570693"/>
      <w:bookmarkStart w:id="4499" w:name="_Toc402540168"/>
      <w:bookmarkStart w:id="4500" w:name="_Toc402984182"/>
      <w:bookmarkStart w:id="4501" w:name="_Toc402983250"/>
      <w:bookmarkStart w:id="4502" w:name="_Ref399143817"/>
      <w:bookmarkStart w:id="4503" w:name="_Toc405477000"/>
      <w:bookmarkStart w:id="4504" w:name="_Toc399757686"/>
    </w:p>
    <w:p w14:paraId="083B579C">
      <w:pPr>
        <w:pStyle w:val="50"/>
      </w:pPr>
      <w:r>
        <w:rPr>
          <w:rFonts w:hint="eastAsia"/>
        </w:rPr>
        <w:t>网络拓扑上报单个表项信息原语</w:t>
      </w:r>
      <w:r>
        <w:t>的语义如</w:t>
      </w:r>
      <w:r>
        <w:fldChar w:fldCharType="begin"/>
      </w:r>
      <w:r>
        <w:instrText xml:space="preserve"> REF _Ref74866105 \h  \* MERGEFORMAT </w:instrText>
      </w:r>
      <w:r>
        <w:fldChar w:fldCharType="separate"/>
      </w:r>
      <w:r>
        <w:t>表 195</w:t>
      </w:r>
      <w:r>
        <w:fldChar w:fldCharType="end"/>
      </w:r>
      <w:r>
        <w:t>所示</w:t>
      </w:r>
      <w:r>
        <w:rPr>
          <w:rFonts w:hint="eastAsia"/>
        </w:rPr>
        <w:t>。</w:t>
      </w:r>
    </w:p>
    <w:p w14:paraId="32B592F5">
      <w:pPr>
        <w:pStyle w:val="10"/>
      </w:pPr>
      <w:bookmarkStart w:id="4505" w:name="_Ref56778192"/>
      <w:bookmarkStart w:id="4506" w:name="_Ref74866105"/>
      <w:r>
        <w:t xml:space="preserve">表 </w:t>
      </w:r>
      <w:bookmarkEnd w:id="4505"/>
      <w:bookmarkStart w:id="4507" w:name="_Hlk56778186"/>
      <w:r>
        <w:fldChar w:fldCharType="begin"/>
      </w:r>
      <w:r>
        <w:instrText xml:space="preserve"> SEQ 表 \* ARABIC </w:instrText>
      </w:r>
      <w:r>
        <w:fldChar w:fldCharType="separate"/>
      </w:r>
      <w:r>
        <w:t>195</w:t>
      </w:r>
      <w:r>
        <w:fldChar w:fldCharType="end"/>
      </w:r>
      <w:bookmarkEnd w:id="4506"/>
      <w:r>
        <w:rPr>
          <w:rFonts w:hint="eastAsia"/>
        </w:rPr>
        <w:t xml:space="preserve"> </w:t>
      </w:r>
      <w:r>
        <w:t>网络拓扑上报单个表项信息原语</w:t>
      </w:r>
      <w:bookmarkEnd w:id="4493"/>
      <w:bookmarkEnd w:id="4494"/>
      <w:bookmarkEnd w:id="4495"/>
      <w:bookmarkEnd w:id="4496"/>
      <w:bookmarkEnd w:id="4497"/>
      <w:bookmarkEnd w:id="4498"/>
      <w:bookmarkEnd w:id="4499"/>
      <w:bookmarkEnd w:id="4500"/>
      <w:bookmarkEnd w:id="4501"/>
      <w:bookmarkEnd w:id="4502"/>
      <w:bookmarkEnd w:id="4503"/>
      <w:bookmarkEnd w:id="4504"/>
      <w:bookmarkEnd w:id="450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467A4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A016B00">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0122CF28">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01F6E333">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41E4956B">
            <w:pPr>
              <w:pStyle w:val="125"/>
              <w:rPr>
                <w:rFonts w:ascii="Times New Roman" w:hAnsi="Times New Roman"/>
                <w:color w:val="000000"/>
                <w:sz w:val="18"/>
                <w:szCs w:val="18"/>
              </w:rPr>
            </w:pPr>
            <w:r>
              <w:rPr>
                <w:rFonts w:ascii="Times New Roman" w:hAnsi="Times New Roman"/>
                <w:color w:val="000000"/>
                <w:sz w:val="18"/>
                <w:szCs w:val="18"/>
              </w:rPr>
              <w:t>描述</w:t>
            </w:r>
          </w:p>
        </w:tc>
      </w:tr>
      <w:tr w14:paraId="1D145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2BBA03F">
            <w:pPr>
              <w:pStyle w:val="125"/>
              <w:rPr>
                <w:rFonts w:ascii="Times New Roman" w:hAnsi="Times New Roman"/>
                <w:color w:val="000000"/>
                <w:sz w:val="18"/>
                <w:szCs w:val="18"/>
              </w:rPr>
            </w:pPr>
            <w:r>
              <w:rPr>
                <w:rFonts w:ascii="Times New Roman" w:hAnsi="Times New Roman"/>
                <w:color w:val="000000"/>
                <w:sz w:val="18"/>
                <w:szCs w:val="18"/>
              </w:rPr>
              <w:t>TEI</w:t>
            </w:r>
          </w:p>
        </w:tc>
        <w:tc>
          <w:tcPr>
            <w:tcW w:w="1560" w:type="dxa"/>
            <w:tcBorders>
              <w:right w:val="single" w:color="auto" w:sz="4" w:space="0"/>
            </w:tcBorders>
            <w:vAlign w:val="center"/>
          </w:tcPr>
          <w:p w14:paraId="29C9C44B">
            <w:pPr>
              <w:pStyle w:val="125"/>
              <w:rPr>
                <w:rFonts w:ascii="Times New Roman" w:hAnsi="Times New Roman"/>
                <w:color w:val="000000"/>
                <w:sz w:val="18"/>
                <w:szCs w:val="18"/>
              </w:rPr>
            </w:pPr>
            <w:r>
              <w:rPr>
                <w:rFonts w:ascii="Times New Roman" w:hAnsi="Times New Roman"/>
                <w:color w:val="000000"/>
                <w:sz w:val="18"/>
                <w:szCs w:val="18"/>
              </w:rPr>
              <w:t>2字节地址</w:t>
            </w:r>
          </w:p>
        </w:tc>
        <w:tc>
          <w:tcPr>
            <w:tcW w:w="1417" w:type="dxa"/>
            <w:tcBorders>
              <w:left w:val="single" w:color="auto" w:sz="4" w:space="0"/>
            </w:tcBorders>
            <w:vAlign w:val="center"/>
          </w:tcPr>
          <w:p w14:paraId="7C04E1E5">
            <w:pPr>
              <w:pStyle w:val="125"/>
              <w:rPr>
                <w:rFonts w:ascii="Times New Roman" w:hAnsi="Times New Roman"/>
                <w:color w:val="000000"/>
                <w:sz w:val="18"/>
                <w:szCs w:val="18"/>
              </w:rPr>
            </w:pPr>
            <w:r>
              <w:rPr>
                <w:rFonts w:ascii="Times New Roman" w:hAnsi="Times New Roman"/>
                <w:color w:val="000000"/>
                <w:sz w:val="18"/>
                <w:szCs w:val="18"/>
              </w:rPr>
              <w:t>1-1024</w:t>
            </w:r>
          </w:p>
        </w:tc>
        <w:tc>
          <w:tcPr>
            <w:tcW w:w="2835" w:type="dxa"/>
            <w:vAlign w:val="center"/>
          </w:tcPr>
          <w:p w14:paraId="46FBAC25">
            <w:pPr>
              <w:pStyle w:val="125"/>
              <w:rPr>
                <w:rFonts w:ascii="Times New Roman" w:hAnsi="Times New Roman"/>
                <w:color w:val="000000"/>
                <w:sz w:val="18"/>
                <w:szCs w:val="18"/>
              </w:rPr>
            </w:pPr>
            <w:r>
              <w:rPr>
                <w:rFonts w:ascii="Times New Roman" w:hAnsi="Times New Roman"/>
                <w:color w:val="000000"/>
                <w:sz w:val="18"/>
                <w:szCs w:val="18"/>
              </w:rPr>
              <w:t>站点的TEI</w:t>
            </w:r>
          </w:p>
        </w:tc>
      </w:tr>
      <w:tr w14:paraId="77151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C6771F0">
            <w:pPr>
              <w:pStyle w:val="125"/>
              <w:rPr>
                <w:rFonts w:ascii="Times New Roman" w:hAnsi="Times New Roman"/>
                <w:color w:val="000000"/>
                <w:sz w:val="18"/>
                <w:szCs w:val="18"/>
              </w:rPr>
            </w:pPr>
            <w:r>
              <w:rPr>
                <w:rFonts w:ascii="Times New Roman" w:hAnsi="Times New Roman"/>
                <w:color w:val="000000"/>
                <w:sz w:val="18"/>
                <w:szCs w:val="18"/>
              </w:rPr>
              <w:t>代理TEI</w:t>
            </w:r>
          </w:p>
        </w:tc>
        <w:tc>
          <w:tcPr>
            <w:tcW w:w="1560" w:type="dxa"/>
            <w:tcBorders>
              <w:right w:val="single" w:color="auto" w:sz="4" w:space="0"/>
            </w:tcBorders>
            <w:vAlign w:val="center"/>
          </w:tcPr>
          <w:p w14:paraId="6F8E7AAC">
            <w:pPr>
              <w:pStyle w:val="125"/>
              <w:rPr>
                <w:rFonts w:ascii="Times New Roman" w:hAnsi="Times New Roman"/>
                <w:color w:val="000000"/>
                <w:sz w:val="18"/>
                <w:szCs w:val="18"/>
              </w:rPr>
            </w:pPr>
            <w:r>
              <w:rPr>
                <w:rFonts w:ascii="Times New Roman" w:hAnsi="Times New Roman"/>
                <w:color w:val="000000"/>
                <w:sz w:val="18"/>
                <w:szCs w:val="18"/>
              </w:rPr>
              <w:t>2字节地址</w:t>
            </w:r>
          </w:p>
        </w:tc>
        <w:tc>
          <w:tcPr>
            <w:tcW w:w="1417" w:type="dxa"/>
            <w:tcBorders>
              <w:left w:val="single" w:color="auto" w:sz="4" w:space="0"/>
            </w:tcBorders>
            <w:vAlign w:val="center"/>
          </w:tcPr>
          <w:p w14:paraId="5CBC0FE6">
            <w:pPr>
              <w:pStyle w:val="125"/>
              <w:rPr>
                <w:rFonts w:ascii="Times New Roman" w:hAnsi="Times New Roman"/>
                <w:color w:val="000000"/>
                <w:sz w:val="18"/>
                <w:szCs w:val="18"/>
              </w:rPr>
            </w:pPr>
            <w:r>
              <w:rPr>
                <w:rFonts w:ascii="Times New Roman" w:hAnsi="Times New Roman"/>
                <w:color w:val="000000"/>
                <w:sz w:val="18"/>
                <w:szCs w:val="18"/>
              </w:rPr>
              <w:t>1-1024</w:t>
            </w:r>
          </w:p>
        </w:tc>
        <w:tc>
          <w:tcPr>
            <w:tcW w:w="2835" w:type="dxa"/>
            <w:vAlign w:val="center"/>
          </w:tcPr>
          <w:p w14:paraId="73EFF11A">
            <w:pPr>
              <w:pStyle w:val="125"/>
              <w:rPr>
                <w:rFonts w:ascii="Times New Roman" w:hAnsi="Times New Roman"/>
                <w:color w:val="000000"/>
                <w:sz w:val="18"/>
                <w:szCs w:val="18"/>
              </w:rPr>
            </w:pPr>
            <w:r>
              <w:rPr>
                <w:rFonts w:ascii="Times New Roman" w:hAnsi="Times New Roman"/>
                <w:color w:val="000000"/>
                <w:sz w:val="18"/>
                <w:szCs w:val="18"/>
              </w:rPr>
              <w:t>站点的代理站点的TEI</w:t>
            </w:r>
          </w:p>
        </w:tc>
      </w:tr>
      <w:tr w14:paraId="7487D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AADA829">
            <w:pPr>
              <w:pStyle w:val="125"/>
              <w:rPr>
                <w:rFonts w:ascii="Times New Roman" w:hAnsi="Times New Roman"/>
                <w:color w:val="000000"/>
                <w:sz w:val="18"/>
                <w:szCs w:val="18"/>
              </w:rPr>
            </w:pPr>
            <w:r>
              <w:rPr>
                <w:rFonts w:ascii="Times New Roman" w:hAnsi="Times New Roman"/>
                <w:color w:val="000000"/>
                <w:sz w:val="18"/>
                <w:szCs w:val="18"/>
              </w:rPr>
              <w:t>层级</w:t>
            </w:r>
          </w:p>
        </w:tc>
        <w:tc>
          <w:tcPr>
            <w:tcW w:w="1560" w:type="dxa"/>
            <w:tcBorders>
              <w:right w:val="single" w:color="auto" w:sz="4" w:space="0"/>
            </w:tcBorders>
            <w:vAlign w:val="center"/>
          </w:tcPr>
          <w:p w14:paraId="719AE85F">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49D73386">
            <w:pPr>
              <w:pStyle w:val="125"/>
              <w:rPr>
                <w:rFonts w:ascii="Times New Roman" w:hAnsi="Times New Roman"/>
                <w:color w:val="000000"/>
                <w:sz w:val="18"/>
                <w:szCs w:val="18"/>
              </w:rPr>
            </w:pPr>
            <w:r>
              <w:rPr>
                <w:rFonts w:ascii="Times New Roman" w:hAnsi="Times New Roman"/>
                <w:color w:val="000000"/>
                <w:sz w:val="18"/>
                <w:szCs w:val="18"/>
              </w:rPr>
              <w:t>0-15</w:t>
            </w:r>
          </w:p>
        </w:tc>
        <w:tc>
          <w:tcPr>
            <w:tcW w:w="2835" w:type="dxa"/>
            <w:vAlign w:val="center"/>
          </w:tcPr>
          <w:p w14:paraId="6A3D4307">
            <w:pPr>
              <w:pStyle w:val="125"/>
              <w:rPr>
                <w:rFonts w:ascii="Times New Roman" w:hAnsi="Times New Roman"/>
                <w:color w:val="000000"/>
                <w:sz w:val="18"/>
                <w:szCs w:val="18"/>
              </w:rPr>
            </w:pPr>
            <w:r>
              <w:rPr>
                <w:rFonts w:ascii="Times New Roman" w:hAnsi="Times New Roman"/>
                <w:color w:val="000000"/>
                <w:sz w:val="18"/>
                <w:szCs w:val="18"/>
              </w:rPr>
              <w:t>站点的所在网络层级</w:t>
            </w:r>
          </w:p>
        </w:tc>
      </w:tr>
      <w:tr w14:paraId="7EDF5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CEDD636">
            <w:pPr>
              <w:pStyle w:val="125"/>
              <w:rPr>
                <w:rFonts w:ascii="Times New Roman" w:hAnsi="Times New Roman"/>
                <w:color w:val="000000"/>
                <w:sz w:val="18"/>
                <w:szCs w:val="18"/>
              </w:rPr>
            </w:pPr>
            <w:r>
              <w:rPr>
                <w:rFonts w:ascii="Times New Roman" w:hAnsi="Times New Roman"/>
                <w:color w:val="000000"/>
                <w:sz w:val="18"/>
                <w:szCs w:val="18"/>
              </w:rPr>
              <w:t>角色</w:t>
            </w:r>
          </w:p>
        </w:tc>
        <w:tc>
          <w:tcPr>
            <w:tcW w:w="1560" w:type="dxa"/>
            <w:tcBorders>
              <w:right w:val="single" w:color="auto" w:sz="4" w:space="0"/>
            </w:tcBorders>
            <w:vAlign w:val="center"/>
          </w:tcPr>
          <w:p w14:paraId="5F632E0F">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1F442D00">
            <w:pPr>
              <w:pStyle w:val="125"/>
              <w:rPr>
                <w:rFonts w:ascii="Times New Roman" w:hAnsi="Times New Roman"/>
                <w:color w:val="000000"/>
                <w:sz w:val="18"/>
                <w:szCs w:val="18"/>
              </w:rPr>
            </w:pPr>
          </w:p>
        </w:tc>
        <w:tc>
          <w:tcPr>
            <w:tcW w:w="2835" w:type="dxa"/>
            <w:vAlign w:val="center"/>
          </w:tcPr>
          <w:p w14:paraId="12679608">
            <w:pPr>
              <w:pStyle w:val="125"/>
              <w:rPr>
                <w:rFonts w:ascii="Times New Roman" w:hAnsi="Times New Roman"/>
                <w:color w:val="000000"/>
                <w:sz w:val="18"/>
                <w:szCs w:val="18"/>
              </w:rPr>
            </w:pPr>
            <w:r>
              <w:rPr>
                <w:rFonts w:ascii="Times New Roman" w:hAnsi="Times New Roman"/>
                <w:color w:val="000000"/>
                <w:sz w:val="18"/>
                <w:szCs w:val="18"/>
              </w:rPr>
              <w:t>站点的角色</w:t>
            </w:r>
          </w:p>
          <w:p w14:paraId="48A7E88F">
            <w:pPr>
              <w:pStyle w:val="125"/>
              <w:rPr>
                <w:rFonts w:ascii="Times New Roman" w:hAnsi="Times New Roman"/>
                <w:color w:val="000000"/>
                <w:sz w:val="18"/>
                <w:szCs w:val="18"/>
              </w:rPr>
            </w:pPr>
            <w:r>
              <w:rPr>
                <w:rFonts w:ascii="Times New Roman" w:hAnsi="Times New Roman"/>
                <w:color w:val="000000"/>
                <w:sz w:val="18"/>
                <w:szCs w:val="18"/>
              </w:rPr>
              <w:t>0x0:未知</w:t>
            </w:r>
          </w:p>
          <w:p w14:paraId="14A85D55">
            <w:pPr>
              <w:pStyle w:val="125"/>
              <w:rPr>
                <w:rFonts w:ascii="Times New Roman" w:hAnsi="Times New Roman"/>
                <w:color w:val="000000"/>
                <w:sz w:val="18"/>
                <w:szCs w:val="18"/>
              </w:rPr>
            </w:pPr>
            <w:r>
              <w:rPr>
                <w:rFonts w:ascii="Times New Roman" w:hAnsi="Times New Roman"/>
                <w:color w:val="000000"/>
                <w:sz w:val="18"/>
                <w:szCs w:val="18"/>
              </w:rPr>
              <w:t>0x1:STA</w:t>
            </w:r>
          </w:p>
          <w:p w14:paraId="07983C8B">
            <w:pPr>
              <w:pStyle w:val="125"/>
              <w:rPr>
                <w:rFonts w:ascii="Times New Roman" w:hAnsi="Times New Roman"/>
                <w:color w:val="000000"/>
                <w:sz w:val="18"/>
                <w:szCs w:val="18"/>
              </w:rPr>
            </w:pPr>
            <w:r>
              <w:rPr>
                <w:rFonts w:ascii="Times New Roman" w:hAnsi="Times New Roman"/>
                <w:color w:val="000000"/>
                <w:sz w:val="18"/>
                <w:szCs w:val="18"/>
              </w:rPr>
              <w:t>0x2:PCO</w:t>
            </w:r>
          </w:p>
          <w:p w14:paraId="6372DF42">
            <w:pPr>
              <w:pStyle w:val="125"/>
              <w:rPr>
                <w:rFonts w:ascii="Times New Roman" w:hAnsi="Times New Roman"/>
                <w:color w:val="000000"/>
                <w:sz w:val="18"/>
                <w:szCs w:val="18"/>
              </w:rPr>
            </w:pPr>
            <w:r>
              <w:rPr>
                <w:rFonts w:ascii="Times New Roman" w:hAnsi="Times New Roman"/>
                <w:color w:val="000000"/>
                <w:sz w:val="18"/>
                <w:szCs w:val="18"/>
              </w:rPr>
              <w:t>0x3:保留</w:t>
            </w:r>
          </w:p>
          <w:p w14:paraId="75C63020">
            <w:pPr>
              <w:pStyle w:val="125"/>
              <w:rPr>
                <w:rFonts w:ascii="Times New Roman" w:hAnsi="Times New Roman"/>
                <w:color w:val="000000"/>
                <w:sz w:val="18"/>
                <w:szCs w:val="18"/>
              </w:rPr>
            </w:pPr>
            <w:r>
              <w:rPr>
                <w:rFonts w:ascii="Times New Roman" w:hAnsi="Times New Roman"/>
                <w:color w:val="000000"/>
                <w:sz w:val="18"/>
                <w:szCs w:val="18"/>
              </w:rPr>
              <w:t>0x4:CCO</w:t>
            </w:r>
          </w:p>
        </w:tc>
      </w:tr>
      <w:tr w14:paraId="3AE20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A22EFA0">
            <w:pPr>
              <w:pStyle w:val="125"/>
              <w:rPr>
                <w:rFonts w:ascii="Times New Roman" w:hAnsi="Times New Roman"/>
                <w:color w:val="000000"/>
                <w:sz w:val="18"/>
                <w:szCs w:val="18"/>
              </w:rPr>
            </w:pPr>
            <w:r>
              <w:rPr>
                <w:rFonts w:ascii="Times New Roman" w:hAnsi="Times New Roman"/>
                <w:color w:val="000000"/>
                <w:sz w:val="18"/>
                <w:szCs w:val="18"/>
              </w:rPr>
              <w:t>上行通信成功率</w:t>
            </w:r>
          </w:p>
        </w:tc>
        <w:tc>
          <w:tcPr>
            <w:tcW w:w="1560" w:type="dxa"/>
            <w:tcBorders>
              <w:right w:val="single" w:color="auto" w:sz="4" w:space="0"/>
            </w:tcBorders>
            <w:vAlign w:val="center"/>
          </w:tcPr>
          <w:p w14:paraId="02B5AB9E">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561297E3">
            <w:pPr>
              <w:pStyle w:val="125"/>
              <w:rPr>
                <w:rFonts w:ascii="Times New Roman" w:hAnsi="Times New Roman"/>
                <w:color w:val="000000"/>
                <w:sz w:val="18"/>
                <w:szCs w:val="18"/>
              </w:rPr>
            </w:pPr>
            <w:r>
              <w:rPr>
                <w:rFonts w:ascii="Times New Roman" w:hAnsi="Times New Roman"/>
                <w:color w:val="000000"/>
                <w:sz w:val="18"/>
                <w:szCs w:val="18"/>
              </w:rPr>
              <w:t>0-100</w:t>
            </w:r>
          </w:p>
        </w:tc>
        <w:tc>
          <w:tcPr>
            <w:tcW w:w="2835" w:type="dxa"/>
            <w:vAlign w:val="center"/>
          </w:tcPr>
          <w:p w14:paraId="4E90BA1A">
            <w:pPr>
              <w:pStyle w:val="125"/>
              <w:rPr>
                <w:rFonts w:ascii="Times New Roman" w:hAnsi="Times New Roman"/>
                <w:color w:val="000000"/>
                <w:sz w:val="18"/>
                <w:szCs w:val="18"/>
              </w:rPr>
            </w:pPr>
            <w:r>
              <w:rPr>
                <w:rFonts w:ascii="Times New Roman" w:hAnsi="Times New Roman"/>
                <w:color w:val="000000"/>
                <w:sz w:val="18"/>
                <w:szCs w:val="18"/>
              </w:rPr>
              <w:t>站点的上行通信成功率</w:t>
            </w:r>
          </w:p>
        </w:tc>
      </w:tr>
      <w:tr w14:paraId="3C791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CC7B080">
            <w:pPr>
              <w:pStyle w:val="125"/>
              <w:rPr>
                <w:rFonts w:ascii="Times New Roman" w:hAnsi="Times New Roman"/>
                <w:color w:val="000000"/>
                <w:sz w:val="18"/>
                <w:szCs w:val="18"/>
              </w:rPr>
            </w:pPr>
            <w:r>
              <w:rPr>
                <w:rFonts w:ascii="Times New Roman" w:hAnsi="Times New Roman"/>
                <w:color w:val="000000"/>
                <w:sz w:val="18"/>
                <w:szCs w:val="18"/>
              </w:rPr>
              <w:t>下行通信成功率</w:t>
            </w:r>
          </w:p>
        </w:tc>
        <w:tc>
          <w:tcPr>
            <w:tcW w:w="1560" w:type="dxa"/>
            <w:tcBorders>
              <w:right w:val="single" w:color="auto" w:sz="4" w:space="0"/>
            </w:tcBorders>
            <w:vAlign w:val="center"/>
          </w:tcPr>
          <w:p w14:paraId="57953F8E">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5AE53190">
            <w:pPr>
              <w:pStyle w:val="125"/>
              <w:rPr>
                <w:rFonts w:ascii="Times New Roman" w:hAnsi="Times New Roman"/>
                <w:color w:val="000000"/>
                <w:sz w:val="18"/>
                <w:szCs w:val="18"/>
              </w:rPr>
            </w:pPr>
            <w:r>
              <w:rPr>
                <w:rFonts w:ascii="Times New Roman" w:hAnsi="Times New Roman"/>
                <w:color w:val="000000"/>
                <w:sz w:val="18"/>
                <w:szCs w:val="18"/>
              </w:rPr>
              <w:t>0-100</w:t>
            </w:r>
          </w:p>
        </w:tc>
        <w:tc>
          <w:tcPr>
            <w:tcW w:w="2835" w:type="dxa"/>
            <w:vAlign w:val="center"/>
          </w:tcPr>
          <w:p w14:paraId="7BBD63B2">
            <w:pPr>
              <w:pStyle w:val="125"/>
              <w:rPr>
                <w:rFonts w:ascii="Times New Roman" w:hAnsi="Times New Roman"/>
                <w:color w:val="000000"/>
                <w:sz w:val="18"/>
                <w:szCs w:val="18"/>
              </w:rPr>
            </w:pPr>
            <w:r>
              <w:rPr>
                <w:rFonts w:ascii="Times New Roman" w:hAnsi="Times New Roman"/>
                <w:color w:val="000000"/>
                <w:sz w:val="18"/>
                <w:szCs w:val="18"/>
              </w:rPr>
              <w:t>站点的下行通信成功率</w:t>
            </w:r>
          </w:p>
        </w:tc>
      </w:tr>
      <w:tr w14:paraId="77552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5D05B5D">
            <w:pPr>
              <w:pStyle w:val="125"/>
              <w:rPr>
                <w:rFonts w:ascii="Times New Roman" w:hAnsi="Times New Roman"/>
                <w:color w:val="000000"/>
                <w:sz w:val="18"/>
                <w:szCs w:val="18"/>
              </w:rPr>
            </w:pPr>
            <w:r>
              <w:rPr>
                <w:rFonts w:hint="eastAsia" w:ascii="Times New Roman" w:hAnsi="Times New Roman"/>
                <w:color w:val="000000"/>
                <w:sz w:val="18"/>
                <w:szCs w:val="18"/>
              </w:rPr>
              <w:t>模块类型</w:t>
            </w:r>
          </w:p>
        </w:tc>
        <w:tc>
          <w:tcPr>
            <w:tcW w:w="1560" w:type="dxa"/>
            <w:tcBorders>
              <w:right w:val="single" w:color="auto" w:sz="4" w:space="0"/>
            </w:tcBorders>
            <w:vAlign w:val="center"/>
          </w:tcPr>
          <w:p w14:paraId="630A08D3">
            <w:pPr>
              <w:pStyle w:val="125"/>
              <w:rPr>
                <w:rFonts w:ascii="Times New Roman" w:hAnsi="Times New Roman"/>
                <w:color w:val="000000"/>
                <w:sz w:val="18"/>
                <w:szCs w:val="18"/>
              </w:rPr>
            </w:pPr>
            <w:r>
              <w:rPr>
                <w:rFonts w:hint="eastAsia" w:ascii="Times New Roman" w:hAnsi="Times New Roman"/>
                <w:color w:val="000000"/>
                <w:sz w:val="18"/>
                <w:szCs w:val="18"/>
              </w:rPr>
              <w:t>1字节</w:t>
            </w:r>
          </w:p>
        </w:tc>
        <w:tc>
          <w:tcPr>
            <w:tcW w:w="1417" w:type="dxa"/>
            <w:tcBorders>
              <w:left w:val="single" w:color="auto" w:sz="4" w:space="0"/>
            </w:tcBorders>
            <w:vAlign w:val="center"/>
          </w:tcPr>
          <w:p w14:paraId="567F7298">
            <w:pPr>
              <w:pStyle w:val="125"/>
              <w:rPr>
                <w:rFonts w:ascii="Times New Roman" w:hAnsi="Times New Roman"/>
                <w:color w:val="000000"/>
                <w:sz w:val="18"/>
                <w:szCs w:val="18"/>
              </w:rPr>
            </w:pPr>
            <w:r>
              <w:rPr>
                <w:rFonts w:ascii="Times New Roman" w:hAnsi="Times New Roman"/>
                <w:color w:val="000000"/>
                <w:sz w:val="18"/>
                <w:szCs w:val="18"/>
              </w:rPr>
              <w:t>0-2</w:t>
            </w:r>
          </w:p>
        </w:tc>
        <w:tc>
          <w:tcPr>
            <w:tcW w:w="2835" w:type="dxa"/>
            <w:vAlign w:val="center"/>
          </w:tcPr>
          <w:p w14:paraId="34D7B576">
            <w:pPr>
              <w:pStyle w:val="125"/>
              <w:rPr>
                <w:rFonts w:ascii="Times New Roman" w:hAnsi="Times New Roman"/>
                <w:color w:val="000000"/>
                <w:sz w:val="18"/>
                <w:szCs w:val="18"/>
              </w:rPr>
            </w:pPr>
            <w:r>
              <w:rPr>
                <w:rFonts w:hint="eastAsia" w:ascii="Times New Roman" w:hAnsi="Times New Roman"/>
                <w:color w:val="000000"/>
                <w:sz w:val="18"/>
                <w:szCs w:val="18"/>
              </w:rPr>
              <w:t>0：单模电力线载波通信模块</w:t>
            </w:r>
          </w:p>
          <w:p w14:paraId="211C6ADC">
            <w:pPr>
              <w:pStyle w:val="125"/>
              <w:rPr>
                <w:rFonts w:ascii="Times New Roman" w:hAnsi="Times New Roman"/>
                <w:color w:val="000000"/>
                <w:sz w:val="18"/>
                <w:szCs w:val="18"/>
              </w:rPr>
            </w:pPr>
            <w:r>
              <w:rPr>
                <w:rFonts w:hint="eastAsia" w:ascii="Times New Roman" w:hAnsi="Times New Roman"/>
                <w:color w:val="000000"/>
                <w:sz w:val="18"/>
                <w:szCs w:val="18"/>
              </w:rPr>
              <w:t>1：双模（电力线载波和无线）通信模块</w:t>
            </w:r>
          </w:p>
          <w:p w14:paraId="79C6CE05">
            <w:pPr>
              <w:pStyle w:val="125"/>
              <w:rPr>
                <w:rFonts w:ascii="Times New Roman" w:hAnsi="Times New Roman"/>
                <w:color w:val="000000"/>
                <w:sz w:val="18"/>
                <w:szCs w:val="18"/>
              </w:rPr>
            </w:pPr>
            <w:r>
              <w:rPr>
                <w:rFonts w:hint="eastAsia" w:ascii="Times New Roman" w:hAnsi="Times New Roman"/>
                <w:color w:val="000000"/>
                <w:sz w:val="18"/>
                <w:szCs w:val="18"/>
              </w:rPr>
              <w:t>2：单模无线通信模块</w:t>
            </w:r>
          </w:p>
        </w:tc>
      </w:tr>
      <w:tr w14:paraId="2FC37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6709FE8">
            <w:pPr>
              <w:pStyle w:val="125"/>
              <w:rPr>
                <w:rFonts w:ascii="Times New Roman" w:hAnsi="Times New Roman"/>
                <w:color w:val="000000"/>
                <w:sz w:val="18"/>
                <w:szCs w:val="18"/>
              </w:rPr>
            </w:pPr>
            <w:r>
              <w:rPr>
                <w:rFonts w:hint="eastAsia" w:ascii="Times New Roman" w:hAnsi="Times New Roman"/>
                <w:color w:val="000000"/>
                <w:sz w:val="18"/>
                <w:szCs w:val="18"/>
              </w:rPr>
              <w:t>链路类型</w:t>
            </w:r>
          </w:p>
        </w:tc>
        <w:tc>
          <w:tcPr>
            <w:tcW w:w="1560" w:type="dxa"/>
            <w:vAlign w:val="center"/>
          </w:tcPr>
          <w:p w14:paraId="77CD1C23">
            <w:pPr>
              <w:pStyle w:val="125"/>
              <w:rPr>
                <w:rFonts w:ascii="Times New Roman" w:hAnsi="Times New Roman"/>
                <w:color w:val="000000"/>
                <w:sz w:val="18"/>
                <w:szCs w:val="18"/>
              </w:rPr>
            </w:pPr>
            <w:r>
              <w:rPr>
                <w:rFonts w:hint="eastAsia" w:ascii="Times New Roman" w:hAnsi="Times New Roman"/>
                <w:color w:val="000000"/>
                <w:sz w:val="18"/>
                <w:szCs w:val="18"/>
              </w:rPr>
              <w:t>1字节</w:t>
            </w:r>
          </w:p>
        </w:tc>
        <w:tc>
          <w:tcPr>
            <w:tcW w:w="1417" w:type="dxa"/>
            <w:vAlign w:val="center"/>
          </w:tcPr>
          <w:p w14:paraId="2902ED16">
            <w:pPr>
              <w:pStyle w:val="125"/>
              <w:rPr>
                <w:rFonts w:ascii="Times New Roman" w:hAnsi="Times New Roman"/>
                <w:color w:val="000000"/>
                <w:sz w:val="18"/>
                <w:szCs w:val="18"/>
              </w:rPr>
            </w:pPr>
            <w:r>
              <w:rPr>
                <w:rFonts w:ascii="Times New Roman" w:hAnsi="Times New Roman"/>
                <w:color w:val="000000"/>
                <w:sz w:val="18"/>
                <w:szCs w:val="18"/>
              </w:rPr>
              <w:t>0-1</w:t>
            </w:r>
          </w:p>
        </w:tc>
        <w:tc>
          <w:tcPr>
            <w:tcW w:w="2835" w:type="dxa"/>
            <w:vAlign w:val="center"/>
          </w:tcPr>
          <w:p w14:paraId="797EF716">
            <w:pPr>
              <w:pStyle w:val="125"/>
              <w:rPr>
                <w:rFonts w:ascii="Times New Roman" w:hAnsi="Times New Roman"/>
                <w:color w:val="000000"/>
                <w:sz w:val="18"/>
                <w:szCs w:val="18"/>
              </w:rPr>
            </w:pPr>
            <w:r>
              <w:rPr>
                <w:rFonts w:hint="eastAsia" w:ascii="Times New Roman" w:hAnsi="Times New Roman"/>
                <w:color w:val="000000"/>
                <w:sz w:val="18"/>
                <w:szCs w:val="18"/>
              </w:rPr>
              <w:t>0：电力线载波链路</w:t>
            </w:r>
          </w:p>
          <w:p w14:paraId="4E92014A">
            <w:pPr>
              <w:pStyle w:val="125"/>
              <w:rPr>
                <w:rFonts w:ascii="Times New Roman" w:hAnsi="Times New Roman"/>
                <w:color w:val="000000"/>
                <w:sz w:val="18"/>
                <w:szCs w:val="18"/>
              </w:rPr>
            </w:pPr>
            <w:r>
              <w:rPr>
                <w:rFonts w:hint="eastAsia" w:ascii="Times New Roman" w:hAnsi="Times New Roman"/>
                <w:color w:val="000000"/>
                <w:sz w:val="18"/>
                <w:szCs w:val="18"/>
              </w:rPr>
              <w:t>1：无线空口链路</w:t>
            </w:r>
          </w:p>
        </w:tc>
      </w:tr>
    </w:tbl>
    <w:p w14:paraId="1351C855">
      <w:pPr>
        <w:pStyle w:val="50"/>
      </w:pPr>
    </w:p>
    <w:p w14:paraId="760AE797">
      <w:pPr>
        <w:pStyle w:val="67"/>
      </w:pPr>
      <w:bookmarkStart w:id="4508" w:name="_Toc399757396"/>
      <w:bookmarkStart w:id="4509" w:name="_Toc21368"/>
      <w:bookmarkStart w:id="4510" w:name="_Toc403570431"/>
      <w:bookmarkStart w:id="4511" w:name="_Toc3849"/>
      <w:bookmarkStart w:id="4512" w:name="_Toc408860018"/>
      <w:bookmarkStart w:id="4513" w:name="_Toc399259358"/>
      <w:bookmarkStart w:id="4514" w:name="_Toc399229145"/>
      <w:bookmarkStart w:id="4515" w:name="_Toc32519"/>
      <w:r>
        <w:t>数据链路层处理</w:t>
      </w:r>
      <w:bookmarkEnd w:id="4508"/>
      <w:bookmarkEnd w:id="4509"/>
      <w:bookmarkEnd w:id="4510"/>
      <w:bookmarkEnd w:id="4511"/>
      <w:bookmarkEnd w:id="4512"/>
      <w:bookmarkEnd w:id="4513"/>
      <w:bookmarkEnd w:id="4514"/>
      <w:bookmarkEnd w:id="4515"/>
    </w:p>
    <w:p w14:paraId="5BA79F62">
      <w:pPr>
        <w:pStyle w:val="50"/>
      </w:pPr>
      <w:r>
        <w:t>数据链路层在接收到应用层的网络拓扑查询原语后，通过网络拓扑上报原语上报网络拓扑信息。每个查询原语，发送一个上报原语。</w:t>
      </w:r>
    </w:p>
    <w:p w14:paraId="65FF6F74">
      <w:pPr>
        <w:pStyle w:val="57"/>
        <w:ind w:left="420" w:hanging="420"/>
      </w:pPr>
      <w:bookmarkStart w:id="4516" w:name="_Toc403570432"/>
      <w:bookmarkStart w:id="4517" w:name="_Toc439785841"/>
      <w:bookmarkStart w:id="4518" w:name="_Toc11024"/>
      <w:bookmarkStart w:id="4519" w:name="_Toc400799013"/>
      <w:bookmarkStart w:id="4520" w:name="_Toc26386"/>
      <w:bookmarkStart w:id="4521" w:name="_Toc402983003"/>
      <w:bookmarkStart w:id="4522" w:name="_Toc403585406"/>
      <w:bookmarkStart w:id="4523" w:name="_Toc1636"/>
      <w:bookmarkStart w:id="4524" w:name="_Toc399757397"/>
      <w:bookmarkStart w:id="4525" w:name="_Toc399229146"/>
      <w:bookmarkStart w:id="4526" w:name="_Toc408860019"/>
      <w:bookmarkStart w:id="4527" w:name="_Toc405476748"/>
      <w:bookmarkStart w:id="4528" w:name="_Toc402983935"/>
      <w:bookmarkStart w:id="4529" w:name="_Toc402983469"/>
      <w:bookmarkStart w:id="4530" w:name="_Toc399259359"/>
      <w:r>
        <w:t>网络SNID查询原语</w:t>
      </w:r>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p>
    <w:p w14:paraId="102183B2">
      <w:pPr>
        <w:pStyle w:val="50"/>
      </w:pPr>
      <w:r>
        <w:t>应用层通过网络SNID查询原语，查询CCO的网络SNID。</w:t>
      </w:r>
    </w:p>
    <w:p w14:paraId="0F4C98F2">
      <w:pPr>
        <w:pStyle w:val="67"/>
      </w:pPr>
      <w:bookmarkStart w:id="4531" w:name="_Toc29644"/>
      <w:bookmarkStart w:id="4532" w:name="_Toc399757398"/>
      <w:bookmarkStart w:id="4533" w:name="_Toc408860020"/>
      <w:bookmarkStart w:id="4534" w:name="_Toc29599"/>
      <w:bookmarkStart w:id="4535" w:name="_Toc399259360"/>
      <w:bookmarkStart w:id="4536" w:name="_Toc20218"/>
      <w:bookmarkStart w:id="4537" w:name="_Toc399229147"/>
      <w:bookmarkStart w:id="4538" w:name="_Toc403570433"/>
      <w:r>
        <w:t>原语定义</w:t>
      </w:r>
      <w:bookmarkEnd w:id="4531"/>
      <w:bookmarkEnd w:id="4532"/>
      <w:bookmarkEnd w:id="4533"/>
      <w:bookmarkEnd w:id="4534"/>
      <w:bookmarkEnd w:id="4535"/>
      <w:bookmarkEnd w:id="4536"/>
      <w:bookmarkEnd w:id="4537"/>
      <w:bookmarkEnd w:id="4538"/>
    </w:p>
    <w:p w14:paraId="08646C10">
      <w:pPr>
        <w:pStyle w:val="50"/>
      </w:pPr>
      <w:r>
        <w:t>网络SNID查询原语的语义如</w:t>
      </w:r>
      <w:r>
        <w:fldChar w:fldCharType="begin"/>
      </w:r>
      <w:r>
        <w:instrText xml:space="preserve"> REF _Ref74866113 \h  \* MERGEFORMAT </w:instrText>
      </w:r>
      <w:r>
        <w:fldChar w:fldCharType="separate"/>
      </w:r>
      <w:r>
        <w:t>表 196</w:t>
      </w:r>
      <w:r>
        <w:fldChar w:fldCharType="end"/>
      </w:r>
      <w:r>
        <w:t>所示</w:t>
      </w:r>
      <w:r>
        <w:rPr>
          <w:rFonts w:hint="eastAsia"/>
        </w:rPr>
        <w:t>。</w:t>
      </w:r>
    </w:p>
    <w:p w14:paraId="0B01A58C">
      <w:pPr>
        <w:pStyle w:val="10"/>
        <w:rPr>
          <w:kern w:val="0"/>
        </w:rPr>
      </w:pPr>
      <w:bookmarkStart w:id="4539" w:name="_Ref56778364"/>
      <w:bookmarkStart w:id="4540" w:name="_Ref74866113"/>
      <w:bookmarkStart w:id="4541" w:name="_Toc399229461"/>
      <w:bookmarkStart w:id="4542" w:name="_Toc408860276"/>
      <w:bookmarkStart w:id="4543" w:name="_Toc402983251"/>
      <w:bookmarkStart w:id="4544" w:name="_Toc402984183"/>
      <w:bookmarkStart w:id="4545" w:name="_Toc399259657"/>
      <w:bookmarkStart w:id="4546" w:name="_Toc403570694"/>
      <w:bookmarkStart w:id="4547" w:name="_Toc402983717"/>
      <w:bookmarkStart w:id="4548" w:name="_Toc399757687"/>
      <w:bookmarkStart w:id="4549" w:name="_Toc405477001"/>
      <w:bookmarkStart w:id="4550" w:name="_Ref399143887"/>
      <w:bookmarkStart w:id="4551" w:name="_Toc402540169"/>
      <w:bookmarkStart w:id="4552" w:name="_Toc405022579"/>
      <w:r>
        <w:t xml:space="preserve">表 </w:t>
      </w:r>
      <w:bookmarkEnd w:id="4539"/>
      <w:r>
        <w:fldChar w:fldCharType="begin"/>
      </w:r>
      <w:r>
        <w:instrText xml:space="preserve"> SEQ 表 \* ARABIC </w:instrText>
      </w:r>
      <w:r>
        <w:fldChar w:fldCharType="separate"/>
      </w:r>
      <w:r>
        <w:t>196</w:t>
      </w:r>
      <w:r>
        <w:fldChar w:fldCharType="end"/>
      </w:r>
      <w:bookmarkEnd w:id="4540"/>
      <w:r>
        <w:rPr>
          <w:rFonts w:hint="eastAsia"/>
          <w:kern w:val="0"/>
        </w:rPr>
        <w:t xml:space="preserve"> </w:t>
      </w:r>
      <w:r>
        <w:rPr>
          <w:kern w:val="0"/>
        </w:rPr>
        <w:t>网络SNID查询原语</w:t>
      </w:r>
      <w:bookmarkEnd w:id="4541"/>
      <w:bookmarkEnd w:id="4542"/>
      <w:bookmarkEnd w:id="4543"/>
      <w:bookmarkEnd w:id="4544"/>
      <w:bookmarkEnd w:id="4545"/>
      <w:bookmarkEnd w:id="4546"/>
      <w:bookmarkEnd w:id="4547"/>
      <w:bookmarkEnd w:id="4548"/>
      <w:bookmarkEnd w:id="4549"/>
      <w:bookmarkEnd w:id="4550"/>
      <w:bookmarkEnd w:id="4551"/>
      <w:bookmarkEnd w:id="4552"/>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0E823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64DD7B6">
            <w:pPr>
              <w:pStyle w:val="125"/>
              <w:rPr>
                <w:rFonts w:ascii="Times New Roman" w:hAnsi="Times New Roman"/>
                <w:color w:val="000000"/>
                <w:sz w:val="18"/>
                <w:szCs w:val="18"/>
              </w:rPr>
            </w:pPr>
            <w:r>
              <w:rPr>
                <w:rFonts w:ascii="Times New Roman" w:hAnsi="Times New Roman"/>
                <w:color w:val="000000"/>
                <w:sz w:val="18"/>
                <w:szCs w:val="18"/>
              </w:rPr>
              <w:tab/>
            </w:r>
            <w:r>
              <w:rPr>
                <w:rFonts w:ascii="Times New Roman" w:hAnsi="Times New Roman"/>
                <w:color w:val="000000"/>
                <w:sz w:val="18"/>
                <w:szCs w:val="18"/>
              </w:rPr>
              <w:t>名称</w:t>
            </w:r>
            <w:r>
              <w:rPr>
                <w:rFonts w:ascii="Times New Roman" w:hAnsi="Times New Roman"/>
                <w:color w:val="000000"/>
                <w:sz w:val="18"/>
                <w:szCs w:val="18"/>
              </w:rPr>
              <w:tab/>
            </w:r>
          </w:p>
        </w:tc>
        <w:tc>
          <w:tcPr>
            <w:tcW w:w="1560" w:type="dxa"/>
            <w:tcBorders>
              <w:right w:val="single" w:color="auto" w:sz="4" w:space="0"/>
            </w:tcBorders>
            <w:vAlign w:val="center"/>
          </w:tcPr>
          <w:p w14:paraId="093C0871">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063288F2">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3A3DF069">
            <w:pPr>
              <w:pStyle w:val="125"/>
              <w:rPr>
                <w:rFonts w:ascii="Times New Roman" w:hAnsi="Times New Roman"/>
                <w:color w:val="000000"/>
                <w:sz w:val="18"/>
                <w:szCs w:val="18"/>
              </w:rPr>
            </w:pPr>
            <w:r>
              <w:rPr>
                <w:rFonts w:ascii="Times New Roman" w:hAnsi="Times New Roman"/>
                <w:color w:val="000000"/>
                <w:sz w:val="18"/>
                <w:szCs w:val="18"/>
              </w:rPr>
              <w:t>描述</w:t>
            </w:r>
          </w:p>
        </w:tc>
      </w:tr>
      <w:tr w14:paraId="0DED0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97271BB">
            <w:pPr>
              <w:pStyle w:val="125"/>
              <w:rPr>
                <w:rFonts w:ascii="Times New Roman" w:hAnsi="Times New Roman"/>
                <w:color w:val="000000"/>
                <w:sz w:val="18"/>
                <w:szCs w:val="18"/>
              </w:rPr>
            </w:pPr>
            <w:r>
              <w:rPr>
                <w:rFonts w:ascii="Times New Roman" w:hAnsi="Times New Roman"/>
                <w:color w:val="000000"/>
                <w:sz w:val="18"/>
                <w:szCs w:val="18"/>
              </w:rPr>
              <w:t>-</w:t>
            </w:r>
          </w:p>
        </w:tc>
        <w:tc>
          <w:tcPr>
            <w:tcW w:w="1560" w:type="dxa"/>
            <w:tcBorders>
              <w:right w:val="single" w:color="auto" w:sz="4" w:space="0"/>
            </w:tcBorders>
            <w:vAlign w:val="center"/>
          </w:tcPr>
          <w:p w14:paraId="204FA9B0">
            <w:pPr>
              <w:pStyle w:val="125"/>
              <w:rPr>
                <w:rFonts w:ascii="Times New Roman" w:hAnsi="Times New Roman"/>
                <w:color w:val="000000"/>
                <w:sz w:val="18"/>
                <w:szCs w:val="18"/>
              </w:rPr>
            </w:pPr>
            <w:r>
              <w:rPr>
                <w:rFonts w:ascii="Times New Roman" w:hAnsi="Times New Roman"/>
                <w:color w:val="000000"/>
                <w:sz w:val="18"/>
                <w:szCs w:val="18"/>
              </w:rPr>
              <w:t>-</w:t>
            </w:r>
          </w:p>
        </w:tc>
        <w:tc>
          <w:tcPr>
            <w:tcW w:w="1417" w:type="dxa"/>
            <w:tcBorders>
              <w:left w:val="single" w:color="auto" w:sz="4" w:space="0"/>
            </w:tcBorders>
            <w:vAlign w:val="center"/>
          </w:tcPr>
          <w:p w14:paraId="4FC2EFD3">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6EFE5A8A">
            <w:pPr>
              <w:pStyle w:val="125"/>
              <w:rPr>
                <w:rFonts w:ascii="Times New Roman" w:hAnsi="Times New Roman"/>
                <w:color w:val="000000"/>
                <w:sz w:val="18"/>
                <w:szCs w:val="18"/>
              </w:rPr>
            </w:pPr>
            <w:r>
              <w:rPr>
                <w:rFonts w:ascii="Times New Roman" w:hAnsi="Times New Roman"/>
                <w:color w:val="000000"/>
                <w:sz w:val="18"/>
                <w:szCs w:val="18"/>
              </w:rPr>
              <w:t>-</w:t>
            </w:r>
          </w:p>
        </w:tc>
      </w:tr>
    </w:tbl>
    <w:p w14:paraId="57D5E509">
      <w:pPr>
        <w:pStyle w:val="50"/>
      </w:pPr>
      <w:bookmarkStart w:id="4553" w:name="_Toc408860021"/>
      <w:bookmarkStart w:id="4554" w:name="_Toc399229148"/>
      <w:bookmarkStart w:id="4555" w:name="_Toc399259361"/>
      <w:bookmarkStart w:id="4556" w:name="_Toc403570434"/>
      <w:bookmarkStart w:id="4557" w:name="_Toc399757399"/>
    </w:p>
    <w:p w14:paraId="3297D7A5">
      <w:pPr>
        <w:pStyle w:val="67"/>
      </w:pPr>
      <w:bookmarkStart w:id="4558" w:name="_Toc29586"/>
      <w:bookmarkStart w:id="4559" w:name="_Toc19749"/>
      <w:bookmarkStart w:id="4560" w:name="_Toc10522"/>
      <w:r>
        <w:t>数据链路层处理</w:t>
      </w:r>
      <w:bookmarkEnd w:id="4553"/>
      <w:bookmarkEnd w:id="4554"/>
      <w:bookmarkEnd w:id="4555"/>
      <w:bookmarkEnd w:id="4556"/>
      <w:bookmarkEnd w:id="4557"/>
      <w:bookmarkEnd w:id="4558"/>
      <w:bookmarkEnd w:id="4559"/>
      <w:bookmarkEnd w:id="4560"/>
    </w:p>
    <w:p w14:paraId="2EAE45A1">
      <w:pPr>
        <w:pStyle w:val="50"/>
      </w:pPr>
      <w:r>
        <w:t>数据链路层在接收到网络SNID查询原语后，需要通过网络SNID上报原语，向应用层提交本网络的SNID信息。</w:t>
      </w:r>
    </w:p>
    <w:p w14:paraId="4CBE9E6C">
      <w:pPr>
        <w:pStyle w:val="57"/>
        <w:ind w:left="420" w:hanging="420"/>
      </w:pPr>
      <w:bookmarkStart w:id="4561" w:name="_Toc403570435"/>
      <w:bookmarkStart w:id="4562" w:name="_Toc408860022"/>
      <w:bookmarkStart w:id="4563" w:name="_Toc402983004"/>
      <w:bookmarkStart w:id="4564" w:name="_Toc403585407"/>
      <w:bookmarkStart w:id="4565" w:name="_Toc439785842"/>
      <w:bookmarkStart w:id="4566" w:name="_Toc402983936"/>
      <w:bookmarkStart w:id="4567" w:name="_Toc399229149"/>
      <w:bookmarkStart w:id="4568" w:name="_Toc400799014"/>
      <w:bookmarkStart w:id="4569" w:name="_Toc12051"/>
      <w:bookmarkStart w:id="4570" w:name="_Toc399259362"/>
      <w:bookmarkStart w:id="4571" w:name="_Toc399757400"/>
      <w:bookmarkStart w:id="4572" w:name="_Toc402983470"/>
      <w:bookmarkStart w:id="4573" w:name="_Toc5372"/>
      <w:bookmarkStart w:id="4574" w:name="_Toc405476749"/>
      <w:bookmarkStart w:id="4575" w:name="_Toc9142"/>
      <w:r>
        <w:t>网络SNID上报原语</w:t>
      </w:r>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p>
    <w:p w14:paraId="1E264F7F">
      <w:pPr>
        <w:pStyle w:val="50"/>
      </w:pPr>
      <w:r>
        <w:t>数据链路层通过网络SNID上报原语，向应用层上报本网络的SNID信息。</w:t>
      </w:r>
    </w:p>
    <w:p w14:paraId="40D9EDFC">
      <w:pPr>
        <w:pStyle w:val="67"/>
      </w:pPr>
      <w:bookmarkStart w:id="4576" w:name="_Toc1902"/>
      <w:bookmarkStart w:id="4577" w:name="_Toc408860023"/>
      <w:bookmarkStart w:id="4578" w:name="_Toc403570436"/>
      <w:bookmarkStart w:id="4579" w:name="_Toc399757401"/>
      <w:bookmarkStart w:id="4580" w:name="_Toc7526"/>
      <w:bookmarkStart w:id="4581" w:name="_Toc399259363"/>
      <w:bookmarkStart w:id="4582" w:name="_Toc634"/>
      <w:bookmarkStart w:id="4583" w:name="_Toc399229150"/>
      <w:r>
        <w:t>原语定义</w:t>
      </w:r>
      <w:bookmarkEnd w:id="4576"/>
      <w:bookmarkEnd w:id="4577"/>
      <w:bookmarkEnd w:id="4578"/>
      <w:bookmarkEnd w:id="4579"/>
      <w:bookmarkEnd w:id="4580"/>
      <w:bookmarkEnd w:id="4581"/>
      <w:bookmarkEnd w:id="4582"/>
      <w:bookmarkEnd w:id="4583"/>
    </w:p>
    <w:p w14:paraId="2A80C924">
      <w:pPr>
        <w:pStyle w:val="50"/>
      </w:pPr>
      <w:r>
        <w:t>网络SNID上报原语的语义如</w:t>
      </w:r>
      <w:r>
        <w:fldChar w:fldCharType="begin"/>
      </w:r>
      <w:r>
        <w:instrText xml:space="preserve"> REF _Ref74866120 \h  \* MERGEFORMAT </w:instrText>
      </w:r>
      <w:r>
        <w:fldChar w:fldCharType="separate"/>
      </w:r>
      <w:r>
        <w:t>表 197</w:t>
      </w:r>
      <w:r>
        <w:fldChar w:fldCharType="end"/>
      </w:r>
      <w:r>
        <w:t>所示</w:t>
      </w:r>
      <w:r>
        <w:rPr>
          <w:rFonts w:hint="eastAsia"/>
        </w:rPr>
        <w:t>。</w:t>
      </w:r>
    </w:p>
    <w:p w14:paraId="59AF23D7">
      <w:pPr>
        <w:pStyle w:val="10"/>
      </w:pPr>
      <w:bookmarkStart w:id="4584" w:name="_Ref56778381"/>
      <w:bookmarkStart w:id="4585" w:name="_Ref74866120"/>
      <w:bookmarkStart w:id="4586" w:name="_Toc399229462"/>
      <w:bookmarkStart w:id="4587" w:name="_Toc408860277"/>
      <w:bookmarkStart w:id="4588" w:name="_Toc405022580"/>
      <w:bookmarkStart w:id="4589" w:name="_Toc405477002"/>
      <w:bookmarkStart w:id="4590" w:name="_Toc399259658"/>
      <w:bookmarkStart w:id="4591" w:name="_Toc403570695"/>
      <w:bookmarkStart w:id="4592" w:name="_Toc402983718"/>
      <w:bookmarkStart w:id="4593" w:name="_Toc402540170"/>
      <w:bookmarkStart w:id="4594" w:name="_Toc402983252"/>
      <w:bookmarkStart w:id="4595" w:name="_Ref399144578"/>
      <w:bookmarkStart w:id="4596" w:name="_Toc402984184"/>
      <w:bookmarkStart w:id="4597" w:name="_Toc399757688"/>
      <w:r>
        <w:t xml:space="preserve">表 </w:t>
      </w:r>
      <w:bookmarkEnd w:id="4584"/>
      <w:r>
        <w:fldChar w:fldCharType="begin"/>
      </w:r>
      <w:r>
        <w:instrText xml:space="preserve"> SEQ 表 \* ARABIC </w:instrText>
      </w:r>
      <w:r>
        <w:fldChar w:fldCharType="separate"/>
      </w:r>
      <w:r>
        <w:t>197</w:t>
      </w:r>
      <w:r>
        <w:fldChar w:fldCharType="end"/>
      </w:r>
      <w:bookmarkEnd w:id="4585"/>
      <w:r>
        <w:rPr>
          <w:rFonts w:hint="eastAsia"/>
        </w:rPr>
        <w:t xml:space="preserve"> </w:t>
      </w:r>
      <w:r>
        <w:t>网络SNID上报原语</w:t>
      </w:r>
      <w:bookmarkEnd w:id="4586"/>
      <w:bookmarkEnd w:id="4587"/>
      <w:bookmarkEnd w:id="4588"/>
      <w:bookmarkEnd w:id="4589"/>
      <w:bookmarkEnd w:id="4590"/>
      <w:bookmarkEnd w:id="4591"/>
      <w:bookmarkEnd w:id="4592"/>
      <w:bookmarkEnd w:id="4593"/>
      <w:bookmarkEnd w:id="4594"/>
      <w:bookmarkEnd w:id="4595"/>
      <w:bookmarkEnd w:id="4596"/>
      <w:bookmarkEnd w:id="459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3C1E7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549DC79">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47EA886B">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2CCEFA1B">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58D77A01">
            <w:pPr>
              <w:pStyle w:val="125"/>
              <w:rPr>
                <w:rFonts w:ascii="Times New Roman" w:hAnsi="Times New Roman"/>
                <w:color w:val="000000"/>
                <w:sz w:val="18"/>
                <w:szCs w:val="18"/>
              </w:rPr>
            </w:pPr>
            <w:r>
              <w:rPr>
                <w:rFonts w:ascii="Times New Roman" w:hAnsi="Times New Roman"/>
                <w:color w:val="000000"/>
                <w:sz w:val="18"/>
                <w:szCs w:val="18"/>
              </w:rPr>
              <w:t>描述</w:t>
            </w:r>
          </w:p>
        </w:tc>
      </w:tr>
      <w:tr w14:paraId="5F5CA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198F9B7">
            <w:pPr>
              <w:pStyle w:val="125"/>
              <w:rPr>
                <w:rFonts w:ascii="Times New Roman" w:hAnsi="Times New Roman"/>
                <w:color w:val="000000"/>
                <w:sz w:val="18"/>
                <w:szCs w:val="18"/>
              </w:rPr>
            </w:pPr>
            <w:r>
              <w:rPr>
                <w:rFonts w:ascii="Times New Roman" w:hAnsi="Times New Roman"/>
                <w:color w:val="000000"/>
                <w:sz w:val="18"/>
                <w:szCs w:val="18"/>
              </w:rPr>
              <w:t>网络SNID</w:t>
            </w:r>
          </w:p>
        </w:tc>
        <w:tc>
          <w:tcPr>
            <w:tcW w:w="1560" w:type="dxa"/>
            <w:tcBorders>
              <w:right w:val="single" w:color="auto" w:sz="4" w:space="0"/>
            </w:tcBorders>
            <w:vAlign w:val="center"/>
          </w:tcPr>
          <w:p w14:paraId="21A7FB25">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466506FC">
            <w:pPr>
              <w:pStyle w:val="125"/>
              <w:rPr>
                <w:rFonts w:ascii="Times New Roman" w:hAnsi="Times New Roman"/>
                <w:color w:val="000000"/>
                <w:sz w:val="18"/>
                <w:szCs w:val="18"/>
              </w:rPr>
            </w:pPr>
            <w:r>
              <w:rPr>
                <w:rFonts w:ascii="Times New Roman" w:hAnsi="Times New Roman"/>
                <w:color w:val="000000"/>
                <w:sz w:val="18"/>
                <w:szCs w:val="18"/>
              </w:rPr>
              <w:t>1</w:t>
            </w:r>
            <w:r>
              <w:rPr>
                <w:rFonts w:hint="eastAsia" w:ascii="Times New Roman" w:hAnsi="Times New Roman"/>
                <w:color w:val="000000"/>
                <w:sz w:val="18"/>
                <w:szCs w:val="18"/>
              </w:rPr>
              <w:t>-31</w:t>
            </w:r>
          </w:p>
        </w:tc>
        <w:tc>
          <w:tcPr>
            <w:tcW w:w="2835" w:type="dxa"/>
            <w:vAlign w:val="center"/>
          </w:tcPr>
          <w:p w14:paraId="5B2E7774">
            <w:pPr>
              <w:pStyle w:val="125"/>
              <w:rPr>
                <w:rFonts w:ascii="Times New Roman" w:hAnsi="Times New Roman"/>
                <w:color w:val="000000"/>
                <w:sz w:val="18"/>
                <w:szCs w:val="18"/>
              </w:rPr>
            </w:pPr>
            <w:r>
              <w:rPr>
                <w:rFonts w:ascii="Times New Roman" w:hAnsi="Times New Roman"/>
                <w:color w:val="000000"/>
                <w:sz w:val="18"/>
                <w:szCs w:val="18"/>
              </w:rPr>
              <w:t>本网络的SNID。</w:t>
            </w:r>
          </w:p>
        </w:tc>
      </w:tr>
      <w:tr w14:paraId="6FA54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F645847">
            <w:pPr>
              <w:pStyle w:val="125"/>
              <w:rPr>
                <w:rFonts w:ascii="Times New Roman" w:hAnsi="Times New Roman"/>
                <w:color w:val="000000"/>
                <w:sz w:val="18"/>
                <w:szCs w:val="18"/>
              </w:rPr>
            </w:pPr>
            <w:bookmarkStart w:id="4598" w:name="_Toc399259364"/>
            <w:bookmarkStart w:id="4599" w:name="_Toc408860024"/>
            <w:bookmarkStart w:id="4600" w:name="_Toc403570437"/>
            <w:bookmarkStart w:id="4601" w:name="_Toc399757402"/>
            <w:bookmarkStart w:id="4602" w:name="_Toc399229151"/>
            <w:r>
              <w:rPr>
                <w:rFonts w:hint="eastAsia" w:ascii="Times New Roman" w:hAnsi="Times New Roman"/>
                <w:color w:val="000000"/>
                <w:sz w:val="18"/>
                <w:szCs w:val="18"/>
              </w:rPr>
              <w:t>无线信道编号</w:t>
            </w:r>
          </w:p>
        </w:tc>
        <w:tc>
          <w:tcPr>
            <w:tcW w:w="1560" w:type="dxa"/>
            <w:tcBorders>
              <w:right w:val="single" w:color="auto" w:sz="4" w:space="0"/>
            </w:tcBorders>
            <w:vAlign w:val="center"/>
          </w:tcPr>
          <w:p w14:paraId="488878C2">
            <w:pPr>
              <w:pStyle w:val="125"/>
              <w:rPr>
                <w:rFonts w:ascii="Times New Roman" w:hAnsi="Times New Roman"/>
                <w:color w:val="000000"/>
                <w:sz w:val="18"/>
                <w:szCs w:val="18"/>
              </w:rPr>
            </w:pPr>
            <w:r>
              <w:rPr>
                <w:rFonts w:hint="eastAsia" w:ascii="Times New Roman" w:hAnsi="Times New Roman"/>
                <w:color w:val="000000"/>
                <w:sz w:val="18"/>
                <w:szCs w:val="18"/>
              </w:rPr>
              <w:t>1字节</w:t>
            </w:r>
          </w:p>
        </w:tc>
        <w:tc>
          <w:tcPr>
            <w:tcW w:w="1417" w:type="dxa"/>
            <w:tcBorders>
              <w:left w:val="single" w:color="auto" w:sz="4" w:space="0"/>
            </w:tcBorders>
            <w:vAlign w:val="center"/>
          </w:tcPr>
          <w:p w14:paraId="02A41C9D">
            <w:pPr>
              <w:pStyle w:val="125"/>
              <w:rPr>
                <w:rFonts w:ascii="Times New Roman" w:hAnsi="Times New Roman"/>
                <w:color w:val="000000"/>
                <w:sz w:val="18"/>
                <w:szCs w:val="18"/>
              </w:rPr>
            </w:pPr>
            <w:r>
              <w:rPr>
                <w:rFonts w:ascii="Times New Roman" w:hAnsi="Times New Roman"/>
                <w:color w:val="000000"/>
                <w:sz w:val="18"/>
                <w:szCs w:val="18"/>
              </w:rPr>
              <w:t>0-255</w:t>
            </w:r>
          </w:p>
        </w:tc>
        <w:tc>
          <w:tcPr>
            <w:tcW w:w="2835" w:type="dxa"/>
            <w:vAlign w:val="center"/>
          </w:tcPr>
          <w:p w14:paraId="7E0D86D8">
            <w:pPr>
              <w:pStyle w:val="125"/>
              <w:rPr>
                <w:rFonts w:ascii="Times New Roman" w:hAnsi="Times New Roman"/>
                <w:color w:val="000000"/>
                <w:sz w:val="18"/>
                <w:szCs w:val="18"/>
              </w:rPr>
            </w:pPr>
            <w:r>
              <w:rPr>
                <w:rFonts w:hint="eastAsia" w:ascii="Times New Roman" w:hAnsi="Times New Roman"/>
                <w:color w:val="000000"/>
                <w:sz w:val="18"/>
                <w:szCs w:val="18"/>
              </w:rPr>
              <w:t>无线信道编号</w:t>
            </w:r>
          </w:p>
        </w:tc>
      </w:tr>
    </w:tbl>
    <w:p w14:paraId="0DCB721B">
      <w:pPr>
        <w:pStyle w:val="50"/>
      </w:pPr>
    </w:p>
    <w:p w14:paraId="6FABE2ED">
      <w:pPr>
        <w:pStyle w:val="67"/>
      </w:pPr>
      <w:bookmarkStart w:id="4603" w:name="_Toc2459"/>
      <w:bookmarkStart w:id="4604" w:name="_Toc26878"/>
      <w:bookmarkStart w:id="4605" w:name="_Toc956"/>
      <w:r>
        <w:t>数据链路层处理</w:t>
      </w:r>
      <w:bookmarkEnd w:id="4598"/>
      <w:bookmarkEnd w:id="4599"/>
      <w:bookmarkEnd w:id="4600"/>
      <w:bookmarkEnd w:id="4601"/>
      <w:bookmarkEnd w:id="4602"/>
      <w:bookmarkEnd w:id="4603"/>
      <w:bookmarkEnd w:id="4604"/>
      <w:bookmarkEnd w:id="4605"/>
    </w:p>
    <w:p w14:paraId="6A71B3D8">
      <w:pPr>
        <w:pStyle w:val="50"/>
      </w:pPr>
      <w:r>
        <w:t>数据链路层在接收到网络SNID查询原语后，</w:t>
      </w:r>
      <w:del w:id="228" w:author="gddw" w:date="2026-02-09T10:23:59Z">
        <w:r>
          <w:rPr/>
          <w:delText>必须</w:delText>
        </w:r>
      </w:del>
      <w:ins w:id="229" w:author="gddw" w:date="2026-02-09T10:23:59Z">
        <w:r>
          <w:rPr>
            <w:rFonts w:hint="eastAsia"/>
            <w:lang w:eastAsia="zh-CN"/>
          </w:rPr>
          <w:t>应</w:t>
        </w:r>
      </w:ins>
      <w:r>
        <w:t>通过网络SNID上报原语，向应用层提交本网络的SNID信息。</w:t>
      </w:r>
    </w:p>
    <w:p w14:paraId="2F168B5E">
      <w:pPr>
        <w:pStyle w:val="57"/>
        <w:ind w:left="420" w:hanging="420"/>
      </w:pPr>
      <w:bookmarkStart w:id="4606" w:name="_Toc403585408"/>
      <w:bookmarkStart w:id="4607" w:name="_Toc399259365"/>
      <w:bookmarkStart w:id="4608" w:name="_Toc408860025"/>
      <w:bookmarkStart w:id="4609" w:name="_Toc439785843"/>
      <w:bookmarkStart w:id="4610" w:name="_Toc402983937"/>
      <w:bookmarkStart w:id="4611" w:name="_Toc26296"/>
      <w:bookmarkStart w:id="4612" w:name="_Toc31720"/>
      <w:bookmarkStart w:id="4613" w:name="_Toc399757403"/>
      <w:bookmarkStart w:id="4614" w:name="_Toc402983471"/>
      <w:bookmarkStart w:id="4615" w:name="_Toc400799015"/>
      <w:bookmarkStart w:id="4616" w:name="_Toc403570438"/>
      <w:bookmarkStart w:id="4617" w:name="_Toc402983005"/>
      <w:bookmarkStart w:id="4618" w:name="_Toc399229152"/>
      <w:bookmarkStart w:id="4619" w:name="_Toc405476750"/>
      <w:bookmarkStart w:id="4620" w:name="_Toc4168"/>
      <w:r>
        <w:t>网络SNID设置原语</w:t>
      </w:r>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p>
    <w:p w14:paraId="69D61AA0">
      <w:pPr>
        <w:pStyle w:val="50"/>
      </w:pPr>
      <w:r>
        <w:t>应用层可以通过网络SNID设置原语，要求数据链路层修改本网络的SNID。</w:t>
      </w:r>
    </w:p>
    <w:p w14:paraId="25ABF7B3">
      <w:pPr>
        <w:pStyle w:val="67"/>
      </w:pPr>
      <w:bookmarkStart w:id="4621" w:name="_Toc408860026"/>
      <w:bookmarkStart w:id="4622" w:name="_Toc399757404"/>
      <w:bookmarkStart w:id="4623" w:name="_Toc13689"/>
      <w:bookmarkStart w:id="4624" w:name="_Toc2877"/>
      <w:bookmarkStart w:id="4625" w:name="_Toc399259366"/>
      <w:bookmarkStart w:id="4626" w:name="_Toc2008"/>
      <w:bookmarkStart w:id="4627" w:name="_Toc403570439"/>
      <w:bookmarkStart w:id="4628" w:name="_Toc399229153"/>
      <w:r>
        <w:t>原语定义</w:t>
      </w:r>
      <w:bookmarkEnd w:id="4621"/>
      <w:bookmarkEnd w:id="4622"/>
      <w:bookmarkEnd w:id="4623"/>
      <w:bookmarkEnd w:id="4624"/>
      <w:bookmarkEnd w:id="4625"/>
      <w:bookmarkEnd w:id="4626"/>
      <w:bookmarkEnd w:id="4627"/>
      <w:bookmarkEnd w:id="4628"/>
    </w:p>
    <w:p w14:paraId="24A0E97B">
      <w:pPr>
        <w:pStyle w:val="50"/>
      </w:pPr>
      <w:r>
        <w:t>网络SNID设置原语的语义如</w:t>
      </w:r>
      <w:r>
        <w:fldChar w:fldCharType="begin"/>
      </w:r>
      <w:r>
        <w:instrText xml:space="preserve"> REF _Ref74866126 \h  \* MERGEFORMAT </w:instrText>
      </w:r>
      <w:r>
        <w:fldChar w:fldCharType="separate"/>
      </w:r>
      <w:r>
        <w:t>表 198</w:t>
      </w:r>
      <w:r>
        <w:fldChar w:fldCharType="end"/>
      </w:r>
      <w:r>
        <w:t>所示</w:t>
      </w:r>
      <w:r>
        <w:rPr>
          <w:rFonts w:hint="eastAsia"/>
        </w:rPr>
        <w:t>。</w:t>
      </w:r>
    </w:p>
    <w:p w14:paraId="78D81FF7">
      <w:pPr>
        <w:pStyle w:val="10"/>
      </w:pPr>
      <w:bookmarkStart w:id="4629" w:name="_Ref56778399"/>
      <w:bookmarkStart w:id="4630" w:name="_Ref74866126"/>
      <w:bookmarkStart w:id="4631" w:name="_Toc399259659"/>
      <w:bookmarkStart w:id="4632" w:name="_Toc399757689"/>
      <w:bookmarkStart w:id="4633" w:name="_Toc402983719"/>
      <w:bookmarkStart w:id="4634" w:name="_Ref399144651"/>
      <w:bookmarkStart w:id="4635" w:name="_Toc402983253"/>
      <w:bookmarkStart w:id="4636" w:name="_Toc402984185"/>
      <w:bookmarkStart w:id="4637" w:name="_Toc403570696"/>
      <w:bookmarkStart w:id="4638" w:name="_Toc405022581"/>
      <w:bookmarkStart w:id="4639" w:name="_Toc399229463"/>
      <w:bookmarkStart w:id="4640" w:name="_Toc405477003"/>
      <w:bookmarkStart w:id="4641" w:name="_Toc408860278"/>
      <w:bookmarkStart w:id="4642" w:name="_Toc402540171"/>
      <w:r>
        <w:t xml:space="preserve">表 </w:t>
      </w:r>
      <w:bookmarkEnd w:id="4629"/>
      <w:r>
        <w:fldChar w:fldCharType="begin"/>
      </w:r>
      <w:r>
        <w:instrText xml:space="preserve"> SEQ 表 \* ARABIC </w:instrText>
      </w:r>
      <w:r>
        <w:fldChar w:fldCharType="separate"/>
      </w:r>
      <w:r>
        <w:t>198</w:t>
      </w:r>
      <w:r>
        <w:fldChar w:fldCharType="end"/>
      </w:r>
      <w:bookmarkEnd w:id="4630"/>
      <w:r>
        <w:rPr>
          <w:rFonts w:hint="eastAsia"/>
        </w:rPr>
        <w:t xml:space="preserve"> </w:t>
      </w:r>
      <w:r>
        <w:t>网络SNID设置原语</w:t>
      </w:r>
      <w:bookmarkEnd w:id="4631"/>
      <w:bookmarkEnd w:id="4632"/>
      <w:bookmarkEnd w:id="4633"/>
      <w:bookmarkEnd w:id="4634"/>
      <w:bookmarkEnd w:id="4635"/>
      <w:bookmarkEnd w:id="4636"/>
      <w:bookmarkEnd w:id="4637"/>
      <w:bookmarkEnd w:id="4638"/>
      <w:bookmarkEnd w:id="4639"/>
      <w:bookmarkEnd w:id="4640"/>
      <w:bookmarkEnd w:id="4641"/>
      <w:bookmarkEnd w:id="4642"/>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02285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3A0B52B">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618A3D98">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0E07B798">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43C5BCAA">
            <w:pPr>
              <w:pStyle w:val="125"/>
              <w:rPr>
                <w:rFonts w:ascii="Times New Roman" w:hAnsi="Times New Roman"/>
                <w:color w:val="000000"/>
                <w:sz w:val="18"/>
                <w:szCs w:val="18"/>
              </w:rPr>
            </w:pPr>
            <w:r>
              <w:rPr>
                <w:rFonts w:ascii="Times New Roman" w:hAnsi="Times New Roman"/>
                <w:color w:val="000000"/>
                <w:sz w:val="18"/>
                <w:szCs w:val="18"/>
              </w:rPr>
              <w:t>描述</w:t>
            </w:r>
          </w:p>
        </w:tc>
      </w:tr>
      <w:tr w14:paraId="7583E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473DB85">
            <w:pPr>
              <w:pStyle w:val="125"/>
              <w:rPr>
                <w:rFonts w:ascii="Times New Roman" w:hAnsi="Times New Roman"/>
                <w:color w:val="000000"/>
                <w:sz w:val="18"/>
                <w:szCs w:val="18"/>
              </w:rPr>
            </w:pPr>
            <w:r>
              <w:rPr>
                <w:rFonts w:ascii="Times New Roman" w:hAnsi="Times New Roman"/>
                <w:color w:val="000000"/>
                <w:sz w:val="18"/>
                <w:szCs w:val="18"/>
              </w:rPr>
              <w:t>网络SNID</w:t>
            </w:r>
          </w:p>
        </w:tc>
        <w:tc>
          <w:tcPr>
            <w:tcW w:w="1560" w:type="dxa"/>
            <w:tcBorders>
              <w:right w:val="single" w:color="auto" w:sz="4" w:space="0"/>
            </w:tcBorders>
            <w:vAlign w:val="center"/>
          </w:tcPr>
          <w:p w14:paraId="1993197F">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64C7BA18">
            <w:pPr>
              <w:pStyle w:val="125"/>
              <w:rPr>
                <w:rFonts w:ascii="Times New Roman" w:hAnsi="Times New Roman"/>
                <w:color w:val="000000"/>
                <w:sz w:val="18"/>
                <w:szCs w:val="18"/>
              </w:rPr>
            </w:pPr>
            <w:r>
              <w:rPr>
                <w:rFonts w:ascii="Times New Roman" w:hAnsi="Times New Roman"/>
                <w:color w:val="000000"/>
                <w:sz w:val="18"/>
                <w:szCs w:val="18"/>
              </w:rPr>
              <w:t>1</w:t>
            </w:r>
            <w:r>
              <w:rPr>
                <w:rFonts w:hint="eastAsia" w:ascii="Times New Roman" w:hAnsi="Times New Roman"/>
                <w:color w:val="000000"/>
                <w:sz w:val="18"/>
                <w:szCs w:val="18"/>
              </w:rPr>
              <w:t>-31</w:t>
            </w:r>
          </w:p>
        </w:tc>
        <w:tc>
          <w:tcPr>
            <w:tcW w:w="2835" w:type="dxa"/>
            <w:vAlign w:val="center"/>
          </w:tcPr>
          <w:p w14:paraId="7F5F7246">
            <w:pPr>
              <w:pStyle w:val="125"/>
              <w:rPr>
                <w:rFonts w:ascii="Times New Roman" w:hAnsi="Times New Roman"/>
                <w:color w:val="000000"/>
                <w:sz w:val="18"/>
                <w:szCs w:val="18"/>
              </w:rPr>
            </w:pPr>
            <w:r>
              <w:rPr>
                <w:rFonts w:ascii="Times New Roman" w:hAnsi="Times New Roman"/>
                <w:color w:val="000000"/>
                <w:sz w:val="18"/>
                <w:szCs w:val="18"/>
              </w:rPr>
              <w:t>本网络的新的SNID。</w:t>
            </w:r>
          </w:p>
        </w:tc>
      </w:tr>
    </w:tbl>
    <w:p w14:paraId="4BA51915">
      <w:pPr>
        <w:pStyle w:val="50"/>
      </w:pPr>
      <w:bookmarkStart w:id="4643" w:name="_Toc399229154"/>
      <w:bookmarkStart w:id="4644" w:name="_Toc408860027"/>
      <w:bookmarkStart w:id="4645" w:name="_Toc403570440"/>
      <w:bookmarkStart w:id="4646" w:name="_Toc399259367"/>
      <w:bookmarkStart w:id="4647" w:name="_Toc399757405"/>
    </w:p>
    <w:p w14:paraId="69BCA8D5">
      <w:pPr>
        <w:pStyle w:val="67"/>
      </w:pPr>
      <w:bookmarkStart w:id="4648" w:name="_Toc8393"/>
      <w:bookmarkStart w:id="4649" w:name="_Toc18163"/>
      <w:bookmarkStart w:id="4650" w:name="_Toc9427"/>
      <w:r>
        <w:t>数据链路层处理</w:t>
      </w:r>
      <w:bookmarkEnd w:id="4643"/>
      <w:bookmarkEnd w:id="4644"/>
      <w:bookmarkEnd w:id="4645"/>
      <w:bookmarkEnd w:id="4646"/>
      <w:bookmarkEnd w:id="4647"/>
      <w:bookmarkEnd w:id="4648"/>
      <w:bookmarkEnd w:id="4649"/>
      <w:bookmarkEnd w:id="4650"/>
    </w:p>
    <w:p w14:paraId="7F3A3357">
      <w:pPr>
        <w:pStyle w:val="50"/>
      </w:pPr>
      <w:r>
        <w:t>数据链路层在接收网络SNID设置原语后，需要将本网络的SNID设置为网络SNID设置原语中的网络SNID。</w:t>
      </w:r>
    </w:p>
    <w:p w14:paraId="4EC1226C">
      <w:pPr>
        <w:pStyle w:val="57"/>
        <w:ind w:left="420" w:hanging="420"/>
      </w:pPr>
      <w:bookmarkStart w:id="4651" w:name="_Toc403570441"/>
      <w:bookmarkStart w:id="4652" w:name="_Toc399229155"/>
      <w:bookmarkStart w:id="4653" w:name="_Toc439785844"/>
      <w:bookmarkStart w:id="4654" w:name="_Toc405476751"/>
      <w:bookmarkStart w:id="4655" w:name="_Toc399259368"/>
      <w:bookmarkStart w:id="4656" w:name="_Toc399757406"/>
      <w:bookmarkStart w:id="4657" w:name="_Toc402983938"/>
      <w:bookmarkStart w:id="4658" w:name="_Toc3984"/>
      <w:bookmarkStart w:id="4659" w:name="_Toc402983006"/>
      <w:bookmarkStart w:id="4660" w:name="_Toc8943"/>
      <w:bookmarkStart w:id="4661" w:name="_Toc402983472"/>
      <w:bookmarkStart w:id="4662" w:name="_Toc2561"/>
      <w:bookmarkStart w:id="4663" w:name="_Toc400799016"/>
      <w:bookmarkStart w:id="4664" w:name="_Toc408860028"/>
      <w:bookmarkStart w:id="4665" w:name="_Toc403585409"/>
      <w:r>
        <w:t>邻居网络查询原语</w:t>
      </w:r>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p>
    <w:p w14:paraId="06382071">
      <w:pPr>
        <w:pStyle w:val="50"/>
      </w:pPr>
      <w:r>
        <w:t>应用层通过邻居网络查询原语，查询CCO的邻居网络信息。</w:t>
      </w:r>
    </w:p>
    <w:p w14:paraId="3157270F">
      <w:pPr>
        <w:pStyle w:val="67"/>
      </w:pPr>
      <w:bookmarkStart w:id="4666" w:name="_Toc399229156"/>
      <w:bookmarkStart w:id="4667" w:name="_Toc210"/>
      <w:bookmarkStart w:id="4668" w:name="_Toc25662"/>
      <w:bookmarkStart w:id="4669" w:name="_Toc399757407"/>
      <w:bookmarkStart w:id="4670" w:name="_Toc408860029"/>
      <w:bookmarkStart w:id="4671" w:name="_Toc399259369"/>
      <w:bookmarkStart w:id="4672" w:name="_Toc403570442"/>
      <w:bookmarkStart w:id="4673" w:name="_Toc13139"/>
      <w:r>
        <w:t>原语定义</w:t>
      </w:r>
      <w:bookmarkEnd w:id="4666"/>
      <w:bookmarkEnd w:id="4667"/>
      <w:bookmarkEnd w:id="4668"/>
      <w:bookmarkEnd w:id="4669"/>
      <w:bookmarkEnd w:id="4670"/>
      <w:bookmarkEnd w:id="4671"/>
      <w:bookmarkEnd w:id="4672"/>
      <w:bookmarkEnd w:id="4673"/>
    </w:p>
    <w:p w14:paraId="39E1A62A">
      <w:pPr>
        <w:pStyle w:val="50"/>
      </w:pPr>
      <w:r>
        <w:t>邻居网络查询原语的语义如</w:t>
      </w:r>
      <w:r>
        <w:fldChar w:fldCharType="begin"/>
      </w:r>
      <w:r>
        <w:instrText xml:space="preserve"> REF _Ref74866131 \h  \* MERGEFORMAT </w:instrText>
      </w:r>
      <w:r>
        <w:fldChar w:fldCharType="separate"/>
      </w:r>
      <w:r>
        <w:t>表 199</w:t>
      </w:r>
      <w:r>
        <w:fldChar w:fldCharType="end"/>
      </w:r>
      <w:r>
        <w:t>所示</w:t>
      </w:r>
      <w:r>
        <w:rPr>
          <w:rFonts w:hint="eastAsia"/>
        </w:rPr>
        <w:t>。</w:t>
      </w:r>
    </w:p>
    <w:p w14:paraId="58C02367">
      <w:pPr>
        <w:pStyle w:val="10"/>
        <w:rPr>
          <w:kern w:val="0"/>
          <w:sz w:val="20"/>
        </w:rPr>
      </w:pPr>
      <w:bookmarkStart w:id="4674" w:name="_Ref56778652"/>
      <w:bookmarkStart w:id="4675" w:name="_Ref74866131"/>
      <w:bookmarkStart w:id="4676" w:name="_Toc405477004"/>
      <w:bookmarkStart w:id="4677" w:name="_Toc402540172"/>
      <w:bookmarkStart w:id="4678" w:name="_Toc402983254"/>
      <w:bookmarkStart w:id="4679" w:name="_Toc405022582"/>
      <w:bookmarkStart w:id="4680" w:name="_Toc399229464"/>
      <w:bookmarkStart w:id="4681" w:name="_Toc399757690"/>
      <w:bookmarkStart w:id="4682" w:name="_Toc408860279"/>
      <w:bookmarkStart w:id="4683" w:name="_Ref399144687"/>
      <w:bookmarkStart w:id="4684" w:name="_Toc402983720"/>
      <w:bookmarkStart w:id="4685" w:name="_Toc402984186"/>
      <w:bookmarkStart w:id="4686" w:name="_Toc399259660"/>
      <w:bookmarkStart w:id="4687" w:name="_Toc403570697"/>
      <w:r>
        <w:t xml:space="preserve">表 </w:t>
      </w:r>
      <w:bookmarkEnd w:id="4674"/>
      <w:r>
        <w:fldChar w:fldCharType="begin"/>
      </w:r>
      <w:r>
        <w:instrText xml:space="preserve"> SEQ 表 \* ARABIC </w:instrText>
      </w:r>
      <w:r>
        <w:fldChar w:fldCharType="separate"/>
      </w:r>
      <w:r>
        <w:t>199</w:t>
      </w:r>
      <w:r>
        <w:fldChar w:fldCharType="end"/>
      </w:r>
      <w:bookmarkEnd w:id="4675"/>
      <w:r>
        <w:t xml:space="preserve"> </w:t>
      </w:r>
      <w:r>
        <w:rPr>
          <w:kern w:val="0"/>
          <w:sz w:val="20"/>
        </w:rPr>
        <w:t>邻居网络信息查询原语</w:t>
      </w:r>
      <w:bookmarkEnd w:id="4676"/>
      <w:bookmarkEnd w:id="4677"/>
      <w:bookmarkEnd w:id="4678"/>
      <w:bookmarkEnd w:id="4679"/>
      <w:bookmarkEnd w:id="4680"/>
      <w:bookmarkEnd w:id="4681"/>
      <w:bookmarkEnd w:id="4682"/>
      <w:bookmarkEnd w:id="4683"/>
      <w:bookmarkEnd w:id="4684"/>
      <w:bookmarkEnd w:id="4685"/>
      <w:bookmarkEnd w:id="4686"/>
      <w:bookmarkEnd w:id="468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61F3A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4DBC487">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6BD7BB9F">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527DD6CB">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7624892A">
            <w:pPr>
              <w:pStyle w:val="125"/>
              <w:rPr>
                <w:rFonts w:ascii="Times New Roman" w:hAnsi="Times New Roman"/>
                <w:color w:val="000000"/>
                <w:sz w:val="18"/>
                <w:szCs w:val="18"/>
              </w:rPr>
            </w:pPr>
            <w:r>
              <w:rPr>
                <w:rFonts w:ascii="Times New Roman" w:hAnsi="Times New Roman"/>
                <w:color w:val="000000"/>
                <w:sz w:val="18"/>
                <w:szCs w:val="18"/>
              </w:rPr>
              <w:t>描述</w:t>
            </w:r>
          </w:p>
        </w:tc>
      </w:tr>
      <w:tr w14:paraId="6B816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73F833D">
            <w:pPr>
              <w:pStyle w:val="125"/>
              <w:rPr>
                <w:rFonts w:ascii="Times New Roman" w:hAnsi="Times New Roman"/>
                <w:color w:val="000000"/>
                <w:sz w:val="18"/>
                <w:szCs w:val="18"/>
              </w:rPr>
            </w:pPr>
            <w:r>
              <w:rPr>
                <w:rFonts w:ascii="Times New Roman" w:hAnsi="Times New Roman"/>
                <w:color w:val="000000"/>
                <w:sz w:val="18"/>
                <w:szCs w:val="18"/>
              </w:rPr>
              <w:t>-</w:t>
            </w:r>
          </w:p>
        </w:tc>
        <w:tc>
          <w:tcPr>
            <w:tcW w:w="1560" w:type="dxa"/>
            <w:tcBorders>
              <w:right w:val="single" w:color="auto" w:sz="4" w:space="0"/>
            </w:tcBorders>
            <w:vAlign w:val="center"/>
          </w:tcPr>
          <w:p w14:paraId="1805CF8B">
            <w:pPr>
              <w:pStyle w:val="125"/>
              <w:rPr>
                <w:rFonts w:ascii="Times New Roman" w:hAnsi="Times New Roman"/>
                <w:color w:val="000000"/>
                <w:sz w:val="18"/>
                <w:szCs w:val="18"/>
              </w:rPr>
            </w:pPr>
            <w:r>
              <w:rPr>
                <w:rFonts w:ascii="Times New Roman" w:hAnsi="Times New Roman"/>
                <w:color w:val="000000"/>
                <w:sz w:val="18"/>
                <w:szCs w:val="18"/>
              </w:rPr>
              <w:t>-</w:t>
            </w:r>
          </w:p>
        </w:tc>
        <w:tc>
          <w:tcPr>
            <w:tcW w:w="1417" w:type="dxa"/>
            <w:tcBorders>
              <w:left w:val="single" w:color="auto" w:sz="4" w:space="0"/>
            </w:tcBorders>
            <w:vAlign w:val="center"/>
          </w:tcPr>
          <w:p w14:paraId="6E16F841">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00CA5595">
            <w:pPr>
              <w:pStyle w:val="125"/>
              <w:rPr>
                <w:rFonts w:ascii="Times New Roman" w:hAnsi="Times New Roman"/>
                <w:color w:val="000000"/>
                <w:sz w:val="18"/>
                <w:szCs w:val="18"/>
              </w:rPr>
            </w:pPr>
            <w:r>
              <w:rPr>
                <w:rFonts w:ascii="Times New Roman" w:hAnsi="Times New Roman"/>
                <w:color w:val="000000"/>
                <w:sz w:val="18"/>
                <w:szCs w:val="18"/>
              </w:rPr>
              <w:t>-</w:t>
            </w:r>
          </w:p>
        </w:tc>
      </w:tr>
    </w:tbl>
    <w:p w14:paraId="08E44639">
      <w:pPr>
        <w:pStyle w:val="50"/>
      </w:pPr>
      <w:bookmarkStart w:id="4688" w:name="_Toc399229157"/>
      <w:bookmarkStart w:id="4689" w:name="_Toc399757408"/>
      <w:bookmarkStart w:id="4690" w:name="_Toc408860030"/>
      <w:bookmarkStart w:id="4691" w:name="_Toc399259370"/>
      <w:bookmarkStart w:id="4692" w:name="_Toc403570443"/>
    </w:p>
    <w:p w14:paraId="4B5D9ADC">
      <w:pPr>
        <w:pStyle w:val="67"/>
      </w:pPr>
      <w:bookmarkStart w:id="4693" w:name="_Toc5402"/>
      <w:bookmarkStart w:id="4694" w:name="_Toc22960"/>
      <w:bookmarkStart w:id="4695" w:name="_Toc29718"/>
      <w:r>
        <w:t>数据链路层处理</w:t>
      </w:r>
      <w:bookmarkEnd w:id="4688"/>
      <w:bookmarkEnd w:id="4689"/>
      <w:bookmarkEnd w:id="4690"/>
      <w:bookmarkEnd w:id="4691"/>
      <w:bookmarkEnd w:id="4692"/>
      <w:bookmarkEnd w:id="4693"/>
      <w:bookmarkEnd w:id="4694"/>
      <w:bookmarkEnd w:id="4695"/>
    </w:p>
    <w:p w14:paraId="26F0477E">
      <w:pPr>
        <w:pStyle w:val="50"/>
      </w:pPr>
      <w:r>
        <w:t>数据链路层在接收到邻居网络查询原语后，需要通过邻居网络信息上报原语，给应用层提交本网络的邻居网络信息。</w:t>
      </w:r>
    </w:p>
    <w:p w14:paraId="4BCCE487">
      <w:pPr>
        <w:pStyle w:val="57"/>
        <w:ind w:left="420" w:hanging="420"/>
      </w:pPr>
      <w:bookmarkStart w:id="4696" w:name="_Toc402983473"/>
      <w:bookmarkStart w:id="4697" w:name="_Toc399229158"/>
      <w:bookmarkStart w:id="4698" w:name="_Toc399757409"/>
      <w:bookmarkStart w:id="4699" w:name="_Toc400799017"/>
      <w:bookmarkStart w:id="4700" w:name="_Toc18521"/>
      <w:bookmarkStart w:id="4701" w:name="_Toc405476752"/>
      <w:bookmarkStart w:id="4702" w:name="_Toc3120"/>
      <w:bookmarkStart w:id="4703" w:name="_Toc439785845"/>
      <w:bookmarkStart w:id="4704" w:name="_Toc28798"/>
      <w:bookmarkStart w:id="4705" w:name="_Toc403570444"/>
      <w:bookmarkStart w:id="4706" w:name="_Toc408860031"/>
      <w:bookmarkStart w:id="4707" w:name="_Toc399259371"/>
      <w:bookmarkStart w:id="4708" w:name="_Toc402983007"/>
      <w:bookmarkStart w:id="4709" w:name="_Toc402983939"/>
      <w:bookmarkStart w:id="4710" w:name="_Toc403585410"/>
      <w:r>
        <w:t>邻居网络上报原语</w:t>
      </w:r>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p>
    <w:p w14:paraId="36435A23">
      <w:pPr>
        <w:pStyle w:val="50"/>
      </w:pPr>
      <w:r>
        <w:t>应用层通过邻居网络查询原语查询邻居网络信息时，数据链路层通过邻居网络上报原语上报邻居网络信息。</w:t>
      </w:r>
    </w:p>
    <w:p w14:paraId="38CA2F8A">
      <w:pPr>
        <w:pStyle w:val="67"/>
      </w:pPr>
      <w:bookmarkStart w:id="4711" w:name="_Toc408860032"/>
      <w:bookmarkStart w:id="4712" w:name="_Toc399259372"/>
      <w:bookmarkStart w:id="4713" w:name="_Toc403570445"/>
      <w:bookmarkStart w:id="4714" w:name="_Toc399229159"/>
      <w:bookmarkStart w:id="4715" w:name="_Toc399757410"/>
      <w:bookmarkStart w:id="4716" w:name="_Toc25634"/>
      <w:bookmarkStart w:id="4717" w:name="_Toc21270"/>
      <w:bookmarkStart w:id="4718" w:name="_Toc20061"/>
      <w:r>
        <w:t>原语定义</w:t>
      </w:r>
      <w:bookmarkEnd w:id="4711"/>
      <w:bookmarkEnd w:id="4712"/>
      <w:bookmarkEnd w:id="4713"/>
      <w:bookmarkEnd w:id="4714"/>
      <w:bookmarkEnd w:id="4715"/>
      <w:bookmarkEnd w:id="4716"/>
      <w:bookmarkEnd w:id="4717"/>
      <w:bookmarkEnd w:id="4718"/>
    </w:p>
    <w:p w14:paraId="77FB64C6">
      <w:pPr>
        <w:pStyle w:val="50"/>
      </w:pPr>
      <w:r>
        <w:t>邻居网络上报原语的语义如</w:t>
      </w:r>
      <w:r>
        <w:fldChar w:fldCharType="begin"/>
      </w:r>
      <w:r>
        <w:instrText xml:space="preserve"> REF _Ref74866137 \h  \* MERGEFORMAT </w:instrText>
      </w:r>
      <w:r>
        <w:fldChar w:fldCharType="separate"/>
      </w:r>
      <w:r>
        <w:t>表 200</w:t>
      </w:r>
      <w:r>
        <w:fldChar w:fldCharType="end"/>
      </w:r>
      <w:r>
        <w:t>所示</w:t>
      </w:r>
      <w:r>
        <w:rPr>
          <w:rFonts w:hint="eastAsia"/>
        </w:rPr>
        <w:t>。</w:t>
      </w:r>
    </w:p>
    <w:p w14:paraId="5BA85692">
      <w:pPr>
        <w:pStyle w:val="10"/>
      </w:pPr>
      <w:bookmarkStart w:id="4719" w:name="_Ref56778712"/>
      <w:bookmarkStart w:id="4720" w:name="_Ref74866137"/>
      <w:bookmarkStart w:id="4721" w:name="_Toc405477005"/>
      <w:bookmarkStart w:id="4722" w:name="_Toc399757691"/>
      <w:bookmarkStart w:id="4723" w:name="_Ref399144723"/>
      <w:bookmarkStart w:id="4724" w:name="_Toc402984187"/>
      <w:bookmarkStart w:id="4725" w:name="_Toc402540173"/>
      <w:bookmarkStart w:id="4726" w:name="_Toc405022583"/>
      <w:bookmarkStart w:id="4727" w:name="_Toc408860280"/>
      <w:bookmarkStart w:id="4728" w:name="_Toc402983721"/>
      <w:bookmarkStart w:id="4729" w:name="_Toc399259661"/>
      <w:bookmarkStart w:id="4730" w:name="_Toc403570698"/>
      <w:bookmarkStart w:id="4731" w:name="_Toc402983255"/>
      <w:bookmarkStart w:id="4732" w:name="_Toc399229465"/>
      <w:r>
        <w:t xml:space="preserve">表 </w:t>
      </w:r>
      <w:bookmarkEnd w:id="4719"/>
      <w:r>
        <w:fldChar w:fldCharType="begin"/>
      </w:r>
      <w:r>
        <w:instrText xml:space="preserve"> SEQ 表 \* ARABIC </w:instrText>
      </w:r>
      <w:r>
        <w:fldChar w:fldCharType="separate"/>
      </w:r>
      <w:r>
        <w:t>200</w:t>
      </w:r>
      <w:r>
        <w:fldChar w:fldCharType="end"/>
      </w:r>
      <w:bookmarkEnd w:id="4720"/>
      <w:r>
        <w:t xml:space="preserve"> 邻居网络上报原语</w:t>
      </w:r>
      <w:bookmarkEnd w:id="4721"/>
      <w:bookmarkEnd w:id="4722"/>
      <w:bookmarkEnd w:id="4723"/>
      <w:bookmarkEnd w:id="4724"/>
      <w:bookmarkEnd w:id="4725"/>
      <w:bookmarkEnd w:id="4726"/>
      <w:bookmarkEnd w:id="4727"/>
      <w:bookmarkEnd w:id="4728"/>
      <w:bookmarkEnd w:id="4729"/>
      <w:bookmarkEnd w:id="4730"/>
      <w:bookmarkEnd w:id="4731"/>
      <w:bookmarkEnd w:id="4732"/>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6A267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B9FB823">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4F9AFE96">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74D3F580">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136D0F53">
            <w:pPr>
              <w:pStyle w:val="125"/>
              <w:rPr>
                <w:rFonts w:ascii="Times New Roman" w:hAnsi="Times New Roman"/>
                <w:color w:val="000000"/>
                <w:sz w:val="18"/>
                <w:szCs w:val="18"/>
              </w:rPr>
            </w:pPr>
            <w:r>
              <w:rPr>
                <w:rFonts w:ascii="Times New Roman" w:hAnsi="Times New Roman"/>
                <w:color w:val="000000"/>
                <w:sz w:val="18"/>
                <w:szCs w:val="18"/>
              </w:rPr>
              <w:t>描述</w:t>
            </w:r>
          </w:p>
        </w:tc>
      </w:tr>
      <w:tr w14:paraId="13CEE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B8C94F7">
            <w:pPr>
              <w:pStyle w:val="125"/>
              <w:rPr>
                <w:rFonts w:ascii="Times New Roman" w:hAnsi="Times New Roman"/>
                <w:color w:val="000000"/>
                <w:sz w:val="18"/>
                <w:szCs w:val="18"/>
              </w:rPr>
            </w:pPr>
            <w:r>
              <w:rPr>
                <w:rFonts w:ascii="Times New Roman" w:hAnsi="Times New Roman"/>
                <w:color w:val="000000"/>
                <w:sz w:val="18"/>
                <w:szCs w:val="18"/>
              </w:rPr>
              <w:t>表项总数</w:t>
            </w:r>
          </w:p>
        </w:tc>
        <w:tc>
          <w:tcPr>
            <w:tcW w:w="1560" w:type="dxa"/>
            <w:tcBorders>
              <w:right w:val="single" w:color="auto" w:sz="4" w:space="0"/>
            </w:tcBorders>
            <w:vAlign w:val="center"/>
          </w:tcPr>
          <w:p w14:paraId="3286963C">
            <w:pPr>
              <w:pStyle w:val="125"/>
              <w:rPr>
                <w:rFonts w:ascii="Times New Roman" w:hAnsi="Times New Roman"/>
                <w:color w:val="000000"/>
                <w:sz w:val="18"/>
                <w:szCs w:val="18"/>
              </w:rPr>
            </w:pPr>
            <w:r>
              <w:rPr>
                <w:rFonts w:ascii="Times New Roman" w:hAnsi="Times New Roman"/>
                <w:color w:val="000000"/>
                <w:sz w:val="18"/>
                <w:szCs w:val="18"/>
              </w:rPr>
              <w:t>1字节数量</w:t>
            </w:r>
          </w:p>
        </w:tc>
        <w:tc>
          <w:tcPr>
            <w:tcW w:w="1417" w:type="dxa"/>
            <w:tcBorders>
              <w:left w:val="single" w:color="auto" w:sz="4" w:space="0"/>
            </w:tcBorders>
            <w:vAlign w:val="center"/>
          </w:tcPr>
          <w:p w14:paraId="07347C19">
            <w:pPr>
              <w:pStyle w:val="125"/>
              <w:rPr>
                <w:rFonts w:ascii="Times New Roman" w:hAnsi="Times New Roman"/>
                <w:color w:val="000000"/>
                <w:sz w:val="18"/>
                <w:szCs w:val="18"/>
              </w:rPr>
            </w:pPr>
            <w:r>
              <w:rPr>
                <w:rFonts w:ascii="Times New Roman" w:hAnsi="Times New Roman"/>
                <w:color w:val="000000"/>
                <w:sz w:val="18"/>
                <w:szCs w:val="18"/>
              </w:rPr>
              <w:t>1</w:t>
            </w:r>
            <w:r>
              <w:rPr>
                <w:rFonts w:hint="eastAsia" w:ascii="Times New Roman" w:hAnsi="Times New Roman"/>
                <w:color w:val="000000"/>
                <w:sz w:val="18"/>
                <w:szCs w:val="18"/>
              </w:rPr>
              <w:t>-</w:t>
            </w:r>
            <w:r>
              <w:rPr>
                <w:rFonts w:ascii="Times New Roman" w:hAnsi="Times New Roman"/>
                <w:color w:val="000000"/>
                <w:sz w:val="18"/>
                <w:szCs w:val="18"/>
              </w:rPr>
              <w:t>16</w:t>
            </w:r>
          </w:p>
        </w:tc>
        <w:tc>
          <w:tcPr>
            <w:tcW w:w="2835" w:type="dxa"/>
            <w:vAlign w:val="center"/>
          </w:tcPr>
          <w:p w14:paraId="711173C0">
            <w:pPr>
              <w:pStyle w:val="125"/>
              <w:rPr>
                <w:rFonts w:ascii="Times New Roman" w:hAnsi="Times New Roman"/>
                <w:color w:val="000000"/>
                <w:sz w:val="18"/>
                <w:szCs w:val="18"/>
              </w:rPr>
            </w:pPr>
            <w:r>
              <w:rPr>
                <w:rFonts w:ascii="Times New Roman" w:hAnsi="Times New Roman"/>
                <w:color w:val="000000"/>
                <w:sz w:val="18"/>
                <w:szCs w:val="18"/>
              </w:rPr>
              <w:t>邻居网络信息表项总数。</w:t>
            </w:r>
          </w:p>
        </w:tc>
      </w:tr>
      <w:tr w14:paraId="2B909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995BFF0">
            <w:pPr>
              <w:pStyle w:val="125"/>
              <w:rPr>
                <w:rFonts w:ascii="Times New Roman" w:hAnsi="Times New Roman"/>
                <w:color w:val="000000"/>
                <w:sz w:val="18"/>
                <w:szCs w:val="18"/>
              </w:rPr>
            </w:pPr>
            <w:r>
              <w:rPr>
                <w:rFonts w:ascii="Times New Roman" w:hAnsi="Times New Roman"/>
                <w:color w:val="000000"/>
                <w:sz w:val="18"/>
                <w:szCs w:val="18"/>
              </w:rPr>
              <w:t>邻居网络信息</w:t>
            </w:r>
          </w:p>
        </w:tc>
        <w:tc>
          <w:tcPr>
            <w:tcW w:w="1560" w:type="dxa"/>
            <w:tcBorders>
              <w:right w:val="single" w:color="auto" w:sz="4" w:space="0"/>
            </w:tcBorders>
            <w:vAlign w:val="center"/>
          </w:tcPr>
          <w:p w14:paraId="31EAA05C">
            <w:pPr>
              <w:pStyle w:val="125"/>
              <w:rPr>
                <w:rFonts w:ascii="Times New Roman" w:hAnsi="Times New Roman"/>
                <w:color w:val="000000"/>
                <w:sz w:val="18"/>
                <w:szCs w:val="18"/>
              </w:rPr>
            </w:pPr>
            <w:r>
              <w:rPr>
                <w:rFonts w:ascii="Times New Roman" w:hAnsi="Times New Roman"/>
                <w:color w:val="000000"/>
                <w:sz w:val="18"/>
                <w:szCs w:val="18"/>
              </w:rPr>
              <w:t>可变长字节流</w:t>
            </w:r>
          </w:p>
        </w:tc>
        <w:tc>
          <w:tcPr>
            <w:tcW w:w="1417" w:type="dxa"/>
            <w:tcBorders>
              <w:left w:val="single" w:color="auto" w:sz="4" w:space="0"/>
            </w:tcBorders>
            <w:vAlign w:val="center"/>
          </w:tcPr>
          <w:p w14:paraId="225CB702">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585CAA46">
            <w:pPr>
              <w:pStyle w:val="125"/>
              <w:rPr>
                <w:rFonts w:ascii="Times New Roman" w:hAnsi="Times New Roman"/>
                <w:color w:val="000000"/>
                <w:sz w:val="18"/>
                <w:szCs w:val="18"/>
              </w:rPr>
            </w:pPr>
            <w:r>
              <w:rPr>
                <w:rFonts w:ascii="Times New Roman" w:hAnsi="Times New Roman"/>
                <w:color w:val="000000"/>
                <w:sz w:val="18"/>
                <w:szCs w:val="18"/>
              </w:rPr>
              <w:t>邻居网络单个表项的信息。</w:t>
            </w:r>
          </w:p>
          <w:p w14:paraId="7DA5BD29">
            <w:pPr>
              <w:pStyle w:val="125"/>
              <w:rPr>
                <w:rFonts w:ascii="Times New Roman" w:hAnsi="Times New Roman"/>
                <w:color w:val="000000"/>
                <w:sz w:val="18"/>
                <w:szCs w:val="18"/>
              </w:rPr>
            </w:pPr>
            <w:r>
              <w:rPr>
                <w:rFonts w:ascii="Times New Roman" w:hAnsi="Times New Roman"/>
                <w:color w:val="000000"/>
                <w:sz w:val="18"/>
                <w:szCs w:val="18"/>
              </w:rPr>
              <w:t>数据总大小，由表项总数 * 单个表项大小。</w:t>
            </w:r>
          </w:p>
          <w:p w14:paraId="7C9FD1C9">
            <w:pPr>
              <w:pStyle w:val="125"/>
              <w:rPr>
                <w:rFonts w:ascii="Times New Roman" w:hAnsi="Times New Roman"/>
                <w:color w:val="000000"/>
                <w:sz w:val="18"/>
                <w:szCs w:val="18"/>
              </w:rPr>
            </w:pPr>
            <w:r>
              <w:rPr>
                <w:rFonts w:ascii="Times New Roman" w:hAnsi="Times New Roman"/>
                <w:color w:val="000000"/>
                <w:sz w:val="18"/>
                <w:szCs w:val="18"/>
              </w:rPr>
              <w:t>单个表项的数据大小请参照</w:t>
            </w:r>
            <w:r>
              <w:rPr>
                <w:rFonts w:ascii="Times New Roman" w:hAnsi="Times New Roman"/>
                <w:color w:val="000000"/>
                <w:sz w:val="18"/>
                <w:szCs w:val="18"/>
              </w:rPr>
              <w:fldChar w:fldCharType="begin"/>
            </w:r>
            <w:r>
              <w:rPr>
                <w:rFonts w:ascii="Times New Roman" w:hAnsi="Times New Roman"/>
                <w:color w:val="000000"/>
                <w:sz w:val="18"/>
                <w:szCs w:val="18"/>
              </w:rPr>
              <w:instrText xml:space="preserve"> REF _Ref56778776 \h  \* MERGEFORMAT </w:instrText>
            </w:r>
            <w:r>
              <w:rPr>
                <w:rFonts w:ascii="Times New Roman" w:hAnsi="Times New Roman"/>
                <w:color w:val="000000"/>
                <w:sz w:val="18"/>
                <w:szCs w:val="18"/>
              </w:rPr>
              <w:fldChar w:fldCharType="separate"/>
            </w:r>
            <w:r>
              <w:rPr>
                <w:rFonts w:ascii="Times New Roman" w:hAnsi="Times New Roman"/>
                <w:color w:val="000000"/>
                <w:sz w:val="18"/>
                <w:szCs w:val="18"/>
              </w:rPr>
              <w:t xml:space="preserve">表 </w:t>
            </w:r>
            <w:r>
              <w:rPr>
                <w:rFonts w:ascii="Times New Roman" w:hAnsi="Times New Roman"/>
                <w:color w:val="000000"/>
                <w:sz w:val="18"/>
                <w:szCs w:val="18"/>
              </w:rPr>
              <w:fldChar w:fldCharType="end"/>
            </w:r>
            <w:r>
              <w:rPr>
                <w:rFonts w:ascii="Times New Roman" w:hAnsi="Times New Roman"/>
                <w:color w:val="000000"/>
                <w:sz w:val="18"/>
                <w:szCs w:val="18"/>
              </w:rPr>
              <w:t>“邻居网络单个表项信息”</w:t>
            </w:r>
          </w:p>
        </w:tc>
      </w:tr>
    </w:tbl>
    <w:p w14:paraId="1EE0660B">
      <w:bookmarkStart w:id="4733" w:name="_Ref399144746"/>
      <w:bookmarkStart w:id="4734" w:name="_Toc403570699"/>
      <w:bookmarkStart w:id="4735" w:name="_Toc399757692"/>
      <w:bookmarkStart w:id="4736" w:name="_Toc399229466"/>
      <w:bookmarkStart w:id="4737" w:name="_Toc399259662"/>
      <w:bookmarkStart w:id="4738" w:name="_Toc405477006"/>
      <w:bookmarkStart w:id="4739" w:name="_Toc405022584"/>
      <w:bookmarkStart w:id="4740" w:name="_Toc402983256"/>
      <w:bookmarkStart w:id="4741" w:name="_Toc402540174"/>
      <w:bookmarkStart w:id="4742" w:name="_Toc402984188"/>
      <w:bookmarkStart w:id="4743" w:name="_Toc408860281"/>
      <w:bookmarkStart w:id="4744" w:name="_Toc402983722"/>
    </w:p>
    <w:p w14:paraId="283CDF90">
      <w:pPr>
        <w:pStyle w:val="50"/>
      </w:pPr>
      <w:r>
        <w:rPr>
          <w:rFonts w:hint="eastAsia"/>
        </w:rPr>
        <w:t>网络拓扑上报单个表项原语</w:t>
      </w:r>
      <w:r>
        <w:t>的语义如</w:t>
      </w:r>
      <w:r>
        <w:fldChar w:fldCharType="begin"/>
      </w:r>
      <w:r>
        <w:instrText xml:space="preserve"> REF _Ref74866142 \h  \* MERGEFORMAT </w:instrText>
      </w:r>
      <w:r>
        <w:fldChar w:fldCharType="separate"/>
      </w:r>
      <w:r>
        <w:t>表 201</w:t>
      </w:r>
      <w:r>
        <w:fldChar w:fldCharType="end"/>
      </w:r>
      <w:r>
        <w:t>所示</w:t>
      </w:r>
      <w:r>
        <w:rPr>
          <w:rFonts w:hint="eastAsia"/>
        </w:rPr>
        <w:t>。</w:t>
      </w:r>
    </w:p>
    <w:p w14:paraId="70BEC79D">
      <w:pPr>
        <w:pStyle w:val="10"/>
        <w:rPr>
          <w:kern w:val="0"/>
          <w:sz w:val="20"/>
        </w:rPr>
      </w:pPr>
      <w:bookmarkStart w:id="4745" w:name="_Ref56778776"/>
      <w:bookmarkStart w:id="4746" w:name="_Ref74866142"/>
      <w:r>
        <w:t xml:space="preserve">表 </w:t>
      </w:r>
      <w:bookmarkEnd w:id="4745"/>
      <w:bookmarkStart w:id="4747" w:name="_Hlk56778766"/>
      <w:r>
        <w:fldChar w:fldCharType="begin"/>
      </w:r>
      <w:r>
        <w:instrText xml:space="preserve"> SEQ 表 \* ARABIC </w:instrText>
      </w:r>
      <w:r>
        <w:fldChar w:fldCharType="separate"/>
      </w:r>
      <w:r>
        <w:t>201</w:t>
      </w:r>
      <w:r>
        <w:fldChar w:fldCharType="end"/>
      </w:r>
      <w:bookmarkEnd w:id="4746"/>
      <w:r>
        <w:rPr>
          <w:rFonts w:hint="eastAsia"/>
          <w:kern w:val="0"/>
          <w:sz w:val="20"/>
        </w:rPr>
        <w:t xml:space="preserve"> </w:t>
      </w:r>
      <w:r>
        <w:rPr>
          <w:kern w:val="0"/>
          <w:sz w:val="20"/>
        </w:rPr>
        <w:t>网络拓扑上报单个表项</w:t>
      </w:r>
      <w:bookmarkEnd w:id="4747"/>
      <w:r>
        <w:rPr>
          <w:kern w:val="0"/>
          <w:sz w:val="20"/>
        </w:rPr>
        <w:t>信息原语</w:t>
      </w:r>
      <w:bookmarkEnd w:id="4733"/>
      <w:bookmarkEnd w:id="4734"/>
      <w:bookmarkEnd w:id="4735"/>
      <w:bookmarkEnd w:id="4736"/>
      <w:bookmarkEnd w:id="4737"/>
      <w:bookmarkEnd w:id="4738"/>
      <w:bookmarkEnd w:id="4739"/>
      <w:bookmarkEnd w:id="4740"/>
      <w:bookmarkEnd w:id="4741"/>
      <w:bookmarkEnd w:id="4742"/>
      <w:bookmarkEnd w:id="4743"/>
      <w:bookmarkEnd w:id="4744"/>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394A0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316C572">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2346D954">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7E4DBAA0">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2177E6B0">
            <w:pPr>
              <w:pStyle w:val="125"/>
              <w:rPr>
                <w:rFonts w:ascii="Times New Roman" w:hAnsi="Times New Roman"/>
                <w:color w:val="000000"/>
                <w:sz w:val="18"/>
                <w:szCs w:val="18"/>
              </w:rPr>
            </w:pPr>
            <w:r>
              <w:rPr>
                <w:rFonts w:ascii="Times New Roman" w:hAnsi="Times New Roman"/>
                <w:color w:val="000000"/>
                <w:sz w:val="18"/>
                <w:szCs w:val="18"/>
              </w:rPr>
              <w:t>描述</w:t>
            </w:r>
          </w:p>
        </w:tc>
      </w:tr>
      <w:tr w14:paraId="1C4C1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785136D">
            <w:pPr>
              <w:pStyle w:val="125"/>
              <w:rPr>
                <w:rFonts w:ascii="Times New Roman" w:hAnsi="Times New Roman"/>
                <w:color w:val="000000"/>
                <w:sz w:val="18"/>
                <w:szCs w:val="18"/>
              </w:rPr>
            </w:pPr>
            <w:r>
              <w:rPr>
                <w:rFonts w:ascii="Times New Roman" w:hAnsi="Times New Roman"/>
                <w:color w:val="000000"/>
                <w:sz w:val="18"/>
                <w:szCs w:val="18"/>
              </w:rPr>
              <w:t>SNID</w:t>
            </w:r>
          </w:p>
        </w:tc>
        <w:tc>
          <w:tcPr>
            <w:tcW w:w="1560" w:type="dxa"/>
            <w:tcBorders>
              <w:right w:val="single" w:color="auto" w:sz="4" w:space="0"/>
            </w:tcBorders>
            <w:vAlign w:val="center"/>
          </w:tcPr>
          <w:p w14:paraId="0A870121">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59E5AD28">
            <w:pPr>
              <w:pStyle w:val="125"/>
              <w:rPr>
                <w:rFonts w:ascii="Times New Roman" w:hAnsi="Times New Roman"/>
                <w:color w:val="000000"/>
                <w:sz w:val="18"/>
                <w:szCs w:val="18"/>
              </w:rPr>
            </w:pPr>
            <w:r>
              <w:rPr>
                <w:rFonts w:ascii="Times New Roman" w:hAnsi="Times New Roman"/>
                <w:color w:val="000000"/>
                <w:sz w:val="18"/>
                <w:szCs w:val="18"/>
              </w:rPr>
              <w:t>1</w:t>
            </w:r>
            <w:r>
              <w:rPr>
                <w:rFonts w:hint="eastAsia" w:ascii="Times New Roman" w:hAnsi="Times New Roman"/>
                <w:color w:val="000000"/>
                <w:sz w:val="18"/>
                <w:szCs w:val="18"/>
              </w:rPr>
              <w:t>-31</w:t>
            </w:r>
          </w:p>
        </w:tc>
        <w:tc>
          <w:tcPr>
            <w:tcW w:w="2835" w:type="dxa"/>
            <w:vAlign w:val="center"/>
          </w:tcPr>
          <w:p w14:paraId="30255D9C">
            <w:pPr>
              <w:pStyle w:val="125"/>
              <w:rPr>
                <w:rFonts w:ascii="Times New Roman" w:hAnsi="Times New Roman"/>
                <w:color w:val="000000"/>
                <w:sz w:val="18"/>
                <w:szCs w:val="18"/>
              </w:rPr>
            </w:pPr>
            <w:r>
              <w:rPr>
                <w:rFonts w:ascii="Times New Roman" w:hAnsi="Times New Roman"/>
                <w:color w:val="000000"/>
                <w:sz w:val="18"/>
                <w:szCs w:val="18"/>
              </w:rPr>
              <w:t>邻居网络的短网络标识</w:t>
            </w:r>
          </w:p>
        </w:tc>
      </w:tr>
      <w:tr w14:paraId="328D2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5F2EB55">
            <w:pPr>
              <w:pStyle w:val="125"/>
              <w:rPr>
                <w:rFonts w:ascii="Times New Roman" w:hAnsi="Times New Roman"/>
                <w:color w:val="000000"/>
                <w:sz w:val="18"/>
                <w:szCs w:val="18"/>
              </w:rPr>
            </w:pPr>
            <w:r>
              <w:rPr>
                <w:rFonts w:ascii="Times New Roman" w:hAnsi="Times New Roman"/>
                <w:color w:val="000000"/>
                <w:sz w:val="18"/>
                <w:szCs w:val="18"/>
              </w:rPr>
              <w:t>单通标志</w:t>
            </w:r>
          </w:p>
        </w:tc>
        <w:tc>
          <w:tcPr>
            <w:tcW w:w="1560" w:type="dxa"/>
            <w:tcBorders>
              <w:right w:val="single" w:color="auto" w:sz="4" w:space="0"/>
            </w:tcBorders>
            <w:vAlign w:val="center"/>
          </w:tcPr>
          <w:p w14:paraId="4C6E7F91">
            <w:pPr>
              <w:pStyle w:val="125"/>
              <w:rPr>
                <w:rFonts w:ascii="Times New Roman" w:hAnsi="Times New Roman"/>
                <w:color w:val="000000"/>
                <w:sz w:val="18"/>
                <w:szCs w:val="18"/>
              </w:rPr>
            </w:pPr>
            <w:r>
              <w:rPr>
                <w:rFonts w:ascii="Times New Roman" w:hAnsi="Times New Roman"/>
                <w:color w:val="000000"/>
                <w:sz w:val="18"/>
                <w:szCs w:val="18"/>
              </w:rPr>
              <w:t>布尔</w:t>
            </w:r>
          </w:p>
        </w:tc>
        <w:tc>
          <w:tcPr>
            <w:tcW w:w="1417" w:type="dxa"/>
            <w:tcBorders>
              <w:left w:val="single" w:color="auto" w:sz="4" w:space="0"/>
            </w:tcBorders>
            <w:vAlign w:val="center"/>
          </w:tcPr>
          <w:p w14:paraId="57721B02">
            <w:pPr>
              <w:pStyle w:val="125"/>
              <w:rPr>
                <w:rFonts w:ascii="Times New Roman" w:hAnsi="Times New Roman"/>
                <w:color w:val="000000"/>
                <w:sz w:val="18"/>
                <w:szCs w:val="18"/>
              </w:rPr>
            </w:pPr>
            <w:r>
              <w:rPr>
                <w:rFonts w:ascii="Times New Roman" w:hAnsi="Times New Roman"/>
                <w:color w:val="000000"/>
                <w:sz w:val="18"/>
                <w:szCs w:val="18"/>
              </w:rPr>
              <w:t>0或者1</w:t>
            </w:r>
          </w:p>
        </w:tc>
        <w:tc>
          <w:tcPr>
            <w:tcW w:w="2835" w:type="dxa"/>
            <w:vAlign w:val="center"/>
          </w:tcPr>
          <w:p w14:paraId="798EDDE0">
            <w:pPr>
              <w:pStyle w:val="125"/>
              <w:rPr>
                <w:rFonts w:ascii="Times New Roman" w:hAnsi="Times New Roman"/>
                <w:color w:val="000000"/>
                <w:sz w:val="18"/>
                <w:szCs w:val="18"/>
              </w:rPr>
            </w:pPr>
            <w:r>
              <w:rPr>
                <w:rFonts w:ascii="Times New Roman" w:hAnsi="Times New Roman"/>
                <w:color w:val="000000"/>
                <w:sz w:val="18"/>
                <w:szCs w:val="18"/>
              </w:rPr>
              <w:t>与本网络是否为单通。</w:t>
            </w:r>
          </w:p>
          <w:p w14:paraId="6975BC9D">
            <w:pPr>
              <w:pStyle w:val="125"/>
              <w:rPr>
                <w:rFonts w:ascii="Times New Roman" w:hAnsi="Times New Roman"/>
                <w:color w:val="000000"/>
                <w:sz w:val="18"/>
                <w:szCs w:val="18"/>
              </w:rPr>
            </w:pPr>
            <w:r>
              <w:rPr>
                <w:rFonts w:ascii="Times New Roman" w:hAnsi="Times New Roman"/>
                <w:color w:val="000000"/>
                <w:sz w:val="18"/>
                <w:szCs w:val="18"/>
              </w:rPr>
              <w:t>1为单通</w:t>
            </w:r>
          </w:p>
          <w:p w14:paraId="150F1DCA">
            <w:pPr>
              <w:pStyle w:val="125"/>
              <w:rPr>
                <w:rFonts w:ascii="Times New Roman" w:hAnsi="Times New Roman"/>
                <w:color w:val="000000"/>
                <w:sz w:val="18"/>
                <w:szCs w:val="18"/>
              </w:rPr>
            </w:pPr>
            <w:r>
              <w:rPr>
                <w:rFonts w:ascii="Times New Roman" w:hAnsi="Times New Roman"/>
                <w:color w:val="000000"/>
                <w:sz w:val="18"/>
                <w:szCs w:val="18"/>
              </w:rPr>
              <w:t>0为双通</w:t>
            </w:r>
          </w:p>
        </w:tc>
      </w:tr>
      <w:tr w14:paraId="7CC4C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E9B29B0">
            <w:pPr>
              <w:pStyle w:val="125"/>
              <w:rPr>
                <w:rFonts w:ascii="Times New Roman" w:hAnsi="Times New Roman"/>
                <w:color w:val="000000"/>
                <w:sz w:val="18"/>
                <w:szCs w:val="18"/>
              </w:rPr>
            </w:pPr>
            <w:r>
              <w:rPr>
                <w:rFonts w:ascii="Times New Roman" w:hAnsi="Times New Roman"/>
                <w:color w:val="000000"/>
                <w:sz w:val="18"/>
                <w:szCs w:val="18"/>
              </w:rPr>
              <w:t>占用带宽</w:t>
            </w:r>
          </w:p>
        </w:tc>
        <w:tc>
          <w:tcPr>
            <w:tcW w:w="1560" w:type="dxa"/>
            <w:tcBorders>
              <w:right w:val="single" w:color="auto" w:sz="4" w:space="0"/>
            </w:tcBorders>
            <w:vAlign w:val="center"/>
          </w:tcPr>
          <w:p w14:paraId="65EEBDCF">
            <w:pPr>
              <w:pStyle w:val="125"/>
              <w:rPr>
                <w:rFonts w:ascii="Times New Roman" w:hAnsi="Times New Roman"/>
                <w:color w:val="000000"/>
                <w:sz w:val="18"/>
                <w:szCs w:val="18"/>
              </w:rPr>
            </w:pPr>
            <w:r>
              <w:rPr>
                <w:rFonts w:ascii="Times New Roman" w:hAnsi="Times New Roman"/>
                <w:color w:val="000000"/>
                <w:sz w:val="18"/>
                <w:szCs w:val="18"/>
              </w:rPr>
              <w:t>4字节</w:t>
            </w:r>
          </w:p>
        </w:tc>
        <w:tc>
          <w:tcPr>
            <w:tcW w:w="1417" w:type="dxa"/>
            <w:tcBorders>
              <w:left w:val="single" w:color="auto" w:sz="4" w:space="0"/>
            </w:tcBorders>
            <w:vAlign w:val="center"/>
          </w:tcPr>
          <w:p w14:paraId="67331078">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2148A306">
            <w:pPr>
              <w:pStyle w:val="125"/>
              <w:rPr>
                <w:rFonts w:ascii="Times New Roman" w:hAnsi="Times New Roman"/>
                <w:color w:val="000000"/>
                <w:sz w:val="18"/>
                <w:szCs w:val="18"/>
              </w:rPr>
            </w:pPr>
            <w:r>
              <w:rPr>
                <w:rFonts w:ascii="Times New Roman" w:hAnsi="Times New Roman"/>
                <w:color w:val="000000"/>
                <w:sz w:val="18"/>
                <w:szCs w:val="18"/>
              </w:rPr>
              <w:t>邻居网络占用的带宽。</w:t>
            </w:r>
          </w:p>
          <w:p w14:paraId="72B5BE53">
            <w:pPr>
              <w:pStyle w:val="125"/>
              <w:rPr>
                <w:rFonts w:ascii="Times New Roman" w:hAnsi="Times New Roman"/>
                <w:color w:val="000000"/>
                <w:sz w:val="18"/>
                <w:szCs w:val="18"/>
              </w:rPr>
            </w:pPr>
            <w:r>
              <w:rPr>
                <w:rFonts w:ascii="Times New Roman" w:hAnsi="Times New Roman"/>
                <w:color w:val="000000"/>
                <w:sz w:val="18"/>
                <w:szCs w:val="18"/>
              </w:rPr>
              <w:t>单位ms。</w:t>
            </w:r>
          </w:p>
        </w:tc>
      </w:tr>
    </w:tbl>
    <w:p w14:paraId="6DF45FE1">
      <w:pPr>
        <w:pStyle w:val="50"/>
      </w:pPr>
      <w:bookmarkStart w:id="4748" w:name="_Toc408860033"/>
      <w:bookmarkStart w:id="4749" w:name="_Toc403570446"/>
    </w:p>
    <w:p w14:paraId="0BB09F88">
      <w:pPr>
        <w:pStyle w:val="67"/>
      </w:pPr>
      <w:bookmarkStart w:id="4750" w:name="_Toc19979"/>
      <w:bookmarkStart w:id="4751" w:name="_Toc9124"/>
      <w:bookmarkStart w:id="4752" w:name="_Toc22967"/>
      <w:r>
        <w:t>数据链路层处理</w:t>
      </w:r>
      <w:bookmarkEnd w:id="4748"/>
      <w:bookmarkEnd w:id="4749"/>
      <w:bookmarkEnd w:id="4750"/>
      <w:bookmarkEnd w:id="4751"/>
      <w:bookmarkEnd w:id="4752"/>
    </w:p>
    <w:p w14:paraId="6A1341FB">
      <w:pPr>
        <w:pStyle w:val="50"/>
      </w:pPr>
      <w:r>
        <w:t>数据链路层对于当前CCO中多网络有效表项，根据邻居网络查询原语的要求，使用邻居网络上报原语顺序上报。</w:t>
      </w:r>
    </w:p>
    <w:p w14:paraId="09B0B1B8">
      <w:pPr>
        <w:pStyle w:val="57"/>
        <w:ind w:left="420" w:hanging="420"/>
      </w:pPr>
      <w:bookmarkStart w:id="4753" w:name="_Toc402983008"/>
      <w:bookmarkStart w:id="4754" w:name="_Toc405476753"/>
      <w:bookmarkStart w:id="4755" w:name="_Toc9768"/>
      <w:bookmarkStart w:id="4756" w:name="_Toc403570447"/>
      <w:bookmarkStart w:id="4757" w:name="_Toc1738"/>
      <w:bookmarkStart w:id="4758" w:name="_Toc439785846"/>
      <w:bookmarkStart w:id="4759" w:name="_Toc408860034"/>
      <w:bookmarkStart w:id="4760" w:name="_Toc402983474"/>
      <w:bookmarkStart w:id="4761" w:name="_Toc399757411"/>
      <w:bookmarkStart w:id="4762" w:name="_Toc16599"/>
      <w:bookmarkStart w:id="4763" w:name="_Toc403585411"/>
      <w:bookmarkStart w:id="4764" w:name="_Toc399229160"/>
      <w:bookmarkStart w:id="4765" w:name="_Toc399259373"/>
      <w:bookmarkStart w:id="4766" w:name="_Toc402983940"/>
      <w:bookmarkStart w:id="4767" w:name="_Toc400799018"/>
      <w:r>
        <w:t>白名单查询原语</w:t>
      </w:r>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p>
    <w:p w14:paraId="367AC1F5">
      <w:pPr>
        <w:pStyle w:val="50"/>
      </w:pPr>
      <w:r>
        <w:t>应用层可以通过白名单查询原语，获取当前CCO中的白名单信息。</w:t>
      </w:r>
    </w:p>
    <w:p w14:paraId="48C39EBB">
      <w:pPr>
        <w:pStyle w:val="67"/>
      </w:pPr>
      <w:bookmarkStart w:id="4768" w:name="_Toc408860035"/>
      <w:bookmarkStart w:id="4769" w:name="_Toc27173"/>
      <w:bookmarkStart w:id="4770" w:name="_Toc399259374"/>
      <w:bookmarkStart w:id="4771" w:name="_Toc22810"/>
      <w:bookmarkStart w:id="4772" w:name="_Toc399757412"/>
      <w:bookmarkStart w:id="4773" w:name="_Toc403570448"/>
      <w:bookmarkStart w:id="4774" w:name="_Toc399229161"/>
      <w:bookmarkStart w:id="4775" w:name="_Toc2295"/>
      <w:r>
        <w:t>原语定义</w:t>
      </w:r>
      <w:bookmarkEnd w:id="4768"/>
      <w:bookmarkEnd w:id="4769"/>
      <w:bookmarkEnd w:id="4770"/>
      <w:bookmarkEnd w:id="4771"/>
      <w:bookmarkEnd w:id="4772"/>
      <w:bookmarkEnd w:id="4773"/>
      <w:bookmarkEnd w:id="4774"/>
      <w:bookmarkEnd w:id="4775"/>
    </w:p>
    <w:p w14:paraId="60B04F99">
      <w:pPr>
        <w:pStyle w:val="50"/>
      </w:pPr>
      <w:r>
        <w:t>白名单查询原语的语义如</w:t>
      </w:r>
      <w:r>
        <w:fldChar w:fldCharType="begin"/>
      </w:r>
      <w:r>
        <w:instrText xml:space="preserve"> REF _Ref74866152 \h  \* MERGEFORMAT </w:instrText>
      </w:r>
      <w:r>
        <w:fldChar w:fldCharType="separate"/>
      </w:r>
      <w:r>
        <w:rPr>
          <w:rStyle w:val="68"/>
        </w:rPr>
        <w:t>表 202</w:t>
      </w:r>
      <w:r>
        <w:fldChar w:fldCharType="end"/>
      </w:r>
      <w:r>
        <w:t>所示</w:t>
      </w:r>
      <w:r>
        <w:rPr>
          <w:rFonts w:hint="eastAsia"/>
        </w:rPr>
        <w:t>。</w:t>
      </w:r>
    </w:p>
    <w:p w14:paraId="7B08F6DC">
      <w:pPr>
        <w:pStyle w:val="10"/>
        <w:rPr>
          <w:kern w:val="0"/>
          <w:sz w:val="20"/>
        </w:rPr>
      </w:pPr>
      <w:bookmarkStart w:id="4776" w:name="_Ref56778841"/>
      <w:bookmarkStart w:id="4777" w:name="_Ref74866152"/>
      <w:bookmarkStart w:id="4778" w:name="_Toc402983257"/>
      <w:bookmarkStart w:id="4779" w:name="_Toc402984189"/>
      <w:bookmarkStart w:id="4780" w:name="_Toc399259663"/>
      <w:bookmarkStart w:id="4781" w:name="_Ref399144781"/>
      <w:bookmarkStart w:id="4782" w:name="_Toc405477007"/>
      <w:bookmarkStart w:id="4783" w:name="_Toc399229467"/>
      <w:bookmarkStart w:id="4784" w:name="_Toc408860282"/>
      <w:bookmarkStart w:id="4785" w:name="_Toc402983723"/>
      <w:bookmarkStart w:id="4786" w:name="_Toc403570700"/>
      <w:bookmarkStart w:id="4787" w:name="_Toc399757693"/>
      <w:bookmarkStart w:id="4788" w:name="_Toc402540175"/>
      <w:bookmarkStart w:id="4789" w:name="_Toc405022585"/>
      <w:r>
        <w:rPr>
          <w:rStyle w:val="68"/>
        </w:rPr>
        <w:t xml:space="preserve">表 </w:t>
      </w:r>
      <w:bookmarkEnd w:id="4776"/>
      <w:r>
        <w:rPr>
          <w:rStyle w:val="68"/>
        </w:rPr>
        <w:fldChar w:fldCharType="begin"/>
      </w:r>
      <w:r>
        <w:rPr>
          <w:rStyle w:val="68"/>
        </w:rPr>
        <w:instrText xml:space="preserve"> SEQ 表 \* ARABIC </w:instrText>
      </w:r>
      <w:r>
        <w:rPr>
          <w:rStyle w:val="68"/>
        </w:rPr>
        <w:fldChar w:fldCharType="separate"/>
      </w:r>
      <w:r>
        <w:rPr>
          <w:rStyle w:val="68"/>
        </w:rPr>
        <w:t>202</w:t>
      </w:r>
      <w:r>
        <w:rPr>
          <w:rStyle w:val="68"/>
        </w:rPr>
        <w:fldChar w:fldCharType="end"/>
      </w:r>
      <w:bookmarkEnd w:id="4777"/>
      <w:r>
        <w:rPr>
          <w:rStyle w:val="68"/>
          <w:rFonts w:hint="eastAsia"/>
        </w:rPr>
        <w:t xml:space="preserve"> </w:t>
      </w:r>
      <w:r>
        <w:rPr>
          <w:rStyle w:val="68"/>
        </w:rPr>
        <w:t>白名单查询</w:t>
      </w:r>
      <w:r>
        <w:rPr>
          <w:kern w:val="0"/>
          <w:sz w:val="20"/>
        </w:rPr>
        <w:t>原语</w:t>
      </w:r>
      <w:bookmarkEnd w:id="4778"/>
      <w:bookmarkEnd w:id="4779"/>
      <w:bookmarkEnd w:id="4780"/>
      <w:bookmarkEnd w:id="4781"/>
      <w:bookmarkEnd w:id="4782"/>
      <w:bookmarkEnd w:id="4783"/>
      <w:bookmarkEnd w:id="4784"/>
      <w:bookmarkEnd w:id="4785"/>
      <w:bookmarkEnd w:id="4786"/>
      <w:bookmarkEnd w:id="4787"/>
      <w:bookmarkEnd w:id="4788"/>
      <w:bookmarkEnd w:id="478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10274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6A03A3C">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729AE653">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2093C88D">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312910A8">
            <w:pPr>
              <w:pStyle w:val="125"/>
              <w:rPr>
                <w:rFonts w:ascii="Times New Roman" w:hAnsi="Times New Roman"/>
                <w:color w:val="000000"/>
                <w:sz w:val="18"/>
                <w:szCs w:val="18"/>
              </w:rPr>
            </w:pPr>
            <w:r>
              <w:rPr>
                <w:rFonts w:ascii="Times New Roman" w:hAnsi="Times New Roman"/>
                <w:color w:val="000000"/>
                <w:sz w:val="18"/>
                <w:szCs w:val="18"/>
              </w:rPr>
              <w:t>描述</w:t>
            </w:r>
          </w:p>
        </w:tc>
      </w:tr>
      <w:tr w14:paraId="52872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D09FA67">
            <w:pPr>
              <w:pStyle w:val="125"/>
              <w:rPr>
                <w:rFonts w:ascii="Times New Roman" w:hAnsi="Times New Roman"/>
                <w:color w:val="000000"/>
                <w:sz w:val="18"/>
                <w:szCs w:val="18"/>
              </w:rPr>
            </w:pPr>
            <w:r>
              <w:rPr>
                <w:rFonts w:ascii="Times New Roman" w:hAnsi="Times New Roman"/>
                <w:color w:val="000000"/>
                <w:sz w:val="18"/>
                <w:szCs w:val="18"/>
              </w:rPr>
              <w:t>起始序列号</w:t>
            </w:r>
          </w:p>
        </w:tc>
        <w:tc>
          <w:tcPr>
            <w:tcW w:w="1560" w:type="dxa"/>
            <w:tcBorders>
              <w:right w:val="single" w:color="auto" w:sz="4" w:space="0"/>
            </w:tcBorders>
            <w:vAlign w:val="center"/>
          </w:tcPr>
          <w:p w14:paraId="4B2861DC">
            <w:pPr>
              <w:pStyle w:val="125"/>
              <w:rPr>
                <w:rFonts w:ascii="Times New Roman" w:hAnsi="Times New Roman"/>
                <w:color w:val="000000"/>
                <w:sz w:val="18"/>
                <w:szCs w:val="18"/>
              </w:rPr>
            </w:pPr>
            <w:r>
              <w:rPr>
                <w:rFonts w:ascii="Times New Roman" w:hAnsi="Times New Roman"/>
                <w:color w:val="000000"/>
                <w:sz w:val="18"/>
                <w:szCs w:val="18"/>
              </w:rPr>
              <w:t>2字节序号</w:t>
            </w:r>
          </w:p>
        </w:tc>
        <w:tc>
          <w:tcPr>
            <w:tcW w:w="1417" w:type="dxa"/>
            <w:tcBorders>
              <w:left w:val="single" w:color="auto" w:sz="4" w:space="0"/>
            </w:tcBorders>
            <w:vAlign w:val="center"/>
          </w:tcPr>
          <w:p w14:paraId="26264F86">
            <w:pPr>
              <w:pStyle w:val="125"/>
              <w:rPr>
                <w:rFonts w:ascii="Times New Roman" w:hAnsi="Times New Roman"/>
                <w:color w:val="000000"/>
                <w:sz w:val="18"/>
                <w:szCs w:val="18"/>
              </w:rPr>
            </w:pPr>
            <w:r>
              <w:rPr>
                <w:rFonts w:ascii="Times New Roman" w:hAnsi="Times New Roman"/>
                <w:color w:val="000000"/>
                <w:sz w:val="18"/>
                <w:szCs w:val="18"/>
              </w:rPr>
              <w:t>1</w:t>
            </w:r>
            <w:r>
              <w:rPr>
                <w:rFonts w:hint="eastAsia" w:ascii="Times New Roman" w:hAnsi="Times New Roman"/>
                <w:color w:val="000000"/>
                <w:sz w:val="18"/>
                <w:szCs w:val="18"/>
              </w:rPr>
              <w:t>-</w:t>
            </w:r>
            <w:r>
              <w:rPr>
                <w:rFonts w:ascii="Times New Roman" w:hAnsi="Times New Roman"/>
                <w:color w:val="000000"/>
                <w:sz w:val="18"/>
                <w:szCs w:val="18"/>
              </w:rPr>
              <w:t>1024</w:t>
            </w:r>
          </w:p>
        </w:tc>
        <w:tc>
          <w:tcPr>
            <w:tcW w:w="2835" w:type="dxa"/>
            <w:vAlign w:val="center"/>
          </w:tcPr>
          <w:p w14:paraId="3207EF5A">
            <w:pPr>
              <w:pStyle w:val="125"/>
              <w:rPr>
                <w:rFonts w:ascii="Times New Roman" w:hAnsi="Times New Roman"/>
                <w:color w:val="000000"/>
                <w:sz w:val="18"/>
                <w:szCs w:val="18"/>
              </w:rPr>
            </w:pPr>
            <w:r>
              <w:rPr>
                <w:rFonts w:ascii="Times New Roman" w:hAnsi="Times New Roman"/>
                <w:color w:val="000000"/>
                <w:sz w:val="18"/>
                <w:szCs w:val="18"/>
              </w:rPr>
              <w:t>请求有效白名单表项的起始序列号</w:t>
            </w:r>
          </w:p>
        </w:tc>
      </w:tr>
      <w:tr w14:paraId="7BDE7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2B0896D">
            <w:pPr>
              <w:pStyle w:val="125"/>
              <w:rPr>
                <w:rFonts w:ascii="Times New Roman" w:hAnsi="Times New Roman"/>
                <w:color w:val="000000"/>
                <w:sz w:val="18"/>
                <w:szCs w:val="18"/>
              </w:rPr>
            </w:pPr>
            <w:r>
              <w:rPr>
                <w:rFonts w:ascii="Times New Roman" w:hAnsi="Times New Roman"/>
                <w:color w:val="000000"/>
                <w:sz w:val="18"/>
                <w:szCs w:val="18"/>
              </w:rPr>
              <w:t>请求表项数量</w:t>
            </w:r>
          </w:p>
        </w:tc>
        <w:tc>
          <w:tcPr>
            <w:tcW w:w="1560" w:type="dxa"/>
            <w:tcBorders>
              <w:right w:val="single" w:color="auto" w:sz="4" w:space="0"/>
            </w:tcBorders>
            <w:vAlign w:val="center"/>
          </w:tcPr>
          <w:p w14:paraId="51BF9288">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417" w:type="dxa"/>
            <w:tcBorders>
              <w:left w:val="single" w:color="auto" w:sz="4" w:space="0"/>
            </w:tcBorders>
            <w:vAlign w:val="center"/>
          </w:tcPr>
          <w:p w14:paraId="31C047F4">
            <w:pPr>
              <w:pStyle w:val="125"/>
              <w:rPr>
                <w:rFonts w:ascii="Times New Roman" w:hAnsi="Times New Roman"/>
                <w:color w:val="000000"/>
                <w:sz w:val="18"/>
                <w:szCs w:val="18"/>
              </w:rPr>
            </w:pPr>
            <w:r>
              <w:rPr>
                <w:rFonts w:ascii="Times New Roman" w:hAnsi="Times New Roman"/>
                <w:color w:val="000000"/>
                <w:sz w:val="18"/>
                <w:szCs w:val="18"/>
              </w:rPr>
              <w:t>1</w:t>
            </w:r>
            <w:r>
              <w:rPr>
                <w:rFonts w:hint="eastAsia" w:ascii="Times New Roman" w:hAnsi="Times New Roman"/>
                <w:color w:val="000000"/>
                <w:sz w:val="18"/>
                <w:szCs w:val="18"/>
              </w:rPr>
              <w:t>-</w:t>
            </w:r>
            <w:r>
              <w:rPr>
                <w:rFonts w:ascii="Times New Roman" w:hAnsi="Times New Roman"/>
                <w:color w:val="000000"/>
                <w:sz w:val="18"/>
                <w:szCs w:val="18"/>
              </w:rPr>
              <w:t>1024</w:t>
            </w:r>
          </w:p>
        </w:tc>
        <w:tc>
          <w:tcPr>
            <w:tcW w:w="2835" w:type="dxa"/>
            <w:vAlign w:val="center"/>
          </w:tcPr>
          <w:p w14:paraId="42DA325C">
            <w:pPr>
              <w:pStyle w:val="125"/>
              <w:rPr>
                <w:rFonts w:ascii="Times New Roman" w:hAnsi="Times New Roman"/>
                <w:color w:val="000000"/>
                <w:sz w:val="18"/>
                <w:szCs w:val="18"/>
              </w:rPr>
            </w:pPr>
            <w:r>
              <w:rPr>
                <w:rFonts w:ascii="Times New Roman" w:hAnsi="Times New Roman"/>
                <w:color w:val="000000"/>
                <w:sz w:val="18"/>
                <w:szCs w:val="18"/>
              </w:rPr>
              <w:t>本次请求的有效表项数量</w:t>
            </w:r>
          </w:p>
        </w:tc>
      </w:tr>
    </w:tbl>
    <w:p w14:paraId="47B744F5">
      <w:pPr>
        <w:pStyle w:val="50"/>
      </w:pPr>
      <w:bookmarkStart w:id="4790" w:name="_Toc408860036"/>
      <w:bookmarkStart w:id="4791" w:name="_Toc399259375"/>
      <w:bookmarkStart w:id="4792" w:name="_Toc399757413"/>
      <w:bookmarkStart w:id="4793" w:name="_Toc403570449"/>
      <w:bookmarkStart w:id="4794" w:name="_Toc399229162"/>
    </w:p>
    <w:p w14:paraId="5817507D">
      <w:pPr>
        <w:pStyle w:val="67"/>
      </w:pPr>
      <w:bookmarkStart w:id="4795" w:name="_Toc14464"/>
      <w:bookmarkStart w:id="4796" w:name="_Toc22811"/>
      <w:bookmarkStart w:id="4797" w:name="_Toc11119"/>
      <w:r>
        <w:t>数据链路层处理</w:t>
      </w:r>
      <w:bookmarkEnd w:id="4790"/>
      <w:bookmarkEnd w:id="4791"/>
      <w:bookmarkEnd w:id="4792"/>
      <w:bookmarkEnd w:id="4793"/>
      <w:bookmarkEnd w:id="4794"/>
      <w:bookmarkEnd w:id="4795"/>
      <w:bookmarkEnd w:id="4796"/>
      <w:bookmarkEnd w:id="4797"/>
    </w:p>
    <w:p w14:paraId="5748EF07">
      <w:pPr>
        <w:pStyle w:val="50"/>
      </w:pPr>
      <w:r>
        <w:t>数据链路层对于当前CCO中有效的白名单表项，根据白名单查询原语的要求，使用白名单上报原语顺序上报。</w:t>
      </w:r>
    </w:p>
    <w:p w14:paraId="13C071DE">
      <w:pPr>
        <w:pStyle w:val="57"/>
        <w:ind w:left="420" w:hanging="420"/>
      </w:pPr>
      <w:bookmarkStart w:id="4798" w:name="_Toc399757414"/>
      <w:bookmarkStart w:id="4799" w:name="_Toc403585412"/>
      <w:bookmarkStart w:id="4800" w:name="_Toc399229163"/>
      <w:bookmarkStart w:id="4801" w:name="_Toc402983009"/>
      <w:bookmarkStart w:id="4802" w:name="_Toc405476754"/>
      <w:bookmarkStart w:id="4803" w:name="_Toc25346"/>
      <w:bookmarkStart w:id="4804" w:name="_Toc408860037"/>
      <w:bookmarkStart w:id="4805" w:name="_Toc31100"/>
      <w:bookmarkStart w:id="4806" w:name="_Toc439785847"/>
      <w:bookmarkStart w:id="4807" w:name="_Toc402983475"/>
      <w:bookmarkStart w:id="4808" w:name="_Toc403570450"/>
      <w:bookmarkStart w:id="4809" w:name="_Toc402983941"/>
      <w:bookmarkStart w:id="4810" w:name="_Toc400799019"/>
      <w:bookmarkStart w:id="4811" w:name="_Toc399259376"/>
      <w:bookmarkStart w:id="4812" w:name="_Toc19497"/>
      <w:r>
        <w:t>白名单上报原语</w:t>
      </w:r>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p>
    <w:p w14:paraId="31791741">
      <w:pPr>
        <w:pStyle w:val="50"/>
      </w:pPr>
      <w:r>
        <w:t>应用层通过白名单查询原语CCO的白名单信息时，数据链路层通过白名单上报原语上报CCO的白名单信息。</w:t>
      </w:r>
    </w:p>
    <w:p w14:paraId="0A37DDEE">
      <w:pPr>
        <w:pStyle w:val="67"/>
      </w:pPr>
      <w:bookmarkStart w:id="4813" w:name="_Toc399259377"/>
      <w:bookmarkStart w:id="4814" w:name="_Toc6968"/>
      <w:bookmarkStart w:id="4815" w:name="_Toc399757415"/>
      <w:bookmarkStart w:id="4816" w:name="_Toc8446"/>
      <w:bookmarkStart w:id="4817" w:name="_Toc399229164"/>
      <w:bookmarkStart w:id="4818" w:name="_Toc28866"/>
      <w:bookmarkStart w:id="4819" w:name="_Toc408860038"/>
      <w:bookmarkStart w:id="4820" w:name="_Toc403570451"/>
      <w:r>
        <w:t>原语定义</w:t>
      </w:r>
      <w:bookmarkEnd w:id="4813"/>
      <w:bookmarkEnd w:id="4814"/>
      <w:bookmarkEnd w:id="4815"/>
      <w:bookmarkEnd w:id="4816"/>
      <w:bookmarkEnd w:id="4817"/>
      <w:bookmarkEnd w:id="4818"/>
      <w:bookmarkEnd w:id="4819"/>
      <w:bookmarkEnd w:id="4820"/>
    </w:p>
    <w:p w14:paraId="27A87A75">
      <w:pPr>
        <w:pStyle w:val="50"/>
      </w:pPr>
      <w:r>
        <w:t>白名单上报原语的语义如</w:t>
      </w:r>
      <w:r>
        <w:fldChar w:fldCharType="begin"/>
      </w:r>
      <w:r>
        <w:instrText xml:space="preserve"> REF _Ref74866157 \h  \* MERGEFORMAT </w:instrText>
      </w:r>
      <w:r>
        <w:fldChar w:fldCharType="separate"/>
      </w:r>
      <w:r>
        <w:rPr>
          <w:rStyle w:val="68"/>
        </w:rPr>
        <w:t>表 203</w:t>
      </w:r>
      <w:r>
        <w:fldChar w:fldCharType="end"/>
      </w:r>
      <w:r>
        <w:t>所示</w:t>
      </w:r>
      <w:r>
        <w:rPr>
          <w:rFonts w:hint="eastAsia"/>
        </w:rPr>
        <w:t>。</w:t>
      </w:r>
    </w:p>
    <w:p w14:paraId="496CB086">
      <w:pPr>
        <w:pStyle w:val="10"/>
        <w:rPr>
          <w:rStyle w:val="68"/>
        </w:rPr>
      </w:pPr>
      <w:bookmarkStart w:id="4821" w:name="_Ref59521967"/>
      <w:bookmarkStart w:id="4822" w:name="_Ref74866157"/>
      <w:bookmarkStart w:id="4823" w:name="_Toc402983258"/>
      <w:bookmarkStart w:id="4824" w:name="_Toc402540176"/>
      <w:bookmarkStart w:id="4825" w:name="_Toc402983724"/>
      <w:bookmarkStart w:id="4826" w:name="_Toc408860283"/>
      <w:bookmarkStart w:id="4827" w:name="_Toc405477008"/>
      <w:bookmarkStart w:id="4828" w:name="_Toc402984190"/>
      <w:bookmarkStart w:id="4829" w:name="_Toc399259664"/>
      <w:bookmarkStart w:id="4830" w:name="_Toc399229468"/>
      <w:bookmarkStart w:id="4831" w:name="_Toc405022586"/>
      <w:bookmarkStart w:id="4832" w:name="_Toc399757694"/>
      <w:bookmarkStart w:id="4833" w:name="_Toc403570701"/>
      <w:bookmarkStart w:id="4834" w:name="_Ref399144824"/>
      <w:r>
        <w:rPr>
          <w:rStyle w:val="68"/>
        </w:rPr>
        <w:t xml:space="preserve">表 </w:t>
      </w:r>
      <w:bookmarkEnd w:id="4821"/>
      <w:r>
        <w:rPr>
          <w:rStyle w:val="68"/>
        </w:rPr>
        <w:fldChar w:fldCharType="begin"/>
      </w:r>
      <w:r>
        <w:rPr>
          <w:rStyle w:val="68"/>
        </w:rPr>
        <w:instrText xml:space="preserve"> SEQ 表 \* ARABIC </w:instrText>
      </w:r>
      <w:r>
        <w:rPr>
          <w:rStyle w:val="68"/>
        </w:rPr>
        <w:fldChar w:fldCharType="separate"/>
      </w:r>
      <w:r>
        <w:rPr>
          <w:rStyle w:val="68"/>
        </w:rPr>
        <w:t>203</w:t>
      </w:r>
      <w:r>
        <w:rPr>
          <w:rStyle w:val="68"/>
        </w:rPr>
        <w:fldChar w:fldCharType="end"/>
      </w:r>
      <w:bookmarkEnd w:id="4822"/>
      <w:r>
        <w:rPr>
          <w:rStyle w:val="68"/>
          <w:rFonts w:hint="eastAsia"/>
        </w:rPr>
        <w:t xml:space="preserve"> </w:t>
      </w:r>
      <w:r>
        <w:rPr>
          <w:rStyle w:val="68"/>
        </w:rPr>
        <w:t>白名单上报原语</w:t>
      </w:r>
      <w:bookmarkEnd w:id="4823"/>
      <w:bookmarkEnd w:id="4824"/>
      <w:bookmarkEnd w:id="4825"/>
      <w:bookmarkEnd w:id="4826"/>
      <w:bookmarkEnd w:id="4827"/>
      <w:bookmarkEnd w:id="4828"/>
      <w:bookmarkEnd w:id="4829"/>
      <w:bookmarkEnd w:id="4830"/>
      <w:bookmarkEnd w:id="4831"/>
      <w:bookmarkEnd w:id="4832"/>
      <w:bookmarkEnd w:id="4833"/>
      <w:bookmarkEnd w:id="4834"/>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294"/>
        <w:gridCol w:w="1559"/>
        <w:gridCol w:w="2959"/>
      </w:tblGrid>
      <w:tr w14:paraId="12459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586EBD8">
            <w:pPr>
              <w:pStyle w:val="125"/>
              <w:rPr>
                <w:rFonts w:ascii="Times New Roman" w:hAnsi="Times New Roman"/>
                <w:color w:val="000000"/>
                <w:sz w:val="18"/>
                <w:szCs w:val="18"/>
              </w:rPr>
            </w:pPr>
            <w:r>
              <w:rPr>
                <w:rFonts w:ascii="Times New Roman" w:hAnsi="Times New Roman"/>
                <w:color w:val="000000"/>
                <w:sz w:val="18"/>
                <w:szCs w:val="18"/>
              </w:rPr>
              <w:t>名称</w:t>
            </w:r>
          </w:p>
        </w:tc>
        <w:tc>
          <w:tcPr>
            <w:tcW w:w="1294" w:type="dxa"/>
            <w:tcBorders>
              <w:right w:val="single" w:color="auto" w:sz="4" w:space="0"/>
            </w:tcBorders>
            <w:vAlign w:val="center"/>
          </w:tcPr>
          <w:p w14:paraId="45DFB428">
            <w:pPr>
              <w:pStyle w:val="125"/>
              <w:rPr>
                <w:rFonts w:ascii="Times New Roman" w:hAnsi="Times New Roman"/>
                <w:color w:val="000000"/>
                <w:sz w:val="18"/>
                <w:szCs w:val="18"/>
              </w:rPr>
            </w:pPr>
            <w:r>
              <w:rPr>
                <w:rFonts w:ascii="Times New Roman" w:hAnsi="Times New Roman"/>
                <w:color w:val="000000"/>
                <w:sz w:val="18"/>
                <w:szCs w:val="18"/>
              </w:rPr>
              <w:t>类型</w:t>
            </w:r>
          </w:p>
        </w:tc>
        <w:tc>
          <w:tcPr>
            <w:tcW w:w="1559" w:type="dxa"/>
            <w:tcBorders>
              <w:left w:val="single" w:color="auto" w:sz="4" w:space="0"/>
            </w:tcBorders>
            <w:vAlign w:val="center"/>
          </w:tcPr>
          <w:p w14:paraId="67B0E57A">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959" w:type="dxa"/>
            <w:vAlign w:val="center"/>
          </w:tcPr>
          <w:p w14:paraId="5E88A742">
            <w:pPr>
              <w:pStyle w:val="125"/>
              <w:rPr>
                <w:rFonts w:ascii="Times New Roman" w:hAnsi="Times New Roman"/>
                <w:color w:val="000000"/>
                <w:sz w:val="18"/>
                <w:szCs w:val="18"/>
              </w:rPr>
            </w:pPr>
            <w:r>
              <w:rPr>
                <w:rFonts w:ascii="Times New Roman" w:hAnsi="Times New Roman"/>
                <w:color w:val="000000"/>
                <w:sz w:val="18"/>
                <w:szCs w:val="18"/>
              </w:rPr>
              <w:t>描述</w:t>
            </w:r>
          </w:p>
        </w:tc>
      </w:tr>
      <w:tr w14:paraId="2B2A3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825AEC7">
            <w:pPr>
              <w:pStyle w:val="125"/>
              <w:rPr>
                <w:rFonts w:ascii="Times New Roman" w:hAnsi="Times New Roman"/>
                <w:color w:val="000000"/>
                <w:sz w:val="18"/>
                <w:szCs w:val="18"/>
              </w:rPr>
            </w:pPr>
            <w:r>
              <w:rPr>
                <w:rFonts w:ascii="Times New Roman" w:hAnsi="Times New Roman"/>
                <w:color w:val="000000"/>
                <w:sz w:val="18"/>
                <w:szCs w:val="18"/>
              </w:rPr>
              <w:t>有效表项总数</w:t>
            </w:r>
          </w:p>
        </w:tc>
        <w:tc>
          <w:tcPr>
            <w:tcW w:w="1294" w:type="dxa"/>
            <w:tcBorders>
              <w:right w:val="single" w:color="auto" w:sz="4" w:space="0"/>
            </w:tcBorders>
            <w:vAlign w:val="center"/>
          </w:tcPr>
          <w:p w14:paraId="697AB576">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559" w:type="dxa"/>
            <w:tcBorders>
              <w:left w:val="single" w:color="auto" w:sz="4" w:space="0"/>
            </w:tcBorders>
            <w:vAlign w:val="center"/>
          </w:tcPr>
          <w:p w14:paraId="30E38731">
            <w:pPr>
              <w:pStyle w:val="125"/>
              <w:rPr>
                <w:rFonts w:ascii="Times New Roman" w:hAnsi="Times New Roman"/>
                <w:color w:val="000000"/>
                <w:sz w:val="18"/>
                <w:szCs w:val="18"/>
              </w:rPr>
            </w:pPr>
            <w:r>
              <w:rPr>
                <w:rFonts w:ascii="Times New Roman" w:hAnsi="Times New Roman"/>
                <w:color w:val="000000"/>
                <w:sz w:val="18"/>
                <w:szCs w:val="18"/>
              </w:rPr>
              <w:t>1 – 1024</w:t>
            </w:r>
          </w:p>
        </w:tc>
        <w:tc>
          <w:tcPr>
            <w:tcW w:w="2959" w:type="dxa"/>
            <w:vAlign w:val="center"/>
          </w:tcPr>
          <w:p w14:paraId="6343D7F3">
            <w:pPr>
              <w:pStyle w:val="125"/>
              <w:rPr>
                <w:rFonts w:ascii="Times New Roman" w:hAnsi="Times New Roman"/>
                <w:color w:val="000000"/>
                <w:sz w:val="18"/>
                <w:szCs w:val="18"/>
              </w:rPr>
            </w:pPr>
            <w:r>
              <w:rPr>
                <w:rFonts w:ascii="Times New Roman" w:hAnsi="Times New Roman"/>
                <w:color w:val="000000"/>
                <w:sz w:val="18"/>
                <w:szCs w:val="18"/>
              </w:rPr>
              <w:t>有效的白名单表项总数</w:t>
            </w:r>
          </w:p>
        </w:tc>
      </w:tr>
      <w:tr w14:paraId="6739A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31C0FF5">
            <w:pPr>
              <w:pStyle w:val="125"/>
              <w:rPr>
                <w:rFonts w:ascii="Times New Roman" w:hAnsi="Times New Roman"/>
                <w:color w:val="000000"/>
                <w:sz w:val="18"/>
                <w:szCs w:val="18"/>
              </w:rPr>
            </w:pPr>
            <w:r>
              <w:rPr>
                <w:rFonts w:ascii="Times New Roman" w:hAnsi="Times New Roman"/>
                <w:color w:val="000000"/>
                <w:sz w:val="18"/>
                <w:szCs w:val="18"/>
              </w:rPr>
              <w:t>本次上报总数</w:t>
            </w:r>
          </w:p>
        </w:tc>
        <w:tc>
          <w:tcPr>
            <w:tcW w:w="1294" w:type="dxa"/>
            <w:tcBorders>
              <w:right w:val="single" w:color="auto" w:sz="4" w:space="0"/>
            </w:tcBorders>
            <w:vAlign w:val="center"/>
          </w:tcPr>
          <w:p w14:paraId="23EF33F9">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559" w:type="dxa"/>
            <w:tcBorders>
              <w:left w:val="single" w:color="auto" w:sz="4" w:space="0"/>
            </w:tcBorders>
            <w:vAlign w:val="center"/>
          </w:tcPr>
          <w:p w14:paraId="48C2D2B2">
            <w:pPr>
              <w:pStyle w:val="125"/>
              <w:rPr>
                <w:rFonts w:ascii="Times New Roman" w:hAnsi="Times New Roman"/>
                <w:color w:val="000000"/>
                <w:sz w:val="18"/>
                <w:szCs w:val="18"/>
              </w:rPr>
            </w:pPr>
            <w:r>
              <w:rPr>
                <w:rFonts w:ascii="Times New Roman" w:hAnsi="Times New Roman"/>
                <w:color w:val="000000"/>
                <w:sz w:val="18"/>
                <w:szCs w:val="18"/>
              </w:rPr>
              <w:t>1 - 1024</w:t>
            </w:r>
          </w:p>
        </w:tc>
        <w:tc>
          <w:tcPr>
            <w:tcW w:w="2959" w:type="dxa"/>
            <w:vAlign w:val="center"/>
          </w:tcPr>
          <w:p w14:paraId="1F5ED91A">
            <w:pPr>
              <w:pStyle w:val="125"/>
              <w:rPr>
                <w:rFonts w:ascii="Times New Roman" w:hAnsi="Times New Roman"/>
                <w:color w:val="000000"/>
                <w:sz w:val="18"/>
                <w:szCs w:val="18"/>
              </w:rPr>
            </w:pPr>
            <w:r>
              <w:rPr>
                <w:rFonts w:ascii="Times New Roman" w:hAnsi="Times New Roman"/>
                <w:color w:val="000000"/>
                <w:sz w:val="18"/>
                <w:szCs w:val="18"/>
              </w:rPr>
              <w:t>本次上报的有效表项数量</w:t>
            </w:r>
          </w:p>
        </w:tc>
      </w:tr>
      <w:tr w14:paraId="12955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40FA58E">
            <w:pPr>
              <w:pStyle w:val="125"/>
              <w:rPr>
                <w:rFonts w:ascii="Times New Roman" w:hAnsi="Times New Roman"/>
                <w:color w:val="000000"/>
                <w:sz w:val="18"/>
                <w:szCs w:val="18"/>
              </w:rPr>
            </w:pPr>
            <w:r>
              <w:rPr>
                <w:rFonts w:ascii="Times New Roman" w:hAnsi="Times New Roman"/>
                <w:color w:val="000000"/>
                <w:sz w:val="18"/>
                <w:szCs w:val="18"/>
              </w:rPr>
              <w:t>上报结束标志</w:t>
            </w:r>
          </w:p>
        </w:tc>
        <w:tc>
          <w:tcPr>
            <w:tcW w:w="1294" w:type="dxa"/>
            <w:tcBorders>
              <w:right w:val="single" w:color="auto" w:sz="4" w:space="0"/>
            </w:tcBorders>
            <w:vAlign w:val="center"/>
          </w:tcPr>
          <w:p w14:paraId="0B1FF285">
            <w:pPr>
              <w:pStyle w:val="125"/>
              <w:rPr>
                <w:rFonts w:ascii="Times New Roman" w:hAnsi="Times New Roman"/>
                <w:color w:val="000000"/>
                <w:sz w:val="18"/>
                <w:szCs w:val="18"/>
              </w:rPr>
            </w:pPr>
            <w:r>
              <w:rPr>
                <w:rFonts w:ascii="Times New Roman" w:hAnsi="Times New Roman"/>
                <w:color w:val="000000"/>
                <w:sz w:val="18"/>
                <w:szCs w:val="18"/>
              </w:rPr>
              <w:t>布尔</w:t>
            </w:r>
          </w:p>
        </w:tc>
        <w:tc>
          <w:tcPr>
            <w:tcW w:w="1559" w:type="dxa"/>
            <w:tcBorders>
              <w:left w:val="single" w:color="auto" w:sz="4" w:space="0"/>
            </w:tcBorders>
            <w:vAlign w:val="center"/>
          </w:tcPr>
          <w:p w14:paraId="3FEBE607">
            <w:pPr>
              <w:pStyle w:val="125"/>
              <w:rPr>
                <w:rFonts w:ascii="Times New Roman" w:hAnsi="Times New Roman"/>
                <w:color w:val="000000"/>
                <w:sz w:val="18"/>
                <w:szCs w:val="18"/>
              </w:rPr>
            </w:pPr>
            <w:r>
              <w:rPr>
                <w:rFonts w:ascii="Times New Roman" w:hAnsi="Times New Roman"/>
                <w:color w:val="000000"/>
                <w:sz w:val="18"/>
                <w:szCs w:val="18"/>
              </w:rPr>
              <w:t>0或者1</w:t>
            </w:r>
          </w:p>
        </w:tc>
        <w:tc>
          <w:tcPr>
            <w:tcW w:w="2959" w:type="dxa"/>
            <w:vAlign w:val="center"/>
          </w:tcPr>
          <w:p w14:paraId="31BF901E">
            <w:pPr>
              <w:pStyle w:val="125"/>
              <w:rPr>
                <w:rFonts w:ascii="Times New Roman" w:hAnsi="Times New Roman"/>
                <w:color w:val="000000"/>
                <w:sz w:val="18"/>
                <w:szCs w:val="18"/>
              </w:rPr>
            </w:pPr>
            <w:r>
              <w:rPr>
                <w:rFonts w:ascii="Times New Roman" w:hAnsi="Times New Roman"/>
                <w:color w:val="000000"/>
                <w:sz w:val="18"/>
                <w:szCs w:val="18"/>
              </w:rPr>
              <w:t>全部有效表项是否上报结束。</w:t>
            </w:r>
          </w:p>
          <w:p w14:paraId="3BAF49E8">
            <w:pPr>
              <w:pStyle w:val="125"/>
              <w:rPr>
                <w:rFonts w:ascii="Times New Roman" w:hAnsi="Times New Roman"/>
                <w:color w:val="000000"/>
                <w:sz w:val="18"/>
                <w:szCs w:val="18"/>
              </w:rPr>
            </w:pPr>
            <w:r>
              <w:rPr>
                <w:rFonts w:ascii="Times New Roman" w:hAnsi="Times New Roman"/>
                <w:color w:val="000000"/>
                <w:sz w:val="18"/>
                <w:szCs w:val="18"/>
              </w:rPr>
              <w:t>1表示上报结束</w:t>
            </w:r>
          </w:p>
          <w:p w14:paraId="10637AA2">
            <w:pPr>
              <w:pStyle w:val="125"/>
              <w:rPr>
                <w:rFonts w:ascii="Times New Roman" w:hAnsi="Times New Roman"/>
                <w:color w:val="000000"/>
                <w:sz w:val="18"/>
                <w:szCs w:val="18"/>
              </w:rPr>
            </w:pPr>
            <w:r>
              <w:rPr>
                <w:rFonts w:ascii="Times New Roman" w:hAnsi="Times New Roman"/>
                <w:color w:val="000000"/>
                <w:sz w:val="18"/>
                <w:szCs w:val="18"/>
              </w:rPr>
              <w:t>0表示上报未结束</w:t>
            </w:r>
          </w:p>
        </w:tc>
      </w:tr>
      <w:tr w14:paraId="5D827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E1AA5B9">
            <w:pPr>
              <w:pStyle w:val="125"/>
              <w:rPr>
                <w:rFonts w:ascii="Times New Roman" w:hAnsi="Times New Roman"/>
                <w:color w:val="000000"/>
                <w:sz w:val="18"/>
                <w:szCs w:val="18"/>
              </w:rPr>
            </w:pPr>
            <w:r>
              <w:rPr>
                <w:rFonts w:ascii="Times New Roman" w:hAnsi="Times New Roman"/>
                <w:color w:val="000000"/>
                <w:sz w:val="18"/>
                <w:szCs w:val="18"/>
              </w:rPr>
              <w:t>MAC地址1</w:t>
            </w:r>
          </w:p>
        </w:tc>
        <w:tc>
          <w:tcPr>
            <w:tcW w:w="1294" w:type="dxa"/>
            <w:tcBorders>
              <w:right w:val="single" w:color="auto" w:sz="4" w:space="0"/>
            </w:tcBorders>
            <w:vAlign w:val="center"/>
          </w:tcPr>
          <w:p w14:paraId="4316A866">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559" w:type="dxa"/>
            <w:tcBorders>
              <w:left w:val="single" w:color="auto" w:sz="4" w:space="0"/>
            </w:tcBorders>
            <w:vAlign w:val="center"/>
          </w:tcPr>
          <w:p w14:paraId="43B2AA63">
            <w:pPr>
              <w:pStyle w:val="125"/>
              <w:rPr>
                <w:rFonts w:ascii="Times New Roman" w:hAnsi="Times New Roman"/>
                <w:color w:val="000000"/>
                <w:sz w:val="18"/>
                <w:szCs w:val="18"/>
              </w:rPr>
            </w:pPr>
            <w:r>
              <w:rPr>
                <w:rFonts w:ascii="Times New Roman" w:hAnsi="Times New Roman"/>
                <w:color w:val="000000"/>
                <w:sz w:val="18"/>
                <w:szCs w:val="18"/>
              </w:rPr>
              <w:t>-</w:t>
            </w:r>
          </w:p>
        </w:tc>
        <w:tc>
          <w:tcPr>
            <w:tcW w:w="2959" w:type="dxa"/>
            <w:vAlign w:val="center"/>
          </w:tcPr>
          <w:p w14:paraId="4785D450">
            <w:pPr>
              <w:pStyle w:val="125"/>
              <w:rPr>
                <w:rFonts w:ascii="Times New Roman" w:hAnsi="Times New Roman"/>
                <w:color w:val="000000"/>
                <w:sz w:val="18"/>
                <w:szCs w:val="18"/>
              </w:rPr>
            </w:pPr>
            <w:r>
              <w:rPr>
                <w:rFonts w:ascii="Times New Roman" w:hAnsi="Times New Roman"/>
                <w:color w:val="000000"/>
                <w:sz w:val="18"/>
                <w:szCs w:val="18"/>
              </w:rPr>
              <w:t>白名单中有效MAC地址</w:t>
            </w:r>
          </w:p>
        </w:tc>
      </w:tr>
      <w:tr w14:paraId="6EB0D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455547B">
            <w:pPr>
              <w:pStyle w:val="125"/>
              <w:rPr>
                <w:rFonts w:ascii="Times New Roman" w:hAnsi="Times New Roman"/>
                <w:color w:val="000000"/>
                <w:sz w:val="18"/>
                <w:szCs w:val="18"/>
              </w:rPr>
            </w:pPr>
            <w:r>
              <w:rPr>
                <w:rFonts w:ascii="Times New Roman" w:hAnsi="Times New Roman"/>
                <w:color w:val="000000"/>
                <w:sz w:val="18"/>
                <w:szCs w:val="18"/>
              </w:rPr>
              <w:t>MAC地址2</w:t>
            </w:r>
          </w:p>
        </w:tc>
        <w:tc>
          <w:tcPr>
            <w:tcW w:w="1294" w:type="dxa"/>
            <w:tcBorders>
              <w:right w:val="single" w:color="auto" w:sz="4" w:space="0"/>
            </w:tcBorders>
            <w:vAlign w:val="center"/>
          </w:tcPr>
          <w:p w14:paraId="50623490">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559" w:type="dxa"/>
            <w:tcBorders>
              <w:left w:val="single" w:color="auto" w:sz="4" w:space="0"/>
            </w:tcBorders>
            <w:vAlign w:val="center"/>
          </w:tcPr>
          <w:p w14:paraId="679DC779">
            <w:pPr>
              <w:pStyle w:val="125"/>
              <w:rPr>
                <w:rFonts w:ascii="Times New Roman" w:hAnsi="Times New Roman"/>
                <w:color w:val="000000"/>
                <w:sz w:val="18"/>
                <w:szCs w:val="18"/>
              </w:rPr>
            </w:pPr>
            <w:r>
              <w:rPr>
                <w:rFonts w:ascii="Times New Roman" w:hAnsi="Times New Roman"/>
                <w:color w:val="000000"/>
                <w:sz w:val="18"/>
                <w:szCs w:val="18"/>
              </w:rPr>
              <w:t>-</w:t>
            </w:r>
          </w:p>
        </w:tc>
        <w:tc>
          <w:tcPr>
            <w:tcW w:w="2959" w:type="dxa"/>
            <w:vAlign w:val="center"/>
          </w:tcPr>
          <w:p w14:paraId="25D4EF41">
            <w:pPr>
              <w:pStyle w:val="125"/>
              <w:rPr>
                <w:rFonts w:ascii="Times New Roman" w:hAnsi="Times New Roman"/>
                <w:color w:val="000000"/>
                <w:sz w:val="18"/>
                <w:szCs w:val="18"/>
              </w:rPr>
            </w:pPr>
            <w:r>
              <w:rPr>
                <w:rFonts w:ascii="Times New Roman" w:hAnsi="Times New Roman"/>
                <w:color w:val="000000"/>
                <w:sz w:val="18"/>
                <w:szCs w:val="18"/>
              </w:rPr>
              <w:t>白名单中有效MAC地址</w:t>
            </w:r>
          </w:p>
        </w:tc>
      </w:tr>
      <w:tr w14:paraId="0D97D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5B6EBED">
            <w:pPr>
              <w:pStyle w:val="125"/>
              <w:rPr>
                <w:rFonts w:ascii="Times New Roman" w:hAnsi="Times New Roman"/>
                <w:color w:val="000000"/>
                <w:sz w:val="18"/>
                <w:szCs w:val="18"/>
              </w:rPr>
            </w:pPr>
            <w:r>
              <w:rPr>
                <w:rFonts w:ascii="Times New Roman" w:hAnsi="Times New Roman"/>
                <w:color w:val="000000"/>
                <w:sz w:val="18"/>
                <w:szCs w:val="18"/>
              </w:rPr>
              <w:t>…</w:t>
            </w:r>
          </w:p>
        </w:tc>
        <w:tc>
          <w:tcPr>
            <w:tcW w:w="1294" w:type="dxa"/>
            <w:tcBorders>
              <w:right w:val="single" w:color="auto" w:sz="4" w:space="0"/>
            </w:tcBorders>
            <w:vAlign w:val="center"/>
          </w:tcPr>
          <w:p w14:paraId="6BF3C886">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559" w:type="dxa"/>
            <w:tcBorders>
              <w:left w:val="single" w:color="auto" w:sz="4" w:space="0"/>
            </w:tcBorders>
            <w:vAlign w:val="center"/>
          </w:tcPr>
          <w:p w14:paraId="0F3BF6EE">
            <w:pPr>
              <w:pStyle w:val="125"/>
              <w:rPr>
                <w:rFonts w:ascii="Times New Roman" w:hAnsi="Times New Roman"/>
                <w:color w:val="000000"/>
                <w:sz w:val="18"/>
                <w:szCs w:val="18"/>
              </w:rPr>
            </w:pPr>
            <w:r>
              <w:rPr>
                <w:rFonts w:ascii="Times New Roman" w:hAnsi="Times New Roman"/>
                <w:color w:val="000000"/>
                <w:sz w:val="18"/>
                <w:szCs w:val="18"/>
              </w:rPr>
              <w:t>-</w:t>
            </w:r>
          </w:p>
        </w:tc>
        <w:tc>
          <w:tcPr>
            <w:tcW w:w="2959" w:type="dxa"/>
            <w:vAlign w:val="center"/>
          </w:tcPr>
          <w:p w14:paraId="00FA37F3">
            <w:pPr>
              <w:pStyle w:val="125"/>
              <w:rPr>
                <w:rFonts w:ascii="Times New Roman" w:hAnsi="Times New Roman"/>
                <w:color w:val="000000"/>
                <w:sz w:val="18"/>
                <w:szCs w:val="18"/>
              </w:rPr>
            </w:pPr>
            <w:r>
              <w:rPr>
                <w:rFonts w:ascii="Times New Roman" w:hAnsi="Times New Roman"/>
                <w:color w:val="000000"/>
                <w:sz w:val="18"/>
                <w:szCs w:val="18"/>
              </w:rPr>
              <w:t>白名单中有效MAC地址</w:t>
            </w:r>
          </w:p>
        </w:tc>
      </w:tr>
      <w:tr w14:paraId="47743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46755BAC">
            <w:pPr>
              <w:pStyle w:val="125"/>
              <w:rPr>
                <w:rFonts w:ascii="Times New Roman" w:hAnsi="Times New Roman"/>
                <w:color w:val="000000"/>
                <w:sz w:val="18"/>
                <w:szCs w:val="18"/>
              </w:rPr>
            </w:pPr>
            <w:r>
              <w:rPr>
                <w:rFonts w:ascii="Times New Roman" w:hAnsi="Times New Roman"/>
                <w:color w:val="000000"/>
                <w:sz w:val="18"/>
                <w:szCs w:val="18"/>
              </w:rPr>
              <w:t>MAC地址n</w:t>
            </w:r>
          </w:p>
        </w:tc>
        <w:tc>
          <w:tcPr>
            <w:tcW w:w="1294" w:type="dxa"/>
            <w:tcBorders>
              <w:right w:val="single" w:color="auto" w:sz="4" w:space="0"/>
            </w:tcBorders>
            <w:vAlign w:val="center"/>
          </w:tcPr>
          <w:p w14:paraId="4ADEFD2A">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559" w:type="dxa"/>
            <w:tcBorders>
              <w:left w:val="single" w:color="auto" w:sz="4" w:space="0"/>
            </w:tcBorders>
            <w:vAlign w:val="center"/>
          </w:tcPr>
          <w:p w14:paraId="4C7BCA53">
            <w:pPr>
              <w:pStyle w:val="125"/>
              <w:rPr>
                <w:rFonts w:ascii="Times New Roman" w:hAnsi="Times New Roman"/>
                <w:color w:val="000000"/>
                <w:sz w:val="18"/>
                <w:szCs w:val="18"/>
              </w:rPr>
            </w:pPr>
            <w:r>
              <w:rPr>
                <w:rFonts w:ascii="Times New Roman" w:hAnsi="Times New Roman"/>
                <w:color w:val="000000"/>
                <w:sz w:val="18"/>
                <w:szCs w:val="18"/>
              </w:rPr>
              <w:t>-</w:t>
            </w:r>
          </w:p>
        </w:tc>
        <w:tc>
          <w:tcPr>
            <w:tcW w:w="2959" w:type="dxa"/>
            <w:vAlign w:val="center"/>
          </w:tcPr>
          <w:p w14:paraId="19C086A1">
            <w:pPr>
              <w:pStyle w:val="125"/>
              <w:rPr>
                <w:rFonts w:ascii="Times New Roman" w:hAnsi="Times New Roman"/>
                <w:color w:val="000000"/>
                <w:sz w:val="18"/>
                <w:szCs w:val="18"/>
              </w:rPr>
            </w:pPr>
            <w:r>
              <w:rPr>
                <w:rFonts w:ascii="Times New Roman" w:hAnsi="Times New Roman"/>
                <w:color w:val="000000"/>
                <w:sz w:val="18"/>
                <w:szCs w:val="18"/>
              </w:rPr>
              <w:t>白名单中有效MAC地址</w:t>
            </w:r>
          </w:p>
          <w:p w14:paraId="4A2CC319">
            <w:pPr>
              <w:pStyle w:val="125"/>
              <w:rPr>
                <w:rFonts w:ascii="Times New Roman" w:hAnsi="Times New Roman"/>
                <w:color w:val="000000"/>
                <w:sz w:val="18"/>
                <w:szCs w:val="18"/>
              </w:rPr>
            </w:pPr>
            <w:r>
              <w:rPr>
                <w:rFonts w:ascii="Times New Roman" w:hAnsi="Times New Roman"/>
                <w:color w:val="000000"/>
                <w:sz w:val="18"/>
                <w:szCs w:val="18"/>
              </w:rPr>
              <w:t>其中n为本次上报总数</w:t>
            </w:r>
          </w:p>
        </w:tc>
      </w:tr>
    </w:tbl>
    <w:p w14:paraId="701A4CFC">
      <w:pPr>
        <w:pStyle w:val="50"/>
      </w:pPr>
      <w:bookmarkStart w:id="4835" w:name="_Toc399229165"/>
      <w:bookmarkStart w:id="4836" w:name="_Toc399259378"/>
      <w:bookmarkStart w:id="4837" w:name="_Toc408860039"/>
      <w:bookmarkStart w:id="4838" w:name="_Toc399757416"/>
      <w:bookmarkStart w:id="4839" w:name="_Toc403570452"/>
    </w:p>
    <w:p w14:paraId="4194E938">
      <w:pPr>
        <w:pStyle w:val="67"/>
      </w:pPr>
      <w:bookmarkStart w:id="4840" w:name="_Toc10632"/>
      <w:bookmarkStart w:id="4841" w:name="_Toc20277"/>
      <w:bookmarkStart w:id="4842" w:name="_Toc20750"/>
      <w:r>
        <w:t>数据链路层处理</w:t>
      </w:r>
      <w:bookmarkEnd w:id="4835"/>
      <w:bookmarkEnd w:id="4836"/>
      <w:bookmarkEnd w:id="4837"/>
      <w:bookmarkEnd w:id="4838"/>
      <w:bookmarkEnd w:id="4839"/>
      <w:bookmarkEnd w:id="4840"/>
      <w:bookmarkEnd w:id="4841"/>
      <w:bookmarkEnd w:id="4842"/>
    </w:p>
    <w:p w14:paraId="09C94CCD">
      <w:pPr>
        <w:pStyle w:val="50"/>
      </w:pPr>
      <w:r>
        <w:t>数据链路层在接收到应用层的白名单查询原语后，通过白名单上报原语上报白名单信息。每个查询原语，发送一个上报原语。</w:t>
      </w:r>
    </w:p>
    <w:p w14:paraId="3FF79248">
      <w:pPr>
        <w:pStyle w:val="57"/>
        <w:ind w:left="420" w:hanging="420"/>
      </w:pPr>
      <w:bookmarkStart w:id="4843" w:name="_Toc399757417"/>
      <w:bookmarkStart w:id="4844" w:name="_Toc402983010"/>
      <w:bookmarkStart w:id="4845" w:name="_Toc400799020"/>
      <w:bookmarkStart w:id="4846" w:name="_Toc402983942"/>
      <w:bookmarkStart w:id="4847" w:name="_Toc23132"/>
      <w:bookmarkStart w:id="4848" w:name="_Toc408860040"/>
      <w:bookmarkStart w:id="4849" w:name="_Toc399259379"/>
      <w:bookmarkStart w:id="4850" w:name="_Toc7648"/>
      <w:bookmarkStart w:id="4851" w:name="_Toc439785848"/>
      <w:bookmarkStart w:id="4852" w:name="_Toc403585413"/>
      <w:bookmarkStart w:id="4853" w:name="_Toc405476755"/>
      <w:bookmarkStart w:id="4854" w:name="_Toc6871"/>
      <w:bookmarkStart w:id="4855" w:name="_Toc399229166"/>
      <w:bookmarkStart w:id="4856" w:name="_Toc403570453"/>
      <w:bookmarkStart w:id="4857" w:name="_Toc402983476"/>
      <w:r>
        <w:t>白名单设置原语</w:t>
      </w:r>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p>
    <w:p w14:paraId="69F3CDFB">
      <w:pPr>
        <w:pStyle w:val="50"/>
      </w:pPr>
      <w:r>
        <w:t>应用层可以通过白名单设置原语，要求CCO的数据链路层更新本地的白名单表项。</w:t>
      </w:r>
    </w:p>
    <w:p w14:paraId="62E9DE56">
      <w:pPr>
        <w:pStyle w:val="67"/>
      </w:pPr>
      <w:bookmarkStart w:id="4858" w:name="_Toc28189"/>
      <w:bookmarkStart w:id="4859" w:name="_Toc399757418"/>
      <w:bookmarkStart w:id="4860" w:name="_Toc399259380"/>
      <w:bookmarkStart w:id="4861" w:name="_Toc399229167"/>
      <w:bookmarkStart w:id="4862" w:name="_Toc403570454"/>
      <w:bookmarkStart w:id="4863" w:name="_Toc25520"/>
      <w:bookmarkStart w:id="4864" w:name="_Toc408860041"/>
      <w:bookmarkStart w:id="4865" w:name="_Toc28403"/>
      <w:r>
        <w:t>原语定义</w:t>
      </w:r>
      <w:bookmarkEnd w:id="4858"/>
      <w:bookmarkEnd w:id="4859"/>
      <w:bookmarkEnd w:id="4860"/>
      <w:bookmarkEnd w:id="4861"/>
      <w:bookmarkEnd w:id="4862"/>
      <w:bookmarkEnd w:id="4863"/>
      <w:bookmarkEnd w:id="4864"/>
      <w:bookmarkEnd w:id="4865"/>
    </w:p>
    <w:p w14:paraId="4C9A44A3">
      <w:pPr>
        <w:pStyle w:val="50"/>
      </w:pPr>
      <w:r>
        <w:t>白名单上报原语的语义如</w:t>
      </w:r>
      <w:r>
        <w:fldChar w:fldCharType="begin"/>
      </w:r>
      <w:r>
        <w:instrText xml:space="preserve"> REF _Ref74866163 \h  \* MERGEFORMAT </w:instrText>
      </w:r>
      <w:r>
        <w:fldChar w:fldCharType="separate"/>
      </w:r>
      <w:r>
        <w:rPr>
          <w:rStyle w:val="68"/>
        </w:rPr>
        <w:t>表 204</w:t>
      </w:r>
      <w:r>
        <w:fldChar w:fldCharType="end"/>
      </w:r>
      <w:r>
        <w:t>所示</w:t>
      </w:r>
      <w:r>
        <w:rPr>
          <w:rFonts w:hint="eastAsia"/>
        </w:rPr>
        <w:t>。</w:t>
      </w:r>
    </w:p>
    <w:p w14:paraId="392998CB">
      <w:pPr>
        <w:pStyle w:val="10"/>
        <w:rPr>
          <w:rStyle w:val="68"/>
        </w:rPr>
      </w:pPr>
      <w:bookmarkStart w:id="4866" w:name="_Ref56779084"/>
      <w:bookmarkStart w:id="4867" w:name="_Ref74866163"/>
      <w:bookmarkStart w:id="4868" w:name="_Toc402983259"/>
      <w:bookmarkStart w:id="4869" w:name="_Toc408860284"/>
      <w:bookmarkStart w:id="4870" w:name="_Toc402540177"/>
      <w:bookmarkStart w:id="4871" w:name="_Toc402984191"/>
      <w:bookmarkStart w:id="4872" w:name="_Toc402983725"/>
      <w:bookmarkStart w:id="4873" w:name="_Toc399229469"/>
      <w:bookmarkStart w:id="4874" w:name="_Toc399259665"/>
      <w:bookmarkStart w:id="4875" w:name="_Ref399144871"/>
      <w:bookmarkStart w:id="4876" w:name="_Toc405022587"/>
      <w:bookmarkStart w:id="4877" w:name="_Toc399757695"/>
      <w:bookmarkStart w:id="4878" w:name="_Toc403570702"/>
      <w:bookmarkStart w:id="4879" w:name="_Toc405477009"/>
      <w:r>
        <w:rPr>
          <w:rStyle w:val="68"/>
        </w:rPr>
        <w:t xml:space="preserve">表 </w:t>
      </w:r>
      <w:bookmarkEnd w:id="4866"/>
      <w:r>
        <w:rPr>
          <w:rStyle w:val="68"/>
        </w:rPr>
        <w:fldChar w:fldCharType="begin"/>
      </w:r>
      <w:r>
        <w:rPr>
          <w:rStyle w:val="68"/>
        </w:rPr>
        <w:instrText xml:space="preserve"> SEQ 表 \* ARABIC </w:instrText>
      </w:r>
      <w:r>
        <w:rPr>
          <w:rStyle w:val="68"/>
        </w:rPr>
        <w:fldChar w:fldCharType="separate"/>
      </w:r>
      <w:r>
        <w:rPr>
          <w:rStyle w:val="68"/>
        </w:rPr>
        <w:t>204</w:t>
      </w:r>
      <w:r>
        <w:rPr>
          <w:rStyle w:val="68"/>
        </w:rPr>
        <w:fldChar w:fldCharType="end"/>
      </w:r>
      <w:bookmarkEnd w:id="4867"/>
      <w:r>
        <w:rPr>
          <w:rStyle w:val="68"/>
          <w:rFonts w:hint="eastAsia"/>
        </w:rPr>
        <w:t xml:space="preserve"> </w:t>
      </w:r>
      <w:r>
        <w:rPr>
          <w:rStyle w:val="68"/>
        </w:rPr>
        <w:t>白名单上报原语</w:t>
      </w:r>
      <w:bookmarkEnd w:id="4868"/>
      <w:bookmarkEnd w:id="4869"/>
      <w:bookmarkEnd w:id="4870"/>
      <w:bookmarkEnd w:id="4871"/>
      <w:bookmarkEnd w:id="4872"/>
      <w:bookmarkEnd w:id="4873"/>
      <w:bookmarkEnd w:id="4874"/>
      <w:bookmarkEnd w:id="4875"/>
      <w:bookmarkEnd w:id="4876"/>
      <w:bookmarkEnd w:id="4877"/>
      <w:bookmarkEnd w:id="4878"/>
      <w:bookmarkEnd w:id="487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45447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12AC912">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782A3522">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6C3D65B7">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1F096437">
            <w:pPr>
              <w:pStyle w:val="125"/>
              <w:rPr>
                <w:rFonts w:ascii="Times New Roman" w:hAnsi="Times New Roman"/>
                <w:color w:val="000000"/>
                <w:sz w:val="18"/>
                <w:szCs w:val="18"/>
              </w:rPr>
            </w:pPr>
            <w:r>
              <w:rPr>
                <w:rFonts w:ascii="Times New Roman" w:hAnsi="Times New Roman"/>
                <w:color w:val="000000"/>
                <w:sz w:val="18"/>
                <w:szCs w:val="18"/>
              </w:rPr>
              <w:t>描述</w:t>
            </w:r>
          </w:p>
        </w:tc>
      </w:tr>
      <w:tr w14:paraId="05C18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0252996">
            <w:pPr>
              <w:pStyle w:val="125"/>
              <w:rPr>
                <w:rFonts w:ascii="Times New Roman" w:hAnsi="Times New Roman"/>
                <w:color w:val="000000"/>
                <w:sz w:val="18"/>
                <w:szCs w:val="18"/>
              </w:rPr>
            </w:pPr>
            <w:r>
              <w:rPr>
                <w:rFonts w:ascii="Times New Roman" w:hAnsi="Times New Roman"/>
                <w:color w:val="000000"/>
                <w:sz w:val="18"/>
                <w:szCs w:val="18"/>
              </w:rPr>
              <w:t>操作标志</w:t>
            </w:r>
          </w:p>
        </w:tc>
        <w:tc>
          <w:tcPr>
            <w:tcW w:w="1560" w:type="dxa"/>
            <w:tcBorders>
              <w:right w:val="single" w:color="auto" w:sz="4" w:space="0"/>
            </w:tcBorders>
            <w:vAlign w:val="center"/>
          </w:tcPr>
          <w:p w14:paraId="2790ED2D">
            <w:pPr>
              <w:pStyle w:val="125"/>
              <w:rPr>
                <w:rFonts w:ascii="Times New Roman" w:hAnsi="Times New Roman"/>
                <w:color w:val="000000"/>
                <w:sz w:val="18"/>
                <w:szCs w:val="18"/>
              </w:rPr>
            </w:pPr>
            <w:r>
              <w:rPr>
                <w:rFonts w:ascii="Times New Roman" w:hAnsi="Times New Roman"/>
                <w:color w:val="000000"/>
                <w:sz w:val="18"/>
                <w:szCs w:val="18"/>
              </w:rPr>
              <w:t>1字节</w:t>
            </w:r>
          </w:p>
        </w:tc>
        <w:tc>
          <w:tcPr>
            <w:tcW w:w="1417" w:type="dxa"/>
            <w:tcBorders>
              <w:left w:val="single" w:color="auto" w:sz="4" w:space="0"/>
            </w:tcBorders>
            <w:vAlign w:val="center"/>
          </w:tcPr>
          <w:p w14:paraId="729BB4B6">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22FC49AC">
            <w:pPr>
              <w:pStyle w:val="125"/>
              <w:rPr>
                <w:rFonts w:ascii="Times New Roman" w:hAnsi="Times New Roman"/>
                <w:color w:val="000000"/>
                <w:sz w:val="18"/>
                <w:szCs w:val="18"/>
              </w:rPr>
            </w:pPr>
            <w:r>
              <w:rPr>
                <w:rFonts w:ascii="Times New Roman" w:hAnsi="Times New Roman"/>
                <w:color w:val="000000"/>
                <w:sz w:val="18"/>
                <w:szCs w:val="18"/>
              </w:rPr>
              <w:t>本次白名单设置的动作。</w:t>
            </w:r>
          </w:p>
          <w:p w14:paraId="2203BF0E">
            <w:pPr>
              <w:pStyle w:val="125"/>
              <w:rPr>
                <w:rFonts w:ascii="Times New Roman" w:hAnsi="Times New Roman"/>
                <w:color w:val="000000"/>
                <w:sz w:val="18"/>
                <w:szCs w:val="18"/>
              </w:rPr>
            </w:pPr>
            <w:r>
              <w:rPr>
                <w:rFonts w:ascii="Times New Roman" w:hAnsi="Times New Roman"/>
                <w:color w:val="000000"/>
                <w:sz w:val="18"/>
                <w:szCs w:val="18"/>
              </w:rPr>
              <w:t>0x00，关闭白名单；</w:t>
            </w:r>
          </w:p>
          <w:p w14:paraId="45A7642D">
            <w:pPr>
              <w:pStyle w:val="125"/>
              <w:rPr>
                <w:rFonts w:ascii="Times New Roman" w:hAnsi="Times New Roman"/>
                <w:color w:val="000000"/>
                <w:sz w:val="18"/>
                <w:szCs w:val="18"/>
              </w:rPr>
            </w:pPr>
            <w:r>
              <w:rPr>
                <w:rFonts w:ascii="Times New Roman" w:hAnsi="Times New Roman"/>
                <w:color w:val="000000"/>
                <w:sz w:val="18"/>
                <w:szCs w:val="18"/>
              </w:rPr>
              <w:t>0x01，添加白名单；</w:t>
            </w:r>
          </w:p>
          <w:p w14:paraId="634DB4B6">
            <w:pPr>
              <w:pStyle w:val="125"/>
              <w:rPr>
                <w:rFonts w:ascii="Times New Roman" w:hAnsi="Times New Roman"/>
                <w:color w:val="000000"/>
                <w:sz w:val="18"/>
                <w:szCs w:val="18"/>
              </w:rPr>
            </w:pPr>
            <w:r>
              <w:rPr>
                <w:rFonts w:ascii="Times New Roman" w:hAnsi="Times New Roman"/>
                <w:color w:val="000000"/>
                <w:sz w:val="18"/>
                <w:szCs w:val="18"/>
              </w:rPr>
              <w:t>0x02，删除白名单</w:t>
            </w:r>
          </w:p>
        </w:tc>
      </w:tr>
      <w:tr w14:paraId="567415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02C50F41">
            <w:pPr>
              <w:pStyle w:val="125"/>
              <w:rPr>
                <w:rFonts w:ascii="Times New Roman" w:hAnsi="Times New Roman"/>
                <w:color w:val="000000"/>
                <w:sz w:val="18"/>
                <w:szCs w:val="18"/>
              </w:rPr>
            </w:pPr>
            <w:r>
              <w:rPr>
                <w:rFonts w:ascii="Times New Roman" w:hAnsi="Times New Roman"/>
                <w:color w:val="000000"/>
                <w:sz w:val="18"/>
                <w:szCs w:val="18"/>
              </w:rPr>
              <w:t>本次设置总数</w:t>
            </w:r>
          </w:p>
        </w:tc>
        <w:tc>
          <w:tcPr>
            <w:tcW w:w="1560" w:type="dxa"/>
            <w:tcBorders>
              <w:right w:val="single" w:color="auto" w:sz="4" w:space="0"/>
            </w:tcBorders>
            <w:vAlign w:val="center"/>
          </w:tcPr>
          <w:p w14:paraId="68E48651">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417" w:type="dxa"/>
            <w:tcBorders>
              <w:left w:val="single" w:color="auto" w:sz="4" w:space="0"/>
            </w:tcBorders>
            <w:vAlign w:val="center"/>
          </w:tcPr>
          <w:p w14:paraId="1A4AFBB3">
            <w:pPr>
              <w:pStyle w:val="125"/>
              <w:rPr>
                <w:rFonts w:ascii="Times New Roman" w:hAnsi="Times New Roman"/>
                <w:color w:val="000000"/>
                <w:sz w:val="18"/>
                <w:szCs w:val="18"/>
              </w:rPr>
            </w:pPr>
            <w:r>
              <w:rPr>
                <w:rFonts w:ascii="Times New Roman" w:hAnsi="Times New Roman"/>
                <w:color w:val="000000"/>
                <w:sz w:val="18"/>
                <w:szCs w:val="18"/>
              </w:rPr>
              <w:t>1 - 1024</w:t>
            </w:r>
          </w:p>
        </w:tc>
        <w:tc>
          <w:tcPr>
            <w:tcW w:w="2835" w:type="dxa"/>
            <w:vAlign w:val="center"/>
          </w:tcPr>
          <w:p w14:paraId="1AF09B03">
            <w:pPr>
              <w:pStyle w:val="125"/>
              <w:rPr>
                <w:rFonts w:ascii="Times New Roman" w:hAnsi="Times New Roman"/>
                <w:color w:val="000000"/>
                <w:sz w:val="18"/>
                <w:szCs w:val="18"/>
              </w:rPr>
            </w:pPr>
            <w:r>
              <w:rPr>
                <w:rFonts w:ascii="Times New Roman" w:hAnsi="Times New Roman"/>
                <w:color w:val="000000"/>
                <w:sz w:val="18"/>
                <w:szCs w:val="18"/>
              </w:rPr>
              <w:t>本次设置的白名单表项数量</w:t>
            </w:r>
          </w:p>
        </w:tc>
      </w:tr>
      <w:tr w14:paraId="297F5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CA8A4A1">
            <w:pPr>
              <w:pStyle w:val="125"/>
              <w:rPr>
                <w:rFonts w:ascii="Times New Roman" w:hAnsi="Times New Roman"/>
                <w:color w:val="000000"/>
                <w:sz w:val="18"/>
                <w:szCs w:val="18"/>
              </w:rPr>
            </w:pPr>
            <w:r>
              <w:rPr>
                <w:rFonts w:ascii="Times New Roman" w:hAnsi="Times New Roman"/>
                <w:color w:val="000000"/>
                <w:sz w:val="18"/>
                <w:szCs w:val="18"/>
              </w:rPr>
              <w:t>MAC地址1</w:t>
            </w:r>
          </w:p>
        </w:tc>
        <w:tc>
          <w:tcPr>
            <w:tcW w:w="1560" w:type="dxa"/>
            <w:tcBorders>
              <w:right w:val="single" w:color="auto" w:sz="4" w:space="0"/>
            </w:tcBorders>
            <w:vAlign w:val="center"/>
          </w:tcPr>
          <w:p w14:paraId="7B5482F4">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417" w:type="dxa"/>
            <w:tcBorders>
              <w:left w:val="single" w:color="auto" w:sz="4" w:space="0"/>
            </w:tcBorders>
            <w:vAlign w:val="center"/>
          </w:tcPr>
          <w:p w14:paraId="708DB43F">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57EEE9F0">
            <w:pPr>
              <w:pStyle w:val="125"/>
              <w:rPr>
                <w:rFonts w:ascii="Times New Roman" w:hAnsi="Times New Roman"/>
                <w:color w:val="000000"/>
                <w:sz w:val="18"/>
                <w:szCs w:val="18"/>
              </w:rPr>
            </w:pPr>
            <w:r>
              <w:rPr>
                <w:rFonts w:ascii="Times New Roman" w:hAnsi="Times New Roman"/>
                <w:color w:val="000000"/>
                <w:sz w:val="18"/>
                <w:szCs w:val="18"/>
              </w:rPr>
              <w:t>白名单MAC地址</w:t>
            </w:r>
          </w:p>
        </w:tc>
      </w:tr>
      <w:tr w14:paraId="0A9D6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D558573">
            <w:pPr>
              <w:pStyle w:val="125"/>
              <w:rPr>
                <w:rFonts w:ascii="Times New Roman" w:hAnsi="Times New Roman"/>
                <w:color w:val="000000"/>
                <w:sz w:val="18"/>
                <w:szCs w:val="18"/>
              </w:rPr>
            </w:pPr>
            <w:r>
              <w:rPr>
                <w:rFonts w:ascii="Times New Roman" w:hAnsi="Times New Roman"/>
                <w:color w:val="000000"/>
                <w:sz w:val="18"/>
                <w:szCs w:val="18"/>
              </w:rPr>
              <w:t>MAC地址2</w:t>
            </w:r>
          </w:p>
        </w:tc>
        <w:tc>
          <w:tcPr>
            <w:tcW w:w="1560" w:type="dxa"/>
            <w:tcBorders>
              <w:right w:val="single" w:color="auto" w:sz="4" w:space="0"/>
            </w:tcBorders>
            <w:vAlign w:val="center"/>
          </w:tcPr>
          <w:p w14:paraId="5D0B3370">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417" w:type="dxa"/>
            <w:tcBorders>
              <w:left w:val="single" w:color="auto" w:sz="4" w:space="0"/>
            </w:tcBorders>
            <w:vAlign w:val="center"/>
          </w:tcPr>
          <w:p w14:paraId="5B9A18DB">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0D2B1F43">
            <w:pPr>
              <w:pStyle w:val="125"/>
              <w:rPr>
                <w:rFonts w:ascii="Times New Roman" w:hAnsi="Times New Roman"/>
                <w:color w:val="000000"/>
                <w:sz w:val="18"/>
                <w:szCs w:val="18"/>
              </w:rPr>
            </w:pPr>
            <w:r>
              <w:rPr>
                <w:rFonts w:ascii="Times New Roman" w:hAnsi="Times New Roman"/>
                <w:color w:val="000000"/>
                <w:sz w:val="18"/>
                <w:szCs w:val="18"/>
              </w:rPr>
              <w:t>白名单MAC地址</w:t>
            </w:r>
          </w:p>
        </w:tc>
      </w:tr>
      <w:tr w14:paraId="62427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E2C2635">
            <w:pPr>
              <w:pStyle w:val="125"/>
              <w:rPr>
                <w:rFonts w:ascii="Times New Roman" w:hAnsi="Times New Roman"/>
                <w:color w:val="000000"/>
                <w:sz w:val="18"/>
                <w:szCs w:val="18"/>
              </w:rPr>
            </w:pPr>
            <w:r>
              <w:rPr>
                <w:rFonts w:ascii="Times New Roman" w:hAnsi="Times New Roman"/>
                <w:color w:val="000000"/>
                <w:sz w:val="18"/>
                <w:szCs w:val="18"/>
              </w:rPr>
              <w:t>…</w:t>
            </w:r>
          </w:p>
        </w:tc>
        <w:tc>
          <w:tcPr>
            <w:tcW w:w="1560" w:type="dxa"/>
            <w:tcBorders>
              <w:right w:val="single" w:color="auto" w:sz="4" w:space="0"/>
            </w:tcBorders>
            <w:vAlign w:val="center"/>
          </w:tcPr>
          <w:p w14:paraId="3F123F21">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417" w:type="dxa"/>
            <w:tcBorders>
              <w:left w:val="single" w:color="auto" w:sz="4" w:space="0"/>
            </w:tcBorders>
            <w:vAlign w:val="center"/>
          </w:tcPr>
          <w:p w14:paraId="01B239EC">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6426AF0F">
            <w:pPr>
              <w:pStyle w:val="125"/>
              <w:rPr>
                <w:rFonts w:ascii="Times New Roman" w:hAnsi="Times New Roman"/>
                <w:color w:val="000000"/>
                <w:sz w:val="18"/>
                <w:szCs w:val="18"/>
              </w:rPr>
            </w:pPr>
            <w:r>
              <w:rPr>
                <w:rFonts w:ascii="Times New Roman" w:hAnsi="Times New Roman"/>
                <w:color w:val="000000"/>
                <w:sz w:val="18"/>
                <w:szCs w:val="18"/>
              </w:rPr>
              <w:t>白名单MAC地址</w:t>
            </w:r>
          </w:p>
        </w:tc>
      </w:tr>
      <w:tr w14:paraId="66466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864F210">
            <w:pPr>
              <w:pStyle w:val="125"/>
              <w:rPr>
                <w:rFonts w:ascii="Times New Roman" w:hAnsi="Times New Roman"/>
                <w:color w:val="000000"/>
                <w:sz w:val="18"/>
                <w:szCs w:val="18"/>
              </w:rPr>
            </w:pPr>
            <w:r>
              <w:rPr>
                <w:rFonts w:ascii="Times New Roman" w:hAnsi="Times New Roman"/>
                <w:color w:val="000000"/>
                <w:sz w:val="18"/>
                <w:szCs w:val="18"/>
              </w:rPr>
              <w:t>MAC地址n</w:t>
            </w:r>
          </w:p>
        </w:tc>
        <w:tc>
          <w:tcPr>
            <w:tcW w:w="1560" w:type="dxa"/>
            <w:tcBorders>
              <w:right w:val="single" w:color="auto" w:sz="4" w:space="0"/>
            </w:tcBorders>
            <w:vAlign w:val="center"/>
          </w:tcPr>
          <w:p w14:paraId="62973DBA">
            <w:pPr>
              <w:pStyle w:val="125"/>
              <w:rPr>
                <w:rFonts w:ascii="Times New Roman" w:hAnsi="Times New Roman"/>
                <w:color w:val="000000"/>
                <w:sz w:val="18"/>
                <w:szCs w:val="18"/>
              </w:rPr>
            </w:pPr>
            <w:r>
              <w:rPr>
                <w:rFonts w:ascii="Times New Roman" w:hAnsi="Times New Roman"/>
                <w:color w:val="000000"/>
                <w:sz w:val="18"/>
                <w:szCs w:val="18"/>
              </w:rPr>
              <w:t>6字节MAC</w:t>
            </w:r>
          </w:p>
        </w:tc>
        <w:tc>
          <w:tcPr>
            <w:tcW w:w="1417" w:type="dxa"/>
            <w:tcBorders>
              <w:left w:val="single" w:color="auto" w:sz="4" w:space="0"/>
            </w:tcBorders>
            <w:vAlign w:val="center"/>
          </w:tcPr>
          <w:p w14:paraId="219D0CDF">
            <w:pPr>
              <w:pStyle w:val="125"/>
              <w:rPr>
                <w:rFonts w:ascii="Times New Roman" w:hAnsi="Times New Roman"/>
                <w:color w:val="000000"/>
                <w:sz w:val="18"/>
                <w:szCs w:val="18"/>
              </w:rPr>
            </w:pPr>
            <w:r>
              <w:rPr>
                <w:rFonts w:ascii="Times New Roman" w:hAnsi="Times New Roman"/>
                <w:color w:val="000000"/>
                <w:sz w:val="18"/>
                <w:szCs w:val="18"/>
              </w:rPr>
              <w:t>-</w:t>
            </w:r>
          </w:p>
        </w:tc>
        <w:tc>
          <w:tcPr>
            <w:tcW w:w="2835" w:type="dxa"/>
            <w:vAlign w:val="center"/>
          </w:tcPr>
          <w:p w14:paraId="3079E285">
            <w:pPr>
              <w:pStyle w:val="125"/>
              <w:rPr>
                <w:rFonts w:ascii="Times New Roman" w:hAnsi="Times New Roman"/>
                <w:color w:val="000000"/>
                <w:sz w:val="18"/>
                <w:szCs w:val="18"/>
              </w:rPr>
            </w:pPr>
            <w:r>
              <w:rPr>
                <w:rFonts w:ascii="Times New Roman" w:hAnsi="Times New Roman"/>
                <w:color w:val="000000"/>
                <w:sz w:val="18"/>
                <w:szCs w:val="18"/>
              </w:rPr>
              <w:t>白名单MAC地址</w:t>
            </w:r>
          </w:p>
          <w:p w14:paraId="0E3724A9">
            <w:pPr>
              <w:pStyle w:val="125"/>
              <w:rPr>
                <w:rFonts w:ascii="Times New Roman" w:hAnsi="Times New Roman"/>
                <w:color w:val="000000"/>
                <w:sz w:val="18"/>
                <w:szCs w:val="18"/>
              </w:rPr>
            </w:pPr>
            <w:r>
              <w:rPr>
                <w:rFonts w:ascii="Times New Roman" w:hAnsi="Times New Roman"/>
                <w:color w:val="000000"/>
                <w:sz w:val="18"/>
                <w:szCs w:val="18"/>
              </w:rPr>
              <w:t>其中n为本次设置总数</w:t>
            </w:r>
          </w:p>
        </w:tc>
      </w:tr>
    </w:tbl>
    <w:p w14:paraId="54B8EBB3">
      <w:pPr>
        <w:pStyle w:val="50"/>
      </w:pPr>
      <w:bookmarkStart w:id="4880" w:name="_Toc399757419"/>
      <w:bookmarkStart w:id="4881" w:name="_Toc399229168"/>
      <w:bookmarkStart w:id="4882" w:name="_Toc403570455"/>
      <w:bookmarkStart w:id="4883" w:name="_Toc399259381"/>
      <w:bookmarkStart w:id="4884" w:name="_Toc408860042"/>
    </w:p>
    <w:p w14:paraId="5721CF3B">
      <w:pPr>
        <w:pStyle w:val="67"/>
      </w:pPr>
      <w:bookmarkStart w:id="4885" w:name="_Toc5184"/>
      <w:bookmarkStart w:id="4886" w:name="_Toc18866"/>
      <w:bookmarkStart w:id="4887" w:name="_Toc17098"/>
      <w:r>
        <w:t>数据链路层处理</w:t>
      </w:r>
      <w:bookmarkEnd w:id="4880"/>
      <w:bookmarkEnd w:id="4881"/>
      <w:bookmarkEnd w:id="4882"/>
      <w:bookmarkEnd w:id="4883"/>
      <w:bookmarkEnd w:id="4884"/>
      <w:bookmarkEnd w:id="4885"/>
      <w:bookmarkEnd w:id="4886"/>
      <w:bookmarkEnd w:id="4887"/>
    </w:p>
    <w:p w14:paraId="7EB02CAE">
      <w:pPr>
        <w:pStyle w:val="50"/>
      </w:pPr>
      <w:r>
        <w:t>数据链路层根据白名单设置原语中的操作标志，将白名单MAC地址添加进白名单表项，或者将白名单中已经存在的表项删除。</w:t>
      </w:r>
    </w:p>
    <w:p w14:paraId="399E40BF">
      <w:pPr>
        <w:pStyle w:val="57"/>
        <w:ind w:left="420" w:hanging="420"/>
      </w:pPr>
      <w:r>
        <w:rPr>
          <w:rFonts w:hint="eastAsia"/>
        </w:rPr>
        <w:t>无线</w:t>
      </w:r>
      <w:r>
        <w:t>信道组查询原语</w:t>
      </w:r>
    </w:p>
    <w:p w14:paraId="0A835B80">
      <w:pPr>
        <w:pStyle w:val="67"/>
      </w:pPr>
      <w:r>
        <w:rPr>
          <w:rFonts w:hint="eastAsia"/>
        </w:rPr>
        <w:t>原语</w:t>
      </w:r>
      <w:r>
        <w:t>定义</w:t>
      </w:r>
    </w:p>
    <w:p w14:paraId="4E1447F0">
      <w:pPr>
        <w:pStyle w:val="50"/>
      </w:pPr>
      <w:r>
        <w:t>应用层可以通过无线信道组查询原语</w:t>
      </w:r>
      <w:r>
        <w:rPr>
          <w:rFonts w:hint="eastAsia"/>
        </w:rPr>
        <w:t>，</w:t>
      </w:r>
      <w:r>
        <w:t>获取当前</w:t>
      </w:r>
      <w:r>
        <w:rPr>
          <w:rFonts w:hint="eastAsia"/>
        </w:rPr>
        <w:t>C</w:t>
      </w:r>
      <w:r>
        <w:t>CO中的无线信道组</w:t>
      </w:r>
      <w:r>
        <w:rPr>
          <w:rFonts w:hint="eastAsia"/>
        </w:rPr>
        <w:t>。</w:t>
      </w:r>
      <w:r>
        <w:t>无线信道查询原语的定义如</w:t>
      </w:r>
      <w:r>
        <w:fldChar w:fldCharType="begin"/>
      </w:r>
      <w:r>
        <w:instrText xml:space="preserve"> REF _Ref9418 \h  \* MERGEFORMAT </w:instrText>
      </w:r>
      <w:r>
        <w:fldChar w:fldCharType="separate"/>
      </w:r>
      <w:r>
        <w:t>表 205</w:t>
      </w:r>
      <w:r>
        <w:fldChar w:fldCharType="end"/>
      </w:r>
      <w:r>
        <w:t>所示</w:t>
      </w:r>
      <w:r>
        <w:rPr>
          <w:rFonts w:hint="eastAsia"/>
        </w:rPr>
        <w:t>。</w:t>
      </w:r>
    </w:p>
    <w:p w14:paraId="676486B9">
      <w:pPr>
        <w:pStyle w:val="103"/>
        <w:numPr>
          <w:ilvl w:val="255"/>
          <w:numId w:val="0"/>
        </w:numPr>
        <w:spacing w:before="120" w:after="120"/>
        <w:rPr>
          <w:rFonts w:ascii="Times New Roman"/>
        </w:rPr>
      </w:pPr>
      <w:bookmarkStart w:id="4888" w:name="_Ref9418"/>
      <w:bookmarkStart w:id="4889" w:name="_Ref46480752"/>
      <w:r>
        <w:t xml:space="preserve">表 </w:t>
      </w:r>
      <w:r>
        <w:fldChar w:fldCharType="begin"/>
      </w:r>
      <w:r>
        <w:instrText xml:space="preserve"> SEQ 表 \* ARABIC </w:instrText>
      </w:r>
      <w:r>
        <w:fldChar w:fldCharType="separate"/>
      </w:r>
      <w:r>
        <w:t>205</w:t>
      </w:r>
      <w:r>
        <w:fldChar w:fldCharType="end"/>
      </w:r>
      <w:bookmarkEnd w:id="4888"/>
      <w:r>
        <w:rPr>
          <w:rFonts w:hint="eastAsia" w:hAnsi="黑体"/>
          <w:sz w:val="20"/>
        </w:rPr>
        <w:t xml:space="preserve"> </w:t>
      </w:r>
      <w:r>
        <w:rPr>
          <w:rFonts w:ascii="Times New Roman"/>
        </w:rPr>
        <w:t>无线信道组查询原语</w:t>
      </w:r>
      <w:bookmarkEnd w:id="488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1148C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954A6E5">
            <w:pPr>
              <w:pStyle w:val="125"/>
              <w:rPr>
                <w:rFonts w:ascii="Times New Roman" w:hAnsi="Times New Roman"/>
                <w:color w:val="000000"/>
                <w:sz w:val="18"/>
                <w:szCs w:val="18"/>
              </w:rPr>
            </w:pPr>
            <w:r>
              <w:rPr>
                <w:rFonts w:ascii="Times New Roman" w:hAnsi="Times New Roman"/>
                <w:color w:val="000000"/>
                <w:sz w:val="18"/>
                <w:szCs w:val="18"/>
              </w:rPr>
              <w:t>名称</w:t>
            </w:r>
          </w:p>
        </w:tc>
        <w:tc>
          <w:tcPr>
            <w:tcW w:w="1560" w:type="dxa"/>
            <w:tcBorders>
              <w:right w:val="single" w:color="auto" w:sz="4" w:space="0"/>
            </w:tcBorders>
            <w:vAlign w:val="center"/>
          </w:tcPr>
          <w:p w14:paraId="47D055F6">
            <w:pPr>
              <w:pStyle w:val="125"/>
              <w:rPr>
                <w:rFonts w:ascii="Times New Roman" w:hAnsi="Times New Roman"/>
                <w:color w:val="000000"/>
                <w:sz w:val="18"/>
                <w:szCs w:val="18"/>
              </w:rPr>
            </w:pPr>
            <w:r>
              <w:rPr>
                <w:rFonts w:ascii="Times New Roman" w:hAnsi="Times New Roman"/>
                <w:color w:val="000000"/>
                <w:sz w:val="18"/>
                <w:szCs w:val="18"/>
              </w:rPr>
              <w:t>类型</w:t>
            </w:r>
          </w:p>
        </w:tc>
        <w:tc>
          <w:tcPr>
            <w:tcW w:w="1417" w:type="dxa"/>
            <w:tcBorders>
              <w:left w:val="single" w:color="auto" w:sz="4" w:space="0"/>
            </w:tcBorders>
            <w:vAlign w:val="center"/>
          </w:tcPr>
          <w:p w14:paraId="4AFFA81B">
            <w:pPr>
              <w:pStyle w:val="125"/>
              <w:rPr>
                <w:rFonts w:ascii="Times New Roman" w:hAnsi="Times New Roman"/>
                <w:color w:val="000000"/>
                <w:sz w:val="18"/>
                <w:szCs w:val="18"/>
              </w:rPr>
            </w:pPr>
            <w:r>
              <w:rPr>
                <w:rFonts w:ascii="Times New Roman" w:hAnsi="Times New Roman"/>
                <w:color w:val="000000"/>
                <w:sz w:val="18"/>
                <w:szCs w:val="18"/>
              </w:rPr>
              <w:t>有效范围</w:t>
            </w:r>
          </w:p>
        </w:tc>
        <w:tc>
          <w:tcPr>
            <w:tcW w:w="2835" w:type="dxa"/>
            <w:vAlign w:val="center"/>
          </w:tcPr>
          <w:p w14:paraId="3AFAA2B2">
            <w:pPr>
              <w:pStyle w:val="125"/>
              <w:rPr>
                <w:rFonts w:ascii="Times New Roman" w:hAnsi="Times New Roman"/>
                <w:color w:val="000000"/>
                <w:sz w:val="18"/>
                <w:szCs w:val="18"/>
              </w:rPr>
            </w:pPr>
            <w:r>
              <w:rPr>
                <w:rFonts w:ascii="Times New Roman" w:hAnsi="Times New Roman"/>
                <w:color w:val="000000"/>
                <w:sz w:val="18"/>
                <w:szCs w:val="18"/>
              </w:rPr>
              <w:t>描述</w:t>
            </w:r>
          </w:p>
        </w:tc>
      </w:tr>
      <w:tr w14:paraId="057C0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5A7772C">
            <w:pPr>
              <w:pStyle w:val="125"/>
              <w:rPr>
                <w:rFonts w:ascii="Times New Roman" w:hAnsi="Times New Roman"/>
                <w:color w:val="000000"/>
                <w:sz w:val="18"/>
                <w:szCs w:val="18"/>
              </w:rPr>
            </w:pPr>
            <w:r>
              <w:rPr>
                <w:rFonts w:ascii="Times New Roman" w:hAnsi="Times New Roman"/>
                <w:color w:val="000000"/>
                <w:sz w:val="18"/>
                <w:szCs w:val="18"/>
              </w:rPr>
              <w:t>起始序列号</w:t>
            </w:r>
          </w:p>
        </w:tc>
        <w:tc>
          <w:tcPr>
            <w:tcW w:w="1560" w:type="dxa"/>
            <w:tcBorders>
              <w:right w:val="single" w:color="auto" w:sz="4" w:space="0"/>
            </w:tcBorders>
            <w:vAlign w:val="center"/>
          </w:tcPr>
          <w:p w14:paraId="6BF16D1B">
            <w:pPr>
              <w:pStyle w:val="125"/>
              <w:rPr>
                <w:rFonts w:ascii="Times New Roman" w:hAnsi="Times New Roman"/>
                <w:color w:val="000000"/>
                <w:sz w:val="18"/>
                <w:szCs w:val="18"/>
              </w:rPr>
            </w:pPr>
            <w:r>
              <w:rPr>
                <w:rFonts w:ascii="Times New Roman" w:hAnsi="Times New Roman"/>
                <w:color w:val="000000"/>
                <w:sz w:val="18"/>
                <w:szCs w:val="18"/>
              </w:rPr>
              <w:t>2字节序号</w:t>
            </w:r>
          </w:p>
        </w:tc>
        <w:tc>
          <w:tcPr>
            <w:tcW w:w="1417" w:type="dxa"/>
            <w:tcBorders>
              <w:left w:val="single" w:color="auto" w:sz="4" w:space="0"/>
            </w:tcBorders>
            <w:vAlign w:val="center"/>
          </w:tcPr>
          <w:p w14:paraId="49D61EB5">
            <w:pPr>
              <w:pStyle w:val="125"/>
              <w:rPr>
                <w:rFonts w:ascii="Times New Roman" w:hAnsi="Times New Roman"/>
                <w:color w:val="000000"/>
                <w:sz w:val="18"/>
                <w:szCs w:val="18"/>
              </w:rPr>
            </w:pPr>
            <w:r>
              <w:rPr>
                <w:rFonts w:ascii="Times New Roman" w:hAnsi="Times New Roman"/>
                <w:color w:val="000000"/>
                <w:sz w:val="18"/>
                <w:szCs w:val="18"/>
              </w:rPr>
              <w:t>1 – 255</w:t>
            </w:r>
          </w:p>
        </w:tc>
        <w:tc>
          <w:tcPr>
            <w:tcW w:w="2835" w:type="dxa"/>
            <w:vAlign w:val="center"/>
          </w:tcPr>
          <w:p w14:paraId="2CDAB52A">
            <w:pPr>
              <w:pStyle w:val="125"/>
              <w:rPr>
                <w:rFonts w:ascii="Times New Roman" w:hAnsi="Times New Roman"/>
                <w:color w:val="000000"/>
                <w:sz w:val="18"/>
                <w:szCs w:val="18"/>
              </w:rPr>
            </w:pPr>
            <w:r>
              <w:rPr>
                <w:rFonts w:ascii="Times New Roman" w:hAnsi="Times New Roman"/>
                <w:color w:val="000000"/>
                <w:sz w:val="18"/>
                <w:szCs w:val="18"/>
              </w:rPr>
              <w:t>请求有效</w:t>
            </w:r>
            <w:r>
              <w:rPr>
                <w:rFonts w:hint="eastAsia" w:ascii="Times New Roman" w:hAnsi="Times New Roman"/>
                <w:color w:val="000000"/>
                <w:sz w:val="18"/>
                <w:szCs w:val="18"/>
              </w:rPr>
              <w:t>无线信道组</w:t>
            </w:r>
            <w:r>
              <w:rPr>
                <w:rFonts w:ascii="Times New Roman" w:hAnsi="Times New Roman"/>
                <w:color w:val="000000"/>
                <w:sz w:val="18"/>
                <w:szCs w:val="18"/>
              </w:rPr>
              <w:t>表项的起始序列号</w:t>
            </w:r>
          </w:p>
        </w:tc>
      </w:tr>
      <w:tr w14:paraId="240E3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5BF6297">
            <w:pPr>
              <w:pStyle w:val="125"/>
              <w:rPr>
                <w:rFonts w:ascii="Times New Roman" w:hAnsi="Times New Roman"/>
                <w:color w:val="000000"/>
                <w:sz w:val="18"/>
                <w:szCs w:val="18"/>
              </w:rPr>
            </w:pPr>
            <w:r>
              <w:rPr>
                <w:rFonts w:ascii="Times New Roman" w:hAnsi="Times New Roman"/>
                <w:color w:val="000000"/>
                <w:sz w:val="18"/>
                <w:szCs w:val="18"/>
              </w:rPr>
              <w:t>请求表项数量</w:t>
            </w:r>
          </w:p>
        </w:tc>
        <w:tc>
          <w:tcPr>
            <w:tcW w:w="1560" w:type="dxa"/>
            <w:tcBorders>
              <w:right w:val="single" w:color="auto" w:sz="4" w:space="0"/>
            </w:tcBorders>
            <w:vAlign w:val="center"/>
          </w:tcPr>
          <w:p w14:paraId="37E81AA5">
            <w:pPr>
              <w:pStyle w:val="125"/>
              <w:rPr>
                <w:rFonts w:ascii="Times New Roman" w:hAnsi="Times New Roman"/>
                <w:color w:val="000000"/>
                <w:sz w:val="18"/>
                <w:szCs w:val="18"/>
              </w:rPr>
            </w:pPr>
            <w:r>
              <w:rPr>
                <w:rFonts w:ascii="Times New Roman" w:hAnsi="Times New Roman"/>
                <w:color w:val="000000"/>
                <w:sz w:val="18"/>
                <w:szCs w:val="18"/>
              </w:rPr>
              <w:t>2字节数量</w:t>
            </w:r>
          </w:p>
        </w:tc>
        <w:tc>
          <w:tcPr>
            <w:tcW w:w="1417" w:type="dxa"/>
            <w:tcBorders>
              <w:left w:val="single" w:color="auto" w:sz="4" w:space="0"/>
            </w:tcBorders>
            <w:vAlign w:val="center"/>
          </w:tcPr>
          <w:p w14:paraId="7B4F5968">
            <w:pPr>
              <w:pStyle w:val="125"/>
              <w:rPr>
                <w:rFonts w:ascii="Times New Roman" w:hAnsi="Times New Roman"/>
                <w:color w:val="000000"/>
                <w:sz w:val="18"/>
                <w:szCs w:val="18"/>
              </w:rPr>
            </w:pPr>
            <w:r>
              <w:rPr>
                <w:rFonts w:ascii="Times New Roman" w:hAnsi="Times New Roman"/>
                <w:color w:val="000000"/>
                <w:sz w:val="18"/>
                <w:szCs w:val="18"/>
              </w:rPr>
              <w:t>1</w:t>
            </w:r>
            <w:r>
              <w:rPr>
                <w:rFonts w:hint="eastAsia" w:ascii="Times New Roman" w:hAnsi="Times New Roman"/>
                <w:color w:val="000000"/>
                <w:sz w:val="18"/>
                <w:szCs w:val="18"/>
              </w:rPr>
              <w:t xml:space="preserve"> </w:t>
            </w:r>
            <w:r>
              <w:rPr>
                <w:rFonts w:ascii="Times New Roman" w:hAnsi="Times New Roman"/>
                <w:color w:val="000000"/>
                <w:sz w:val="18"/>
                <w:szCs w:val="18"/>
              </w:rPr>
              <w:t>–</w:t>
            </w:r>
            <w:r>
              <w:rPr>
                <w:rFonts w:hint="eastAsia" w:ascii="Times New Roman" w:hAnsi="Times New Roman"/>
                <w:color w:val="000000"/>
                <w:sz w:val="18"/>
                <w:szCs w:val="18"/>
              </w:rPr>
              <w:t xml:space="preserve"> </w:t>
            </w:r>
            <w:r>
              <w:rPr>
                <w:rFonts w:ascii="Times New Roman" w:hAnsi="Times New Roman"/>
                <w:color w:val="000000"/>
                <w:sz w:val="18"/>
                <w:szCs w:val="18"/>
              </w:rPr>
              <w:t>255</w:t>
            </w:r>
          </w:p>
        </w:tc>
        <w:tc>
          <w:tcPr>
            <w:tcW w:w="2835" w:type="dxa"/>
            <w:vAlign w:val="center"/>
          </w:tcPr>
          <w:p w14:paraId="077F2607">
            <w:pPr>
              <w:pStyle w:val="125"/>
              <w:rPr>
                <w:rFonts w:ascii="Times New Roman" w:hAnsi="Times New Roman"/>
                <w:color w:val="000000"/>
                <w:sz w:val="18"/>
                <w:szCs w:val="18"/>
              </w:rPr>
            </w:pPr>
            <w:r>
              <w:rPr>
                <w:rFonts w:ascii="Times New Roman" w:hAnsi="Times New Roman"/>
                <w:color w:val="000000"/>
                <w:sz w:val="18"/>
                <w:szCs w:val="18"/>
              </w:rPr>
              <w:t>本次请求的有效表项数量</w:t>
            </w:r>
          </w:p>
        </w:tc>
      </w:tr>
    </w:tbl>
    <w:p w14:paraId="1BF2F2BE">
      <w:pPr>
        <w:pStyle w:val="50"/>
      </w:pPr>
    </w:p>
    <w:p w14:paraId="33E24123">
      <w:pPr>
        <w:pStyle w:val="67"/>
      </w:pPr>
      <w:r>
        <w:rPr>
          <w:rFonts w:hint="eastAsia"/>
        </w:rPr>
        <w:t>数据</w:t>
      </w:r>
      <w:r>
        <w:t>链路层处理</w:t>
      </w:r>
    </w:p>
    <w:p w14:paraId="53B559FB">
      <w:pPr>
        <w:pStyle w:val="50"/>
      </w:pPr>
      <w:r>
        <w:rPr>
          <w:rFonts w:hint="eastAsia"/>
        </w:rPr>
        <w:t>数据链路层接收到无线信道组查询原语，根据原语要求，使用白名单上报无线信道组表中的无线信道编号。</w:t>
      </w:r>
    </w:p>
    <w:p w14:paraId="65D78717">
      <w:pPr>
        <w:pStyle w:val="57"/>
        <w:ind w:left="420" w:hanging="420"/>
      </w:pPr>
      <w:r>
        <w:rPr>
          <w:rFonts w:hint="eastAsia"/>
        </w:rPr>
        <w:t>无线</w:t>
      </w:r>
      <w:r>
        <w:t>信道组上报原语</w:t>
      </w:r>
    </w:p>
    <w:p w14:paraId="5FF32408">
      <w:pPr>
        <w:pStyle w:val="67"/>
      </w:pPr>
      <w:r>
        <w:rPr>
          <w:rFonts w:hint="eastAsia"/>
        </w:rPr>
        <w:t>原语定义</w:t>
      </w:r>
    </w:p>
    <w:p w14:paraId="5C587B21">
      <w:pPr>
        <w:pStyle w:val="50"/>
      </w:pPr>
      <w:r>
        <w:t>应用层通过无线信道组查询原语查询</w:t>
      </w:r>
      <w:r>
        <w:rPr>
          <w:rFonts w:hint="eastAsia"/>
        </w:rPr>
        <w:t>C</w:t>
      </w:r>
      <w:r>
        <w:t>CO中可用的无线信道信息时</w:t>
      </w:r>
      <w:r>
        <w:rPr>
          <w:rFonts w:hint="eastAsia"/>
        </w:rPr>
        <w:t>，</w:t>
      </w:r>
      <w:r>
        <w:t>数据链路层通过无线信道组上报原语上报</w:t>
      </w:r>
      <w:r>
        <w:rPr>
          <w:rFonts w:hint="eastAsia"/>
        </w:rPr>
        <w:t>C</w:t>
      </w:r>
      <w:r>
        <w:t>CO中的可用无线信道组信息</w:t>
      </w:r>
      <w:r>
        <w:rPr>
          <w:rFonts w:hint="eastAsia"/>
        </w:rPr>
        <w:t>。</w:t>
      </w:r>
      <w:r>
        <w:t>无线信道组上报原语定义如</w:t>
      </w:r>
      <w:r>
        <w:fldChar w:fldCharType="begin"/>
      </w:r>
      <w:r>
        <w:instrText xml:space="preserve"> REF _Ref9500 \h  \* MERGEFORMAT </w:instrText>
      </w:r>
      <w:r>
        <w:fldChar w:fldCharType="separate"/>
      </w:r>
      <w:r>
        <w:t>表 206</w:t>
      </w:r>
      <w:r>
        <w:fldChar w:fldCharType="end"/>
      </w:r>
      <w:r>
        <w:t>所示</w:t>
      </w:r>
      <w:r>
        <w:rPr>
          <w:rFonts w:hint="eastAsia"/>
        </w:rPr>
        <w:t>。</w:t>
      </w:r>
    </w:p>
    <w:p w14:paraId="4298F20A">
      <w:pPr>
        <w:pStyle w:val="103"/>
        <w:numPr>
          <w:ilvl w:val="255"/>
          <w:numId w:val="0"/>
        </w:numPr>
        <w:spacing w:before="120" w:after="120"/>
        <w:rPr>
          <w:rFonts w:ascii="Times New Roman"/>
        </w:rPr>
      </w:pPr>
      <w:bookmarkStart w:id="4890" w:name="_Ref9500"/>
      <w:bookmarkStart w:id="4891" w:name="_Ref46480767"/>
      <w:r>
        <w:t xml:space="preserve">表 </w:t>
      </w:r>
      <w:r>
        <w:fldChar w:fldCharType="begin"/>
      </w:r>
      <w:r>
        <w:instrText xml:space="preserve"> SEQ 表 \* ARABIC </w:instrText>
      </w:r>
      <w:r>
        <w:fldChar w:fldCharType="separate"/>
      </w:r>
      <w:r>
        <w:t>206</w:t>
      </w:r>
      <w:r>
        <w:fldChar w:fldCharType="end"/>
      </w:r>
      <w:bookmarkEnd w:id="4890"/>
      <w:r>
        <w:rPr>
          <w:rFonts w:hint="eastAsia" w:hAnsi="黑体"/>
          <w:sz w:val="20"/>
        </w:rPr>
        <w:t xml:space="preserve"> </w:t>
      </w:r>
      <w:r>
        <w:rPr>
          <w:rFonts w:ascii="Times New Roman"/>
        </w:rPr>
        <w:t>无线信道组上报原语</w:t>
      </w:r>
      <w:bookmarkEnd w:id="4891"/>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2014F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A882CDE">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vAlign w:val="center"/>
          </w:tcPr>
          <w:p w14:paraId="0B263F42">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vAlign w:val="center"/>
          </w:tcPr>
          <w:p w14:paraId="29371BD6">
            <w:pPr>
              <w:pStyle w:val="125"/>
              <w:rPr>
                <w:rFonts w:ascii="Times New Roman" w:hAnsi="Times New Roman"/>
                <w:sz w:val="18"/>
                <w:szCs w:val="18"/>
              </w:rPr>
            </w:pPr>
            <w:r>
              <w:rPr>
                <w:rFonts w:ascii="Times New Roman" w:hAnsi="Times New Roman"/>
                <w:sz w:val="18"/>
                <w:szCs w:val="18"/>
              </w:rPr>
              <w:t>有效范围</w:t>
            </w:r>
          </w:p>
        </w:tc>
        <w:tc>
          <w:tcPr>
            <w:tcW w:w="2835" w:type="dxa"/>
            <w:vAlign w:val="center"/>
          </w:tcPr>
          <w:p w14:paraId="4F1EBB6C">
            <w:pPr>
              <w:pStyle w:val="125"/>
              <w:rPr>
                <w:rFonts w:ascii="Times New Roman" w:hAnsi="Times New Roman"/>
                <w:sz w:val="18"/>
                <w:szCs w:val="18"/>
              </w:rPr>
            </w:pPr>
            <w:r>
              <w:rPr>
                <w:rFonts w:ascii="Times New Roman" w:hAnsi="Times New Roman"/>
                <w:sz w:val="18"/>
                <w:szCs w:val="18"/>
              </w:rPr>
              <w:t>描述</w:t>
            </w:r>
          </w:p>
        </w:tc>
      </w:tr>
      <w:tr w14:paraId="75C0E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C6700D9">
            <w:pPr>
              <w:pStyle w:val="125"/>
              <w:rPr>
                <w:rFonts w:ascii="Times New Roman" w:hAnsi="Times New Roman"/>
                <w:sz w:val="18"/>
                <w:szCs w:val="18"/>
              </w:rPr>
            </w:pPr>
            <w:r>
              <w:rPr>
                <w:rFonts w:ascii="Times New Roman" w:hAnsi="Times New Roman"/>
                <w:sz w:val="18"/>
                <w:szCs w:val="18"/>
              </w:rPr>
              <w:t>有效表项总数</w:t>
            </w:r>
          </w:p>
        </w:tc>
        <w:tc>
          <w:tcPr>
            <w:tcW w:w="1560" w:type="dxa"/>
            <w:tcBorders>
              <w:right w:val="single" w:color="auto" w:sz="4" w:space="0"/>
            </w:tcBorders>
            <w:vAlign w:val="center"/>
          </w:tcPr>
          <w:p w14:paraId="11C5097F">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字节数量</w:t>
            </w:r>
          </w:p>
        </w:tc>
        <w:tc>
          <w:tcPr>
            <w:tcW w:w="1417" w:type="dxa"/>
            <w:tcBorders>
              <w:left w:val="single" w:color="auto" w:sz="4" w:space="0"/>
            </w:tcBorders>
            <w:vAlign w:val="center"/>
          </w:tcPr>
          <w:p w14:paraId="07B0F340">
            <w:pPr>
              <w:pStyle w:val="125"/>
              <w:rPr>
                <w:rFonts w:ascii="Times New Roman" w:hAnsi="Times New Roman"/>
                <w:sz w:val="18"/>
                <w:szCs w:val="18"/>
              </w:rPr>
            </w:pPr>
            <w:r>
              <w:rPr>
                <w:rFonts w:ascii="Times New Roman" w:hAnsi="Times New Roman"/>
                <w:sz w:val="18"/>
                <w:szCs w:val="18"/>
              </w:rPr>
              <w:t xml:space="preserve">1 </w:t>
            </w:r>
            <w:r>
              <w:rPr>
                <w:rFonts w:hint="eastAsia" w:ascii="Times New Roman" w:hAnsi="Times New Roman"/>
                <w:sz w:val="18"/>
                <w:szCs w:val="18"/>
              </w:rPr>
              <w:t>-</w:t>
            </w:r>
            <w:r>
              <w:rPr>
                <w:rFonts w:ascii="Times New Roman" w:hAnsi="Times New Roman"/>
                <w:sz w:val="18"/>
                <w:szCs w:val="18"/>
              </w:rPr>
              <w:t xml:space="preserve"> 1024</w:t>
            </w:r>
          </w:p>
        </w:tc>
        <w:tc>
          <w:tcPr>
            <w:tcW w:w="2835" w:type="dxa"/>
            <w:vAlign w:val="center"/>
          </w:tcPr>
          <w:p w14:paraId="6D399008">
            <w:pPr>
              <w:pStyle w:val="125"/>
              <w:rPr>
                <w:rFonts w:ascii="Times New Roman" w:hAnsi="Times New Roman"/>
                <w:sz w:val="18"/>
                <w:szCs w:val="18"/>
              </w:rPr>
            </w:pPr>
            <w:r>
              <w:rPr>
                <w:rFonts w:ascii="Times New Roman" w:hAnsi="Times New Roman"/>
                <w:sz w:val="18"/>
                <w:szCs w:val="18"/>
              </w:rPr>
              <w:t>有效的无线信道表项总数</w:t>
            </w:r>
          </w:p>
        </w:tc>
      </w:tr>
      <w:tr w14:paraId="76115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0FE6955">
            <w:pPr>
              <w:pStyle w:val="125"/>
              <w:rPr>
                <w:rFonts w:ascii="Times New Roman" w:hAnsi="Times New Roman"/>
                <w:sz w:val="18"/>
                <w:szCs w:val="18"/>
              </w:rPr>
            </w:pPr>
            <w:r>
              <w:rPr>
                <w:rFonts w:ascii="Times New Roman" w:hAnsi="Times New Roman"/>
                <w:sz w:val="18"/>
                <w:szCs w:val="18"/>
              </w:rPr>
              <w:t>本次上报总数</w:t>
            </w:r>
          </w:p>
        </w:tc>
        <w:tc>
          <w:tcPr>
            <w:tcW w:w="1560" w:type="dxa"/>
            <w:tcBorders>
              <w:right w:val="single" w:color="auto" w:sz="4" w:space="0"/>
            </w:tcBorders>
            <w:vAlign w:val="center"/>
          </w:tcPr>
          <w:p w14:paraId="5BDC481C">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字节数量</w:t>
            </w:r>
          </w:p>
        </w:tc>
        <w:tc>
          <w:tcPr>
            <w:tcW w:w="1417" w:type="dxa"/>
            <w:tcBorders>
              <w:left w:val="single" w:color="auto" w:sz="4" w:space="0"/>
            </w:tcBorders>
            <w:vAlign w:val="center"/>
          </w:tcPr>
          <w:p w14:paraId="18A206F8">
            <w:pPr>
              <w:pStyle w:val="125"/>
              <w:rPr>
                <w:rFonts w:ascii="Times New Roman" w:hAnsi="Times New Roman"/>
                <w:sz w:val="18"/>
                <w:szCs w:val="18"/>
              </w:rPr>
            </w:pPr>
            <w:r>
              <w:rPr>
                <w:rFonts w:ascii="Times New Roman" w:hAnsi="Times New Roman"/>
                <w:sz w:val="18"/>
                <w:szCs w:val="18"/>
              </w:rPr>
              <w:t>1 - 1024</w:t>
            </w:r>
          </w:p>
        </w:tc>
        <w:tc>
          <w:tcPr>
            <w:tcW w:w="2835" w:type="dxa"/>
            <w:vAlign w:val="center"/>
          </w:tcPr>
          <w:p w14:paraId="3E281400">
            <w:pPr>
              <w:pStyle w:val="125"/>
              <w:rPr>
                <w:rFonts w:ascii="Times New Roman" w:hAnsi="Times New Roman"/>
                <w:sz w:val="18"/>
                <w:szCs w:val="18"/>
              </w:rPr>
            </w:pPr>
            <w:r>
              <w:rPr>
                <w:rFonts w:ascii="Times New Roman" w:hAnsi="Times New Roman"/>
                <w:sz w:val="18"/>
                <w:szCs w:val="18"/>
              </w:rPr>
              <w:t>本次上报的有效表项数量</w:t>
            </w:r>
          </w:p>
        </w:tc>
      </w:tr>
      <w:tr w14:paraId="580D4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5F96C875">
            <w:pPr>
              <w:pStyle w:val="125"/>
              <w:rPr>
                <w:rFonts w:ascii="Times New Roman" w:hAnsi="Times New Roman"/>
                <w:sz w:val="18"/>
                <w:szCs w:val="18"/>
              </w:rPr>
            </w:pPr>
            <w:r>
              <w:rPr>
                <w:rFonts w:ascii="Times New Roman" w:hAnsi="Times New Roman"/>
                <w:sz w:val="18"/>
                <w:szCs w:val="18"/>
              </w:rPr>
              <w:t>上报结束标志</w:t>
            </w:r>
          </w:p>
        </w:tc>
        <w:tc>
          <w:tcPr>
            <w:tcW w:w="1560" w:type="dxa"/>
            <w:tcBorders>
              <w:right w:val="single" w:color="auto" w:sz="4" w:space="0"/>
            </w:tcBorders>
            <w:vAlign w:val="center"/>
          </w:tcPr>
          <w:p w14:paraId="51D7E6C0">
            <w:pPr>
              <w:pStyle w:val="125"/>
              <w:rPr>
                <w:rFonts w:ascii="Times New Roman" w:hAnsi="Times New Roman"/>
                <w:sz w:val="18"/>
                <w:szCs w:val="18"/>
              </w:rPr>
            </w:pPr>
            <w:r>
              <w:rPr>
                <w:rFonts w:ascii="Times New Roman" w:hAnsi="Times New Roman"/>
                <w:sz w:val="18"/>
                <w:szCs w:val="18"/>
              </w:rPr>
              <w:t>布尔</w:t>
            </w:r>
          </w:p>
        </w:tc>
        <w:tc>
          <w:tcPr>
            <w:tcW w:w="1417" w:type="dxa"/>
            <w:tcBorders>
              <w:left w:val="single" w:color="auto" w:sz="4" w:space="0"/>
            </w:tcBorders>
            <w:vAlign w:val="center"/>
          </w:tcPr>
          <w:p w14:paraId="1FD6070F">
            <w:pPr>
              <w:pStyle w:val="125"/>
              <w:rPr>
                <w:rFonts w:ascii="Times New Roman" w:hAnsi="Times New Roman"/>
                <w:sz w:val="18"/>
                <w:szCs w:val="18"/>
              </w:rPr>
            </w:pPr>
            <w:r>
              <w:rPr>
                <w:rFonts w:ascii="Times New Roman" w:hAnsi="Times New Roman"/>
                <w:sz w:val="18"/>
                <w:szCs w:val="18"/>
              </w:rPr>
              <w:t>0或者1</w:t>
            </w:r>
          </w:p>
        </w:tc>
        <w:tc>
          <w:tcPr>
            <w:tcW w:w="2835" w:type="dxa"/>
            <w:vAlign w:val="center"/>
          </w:tcPr>
          <w:p w14:paraId="23264B26">
            <w:pPr>
              <w:pStyle w:val="125"/>
              <w:rPr>
                <w:rFonts w:ascii="Times New Roman" w:hAnsi="Times New Roman"/>
                <w:sz w:val="18"/>
                <w:szCs w:val="18"/>
              </w:rPr>
            </w:pPr>
            <w:r>
              <w:rPr>
                <w:rFonts w:ascii="Times New Roman" w:hAnsi="Times New Roman"/>
                <w:sz w:val="18"/>
                <w:szCs w:val="18"/>
              </w:rPr>
              <w:t>全部有效表项是否上报结束。</w:t>
            </w:r>
          </w:p>
          <w:p w14:paraId="642762E7">
            <w:pPr>
              <w:pStyle w:val="125"/>
              <w:rPr>
                <w:rFonts w:ascii="Times New Roman" w:hAnsi="Times New Roman"/>
                <w:sz w:val="18"/>
                <w:szCs w:val="18"/>
              </w:rPr>
            </w:pPr>
            <w:r>
              <w:rPr>
                <w:rFonts w:ascii="Times New Roman" w:hAnsi="Times New Roman"/>
                <w:sz w:val="18"/>
                <w:szCs w:val="18"/>
              </w:rPr>
              <w:t>1表示上报结束</w:t>
            </w:r>
          </w:p>
          <w:p w14:paraId="46824541">
            <w:pPr>
              <w:pStyle w:val="125"/>
              <w:rPr>
                <w:rFonts w:ascii="Times New Roman" w:hAnsi="Times New Roman"/>
                <w:sz w:val="18"/>
                <w:szCs w:val="18"/>
              </w:rPr>
            </w:pPr>
            <w:r>
              <w:rPr>
                <w:rFonts w:ascii="Times New Roman" w:hAnsi="Times New Roman"/>
                <w:sz w:val="18"/>
                <w:szCs w:val="18"/>
              </w:rPr>
              <w:t>0表示上报未结束</w:t>
            </w:r>
          </w:p>
        </w:tc>
      </w:tr>
      <w:tr w14:paraId="0D86D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EEE68B5">
            <w:pPr>
              <w:pStyle w:val="125"/>
              <w:rPr>
                <w:rFonts w:ascii="Times New Roman" w:hAnsi="Times New Roman"/>
                <w:sz w:val="18"/>
                <w:szCs w:val="18"/>
              </w:rPr>
            </w:pPr>
            <w:r>
              <w:rPr>
                <w:rFonts w:ascii="Times New Roman" w:hAnsi="Times New Roman"/>
                <w:sz w:val="18"/>
                <w:szCs w:val="18"/>
              </w:rPr>
              <w:t>无线信道编号1</w:t>
            </w:r>
          </w:p>
        </w:tc>
        <w:tc>
          <w:tcPr>
            <w:tcW w:w="1560" w:type="dxa"/>
            <w:tcBorders>
              <w:right w:val="single" w:color="auto" w:sz="4" w:space="0"/>
            </w:tcBorders>
            <w:vAlign w:val="center"/>
          </w:tcPr>
          <w:p w14:paraId="20264CD0">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字节</w:t>
            </w:r>
          </w:p>
        </w:tc>
        <w:tc>
          <w:tcPr>
            <w:tcW w:w="1417" w:type="dxa"/>
            <w:tcBorders>
              <w:left w:val="single" w:color="auto" w:sz="4" w:space="0"/>
            </w:tcBorders>
            <w:vAlign w:val="center"/>
          </w:tcPr>
          <w:p w14:paraId="67C067BA">
            <w:pPr>
              <w:pStyle w:val="125"/>
              <w:rPr>
                <w:rFonts w:ascii="Times New Roman" w:hAnsi="Times New Roman"/>
                <w:sz w:val="18"/>
                <w:szCs w:val="18"/>
              </w:rPr>
            </w:pPr>
            <w:r>
              <w:rPr>
                <w:rFonts w:ascii="Times New Roman" w:hAnsi="Times New Roman"/>
                <w:sz w:val="18"/>
                <w:szCs w:val="18"/>
              </w:rPr>
              <w:t>-</w:t>
            </w:r>
          </w:p>
        </w:tc>
        <w:tc>
          <w:tcPr>
            <w:tcW w:w="2835" w:type="dxa"/>
            <w:vAlign w:val="center"/>
          </w:tcPr>
          <w:p w14:paraId="79A1C496">
            <w:pPr>
              <w:pStyle w:val="125"/>
              <w:rPr>
                <w:rFonts w:ascii="Times New Roman" w:hAnsi="Times New Roman"/>
                <w:sz w:val="18"/>
                <w:szCs w:val="18"/>
              </w:rPr>
            </w:pPr>
            <w:r>
              <w:rPr>
                <w:rFonts w:ascii="Times New Roman" w:hAnsi="Times New Roman"/>
                <w:sz w:val="18"/>
                <w:szCs w:val="18"/>
              </w:rPr>
              <w:t>无线信道组中有效信道编号</w:t>
            </w:r>
          </w:p>
        </w:tc>
      </w:tr>
      <w:tr w14:paraId="4DE8AB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5372A4A8">
            <w:pPr>
              <w:pStyle w:val="125"/>
              <w:rPr>
                <w:rFonts w:ascii="Times New Roman" w:hAnsi="Times New Roman"/>
                <w:sz w:val="18"/>
                <w:szCs w:val="18"/>
              </w:rPr>
            </w:pPr>
            <w:r>
              <w:rPr>
                <w:rFonts w:ascii="Times New Roman" w:hAnsi="Times New Roman"/>
                <w:sz w:val="18"/>
                <w:szCs w:val="18"/>
              </w:rPr>
              <w:t>无线信道编号2</w:t>
            </w:r>
          </w:p>
        </w:tc>
        <w:tc>
          <w:tcPr>
            <w:tcW w:w="1560" w:type="dxa"/>
            <w:tcBorders>
              <w:right w:val="single" w:color="auto" w:sz="4" w:space="0"/>
            </w:tcBorders>
            <w:vAlign w:val="center"/>
          </w:tcPr>
          <w:p w14:paraId="37EA9164">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字节</w:t>
            </w:r>
          </w:p>
        </w:tc>
        <w:tc>
          <w:tcPr>
            <w:tcW w:w="1417" w:type="dxa"/>
            <w:tcBorders>
              <w:left w:val="single" w:color="auto" w:sz="4" w:space="0"/>
            </w:tcBorders>
            <w:vAlign w:val="center"/>
          </w:tcPr>
          <w:p w14:paraId="234DACDB">
            <w:pPr>
              <w:pStyle w:val="125"/>
              <w:rPr>
                <w:rFonts w:ascii="Times New Roman" w:hAnsi="Times New Roman"/>
                <w:sz w:val="18"/>
                <w:szCs w:val="18"/>
              </w:rPr>
            </w:pPr>
            <w:r>
              <w:rPr>
                <w:rFonts w:ascii="Times New Roman" w:hAnsi="Times New Roman"/>
                <w:sz w:val="18"/>
                <w:szCs w:val="18"/>
              </w:rPr>
              <w:t>-</w:t>
            </w:r>
          </w:p>
        </w:tc>
        <w:tc>
          <w:tcPr>
            <w:tcW w:w="2835" w:type="dxa"/>
            <w:vAlign w:val="center"/>
          </w:tcPr>
          <w:p w14:paraId="4174498E">
            <w:pPr>
              <w:pStyle w:val="125"/>
              <w:rPr>
                <w:rFonts w:ascii="Times New Roman" w:hAnsi="Times New Roman"/>
                <w:sz w:val="18"/>
                <w:szCs w:val="18"/>
              </w:rPr>
            </w:pPr>
            <w:r>
              <w:rPr>
                <w:rFonts w:ascii="Times New Roman" w:hAnsi="Times New Roman"/>
                <w:sz w:val="18"/>
                <w:szCs w:val="18"/>
              </w:rPr>
              <w:t>无线信道组中有效信道编号</w:t>
            </w:r>
          </w:p>
        </w:tc>
      </w:tr>
      <w:tr w14:paraId="57191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D01D13B">
            <w:pPr>
              <w:pStyle w:val="125"/>
              <w:rPr>
                <w:rFonts w:ascii="Times New Roman" w:hAnsi="Times New Roman"/>
                <w:sz w:val="18"/>
                <w:szCs w:val="18"/>
              </w:rPr>
            </w:pPr>
            <w:r>
              <w:rPr>
                <w:rFonts w:ascii="Times New Roman" w:hAnsi="Times New Roman"/>
                <w:sz w:val="18"/>
                <w:szCs w:val="18"/>
              </w:rPr>
              <w:t>…</w:t>
            </w:r>
          </w:p>
        </w:tc>
        <w:tc>
          <w:tcPr>
            <w:tcW w:w="1560" w:type="dxa"/>
            <w:tcBorders>
              <w:right w:val="single" w:color="auto" w:sz="4" w:space="0"/>
            </w:tcBorders>
            <w:vAlign w:val="center"/>
          </w:tcPr>
          <w:p w14:paraId="374BE4D4">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字节</w:t>
            </w:r>
          </w:p>
        </w:tc>
        <w:tc>
          <w:tcPr>
            <w:tcW w:w="1417" w:type="dxa"/>
            <w:tcBorders>
              <w:left w:val="single" w:color="auto" w:sz="4" w:space="0"/>
            </w:tcBorders>
            <w:vAlign w:val="center"/>
          </w:tcPr>
          <w:p w14:paraId="168D8777">
            <w:pPr>
              <w:pStyle w:val="125"/>
              <w:rPr>
                <w:rFonts w:ascii="Times New Roman" w:hAnsi="Times New Roman"/>
                <w:sz w:val="18"/>
                <w:szCs w:val="18"/>
              </w:rPr>
            </w:pPr>
            <w:r>
              <w:rPr>
                <w:rFonts w:ascii="Times New Roman" w:hAnsi="Times New Roman"/>
                <w:sz w:val="18"/>
                <w:szCs w:val="18"/>
              </w:rPr>
              <w:t>-</w:t>
            </w:r>
          </w:p>
        </w:tc>
        <w:tc>
          <w:tcPr>
            <w:tcW w:w="2835" w:type="dxa"/>
            <w:vAlign w:val="center"/>
          </w:tcPr>
          <w:p w14:paraId="24A9ED20">
            <w:pPr>
              <w:pStyle w:val="125"/>
              <w:rPr>
                <w:rFonts w:ascii="Times New Roman" w:hAnsi="Times New Roman"/>
                <w:sz w:val="18"/>
                <w:szCs w:val="18"/>
              </w:rPr>
            </w:pPr>
            <w:r>
              <w:rPr>
                <w:rFonts w:ascii="Times New Roman" w:hAnsi="Times New Roman"/>
                <w:sz w:val="18"/>
                <w:szCs w:val="18"/>
              </w:rPr>
              <w:t>无线信道组中有效信道编号</w:t>
            </w:r>
          </w:p>
        </w:tc>
      </w:tr>
      <w:tr w14:paraId="31F57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30CE3F8C">
            <w:pPr>
              <w:pStyle w:val="125"/>
              <w:rPr>
                <w:rFonts w:ascii="Times New Roman" w:hAnsi="Times New Roman"/>
                <w:sz w:val="18"/>
                <w:szCs w:val="18"/>
              </w:rPr>
            </w:pPr>
            <w:r>
              <w:rPr>
                <w:rFonts w:ascii="Times New Roman" w:hAnsi="Times New Roman"/>
                <w:sz w:val="18"/>
                <w:szCs w:val="18"/>
              </w:rPr>
              <w:t>无线信道编号n</w:t>
            </w:r>
          </w:p>
        </w:tc>
        <w:tc>
          <w:tcPr>
            <w:tcW w:w="1560" w:type="dxa"/>
            <w:tcBorders>
              <w:right w:val="single" w:color="auto" w:sz="4" w:space="0"/>
            </w:tcBorders>
            <w:vAlign w:val="center"/>
          </w:tcPr>
          <w:p w14:paraId="19B40519">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字节</w:t>
            </w:r>
          </w:p>
        </w:tc>
        <w:tc>
          <w:tcPr>
            <w:tcW w:w="1417" w:type="dxa"/>
            <w:tcBorders>
              <w:left w:val="single" w:color="auto" w:sz="4" w:space="0"/>
            </w:tcBorders>
            <w:vAlign w:val="center"/>
          </w:tcPr>
          <w:p w14:paraId="21D8FCF1">
            <w:pPr>
              <w:pStyle w:val="125"/>
              <w:rPr>
                <w:rFonts w:ascii="Times New Roman" w:hAnsi="Times New Roman"/>
                <w:sz w:val="18"/>
                <w:szCs w:val="18"/>
              </w:rPr>
            </w:pPr>
            <w:r>
              <w:rPr>
                <w:rFonts w:ascii="Times New Roman" w:hAnsi="Times New Roman"/>
                <w:sz w:val="18"/>
                <w:szCs w:val="18"/>
              </w:rPr>
              <w:t>-</w:t>
            </w:r>
          </w:p>
        </w:tc>
        <w:tc>
          <w:tcPr>
            <w:tcW w:w="2835" w:type="dxa"/>
            <w:vAlign w:val="center"/>
          </w:tcPr>
          <w:p w14:paraId="6806CC58">
            <w:pPr>
              <w:pStyle w:val="125"/>
              <w:rPr>
                <w:rFonts w:ascii="Times New Roman" w:hAnsi="Times New Roman"/>
                <w:sz w:val="18"/>
                <w:szCs w:val="18"/>
              </w:rPr>
            </w:pPr>
            <w:r>
              <w:rPr>
                <w:rFonts w:ascii="Times New Roman" w:hAnsi="Times New Roman"/>
                <w:sz w:val="18"/>
                <w:szCs w:val="18"/>
              </w:rPr>
              <w:t>无线信道组中有效信道编号</w:t>
            </w:r>
          </w:p>
          <w:p w14:paraId="09F35952">
            <w:pPr>
              <w:pStyle w:val="125"/>
              <w:rPr>
                <w:rFonts w:ascii="Times New Roman" w:hAnsi="Times New Roman"/>
                <w:sz w:val="18"/>
                <w:szCs w:val="18"/>
              </w:rPr>
            </w:pPr>
            <w:r>
              <w:rPr>
                <w:rFonts w:ascii="Times New Roman" w:hAnsi="Times New Roman"/>
                <w:sz w:val="18"/>
                <w:szCs w:val="18"/>
              </w:rPr>
              <w:t>其中n为本次上报总数</w:t>
            </w:r>
          </w:p>
        </w:tc>
      </w:tr>
    </w:tbl>
    <w:p w14:paraId="02664D80">
      <w:pPr>
        <w:pStyle w:val="50"/>
      </w:pPr>
    </w:p>
    <w:p w14:paraId="13203062">
      <w:pPr>
        <w:pStyle w:val="67"/>
      </w:pPr>
      <w:r>
        <w:rPr>
          <w:rFonts w:hint="eastAsia"/>
        </w:rPr>
        <w:t>数据</w:t>
      </w:r>
      <w:r>
        <w:t>链路层处理</w:t>
      </w:r>
    </w:p>
    <w:p w14:paraId="0B6B6B7E">
      <w:pPr>
        <w:pStyle w:val="50"/>
      </w:pPr>
      <w:r>
        <w:rPr>
          <w:rFonts w:hint="eastAsia"/>
        </w:rPr>
        <w:t>数据链路层接收到应用层无线信道组查询原语后，通过无线信道组上报原语上报无线信道组信息。每个查询原语，发送一个上报原语。</w:t>
      </w:r>
    </w:p>
    <w:p w14:paraId="2C395223">
      <w:pPr>
        <w:pStyle w:val="57"/>
        <w:ind w:left="420" w:hanging="420"/>
      </w:pPr>
      <w:r>
        <w:t>无线信道组设置原语</w:t>
      </w:r>
    </w:p>
    <w:p w14:paraId="77095DE0">
      <w:pPr>
        <w:pStyle w:val="67"/>
      </w:pPr>
      <w:r>
        <w:rPr>
          <w:rFonts w:hint="eastAsia"/>
        </w:rPr>
        <w:t>原语定义</w:t>
      </w:r>
    </w:p>
    <w:p w14:paraId="316841E1">
      <w:pPr>
        <w:pStyle w:val="50"/>
      </w:pPr>
      <w:r>
        <w:rPr>
          <w:rFonts w:hint="eastAsia"/>
        </w:rPr>
        <w:t>应用层可以通过无线信道设置原语，要求</w:t>
      </w:r>
      <w:r>
        <w:t>数据链路层</w:t>
      </w:r>
      <w:r>
        <w:rPr>
          <w:rFonts w:hint="eastAsia"/>
        </w:rPr>
        <w:t>配置</w:t>
      </w:r>
      <w:r>
        <w:t>网络可使用的无线信道组。无线</w:t>
      </w:r>
      <w:r>
        <w:rPr>
          <w:rFonts w:hint="eastAsia"/>
        </w:rPr>
        <w:t>信道</w:t>
      </w:r>
      <w:r>
        <w:t>组设置原语如</w:t>
      </w:r>
      <w:r>
        <w:fldChar w:fldCharType="begin"/>
      </w:r>
      <w:r>
        <w:instrText xml:space="preserve"> REF _Ref9539 \h  \* MERGEFORMAT </w:instrText>
      </w:r>
      <w:r>
        <w:fldChar w:fldCharType="separate"/>
      </w:r>
      <w:r>
        <w:t>表 207</w:t>
      </w:r>
      <w:r>
        <w:fldChar w:fldCharType="end"/>
      </w:r>
      <w:r>
        <w:t>所示。</w:t>
      </w:r>
    </w:p>
    <w:p w14:paraId="76EDB00E">
      <w:pPr>
        <w:pStyle w:val="103"/>
        <w:numPr>
          <w:ilvl w:val="255"/>
          <w:numId w:val="0"/>
        </w:numPr>
        <w:spacing w:before="120" w:after="120"/>
        <w:rPr>
          <w:rFonts w:ascii="Times New Roman"/>
        </w:rPr>
      </w:pPr>
      <w:bookmarkStart w:id="4892" w:name="_Ref9539"/>
      <w:bookmarkStart w:id="4893" w:name="_Ref46480788"/>
      <w:r>
        <w:t xml:space="preserve">表 </w:t>
      </w:r>
      <w:r>
        <w:fldChar w:fldCharType="begin"/>
      </w:r>
      <w:r>
        <w:instrText xml:space="preserve"> SEQ 表 \* ARABIC </w:instrText>
      </w:r>
      <w:r>
        <w:fldChar w:fldCharType="separate"/>
      </w:r>
      <w:r>
        <w:t>207</w:t>
      </w:r>
      <w:r>
        <w:fldChar w:fldCharType="end"/>
      </w:r>
      <w:bookmarkEnd w:id="4892"/>
      <w:r>
        <w:rPr>
          <w:rFonts w:hint="eastAsia" w:hAnsi="黑体"/>
          <w:sz w:val="20"/>
        </w:rPr>
        <w:t xml:space="preserve"> </w:t>
      </w:r>
      <w:r>
        <w:rPr>
          <w:rFonts w:ascii="Times New Roman"/>
        </w:rPr>
        <w:t>无线信道组设置原语</w:t>
      </w:r>
      <w:bookmarkEnd w:id="4893"/>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3D443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19F5748">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vAlign w:val="center"/>
          </w:tcPr>
          <w:p w14:paraId="01E5F830">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vAlign w:val="center"/>
          </w:tcPr>
          <w:p w14:paraId="149FC3D8">
            <w:pPr>
              <w:pStyle w:val="125"/>
              <w:rPr>
                <w:rFonts w:ascii="Times New Roman" w:hAnsi="Times New Roman"/>
                <w:sz w:val="18"/>
                <w:szCs w:val="18"/>
              </w:rPr>
            </w:pPr>
            <w:r>
              <w:rPr>
                <w:rFonts w:ascii="Times New Roman" w:hAnsi="Times New Roman"/>
                <w:sz w:val="18"/>
                <w:szCs w:val="18"/>
              </w:rPr>
              <w:t>有效范围</w:t>
            </w:r>
          </w:p>
        </w:tc>
        <w:tc>
          <w:tcPr>
            <w:tcW w:w="2835" w:type="dxa"/>
            <w:vAlign w:val="center"/>
          </w:tcPr>
          <w:p w14:paraId="1493915F">
            <w:pPr>
              <w:pStyle w:val="125"/>
              <w:rPr>
                <w:rFonts w:ascii="Times New Roman" w:hAnsi="Times New Roman"/>
                <w:sz w:val="18"/>
                <w:szCs w:val="18"/>
              </w:rPr>
            </w:pPr>
            <w:r>
              <w:rPr>
                <w:rFonts w:ascii="Times New Roman" w:hAnsi="Times New Roman"/>
                <w:sz w:val="18"/>
                <w:szCs w:val="18"/>
              </w:rPr>
              <w:t>描述</w:t>
            </w:r>
          </w:p>
        </w:tc>
      </w:tr>
      <w:tr w14:paraId="28FE3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F37F01F">
            <w:pPr>
              <w:pStyle w:val="125"/>
              <w:rPr>
                <w:rFonts w:ascii="Times New Roman" w:hAnsi="Times New Roman"/>
                <w:sz w:val="18"/>
                <w:szCs w:val="18"/>
              </w:rPr>
            </w:pPr>
            <w:r>
              <w:rPr>
                <w:rFonts w:hint="eastAsia" w:ascii="Times New Roman" w:hAnsi="Times New Roman"/>
                <w:sz w:val="18"/>
                <w:szCs w:val="18"/>
              </w:rPr>
              <w:t>操作标志</w:t>
            </w:r>
          </w:p>
        </w:tc>
        <w:tc>
          <w:tcPr>
            <w:tcW w:w="1560" w:type="dxa"/>
            <w:tcBorders>
              <w:right w:val="single" w:color="auto" w:sz="4" w:space="0"/>
            </w:tcBorders>
            <w:vAlign w:val="center"/>
          </w:tcPr>
          <w:p w14:paraId="6C37807C">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vAlign w:val="center"/>
          </w:tcPr>
          <w:p w14:paraId="1270DB7E">
            <w:pPr>
              <w:pStyle w:val="125"/>
              <w:rPr>
                <w:rFonts w:ascii="Times New Roman" w:hAnsi="Times New Roman"/>
                <w:sz w:val="18"/>
                <w:szCs w:val="18"/>
              </w:rPr>
            </w:pPr>
            <w:r>
              <w:rPr>
                <w:rFonts w:hint="eastAsia" w:ascii="Times New Roman" w:hAnsi="Times New Roman"/>
                <w:sz w:val="18"/>
                <w:szCs w:val="18"/>
              </w:rPr>
              <w:t>-</w:t>
            </w:r>
          </w:p>
        </w:tc>
        <w:tc>
          <w:tcPr>
            <w:tcW w:w="2835" w:type="dxa"/>
            <w:vAlign w:val="center"/>
          </w:tcPr>
          <w:p w14:paraId="0EBF13AC">
            <w:pPr>
              <w:pStyle w:val="125"/>
              <w:rPr>
                <w:rFonts w:ascii="Times New Roman" w:hAnsi="Times New Roman"/>
                <w:sz w:val="18"/>
                <w:szCs w:val="18"/>
              </w:rPr>
            </w:pPr>
            <w:r>
              <w:rPr>
                <w:rFonts w:hint="eastAsia" w:ascii="Times New Roman" w:hAnsi="Times New Roman"/>
                <w:sz w:val="18"/>
                <w:szCs w:val="18"/>
              </w:rPr>
              <w:t>本次无线信道组设置动作。</w:t>
            </w:r>
          </w:p>
          <w:p w14:paraId="512CB34E">
            <w:pPr>
              <w:pStyle w:val="125"/>
              <w:numPr>
                <w:ilvl w:val="0"/>
                <w:numId w:val="37"/>
              </w:numPr>
              <w:rPr>
                <w:rFonts w:ascii="Times New Roman" w:hAnsi="Times New Roman"/>
                <w:sz w:val="18"/>
                <w:szCs w:val="18"/>
              </w:rPr>
            </w:pPr>
            <w:r>
              <w:rPr>
                <w:rFonts w:ascii="Times New Roman" w:hAnsi="Times New Roman"/>
                <w:sz w:val="18"/>
                <w:szCs w:val="18"/>
              </w:rPr>
              <w:t>添加无线信道</w:t>
            </w:r>
          </w:p>
          <w:p w14:paraId="1A2E53FF">
            <w:pPr>
              <w:pStyle w:val="125"/>
              <w:numPr>
                <w:ilvl w:val="0"/>
                <w:numId w:val="37"/>
              </w:numPr>
              <w:rPr>
                <w:rFonts w:ascii="Times New Roman" w:hAnsi="Times New Roman"/>
                <w:sz w:val="18"/>
                <w:szCs w:val="18"/>
              </w:rPr>
            </w:pPr>
            <w:r>
              <w:rPr>
                <w:rFonts w:hint="eastAsia" w:ascii="Times New Roman" w:hAnsi="Times New Roman"/>
                <w:sz w:val="18"/>
                <w:szCs w:val="18"/>
              </w:rPr>
              <w:t>删除无线信道</w:t>
            </w:r>
          </w:p>
        </w:tc>
      </w:tr>
      <w:tr w14:paraId="62E44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1923660A">
            <w:pPr>
              <w:pStyle w:val="125"/>
              <w:rPr>
                <w:rFonts w:ascii="Times New Roman" w:hAnsi="Times New Roman"/>
                <w:sz w:val="18"/>
                <w:szCs w:val="18"/>
              </w:rPr>
            </w:pPr>
            <w:r>
              <w:rPr>
                <w:rFonts w:hint="eastAsia" w:ascii="Times New Roman" w:hAnsi="Times New Roman"/>
                <w:sz w:val="18"/>
                <w:szCs w:val="18"/>
              </w:rPr>
              <w:t>无线</w:t>
            </w:r>
            <w:r>
              <w:rPr>
                <w:rFonts w:ascii="Times New Roman" w:hAnsi="Times New Roman"/>
                <w:sz w:val="18"/>
                <w:szCs w:val="18"/>
              </w:rPr>
              <w:t>信道组个数</w:t>
            </w:r>
          </w:p>
        </w:tc>
        <w:tc>
          <w:tcPr>
            <w:tcW w:w="1560" w:type="dxa"/>
            <w:tcBorders>
              <w:right w:val="single" w:color="auto" w:sz="4" w:space="0"/>
            </w:tcBorders>
            <w:vAlign w:val="center"/>
          </w:tcPr>
          <w:p w14:paraId="486CA04A">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vAlign w:val="center"/>
          </w:tcPr>
          <w:p w14:paraId="25FE2179">
            <w:pPr>
              <w:pStyle w:val="125"/>
              <w:rPr>
                <w:rFonts w:ascii="Times New Roman" w:hAnsi="Times New Roman"/>
                <w:sz w:val="18"/>
                <w:szCs w:val="18"/>
              </w:rPr>
            </w:pPr>
            <w:r>
              <w:rPr>
                <w:rFonts w:hint="eastAsia" w:ascii="Times New Roman" w:hAnsi="Times New Roman"/>
                <w:sz w:val="18"/>
                <w:szCs w:val="18"/>
              </w:rPr>
              <w:t>1-255</w:t>
            </w:r>
          </w:p>
        </w:tc>
        <w:tc>
          <w:tcPr>
            <w:tcW w:w="2835" w:type="dxa"/>
            <w:vAlign w:val="center"/>
          </w:tcPr>
          <w:p w14:paraId="3A869F74">
            <w:pPr>
              <w:pStyle w:val="125"/>
              <w:rPr>
                <w:rFonts w:ascii="Times New Roman" w:hAnsi="Times New Roman"/>
                <w:sz w:val="18"/>
                <w:szCs w:val="18"/>
              </w:rPr>
            </w:pPr>
            <w:r>
              <w:rPr>
                <w:rFonts w:hint="eastAsia" w:ascii="Times New Roman" w:hAnsi="Times New Roman"/>
                <w:sz w:val="18"/>
                <w:szCs w:val="18"/>
              </w:rPr>
              <w:t>本次配置无线</w:t>
            </w:r>
            <w:r>
              <w:rPr>
                <w:rFonts w:ascii="Times New Roman" w:hAnsi="Times New Roman"/>
                <w:sz w:val="18"/>
                <w:szCs w:val="18"/>
              </w:rPr>
              <w:t>信道</w:t>
            </w:r>
            <w:r>
              <w:rPr>
                <w:rFonts w:hint="eastAsia" w:ascii="Times New Roman" w:hAnsi="Times New Roman"/>
                <w:sz w:val="18"/>
                <w:szCs w:val="18"/>
              </w:rPr>
              <w:t>的</w:t>
            </w:r>
            <w:r>
              <w:rPr>
                <w:rFonts w:ascii="Times New Roman" w:hAnsi="Times New Roman"/>
                <w:sz w:val="18"/>
                <w:szCs w:val="18"/>
              </w:rPr>
              <w:t>个数</w:t>
            </w:r>
          </w:p>
        </w:tc>
      </w:tr>
      <w:tr w14:paraId="4CA30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23231A30">
            <w:pPr>
              <w:pStyle w:val="125"/>
              <w:rPr>
                <w:rFonts w:ascii="Times New Roman" w:hAnsi="Times New Roman"/>
                <w:sz w:val="18"/>
                <w:szCs w:val="18"/>
              </w:rPr>
            </w:pPr>
            <w:r>
              <w:rPr>
                <w:rFonts w:hint="eastAsia" w:ascii="Times New Roman" w:hAnsi="Times New Roman"/>
                <w:sz w:val="18"/>
                <w:szCs w:val="18"/>
              </w:rPr>
              <w:t>无线</w:t>
            </w:r>
            <w:r>
              <w:rPr>
                <w:rFonts w:ascii="Times New Roman" w:hAnsi="Times New Roman"/>
                <w:sz w:val="18"/>
                <w:szCs w:val="18"/>
              </w:rPr>
              <w:t>信道编号</w:t>
            </w:r>
            <w:r>
              <w:rPr>
                <w:rFonts w:hint="eastAsia" w:ascii="Times New Roman" w:hAnsi="Times New Roman"/>
                <w:sz w:val="18"/>
                <w:szCs w:val="18"/>
              </w:rPr>
              <w:t>1</w:t>
            </w:r>
          </w:p>
        </w:tc>
        <w:tc>
          <w:tcPr>
            <w:tcW w:w="1560" w:type="dxa"/>
            <w:tcBorders>
              <w:right w:val="single" w:color="auto" w:sz="4" w:space="0"/>
            </w:tcBorders>
            <w:vAlign w:val="center"/>
          </w:tcPr>
          <w:p w14:paraId="41FB4AA4">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vAlign w:val="center"/>
          </w:tcPr>
          <w:p w14:paraId="506BB253">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-255</w:t>
            </w:r>
          </w:p>
        </w:tc>
        <w:tc>
          <w:tcPr>
            <w:tcW w:w="2835" w:type="dxa"/>
            <w:vAlign w:val="center"/>
          </w:tcPr>
          <w:p w14:paraId="4CF6879B">
            <w:pPr>
              <w:pStyle w:val="125"/>
              <w:rPr>
                <w:rFonts w:ascii="Times New Roman" w:hAnsi="Times New Roman"/>
                <w:sz w:val="18"/>
                <w:szCs w:val="18"/>
              </w:rPr>
            </w:pPr>
            <w:r>
              <w:rPr>
                <w:rFonts w:hint="eastAsia" w:ascii="Times New Roman" w:hAnsi="Times New Roman"/>
                <w:sz w:val="18"/>
                <w:szCs w:val="18"/>
              </w:rPr>
              <w:t>无线</w:t>
            </w:r>
            <w:r>
              <w:rPr>
                <w:rFonts w:ascii="Times New Roman" w:hAnsi="Times New Roman"/>
                <w:sz w:val="18"/>
                <w:szCs w:val="18"/>
              </w:rPr>
              <w:t>信道编号</w:t>
            </w:r>
          </w:p>
        </w:tc>
      </w:tr>
      <w:tr w14:paraId="22BD3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5392601B">
            <w:pPr>
              <w:pStyle w:val="125"/>
              <w:rPr>
                <w:rFonts w:ascii="Times New Roman" w:hAnsi="Times New Roman"/>
                <w:sz w:val="18"/>
                <w:szCs w:val="18"/>
              </w:rPr>
            </w:pPr>
            <w:r>
              <w:rPr>
                <w:rFonts w:hint="eastAsia" w:ascii="Times New Roman" w:hAnsi="Times New Roman"/>
                <w:sz w:val="18"/>
                <w:szCs w:val="18"/>
              </w:rPr>
              <w:t>……</w:t>
            </w:r>
          </w:p>
        </w:tc>
        <w:tc>
          <w:tcPr>
            <w:tcW w:w="1560" w:type="dxa"/>
            <w:tcBorders>
              <w:right w:val="single" w:color="auto" w:sz="4" w:space="0"/>
            </w:tcBorders>
            <w:vAlign w:val="center"/>
          </w:tcPr>
          <w:p w14:paraId="097F222F">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vAlign w:val="center"/>
          </w:tcPr>
          <w:p w14:paraId="2A539E8C">
            <w:pPr>
              <w:pStyle w:val="125"/>
              <w:rPr>
                <w:rFonts w:ascii="Times New Roman" w:hAnsi="Times New Roman"/>
                <w:sz w:val="18"/>
                <w:szCs w:val="18"/>
              </w:rPr>
            </w:pPr>
            <w:r>
              <w:rPr>
                <w:rFonts w:hint="eastAsia" w:ascii="Times New Roman" w:hAnsi="Times New Roman"/>
                <w:sz w:val="18"/>
                <w:szCs w:val="18"/>
              </w:rPr>
              <w:t>0-255</w:t>
            </w:r>
          </w:p>
        </w:tc>
        <w:tc>
          <w:tcPr>
            <w:tcW w:w="2835" w:type="dxa"/>
            <w:vAlign w:val="center"/>
          </w:tcPr>
          <w:p w14:paraId="5368192D">
            <w:pPr>
              <w:pStyle w:val="125"/>
              <w:rPr>
                <w:rFonts w:ascii="Times New Roman" w:hAnsi="Times New Roman"/>
                <w:sz w:val="18"/>
                <w:szCs w:val="18"/>
              </w:rPr>
            </w:pPr>
            <w:r>
              <w:rPr>
                <w:rFonts w:hint="eastAsia" w:ascii="Times New Roman" w:hAnsi="Times New Roman"/>
                <w:sz w:val="18"/>
                <w:szCs w:val="18"/>
              </w:rPr>
              <w:t>无线</w:t>
            </w:r>
            <w:r>
              <w:rPr>
                <w:rFonts w:ascii="Times New Roman" w:hAnsi="Times New Roman"/>
                <w:sz w:val="18"/>
                <w:szCs w:val="18"/>
              </w:rPr>
              <w:t>信道编号</w:t>
            </w:r>
          </w:p>
        </w:tc>
      </w:tr>
      <w:tr w14:paraId="71587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7338021">
            <w:pPr>
              <w:pStyle w:val="125"/>
              <w:rPr>
                <w:rFonts w:ascii="Times New Roman" w:hAnsi="Times New Roman"/>
                <w:sz w:val="18"/>
                <w:szCs w:val="18"/>
              </w:rPr>
            </w:pPr>
            <w:r>
              <w:rPr>
                <w:rFonts w:hint="eastAsia" w:ascii="Times New Roman" w:hAnsi="Times New Roman"/>
                <w:sz w:val="18"/>
                <w:szCs w:val="18"/>
              </w:rPr>
              <w:t>无线信道编号n</w:t>
            </w:r>
          </w:p>
        </w:tc>
        <w:tc>
          <w:tcPr>
            <w:tcW w:w="1560" w:type="dxa"/>
            <w:tcBorders>
              <w:right w:val="single" w:color="auto" w:sz="4" w:space="0"/>
            </w:tcBorders>
            <w:vAlign w:val="center"/>
          </w:tcPr>
          <w:p w14:paraId="098F41B1">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vAlign w:val="center"/>
          </w:tcPr>
          <w:p w14:paraId="23302CB3">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-255</w:t>
            </w:r>
          </w:p>
        </w:tc>
        <w:tc>
          <w:tcPr>
            <w:tcW w:w="2835" w:type="dxa"/>
            <w:vAlign w:val="center"/>
          </w:tcPr>
          <w:p w14:paraId="503A4FCC">
            <w:pPr>
              <w:pStyle w:val="125"/>
              <w:rPr>
                <w:rFonts w:ascii="Times New Roman" w:hAnsi="Times New Roman"/>
                <w:sz w:val="18"/>
                <w:szCs w:val="18"/>
              </w:rPr>
            </w:pPr>
            <w:r>
              <w:rPr>
                <w:rFonts w:hint="eastAsia" w:ascii="Times New Roman" w:hAnsi="Times New Roman"/>
                <w:sz w:val="18"/>
                <w:szCs w:val="18"/>
              </w:rPr>
              <w:t>无线信道编号</w:t>
            </w:r>
          </w:p>
          <w:p w14:paraId="19A48101">
            <w:pPr>
              <w:pStyle w:val="125"/>
              <w:rPr>
                <w:rFonts w:ascii="Times New Roman" w:hAnsi="Times New Roman"/>
                <w:sz w:val="18"/>
                <w:szCs w:val="18"/>
              </w:rPr>
            </w:pPr>
            <w:r>
              <w:rPr>
                <w:rFonts w:ascii="Times New Roman" w:hAnsi="Times New Roman"/>
                <w:sz w:val="18"/>
                <w:szCs w:val="18"/>
              </w:rPr>
              <w:t>其中n为本次设置总数</w:t>
            </w:r>
          </w:p>
        </w:tc>
      </w:tr>
    </w:tbl>
    <w:p w14:paraId="43B1EA31">
      <w:pPr>
        <w:pStyle w:val="50"/>
      </w:pPr>
    </w:p>
    <w:p w14:paraId="2001D670">
      <w:pPr>
        <w:pStyle w:val="67"/>
      </w:pPr>
      <w:r>
        <w:t>数据链路层处理</w:t>
      </w:r>
    </w:p>
    <w:p w14:paraId="0E288B04">
      <w:pPr>
        <w:pStyle w:val="50"/>
      </w:pPr>
      <w:r>
        <w:rPr>
          <w:rFonts w:hint="eastAsia"/>
        </w:rPr>
        <w:t>数据链路层根据无线信道组设置原语的操作标志，将无线信道编号添加到无线信道表项，或者将的无线信道表中已经存在的表项删掉。</w:t>
      </w:r>
    </w:p>
    <w:p w14:paraId="4CC77196">
      <w:pPr>
        <w:pStyle w:val="57"/>
        <w:ind w:left="420" w:hanging="420"/>
      </w:pPr>
      <w:r>
        <w:t>无线信道查询原语</w:t>
      </w:r>
    </w:p>
    <w:p w14:paraId="2EED2CB8">
      <w:pPr>
        <w:pStyle w:val="67"/>
      </w:pPr>
      <w:r>
        <w:t>原语定义</w:t>
      </w:r>
    </w:p>
    <w:p w14:paraId="19F89A80">
      <w:pPr>
        <w:pStyle w:val="50"/>
      </w:pPr>
      <w:r>
        <w:t>应用层可以通过无线信道查询原语</w:t>
      </w:r>
      <w:r>
        <w:rPr>
          <w:rFonts w:hint="eastAsia"/>
        </w:rPr>
        <w:t>，</w:t>
      </w:r>
      <w:r>
        <w:t>获得当前</w:t>
      </w:r>
      <w:r>
        <w:rPr>
          <w:rFonts w:hint="eastAsia"/>
        </w:rPr>
        <w:t>C</w:t>
      </w:r>
      <w:r>
        <w:t>CO的无线信道编号</w:t>
      </w:r>
      <w:r>
        <w:rPr>
          <w:rFonts w:hint="eastAsia"/>
        </w:rPr>
        <w:t>。无线信道编号查询原语的语义定义如</w:t>
      </w:r>
      <w:r>
        <w:fldChar w:fldCharType="begin"/>
      </w:r>
      <w:r>
        <w:instrText xml:space="preserve"> REF _Ref9578 \h  \* MERGEFORMAT </w:instrText>
      </w:r>
      <w:r>
        <w:fldChar w:fldCharType="separate"/>
      </w:r>
      <w:r>
        <w:t>表 208</w:t>
      </w:r>
      <w:r>
        <w:fldChar w:fldCharType="end"/>
      </w:r>
      <w:r>
        <w:rPr>
          <w:rFonts w:hint="eastAsia"/>
        </w:rPr>
        <w:t>所示。</w:t>
      </w:r>
    </w:p>
    <w:p w14:paraId="1659003E">
      <w:pPr>
        <w:pStyle w:val="103"/>
        <w:numPr>
          <w:ilvl w:val="255"/>
          <w:numId w:val="0"/>
        </w:numPr>
        <w:spacing w:before="120" w:after="120"/>
        <w:rPr>
          <w:rFonts w:ascii="Times New Roman"/>
        </w:rPr>
      </w:pPr>
      <w:bookmarkStart w:id="4894" w:name="_Ref9578"/>
      <w:bookmarkStart w:id="4895" w:name="_Ref46480805"/>
      <w:r>
        <w:t xml:space="preserve">表 </w:t>
      </w:r>
      <w:r>
        <w:fldChar w:fldCharType="begin"/>
      </w:r>
      <w:r>
        <w:instrText xml:space="preserve"> SEQ 表 \* ARABIC </w:instrText>
      </w:r>
      <w:r>
        <w:fldChar w:fldCharType="separate"/>
      </w:r>
      <w:r>
        <w:t>208</w:t>
      </w:r>
      <w:r>
        <w:fldChar w:fldCharType="end"/>
      </w:r>
      <w:bookmarkEnd w:id="4894"/>
      <w:r>
        <w:rPr>
          <w:rFonts w:hint="eastAsia" w:hAnsi="黑体"/>
          <w:sz w:val="20"/>
        </w:rPr>
        <w:t xml:space="preserve"> </w:t>
      </w:r>
      <w:r>
        <w:rPr>
          <w:rFonts w:ascii="Times New Roman"/>
        </w:rPr>
        <w:t>无线信道查询原语</w:t>
      </w:r>
      <w:bookmarkEnd w:id="4895"/>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26D14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7E844CFA">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vAlign w:val="center"/>
          </w:tcPr>
          <w:p w14:paraId="3F5E22A9">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vAlign w:val="center"/>
          </w:tcPr>
          <w:p w14:paraId="4A9C914C">
            <w:pPr>
              <w:pStyle w:val="125"/>
              <w:rPr>
                <w:rFonts w:ascii="Times New Roman" w:hAnsi="Times New Roman"/>
                <w:sz w:val="18"/>
                <w:szCs w:val="18"/>
              </w:rPr>
            </w:pPr>
            <w:r>
              <w:rPr>
                <w:rFonts w:ascii="Times New Roman" w:hAnsi="Times New Roman"/>
                <w:sz w:val="18"/>
                <w:szCs w:val="18"/>
              </w:rPr>
              <w:t>有效范围</w:t>
            </w:r>
          </w:p>
        </w:tc>
        <w:tc>
          <w:tcPr>
            <w:tcW w:w="2835" w:type="dxa"/>
            <w:vAlign w:val="center"/>
          </w:tcPr>
          <w:p w14:paraId="7B7D59F8">
            <w:pPr>
              <w:pStyle w:val="125"/>
              <w:rPr>
                <w:rFonts w:ascii="Times New Roman" w:hAnsi="Times New Roman"/>
                <w:sz w:val="18"/>
                <w:szCs w:val="18"/>
              </w:rPr>
            </w:pPr>
            <w:r>
              <w:rPr>
                <w:rFonts w:ascii="Times New Roman" w:hAnsi="Times New Roman"/>
                <w:sz w:val="18"/>
                <w:szCs w:val="18"/>
              </w:rPr>
              <w:t>描述</w:t>
            </w:r>
          </w:p>
        </w:tc>
      </w:tr>
      <w:tr w14:paraId="6C1AC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vAlign w:val="center"/>
          </w:tcPr>
          <w:p w14:paraId="6C5F0019">
            <w:pPr>
              <w:pStyle w:val="125"/>
              <w:rPr>
                <w:rFonts w:ascii="Times New Roman" w:hAnsi="Times New Roman"/>
                <w:sz w:val="18"/>
                <w:szCs w:val="18"/>
              </w:rPr>
            </w:pPr>
            <w:r>
              <w:rPr>
                <w:rFonts w:ascii="Times New Roman" w:hAnsi="Times New Roman"/>
                <w:sz w:val="18"/>
                <w:szCs w:val="18"/>
              </w:rPr>
              <w:t>-</w:t>
            </w:r>
          </w:p>
        </w:tc>
        <w:tc>
          <w:tcPr>
            <w:tcW w:w="1560" w:type="dxa"/>
            <w:tcBorders>
              <w:right w:val="single" w:color="auto" w:sz="4" w:space="0"/>
            </w:tcBorders>
            <w:vAlign w:val="center"/>
          </w:tcPr>
          <w:p w14:paraId="17AD2C32">
            <w:pPr>
              <w:pStyle w:val="125"/>
              <w:rPr>
                <w:rFonts w:ascii="Times New Roman" w:hAnsi="Times New Roman"/>
                <w:sz w:val="18"/>
                <w:szCs w:val="18"/>
              </w:rPr>
            </w:pPr>
            <w:r>
              <w:rPr>
                <w:rFonts w:ascii="Times New Roman" w:hAnsi="Times New Roman"/>
                <w:sz w:val="18"/>
                <w:szCs w:val="18"/>
              </w:rPr>
              <w:t>-</w:t>
            </w:r>
          </w:p>
        </w:tc>
        <w:tc>
          <w:tcPr>
            <w:tcW w:w="1417" w:type="dxa"/>
            <w:tcBorders>
              <w:left w:val="single" w:color="auto" w:sz="4" w:space="0"/>
            </w:tcBorders>
            <w:vAlign w:val="center"/>
          </w:tcPr>
          <w:p w14:paraId="199B7F1F">
            <w:pPr>
              <w:pStyle w:val="125"/>
              <w:rPr>
                <w:rFonts w:ascii="Times New Roman" w:hAnsi="Times New Roman"/>
                <w:sz w:val="18"/>
                <w:szCs w:val="18"/>
              </w:rPr>
            </w:pPr>
            <w:r>
              <w:rPr>
                <w:rFonts w:ascii="Times New Roman" w:hAnsi="Times New Roman"/>
                <w:sz w:val="18"/>
                <w:szCs w:val="18"/>
              </w:rPr>
              <w:t>-</w:t>
            </w:r>
          </w:p>
        </w:tc>
        <w:tc>
          <w:tcPr>
            <w:tcW w:w="2835" w:type="dxa"/>
            <w:vAlign w:val="center"/>
          </w:tcPr>
          <w:p w14:paraId="25DA93C5">
            <w:pPr>
              <w:pStyle w:val="125"/>
              <w:rPr>
                <w:rFonts w:ascii="Times New Roman" w:hAnsi="Times New Roman"/>
                <w:sz w:val="18"/>
                <w:szCs w:val="18"/>
              </w:rPr>
            </w:pPr>
            <w:r>
              <w:rPr>
                <w:rFonts w:ascii="Times New Roman" w:hAnsi="Times New Roman"/>
                <w:sz w:val="18"/>
                <w:szCs w:val="18"/>
              </w:rPr>
              <w:t>-</w:t>
            </w:r>
          </w:p>
        </w:tc>
      </w:tr>
    </w:tbl>
    <w:p w14:paraId="066A818E">
      <w:pPr>
        <w:pStyle w:val="50"/>
      </w:pPr>
    </w:p>
    <w:p w14:paraId="56C5F534">
      <w:pPr>
        <w:pStyle w:val="67"/>
      </w:pPr>
      <w:r>
        <w:t>数据链路层处理</w:t>
      </w:r>
    </w:p>
    <w:p w14:paraId="1F755A08">
      <w:pPr>
        <w:pStyle w:val="50"/>
      </w:pPr>
      <w:r>
        <w:rPr>
          <w:rFonts w:hint="eastAsia"/>
        </w:rPr>
        <w:t>数据链路层在接收到无线信道查询原语后，需要通过无线信道上报原语，向应用层提交本网络的无线信道编号信息。</w:t>
      </w:r>
    </w:p>
    <w:p w14:paraId="420F53E4">
      <w:pPr>
        <w:pStyle w:val="57"/>
        <w:ind w:left="420" w:hanging="420"/>
      </w:pPr>
      <w:r>
        <w:t>无线信道上报原语</w:t>
      </w:r>
    </w:p>
    <w:p w14:paraId="52338F3F">
      <w:pPr>
        <w:pStyle w:val="67"/>
      </w:pPr>
      <w:r>
        <w:t>原语定义</w:t>
      </w:r>
    </w:p>
    <w:p w14:paraId="31577C4A">
      <w:pPr>
        <w:pStyle w:val="50"/>
      </w:pPr>
      <w:r>
        <w:tab/>
      </w:r>
      <w:r>
        <w:t xml:space="preserve">    数据链路层通过无线信道上报原语</w:t>
      </w:r>
      <w:r>
        <w:rPr>
          <w:rFonts w:hint="eastAsia"/>
        </w:rPr>
        <w:t>，</w:t>
      </w:r>
      <w:r>
        <w:t>向应用层上报本网络的无线信道</w:t>
      </w:r>
      <w:r>
        <w:rPr>
          <w:rFonts w:hint="eastAsia"/>
        </w:rPr>
        <w:t>信息</w:t>
      </w:r>
      <w:r>
        <w:t>。无线信道上报原语</w:t>
      </w:r>
      <w:r>
        <w:rPr>
          <w:rFonts w:hint="eastAsia"/>
        </w:rPr>
        <w:t>的</w:t>
      </w:r>
      <w:r>
        <w:t>语义如</w:t>
      </w:r>
      <w:r>
        <w:fldChar w:fldCharType="begin"/>
      </w:r>
      <w:r>
        <w:instrText xml:space="preserve"> REF _Ref9624 \h  \* MERGEFORMAT </w:instrText>
      </w:r>
      <w:r>
        <w:fldChar w:fldCharType="separate"/>
      </w:r>
      <w:r>
        <w:t>表 209</w:t>
      </w:r>
      <w:r>
        <w:fldChar w:fldCharType="end"/>
      </w:r>
      <w:r>
        <w:t>所示。</w:t>
      </w:r>
    </w:p>
    <w:p w14:paraId="4069120D">
      <w:pPr>
        <w:pStyle w:val="103"/>
        <w:numPr>
          <w:ilvl w:val="255"/>
          <w:numId w:val="0"/>
        </w:numPr>
        <w:spacing w:before="120" w:after="120"/>
        <w:rPr>
          <w:rFonts w:ascii="Times New Roman"/>
        </w:rPr>
      </w:pPr>
      <w:bookmarkStart w:id="4896" w:name="_Ref9624"/>
      <w:bookmarkStart w:id="4897" w:name="_Ref46480841"/>
      <w:r>
        <w:t xml:space="preserve">表 </w:t>
      </w:r>
      <w:r>
        <w:fldChar w:fldCharType="begin"/>
      </w:r>
      <w:r>
        <w:instrText xml:space="preserve"> SEQ 表 \* ARABIC </w:instrText>
      </w:r>
      <w:r>
        <w:fldChar w:fldCharType="separate"/>
      </w:r>
      <w:r>
        <w:t>209</w:t>
      </w:r>
      <w:r>
        <w:fldChar w:fldCharType="end"/>
      </w:r>
      <w:bookmarkEnd w:id="4896"/>
      <w:r>
        <w:rPr>
          <w:rFonts w:hint="eastAsia" w:hAnsi="黑体"/>
          <w:sz w:val="20"/>
        </w:rPr>
        <w:t xml:space="preserve"> </w:t>
      </w:r>
      <w:r>
        <w:rPr>
          <w:rFonts w:hint="eastAsia" w:ascii="Times New Roman"/>
        </w:rPr>
        <w:t>无线</w:t>
      </w:r>
      <w:r>
        <w:rPr>
          <w:rFonts w:ascii="Times New Roman"/>
        </w:rPr>
        <w:t>信道上报原语</w:t>
      </w:r>
      <w:bookmarkEnd w:id="4897"/>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5B0EF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1EB0AFD">
            <w:pPr>
              <w:pStyle w:val="125"/>
              <w:rPr>
                <w:rFonts w:ascii="Times New Roman" w:hAnsi="Times New Roman"/>
                <w:sz w:val="18"/>
                <w:szCs w:val="18"/>
              </w:rPr>
            </w:pPr>
            <w:r>
              <w:rPr>
                <w:rFonts w:ascii="Times New Roman" w:hAnsi="Times New Roman"/>
                <w:sz w:val="18"/>
                <w:szCs w:val="18"/>
              </w:rPr>
              <w:tab/>
            </w:r>
            <w:r>
              <w:rPr>
                <w:rFonts w:ascii="Times New Roman" w:hAnsi="Times New Roman"/>
                <w:sz w:val="18"/>
                <w:szCs w:val="18"/>
              </w:rPr>
              <w:t>名称</w:t>
            </w:r>
            <w:r>
              <w:rPr>
                <w:rFonts w:ascii="Times New Roman" w:hAnsi="Times New Roman"/>
                <w:sz w:val="18"/>
                <w:szCs w:val="18"/>
              </w:rPr>
              <w:tab/>
            </w:r>
          </w:p>
        </w:tc>
        <w:tc>
          <w:tcPr>
            <w:tcW w:w="1560" w:type="dxa"/>
            <w:tcBorders>
              <w:right w:val="single" w:color="auto" w:sz="4" w:space="0"/>
            </w:tcBorders>
          </w:tcPr>
          <w:p w14:paraId="3BC68A36">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3260967B">
            <w:pPr>
              <w:pStyle w:val="125"/>
              <w:rPr>
                <w:rFonts w:ascii="Times New Roman" w:hAnsi="Times New Roman"/>
                <w:sz w:val="18"/>
                <w:szCs w:val="18"/>
              </w:rPr>
            </w:pPr>
            <w:r>
              <w:rPr>
                <w:rFonts w:ascii="Times New Roman" w:hAnsi="Times New Roman"/>
                <w:sz w:val="18"/>
                <w:szCs w:val="18"/>
              </w:rPr>
              <w:t>有效范围</w:t>
            </w:r>
          </w:p>
        </w:tc>
        <w:tc>
          <w:tcPr>
            <w:tcW w:w="2835" w:type="dxa"/>
          </w:tcPr>
          <w:p w14:paraId="1AAC6E26">
            <w:pPr>
              <w:pStyle w:val="125"/>
              <w:rPr>
                <w:rFonts w:ascii="Times New Roman" w:hAnsi="Times New Roman"/>
                <w:sz w:val="18"/>
                <w:szCs w:val="18"/>
              </w:rPr>
            </w:pPr>
            <w:r>
              <w:rPr>
                <w:rFonts w:ascii="Times New Roman" w:hAnsi="Times New Roman"/>
                <w:sz w:val="18"/>
                <w:szCs w:val="18"/>
              </w:rPr>
              <w:t>描述</w:t>
            </w:r>
          </w:p>
        </w:tc>
      </w:tr>
      <w:tr w14:paraId="23228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04BC3FB">
            <w:pPr>
              <w:pStyle w:val="125"/>
              <w:rPr>
                <w:rFonts w:ascii="Times New Roman" w:hAnsi="Times New Roman"/>
                <w:sz w:val="18"/>
                <w:szCs w:val="18"/>
              </w:rPr>
            </w:pPr>
            <w:r>
              <w:rPr>
                <w:rFonts w:hint="eastAsia" w:ascii="Times New Roman" w:hAnsi="Times New Roman"/>
                <w:sz w:val="18"/>
                <w:szCs w:val="18"/>
              </w:rPr>
              <w:t>无线</w:t>
            </w:r>
            <w:r>
              <w:rPr>
                <w:rFonts w:ascii="Times New Roman" w:hAnsi="Times New Roman"/>
                <w:sz w:val="18"/>
                <w:szCs w:val="18"/>
              </w:rPr>
              <w:t>信道编号</w:t>
            </w:r>
          </w:p>
        </w:tc>
        <w:tc>
          <w:tcPr>
            <w:tcW w:w="1560" w:type="dxa"/>
            <w:tcBorders>
              <w:right w:val="single" w:color="auto" w:sz="4" w:space="0"/>
            </w:tcBorders>
          </w:tcPr>
          <w:p w14:paraId="66889C8A">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6446A824">
            <w:pPr>
              <w:pStyle w:val="125"/>
              <w:rPr>
                <w:rFonts w:ascii="Times New Roman" w:hAnsi="Times New Roman"/>
                <w:sz w:val="18"/>
                <w:szCs w:val="18"/>
              </w:rPr>
            </w:pPr>
            <w:r>
              <w:rPr>
                <w:rFonts w:hint="eastAsia" w:ascii="Times New Roman" w:hAnsi="Times New Roman"/>
                <w:sz w:val="18"/>
                <w:szCs w:val="18"/>
              </w:rPr>
              <w:t>0-255</w:t>
            </w:r>
          </w:p>
        </w:tc>
        <w:tc>
          <w:tcPr>
            <w:tcW w:w="2835" w:type="dxa"/>
          </w:tcPr>
          <w:p w14:paraId="3D6D4F9C">
            <w:pPr>
              <w:pStyle w:val="125"/>
              <w:rPr>
                <w:rFonts w:ascii="Times New Roman" w:hAnsi="Times New Roman"/>
                <w:sz w:val="18"/>
                <w:szCs w:val="18"/>
              </w:rPr>
            </w:pPr>
            <w:r>
              <w:rPr>
                <w:rFonts w:hint="eastAsia" w:ascii="Times New Roman" w:hAnsi="Times New Roman"/>
                <w:sz w:val="18"/>
                <w:szCs w:val="18"/>
              </w:rPr>
              <w:t>本</w:t>
            </w:r>
            <w:r>
              <w:rPr>
                <w:rFonts w:ascii="Times New Roman" w:hAnsi="Times New Roman"/>
                <w:sz w:val="18"/>
                <w:szCs w:val="18"/>
              </w:rPr>
              <w:t>网络的无线信道编号</w:t>
            </w:r>
          </w:p>
        </w:tc>
      </w:tr>
    </w:tbl>
    <w:p w14:paraId="66D5ABD2">
      <w:pPr>
        <w:pStyle w:val="50"/>
      </w:pPr>
    </w:p>
    <w:p w14:paraId="25847A59">
      <w:pPr>
        <w:pStyle w:val="67"/>
      </w:pPr>
      <w:r>
        <w:t>数据链路层处理</w:t>
      </w:r>
    </w:p>
    <w:p w14:paraId="217B7316">
      <w:pPr>
        <w:pStyle w:val="50"/>
      </w:pPr>
      <w:r>
        <w:rPr>
          <w:rFonts w:hint="eastAsia"/>
        </w:rPr>
        <w:t>数据</w:t>
      </w:r>
      <w:r>
        <w:t>链路层接收到无线信道查询原语后，</w:t>
      </w:r>
      <w:del w:id="230" w:author="gddw" w:date="2026-02-09T10:23:52Z">
        <w:r>
          <w:rPr/>
          <w:delText>必须</w:delText>
        </w:r>
      </w:del>
      <w:ins w:id="231" w:author="gddw" w:date="2026-02-09T10:23:52Z">
        <w:r>
          <w:rPr>
            <w:rFonts w:hint="eastAsia"/>
            <w:lang w:eastAsia="zh-CN"/>
          </w:rPr>
          <w:t>应</w:t>
        </w:r>
      </w:ins>
      <w:r>
        <w:t>通过无线信道上报原语，向应用层提交本网络的无线信道编号信息。</w:t>
      </w:r>
    </w:p>
    <w:p w14:paraId="23077CD2">
      <w:pPr>
        <w:pStyle w:val="57"/>
        <w:ind w:left="420" w:hanging="420"/>
      </w:pPr>
      <w:r>
        <w:t>无线信道设置原语</w:t>
      </w:r>
    </w:p>
    <w:p w14:paraId="4333FF8D">
      <w:pPr>
        <w:pStyle w:val="67"/>
      </w:pPr>
      <w:r>
        <w:t>原语定义</w:t>
      </w:r>
    </w:p>
    <w:p w14:paraId="7C7BC8DF">
      <w:pPr>
        <w:pStyle w:val="50"/>
      </w:pPr>
      <w:r>
        <w:rPr>
          <w:rFonts w:hint="eastAsia"/>
        </w:rPr>
        <w:t>应用</w:t>
      </w:r>
      <w:r>
        <w:t>层可以通过无线信道设置原语，要求数据链路层修改本网络的无线信道编号。</w:t>
      </w:r>
      <w:r>
        <w:rPr>
          <w:rFonts w:hint="eastAsia"/>
        </w:rPr>
        <w:t>无线信道</w:t>
      </w:r>
      <w:r>
        <w:t>设置原语的定义如</w:t>
      </w:r>
      <w:r>
        <w:fldChar w:fldCharType="begin"/>
      </w:r>
      <w:r>
        <w:instrText xml:space="preserve"> REF _Ref9663 \h  \* MERGEFORMAT </w:instrText>
      </w:r>
      <w:r>
        <w:fldChar w:fldCharType="separate"/>
      </w:r>
      <w:r>
        <w:t>表 210</w:t>
      </w:r>
      <w:r>
        <w:fldChar w:fldCharType="end"/>
      </w:r>
      <w:r>
        <w:t>所示。</w:t>
      </w:r>
    </w:p>
    <w:p w14:paraId="6069A248">
      <w:pPr>
        <w:pStyle w:val="103"/>
        <w:numPr>
          <w:ilvl w:val="255"/>
          <w:numId w:val="0"/>
        </w:numPr>
        <w:spacing w:before="120" w:after="120"/>
        <w:rPr>
          <w:rFonts w:ascii="Times New Roman"/>
        </w:rPr>
      </w:pPr>
      <w:bookmarkStart w:id="4898" w:name="_Ref9663"/>
      <w:bookmarkStart w:id="4899" w:name="_Ref46480853"/>
      <w:r>
        <w:t xml:space="preserve">表 </w:t>
      </w:r>
      <w:r>
        <w:fldChar w:fldCharType="begin"/>
      </w:r>
      <w:r>
        <w:instrText xml:space="preserve"> SEQ 表 \* ARABIC </w:instrText>
      </w:r>
      <w:r>
        <w:fldChar w:fldCharType="separate"/>
      </w:r>
      <w:r>
        <w:t>210</w:t>
      </w:r>
      <w:r>
        <w:fldChar w:fldCharType="end"/>
      </w:r>
      <w:bookmarkEnd w:id="4898"/>
      <w:r>
        <w:rPr>
          <w:rFonts w:hint="eastAsia" w:hAnsi="黑体"/>
          <w:sz w:val="20"/>
        </w:rPr>
        <w:t xml:space="preserve"> </w:t>
      </w:r>
      <w:r>
        <w:rPr>
          <w:rFonts w:hint="eastAsia" w:ascii="Times New Roman"/>
        </w:rPr>
        <w:t>无线</w:t>
      </w:r>
      <w:r>
        <w:rPr>
          <w:rFonts w:ascii="Times New Roman"/>
        </w:rPr>
        <w:t>信道设置原语</w:t>
      </w:r>
      <w:bookmarkEnd w:id="4899"/>
    </w:p>
    <w:tbl>
      <w:tblPr>
        <w:tblStyle w:val="3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6818F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3E894ACD">
            <w:pPr>
              <w:pStyle w:val="125"/>
              <w:rPr>
                <w:rFonts w:ascii="Times New Roman" w:hAnsi="Times New Roman"/>
                <w:sz w:val="18"/>
                <w:szCs w:val="18"/>
              </w:rPr>
            </w:pPr>
            <w:r>
              <w:rPr>
                <w:rFonts w:ascii="Times New Roman" w:hAnsi="Times New Roman"/>
                <w:sz w:val="18"/>
                <w:szCs w:val="18"/>
              </w:rPr>
              <w:tab/>
            </w:r>
            <w:r>
              <w:rPr>
                <w:rFonts w:ascii="Times New Roman" w:hAnsi="Times New Roman"/>
                <w:sz w:val="18"/>
                <w:szCs w:val="18"/>
              </w:rPr>
              <w:t>名称</w:t>
            </w:r>
            <w:r>
              <w:rPr>
                <w:rFonts w:ascii="Times New Roman" w:hAnsi="Times New Roman"/>
                <w:sz w:val="18"/>
                <w:szCs w:val="18"/>
              </w:rPr>
              <w:tab/>
            </w:r>
          </w:p>
        </w:tc>
        <w:tc>
          <w:tcPr>
            <w:tcW w:w="1560" w:type="dxa"/>
            <w:tcBorders>
              <w:right w:val="single" w:color="auto" w:sz="4" w:space="0"/>
            </w:tcBorders>
          </w:tcPr>
          <w:p w14:paraId="01BC0669">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1CFD4378">
            <w:pPr>
              <w:pStyle w:val="125"/>
              <w:rPr>
                <w:rFonts w:ascii="Times New Roman" w:hAnsi="Times New Roman"/>
                <w:sz w:val="18"/>
                <w:szCs w:val="18"/>
              </w:rPr>
            </w:pPr>
            <w:r>
              <w:rPr>
                <w:rFonts w:ascii="Times New Roman" w:hAnsi="Times New Roman"/>
                <w:sz w:val="18"/>
                <w:szCs w:val="18"/>
              </w:rPr>
              <w:t>有效范围</w:t>
            </w:r>
          </w:p>
        </w:tc>
        <w:tc>
          <w:tcPr>
            <w:tcW w:w="2835" w:type="dxa"/>
          </w:tcPr>
          <w:p w14:paraId="57F6B62D">
            <w:pPr>
              <w:pStyle w:val="125"/>
              <w:rPr>
                <w:rFonts w:ascii="Times New Roman" w:hAnsi="Times New Roman"/>
                <w:sz w:val="18"/>
                <w:szCs w:val="18"/>
              </w:rPr>
            </w:pPr>
            <w:r>
              <w:rPr>
                <w:rFonts w:ascii="Times New Roman" w:hAnsi="Times New Roman"/>
                <w:sz w:val="18"/>
                <w:szCs w:val="18"/>
              </w:rPr>
              <w:t>描述</w:t>
            </w:r>
          </w:p>
        </w:tc>
      </w:tr>
      <w:tr w14:paraId="09E8E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AA63404">
            <w:pPr>
              <w:pStyle w:val="125"/>
              <w:rPr>
                <w:rFonts w:ascii="Times New Roman" w:hAnsi="Times New Roman"/>
                <w:sz w:val="18"/>
                <w:szCs w:val="18"/>
              </w:rPr>
            </w:pPr>
            <w:r>
              <w:rPr>
                <w:rFonts w:hint="eastAsia" w:ascii="Times New Roman" w:hAnsi="Times New Roman"/>
                <w:sz w:val="18"/>
                <w:szCs w:val="18"/>
              </w:rPr>
              <w:t>无线</w:t>
            </w:r>
            <w:r>
              <w:rPr>
                <w:rFonts w:ascii="Times New Roman" w:hAnsi="Times New Roman"/>
                <w:sz w:val="18"/>
                <w:szCs w:val="18"/>
              </w:rPr>
              <w:t>信道编号</w:t>
            </w:r>
          </w:p>
        </w:tc>
        <w:tc>
          <w:tcPr>
            <w:tcW w:w="1560" w:type="dxa"/>
            <w:tcBorders>
              <w:right w:val="single" w:color="auto" w:sz="4" w:space="0"/>
            </w:tcBorders>
          </w:tcPr>
          <w:p w14:paraId="4BA79CC5">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0D177F01">
            <w:pPr>
              <w:pStyle w:val="125"/>
              <w:rPr>
                <w:rFonts w:ascii="Times New Roman" w:hAnsi="Times New Roman"/>
                <w:sz w:val="18"/>
                <w:szCs w:val="18"/>
              </w:rPr>
            </w:pPr>
            <w:r>
              <w:rPr>
                <w:rFonts w:hint="eastAsia" w:ascii="Times New Roman" w:hAnsi="Times New Roman"/>
                <w:sz w:val="18"/>
                <w:szCs w:val="18"/>
              </w:rPr>
              <w:t>0-255</w:t>
            </w:r>
          </w:p>
        </w:tc>
        <w:tc>
          <w:tcPr>
            <w:tcW w:w="2835" w:type="dxa"/>
          </w:tcPr>
          <w:p w14:paraId="39B8A17C">
            <w:pPr>
              <w:pStyle w:val="125"/>
              <w:rPr>
                <w:rFonts w:ascii="Times New Roman" w:hAnsi="Times New Roman"/>
                <w:sz w:val="18"/>
                <w:szCs w:val="18"/>
              </w:rPr>
            </w:pPr>
            <w:r>
              <w:rPr>
                <w:rFonts w:hint="eastAsia" w:ascii="Times New Roman" w:hAnsi="Times New Roman"/>
                <w:sz w:val="18"/>
                <w:szCs w:val="18"/>
              </w:rPr>
              <w:t>本</w:t>
            </w:r>
            <w:r>
              <w:rPr>
                <w:rFonts w:ascii="Times New Roman" w:hAnsi="Times New Roman"/>
                <w:sz w:val="18"/>
                <w:szCs w:val="18"/>
              </w:rPr>
              <w:t>网络的无线信道编号</w:t>
            </w:r>
          </w:p>
        </w:tc>
      </w:tr>
    </w:tbl>
    <w:p w14:paraId="0EA82527">
      <w:pPr>
        <w:pStyle w:val="67"/>
      </w:pPr>
      <w:r>
        <w:t>数据链路层处理</w:t>
      </w:r>
    </w:p>
    <w:p w14:paraId="25E3ECD5">
      <w:pPr>
        <w:pStyle w:val="50"/>
      </w:pPr>
      <w:r>
        <w:rPr>
          <w:rFonts w:hint="eastAsia"/>
        </w:rPr>
        <w:t>数据</w:t>
      </w:r>
      <w:r>
        <w:t>链路层接收到无线信道设置原语后，需要将本网络的无线信道编号设置为无线信道设置原语中的无线信道编号。</w:t>
      </w:r>
    </w:p>
    <w:p w14:paraId="0581C04A">
      <w:pPr>
        <w:pStyle w:val="78"/>
      </w:pPr>
      <w:bookmarkStart w:id="4900" w:name="_Toc219223269"/>
      <w:bookmarkStart w:id="4901" w:name="_Toc108122914"/>
      <w:bookmarkStart w:id="4902" w:name="_Toc219223320"/>
      <w:bookmarkStart w:id="4903" w:name="_Toc220920832"/>
      <w:bookmarkStart w:id="4904" w:name="_Toc69662325"/>
      <w:r>
        <w:rPr>
          <w:rFonts w:hint="eastAsia"/>
        </w:rPr>
        <w:t>低速率无线物联通信接入协议数据链路层</w:t>
      </w:r>
      <w:bookmarkEnd w:id="4900"/>
      <w:bookmarkEnd w:id="4901"/>
      <w:bookmarkEnd w:id="4902"/>
      <w:bookmarkEnd w:id="4903"/>
      <w:bookmarkEnd w:id="4904"/>
    </w:p>
    <w:p w14:paraId="0A3C517B">
      <w:pPr>
        <w:pStyle w:val="49"/>
      </w:pPr>
      <w:bookmarkStart w:id="4905" w:name="_Toc219223270"/>
      <w:r>
        <w:rPr>
          <w:rFonts w:hint="eastAsia"/>
        </w:rPr>
        <w:t>概述</w:t>
      </w:r>
      <w:bookmarkEnd w:id="4905"/>
    </w:p>
    <w:p w14:paraId="219BB0BC">
      <w:pPr>
        <w:pStyle w:val="50"/>
      </w:pPr>
      <w:r>
        <w:rPr>
          <w:rFonts w:hint="eastAsia"/>
        </w:rPr>
        <w:t>本章定义了低速率无线接入通信无线部分链路层机制。数据链路层介于物理层和应用层之间，包含M</w:t>
      </w:r>
      <w:r>
        <w:t>AC</w:t>
      </w:r>
      <w:r>
        <w:rPr>
          <w:rFonts w:hint="eastAsia"/>
        </w:rPr>
        <w:t>子层。M</w:t>
      </w:r>
      <w:r>
        <w:t>AC</w:t>
      </w:r>
      <w:r>
        <w:rPr>
          <w:rFonts w:hint="eastAsia"/>
        </w:rPr>
        <w:t>子层的主要功能是在不同节点M</w:t>
      </w:r>
      <w:r>
        <w:t>AC</w:t>
      </w:r>
      <w:r>
        <w:rPr>
          <w:rFonts w:hint="eastAsia"/>
        </w:rPr>
        <w:t>层之间进行数据传输。M</w:t>
      </w:r>
      <w:r>
        <w:t>AC</w:t>
      </w:r>
      <w:r>
        <w:rPr>
          <w:rFonts w:hint="eastAsia"/>
        </w:rPr>
        <w:t>帧对业务数据单元M</w:t>
      </w:r>
      <w:r>
        <w:t>SDU</w:t>
      </w:r>
      <w:r>
        <w:rPr>
          <w:rFonts w:hint="eastAsia"/>
        </w:rPr>
        <w:t>进行格式封装，需要满足协议数据单元</w:t>
      </w:r>
      <w:r>
        <w:t>PSDU</w:t>
      </w:r>
      <w:r>
        <w:rPr>
          <w:rFonts w:hint="eastAsia"/>
        </w:rPr>
        <w:t>的长度要求。</w:t>
      </w:r>
      <w:r>
        <w:rPr>
          <w:rFonts w:hint="eastAsia" w:ascii="宋体" w:hAnsi="宋体"/>
        </w:rPr>
        <w:t>BPLC部分</w:t>
      </w:r>
      <w:r>
        <w:rPr>
          <w:rFonts w:ascii="宋体" w:hAnsi="宋体"/>
        </w:rPr>
        <w:t>链路层机制遵</w:t>
      </w:r>
      <w:r>
        <w:rPr>
          <w:rFonts w:hint="eastAsia" w:ascii="宋体" w:hAnsi="宋体"/>
        </w:rPr>
        <w:t>循《</w:t>
      </w:r>
      <w:r>
        <w:rPr>
          <w:rFonts w:hint="eastAsia"/>
        </w:rPr>
        <w:t>中国南方电网有限责任公司低压电力线宽带载波通信规约 第5部分：数据链路层通信协议</w:t>
      </w:r>
      <w:r>
        <w:rPr>
          <w:rFonts w:hint="eastAsia" w:ascii="宋体" w:hAnsi="宋体"/>
        </w:rPr>
        <w:t>》。</w:t>
      </w:r>
    </w:p>
    <w:p w14:paraId="079585C7">
      <w:pPr>
        <w:pStyle w:val="49"/>
      </w:pPr>
      <w:bookmarkStart w:id="4906" w:name="_Toc219223271"/>
      <w:r>
        <w:rPr>
          <w:rFonts w:hint="eastAsia"/>
        </w:rPr>
        <w:t>帧格式</w:t>
      </w:r>
      <w:bookmarkEnd w:id="4906"/>
    </w:p>
    <w:p w14:paraId="0E82C604">
      <w:pPr>
        <w:pStyle w:val="48"/>
      </w:pPr>
      <w:r>
        <w:rPr>
          <w:rFonts w:hint="eastAsia"/>
        </w:rPr>
        <w:t>无线帧格式</w:t>
      </w:r>
    </w:p>
    <w:p w14:paraId="69B329DD">
      <w:pPr>
        <w:pStyle w:val="50"/>
      </w:pPr>
      <w:r>
        <w:t>无线帧格式如</w:t>
      </w:r>
      <w:r>
        <w:fldChar w:fldCharType="begin"/>
      </w:r>
      <w:r>
        <w:instrText xml:space="preserve"> REF _Ref49432150 \h  \* MERGEFORMAT </w:instrText>
      </w:r>
      <w:r>
        <w:fldChar w:fldCharType="separate"/>
      </w:r>
      <w:r>
        <w:rPr>
          <w:rFonts w:hint="eastAsia"/>
        </w:rPr>
        <w:t xml:space="preserve">图 </w:t>
      </w:r>
      <w:r>
        <w:t>86</w:t>
      </w:r>
      <w:r>
        <w:fldChar w:fldCharType="end"/>
      </w:r>
      <w:r>
        <w:t>所示</w:t>
      </w:r>
      <w:r>
        <w:rPr>
          <w:rFonts w:hint="eastAsia"/>
        </w:rPr>
        <w:t>，</w:t>
      </w:r>
      <w:r>
        <w:t>SHR由前导码和帧起始定界符两部分组成</w:t>
      </w:r>
      <w:r>
        <w:rPr>
          <w:rFonts w:hint="eastAsia"/>
        </w:rPr>
        <w:t>。</w:t>
      </w:r>
      <w:r>
        <w:t>PHR扩频码</w:t>
      </w:r>
      <w:r>
        <w:rPr>
          <w:rFonts w:hint="eastAsia"/>
        </w:rPr>
        <w:t>主要</w:t>
      </w:r>
      <w:r>
        <w:t>用来</w:t>
      </w:r>
      <w:r>
        <w:rPr>
          <w:rFonts w:hint="eastAsia"/>
        </w:rPr>
        <w:t>指示P</w:t>
      </w:r>
      <w:r>
        <w:t>SDU的信息</w:t>
      </w:r>
      <w:r>
        <w:rPr>
          <w:rFonts w:hint="eastAsia"/>
        </w:rPr>
        <w:t>，</w:t>
      </w:r>
      <w:r>
        <w:t>比如</w:t>
      </w:r>
      <w:r>
        <w:rPr>
          <w:rFonts w:hint="eastAsia"/>
        </w:rPr>
        <w:t>P</w:t>
      </w:r>
      <w:r>
        <w:t>SDU的帧长</w:t>
      </w:r>
      <w:r>
        <w:rPr>
          <w:rFonts w:hint="eastAsia"/>
        </w:rPr>
        <w:t>、R</w:t>
      </w:r>
      <w:r>
        <w:t>S编码等信息</w:t>
      </w:r>
      <w:r>
        <w:rPr>
          <w:rFonts w:hint="eastAsia"/>
        </w:rPr>
        <w:t>。</w:t>
      </w:r>
    </w:p>
    <w:tbl>
      <w:tblPr>
        <w:tblStyle w:val="31"/>
        <w:tblW w:w="6641" w:type="dxa"/>
        <w:tblInd w:w="1211" w:type="dxa"/>
        <w:tblLayout w:type="fixed"/>
        <w:tblCellMar>
          <w:top w:w="0" w:type="dxa"/>
          <w:left w:w="108" w:type="dxa"/>
          <w:bottom w:w="0" w:type="dxa"/>
          <w:right w:w="108" w:type="dxa"/>
        </w:tblCellMar>
      </w:tblPr>
      <w:tblGrid>
        <w:gridCol w:w="1491"/>
        <w:gridCol w:w="1193"/>
        <w:gridCol w:w="1905"/>
        <w:gridCol w:w="2052"/>
      </w:tblGrid>
      <w:tr w14:paraId="0D758005">
        <w:tblPrEx>
          <w:tblCellMar>
            <w:top w:w="0" w:type="dxa"/>
            <w:left w:w="108" w:type="dxa"/>
            <w:bottom w:w="0" w:type="dxa"/>
            <w:right w:w="108" w:type="dxa"/>
          </w:tblCellMar>
        </w:tblPrEx>
        <w:trPr>
          <w:gridAfter w:val="2"/>
          <w:wAfter w:w="3957" w:type="dxa"/>
          <w:trHeight w:val="568" w:hRule="atLeast"/>
        </w:trPr>
        <w:tc>
          <w:tcPr>
            <w:tcW w:w="1492" w:type="dxa"/>
            <w:tcBorders>
              <w:top w:val="single" w:color="auto" w:sz="4" w:space="0"/>
              <w:left w:val="single" w:color="auto" w:sz="4" w:space="0"/>
              <w:bottom w:val="single" w:color="auto" w:sz="4" w:space="0"/>
              <w:right w:val="single" w:color="auto" w:sz="4" w:space="0"/>
            </w:tcBorders>
            <w:vAlign w:val="center"/>
          </w:tcPr>
          <w:p w14:paraId="52AB8A19">
            <w:pPr>
              <w:pStyle w:val="30"/>
              <w:ind w:firstLine="0"/>
              <w:rPr>
                <w:rFonts w:ascii="Times New Roman" w:hAnsi="Times New Roman"/>
                <w:sz w:val="21"/>
                <w:szCs w:val="20"/>
              </w:rPr>
            </w:pPr>
            <w:r>
              <w:rPr>
                <w:rFonts w:ascii="Times New Roman" w:hAnsi="Times New Roman"/>
                <w:sz w:val="21"/>
                <w:szCs w:val="20"/>
              </w:rPr>
              <w:t>Preamble</w:t>
            </w:r>
          </w:p>
        </w:tc>
        <w:tc>
          <w:tcPr>
            <w:tcW w:w="1192" w:type="dxa"/>
            <w:tcBorders>
              <w:top w:val="single" w:color="auto" w:sz="4" w:space="0"/>
              <w:left w:val="single" w:color="auto" w:sz="4" w:space="0"/>
              <w:bottom w:val="single" w:color="auto" w:sz="4" w:space="0"/>
              <w:right w:val="single" w:color="auto" w:sz="4" w:space="0"/>
            </w:tcBorders>
            <w:vAlign w:val="center"/>
          </w:tcPr>
          <w:p w14:paraId="681434CF">
            <w:pPr>
              <w:pStyle w:val="30"/>
              <w:ind w:firstLine="0"/>
              <w:rPr>
                <w:rFonts w:ascii="Times New Roman" w:hAnsi="Times New Roman"/>
                <w:sz w:val="21"/>
                <w:szCs w:val="20"/>
              </w:rPr>
            </w:pPr>
            <w:r>
              <w:rPr>
                <w:rFonts w:ascii="Times New Roman" w:hAnsi="Times New Roman"/>
                <w:sz w:val="21"/>
                <w:szCs w:val="20"/>
              </w:rPr>
              <w:t>SFD</w:t>
            </w:r>
          </w:p>
        </w:tc>
      </w:tr>
      <w:tr w14:paraId="15D072A0">
        <w:tblPrEx>
          <w:tblCellMar>
            <w:top w:w="0" w:type="dxa"/>
            <w:left w:w="108" w:type="dxa"/>
            <w:bottom w:w="0" w:type="dxa"/>
            <w:right w:w="108" w:type="dxa"/>
          </w:tblCellMar>
        </w:tblPrEx>
        <w:trPr>
          <w:trHeight w:val="297" w:hRule="atLeast"/>
        </w:trPr>
        <w:tc>
          <w:tcPr>
            <w:tcW w:w="2685" w:type="dxa"/>
            <w:gridSpan w:val="2"/>
            <w:tcBorders>
              <w:top w:val="single" w:color="auto" w:sz="4" w:space="0"/>
              <w:left w:val="single" w:color="auto" w:sz="4" w:space="0"/>
              <w:bottom w:val="single" w:color="auto" w:sz="4" w:space="0"/>
              <w:right w:val="single" w:color="auto" w:sz="4" w:space="0"/>
            </w:tcBorders>
            <w:vAlign w:val="center"/>
          </w:tcPr>
          <w:p w14:paraId="79F315E3">
            <w:pPr>
              <w:pStyle w:val="30"/>
              <w:ind w:firstLine="0"/>
              <w:rPr>
                <w:rFonts w:ascii="Times New Roman" w:hAnsi="Times New Roman"/>
                <w:sz w:val="21"/>
                <w:szCs w:val="20"/>
              </w:rPr>
            </w:pPr>
            <w:r>
              <w:rPr>
                <w:rFonts w:ascii="Times New Roman" w:hAnsi="Times New Roman"/>
                <w:sz w:val="21"/>
                <w:szCs w:val="20"/>
              </w:rPr>
              <w:t>SHR</w:t>
            </w:r>
          </w:p>
        </w:tc>
        <w:tc>
          <w:tcPr>
            <w:tcW w:w="1905" w:type="dxa"/>
            <w:tcBorders>
              <w:top w:val="single" w:color="auto" w:sz="4" w:space="0"/>
              <w:left w:val="single" w:color="auto" w:sz="4" w:space="0"/>
              <w:bottom w:val="single" w:color="auto" w:sz="4" w:space="0"/>
              <w:right w:val="single" w:color="auto" w:sz="4" w:space="0"/>
            </w:tcBorders>
            <w:vAlign w:val="center"/>
          </w:tcPr>
          <w:p w14:paraId="762690AE">
            <w:pPr>
              <w:pStyle w:val="30"/>
              <w:ind w:firstLine="0"/>
              <w:rPr>
                <w:rFonts w:ascii="Times New Roman" w:hAnsi="Times New Roman"/>
                <w:sz w:val="21"/>
                <w:szCs w:val="20"/>
              </w:rPr>
            </w:pPr>
            <w:r>
              <w:rPr>
                <w:rFonts w:ascii="Times New Roman" w:hAnsi="Times New Roman"/>
                <w:sz w:val="21"/>
                <w:szCs w:val="20"/>
              </w:rPr>
              <w:t>PHR</w:t>
            </w:r>
          </w:p>
        </w:tc>
        <w:tc>
          <w:tcPr>
            <w:tcW w:w="2051" w:type="dxa"/>
            <w:tcBorders>
              <w:top w:val="single" w:color="auto" w:sz="4" w:space="0"/>
              <w:left w:val="single" w:color="auto" w:sz="4" w:space="0"/>
              <w:bottom w:val="single" w:color="auto" w:sz="4" w:space="0"/>
              <w:right w:val="single" w:color="auto" w:sz="4" w:space="0"/>
            </w:tcBorders>
            <w:vAlign w:val="center"/>
          </w:tcPr>
          <w:p w14:paraId="2FD77A68">
            <w:pPr>
              <w:pStyle w:val="30"/>
              <w:ind w:firstLine="0"/>
              <w:rPr>
                <w:rFonts w:ascii="Times New Roman" w:hAnsi="Times New Roman"/>
                <w:sz w:val="21"/>
                <w:szCs w:val="20"/>
              </w:rPr>
            </w:pPr>
            <w:r>
              <w:rPr>
                <w:rFonts w:ascii="Times New Roman" w:hAnsi="Times New Roman"/>
                <w:sz w:val="21"/>
                <w:szCs w:val="20"/>
              </w:rPr>
              <w:t>PSDU</w:t>
            </w:r>
          </w:p>
        </w:tc>
      </w:tr>
    </w:tbl>
    <w:p w14:paraId="57FFFF4B">
      <w:pPr>
        <w:pStyle w:val="50"/>
      </w:pPr>
    </w:p>
    <w:p w14:paraId="698C7D82">
      <w:pPr>
        <w:pStyle w:val="10"/>
      </w:pPr>
      <w:bookmarkStart w:id="4907" w:name="_Ref4943215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86</w:t>
      </w:r>
      <w:r>
        <w:fldChar w:fldCharType="end"/>
      </w:r>
      <w:bookmarkEnd w:id="4907"/>
      <w:r>
        <w:t xml:space="preserve"> </w:t>
      </w:r>
      <w:r>
        <w:rPr>
          <w:rFonts w:hint="eastAsia"/>
        </w:rPr>
        <w:t>无线帧格式示意图</w:t>
      </w:r>
    </w:p>
    <w:p w14:paraId="08DDB32E">
      <w:pPr>
        <w:pStyle w:val="50"/>
      </w:pPr>
      <w:r>
        <w:rPr>
          <w:rFonts w:hint="eastAsia"/>
        </w:rPr>
        <w:t>M</w:t>
      </w:r>
      <w:r>
        <w:t>AC帧由</w:t>
      </w:r>
      <w:r>
        <w:rPr>
          <w:rFonts w:hint="eastAsia"/>
        </w:rPr>
        <w:t>M</w:t>
      </w:r>
      <w:r>
        <w:t>AC帧头</w:t>
      </w:r>
      <w:r>
        <w:rPr>
          <w:rFonts w:hint="eastAsia"/>
        </w:rPr>
        <w:t>、M</w:t>
      </w:r>
      <w:r>
        <w:t>SDU</w:t>
      </w:r>
      <w:r>
        <w:rPr>
          <w:rFonts w:hint="eastAsia"/>
        </w:rPr>
        <w:t>、</w:t>
      </w:r>
      <w:r>
        <w:t>完整性校验组成</w:t>
      </w:r>
      <w:r>
        <w:rPr>
          <w:rFonts w:hint="eastAsia"/>
        </w:rPr>
        <w:t>，</w:t>
      </w:r>
      <w:r>
        <w:t>其中完整性校验计算MAC帧中除完整性校验以外的字段</w:t>
      </w:r>
      <w:r>
        <w:rPr>
          <w:rFonts w:hint="eastAsia"/>
        </w:rPr>
        <w:t>。其中</w:t>
      </w:r>
      <w:r>
        <w:t>MAC帧的长度在</w:t>
      </w:r>
      <w:r>
        <w:rPr>
          <w:rFonts w:hint="eastAsia"/>
        </w:rPr>
        <w:t>P</w:t>
      </w:r>
      <w:r>
        <w:t>HR中携带</w:t>
      </w:r>
      <w:r>
        <w:rPr>
          <w:rFonts w:hint="eastAsia"/>
        </w:rPr>
        <w:t>。</w:t>
      </w:r>
    </w:p>
    <w:p w14:paraId="1AE3C70D">
      <w:pPr>
        <w:pStyle w:val="50"/>
      </w:pPr>
      <w:r>
        <w:rPr>
          <w:rFonts w:hint="eastAsia"/>
        </w:rPr>
        <w:t>根据M</w:t>
      </w:r>
      <w:r>
        <w:t>AC帧头中的帧类型</w:t>
      </w:r>
      <w:r>
        <w:rPr>
          <w:rFonts w:hint="eastAsia"/>
        </w:rPr>
        <w:t>，</w:t>
      </w:r>
      <w:r>
        <w:t>分为控制帧和数据帧</w:t>
      </w:r>
      <w:r>
        <w:rPr>
          <w:rFonts w:hint="eastAsia"/>
        </w:rPr>
        <w:t>，</w:t>
      </w:r>
      <w:r>
        <w:t>控制帧主要用于数据链路层控制</w:t>
      </w:r>
      <w:r>
        <w:rPr>
          <w:rFonts w:hint="eastAsia"/>
        </w:rPr>
        <w:t>，</w:t>
      </w:r>
      <w:r>
        <w:t>数据帧用于承载应用层数据</w:t>
      </w:r>
      <w:r>
        <w:rPr>
          <w:rFonts w:hint="eastAsia"/>
        </w:rPr>
        <w:t>，</w:t>
      </w:r>
      <w:r>
        <w:t>或者承载</w:t>
      </w:r>
      <w:r>
        <w:rPr>
          <w:rFonts w:hint="eastAsia"/>
        </w:rPr>
        <w:t>T</w:t>
      </w:r>
      <w:r>
        <w:t>CP/IP等数据</w:t>
      </w:r>
      <w:r>
        <w:rPr>
          <w:rFonts w:hint="eastAsia"/>
        </w:rPr>
        <w:t>。</w:t>
      </w:r>
      <w:r>
        <w:t>MAC帧格式如</w:t>
      </w:r>
      <w:r>
        <w:fldChar w:fldCharType="begin"/>
      </w:r>
      <w:r>
        <w:instrText xml:space="preserve"> REF _Ref49432318 \h  \* MERGEFORMAT </w:instrText>
      </w:r>
      <w:r>
        <w:fldChar w:fldCharType="separate"/>
      </w:r>
      <w:r>
        <w:rPr>
          <w:rFonts w:hint="eastAsia"/>
        </w:rPr>
        <w:t xml:space="preserve">图 </w:t>
      </w:r>
      <w:r>
        <w:t>87</w:t>
      </w:r>
      <w:r>
        <w:fldChar w:fldCharType="end"/>
      </w:r>
      <w:r>
        <w:t>所示</w:t>
      </w:r>
      <w:r>
        <w:rPr>
          <w:rFonts w:hint="eastAsia"/>
        </w:rPr>
        <w:t>。</w:t>
      </w:r>
    </w:p>
    <w:p w14:paraId="3DAEF0B8">
      <w:pPr>
        <w:pStyle w:val="129"/>
      </w:pPr>
      <w:r>
        <w:object>
          <v:shape id="_x0000_i1104" o:spt="75" type="#_x0000_t75" style="height:171pt;width:439.5pt;" o:ole="t" filled="f" o:preferrelative="t" stroked="f" coordsize="21600,21600">
            <v:path/>
            <v:fill on="f" focussize="0,0"/>
            <v:stroke on="f" joinstyle="miter"/>
            <v:imagedata r:id="rId161" o:title=""/>
            <o:lock v:ext="edit" aspectratio="t"/>
            <w10:wrap type="none"/>
            <w10:anchorlock/>
          </v:shape>
          <o:OLEObject Type="Embed" ProgID="Visio.Drawing.15" ShapeID="_x0000_i1104" DrawAspect="Content" ObjectID="_1468075779" r:id="rId160">
            <o:LockedField>false</o:LockedField>
          </o:OLEObject>
        </w:object>
      </w:r>
    </w:p>
    <w:p w14:paraId="3D4913BD">
      <w:pPr>
        <w:pStyle w:val="10"/>
      </w:pPr>
      <w:bookmarkStart w:id="4908" w:name="_Ref4943231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87</w:t>
      </w:r>
      <w:r>
        <w:fldChar w:fldCharType="end"/>
      </w:r>
      <w:bookmarkEnd w:id="4908"/>
      <w:r>
        <w:t xml:space="preserve"> PSDU物理载荷示意图</w:t>
      </w:r>
    </w:p>
    <w:p w14:paraId="63C80FA1"/>
    <w:p w14:paraId="68546762">
      <w:pPr>
        <w:pStyle w:val="57"/>
        <w:ind w:left="420" w:hanging="420"/>
      </w:pPr>
      <w:bookmarkStart w:id="4909" w:name="_Toc49160332"/>
      <w:r>
        <w:t>PHR</w:t>
      </w:r>
      <w:r>
        <w:rPr>
          <w:rFonts w:hint="eastAsia"/>
        </w:rPr>
        <w:t>格式</w:t>
      </w:r>
      <w:bookmarkEnd w:id="4909"/>
    </w:p>
    <w:p w14:paraId="7BF4D642">
      <w:pPr>
        <w:pStyle w:val="50"/>
      </w:pPr>
      <w:r>
        <w:rPr>
          <w:rFonts w:hint="eastAsia"/>
        </w:rPr>
        <w:t>P</w:t>
      </w:r>
      <w:r>
        <w:t>HR的字段长度为</w:t>
      </w:r>
      <w:r>
        <w:rPr>
          <w:rFonts w:hint="eastAsia"/>
        </w:rPr>
        <w:t>8字节，P</w:t>
      </w:r>
      <w:r>
        <w:t>HR的格式如</w:t>
      </w:r>
      <w:r>
        <w:fldChar w:fldCharType="begin"/>
      </w:r>
      <w:r>
        <w:instrText xml:space="preserve"> REF _Ref49432506 \h  \* MERGEFORMAT </w:instrText>
      </w:r>
      <w:r>
        <w:fldChar w:fldCharType="separate"/>
      </w:r>
      <w:r>
        <w:rPr>
          <w:rFonts w:hint="eastAsia"/>
        </w:rPr>
        <w:t xml:space="preserve">表 </w:t>
      </w:r>
      <w:r>
        <w:t>211</w:t>
      </w:r>
      <w:r>
        <w:fldChar w:fldCharType="end"/>
      </w:r>
      <w:r>
        <w:t>所示</w:t>
      </w:r>
      <w:r>
        <w:rPr>
          <w:rFonts w:hint="eastAsia"/>
        </w:rPr>
        <w:t>。</w:t>
      </w:r>
    </w:p>
    <w:p w14:paraId="5558068E">
      <w:pPr>
        <w:pStyle w:val="10"/>
      </w:pPr>
      <w:bookmarkStart w:id="4910" w:name="_Ref4943250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211</w:t>
      </w:r>
      <w:r>
        <w:fldChar w:fldCharType="end"/>
      </w:r>
      <w:bookmarkEnd w:id="4910"/>
      <w:r>
        <w:t xml:space="preserve"> PHR</w:t>
      </w:r>
      <w:r>
        <w:rPr>
          <w:rFonts w:hint="eastAsia"/>
        </w:rPr>
        <w:t>格式表</w:t>
      </w:r>
    </w:p>
    <w:tbl>
      <w:tblPr>
        <w:tblStyle w:val="31"/>
        <w:tblW w:w="5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1080"/>
        <w:gridCol w:w="1080"/>
        <w:gridCol w:w="1595"/>
      </w:tblGrid>
      <w:tr w14:paraId="10E3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0A7C5BEF">
            <w:pPr>
              <w:pStyle w:val="125"/>
              <w:rPr>
                <w:rFonts w:ascii="Times New Roman" w:hAnsi="Times New Roman"/>
                <w:sz w:val="18"/>
                <w:szCs w:val="18"/>
              </w:rPr>
            </w:pPr>
            <w:r>
              <w:rPr>
                <w:rFonts w:hint="eastAsia" w:ascii="Times New Roman" w:hAnsi="Times New Roman"/>
                <w:sz w:val="18"/>
                <w:szCs w:val="18"/>
              </w:rPr>
              <w:t>字段</w:t>
            </w:r>
          </w:p>
        </w:tc>
        <w:tc>
          <w:tcPr>
            <w:tcW w:w="1080" w:type="dxa"/>
            <w:noWrap/>
            <w:vAlign w:val="center"/>
          </w:tcPr>
          <w:p w14:paraId="67166399">
            <w:pPr>
              <w:pStyle w:val="125"/>
              <w:rPr>
                <w:rFonts w:ascii="Times New Roman" w:hAnsi="Times New Roman"/>
                <w:sz w:val="18"/>
                <w:szCs w:val="18"/>
              </w:rPr>
            </w:pPr>
            <w:r>
              <w:rPr>
                <w:rFonts w:hint="eastAsia" w:ascii="Times New Roman" w:hAnsi="Times New Roman"/>
                <w:sz w:val="18"/>
                <w:szCs w:val="18"/>
              </w:rPr>
              <w:t>字节号</w:t>
            </w:r>
          </w:p>
        </w:tc>
        <w:tc>
          <w:tcPr>
            <w:tcW w:w="1080" w:type="dxa"/>
            <w:noWrap/>
            <w:vAlign w:val="center"/>
          </w:tcPr>
          <w:p w14:paraId="343FB1B1">
            <w:pPr>
              <w:pStyle w:val="125"/>
              <w:rPr>
                <w:rFonts w:ascii="Times New Roman" w:hAnsi="Times New Roman"/>
                <w:sz w:val="18"/>
                <w:szCs w:val="18"/>
              </w:rPr>
            </w:pPr>
            <w:r>
              <w:rPr>
                <w:rFonts w:hint="eastAsia" w:ascii="Times New Roman" w:hAnsi="Times New Roman"/>
                <w:sz w:val="18"/>
                <w:szCs w:val="18"/>
              </w:rPr>
              <w:t>比特位</w:t>
            </w:r>
          </w:p>
        </w:tc>
        <w:tc>
          <w:tcPr>
            <w:tcW w:w="1595" w:type="dxa"/>
            <w:noWrap/>
            <w:vAlign w:val="center"/>
          </w:tcPr>
          <w:p w14:paraId="13ABF7B0">
            <w:pPr>
              <w:pStyle w:val="125"/>
              <w:rPr>
                <w:rFonts w:ascii="Times New Roman" w:hAnsi="Times New Roman"/>
                <w:sz w:val="18"/>
                <w:szCs w:val="18"/>
              </w:rPr>
            </w:pPr>
            <w:r>
              <w:rPr>
                <w:rFonts w:hint="eastAsia" w:ascii="Times New Roman" w:hAnsi="Times New Roman"/>
                <w:sz w:val="18"/>
                <w:szCs w:val="18"/>
              </w:rPr>
              <w:t>大小（比特）</w:t>
            </w:r>
          </w:p>
        </w:tc>
      </w:tr>
      <w:tr w14:paraId="3EF8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5D4552CE">
            <w:pPr>
              <w:pStyle w:val="125"/>
              <w:rPr>
                <w:rFonts w:ascii="Times New Roman" w:hAnsi="Times New Roman"/>
                <w:sz w:val="18"/>
                <w:szCs w:val="18"/>
              </w:rPr>
            </w:pPr>
            <w:r>
              <w:rPr>
                <w:rFonts w:hint="eastAsia" w:ascii="Times New Roman" w:hAnsi="Times New Roman"/>
                <w:sz w:val="18"/>
                <w:szCs w:val="18"/>
              </w:rPr>
              <w:t>帧类型</w:t>
            </w:r>
          </w:p>
        </w:tc>
        <w:tc>
          <w:tcPr>
            <w:tcW w:w="1080" w:type="dxa"/>
            <w:vMerge w:val="restart"/>
            <w:noWrap/>
            <w:vAlign w:val="center"/>
          </w:tcPr>
          <w:p w14:paraId="2E77C092">
            <w:pPr>
              <w:pStyle w:val="125"/>
              <w:rPr>
                <w:rFonts w:ascii="Times New Roman" w:hAnsi="Times New Roman"/>
                <w:sz w:val="18"/>
                <w:szCs w:val="18"/>
              </w:rPr>
            </w:pPr>
            <w:r>
              <w:rPr>
                <w:rFonts w:hint="eastAsia" w:ascii="Times New Roman" w:hAnsi="Times New Roman"/>
                <w:sz w:val="18"/>
                <w:szCs w:val="18"/>
              </w:rPr>
              <w:t>0</w:t>
            </w:r>
          </w:p>
        </w:tc>
        <w:tc>
          <w:tcPr>
            <w:tcW w:w="1080" w:type="dxa"/>
            <w:noWrap/>
            <w:vAlign w:val="center"/>
          </w:tcPr>
          <w:p w14:paraId="59297E5B">
            <w:pPr>
              <w:pStyle w:val="125"/>
              <w:rPr>
                <w:rFonts w:ascii="Times New Roman" w:hAnsi="Times New Roman"/>
                <w:sz w:val="18"/>
                <w:szCs w:val="18"/>
              </w:rPr>
            </w:pPr>
            <w:r>
              <w:rPr>
                <w:rFonts w:hint="eastAsia" w:ascii="Times New Roman" w:hAnsi="Times New Roman"/>
                <w:sz w:val="18"/>
                <w:szCs w:val="18"/>
              </w:rPr>
              <w:t>0</w:t>
            </w:r>
          </w:p>
        </w:tc>
        <w:tc>
          <w:tcPr>
            <w:tcW w:w="1595" w:type="dxa"/>
            <w:noWrap/>
            <w:vAlign w:val="center"/>
          </w:tcPr>
          <w:p w14:paraId="54E077B8">
            <w:pPr>
              <w:pStyle w:val="125"/>
              <w:rPr>
                <w:rFonts w:ascii="Times New Roman" w:hAnsi="Times New Roman"/>
                <w:sz w:val="18"/>
                <w:szCs w:val="18"/>
              </w:rPr>
            </w:pPr>
            <w:r>
              <w:rPr>
                <w:rFonts w:hint="eastAsia" w:ascii="Times New Roman" w:hAnsi="Times New Roman"/>
                <w:sz w:val="18"/>
                <w:szCs w:val="18"/>
              </w:rPr>
              <w:t>1</w:t>
            </w:r>
          </w:p>
        </w:tc>
      </w:tr>
      <w:tr w14:paraId="7ADB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10A02055">
            <w:pPr>
              <w:pStyle w:val="125"/>
              <w:rPr>
                <w:rFonts w:ascii="Times New Roman" w:hAnsi="Times New Roman"/>
                <w:sz w:val="18"/>
                <w:szCs w:val="18"/>
              </w:rPr>
            </w:pPr>
            <w:r>
              <w:rPr>
                <w:rFonts w:hint="eastAsia" w:ascii="Times New Roman" w:hAnsi="Times New Roman"/>
                <w:sz w:val="18"/>
                <w:szCs w:val="18"/>
              </w:rPr>
              <w:t>传输类型</w:t>
            </w:r>
          </w:p>
        </w:tc>
        <w:tc>
          <w:tcPr>
            <w:tcW w:w="1080" w:type="dxa"/>
            <w:vMerge w:val="continue"/>
            <w:noWrap/>
            <w:vAlign w:val="center"/>
          </w:tcPr>
          <w:p w14:paraId="334B4D4B">
            <w:pPr>
              <w:pStyle w:val="125"/>
              <w:rPr>
                <w:rFonts w:ascii="Times New Roman" w:hAnsi="Times New Roman"/>
                <w:sz w:val="18"/>
                <w:szCs w:val="18"/>
              </w:rPr>
            </w:pPr>
          </w:p>
        </w:tc>
        <w:tc>
          <w:tcPr>
            <w:tcW w:w="1080" w:type="dxa"/>
            <w:noWrap/>
            <w:vAlign w:val="center"/>
          </w:tcPr>
          <w:p w14:paraId="71D13AC6">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1595" w:type="dxa"/>
            <w:noWrap/>
            <w:vAlign w:val="center"/>
          </w:tcPr>
          <w:p w14:paraId="4D10F348">
            <w:pPr>
              <w:pStyle w:val="125"/>
              <w:rPr>
                <w:rFonts w:ascii="Times New Roman" w:hAnsi="Times New Roman"/>
                <w:sz w:val="18"/>
                <w:szCs w:val="18"/>
              </w:rPr>
            </w:pPr>
            <w:r>
              <w:rPr>
                <w:rFonts w:hint="eastAsia" w:ascii="Times New Roman" w:hAnsi="Times New Roman"/>
                <w:sz w:val="18"/>
                <w:szCs w:val="18"/>
              </w:rPr>
              <w:t>2</w:t>
            </w:r>
          </w:p>
        </w:tc>
      </w:tr>
      <w:tr w14:paraId="5B26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58BB87F3">
            <w:pPr>
              <w:pStyle w:val="125"/>
              <w:rPr>
                <w:rFonts w:ascii="Times New Roman" w:hAnsi="Times New Roman"/>
                <w:sz w:val="18"/>
                <w:szCs w:val="18"/>
              </w:rPr>
            </w:pPr>
            <w:r>
              <w:rPr>
                <w:rFonts w:hint="eastAsia" w:ascii="Times New Roman" w:hAnsi="Times New Roman"/>
                <w:sz w:val="18"/>
                <w:szCs w:val="18"/>
              </w:rPr>
              <w:t>R</w:t>
            </w:r>
            <w:r>
              <w:rPr>
                <w:rFonts w:ascii="Times New Roman" w:hAnsi="Times New Roman"/>
                <w:sz w:val="18"/>
                <w:szCs w:val="18"/>
              </w:rPr>
              <w:t>S编码</w:t>
            </w:r>
          </w:p>
        </w:tc>
        <w:tc>
          <w:tcPr>
            <w:tcW w:w="1080" w:type="dxa"/>
            <w:vMerge w:val="continue"/>
            <w:noWrap/>
            <w:vAlign w:val="center"/>
          </w:tcPr>
          <w:p w14:paraId="57F727C2">
            <w:pPr>
              <w:pStyle w:val="125"/>
              <w:rPr>
                <w:rFonts w:ascii="Times New Roman" w:hAnsi="Times New Roman"/>
                <w:sz w:val="18"/>
                <w:szCs w:val="18"/>
              </w:rPr>
            </w:pPr>
          </w:p>
        </w:tc>
        <w:tc>
          <w:tcPr>
            <w:tcW w:w="1080" w:type="dxa"/>
            <w:noWrap/>
            <w:vAlign w:val="center"/>
          </w:tcPr>
          <w:p w14:paraId="726C99FA">
            <w:pPr>
              <w:pStyle w:val="125"/>
              <w:rPr>
                <w:rFonts w:ascii="Times New Roman" w:hAnsi="Times New Roman"/>
                <w:sz w:val="18"/>
                <w:szCs w:val="18"/>
              </w:rPr>
            </w:pPr>
            <w:r>
              <w:rPr>
                <w:rFonts w:hint="eastAsia" w:ascii="Times New Roman" w:hAnsi="Times New Roman"/>
                <w:sz w:val="18"/>
                <w:szCs w:val="18"/>
              </w:rPr>
              <w:t>3</w:t>
            </w:r>
          </w:p>
        </w:tc>
        <w:tc>
          <w:tcPr>
            <w:tcW w:w="1595" w:type="dxa"/>
            <w:noWrap/>
            <w:vAlign w:val="center"/>
          </w:tcPr>
          <w:p w14:paraId="0195B2E0">
            <w:pPr>
              <w:pStyle w:val="125"/>
              <w:rPr>
                <w:rFonts w:ascii="Times New Roman" w:hAnsi="Times New Roman"/>
                <w:sz w:val="18"/>
                <w:szCs w:val="18"/>
              </w:rPr>
            </w:pPr>
            <w:r>
              <w:rPr>
                <w:rFonts w:hint="eastAsia" w:ascii="Times New Roman" w:hAnsi="Times New Roman"/>
                <w:sz w:val="18"/>
                <w:szCs w:val="18"/>
              </w:rPr>
              <w:t>1</w:t>
            </w:r>
          </w:p>
        </w:tc>
      </w:tr>
      <w:tr w14:paraId="42FD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29197B3B">
            <w:pPr>
              <w:pStyle w:val="125"/>
              <w:rPr>
                <w:rFonts w:ascii="Times New Roman" w:hAnsi="Times New Roman"/>
                <w:sz w:val="18"/>
                <w:szCs w:val="18"/>
              </w:rPr>
            </w:pPr>
            <w:r>
              <w:rPr>
                <w:rFonts w:hint="eastAsia" w:ascii="Times New Roman" w:hAnsi="Times New Roman"/>
                <w:sz w:val="18"/>
                <w:szCs w:val="18"/>
              </w:rPr>
              <w:t>扩频系统模式</w:t>
            </w:r>
          </w:p>
        </w:tc>
        <w:tc>
          <w:tcPr>
            <w:tcW w:w="1080" w:type="dxa"/>
            <w:vMerge w:val="continue"/>
            <w:noWrap/>
            <w:vAlign w:val="center"/>
          </w:tcPr>
          <w:p w14:paraId="118C2553">
            <w:pPr>
              <w:pStyle w:val="125"/>
              <w:rPr>
                <w:rFonts w:ascii="Times New Roman" w:hAnsi="Times New Roman"/>
                <w:sz w:val="18"/>
                <w:szCs w:val="18"/>
              </w:rPr>
            </w:pPr>
          </w:p>
        </w:tc>
        <w:tc>
          <w:tcPr>
            <w:tcW w:w="1080" w:type="dxa"/>
            <w:noWrap/>
            <w:vAlign w:val="center"/>
          </w:tcPr>
          <w:p w14:paraId="5B5E096C">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-5</w:t>
            </w:r>
          </w:p>
        </w:tc>
        <w:tc>
          <w:tcPr>
            <w:tcW w:w="1595" w:type="dxa"/>
            <w:noWrap/>
            <w:vAlign w:val="center"/>
          </w:tcPr>
          <w:p w14:paraId="6E16FCAC">
            <w:pPr>
              <w:pStyle w:val="125"/>
              <w:rPr>
                <w:rFonts w:ascii="Times New Roman" w:hAnsi="Times New Roman"/>
                <w:sz w:val="18"/>
                <w:szCs w:val="18"/>
              </w:rPr>
            </w:pPr>
            <w:r>
              <w:rPr>
                <w:rFonts w:hint="eastAsia" w:ascii="Times New Roman" w:hAnsi="Times New Roman"/>
                <w:sz w:val="18"/>
                <w:szCs w:val="18"/>
              </w:rPr>
              <w:t>2</w:t>
            </w:r>
          </w:p>
        </w:tc>
      </w:tr>
      <w:tr w14:paraId="7C9D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vMerge w:val="restart"/>
            <w:noWrap/>
            <w:vAlign w:val="center"/>
          </w:tcPr>
          <w:p w14:paraId="3707EA94">
            <w:pPr>
              <w:pStyle w:val="125"/>
              <w:rPr>
                <w:rFonts w:ascii="Times New Roman" w:hAnsi="Times New Roman"/>
                <w:sz w:val="18"/>
                <w:szCs w:val="18"/>
              </w:rPr>
            </w:pPr>
            <w:r>
              <w:rPr>
                <w:rFonts w:hint="eastAsia" w:ascii="Times New Roman" w:hAnsi="Times New Roman"/>
                <w:sz w:val="18"/>
                <w:szCs w:val="18"/>
              </w:rPr>
              <w:t>帧长</w:t>
            </w:r>
          </w:p>
        </w:tc>
        <w:tc>
          <w:tcPr>
            <w:tcW w:w="1080" w:type="dxa"/>
            <w:vMerge w:val="continue"/>
            <w:noWrap/>
            <w:vAlign w:val="center"/>
          </w:tcPr>
          <w:p w14:paraId="615BAFF0">
            <w:pPr>
              <w:pStyle w:val="125"/>
              <w:rPr>
                <w:rFonts w:ascii="Times New Roman" w:hAnsi="Times New Roman"/>
                <w:sz w:val="18"/>
                <w:szCs w:val="18"/>
              </w:rPr>
            </w:pPr>
          </w:p>
        </w:tc>
        <w:tc>
          <w:tcPr>
            <w:tcW w:w="1080" w:type="dxa"/>
            <w:noWrap/>
            <w:vAlign w:val="center"/>
          </w:tcPr>
          <w:p w14:paraId="559A4BA4">
            <w:pPr>
              <w:pStyle w:val="125"/>
              <w:rPr>
                <w:rFonts w:ascii="Times New Roman" w:hAnsi="Times New Roman"/>
                <w:sz w:val="18"/>
                <w:szCs w:val="18"/>
              </w:rPr>
            </w:pPr>
            <w:r>
              <w:rPr>
                <w:rFonts w:hint="eastAsia" w:ascii="Times New Roman" w:hAnsi="Times New Roman"/>
                <w:sz w:val="18"/>
                <w:szCs w:val="18"/>
              </w:rPr>
              <w:t>6</w:t>
            </w:r>
            <w:r>
              <w:rPr>
                <w:rFonts w:ascii="Times New Roman" w:hAnsi="Times New Roman"/>
                <w:sz w:val="18"/>
                <w:szCs w:val="18"/>
              </w:rPr>
              <w:t>-7</w:t>
            </w:r>
          </w:p>
        </w:tc>
        <w:tc>
          <w:tcPr>
            <w:tcW w:w="1595" w:type="dxa"/>
            <w:vMerge w:val="restart"/>
            <w:noWrap/>
            <w:vAlign w:val="center"/>
          </w:tcPr>
          <w:p w14:paraId="41E45480">
            <w:pPr>
              <w:pStyle w:val="125"/>
              <w:rPr>
                <w:rFonts w:ascii="Times New Roman" w:hAnsi="Times New Roman"/>
                <w:sz w:val="18"/>
                <w:szCs w:val="18"/>
              </w:rPr>
            </w:pPr>
            <w:r>
              <w:rPr>
                <w:rFonts w:hint="eastAsia" w:ascii="Times New Roman" w:hAnsi="Times New Roman"/>
                <w:sz w:val="18"/>
                <w:szCs w:val="18"/>
              </w:rPr>
              <w:t>9</w:t>
            </w:r>
          </w:p>
        </w:tc>
      </w:tr>
      <w:tr w14:paraId="723D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vMerge w:val="continue"/>
            <w:noWrap/>
            <w:vAlign w:val="center"/>
          </w:tcPr>
          <w:p w14:paraId="69DE6F4A">
            <w:pPr>
              <w:pStyle w:val="125"/>
              <w:rPr>
                <w:rFonts w:ascii="Times New Roman" w:hAnsi="Times New Roman"/>
                <w:sz w:val="18"/>
                <w:szCs w:val="18"/>
              </w:rPr>
            </w:pPr>
          </w:p>
        </w:tc>
        <w:tc>
          <w:tcPr>
            <w:tcW w:w="1080" w:type="dxa"/>
            <w:vMerge w:val="restart"/>
            <w:noWrap/>
            <w:vAlign w:val="center"/>
          </w:tcPr>
          <w:p w14:paraId="687F6D67">
            <w:pPr>
              <w:pStyle w:val="125"/>
              <w:rPr>
                <w:rFonts w:ascii="Times New Roman" w:hAnsi="Times New Roman"/>
                <w:sz w:val="18"/>
                <w:szCs w:val="18"/>
              </w:rPr>
            </w:pPr>
            <w:r>
              <w:rPr>
                <w:rFonts w:hint="eastAsia" w:ascii="Times New Roman" w:hAnsi="Times New Roman"/>
                <w:sz w:val="18"/>
                <w:szCs w:val="18"/>
              </w:rPr>
              <w:t>1</w:t>
            </w:r>
          </w:p>
        </w:tc>
        <w:tc>
          <w:tcPr>
            <w:tcW w:w="1080" w:type="dxa"/>
            <w:noWrap/>
            <w:vAlign w:val="center"/>
          </w:tcPr>
          <w:p w14:paraId="1347FBD6">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-6</w:t>
            </w:r>
          </w:p>
        </w:tc>
        <w:tc>
          <w:tcPr>
            <w:tcW w:w="1595" w:type="dxa"/>
            <w:vMerge w:val="continue"/>
            <w:noWrap/>
            <w:vAlign w:val="center"/>
          </w:tcPr>
          <w:p w14:paraId="56A55690">
            <w:pPr>
              <w:pStyle w:val="125"/>
              <w:rPr>
                <w:rFonts w:ascii="Times New Roman" w:hAnsi="Times New Roman"/>
                <w:sz w:val="18"/>
                <w:szCs w:val="18"/>
              </w:rPr>
            </w:pPr>
          </w:p>
        </w:tc>
      </w:tr>
      <w:tr w14:paraId="66F7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240E7D88">
            <w:pPr>
              <w:pStyle w:val="125"/>
              <w:rPr>
                <w:rFonts w:ascii="Times New Roman" w:hAnsi="Times New Roman"/>
                <w:sz w:val="18"/>
                <w:szCs w:val="18"/>
              </w:rPr>
            </w:pPr>
            <w:r>
              <w:rPr>
                <w:rFonts w:hint="eastAsia" w:ascii="Times New Roman" w:hAnsi="Times New Roman"/>
                <w:sz w:val="18"/>
                <w:szCs w:val="18"/>
              </w:rPr>
              <w:t>确认标志/保留</w:t>
            </w:r>
          </w:p>
        </w:tc>
        <w:tc>
          <w:tcPr>
            <w:tcW w:w="1080" w:type="dxa"/>
            <w:vMerge w:val="continue"/>
            <w:noWrap/>
            <w:vAlign w:val="center"/>
          </w:tcPr>
          <w:p w14:paraId="0BD19281">
            <w:pPr>
              <w:pStyle w:val="125"/>
              <w:rPr>
                <w:rFonts w:ascii="Times New Roman" w:hAnsi="Times New Roman"/>
                <w:sz w:val="18"/>
                <w:szCs w:val="18"/>
              </w:rPr>
            </w:pPr>
          </w:p>
        </w:tc>
        <w:tc>
          <w:tcPr>
            <w:tcW w:w="1080" w:type="dxa"/>
            <w:noWrap/>
            <w:vAlign w:val="center"/>
          </w:tcPr>
          <w:p w14:paraId="32C12D8A">
            <w:pPr>
              <w:pStyle w:val="125"/>
              <w:rPr>
                <w:rFonts w:ascii="Times New Roman" w:hAnsi="Times New Roman"/>
                <w:sz w:val="18"/>
                <w:szCs w:val="18"/>
              </w:rPr>
            </w:pPr>
            <w:r>
              <w:rPr>
                <w:rFonts w:hint="eastAsia" w:ascii="Times New Roman" w:hAnsi="Times New Roman"/>
                <w:sz w:val="18"/>
                <w:szCs w:val="18"/>
              </w:rPr>
              <w:t>7</w:t>
            </w:r>
          </w:p>
        </w:tc>
        <w:tc>
          <w:tcPr>
            <w:tcW w:w="1595" w:type="dxa"/>
            <w:noWrap/>
            <w:vAlign w:val="center"/>
          </w:tcPr>
          <w:p w14:paraId="3A3CC38D">
            <w:pPr>
              <w:pStyle w:val="125"/>
              <w:rPr>
                <w:rFonts w:ascii="Times New Roman" w:hAnsi="Times New Roman"/>
                <w:sz w:val="18"/>
                <w:szCs w:val="18"/>
              </w:rPr>
            </w:pPr>
            <w:r>
              <w:rPr>
                <w:rFonts w:hint="eastAsia" w:ascii="Times New Roman" w:hAnsi="Times New Roman"/>
                <w:sz w:val="18"/>
                <w:szCs w:val="18"/>
              </w:rPr>
              <w:t>1</w:t>
            </w:r>
          </w:p>
        </w:tc>
      </w:tr>
      <w:tr w14:paraId="0323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04EDD474">
            <w:pPr>
              <w:pStyle w:val="125"/>
              <w:rPr>
                <w:rFonts w:ascii="Times New Roman" w:hAnsi="Times New Roman"/>
                <w:sz w:val="18"/>
                <w:szCs w:val="18"/>
              </w:rPr>
            </w:pPr>
            <w:r>
              <w:rPr>
                <w:rFonts w:hint="eastAsia" w:ascii="Times New Roman" w:hAnsi="Times New Roman"/>
                <w:sz w:val="18"/>
                <w:szCs w:val="18"/>
              </w:rPr>
              <w:t>可变区域</w:t>
            </w:r>
          </w:p>
        </w:tc>
        <w:tc>
          <w:tcPr>
            <w:tcW w:w="1080" w:type="dxa"/>
            <w:noWrap/>
            <w:vAlign w:val="center"/>
          </w:tcPr>
          <w:p w14:paraId="6B1A9D3A">
            <w:pPr>
              <w:pStyle w:val="125"/>
              <w:rPr>
                <w:rFonts w:ascii="Times New Roman" w:hAnsi="Times New Roman"/>
                <w:sz w:val="18"/>
                <w:szCs w:val="18"/>
              </w:rPr>
            </w:pPr>
            <w:r>
              <w:rPr>
                <w:rFonts w:ascii="Times New Roman" w:hAnsi="Times New Roman"/>
                <w:sz w:val="18"/>
                <w:szCs w:val="18"/>
              </w:rPr>
              <w:t>2</w:t>
            </w:r>
            <w:r>
              <w:rPr>
                <w:rFonts w:hint="eastAsia" w:ascii="Times New Roman" w:hAnsi="Times New Roman"/>
                <w:sz w:val="18"/>
                <w:szCs w:val="18"/>
              </w:rPr>
              <w:t>-</w:t>
            </w:r>
            <w:r>
              <w:rPr>
                <w:rFonts w:ascii="Times New Roman" w:hAnsi="Times New Roman"/>
                <w:sz w:val="18"/>
                <w:szCs w:val="18"/>
              </w:rPr>
              <w:t>5</w:t>
            </w:r>
          </w:p>
        </w:tc>
        <w:tc>
          <w:tcPr>
            <w:tcW w:w="1080" w:type="dxa"/>
            <w:noWrap/>
            <w:vAlign w:val="center"/>
          </w:tcPr>
          <w:p w14:paraId="4D133F31">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595" w:type="dxa"/>
            <w:noWrap/>
            <w:vAlign w:val="center"/>
          </w:tcPr>
          <w:p w14:paraId="179B9E7E">
            <w:pPr>
              <w:pStyle w:val="125"/>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2</w:t>
            </w:r>
          </w:p>
        </w:tc>
      </w:tr>
      <w:tr w14:paraId="247C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noWrap/>
            <w:vAlign w:val="center"/>
          </w:tcPr>
          <w:p w14:paraId="6EEFFA18">
            <w:pPr>
              <w:pStyle w:val="125"/>
              <w:rPr>
                <w:rFonts w:ascii="Times New Roman" w:hAnsi="Times New Roman"/>
                <w:sz w:val="18"/>
                <w:szCs w:val="18"/>
              </w:rPr>
            </w:pPr>
            <w:r>
              <w:rPr>
                <w:rFonts w:hint="eastAsia" w:ascii="Times New Roman" w:hAnsi="Times New Roman"/>
                <w:sz w:val="18"/>
                <w:szCs w:val="18"/>
              </w:rPr>
              <w:t>P</w:t>
            </w:r>
            <w:r>
              <w:rPr>
                <w:rFonts w:ascii="Times New Roman" w:hAnsi="Times New Roman"/>
                <w:sz w:val="18"/>
                <w:szCs w:val="18"/>
              </w:rPr>
              <w:t>HR校验</w:t>
            </w:r>
          </w:p>
        </w:tc>
        <w:tc>
          <w:tcPr>
            <w:tcW w:w="1080" w:type="dxa"/>
            <w:noWrap/>
            <w:vAlign w:val="center"/>
          </w:tcPr>
          <w:p w14:paraId="5B32A699">
            <w:pPr>
              <w:pStyle w:val="125"/>
              <w:rPr>
                <w:rFonts w:ascii="Times New Roman" w:hAnsi="Times New Roman"/>
                <w:sz w:val="18"/>
                <w:szCs w:val="18"/>
              </w:rPr>
            </w:pPr>
            <w:r>
              <w:rPr>
                <w:rFonts w:hint="eastAsia" w:ascii="Times New Roman" w:hAnsi="Times New Roman"/>
                <w:sz w:val="18"/>
                <w:szCs w:val="18"/>
              </w:rPr>
              <w:t>6</w:t>
            </w:r>
            <w:r>
              <w:rPr>
                <w:rFonts w:ascii="Times New Roman" w:hAnsi="Times New Roman"/>
                <w:sz w:val="18"/>
                <w:szCs w:val="18"/>
              </w:rPr>
              <w:t>-7</w:t>
            </w:r>
          </w:p>
        </w:tc>
        <w:tc>
          <w:tcPr>
            <w:tcW w:w="1080" w:type="dxa"/>
            <w:noWrap/>
            <w:vAlign w:val="center"/>
          </w:tcPr>
          <w:p w14:paraId="339C1D3B">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595" w:type="dxa"/>
            <w:noWrap/>
            <w:vAlign w:val="center"/>
          </w:tcPr>
          <w:p w14:paraId="43046A4E">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6</w:t>
            </w:r>
          </w:p>
        </w:tc>
      </w:tr>
    </w:tbl>
    <w:p w14:paraId="74A5D9CD">
      <w:pPr>
        <w:pStyle w:val="67"/>
      </w:pPr>
      <w:r>
        <w:t>帧类型</w:t>
      </w:r>
    </w:p>
    <w:p w14:paraId="644CE5FB">
      <w:pPr>
        <w:pStyle w:val="50"/>
      </w:pPr>
      <w:r>
        <w:rPr>
          <w:rFonts w:hint="eastAsia"/>
        </w:rPr>
        <w:t>帧类型定义如</w:t>
      </w:r>
      <w:r>
        <w:fldChar w:fldCharType="begin"/>
      </w:r>
      <w:r>
        <w:instrText xml:space="preserve"> </w:instrText>
      </w:r>
      <w:r>
        <w:rPr>
          <w:rFonts w:hint="eastAsia"/>
        </w:rPr>
        <w:instrText xml:space="preserve">REF _Ref49432632 \h</w:instrText>
      </w:r>
      <w:r>
        <w:instrText xml:space="preserve">  \* MERGEFORMAT </w:instrText>
      </w:r>
      <w:r>
        <w:fldChar w:fldCharType="separate"/>
      </w:r>
      <w:r>
        <w:rPr>
          <w:rFonts w:hint="eastAsia"/>
        </w:rPr>
        <w:t xml:space="preserve">表 </w:t>
      </w:r>
      <w:r>
        <w:t>212</w:t>
      </w:r>
      <w:r>
        <w:fldChar w:fldCharType="end"/>
      </w:r>
      <w:r>
        <w:rPr>
          <w:rFonts w:hint="eastAsia"/>
        </w:rPr>
        <w:t>所示。</w:t>
      </w:r>
    </w:p>
    <w:p w14:paraId="2F1DAFBA">
      <w:pPr>
        <w:pStyle w:val="10"/>
      </w:pPr>
      <w:bookmarkStart w:id="4911" w:name="_Ref4943263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212</w:t>
      </w:r>
      <w:r>
        <w:fldChar w:fldCharType="end"/>
      </w:r>
      <w:bookmarkEnd w:id="4911"/>
      <w:r>
        <w:t xml:space="preserve"> </w:t>
      </w:r>
      <w:r>
        <w:rPr>
          <w:rFonts w:hint="eastAsia"/>
        </w:rPr>
        <w:t>帧类型</w:t>
      </w:r>
    </w:p>
    <w:tbl>
      <w:tblPr>
        <w:tblStyle w:val="31"/>
        <w:tblW w:w="4677" w:type="dxa"/>
        <w:tblInd w:w="2122" w:type="dxa"/>
        <w:tblLayout w:type="fixed"/>
        <w:tblCellMar>
          <w:top w:w="0" w:type="dxa"/>
          <w:left w:w="108" w:type="dxa"/>
          <w:bottom w:w="0" w:type="dxa"/>
          <w:right w:w="108" w:type="dxa"/>
        </w:tblCellMar>
      </w:tblPr>
      <w:tblGrid>
        <w:gridCol w:w="1842"/>
        <w:gridCol w:w="2835"/>
      </w:tblGrid>
      <w:tr w14:paraId="38583BB2">
        <w:tblPrEx>
          <w:tblCellMar>
            <w:top w:w="0" w:type="dxa"/>
            <w:left w:w="108" w:type="dxa"/>
            <w:bottom w:w="0" w:type="dxa"/>
            <w:right w:w="108" w:type="dxa"/>
          </w:tblCellMar>
        </w:tblPrEx>
        <w:trPr>
          <w:trHeight w:val="227" w:hRule="atLeast"/>
        </w:trPr>
        <w:tc>
          <w:tcPr>
            <w:tcW w:w="1842" w:type="dxa"/>
            <w:tcBorders>
              <w:top w:val="single" w:color="auto" w:sz="4" w:space="0"/>
              <w:left w:val="single" w:color="auto" w:sz="4" w:space="0"/>
              <w:bottom w:val="single" w:color="auto" w:sz="4" w:space="0"/>
              <w:right w:val="single" w:color="auto" w:sz="4" w:space="0"/>
            </w:tcBorders>
          </w:tcPr>
          <w:p w14:paraId="08103AF0">
            <w:pPr>
              <w:pStyle w:val="125"/>
              <w:rPr>
                <w:rFonts w:ascii="Times New Roman" w:hAnsi="Times New Roman"/>
                <w:sz w:val="18"/>
                <w:szCs w:val="18"/>
              </w:rPr>
            </w:pPr>
            <w:r>
              <w:rPr>
                <w:rFonts w:hint="eastAsia" w:ascii="Times New Roman" w:hAnsi="Times New Roman"/>
                <w:sz w:val="18"/>
                <w:szCs w:val="18"/>
              </w:rPr>
              <w:t>值</w:t>
            </w:r>
          </w:p>
        </w:tc>
        <w:tc>
          <w:tcPr>
            <w:tcW w:w="2835" w:type="dxa"/>
            <w:tcBorders>
              <w:top w:val="single" w:color="auto" w:sz="4" w:space="0"/>
              <w:left w:val="single" w:color="auto" w:sz="4" w:space="0"/>
              <w:bottom w:val="single" w:color="auto" w:sz="4" w:space="0"/>
              <w:right w:val="single" w:color="auto" w:sz="4" w:space="0"/>
            </w:tcBorders>
          </w:tcPr>
          <w:p w14:paraId="438517B8">
            <w:pPr>
              <w:pStyle w:val="125"/>
              <w:rPr>
                <w:rFonts w:ascii="Times New Roman" w:hAnsi="Times New Roman"/>
                <w:sz w:val="18"/>
                <w:szCs w:val="18"/>
              </w:rPr>
            </w:pPr>
            <w:r>
              <w:rPr>
                <w:rFonts w:hint="eastAsia" w:ascii="Times New Roman" w:hAnsi="Times New Roman"/>
                <w:sz w:val="18"/>
                <w:szCs w:val="18"/>
              </w:rPr>
              <w:t>定义</w:t>
            </w:r>
          </w:p>
        </w:tc>
      </w:tr>
      <w:tr w14:paraId="41D1B9E0">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178B00DD">
            <w:pPr>
              <w:pStyle w:val="125"/>
              <w:rPr>
                <w:rFonts w:ascii="Times New Roman" w:hAnsi="Times New Roman"/>
                <w:sz w:val="18"/>
                <w:szCs w:val="18"/>
              </w:rPr>
            </w:pPr>
            <w:r>
              <w:rPr>
                <w:rFonts w:ascii="Times New Roman" w:hAnsi="Times New Roman"/>
                <w:sz w:val="18"/>
                <w:szCs w:val="18"/>
              </w:rPr>
              <w:t>0</w:t>
            </w:r>
          </w:p>
        </w:tc>
        <w:tc>
          <w:tcPr>
            <w:tcW w:w="2835" w:type="dxa"/>
            <w:tcBorders>
              <w:top w:val="single" w:color="auto" w:sz="4" w:space="0"/>
              <w:left w:val="single" w:color="auto" w:sz="4" w:space="0"/>
              <w:bottom w:val="single" w:color="auto" w:sz="4" w:space="0"/>
              <w:right w:val="single" w:color="auto" w:sz="4" w:space="0"/>
            </w:tcBorders>
          </w:tcPr>
          <w:p w14:paraId="57C5E7A8">
            <w:pPr>
              <w:pStyle w:val="125"/>
              <w:rPr>
                <w:rFonts w:ascii="Times New Roman" w:hAnsi="Times New Roman"/>
                <w:sz w:val="18"/>
                <w:szCs w:val="18"/>
              </w:rPr>
            </w:pPr>
            <w:r>
              <w:rPr>
                <w:rFonts w:hint="eastAsia" w:ascii="Times New Roman" w:hAnsi="Times New Roman"/>
                <w:sz w:val="18"/>
                <w:szCs w:val="18"/>
              </w:rPr>
              <w:t>数据</w:t>
            </w:r>
            <w:r>
              <w:rPr>
                <w:rFonts w:ascii="Times New Roman" w:hAnsi="Times New Roman"/>
                <w:sz w:val="18"/>
                <w:szCs w:val="18"/>
              </w:rPr>
              <w:t>帧</w:t>
            </w:r>
          </w:p>
        </w:tc>
      </w:tr>
      <w:tr w14:paraId="2FE53A29">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7CD6E182">
            <w:pPr>
              <w:pStyle w:val="125"/>
              <w:rPr>
                <w:rFonts w:ascii="Times New Roman" w:hAnsi="Times New Roman"/>
                <w:sz w:val="18"/>
                <w:szCs w:val="18"/>
              </w:rPr>
            </w:pPr>
            <w:r>
              <w:rPr>
                <w:rFonts w:hint="eastAsia" w:ascii="Times New Roman" w:hAnsi="Times New Roman"/>
                <w:sz w:val="18"/>
                <w:szCs w:val="18"/>
              </w:rPr>
              <w:t>1</w:t>
            </w:r>
          </w:p>
        </w:tc>
        <w:tc>
          <w:tcPr>
            <w:tcW w:w="2835" w:type="dxa"/>
            <w:tcBorders>
              <w:top w:val="single" w:color="auto" w:sz="4" w:space="0"/>
              <w:left w:val="single" w:color="auto" w:sz="4" w:space="0"/>
              <w:bottom w:val="single" w:color="auto" w:sz="4" w:space="0"/>
              <w:right w:val="single" w:color="auto" w:sz="4" w:space="0"/>
            </w:tcBorders>
          </w:tcPr>
          <w:p w14:paraId="20565178">
            <w:pPr>
              <w:pStyle w:val="125"/>
              <w:rPr>
                <w:rFonts w:ascii="Times New Roman" w:hAnsi="Times New Roman"/>
                <w:sz w:val="18"/>
                <w:szCs w:val="18"/>
              </w:rPr>
            </w:pPr>
            <w:r>
              <w:rPr>
                <w:rFonts w:ascii="Times New Roman" w:hAnsi="Times New Roman"/>
                <w:sz w:val="18"/>
                <w:szCs w:val="18"/>
              </w:rPr>
              <w:t>确认帧</w:t>
            </w:r>
          </w:p>
        </w:tc>
      </w:tr>
    </w:tbl>
    <w:p w14:paraId="5346D2CC">
      <w:pPr>
        <w:pStyle w:val="67"/>
        <w:rPr>
          <w:rFonts w:ascii="Arial" w:hAnsi="Arial"/>
          <w:sz w:val="24"/>
          <w:szCs w:val="24"/>
        </w:rPr>
      </w:pPr>
      <w:bookmarkStart w:id="4912" w:name="_Toc45285871"/>
      <w:r>
        <w:rPr>
          <w:rFonts w:hint="eastAsia"/>
        </w:rPr>
        <w:t>传输类型</w:t>
      </w:r>
      <w:bookmarkEnd w:id="4912"/>
    </w:p>
    <w:p w14:paraId="498EF2A6">
      <w:pPr>
        <w:ind w:firstLine="440" w:firstLineChars="200"/>
        <w:jc w:val="both"/>
        <w:pPrChange w:id="232" w:author="GaaihoengNg" w:date="2026-02-27T14:31:06Z">
          <w:pPr/>
        </w:pPrChange>
      </w:pPr>
      <w:r>
        <w:rPr>
          <w:rFonts w:hint="eastAsia"/>
        </w:rPr>
        <w:t>传输类型定义如</w:t>
      </w:r>
      <w:r>
        <w:fldChar w:fldCharType="begin"/>
      </w:r>
      <w:r>
        <w:instrText xml:space="preserve"> </w:instrText>
      </w:r>
      <w:r>
        <w:rPr>
          <w:rFonts w:hint="eastAsia"/>
        </w:rPr>
        <w:instrText xml:space="preserve">REF _Ref49432648 \h</w:instrText>
      </w:r>
      <w:r>
        <w:instrText xml:space="preserve">  \* MERGEFORMAT </w:instrText>
      </w:r>
      <w:r>
        <w:fldChar w:fldCharType="separate"/>
      </w:r>
      <w:r>
        <w:rPr>
          <w:rFonts w:hint="eastAsia"/>
        </w:rPr>
        <w:t xml:space="preserve">表 </w:t>
      </w:r>
      <w:r>
        <w:t>213</w:t>
      </w:r>
      <w:r>
        <w:fldChar w:fldCharType="end"/>
      </w:r>
      <w:r>
        <w:rPr>
          <w:rFonts w:hint="eastAsia"/>
        </w:rPr>
        <w:t>所示。</w:t>
      </w:r>
    </w:p>
    <w:p w14:paraId="7441E397">
      <w:pPr>
        <w:pStyle w:val="10"/>
      </w:pPr>
      <w:bookmarkStart w:id="4913" w:name="_Ref4943264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213</w:t>
      </w:r>
      <w:r>
        <w:fldChar w:fldCharType="end"/>
      </w:r>
      <w:bookmarkEnd w:id="4913"/>
      <w:r>
        <w:t xml:space="preserve"> </w:t>
      </w:r>
      <w:r>
        <w:rPr>
          <w:rFonts w:hint="eastAsia"/>
        </w:rPr>
        <w:t>传输类型</w:t>
      </w:r>
    </w:p>
    <w:tbl>
      <w:tblPr>
        <w:tblStyle w:val="31"/>
        <w:tblW w:w="4677" w:type="dxa"/>
        <w:tblInd w:w="2122" w:type="dxa"/>
        <w:tblLayout w:type="fixed"/>
        <w:tblCellMar>
          <w:top w:w="0" w:type="dxa"/>
          <w:left w:w="108" w:type="dxa"/>
          <w:bottom w:w="0" w:type="dxa"/>
          <w:right w:w="108" w:type="dxa"/>
        </w:tblCellMar>
      </w:tblPr>
      <w:tblGrid>
        <w:gridCol w:w="1842"/>
        <w:gridCol w:w="2835"/>
      </w:tblGrid>
      <w:tr w14:paraId="0E41C368">
        <w:tblPrEx>
          <w:tblCellMar>
            <w:top w:w="0" w:type="dxa"/>
            <w:left w:w="108" w:type="dxa"/>
            <w:bottom w:w="0" w:type="dxa"/>
            <w:right w:w="108" w:type="dxa"/>
          </w:tblCellMar>
        </w:tblPrEx>
        <w:trPr>
          <w:trHeight w:val="227" w:hRule="atLeast"/>
        </w:trPr>
        <w:tc>
          <w:tcPr>
            <w:tcW w:w="1842" w:type="dxa"/>
            <w:tcBorders>
              <w:top w:val="single" w:color="auto" w:sz="4" w:space="0"/>
              <w:left w:val="single" w:color="auto" w:sz="4" w:space="0"/>
              <w:bottom w:val="single" w:color="auto" w:sz="4" w:space="0"/>
              <w:right w:val="single" w:color="auto" w:sz="4" w:space="0"/>
            </w:tcBorders>
          </w:tcPr>
          <w:p w14:paraId="1147423B">
            <w:pPr>
              <w:pStyle w:val="125"/>
              <w:rPr>
                <w:rFonts w:ascii="Times New Roman" w:hAnsi="Times New Roman"/>
                <w:sz w:val="18"/>
                <w:szCs w:val="18"/>
              </w:rPr>
            </w:pPr>
            <w:r>
              <w:rPr>
                <w:rFonts w:hint="eastAsia" w:ascii="Times New Roman" w:hAnsi="Times New Roman"/>
                <w:sz w:val="18"/>
                <w:szCs w:val="18"/>
              </w:rPr>
              <w:t>值</w:t>
            </w:r>
          </w:p>
        </w:tc>
        <w:tc>
          <w:tcPr>
            <w:tcW w:w="2835" w:type="dxa"/>
            <w:tcBorders>
              <w:top w:val="single" w:color="auto" w:sz="4" w:space="0"/>
              <w:left w:val="single" w:color="auto" w:sz="4" w:space="0"/>
              <w:bottom w:val="single" w:color="auto" w:sz="4" w:space="0"/>
              <w:right w:val="single" w:color="auto" w:sz="4" w:space="0"/>
            </w:tcBorders>
          </w:tcPr>
          <w:p w14:paraId="658808BD">
            <w:pPr>
              <w:pStyle w:val="125"/>
              <w:rPr>
                <w:rFonts w:ascii="Times New Roman" w:hAnsi="Times New Roman"/>
                <w:sz w:val="18"/>
                <w:szCs w:val="18"/>
              </w:rPr>
            </w:pPr>
            <w:r>
              <w:rPr>
                <w:rFonts w:hint="eastAsia" w:ascii="Times New Roman" w:hAnsi="Times New Roman"/>
                <w:sz w:val="18"/>
                <w:szCs w:val="18"/>
              </w:rPr>
              <w:t>定义</w:t>
            </w:r>
          </w:p>
        </w:tc>
      </w:tr>
      <w:tr w14:paraId="1DED13EB">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01F38CB5">
            <w:pPr>
              <w:pStyle w:val="125"/>
              <w:rPr>
                <w:rFonts w:ascii="Times New Roman" w:hAnsi="Times New Roman"/>
                <w:sz w:val="18"/>
                <w:szCs w:val="18"/>
              </w:rPr>
            </w:pPr>
            <w:r>
              <w:rPr>
                <w:rFonts w:ascii="Times New Roman" w:hAnsi="Times New Roman"/>
                <w:sz w:val="18"/>
                <w:szCs w:val="18"/>
              </w:rPr>
              <w:t>0</w:t>
            </w:r>
          </w:p>
        </w:tc>
        <w:tc>
          <w:tcPr>
            <w:tcW w:w="2835" w:type="dxa"/>
            <w:tcBorders>
              <w:top w:val="single" w:color="auto" w:sz="4" w:space="0"/>
              <w:left w:val="single" w:color="auto" w:sz="4" w:space="0"/>
              <w:bottom w:val="single" w:color="auto" w:sz="4" w:space="0"/>
              <w:right w:val="single" w:color="auto" w:sz="4" w:space="0"/>
            </w:tcBorders>
          </w:tcPr>
          <w:p w14:paraId="2542A2CA">
            <w:pPr>
              <w:pStyle w:val="125"/>
              <w:rPr>
                <w:rFonts w:ascii="Times New Roman" w:hAnsi="Times New Roman"/>
                <w:sz w:val="18"/>
                <w:szCs w:val="18"/>
              </w:rPr>
            </w:pPr>
            <w:r>
              <w:rPr>
                <w:rFonts w:hint="eastAsia" w:ascii="Times New Roman" w:hAnsi="Times New Roman"/>
                <w:sz w:val="18"/>
                <w:szCs w:val="18"/>
              </w:rPr>
              <w:t>物联网关到物联终端</w:t>
            </w:r>
          </w:p>
        </w:tc>
      </w:tr>
      <w:tr w14:paraId="366F313F">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66954AE9">
            <w:pPr>
              <w:pStyle w:val="125"/>
              <w:rPr>
                <w:rFonts w:ascii="Times New Roman" w:hAnsi="Times New Roman"/>
                <w:sz w:val="18"/>
                <w:szCs w:val="18"/>
              </w:rPr>
            </w:pPr>
            <w:r>
              <w:rPr>
                <w:rFonts w:ascii="Times New Roman" w:hAnsi="Times New Roman"/>
                <w:sz w:val="18"/>
                <w:szCs w:val="18"/>
              </w:rPr>
              <w:t>1</w:t>
            </w:r>
          </w:p>
        </w:tc>
        <w:tc>
          <w:tcPr>
            <w:tcW w:w="2835" w:type="dxa"/>
            <w:tcBorders>
              <w:top w:val="single" w:color="auto" w:sz="4" w:space="0"/>
              <w:left w:val="single" w:color="auto" w:sz="4" w:space="0"/>
              <w:bottom w:val="single" w:color="auto" w:sz="4" w:space="0"/>
              <w:right w:val="single" w:color="auto" w:sz="4" w:space="0"/>
            </w:tcBorders>
          </w:tcPr>
          <w:p w14:paraId="2197D488">
            <w:pPr>
              <w:pStyle w:val="125"/>
              <w:rPr>
                <w:rFonts w:ascii="Times New Roman" w:hAnsi="Times New Roman"/>
                <w:sz w:val="18"/>
                <w:szCs w:val="18"/>
              </w:rPr>
            </w:pPr>
            <w:r>
              <w:rPr>
                <w:rFonts w:hint="eastAsia" w:ascii="Times New Roman" w:hAnsi="Times New Roman"/>
                <w:sz w:val="18"/>
                <w:szCs w:val="18"/>
              </w:rPr>
              <w:t>物联终端到物联网关</w:t>
            </w:r>
          </w:p>
        </w:tc>
      </w:tr>
      <w:tr w14:paraId="2EC42D88">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2194A474">
            <w:pPr>
              <w:pStyle w:val="125"/>
              <w:rPr>
                <w:rFonts w:ascii="Times New Roman" w:hAnsi="Times New Roman"/>
                <w:sz w:val="18"/>
                <w:szCs w:val="18"/>
              </w:rPr>
            </w:pPr>
            <w:r>
              <w:rPr>
                <w:rFonts w:ascii="Times New Roman" w:hAnsi="Times New Roman"/>
                <w:sz w:val="18"/>
                <w:szCs w:val="18"/>
              </w:rPr>
              <w:t>2</w:t>
            </w:r>
          </w:p>
        </w:tc>
        <w:tc>
          <w:tcPr>
            <w:tcW w:w="2835" w:type="dxa"/>
            <w:tcBorders>
              <w:top w:val="single" w:color="auto" w:sz="4" w:space="0"/>
              <w:left w:val="single" w:color="auto" w:sz="4" w:space="0"/>
              <w:bottom w:val="single" w:color="auto" w:sz="4" w:space="0"/>
              <w:right w:val="single" w:color="auto" w:sz="4" w:space="0"/>
            </w:tcBorders>
          </w:tcPr>
          <w:p w14:paraId="1A1DE8FB">
            <w:pPr>
              <w:pStyle w:val="125"/>
              <w:rPr>
                <w:rFonts w:ascii="Times New Roman" w:hAnsi="Times New Roman"/>
                <w:sz w:val="18"/>
                <w:szCs w:val="18"/>
              </w:rPr>
            </w:pPr>
            <w:r>
              <w:rPr>
                <w:rFonts w:hint="eastAsia" w:ascii="Times New Roman" w:hAnsi="Times New Roman"/>
                <w:sz w:val="18"/>
                <w:szCs w:val="18"/>
              </w:rPr>
              <w:t>物联网关到物联网关</w:t>
            </w:r>
          </w:p>
        </w:tc>
      </w:tr>
      <w:tr w14:paraId="56FB38E6">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2C885B3F">
            <w:pPr>
              <w:pStyle w:val="125"/>
              <w:rPr>
                <w:rFonts w:ascii="Times New Roman" w:hAnsi="Times New Roman"/>
                <w:sz w:val="18"/>
                <w:szCs w:val="18"/>
              </w:rPr>
            </w:pPr>
            <w:r>
              <w:rPr>
                <w:rFonts w:ascii="Times New Roman" w:hAnsi="Times New Roman"/>
                <w:sz w:val="18"/>
                <w:szCs w:val="18"/>
              </w:rPr>
              <w:t>3</w:t>
            </w:r>
          </w:p>
        </w:tc>
        <w:tc>
          <w:tcPr>
            <w:tcW w:w="2835" w:type="dxa"/>
            <w:tcBorders>
              <w:top w:val="single" w:color="auto" w:sz="4" w:space="0"/>
              <w:left w:val="single" w:color="auto" w:sz="4" w:space="0"/>
              <w:bottom w:val="single" w:color="auto" w:sz="4" w:space="0"/>
              <w:right w:val="single" w:color="auto" w:sz="4" w:space="0"/>
            </w:tcBorders>
          </w:tcPr>
          <w:p w14:paraId="41082C78">
            <w:pPr>
              <w:pStyle w:val="125"/>
              <w:rPr>
                <w:rFonts w:ascii="Times New Roman" w:hAnsi="Times New Roman"/>
                <w:sz w:val="18"/>
                <w:szCs w:val="18"/>
              </w:rPr>
            </w:pPr>
            <w:r>
              <w:rPr>
                <w:rFonts w:hint="eastAsia" w:ascii="Times New Roman" w:hAnsi="Times New Roman"/>
                <w:sz w:val="18"/>
                <w:szCs w:val="18"/>
              </w:rPr>
              <w:t>保留</w:t>
            </w:r>
          </w:p>
        </w:tc>
      </w:tr>
    </w:tbl>
    <w:p w14:paraId="6A071F7B">
      <w:pPr>
        <w:pStyle w:val="67"/>
      </w:pPr>
      <w:r>
        <w:rPr>
          <w:rFonts w:hint="eastAsia"/>
        </w:rPr>
        <w:t>R</w:t>
      </w:r>
      <w:r>
        <w:t>S编码</w:t>
      </w:r>
    </w:p>
    <w:p w14:paraId="21493EA3">
      <w:pPr>
        <w:pStyle w:val="50"/>
      </w:pPr>
      <w:r>
        <w:rPr>
          <w:rFonts w:hint="eastAsia"/>
        </w:rPr>
        <w:t>载荷数据所采用的RS编码参数。</w:t>
      </w:r>
    </w:p>
    <w:p w14:paraId="533ACD27">
      <w:pPr>
        <w:pStyle w:val="67"/>
      </w:pPr>
      <w:bookmarkStart w:id="4914" w:name="_Toc45285873"/>
      <w:r>
        <w:rPr>
          <w:rFonts w:hint="eastAsia"/>
        </w:rPr>
        <w:t>扩频系统模式</w:t>
      </w:r>
      <w:bookmarkEnd w:id="4914"/>
    </w:p>
    <w:p w14:paraId="072B416F">
      <w:pPr>
        <w:pStyle w:val="50"/>
      </w:pPr>
      <w:r>
        <w:rPr>
          <w:rFonts w:hint="eastAsia"/>
        </w:rPr>
        <w:t>载荷数据所采用的扩频模式。</w:t>
      </w:r>
    </w:p>
    <w:p w14:paraId="4E1C011E">
      <w:pPr>
        <w:pStyle w:val="67"/>
      </w:pPr>
      <w:r>
        <w:t>帧长</w:t>
      </w:r>
    </w:p>
    <w:p w14:paraId="7B81A81D">
      <w:pPr>
        <w:pStyle w:val="50"/>
      </w:pPr>
      <w:r>
        <w:rPr>
          <w:rFonts w:hint="eastAsia"/>
        </w:rPr>
        <w:t>表示</w:t>
      </w:r>
      <w:r>
        <w:t>PSDU</w:t>
      </w:r>
      <w:r>
        <w:rPr>
          <w:rFonts w:hint="eastAsia"/>
        </w:rPr>
        <w:t>的长度。</w:t>
      </w:r>
    </w:p>
    <w:p w14:paraId="2A75DC8C">
      <w:pPr>
        <w:pStyle w:val="67"/>
      </w:pPr>
      <w:r>
        <w:rPr>
          <w:rFonts w:hint="eastAsia"/>
        </w:rPr>
        <w:t>确认标志/保留</w:t>
      </w:r>
    </w:p>
    <w:p w14:paraId="177D481E">
      <w:pPr>
        <w:pStyle w:val="50"/>
      </w:pPr>
      <w:r>
        <w:rPr>
          <w:rFonts w:hint="eastAsia"/>
        </w:rPr>
        <w:t>帧类型为数据帧时，该字段为确认标志，指示是否需要回复确认帧。</w:t>
      </w:r>
      <w:r>
        <w:t>0.</w:t>
      </w:r>
      <w:r>
        <w:rPr>
          <w:rFonts w:hint="eastAsia"/>
        </w:rPr>
        <w:t>表示不需要回复确认，</w:t>
      </w:r>
      <w:r>
        <w:t>1.</w:t>
      </w:r>
      <w:r>
        <w:rPr>
          <w:rFonts w:hint="eastAsia"/>
        </w:rPr>
        <w:t>表示需要回复确认帧。</w:t>
      </w:r>
    </w:p>
    <w:p w14:paraId="027A926B">
      <w:pPr>
        <w:pStyle w:val="50"/>
      </w:pPr>
      <w:r>
        <w:t>帧类型为确认帧时</w:t>
      </w:r>
      <w:r>
        <w:rPr>
          <w:rFonts w:hint="eastAsia"/>
        </w:rPr>
        <w:t>，</w:t>
      </w:r>
      <w:r>
        <w:t>该字段为保留位</w:t>
      </w:r>
      <w:r>
        <w:rPr>
          <w:rFonts w:hint="eastAsia"/>
        </w:rPr>
        <w:t>。</w:t>
      </w:r>
    </w:p>
    <w:p w14:paraId="4488C4EF">
      <w:pPr>
        <w:pStyle w:val="67"/>
      </w:pPr>
      <w:r>
        <w:rPr>
          <w:rFonts w:hint="eastAsia"/>
        </w:rPr>
        <w:t>P</w:t>
      </w:r>
      <w:r>
        <w:t>HR校验序列</w:t>
      </w:r>
    </w:p>
    <w:p w14:paraId="6A088A2B">
      <w:pPr>
        <w:pStyle w:val="50"/>
      </w:pPr>
      <w:r>
        <w:rPr>
          <w:rFonts w:hint="eastAsia"/>
        </w:rPr>
        <w:t>P</w:t>
      </w:r>
      <w:r>
        <w:t>HR校验序列为</w:t>
      </w:r>
      <w:r>
        <w:rPr>
          <w:rFonts w:hint="eastAsia"/>
        </w:rPr>
        <w:t>P</w:t>
      </w:r>
      <w:r>
        <w:t>HY帧的末尾</w:t>
      </w:r>
      <w:r>
        <w:rPr>
          <w:rFonts w:hint="eastAsia"/>
        </w:rPr>
        <w:t>1</w:t>
      </w:r>
      <w:r>
        <w:t>6比特</w:t>
      </w:r>
      <w:r>
        <w:rPr>
          <w:rFonts w:hint="eastAsia"/>
        </w:rPr>
        <w:t>，</w:t>
      </w:r>
      <w:r>
        <w:t>校验计算出PHR中除了</w:t>
      </w:r>
      <w:r>
        <w:rPr>
          <w:rFonts w:hint="eastAsia"/>
        </w:rPr>
        <w:t>P</w:t>
      </w:r>
      <w:r>
        <w:t>HR校验序列以外的字段</w:t>
      </w:r>
      <w:r>
        <w:rPr>
          <w:rFonts w:hint="eastAsia"/>
        </w:rPr>
        <w:t>。P</w:t>
      </w:r>
      <w:r>
        <w:t>HR校验序列采用</w:t>
      </w:r>
      <w:r>
        <w:rPr>
          <w:rFonts w:hint="eastAsia"/>
        </w:rPr>
        <w:t>1</w:t>
      </w:r>
      <w:r>
        <w:t>6比特的循环冗余校验算法</w:t>
      </w:r>
      <w:r>
        <w:rPr>
          <w:rFonts w:hint="eastAsia"/>
        </w:rPr>
        <w:t>。</w:t>
      </w:r>
    </w:p>
    <w:p w14:paraId="2CEBF1B8">
      <w:pPr>
        <w:pStyle w:val="67"/>
      </w:pPr>
      <w:r>
        <w:t>可变区域</w:t>
      </w:r>
    </w:p>
    <w:p w14:paraId="12F2AABB">
      <w:pPr>
        <w:pStyle w:val="50"/>
      </w:pPr>
      <w:r>
        <w:rPr>
          <w:rFonts w:hint="eastAsia"/>
        </w:rPr>
        <w:t>物联网关与物联终端的格式如</w:t>
      </w:r>
      <w:r>
        <w:fldChar w:fldCharType="begin"/>
      </w:r>
      <w:r>
        <w:instrText xml:space="preserve"> </w:instrText>
      </w:r>
      <w:r>
        <w:rPr>
          <w:rFonts w:hint="eastAsia"/>
        </w:rPr>
        <w:instrText xml:space="preserve">REF _Ref49432671 \h</w:instrText>
      </w:r>
      <w:r>
        <w:instrText xml:space="preserve">  \* MERGEFORMAT </w:instrText>
      </w:r>
      <w:r>
        <w:fldChar w:fldCharType="separate"/>
      </w:r>
      <w:r>
        <w:rPr>
          <w:rFonts w:hint="eastAsia"/>
        </w:rPr>
        <w:t xml:space="preserve">表 </w:t>
      </w:r>
      <w:r>
        <w:t>214</w:t>
      </w:r>
      <w:r>
        <w:fldChar w:fldCharType="end"/>
      </w:r>
      <w:r>
        <w:rPr>
          <w:rFonts w:hint="eastAsia"/>
        </w:rPr>
        <w:t>所示。</w:t>
      </w:r>
    </w:p>
    <w:p w14:paraId="2B1055D4">
      <w:pPr>
        <w:pStyle w:val="10"/>
      </w:pPr>
      <w:bookmarkStart w:id="4915" w:name="_Ref49432671"/>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214</w:t>
      </w:r>
      <w:r>
        <w:fldChar w:fldCharType="end"/>
      </w:r>
      <w:bookmarkEnd w:id="4915"/>
      <w:r>
        <w:t xml:space="preserve"> </w:t>
      </w:r>
      <w:r>
        <w:rPr>
          <w:rFonts w:hint="eastAsia"/>
        </w:rPr>
        <w:t>物联网关与物联终端通信的可变区域格式</w:t>
      </w:r>
    </w:p>
    <w:tbl>
      <w:tblPr>
        <w:tblStyle w:val="31"/>
        <w:tblW w:w="5524" w:type="dxa"/>
        <w:jc w:val="center"/>
        <w:tblLayout w:type="fixed"/>
        <w:tblCellMar>
          <w:top w:w="0" w:type="dxa"/>
          <w:left w:w="108" w:type="dxa"/>
          <w:bottom w:w="0" w:type="dxa"/>
          <w:right w:w="108" w:type="dxa"/>
        </w:tblCellMar>
      </w:tblPr>
      <w:tblGrid>
        <w:gridCol w:w="1769"/>
        <w:gridCol w:w="1080"/>
        <w:gridCol w:w="1080"/>
        <w:gridCol w:w="1595"/>
      </w:tblGrid>
      <w:tr w14:paraId="2FE4DA80">
        <w:tblPrEx>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4EDC5DDA">
            <w:pPr>
              <w:pStyle w:val="125"/>
              <w:rPr>
                <w:rFonts w:ascii="Times New Roman" w:hAnsi="Times New Roman"/>
                <w:sz w:val="18"/>
                <w:szCs w:val="18"/>
              </w:rPr>
            </w:pPr>
            <w:bookmarkStart w:id="4916" w:name="_Hlk48402336"/>
            <w:r>
              <w:rPr>
                <w:rFonts w:hint="eastAsia" w:ascii="Times New Roman" w:hAnsi="Times New Roman"/>
                <w:sz w:val="18"/>
                <w:szCs w:val="18"/>
              </w:rPr>
              <w:t>字段</w:t>
            </w:r>
          </w:p>
        </w:tc>
        <w:tc>
          <w:tcPr>
            <w:tcW w:w="1080" w:type="dxa"/>
            <w:tcBorders>
              <w:top w:val="single" w:color="auto" w:sz="4" w:space="0"/>
              <w:left w:val="nil"/>
              <w:bottom w:val="single" w:color="auto" w:sz="4" w:space="0"/>
              <w:right w:val="single" w:color="auto" w:sz="4" w:space="0"/>
            </w:tcBorders>
            <w:noWrap/>
            <w:vAlign w:val="center"/>
          </w:tcPr>
          <w:p w14:paraId="78EA83CF">
            <w:pPr>
              <w:pStyle w:val="125"/>
              <w:rPr>
                <w:rFonts w:ascii="Times New Roman" w:hAnsi="Times New Roman"/>
                <w:sz w:val="18"/>
                <w:szCs w:val="18"/>
              </w:rPr>
            </w:pPr>
            <w:r>
              <w:rPr>
                <w:rFonts w:hint="eastAsia" w:ascii="Times New Roman" w:hAnsi="Times New Roman"/>
                <w:sz w:val="18"/>
                <w:szCs w:val="18"/>
              </w:rPr>
              <w:t>字节号</w:t>
            </w:r>
          </w:p>
        </w:tc>
        <w:tc>
          <w:tcPr>
            <w:tcW w:w="1080" w:type="dxa"/>
            <w:tcBorders>
              <w:top w:val="single" w:color="auto" w:sz="4" w:space="0"/>
              <w:left w:val="nil"/>
              <w:bottom w:val="single" w:color="auto" w:sz="4" w:space="0"/>
              <w:right w:val="single" w:color="auto" w:sz="4" w:space="0"/>
            </w:tcBorders>
            <w:noWrap/>
            <w:vAlign w:val="center"/>
          </w:tcPr>
          <w:p w14:paraId="69678085">
            <w:pPr>
              <w:pStyle w:val="125"/>
              <w:rPr>
                <w:rFonts w:ascii="Times New Roman" w:hAnsi="Times New Roman"/>
                <w:sz w:val="18"/>
                <w:szCs w:val="18"/>
              </w:rPr>
            </w:pPr>
            <w:r>
              <w:rPr>
                <w:rFonts w:hint="eastAsia" w:ascii="Times New Roman" w:hAnsi="Times New Roman"/>
                <w:sz w:val="18"/>
                <w:szCs w:val="18"/>
              </w:rPr>
              <w:t>比特位</w:t>
            </w:r>
          </w:p>
        </w:tc>
        <w:tc>
          <w:tcPr>
            <w:tcW w:w="1595" w:type="dxa"/>
            <w:tcBorders>
              <w:top w:val="single" w:color="auto" w:sz="4" w:space="0"/>
              <w:left w:val="nil"/>
              <w:bottom w:val="single" w:color="auto" w:sz="4" w:space="0"/>
              <w:right w:val="single" w:color="auto" w:sz="4" w:space="0"/>
            </w:tcBorders>
            <w:noWrap/>
            <w:vAlign w:val="center"/>
          </w:tcPr>
          <w:p w14:paraId="3AC93134">
            <w:pPr>
              <w:pStyle w:val="125"/>
              <w:rPr>
                <w:rFonts w:ascii="Times New Roman" w:hAnsi="Times New Roman"/>
                <w:sz w:val="18"/>
                <w:szCs w:val="18"/>
              </w:rPr>
            </w:pPr>
            <w:r>
              <w:rPr>
                <w:rFonts w:hint="eastAsia" w:ascii="Times New Roman" w:hAnsi="Times New Roman"/>
                <w:sz w:val="18"/>
                <w:szCs w:val="18"/>
              </w:rPr>
              <w:t>大小（比特）</w:t>
            </w:r>
          </w:p>
        </w:tc>
      </w:tr>
      <w:bookmarkEnd w:id="4916"/>
      <w:tr w14:paraId="54AC6E31">
        <w:tblPrEx>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5F423DEC">
            <w:pPr>
              <w:pStyle w:val="125"/>
              <w:rPr>
                <w:rFonts w:ascii="Times New Roman" w:hAnsi="Times New Roman"/>
                <w:sz w:val="18"/>
                <w:szCs w:val="18"/>
              </w:rPr>
            </w:pPr>
            <w:r>
              <w:rPr>
                <w:rFonts w:hint="eastAsia" w:ascii="Times New Roman" w:hAnsi="Times New Roman"/>
                <w:sz w:val="18"/>
                <w:szCs w:val="18"/>
              </w:rPr>
              <w:t>物联接入地址</w:t>
            </w:r>
          </w:p>
        </w:tc>
        <w:tc>
          <w:tcPr>
            <w:tcW w:w="1080" w:type="dxa"/>
            <w:tcBorders>
              <w:top w:val="single" w:color="auto" w:sz="4" w:space="0"/>
              <w:left w:val="nil"/>
              <w:bottom w:val="single" w:color="auto" w:sz="4" w:space="0"/>
              <w:right w:val="single" w:color="auto" w:sz="4" w:space="0"/>
            </w:tcBorders>
            <w:noWrap/>
            <w:vAlign w:val="center"/>
          </w:tcPr>
          <w:p w14:paraId="491F54CA">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-5</w:t>
            </w:r>
          </w:p>
        </w:tc>
        <w:tc>
          <w:tcPr>
            <w:tcW w:w="1080" w:type="dxa"/>
            <w:tcBorders>
              <w:top w:val="single" w:color="auto" w:sz="4" w:space="0"/>
              <w:left w:val="nil"/>
              <w:bottom w:val="single" w:color="auto" w:sz="4" w:space="0"/>
              <w:right w:val="single" w:color="auto" w:sz="4" w:space="0"/>
            </w:tcBorders>
            <w:noWrap/>
            <w:vAlign w:val="center"/>
          </w:tcPr>
          <w:p w14:paraId="33F08135">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595" w:type="dxa"/>
            <w:tcBorders>
              <w:top w:val="single" w:color="auto" w:sz="4" w:space="0"/>
              <w:left w:val="nil"/>
              <w:bottom w:val="single" w:color="auto" w:sz="4" w:space="0"/>
              <w:right w:val="single" w:color="auto" w:sz="4" w:space="0"/>
            </w:tcBorders>
            <w:noWrap/>
            <w:vAlign w:val="center"/>
          </w:tcPr>
          <w:p w14:paraId="194FBA40">
            <w:pPr>
              <w:pStyle w:val="125"/>
              <w:rPr>
                <w:rFonts w:ascii="Times New Roman" w:hAnsi="Times New Roman"/>
                <w:sz w:val="18"/>
                <w:szCs w:val="18"/>
              </w:rPr>
            </w:pPr>
            <w:r>
              <w:rPr>
                <w:rFonts w:hint="eastAsia" w:ascii="Times New Roman" w:hAnsi="Times New Roman"/>
                <w:sz w:val="18"/>
                <w:szCs w:val="18"/>
              </w:rPr>
              <w:t>3</w:t>
            </w:r>
            <w:r>
              <w:rPr>
                <w:rFonts w:ascii="Times New Roman" w:hAnsi="Times New Roman"/>
                <w:sz w:val="18"/>
                <w:szCs w:val="18"/>
              </w:rPr>
              <w:t>2</w:t>
            </w:r>
          </w:p>
        </w:tc>
      </w:tr>
    </w:tbl>
    <w:p w14:paraId="470DF0C7">
      <w:pPr>
        <w:pStyle w:val="50"/>
      </w:pPr>
      <w:bookmarkStart w:id="4917" w:name="_Toc45285874"/>
      <w:r>
        <w:rPr>
          <w:rFonts w:hint="eastAsia"/>
        </w:rPr>
        <w:t>物联</w:t>
      </w:r>
      <w:bookmarkEnd w:id="4917"/>
      <w:r>
        <w:rPr>
          <w:rFonts w:hint="eastAsia"/>
        </w:rPr>
        <w:t>接入地址：物联终端上电时，随机产生一个地址，用于物联终端和物联网关通信之间的标识符。物联终端接收到</w:t>
      </w:r>
      <w:r>
        <w:t>PHR</w:t>
      </w:r>
      <w:r>
        <w:rPr>
          <w:rFonts w:hint="eastAsia"/>
        </w:rPr>
        <w:t>时，若物联接入地址与本地不同，则不在接收后续的P</w:t>
      </w:r>
      <w:r>
        <w:t>SDU</w:t>
      </w:r>
      <w:r>
        <w:rPr>
          <w:rFonts w:hint="eastAsia"/>
        </w:rPr>
        <w:t>。</w:t>
      </w:r>
      <w:r>
        <w:t>0xFFFFFFFF</w:t>
      </w:r>
      <w:r>
        <w:rPr>
          <w:rFonts w:hint="eastAsia"/>
        </w:rPr>
        <w:t>为广播地址，所有的物联终端都要接收。</w:t>
      </w:r>
    </w:p>
    <w:p w14:paraId="11B90CBC">
      <w:pPr>
        <w:pStyle w:val="50"/>
      </w:pPr>
      <w:r>
        <w:t>物联网关之间通信的</w:t>
      </w:r>
      <w:r>
        <w:rPr>
          <w:rFonts w:hint="eastAsia"/>
        </w:rPr>
        <w:t>P</w:t>
      </w:r>
      <w:r>
        <w:t>HR格式如</w:t>
      </w:r>
      <w:r>
        <w:fldChar w:fldCharType="begin"/>
      </w:r>
      <w:r>
        <w:instrText xml:space="preserve"> REF _Ref49432684 \h  \* MERGEFORMAT </w:instrText>
      </w:r>
      <w:r>
        <w:fldChar w:fldCharType="separate"/>
      </w:r>
      <w:r>
        <w:rPr>
          <w:rFonts w:hint="eastAsia"/>
        </w:rPr>
        <w:t xml:space="preserve">表 </w:t>
      </w:r>
      <w:r>
        <w:t>215</w:t>
      </w:r>
      <w:r>
        <w:fldChar w:fldCharType="end"/>
      </w:r>
      <w:r>
        <w:t>所示</w:t>
      </w:r>
      <w:r>
        <w:rPr>
          <w:rFonts w:hint="eastAsia"/>
        </w:rPr>
        <w:t>。</w:t>
      </w:r>
    </w:p>
    <w:p w14:paraId="021F5A57">
      <w:pPr>
        <w:pStyle w:val="10"/>
      </w:pPr>
      <w:bookmarkStart w:id="4918" w:name="_Ref4943268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215</w:t>
      </w:r>
      <w:r>
        <w:fldChar w:fldCharType="end"/>
      </w:r>
      <w:bookmarkEnd w:id="4918"/>
      <w:r>
        <w:t xml:space="preserve"> </w:t>
      </w:r>
      <w:r>
        <w:rPr>
          <w:rFonts w:hint="eastAsia"/>
        </w:rPr>
        <w:t>物联网关之间通信的可变区域格式P</w:t>
      </w:r>
      <w:r>
        <w:t>HR</w:t>
      </w:r>
      <w:r>
        <w:rPr>
          <w:rFonts w:hint="eastAsia"/>
        </w:rPr>
        <w:t>格式</w:t>
      </w:r>
    </w:p>
    <w:tbl>
      <w:tblPr>
        <w:tblStyle w:val="31"/>
        <w:tblW w:w="5524" w:type="dxa"/>
        <w:jc w:val="center"/>
        <w:tblLayout w:type="fixed"/>
        <w:tblCellMar>
          <w:top w:w="0" w:type="dxa"/>
          <w:left w:w="108" w:type="dxa"/>
          <w:bottom w:w="0" w:type="dxa"/>
          <w:right w:w="108" w:type="dxa"/>
        </w:tblCellMar>
      </w:tblPr>
      <w:tblGrid>
        <w:gridCol w:w="1769"/>
        <w:gridCol w:w="1080"/>
        <w:gridCol w:w="1080"/>
        <w:gridCol w:w="1595"/>
      </w:tblGrid>
      <w:tr w14:paraId="386E29BD">
        <w:tblPrEx>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63ED026E">
            <w:pPr>
              <w:pStyle w:val="125"/>
              <w:rPr>
                <w:rFonts w:ascii="Times New Roman" w:hAnsi="Times New Roman"/>
                <w:sz w:val="18"/>
                <w:szCs w:val="18"/>
              </w:rPr>
            </w:pPr>
            <w:r>
              <w:rPr>
                <w:rFonts w:hint="eastAsia" w:ascii="Times New Roman" w:hAnsi="Times New Roman"/>
                <w:sz w:val="18"/>
                <w:szCs w:val="18"/>
              </w:rPr>
              <w:t>字段</w:t>
            </w:r>
          </w:p>
        </w:tc>
        <w:tc>
          <w:tcPr>
            <w:tcW w:w="1080" w:type="dxa"/>
            <w:tcBorders>
              <w:top w:val="single" w:color="auto" w:sz="4" w:space="0"/>
              <w:left w:val="nil"/>
              <w:bottom w:val="single" w:color="auto" w:sz="4" w:space="0"/>
              <w:right w:val="single" w:color="auto" w:sz="4" w:space="0"/>
            </w:tcBorders>
            <w:noWrap/>
            <w:vAlign w:val="center"/>
          </w:tcPr>
          <w:p w14:paraId="59C02CD7">
            <w:pPr>
              <w:pStyle w:val="125"/>
              <w:rPr>
                <w:rFonts w:ascii="Times New Roman" w:hAnsi="Times New Roman"/>
                <w:sz w:val="18"/>
                <w:szCs w:val="18"/>
              </w:rPr>
            </w:pPr>
            <w:r>
              <w:rPr>
                <w:rFonts w:hint="eastAsia" w:ascii="Times New Roman" w:hAnsi="Times New Roman"/>
                <w:sz w:val="18"/>
                <w:szCs w:val="18"/>
              </w:rPr>
              <w:t>字节号</w:t>
            </w:r>
          </w:p>
        </w:tc>
        <w:tc>
          <w:tcPr>
            <w:tcW w:w="1080" w:type="dxa"/>
            <w:tcBorders>
              <w:top w:val="single" w:color="auto" w:sz="4" w:space="0"/>
              <w:left w:val="nil"/>
              <w:bottom w:val="single" w:color="auto" w:sz="4" w:space="0"/>
              <w:right w:val="single" w:color="auto" w:sz="4" w:space="0"/>
            </w:tcBorders>
            <w:noWrap/>
            <w:vAlign w:val="center"/>
          </w:tcPr>
          <w:p w14:paraId="17341F62">
            <w:pPr>
              <w:pStyle w:val="125"/>
              <w:rPr>
                <w:rFonts w:ascii="Times New Roman" w:hAnsi="Times New Roman"/>
                <w:sz w:val="18"/>
                <w:szCs w:val="18"/>
              </w:rPr>
            </w:pPr>
            <w:r>
              <w:rPr>
                <w:rFonts w:hint="eastAsia" w:ascii="Times New Roman" w:hAnsi="Times New Roman"/>
                <w:sz w:val="18"/>
                <w:szCs w:val="18"/>
              </w:rPr>
              <w:t>比特位</w:t>
            </w:r>
          </w:p>
        </w:tc>
        <w:tc>
          <w:tcPr>
            <w:tcW w:w="1595" w:type="dxa"/>
            <w:tcBorders>
              <w:top w:val="single" w:color="auto" w:sz="4" w:space="0"/>
              <w:left w:val="nil"/>
              <w:bottom w:val="single" w:color="auto" w:sz="4" w:space="0"/>
              <w:right w:val="single" w:color="auto" w:sz="4" w:space="0"/>
            </w:tcBorders>
            <w:noWrap/>
            <w:vAlign w:val="center"/>
          </w:tcPr>
          <w:p w14:paraId="2709010A">
            <w:pPr>
              <w:pStyle w:val="125"/>
              <w:rPr>
                <w:rFonts w:ascii="Times New Roman" w:hAnsi="Times New Roman"/>
                <w:sz w:val="18"/>
                <w:szCs w:val="18"/>
              </w:rPr>
            </w:pPr>
            <w:r>
              <w:rPr>
                <w:rFonts w:hint="eastAsia" w:ascii="Times New Roman" w:hAnsi="Times New Roman"/>
                <w:sz w:val="18"/>
                <w:szCs w:val="18"/>
              </w:rPr>
              <w:t>大小（比特）</w:t>
            </w:r>
          </w:p>
        </w:tc>
      </w:tr>
      <w:tr w14:paraId="0F31271F">
        <w:tblPrEx>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6C7A2673">
            <w:pPr>
              <w:pStyle w:val="125"/>
              <w:rPr>
                <w:rFonts w:ascii="Times New Roman" w:hAnsi="Times New Roman"/>
                <w:sz w:val="18"/>
                <w:szCs w:val="18"/>
              </w:rPr>
            </w:pPr>
            <w:r>
              <w:rPr>
                <w:rFonts w:hint="eastAsia" w:ascii="Times New Roman" w:hAnsi="Times New Roman"/>
                <w:sz w:val="18"/>
                <w:szCs w:val="18"/>
              </w:rPr>
              <w:t>S</w:t>
            </w:r>
            <w:r>
              <w:rPr>
                <w:rFonts w:ascii="Times New Roman" w:hAnsi="Times New Roman"/>
                <w:sz w:val="18"/>
                <w:szCs w:val="18"/>
              </w:rPr>
              <w:t>NID</w:t>
            </w:r>
          </w:p>
        </w:tc>
        <w:tc>
          <w:tcPr>
            <w:tcW w:w="1080" w:type="dxa"/>
            <w:vMerge w:val="restart"/>
            <w:tcBorders>
              <w:top w:val="single" w:color="auto" w:sz="4" w:space="0"/>
              <w:left w:val="nil"/>
              <w:right w:val="single" w:color="auto" w:sz="4" w:space="0"/>
            </w:tcBorders>
            <w:noWrap/>
            <w:vAlign w:val="center"/>
          </w:tcPr>
          <w:p w14:paraId="4943EB4D">
            <w:pPr>
              <w:pStyle w:val="125"/>
              <w:rPr>
                <w:rFonts w:ascii="Times New Roman" w:hAnsi="Times New Roman"/>
                <w:sz w:val="18"/>
                <w:szCs w:val="18"/>
              </w:rPr>
            </w:pPr>
            <w:r>
              <w:rPr>
                <w:rFonts w:hint="eastAsia" w:ascii="Times New Roman" w:hAnsi="Times New Roman"/>
                <w:sz w:val="18"/>
                <w:szCs w:val="18"/>
              </w:rPr>
              <w:t>2</w:t>
            </w:r>
          </w:p>
        </w:tc>
        <w:tc>
          <w:tcPr>
            <w:tcW w:w="1080" w:type="dxa"/>
            <w:tcBorders>
              <w:top w:val="single" w:color="auto" w:sz="4" w:space="0"/>
              <w:left w:val="nil"/>
              <w:bottom w:val="single" w:color="auto" w:sz="4" w:space="0"/>
              <w:right w:val="single" w:color="auto" w:sz="4" w:space="0"/>
            </w:tcBorders>
            <w:noWrap/>
            <w:vAlign w:val="center"/>
          </w:tcPr>
          <w:p w14:paraId="48BC0521">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-3</w:t>
            </w:r>
          </w:p>
        </w:tc>
        <w:tc>
          <w:tcPr>
            <w:tcW w:w="1595" w:type="dxa"/>
            <w:tcBorders>
              <w:top w:val="single" w:color="auto" w:sz="4" w:space="0"/>
              <w:left w:val="nil"/>
              <w:bottom w:val="single" w:color="auto" w:sz="4" w:space="0"/>
              <w:right w:val="single" w:color="auto" w:sz="4" w:space="0"/>
            </w:tcBorders>
            <w:noWrap/>
            <w:vAlign w:val="center"/>
          </w:tcPr>
          <w:p w14:paraId="483DDB8C">
            <w:pPr>
              <w:pStyle w:val="125"/>
              <w:rPr>
                <w:rFonts w:ascii="Times New Roman" w:hAnsi="Times New Roman"/>
                <w:sz w:val="18"/>
                <w:szCs w:val="18"/>
              </w:rPr>
            </w:pPr>
            <w:r>
              <w:rPr>
                <w:rFonts w:hint="eastAsia" w:ascii="Times New Roman" w:hAnsi="Times New Roman"/>
                <w:sz w:val="18"/>
                <w:szCs w:val="18"/>
              </w:rPr>
              <w:t>4</w:t>
            </w:r>
          </w:p>
        </w:tc>
      </w:tr>
      <w:tr w14:paraId="255DEB15">
        <w:tblPrEx>
          <w:tblCellMar>
            <w:top w:w="0" w:type="dxa"/>
            <w:left w:w="108" w:type="dxa"/>
            <w:bottom w:w="0" w:type="dxa"/>
            <w:right w:w="108" w:type="dxa"/>
          </w:tblCellMar>
        </w:tblPrEx>
        <w:trPr>
          <w:trHeight w:val="270" w:hRule="atLeast"/>
          <w:jc w:val="center"/>
        </w:trPr>
        <w:tc>
          <w:tcPr>
            <w:tcW w:w="1769" w:type="dxa"/>
            <w:vMerge w:val="restart"/>
            <w:tcBorders>
              <w:top w:val="single" w:color="auto" w:sz="4" w:space="0"/>
              <w:left w:val="single" w:color="auto" w:sz="4" w:space="0"/>
              <w:right w:val="single" w:color="auto" w:sz="4" w:space="0"/>
            </w:tcBorders>
            <w:noWrap/>
            <w:vAlign w:val="center"/>
          </w:tcPr>
          <w:p w14:paraId="0215E091">
            <w:pPr>
              <w:pStyle w:val="125"/>
              <w:rPr>
                <w:rFonts w:ascii="Times New Roman" w:hAnsi="Times New Roman"/>
                <w:sz w:val="18"/>
                <w:szCs w:val="18"/>
              </w:rPr>
            </w:pPr>
            <w:r>
              <w:rPr>
                <w:rFonts w:hint="eastAsia" w:ascii="Times New Roman" w:hAnsi="Times New Roman"/>
                <w:sz w:val="18"/>
                <w:szCs w:val="18"/>
              </w:rPr>
              <w:t>S</w:t>
            </w:r>
            <w:r>
              <w:rPr>
                <w:rFonts w:ascii="Times New Roman" w:hAnsi="Times New Roman"/>
                <w:sz w:val="18"/>
                <w:szCs w:val="18"/>
              </w:rPr>
              <w:t>TEI</w:t>
            </w:r>
          </w:p>
        </w:tc>
        <w:tc>
          <w:tcPr>
            <w:tcW w:w="1080" w:type="dxa"/>
            <w:vMerge w:val="continue"/>
            <w:tcBorders>
              <w:left w:val="nil"/>
              <w:bottom w:val="single" w:color="auto" w:sz="4" w:space="0"/>
              <w:right w:val="single" w:color="auto" w:sz="4" w:space="0"/>
            </w:tcBorders>
            <w:noWrap/>
            <w:vAlign w:val="center"/>
          </w:tcPr>
          <w:p w14:paraId="16B88A9A">
            <w:pPr>
              <w:pStyle w:val="125"/>
              <w:rPr>
                <w:rFonts w:ascii="Times New Roman" w:hAnsi="Times New Roman"/>
                <w:sz w:val="18"/>
                <w:szCs w:val="18"/>
              </w:rPr>
            </w:pPr>
          </w:p>
        </w:tc>
        <w:tc>
          <w:tcPr>
            <w:tcW w:w="1080" w:type="dxa"/>
            <w:tcBorders>
              <w:top w:val="single" w:color="auto" w:sz="4" w:space="0"/>
              <w:left w:val="nil"/>
              <w:bottom w:val="single" w:color="auto" w:sz="4" w:space="0"/>
              <w:right w:val="single" w:color="auto" w:sz="4" w:space="0"/>
            </w:tcBorders>
            <w:noWrap/>
            <w:vAlign w:val="center"/>
          </w:tcPr>
          <w:p w14:paraId="79BFD282">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-7</w:t>
            </w:r>
          </w:p>
        </w:tc>
        <w:tc>
          <w:tcPr>
            <w:tcW w:w="1595" w:type="dxa"/>
            <w:vMerge w:val="restart"/>
            <w:tcBorders>
              <w:top w:val="single" w:color="auto" w:sz="4" w:space="0"/>
              <w:left w:val="nil"/>
              <w:right w:val="single" w:color="auto" w:sz="4" w:space="0"/>
            </w:tcBorders>
            <w:noWrap/>
            <w:vAlign w:val="center"/>
          </w:tcPr>
          <w:p w14:paraId="2DB3322A">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r>
      <w:tr w14:paraId="65F1BF8A">
        <w:tblPrEx>
          <w:tblCellMar>
            <w:top w:w="0" w:type="dxa"/>
            <w:left w:w="108" w:type="dxa"/>
            <w:bottom w:w="0" w:type="dxa"/>
            <w:right w:w="108" w:type="dxa"/>
          </w:tblCellMar>
        </w:tblPrEx>
        <w:trPr>
          <w:trHeight w:val="270" w:hRule="atLeast"/>
          <w:jc w:val="center"/>
        </w:trPr>
        <w:tc>
          <w:tcPr>
            <w:tcW w:w="1769" w:type="dxa"/>
            <w:vMerge w:val="continue"/>
            <w:tcBorders>
              <w:left w:val="single" w:color="auto" w:sz="4" w:space="0"/>
              <w:bottom w:val="single" w:color="auto" w:sz="4" w:space="0"/>
              <w:right w:val="single" w:color="auto" w:sz="4" w:space="0"/>
            </w:tcBorders>
            <w:noWrap/>
            <w:vAlign w:val="center"/>
          </w:tcPr>
          <w:p w14:paraId="570A20CA">
            <w:pPr>
              <w:pStyle w:val="125"/>
              <w:rPr>
                <w:rFonts w:ascii="Times New Roman" w:hAnsi="Times New Roman"/>
                <w:sz w:val="18"/>
                <w:szCs w:val="18"/>
              </w:rPr>
            </w:pPr>
          </w:p>
        </w:tc>
        <w:tc>
          <w:tcPr>
            <w:tcW w:w="1080" w:type="dxa"/>
            <w:tcBorders>
              <w:top w:val="single" w:color="auto" w:sz="4" w:space="0"/>
              <w:left w:val="nil"/>
              <w:bottom w:val="single" w:color="auto" w:sz="4" w:space="0"/>
              <w:right w:val="single" w:color="auto" w:sz="4" w:space="0"/>
            </w:tcBorders>
            <w:noWrap/>
            <w:vAlign w:val="center"/>
          </w:tcPr>
          <w:p w14:paraId="68A93D1E">
            <w:pPr>
              <w:pStyle w:val="125"/>
              <w:rPr>
                <w:rFonts w:ascii="Times New Roman" w:hAnsi="Times New Roman"/>
                <w:sz w:val="18"/>
                <w:szCs w:val="18"/>
              </w:rPr>
            </w:pPr>
            <w:r>
              <w:rPr>
                <w:rFonts w:hint="eastAsia" w:ascii="Times New Roman" w:hAnsi="Times New Roman"/>
                <w:sz w:val="18"/>
                <w:szCs w:val="18"/>
              </w:rPr>
              <w:t>3</w:t>
            </w:r>
          </w:p>
        </w:tc>
        <w:tc>
          <w:tcPr>
            <w:tcW w:w="1080" w:type="dxa"/>
            <w:tcBorders>
              <w:top w:val="single" w:color="auto" w:sz="4" w:space="0"/>
              <w:left w:val="nil"/>
              <w:bottom w:val="single" w:color="auto" w:sz="4" w:space="0"/>
              <w:right w:val="single" w:color="auto" w:sz="4" w:space="0"/>
            </w:tcBorders>
            <w:noWrap/>
            <w:vAlign w:val="center"/>
          </w:tcPr>
          <w:p w14:paraId="393F658B">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595" w:type="dxa"/>
            <w:vMerge w:val="continue"/>
            <w:tcBorders>
              <w:left w:val="nil"/>
              <w:bottom w:val="single" w:color="auto" w:sz="4" w:space="0"/>
              <w:right w:val="single" w:color="auto" w:sz="4" w:space="0"/>
            </w:tcBorders>
            <w:noWrap/>
            <w:vAlign w:val="center"/>
          </w:tcPr>
          <w:p w14:paraId="68E80D3F">
            <w:pPr>
              <w:pStyle w:val="125"/>
              <w:rPr>
                <w:rFonts w:ascii="Times New Roman" w:hAnsi="Times New Roman"/>
                <w:sz w:val="18"/>
                <w:szCs w:val="18"/>
              </w:rPr>
            </w:pPr>
          </w:p>
        </w:tc>
      </w:tr>
      <w:tr w14:paraId="6E29CF54">
        <w:tblPrEx>
          <w:tblCellMar>
            <w:top w:w="0" w:type="dxa"/>
            <w:left w:w="108" w:type="dxa"/>
            <w:bottom w:w="0" w:type="dxa"/>
            <w:right w:w="108" w:type="dxa"/>
          </w:tblCellMar>
        </w:tblPrEx>
        <w:trPr>
          <w:trHeight w:val="270" w:hRule="atLeast"/>
          <w:jc w:val="center"/>
        </w:trPr>
        <w:tc>
          <w:tcPr>
            <w:tcW w:w="1769" w:type="dxa"/>
            <w:vMerge w:val="restart"/>
            <w:tcBorders>
              <w:top w:val="single" w:color="auto" w:sz="4" w:space="0"/>
              <w:left w:val="single" w:color="auto" w:sz="4" w:space="0"/>
              <w:right w:val="single" w:color="auto" w:sz="4" w:space="0"/>
            </w:tcBorders>
            <w:noWrap/>
            <w:vAlign w:val="center"/>
          </w:tcPr>
          <w:p w14:paraId="1999C214">
            <w:pPr>
              <w:pStyle w:val="125"/>
              <w:rPr>
                <w:rFonts w:ascii="Times New Roman" w:hAnsi="Times New Roman"/>
                <w:sz w:val="18"/>
                <w:szCs w:val="18"/>
              </w:rPr>
            </w:pPr>
            <w:r>
              <w:rPr>
                <w:rFonts w:hint="eastAsia" w:ascii="Times New Roman" w:hAnsi="Times New Roman"/>
                <w:sz w:val="18"/>
                <w:szCs w:val="18"/>
              </w:rPr>
              <w:t>D</w:t>
            </w:r>
            <w:r>
              <w:rPr>
                <w:rFonts w:ascii="Times New Roman" w:hAnsi="Times New Roman"/>
                <w:sz w:val="18"/>
                <w:szCs w:val="18"/>
              </w:rPr>
              <w:t>TEI</w:t>
            </w:r>
          </w:p>
        </w:tc>
        <w:tc>
          <w:tcPr>
            <w:tcW w:w="1080" w:type="dxa"/>
            <w:tcBorders>
              <w:top w:val="single" w:color="auto" w:sz="4" w:space="0"/>
              <w:left w:val="nil"/>
              <w:bottom w:val="single" w:color="auto" w:sz="4" w:space="0"/>
              <w:right w:val="single" w:color="auto" w:sz="4" w:space="0"/>
            </w:tcBorders>
            <w:noWrap/>
            <w:vAlign w:val="center"/>
          </w:tcPr>
          <w:p w14:paraId="16353CEC">
            <w:pPr>
              <w:pStyle w:val="125"/>
              <w:rPr>
                <w:rFonts w:ascii="Times New Roman" w:hAnsi="Times New Roman"/>
                <w:sz w:val="18"/>
                <w:szCs w:val="18"/>
              </w:rPr>
            </w:pPr>
            <w:r>
              <w:rPr>
                <w:rFonts w:hint="eastAsia" w:ascii="Times New Roman" w:hAnsi="Times New Roman"/>
                <w:sz w:val="18"/>
                <w:szCs w:val="18"/>
              </w:rPr>
              <w:t>4</w:t>
            </w:r>
          </w:p>
        </w:tc>
        <w:tc>
          <w:tcPr>
            <w:tcW w:w="1080" w:type="dxa"/>
            <w:tcBorders>
              <w:top w:val="single" w:color="auto" w:sz="4" w:space="0"/>
              <w:left w:val="nil"/>
              <w:bottom w:val="single" w:color="auto" w:sz="4" w:space="0"/>
              <w:right w:val="single" w:color="auto" w:sz="4" w:space="0"/>
            </w:tcBorders>
            <w:noWrap/>
            <w:vAlign w:val="center"/>
          </w:tcPr>
          <w:p w14:paraId="07721F74">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-7</w:t>
            </w:r>
          </w:p>
        </w:tc>
        <w:tc>
          <w:tcPr>
            <w:tcW w:w="1595" w:type="dxa"/>
            <w:vMerge w:val="restart"/>
            <w:tcBorders>
              <w:top w:val="single" w:color="auto" w:sz="4" w:space="0"/>
              <w:left w:val="nil"/>
              <w:right w:val="single" w:color="auto" w:sz="4" w:space="0"/>
            </w:tcBorders>
            <w:noWrap/>
            <w:vAlign w:val="center"/>
          </w:tcPr>
          <w:p w14:paraId="7BE91CD4">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r>
      <w:tr w14:paraId="25752D8F">
        <w:tblPrEx>
          <w:tblCellMar>
            <w:top w:w="0" w:type="dxa"/>
            <w:left w:w="108" w:type="dxa"/>
            <w:bottom w:w="0" w:type="dxa"/>
            <w:right w:w="108" w:type="dxa"/>
          </w:tblCellMar>
        </w:tblPrEx>
        <w:trPr>
          <w:trHeight w:val="270" w:hRule="atLeast"/>
          <w:jc w:val="center"/>
        </w:trPr>
        <w:tc>
          <w:tcPr>
            <w:tcW w:w="1769" w:type="dxa"/>
            <w:vMerge w:val="continue"/>
            <w:tcBorders>
              <w:left w:val="single" w:color="auto" w:sz="4" w:space="0"/>
              <w:bottom w:val="single" w:color="auto" w:sz="4" w:space="0"/>
              <w:right w:val="single" w:color="auto" w:sz="4" w:space="0"/>
            </w:tcBorders>
            <w:noWrap/>
            <w:vAlign w:val="center"/>
          </w:tcPr>
          <w:p w14:paraId="199E6579">
            <w:pPr>
              <w:pStyle w:val="125"/>
              <w:rPr>
                <w:rFonts w:ascii="Times New Roman" w:hAnsi="Times New Roman"/>
                <w:sz w:val="18"/>
                <w:szCs w:val="18"/>
              </w:rPr>
            </w:pPr>
          </w:p>
        </w:tc>
        <w:tc>
          <w:tcPr>
            <w:tcW w:w="1080" w:type="dxa"/>
            <w:vMerge w:val="restart"/>
            <w:tcBorders>
              <w:top w:val="single" w:color="auto" w:sz="4" w:space="0"/>
              <w:left w:val="nil"/>
              <w:right w:val="single" w:color="auto" w:sz="4" w:space="0"/>
            </w:tcBorders>
            <w:noWrap/>
            <w:vAlign w:val="center"/>
          </w:tcPr>
          <w:p w14:paraId="5A4E030B">
            <w:pPr>
              <w:pStyle w:val="125"/>
              <w:rPr>
                <w:rFonts w:ascii="Times New Roman" w:hAnsi="Times New Roman"/>
                <w:sz w:val="18"/>
                <w:szCs w:val="18"/>
              </w:rPr>
            </w:pPr>
            <w:r>
              <w:rPr>
                <w:rFonts w:hint="eastAsia" w:ascii="Times New Roman" w:hAnsi="Times New Roman"/>
                <w:sz w:val="18"/>
                <w:szCs w:val="18"/>
              </w:rPr>
              <w:t>5</w:t>
            </w:r>
          </w:p>
        </w:tc>
        <w:tc>
          <w:tcPr>
            <w:tcW w:w="1080" w:type="dxa"/>
            <w:tcBorders>
              <w:top w:val="single" w:color="auto" w:sz="4" w:space="0"/>
              <w:left w:val="nil"/>
              <w:bottom w:val="single" w:color="auto" w:sz="4" w:space="0"/>
              <w:right w:val="single" w:color="auto" w:sz="4" w:space="0"/>
            </w:tcBorders>
            <w:noWrap/>
            <w:vAlign w:val="center"/>
          </w:tcPr>
          <w:p w14:paraId="4593CA69">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-3</w:t>
            </w:r>
          </w:p>
        </w:tc>
        <w:tc>
          <w:tcPr>
            <w:tcW w:w="1595" w:type="dxa"/>
            <w:vMerge w:val="continue"/>
            <w:tcBorders>
              <w:left w:val="nil"/>
              <w:bottom w:val="single" w:color="auto" w:sz="4" w:space="0"/>
              <w:right w:val="single" w:color="auto" w:sz="4" w:space="0"/>
            </w:tcBorders>
            <w:noWrap/>
            <w:vAlign w:val="center"/>
          </w:tcPr>
          <w:p w14:paraId="52B3EA91">
            <w:pPr>
              <w:pStyle w:val="125"/>
              <w:rPr>
                <w:rFonts w:ascii="Times New Roman" w:hAnsi="Times New Roman"/>
                <w:sz w:val="18"/>
                <w:szCs w:val="18"/>
              </w:rPr>
            </w:pPr>
          </w:p>
        </w:tc>
      </w:tr>
      <w:tr w14:paraId="25B9C86A">
        <w:tblPrEx>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0EB211C9">
            <w:pPr>
              <w:pStyle w:val="125"/>
              <w:rPr>
                <w:rFonts w:ascii="Times New Roman" w:hAnsi="Times New Roman"/>
                <w:sz w:val="18"/>
                <w:szCs w:val="18"/>
              </w:rPr>
            </w:pPr>
            <w:r>
              <w:rPr>
                <w:rFonts w:hint="eastAsia" w:ascii="Times New Roman" w:hAnsi="Times New Roman"/>
                <w:sz w:val="18"/>
                <w:szCs w:val="18"/>
              </w:rPr>
              <w:t>保留</w:t>
            </w:r>
          </w:p>
        </w:tc>
        <w:tc>
          <w:tcPr>
            <w:tcW w:w="1080" w:type="dxa"/>
            <w:vMerge w:val="continue"/>
            <w:tcBorders>
              <w:left w:val="nil"/>
              <w:bottom w:val="single" w:color="auto" w:sz="4" w:space="0"/>
              <w:right w:val="single" w:color="auto" w:sz="4" w:space="0"/>
            </w:tcBorders>
            <w:noWrap/>
            <w:vAlign w:val="center"/>
          </w:tcPr>
          <w:p w14:paraId="12A6F4B2">
            <w:pPr>
              <w:pStyle w:val="125"/>
              <w:rPr>
                <w:rFonts w:ascii="Times New Roman" w:hAnsi="Times New Roman"/>
                <w:sz w:val="18"/>
                <w:szCs w:val="18"/>
              </w:rPr>
            </w:pPr>
          </w:p>
        </w:tc>
        <w:tc>
          <w:tcPr>
            <w:tcW w:w="1080" w:type="dxa"/>
            <w:tcBorders>
              <w:top w:val="single" w:color="auto" w:sz="4" w:space="0"/>
              <w:left w:val="nil"/>
              <w:bottom w:val="single" w:color="auto" w:sz="4" w:space="0"/>
              <w:right w:val="single" w:color="auto" w:sz="4" w:space="0"/>
            </w:tcBorders>
            <w:noWrap/>
            <w:vAlign w:val="center"/>
          </w:tcPr>
          <w:p w14:paraId="38BDEB05">
            <w:pPr>
              <w:pStyle w:val="125"/>
              <w:rPr>
                <w:rFonts w:ascii="Times New Roman" w:hAnsi="Times New Roman"/>
                <w:sz w:val="18"/>
                <w:szCs w:val="18"/>
              </w:rPr>
            </w:pPr>
            <w:r>
              <w:rPr>
                <w:rFonts w:ascii="Times New Roman" w:hAnsi="Times New Roman"/>
                <w:sz w:val="18"/>
                <w:szCs w:val="18"/>
              </w:rPr>
              <w:t>4-7</w:t>
            </w:r>
          </w:p>
        </w:tc>
        <w:tc>
          <w:tcPr>
            <w:tcW w:w="1595" w:type="dxa"/>
            <w:tcBorders>
              <w:top w:val="single" w:color="auto" w:sz="4" w:space="0"/>
              <w:left w:val="nil"/>
              <w:bottom w:val="single" w:color="auto" w:sz="4" w:space="0"/>
              <w:right w:val="single" w:color="auto" w:sz="4" w:space="0"/>
            </w:tcBorders>
            <w:noWrap/>
            <w:vAlign w:val="center"/>
          </w:tcPr>
          <w:p w14:paraId="7FDC89AE">
            <w:pPr>
              <w:pStyle w:val="125"/>
              <w:rPr>
                <w:rFonts w:ascii="Times New Roman" w:hAnsi="Times New Roman"/>
                <w:sz w:val="18"/>
                <w:szCs w:val="18"/>
              </w:rPr>
            </w:pPr>
            <w:r>
              <w:rPr>
                <w:rFonts w:hint="eastAsia" w:ascii="Times New Roman" w:hAnsi="Times New Roman"/>
                <w:sz w:val="18"/>
                <w:szCs w:val="18"/>
              </w:rPr>
              <w:t>4</w:t>
            </w:r>
          </w:p>
        </w:tc>
      </w:tr>
    </w:tbl>
    <w:p w14:paraId="2CC48AE8">
      <w:pPr>
        <w:pStyle w:val="50"/>
      </w:pPr>
      <w:r>
        <w:t>SNID为宽带载波网络上的网络号</w:t>
      </w:r>
      <w:r>
        <w:rPr>
          <w:rFonts w:hint="eastAsia"/>
        </w:rPr>
        <w:t>，S</w:t>
      </w:r>
      <w:r>
        <w:t>TEI为发送</w:t>
      </w:r>
      <w:r>
        <w:rPr>
          <w:rFonts w:hint="eastAsia"/>
        </w:rPr>
        <w:t>P</w:t>
      </w:r>
      <w:r>
        <w:t>HR的源物联网关地址</w:t>
      </w:r>
      <w:r>
        <w:rPr>
          <w:rFonts w:hint="eastAsia"/>
        </w:rPr>
        <w:t>，D</w:t>
      </w:r>
      <w:r>
        <w:t>TEI为接收</w:t>
      </w:r>
      <w:r>
        <w:rPr>
          <w:rFonts w:hint="eastAsia"/>
        </w:rPr>
        <w:t>P</w:t>
      </w:r>
      <w:r>
        <w:t>HR的目标物联网关地址</w:t>
      </w:r>
      <w:r>
        <w:rPr>
          <w:rFonts w:hint="eastAsia"/>
        </w:rPr>
        <w:t>。</w:t>
      </w:r>
    </w:p>
    <w:p w14:paraId="3DCD1AD4">
      <w:pPr>
        <w:pStyle w:val="57"/>
        <w:ind w:left="420" w:hanging="420"/>
      </w:pPr>
      <w:bookmarkStart w:id="4919" w:name="_Toc49160333"/>
      <w:bookmarkStart w:id="4920" w:name="_Toc45285875"/>
      <w:r>
        <w:t>MAC</w:t>
      </w:r>
      <w:r>
        <w:rPr>
          <w:rFonts w:hint="eastAsia"/>
        </w:rPr>
        <w:t>帧格式</w:t>
      </w:r>
      <w:bookmarkEnd w:id="4919"/>
      <w:bookmarkEnd w:id="4920"/>
    </w:p>
    <w:p w14:paraId="4CFF019F">
      <w:pPr>
        <w:pStyle w:val="50"/>
      </w:pPr>
      <w:r>
        <w:rPr>
          <w:rFonts w:hint="eastAsia"/>
        </w:rPr>
        <w:t>M</w:t>
      </w:r>
      <w:r>
        <w:t>AC</w:t>
      </w:r>
      <w:r>
        <w:rPr>
          <w:rFonts w:ascii="宋体" w:hAnsi="宋体"/>
        </w:rPr>
        <w:t>帧格式如</w:t>
      </w:r>
      <w:r>
        <w:fldChar w:fldCharType="begin"/>
      </w:r>
      <w:r>
        <w:instrText xml:space="preserve"> REF _Ref49432791 \h  \* MERGEFORMAT </w:instrText>
      </w:r>
      <w:r>
        <w:fldChar w:fldCharType="separate"/>
      </w:r>
      <w:r>
        <w:rPr>
          <w:rFonts w:hint="eastAsia"/>
        </w:rPr>
        <w:t xml:space="preserve">表 </w:t>
      </w:r>
      <w:r>
        <w:t>216</w:t>
      </w:r>
      <w:r>
        <w:fldChar w:fldCharType="end"/>
      </w:r>
      <w:r>
        <w:rPr>
          <w:rFonts w:ascii="宋体" w:hAnsi="宋体"/>
        </w:rPr>
        <w:t>所示</w:t>
      </w:r>
      <w:r>
        <w:rPr>
          <w:rFonts w:hint="eastAsia" w:ascii="宋体" w:hAnsi="宋体"/>
        </w:rPr>
        <w:t>。</w:t>
      </w:r>
    </w:p>
    <w:p w14:paraId="2E8BFACB">
      <w:pPr>
        <w:pStyle w:val="10"/>
      </w:pPr>
      <w:bookmarkStart w:id="4921" w:name="_Ref49432791"/>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216</w:t>
      </w:r>
      <w:r>
        <w:fldChar w:fldCharType="end"/>
      </w:r>
      <w:bookmarkEnd w:id="4921"/>
      <w:r>
        <w:t xml:space="preserve"> MAC</w:t>
      </w:r>
      <w:r>
        <w:rPr>
          <w:rFonts w:hint="eastAsia"/>
        </w:rPr>
        <w:t>帧头格式</w:t>
      </w:r>
    </w:p>
    <w:tbl>
      <w:tblPr>
        <w:tblStyle w:val="31"/>
        <w:tblW w:w="5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7"/>
        <w:gridCol w:w="1080"/>
        <w:gridCol w:w="1080"/>
        <w:gridCol w:w="1737"/>
      </w:tblGrid>
      <w:tr w14:paraId="7F27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26C6C978">
            <w:pPr>
              <w:pStyle w:val="125"/>
              <w:rPr>
                <w:rFonts w:ascii="Times New Roman" w:hAnsi="Times New Roman"/>
                <w:sz w:val="18"/>
                <w:szCs w:val="18"/>
              </w:rPr>
            </w:pPr>
            <w:r>
              <w:rPr>
                <w:rFonts w:hint="eastAsia" w:ascii="Times New Roman" w:hAnsi="Times New Roman"/>
                <w:sz w:val="18"/>
                <w:szCs w:val="18"/>
              </w:rPr>
              <w:t>字段</w:t>
            </w:r>
          </w:p>
        </w:tc>
        <w:tc>
          <w:tcPr>
            <w:tcW w:w="1080" w:type="dxa"/>
            <w:noWrap/>
            <w:vAlign w:val="center"/>
          </w:tcPr>
          <w:p w14:paraId="1E4AA1AF">
            <w:pPr>
              <w:pStyle w:val="125"/>
              <w:rPr>
                <w:rFonts w:ascii="Times New Roman" w:hAnsi="Times New Roman"/>
                <w:sz w:val="18"/>
                <w:szCs w:val="18"/>
              </w:rPr>
            </w:pPr>
            <w:r>
              <w:rPr>
                <w:rFonts w:hint="eastAsia" w:ascii="Times New Roman" w:hAnsi="Times New Roman"/>
                <w:sz w:val="18"/>
                <w:szCs w:val="18"/>
              </w:rPr>
              <w:t>字节号</w:t>
            </w:r>
          </w:p>
        </w:tc>
        <w:tc>
          <w:tcPr>
            <w:tcW w:w="1080" w:type="dxa"/>
            <w:noWrap/>
            <w:vAlign w:val="center"/>
          </w:tcPr>
          <w:p w14:paraId="68DAE89A">
            <w:pPr>
              <w:pStyle w:val="125"/>
              <w:rPr>
                <w:rFonts w:ascii="Times New Roman" w:hAnsi="Times New Roman"/>
                <w:sz w:val="18"/>
                <w:szCs w:val="18"/>
              </w:rPr>
            </w:pPr>
            <w:r>
              <w:rPr>
                <w:rFonts w:hint="eastAsia" w:ascii="Times New Roman" w:hAnsi="Times New Roman"/>
                <w:sz w:val="18"/>
                <w:szCs w:val="18"/>
              </w:rPr>
              <w:t>比特位</w:t>
            </w:r>
          </w:p>
        </w:tc>
        <w:tc>
          <w:tcPr>
            <w:tcW w:w="1737" w:type="dxa"/>
            <w:noWrap/>
            <w:vAlign w:val="center"/>
          </w:tcPr>
          <w:p w14:paraId="7EB7EB98">
            <w:pPr>
              <w:pStyle w:val="125"/>
              <w:rPr>
                <w:rFonts w:ascii="Times New Roman" w:hAnsi="Times New Roman"/>
                <w:sz w:val="18"/>
                <w:szCs w:val="18"/>
              </w:rPr>
            </w:pPr>
            <w:r>
              <w:rPr>
                <w:rFonts w:hint="eastAsia" w:ascii="Times New Roman" w:hAnsi="Times New Roman"/>
                <w:sz w:val="18"/>
                <w:szCs w:val="18"/>
              </w:rPr>
              <w:t>大小（比特）</w:t>
            </w:r>
          </w:p>
        </w:tc>
      </w:tr>
      <w:tr w14:paraId="17BD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3824E6EF">
            <w:pPr>
              <w:pStyle w:val="125"/>
              <w:rPr>
                <w:rFonts w:ascii="Times New Roman" w:hAnsi="Times New Roman"/>
                <w:sz w:val="18"/>
                <w:szCs w:val="18"/>
              </w:rPr>
            </w:pPr>
            <w:r>
              <w:rPr>
                <w:rFonts w:hint="eastAsia" w:ascii="Times New Roman" w:hAnsi="Times New Roman"/>
                <w:sz w:val="18"/>
                <w:szCs w:val="18"/>
              </w:rPr>
              <w:t>帧类型</w:t>
            </w:r>
          </w:p>
        </w:tc>
        <w:tc>
          <w:tcPr>
            <w:tcW w:w="1080" w:type="dxa"/>
            <w:vMerge w:val="restart"/>
            <w:noWrap/>
            <w:vAlign w:val="center"/>
          </w:tcPr>
          <w:p w14:paraId="33EBAFC2">
            <w:pPr>
              <w:pStyle w:val="125"/>
              <w:rPr>
                <w:rFonts w:ascii="Times New Roman" w:hAnsi="Times New Roman"/>
                <w:sz w:val="18"/>
                <w:szCs w:val="18"/>
              </w:rPr>
            </w:pPr>
            <w:r>
              <w:rPr>
                <w:rFonts w:hint="eastAsia" w:ascii="Times New Roman" w:hAnsi="Times New Roman"/>
                <w:sz w:val="18"/>
                <w:szCs w:val="18"/>
              </w:rPr>
              <w:t>0</w:t>
            </w:r>
          </w:p>
        </w:tc>
        <w:tc>
          <w:tcPr>
            <w:tcW w:w="1080" w:type="dxa"/>
            <w:noWrap/>
            <w:vAlign w:val="center"/>
          </w:tcPr>
          <w:p w14:paraId="2B412829">
            <w:pPr>
              <w:pStyle w:val="125"/>
              <w:rPr>
                <w:rFonts w:ascii="Times New Roman" w:hAnsi="Times New Roman"/>
                <w:sz w:val="18"/>
                <w:szCs w:val="18"/>
              </w:rPr>
            </w:pPr>
            <w:r>
              <w:rPr>
                <w:rFonts w:hint="eastAsia" w:ascii="Times New Roman" w:hAnsi="Times New Roman"/>
                <w:sz w:val="18"/>
                <w:szCs w:val="18"/>
              </w:rPr>
              <w:t>0-2</w:t>
            </w:r>
          </w:p>
        </w:tc>
        <w:tc>
          <w:tcPr>
            <w:tcW w:w="1737" w:type="dxa"/>
            <w:noWrap/>
            <w:vAlign w:val="center"/>
          </w:tcPr>
          <w:p w14:paraId="7C5509FB">
            <w:pPr>
              <w:pStyle w:val="125"/>
              <w:rPr>
                <w:rFonts w:ascii="Times New Roman" w:hAnsi="Times New Roman"/>
                <w:sz w:val="18"/>
                <w:szCs w:val="18"/>
              </w:rPr>
            </w:pPr>
            <w:r>
              <w:rPr>
                <w:rFonts w:hint="eastAsia" w:ascii="Times New Roman" w:hAnsi="Times New Roman"/>
                <w:sz w:val="18"/>
                <w:szCs w:val="18"/>
              </w:rPr>
              <w:t>3</w:t>
            </w:r>
          </w:p>
        </w:tc>
      </w:tr>
      <w:tr w14:paraId="14D1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2F2DD779">
            <w:pPr>
              <w:pStyle w:val="125"/>
              <w:rPr>
                <w:rFonts w:ascii="Times New Roman" w:hAnsi="Times New Roman"/>
                <w:sz w:val="18"/>
                <w:szCs w:val="18"/>
              </w:rPr>
            </w:pPr>
            <w:r>
              <w:rPr>
                <w:rFonts w:hint="eastAsia" w:ascii="Times New Roman" w:hAnsi="Times New Roman"/>
                <w:sz w:val="18"/>
                <w:szCs w:val="18"/>
              </w:rPr>
              <w:t>目标地址类型</w:t>
            </w:r>
          </w:p>
        </w:tc>
        <w:tc>
          <w:tcPr>
            <w:tcW w:w="1080" w:type="dxa"/>
            <w:vMerge w:val="continue"/>
            <w:vAlign w:val="center"/>
          </w:tcPr>
          <w:p w14:paraId="4DF0F86C">
            <w:pPr>
              <w:pStyle w:val="125"/>
              <w:rPr>
                <w:rFonts w:ascii="Times New Roman" w:hAnsi="Times New Roman"/>
                <w:sz w:val="18"/>
                <w:szCs w:val="18"/>
              </w:rPr>
            </w:pPr>
          </w:p>
        </w:tc>
        <w:tc>
          <w:tcPr>
            <w:tcW w:w="1080" w:type="dxa"/>
            <w:noWrap/>
            <w:vAlign w:val="center"/>
          </w:tcPr>
          <w:p w14:paraId="7A9D189D">
            <w:pPr>
              <w:pStyle w:val="125"/>
              <w:rPr>
                <w:rFonts w:ascii="Times New Roman" w:hAnsi="Times New Roman"/>
                <w:sz w:val="18"/>
                <w:szCs w:val="18"/>
              </w:rPr>
            </w:pPr>
            <w:r>
              <w:rPr>
                <w:rFonts w:hint="eastAsia" w:ascii="Times New Roman" w:hAnsi="Times New Roman"/>
                <w:sz w:val="18"/>
                <w:szCs w:val="18"/>
              </w:rPr>
              <w:t>3-4</w:t>
            </w:r>
          </w:p>
        </w:tc>
        <w:tc>
          <w:tcPr>
            <w:tcW w:w="1737" w:type="dxa"/>
            <w:noWrap/>
            <w:vAlign w:val="center"/>
          </w:tcPr>
          <w:p w14:paraId="0561682D">
            <w:pPr>
              <w:pStyle w:val="125"/>
              <w:rPr>
                <w:rFonts w:ascii="Times New Roman" w:hAnsi="Times New Roman"/>
                <w:sz w:val="18"/>
                <w:szCs w:val="18"/>
              </w:rPr>
            </w:pPr>
            <w:r>
              <w:rPr>
                <w:rFonts w:hint="eastAsia" w:ascii="Times New Roman" w:hAnsi="Times New Roman"/>
                <w:sz w:val="18"/>
                <w:szCs w:val="18"/>
              </w:rPr>
              <w:t>2</w:t>
            </w:r>
          </w:p>
        </w:tc>
      </w:tr>
      <w:tr w14:paraId="2D5F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0E508CFF">
            <w:pPr>
              <w:pStyle w:val="125"/>
              <w:rPr>
                <w:rFonts w:ascii="Times New Roman" w:hAnsi="Times New Roman"/>
                <w:sz w:val="18"/>
                <w:szCs w:val="18"/>
              </w:rPr>
            </w:pPr>
            <w:r>
              <w:rPr>
                <w:rFonts w:hint="eastAsia" w:ascii="Times New Roman" w:hAnsi="Times New Roman"/>
                <w:sz w:val="18"/>
                <w:szCs w:val="18"/>
              </w:rPr>
              <w:t>源地址类型</w:t>
            </w:r>
          </w:p>
        </w:tc>
        <w:tc>
          <w:tcPr>
            <w:tcW w:w="1080" w:type="dxa"/>
            <w:vMerge w:val="continue"/>
            <w:vAlign w:val="center"/>
          </w:tcPr>
          <w:p w14:paraId="7561E37F">
            <w:pPr>
              <w:pStyle w:val="125"/>
              <w:rPr>
                <w:rFonts w:ascii="Times New Roman" w:hAnsi="Times New Roman"/>
                <w:sz w:val="18"/>
                <w:szCs w:val="18"/>
              </w:rPr>
            </w:pPr>
          </w:p>
        </w:tc>
        <w:tc>
          <w:tcPr>
            <w:tcW w:w="1080" w:type="dxa"/>
            <w:noWrap/>
            <w:vAlign w:val="center"/>
          </w:tcPr>
          <w:p w14:paraId="373FED15">
            <w:pPr>
              <w:pStyle w:val="125"/>
              <w:rPr>
                <w:rFonts w:ascii="Times New Roman" w:hAnsi="Times New Roman"/>
                <w:sz w:val="18"/>
                <w:szCs w:val="18"/>
              </w:rPr>
            </w:pPr>
            <w:r>
              <w:rPr>
                <w:rFonts w:hint="eastAsia" w:ascii="Times New Roman" w:hAnsi="Times New Roman"/>
                <w:sz w:val="18"/>
                <w:szCs w:val="18"/>
              </w:rPr>
              <w:t>5-6</w:t>
            </w:r>
          </w:p>
        </w:tc>
        <w:tc>
          <w:tcPr>
            <w:tcW w:w="1737" w:type="dxa"/>
            <w:noWrap/>
            <w:vAlign w:val="center"/>
          </w:tcPr>
          <w:p w14:paraId="043F8305">
            <w:pPr>
              <w:pStyle w:val="125"/>
              <w:rPr>
                <w:rFonts w:ascii="Times New Roman" w:hAnsi="Times New Roman"/>
                <w:sz w:val="18"/>
                <w:szCs w:val="18"/>
              </w:rPr>
            </w:pPr>
            <w:r>
              <w:rPr>
                <w:rFonts w:hint="eastAsia" w:ascii="Times New Roman" w:hAnsi="Times New Roman"/>
                <w:sz w:val="18"/>
                <w:szCs w:val="18"/>
              </w:rPr>
              <w:t>2</w:t>
            </w:r>
          </w:p>
        </w:tc>
      </w:tr>
      <w:tr w14:paraId="0294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6E4E375E">
            <w:pPr>
              <w:pStyle w:val="125"/>
              <w:rPr>
                <w:rFonts w:ascii="Times New Roman" w:hAnsi="Times New Roman"/>
                <w:sz w:val="18"/>
                <w:szCs w:val="18"/>
              </w:rPr>
            </w:pPr>
            <w:r>
              <w:rPr>
                <w:rFonts w:hint="eastAsia" w:ascii="Times New Roman" w:hAnsi="Times New Roman"/>
                <w:sz w:val="18"/>
                <w:szCs w:val="18"/>
              </w:rPr>
              <w:t>网络地址类型</w:t>
            </w:r>
          </w:p>
        </w:tc>
        <w:tc>
          <w:tcPr>
            <w:tcW w:w="1080" w:type="dxa"/>
            <w:vMerge w:val="continue"/>
            <w:vAlign w:val="center"/>
          </w:tcPr>
          <w:p w14:paraId="1BCB8C13">
            <w:pPr>
              <w:pStyle w:val="125"/>
              <w:rPr>
                <w:rFonts w:ascii="Times New Roman" w:hAnsi="Times New Roman"/>
                <w:sz w:val="18"/>
                <w:szCs w:val="18"/>
              </w:rPr>
            </w:pPr>
          </w:p>
        </w:tc>
        <w:tc>
          <w:tcPr>
            <w:tcW w:w="1080" w:type="dxa"/>
            <w:noWrap/>
            <w:vAlign w:val="center"/>
          </w:tcPr>
          <w:p w14:paraId="4ADDB59D">
            <w:pPr>
              <w:pStyle w:val="125"/>
              <w:rPr>
                <w:rFonts w:ascii="Times New Roman" w:hAnsi="Times New Roman"/>
                <w:sz w:val="18"/>
                <w:szCs w:val="18"/>
              </w:rPr>
            </w:pPr>
            <w:r>
              <w:rPr>
                <w:rFonts w:hint="eastAsia" w:ascii="Times New Roman" w:hAnsi="Times New Roman"/>
                <w:sz w:val="18"/>
                <w:szCs w:val="18"/>
              </w:rPr>
              <w:t>7</w:t>
            </w:r>
          </w:p>
        </w:tc>
        <w:tc>
          <w:tcPr>
            <w:tcW w:w="1737" w:type="dxa"/>
            <w:noWrap/>
            <w:vAlign w:val="center"/>
          </w:tcPr>
          <w:p w14:paraId="7720F2B4">
            <w:pPr>
              <w:pStyle w:val="125"/>
              <w:rPr>
                <w:rFonts w:ascii="Times New Roman" w:hAnsi="Times New Roman"/>
                <w:sz w:val="18"/>
                <w:szCs w:val="18"/>
              </w:rPr>
            </w:pPr>
            <w:r>
              <w:rPr>
                <w:rFonts w:hint="eastAsia" w:ascii="Times New Roman" w:hAnsi="Times New Roman"/>
                <w:sz w:val="18"/>
                <w:szCs w:val="18"/>
              </w:rPr>
              <w:t>1</w:t>
            </w:r>
          </w:p>
        </w:tc>
      </w:tr>
      <w:tr w14:paraId="3005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342697CA">
            <w:pPr>
              <w:pStyle w:val="125"/>
              <w:rPr>
                <w:rFonts w:ascii="Times New Roman" w:hAnsi="Times New Roman"/>
                <w:sz w:val="18"/>
                <w:szCs w:val="18"/>
              </w:rPr>
            </w:pPr>
            <w:r>
              <w:rPr>
                <w:rFonts w:hint="eastAsia" w:ascii="Times New Roman" w:hAnsi="Times New Roman"/>
                <w:sz w:val="18"/>
                <w:szCs w:val="18"/>
              </w:rPr>
              <w:t>保留</w:t>
            </w:r>
          </w:p>
        </w:tc>
        <w:tc>
          <w:tcPr>
            <w:tcW w:w="1080" w:type="dxa"/>
            <w:vMerge w:val="restart"/>
            <w:noWrap/>
            <w:vAlign w:val="center"/>
          </w:tcPr>
          <w:p w14:paraId="0AB1DAC2">
            <w:pPr>
              <w:pStyle w:val="125"/>
              <w:rPr>
                <w:rFonts w:ascii="Times New Roman" w:hAnsi="Times New Roman"/>
                <w:sz w:val="18"/>
                <w:szCs w:val="18"/>
              </w:rPr>
            </w:pPr>
            <w:r>
              <w:rPr>
                <w:rFonts w:hint="eastAsia" w:ascii="Times New Roman" w:hAnsi="Times New Roman"/>
                <w:sz w:val="18"/>
                <w:szCs w:val="18"/>
              </w:rPr>
              <w:t>1</w:t>
            </w:r>
          </w:p>
        </w:tc>
        <w:tc>
          <w:tcPr>
            <w:tcW w:w="1080" w:type="dxa"/>
            <w:noWrap/>
            <w:vAlign w:val="center"/>
          </w:tcPr>
          <w:p w14:paraId="77597B3F">
            <w:pPr>
              <w:pStyle w:val="125"/>
              <w:rPr>
                <w:rFonts w:ascii="Times New Roman" w:hAnsi="Times New Roman"/>
                <w:sz w:val="18"/>
                <w:szCs w:val="18"/>
              </w:rPr>
            </w:pPr>
            <w:r>
              <w:rPr>
                <w:rFonts w:ascii="Times New Roman" w:hAnsi="Times New Roman"/>
                <w:sz w:val="18"/>
                <w:szCs w:val="18"/>
              </w:rPr>
              <w:t>0</w:t>
            </w:r>
            <w:r>
              <w:rPr>
                <w:rFonts w:hint="eastAsia" w:ascii="Times New Roman" w:hAnsi="Times New Roman"/>
                <w:sz w:val="18"/>
                <w:szCs w:val="18"/>
              </w:rPr>
              <w:t>-5</w:t>
            </w:r>
          </w:p>
        </w:tc>
        <w:tc>
          <w:tcPr>
            <w:tcW w:w="1737" w:type="dxa"/>
            <w:noWrap/>
            <w:vAlign w:val="center"/>
          </w:tcPr>
          <w:p w14:paraId="04907C7B">
            <w:pPr>
              <w:pStyle w:val="125"/>
              <w:rPr>
                <w:rFonts w:ascii="Times New Roman" w:hAnsi="Times New Roman"/>
                <w:sz w:val="18"/>
                <w:szCs w:val="18"/>
              </w:rPr>
            </w:pPr>
            <w:r>
              <w:rPr>
                <w:rFonts w:hint="eastAsia" w:ascii="Times New Roman" w:hAnsi="Times New Roman"/>
                <w:sz w:val="18"/>
                <w:szCs w:val="18"/>
              </w:rPr>
              <w:t>6</w:t>
            </w:r>
          </w:p>
        </w:tc>
      </w:tr>
      <w:tr w14:paraId="757A7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2A778E96">
            <w:pPr>
              <w:pStyle w:val="125"/>
              <w:rPr>
                <w:rFonts w:ascii="Times New Roman" w:hAnsi="Times New Roman"/>
                <w:sz w:val="18"/>
                <w:szCs w:val="18"/>
              </w:rPr>
            </w:pPr>
            <w:r>
              <w:rPr>
                <w:rFonts w:hint="eastAsia" w:ascii="Times New Roman" w:hAnsi="Times New Roman"/>
                <w:sz w:val="18"/>
                <w:szCs w:val="18"/>
              </w:rPr>
              <w:t>版本号</w:t>
            </w:r>
          </w:p>
        </w:tc>
        <w:tc>
          <w:tcPr>
            <w:tcW w:w="1080" w:type="dxa"/>
            <w:vMerge w:val="continue"/>
            <w:noWrap/>
            <w:vAlign w:val="center"/>
          </w:tcPr>
          <w:p w14:paraId="08B7BF4C">
            <w:pPr>
              <w:pStyle w:val="125"/>
              <w:rPr>
                <w:rFonts w:ascii="Times New Roman" w:hAnsi="Times New Roman"/>
                <w:sz w:val="18"/>
                <w:szCs w:val="18"/>
              </w:rPr>
            </w:pPr>
          </w:p>
        </w:tc>
        <w:tc>
          <w:tcPr>
            <w:tcW w:w="1080" w:type="dxa"/>
            <w:noWrap/>
            <w:vAlign w:val="center"/>
          </w:tcPr>
          <w:p w14:paraId="06B7AAD0">
            <w:pPr>
              <w:pStyle w:val="125"/>
              <w:rPr>
                <w:rFonts w:ascii="Times New Roman" w:hAnsi="Times New Roman"/>
                <w:sz w:val="18"/>
                <w:szCs w:val="18"/>
              </w:rPr>
            </w:pPr>
            <w:r>
              <w:rPr>
                <w:rFonts w:hint="eastAsia" w:ascii="Times New Roman" w:hAnsi="Times New Roman"/>
                <w:sz w:val="18"/>
                <w:szCs w:val="18"/>
              </w:rPr>
              <w:t>6-7</w:t>
            </w:r>
          </w:p>
        </w:tc>
        <w:tc>
          <w:tcPr>
            <w:tcW w:w="1737" w:type="dxa"/>
            <w:noWrap/>
            <w:vAlign w:val="center"/>
          </w:tcPr>
          <w:p w14:paraId="2557B8E2">
            <w:pPr>
              <w:pStyle w:val="125"/>
              <w:rPr>
                <w:rFonts w:ascii="Times New Roman" w:hAnsi="Times New Roman"/>
                <w:sz w:val="18"/>
                <w:szCs w:val="18"/>
              </w:rPr>
            </w:pPr>
            <w:r>
              <w:rPr>
                <w:rFonts w:hint="eastAsia" w:ascii="Times New Roman" w:hAnsi="Times New Roman"/>
                <w:sz w:val="18"/>
                <w:szCs w:val="18"/>
              </w:rPr>
              <w:t>2</w:t>
            </w:r>
          </w:p>
        </w:tc>
      </w:tr>
      <w:tr w14:paraId="79A0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0E107DFC">
            <w:pPr>
              <w:pStyle w:val="125"/>
              <w:rPr>
                <w:rFonts w:ascii="Times New Roman" w:hAnsi="Times New Roman"/>
                <w:sz w:val="18"/>
                <w:szCs w:val="18"/>
              </w:rPr>
            </w:pPr>
            <w:r>
              <w:rPr>
                <w:rFonts w:hint="eastAsia" w:ascii="Times New Roman" w:hAnsi="Times New Roman"/>
                <w:sz w:val="18"/>
                <w:szCs w:val="18"/>
              </w:rPr>
              <w:t>目的地址</w:t>
            </w:r>
          </w:p>
        </w:tc>
        <w:tc>
          <w:tcPr>
            <w:tcW w:w="1080" w:type="dxa"/>
            <w:noWrap/>
            <w:vAlign w:val="center"/>
          </w:tcPr>
          <w:p w14:paraId="4B9BD829">
            <w:pPr>
              <w:pStyle w:val="125"/>
              <w:rPr>
                <w:rFonts w:ascii="Times New Roman" w:hAnsi="Times New Roman"/>
                <w:sz w:val="18"/>
                <w:szCs w:val="18"/>
              </w:rPr>
            </w:pPr>
            <w:r>
              <w:rPr>
                <w:rFonts w:hint="eastAsia" w:ascii="Times New Roman" w:hAnsi="Times New Roman"/>
                <w:sz w:val="18"/>
                <w:szCs w:val="18"/>
              </w:rPr>
              <w:t>可变</w:t>
            </w:r>
          </w:p>
        </w:tc>
        <w:tc>
          <w:tcPr>
            <w:tcW w:w="1080" w:type="dxa"/>
            <w:noWrap/>
            <w:vAlign w:val="center"/>
          </w:tcPr>
          <w:p w14:paraId="29E6E23A">
            <w:pPr>
              <w:pStyle w:val="125"/>
              <w:rPr>
                <w:rFonts w:ascii="Times New Roman" w:hAnsi="Times New Roman"/>
                <w:sz w:val="18"/>
                <w:szCs w:val="18"/>
              </w:rPr>
            </w:pPr>
            <w:r>
              <w:rPr>
                <w:rFonts w:hint="eastAsia" w:ascii="Times New Roman" w:hAnsi="Times New Roman"/>
                <w:sz w:val="18"/>
                <w:szCs w:val="18"/>
              </w:rPr>
              <w:t>可变</w:t>
            </w:r>
          </w:p>
        </w:tc>
        <w:tc>
          <w:tcPr>
            <w:tcW w:w="1737" w:type="dxa"/>
            <w:noWrap/>
            <w:vAlign w:val="center"/>
          </w:tcPr>
          <w:p w14:paraId="28F0669A">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/12/48</w:t>
            </w:r>
          </w:p>
        </w:tc>
      </w:tr>
      <w:tr w14:paraId="6632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0AFBB210">
            <w:pPr>
              <w:pStyle w:val="125"/>
              <w:rPr>
                <w:rFonts w:ascii="Times New Roman" w:hAnsi="Times New Roman"/>
                <w:sz w:val="18"/>
                <w:szCs w:val="18"/>
              </w:rPr>
            </w:pPr>
            <w:r>
              <w:rPr>
                <w:rFonts w:hint="eastAsia" w:ascii="Times New Roman" w:hAnsi="Times New Roman"/>
                <w:sz w:val="18"/>
                <w:szCs w:val="18"/>
              </w:rPr>
              <w:t>网络地址</w:t>
            </w:r>
          </w:p>
        </w:tc>
        <w:tc>
          <w:tcPr>
            <w:tcW w:w="1080" w:type="dxa"/>
            <w:noWrap/>
            <w:vAlign w:val="center"/>
          </w:tcPr>
          <w:p w14:paraId="4DE5009F">
            <w:pPr>
              <w:pStyle w:val="125"/>
              <w:rPr>
                <w:rFonts w:ascii="Times New Roman" w:hAnsi="Times New Roman"/>
                <w:sz w:val="18"/>
                <w:szCs w:val="18"/>
              </w:rPr>
            </w:pPr>
            <w:r>
              <w:rPr>
                <w:rFonts w:hint="eastAsia" w:ascii="Times New Roman" w:hAnsi="Times New Roman"/>
                <w:sz w:val="18"/>
                <w:szCs w:val="18"/>
              </w:rPr>
              <w:t>可变</w:t>
            </w:r>
          </w:p>
        </w:tc>
        <w:tc>
          <w:tcPr>
            <w:tcW w:w="1080" w:type="dxa"/>
            <w:noWrap/>
            <w:vAlign w:val="center"/>
          </w:tcPr>
          <w:p w14:paraId="6E68FEC7">
            <w:pPr>
              <w:pStyle w:val="125"/>
              <w:rPr>
                <w:rFonts w:ascii="Times New Roman" w:hAnsi="Times New Roman"/>
                <w:sz w:val="18"/>
                <w:szCs w:val="18"/>
              </w:rPr>
            </w:pPr>
            <w:r>
              <w:rPr>
                <w:rFonts w:hint="eastAsia" w:ascii="Times New Roman" w:hAnsi="Times New Roman"/>
                <w:sz w:val="18"/>
                <w:szCs w:val="18"/>
              </w:rPr>
              <w:t>可变</w:t>
            </w:r>
          </w:p>
        </w:tc>
        <w:tc>
          <w:tcPr>
            <w:tcW w:w="1737" w:type="dxa"/>
            <w:noWrap/>
            <w:vAlign w:val="center"/>
          </w:tcPr>
          <w:p w14:paraId="31ACFDFC">
            <w:pPr>
              <w:pStyle w:val="125"/>
              <w:rPr>
                <w:rFonts w:ascii="Times New Roman" w:hAnsi="Times New Roman"/>
                <w:sz w:val="18"/>
                <w:szCs w:val="18"/>
              </w:rPr>
            </w:pPr>
            <w:r>
              <w:rPr>
                <w:rFonts w:ascii="Times New Roman" w:hAnsi="Times New Roman"/>
                <w:sz w:val="18"/>
                <w:szCs w:val="18"/>
              </w:rPr>
              <w:t>0</w:t>
            </w:r>
            <w:r>
              <w:rPr>
                <w:rFonts w:hint="eastAsia" w:ascii="Times New Roman" w:hAnsi="Times New Roman"/>
                <w:sz w:val="18"/>
                <w:szCs w:val="18"/>
              </w:rPr>
              <w:t>/4</w:t>
            </w:r>
          </w:p>
        </w:tc>
      </w:tr>
      <w:tr w14:paraId="1728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545FDD34">
            <w:pPr>
              <w:pStyle w:val="125"/>
              <w:rPr>
                <w:rFonts w:ascii="Times New Roman" w:hAnsi="Times New Roman"/>
                <w:sz w:val="18"/>
                <w:szCs w:val="18"/>
              </w:rPr>
            </w:pPr>
            <w:r>
              <w:rPr>
                <w:rFonts w:hint="eastAsia" w:ascii="Times New Roman" w:hAnsi="Times New Roman"/>
                <w:sz w:val="18"/>
                <w:szCs w:val="18"/>
              </w:rPr>
              <w:t>源地址</w:t>
            </w:r>
          </w:p>
        </w:tc>
        <w:tc>
          <w:tcPr>
            <w:tcW w:w="1080" w:type="dxa"/>
            <w:noWrap/>
            <w:vAlign w:val="center"/>
          </w:tcPr>
          <w:p w14:paraId="2FD2ABE3">
            <w:pPr>
              <w:pStyle w:val="125"/>
              <w:rPr>
                <w:rFonts w:ascii="Times New Roman" w:hAnsi="Times New Roman"/>
                <w:sz w:val="18"/>
                <w:szCs w:val="18"/>
              </w:rPr>
            </w:pPr>
            <w:r>
              <w:rPr>
                <w:rFonts w:hint="eastAsia" w:ascii="Times New Roman" w:hAnsi="Times New Roman"/>
                <w:sz w:val="18"/>
                <w:szCs w:val="18"/>
              </w:rPr>
              <w:t>可变</w:t>
            </w:r>
          </w:p>
        </w:tc>
        <w:tc>
          <w:tcPr>
            <w:tcW w:w="1080" w:type="dxa"/>
            <w:noWrap/>
            <w:vAlign w:val="center"/>
          </w:tcPr>
          <w:p w14:paraId="1E035268">
            <w:pPr>
              <w:pStyle w:val="125"/>
              <w:rPr>
                <w:rFonts w:ascii="Times New Roman" w:hAnsi="Times New Roman"/>
                <w:sz w:val="18"/>
                <w:szCs w:val="18"/>
              </w:rPr>
            </w:pPr>
            <w:r>
              <w:rPr>
                <w:rFonts w:hint="eastAsia" w:ascii="Times New Roman" w:hAnsi="Times New Roman"/>
                <w:sz w:val="18"/>
                <w:szCs w:val="18"/>
              </w:rPr>
              <w:t>可变</w:t>
            </w:r>
          </w:p>
        </w:tc>
        <w:tc>
          <w:tcPr>
            <w:tcW w:w="1737" w:type="dxa"/>
            <w:noWrap/>
            <w:vAlign w:val="center"/>
          </w:tcPr>
          <w:p w14:paraId="45674550">
            <w:pPr>
              <w:pStyle w:val="125"/>
              <w:rPr>
                <w:rFonts w:ascii="Times New Roman" w:hAnsi="Times New Roman"/>
                <w:sz w:val="18"/>
                <w:szCs w:val="18"/>
              </w:rPr>
            </w:pPr>
            <w:r>
              <w:rPr>
                <w:rFonts w:hint="eastAsia" w:ascii="Times New Roman" w:hAnsi="Times New Roman"/>
                <w:sz w:val="18"/>
                <w:szCs w:val="18"/>
              </w:rPr>
              <w:t>0</w:t>
            </w:r>
            <w:r>
              <w:rPr>
                <w:rFonts w:ascii="Times New Roman" w:hAnsi="Times New Roman"/>
                <w:sz w:val="18"/>
                <w:szCs w:val="18"/>
              </w:rPr>
              <w:t>/12/48</w:t>
            </w:r>
          </w:p>
        </w:tc>
      </w:tr>
      <w:tr w14:paraId="4589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69A8AE0D">
            <w:pPr>
              <w:pStyle w:val="125"/>
              <w:rPr>
                <w:rFonts w:ascii="Times New Roman" w:hAnsi="Times New Roman"/>
                <w:sz w:val="18"/>
                <w:szCs w:val="18"/>
              </w:rPr>
            </w:pPr>
            <w:r>
              <w:rPr>
                <w:rFonts w:hint="eastAsia" w:ascii="Times New Roman" w:hAnsi="Times New Roman"/>
                <w:sz w:val="18"/>
                <w:szCs w:val="18"/>
              </w:rPr>
              <w:t>可变区域</w:t>
            </w:r>
          </w:p>
        </w:tc>
        <w:tc>
          <w:tcPr>
            <w:tcW w:w="1080" w:type="dxa"/>
            <w:noWrap/>
            <w:vAlign w:val="center"/>
          </w:tcPr>
          <w:p w14:paraId="772A9181">
            <w:pPr>
              <w:pStyle w:val="125"/>
              <w:rPr>
                <w:rFonts w:ascii="Times New Roman" w:hAnsi="Times New Roman"/>
                <w:sz w:val="18"/>
                <w:szCs w:val="18"/>
              </w:rPr>
            </w:pPr>
            <w:r>
              <w:rPr>
                <w:rFonts w:hint="eastAsia" w:ascii="Times New Roman" w:hAnsi="Times New Roman"/>
                <w:sz w:val="18"/>
                <w:szCs w:val="18"/>
              </w:rPr>
              <w:t>可变</w:t>
            </w:r>
          </w:p>
        </w:tc>
        <w:tc>
          <w:tcPr>
            <w:tcW w:w="1080" w:type="dxa"/>
            <w:noWrap/>
            <w:vAlign w:val="center"/>
          </w:tcPr>
          <w:p w14:paraId="7B22B458">
            <w:pPr>
              <w:pStyle w:val="125"/>
              <w:rPr>
                <w:rFonts w:ascii="Times New Roman" w:hAnsi="Times New Roman"/>
                <w:sz w:val="18"/>
                <w:szCs w:val="18"/>
              </w:rPr>
            </w:pPr>
            <w:r>
              <w:rPr>
                <w:rFonts w:hint="eastAsia" w:ascii="Times New Roman" w:hAnsi="Times New Roman"/>
                <w:sz w:val="18"/>
                <w:szCs w:val="18"/>
              </w:rPr>
              <w:t>可变</w:t>
            </w:r>
          </w:p>
        </w:tc>
        <w:tc>
          <w:tcPr>
            <w:tcW w:w="1737" w:type="dxa"/>
            <w:noWrap/>
            <w:vAlign w:val="center"/>
          </w:tcPr>
          <w:p w14:paraId="2270A64D">
            <w:pPr>
              <w:pStyle w:val="125"/>
              <w:rPr>
                <w:rFonts w:ascii="Times New Roman" w:hAnsi="Times New Roman"/>
                <w:sz w:val="18"/>
                <w:szCs w:val="18"/>
              </w:rPr>
            </w:pPr>
            <w:r>
              <w:rPr>
                <w:rFonts w:hint="eastAsia" w:ascii="Times New Roman" w:hAnsi="Times New Roman"/>
                <w:sz w:val="18"/>
                <w:szCs w:val="18"/>
              </w:rPr>
              <w:t>可变</w:t>
            </w:r>
          </w:p>
        </w:tc>
      </w:tr>
      <w:tr w14:paraId="0C4F6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627" w:type="dxa"/>
            <w:noWrap/>
            <w:vAlign w:val="center"/>
          </w:tcPr>
          <w:p w14:paraId="53F48185">
            <w:pPr>
              <w:pStyle w:val="125"/>
              <w:rPr>
                <w:rFonts w:ascii="Times New Roman" w:hAnsi="Times New Roman"/>
                <w:sz w:val="18"/>
                <w:szCs w:val="18"/>
              </w:rPr>
            </w:pPr>
            <w:r>
              <w:rPr>
                <w:rFonts w:hint="eastAsia" w:ascii="Times New Roman" w:hAnsi="Times New Roman"/>
                <w:sz w:val="18"/>
                <w:szCs w:val="18"/>
              </w:rPr>
              <w:t>完整性校验</w:t>
            </w:r>
          </w:p>
        </w:tc>
        <w:tc>
          <w:tcPr>
            <w:tcW w:w="1080" w:type="dxa"/>
            <w:noWrap/>
            <w:vAlign w:val="center"/>
          </w:tcPr>
          <w:p w14:paraId="410A9BF8">
            <w:pPr>
              <w:pStyle w:val="125"/>
              <w:rPr>
                <w:rFonts w:ascii="Times New Roman" w:hAnsi="Times New Roman"/>
                <w:sz w:val="18"/>
                <w:szCs w:val="18"/>
              </w:rPr>
            </w:pPr>
            <w:r>
              <w:rPr>
                <w:rFonts w:hint="eastAsia" w:ascii="Times New Roman" w:hAnsi="Times New Roman"/>
                <w:sz w:val="18"/>
                <w:szCs w:val="18"/>
              </w:rPr>
              <w:t>可变</w:t>
            </w:r>
          </w:p>
        </w:tc>
        <w:tc>
          <w:tcPr>
            <w:tcW w:w="1080" w:type="dxa"/>
            <w:noWrap/>
            <w:vAlign w:val="center"/>
          </w:tcPr>
          <w:p w14:paraId="0383A5C6">
            <w:pPr>
              <w:pStyle w:val="125"/>
              <w:rPr>
                <w:rFonts w:ascii="Times New Roman" w:hAnsi="Times New Roman"/>
                <w:sz w:val="18"/>
                <w:szCs w:val="18"/>
              </w:rPr>
            </w:pPr>
            <w:r>
              <w:rPr>
                <w:rFonts w:hint="eastAsia" w:ascii="Times New Roman" w:hAnsi="Times New Roman"/>
                <w:sz w:val="18"/>
                <w:szCs w:val="18"/>
              </w:rPr>
              <w:t>0-7</w:t>
            </w:r>
          </w:p>
        </w:tc>
        <w:tc>
          <w:tcPr>
            <w:tcW w:w="1737" w:type="dxa"/>
            <w:noWrap/>
            <w:vAlign w:val="center"/>
          </w:tcPr>
          <w:p w14:paraId="2E0862B6">
            <w:pPr>
              <w:pStyle w:val="125"/>
              <w:rPr>
                <w:rFonts w:ascii="Times New Roman" w:hAnsi="Times New Roman"/>
                <w:sz w:val="18"/>
                <w:szCs w:val="18"/>
              </w:rPr>
            </w:pPr>
            <w:r>
              <w:rPr>
                <w:rFonts w:hint="eastAsia" w:ascii="Times New Roman" w:hAnsi="Times New Roman"/>
                <w:sz w:val="18"/>
                <w:szCs w:val="18"/>
              </w:rPr>
              <w:t>24</w:t>
            </w:r>
          </w:p>
        </w:tc>
      </w:tr>
    </w:tbl>
    <w:p w14:paraId="087FA705">
      <w:pPr>
        <w:pStyle w:val="67"/>
      </w:pPr>
      <w:r>
        <w:rPr>
          <w:rFonts w:hint="eastAsia"/>
        </w:rPr>
        <w:t>帧类型</w:t>
      </w:r>
    </w:p>
    <w:p w14:paraId="40AC031D">
      <w:pPr>
        <w:pStyle w:val="50"/>
      </w:pPr>
      <w:r>
        <w:rPr>
          <w:rFonts w:hint="eastAsia"/>
        </w:rPr>
        <w:t>帧类型为</w:t>
      </w:r>
      <w:r>
        <w:t>3</w:t>
      </w:r>
      <w:r>
        <w:rPr>
          <w:rFonts w:hint="eastAsia"/>
        </w:rPr>
        <w:t>比特，用来指示</w:t>
      </w:r>
      <w:r>
        <w:t>MAC</w:t>
      </w:r>
      <w:r>
        <w:rPr>
          <w:rFonts w:hint="eastAsia"/>
        </w:rPr>
        <w:t>帧的类型。帧类型不同，可变区域也不同。帧类型取值如</w:t>
      </w:r>
      <w:r>
        <w:fldChar w:fldCharType="begin"/>
      </w:r>
      <w:r>
        <w:instrText xml:space="preserve"> </w:instrText>
      </w:r>
      <w:r>
        <w:rPr>
          <w:rFonts w:hint="eastAsia"/>
        </w:rPr>
        <w:instrText xml:space="preserve">REF _Ref49432880 \h</w:instrText>
      </w:r>
      <w:r>
        <w:instrText xml:space="preserve">  \* MERGEFORMAT </w:instrText>
      </w:r>
      <w:r>
        <w:fldChar w:fldCharType="separate"/>
      </w:r>
      <w:r>
        <w:rPr>
          <w:rFonts w:hint="eastAsia"/>
        </w:rPr>
        <w:t xml:space="preserve">表 </w:t>
      </w:r>
      <w:r>
        <w:t>217</w:t>
      </w:r>
      <w:r>
        <w:fldChar w:fldCharType="end"/>
      </w:r>
      <w:r>
        <w:rPr>
          <w:rFonts w:hint="eastAsia"/>
        </w:rPr>
        <w:t>所示。</w:t>
      </w:r>
    </w:p>
    <w:p w14:paraId="249FE8E0">
      <w:pPr>
        <w:pStyle w:val="10"/>
      </w:pPr>
      <w:bookmarkStart w:id="4922" w:name="_Ref4943288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217</w:t>
      </w:r>
      <w:r>
        <w:fldChar w:fldCharType="end"/>
      </w:r>
      <w:bookmarkEnd w:id="4922"/>
      <w:r>
        <w:t xml:space="preserve"> </w:t>
      </w:r>
      <w:r>
        <w:rPr>
          <w:rFonts w:hint="eastAsia"/>
        </w:rPr>
        <w:t>帧类型</w:t>
      </w:r>
    </w:p>
    <w:tbl>
      <w:tblPr>
        <w:tblStyle w:val="31"/>
        <w:tblW w:w="4677" w:type="dxa"/>
        <w:tblInd w:w="2122" w:type="dxa"/>
        <w:tblLayout w:type="fixed"/>
        <w:tblCellMar>
          <w:top w:w="0" w:type="dxa"/>
          <w:left w:w="108" w:type="dxa"/>
          <w:bottom w:w="0" w:type="dxa"/>
          <w:right w:w="108" w:type="dxa"/>
        </w:tblCellMar>
      </w:tblPr>
      <w:tblGrid>
        <w:gridCol w:w="1842"/>
        <w:gridCol w:w="2835"/>
      </w:tblGrid>
      <w:tr w14:paraId="20130F6E">
        <w:tc>
          <w:tcPr>
            <w:tcW w:w="1842" w:type="dxa"/>
            <w:tcBorders>
              <w:top w:val="single" w:color="auto" w:sz="4" w:space="0"/>
              <w:left w:val="single" w:color="auto" w:sz="4" w:space="0"/>
              <w:bottom w:val="single" w:color="auto" w:sz="4" w:space="0"/>
              <w:right w:val="single" w:color="auto" w:sz="4" w:space="0"/>
            </w:tcBorders>
          </w:tcPr>
          <w:p w14:paraId="2F5DA6B2">
            <w:pPr>
              <w:pStyle w:val="125"/>
              <w:rPr>
                <w:rFonts w:ascii="Times New Roman" w:hAnsi="Times New Roman"/>
                <w:sz w:val="18"/>
                <w:szCs w:val="18"/>
              </w:rPr>
            </w:pPr>
            <w:r>
              <w:rPr>
                <w:rFonts w:hint="eastAsia" w:ascii="Times New Roman" w:hAnsi="Times New Roman"/>
                <w:sz w:val="18"/>
                <w:szCs w:val="18"/>
              </w:rPr>
              <w:t>值</w:t>
            </w:r>
          </w:p>
        </w:tc>
        <w:tc>
          <w:tcPr>
            <w:tcW w:w="2835" w:type="dxa"/>
            <w:tcBorders>
              <w:top w:val="single" w:color="auto" w:sz="4" w:space="0"/>
              <w:left w:val="single" w:color="auto" w:sz="4" w:space="0"/>
              <w:bottom w:val="single" w:color="auto" w:sz="4" w:space="0"/>
              <w:right w:val="single" w:color="auto" w:sz="4" w:space="0"/>
            </w:tcBorders>
          </w:tcPr>
          <w:p w14:paraId="54D3C375">
            <w:pPr>
              <w:pStyle w:val="125"/>
              <w:rPr>
                <w:rFonts w:ascii="Times New Roman" w:hAnsi="Times New Roman"/>
                <w:sz w:val="18"/>
                <w:szCs w:val="18"/>
              </w:rPr>
            </w:pPr>
            <w:r>
              <w:rPr>
                <w:rFonts w:hint="eastAsia" w:ascii="Times New Roman" w:hAnsi="Times New Roman"/>
                <w:sz w:val="18"/>
                <w:szCs w:val="18"/>
              </w:rPr>
              <w:t>定义</w:t>
            </w:r>
          </w:p>
        </w:tc>
      </w:tr>
      <w:tr w14:paraId="27A372BE">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5C2C86ED">
            <w:pPr>
              <w:pStyle w:val="125"/>
              <w:rPr>
                <w:rFonts w:ascii="Times New Roman" w:hAnsi="Times New Roman"/>
                <w:sz w:val="18"/>
                <w:szCs w:val="18"/>
              </w:rPr>
            </w:pPr>
            <w:r>
              <w:rPr>
                <w:rFonts w:ascii="Times New Roman" w:hAnsi="Times New Roman"/>
                <w:sz w:val="18"/>
                <w:szCs w:val="18"/>
              </w:rPr>
              <w:t>0</w:t>
            </w:r>
          </w:p>
        </w:tc>
        <w:tc>
          <w:tcPr>
            <w:tcW w:w="2835" w:type="dxa"/>
            <w:tcBorders>
              <w:top w:val="single" w:color="auto" w:sz="4" w:space="0"/>
              <w:left w:val="single" w:color="auto" w:sz="4" w:space="0"/>
              <w:bottom w:val="single" w:color="auto" w:sz="4" w:space="0"/>
              <w:right w:val="single" w:color="auto" w:sz="4" w:space="0"/>
            </w:tcBorders>
          </w:tcPr>
          <w:p w14:paraId="15F94BE3">
            <w:pPr>
              <w:pStyle w:val="125"/>
              <w:rPr>
                <w:rFonts w:ascii="Times New Roman" w:hAnsi="Times New Roman"/>
                <w:sz w:val="18"/>
                <w:szCs w:val="18"/>
              </w:rPr>
            </w:pPr>
            <w:r>
              <w:rPr>
                <w:rFonts w:hint="eastAsia" w:ascii="Times New Roman" w:hAnsi="Times New Roman"/>
                <w:sz w:val="18"/>
                <w:szCs w:val="18"/>
              </w:rPr>
              <w:t>控制帧</w:t>
            </w:r>
          </w:p>
        </w:tc>
      </w:tr>
      <w:tr w14:paraId="48E7DB22">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76C90AD3">
            <w:pPr>
              <w:pStyle w:val="125"/>
              <w:rPr>
                <w:rFonts w:ascii="Times New Roman" w:hAnsi="Times New Roman"/>
                <w:sz w:val="18"/>
                <w:szCs w:val="18"/>
              </w:rPr>
            </w:pPr>
            <w:r>
              <w:rPr>
                <w:rFonts w:ascii="Times New Roman" w:hAnsi="Times New Roman"/>
                <w:sz w:val="18"/>
                <w:szCs w:val="18"/>
              </w:rPr>
              <w:t>1</w:t>
            </w:r>
          </w:p>
        </w:tc>
        <w:tc>
          <w:tcPr>
            <w:tcW w:w="2835" w:type="dxa"/>
            <w:tcBorders>
              <w:top w:val="single" w:color="auto" w:sz="4" w:space="0"/>
              <w:left w:val="single" w:color="auto" w:sz="4" w:space="0"/>
              <w:bottom w:val="single" w:color="auto" w:sz="4" w:space="0"/>
              <w:right w:val="single" w:color="auto" w:sz="4" w:space="0"/>
            </w:tcBorders>
          </w:tcPr>
          <w:p w14:paraId="1A863744">
            <w:pPr>
              <w:pStyle w:val="125"/>
              <w:rPr>
                <w:rFonts w:ascii="Times New Roman" w:hAnsi="Times New Roman"/>
                <w:sz w:val="18"/>
                <w:szCs w:val="18"/>
              </w:rPr>
            </w:pPr>
            <w:r>
              <w:rPr>
                <w:rFonts w:hint="eastAsia" w:ascii="Times New Roman" w:hAnsi="Times New Roman"/>
                <w:sz w:val="18"/>
                <w:szCs w:val="18"/>
              </w:rPr>
              <w:t>数据帧</w:t>
            </w:r>
          </w:p>
        </w:tc>
      </w:tr>
      <w:tr w14:paraId="28D26C6F">
        <w:tblPrEx>
          <w:tblCellMar>
            <w:top w:w="0" w:type="dxa"/>
            <w:left w:w="108" w:type="dxa"/>
            <w:bottom w:w="0" w:type="dxa"/>
            <w:right w:w="108" w:type="dxa"/>
          </w:tblCellMar>
        </w:tblPrEx>
        <w:tc>
          <w:tcPr>
            <w:tcW w:w="1842" w:type="dxa"/>
            <w:tcBorders>
              <w:top w:val="single" w:color="auto" w:sz="4" w:space="0"/>
              <w:left w:val="single" w:color="auto" w:sz="4" w:space="0"/>
              <w:bottom w:val="single" w:color="auto" w:sz="4" w:space="0"/>
              <w:right w:val="single" w:color="auto" w:sz="4" w:space="0"/>
            </w:tcBorders>
          </w:tcPr>
          <w:p w14:paraId="62E54567">
            <w:pPr>
              <w:pStyle w:val="125"/>
              <w:rPr>
                <w:rFonts w:ascii="Times New Roman" w:hAnsi="Times New Roman"/>
                <w:sz w:val="18"/>
                <w:szCs w:val="18"/>
              </w:rPr>
            </w:pPr>
            <w:r>
              <w:rPr>
                <w:rFonts w:hint="eastAsia" w:ascii="Times New Roman" w:hAnsi="Times New Roman"/>
                <w:sz w:val="18"/>
                <w:szCs w:val="18"/>
              </w:rPr>
              <w:t>其他</w:t>
            </w:r>
          </w:p>
        </w:tc>
        <w:tc>
          <w:tcPr>
            <w:tcW w:w="2835" w:type="dxa"/>
            <w:tcBorders>
              <w:top w:val="single" w:color="auto" w:sz="4" w:space="0"/>
              <w:left w:val="single" w:color="auto" w:sz="4" w:space="0"/>
              <w:bottom w:val="single" w:color="auto" w:sz="4" w:space="0"/>
              <w:right w:val="single" w:color="auto" w:sz="4" w:space="0"/>
            </w:tcBorders>
          </w:tcPr>
          <w:p w14:paraId="4CDAB0ED">
            <w:pPr>
              <w:pStyle w:val="125"/>
              <w:rPr>
                <w:rFonts w:ascii="Times New Roman" w:hAnsi="Times New Roman"/>
                <w:sz w:val="18"/>
                <w:szCs w:val="18"/>
              </w:rPr>
            </w:pPr>
            <w:r>
              <w:rPr>
                <w:rFonts w:hint="eastAsia" w:ascii="Times New Roman" w:hAnsi="Times New Roman"/>
                <w:sz w:val="18"/>
                <w:szCs w:val="18"/>
              </w:rPr>
              <w:t>保留</w:t>
            </w:r>
          </w:p>
        </w:tc>
      </w:tr>
    </w:tbl>
    <w:p w14:paraId="7B0BD8D2">
      <w:pPr>
        <w:pStyle w:val="67"/>
        <w:rPr>
          <w:rFonts w:ascii="Arial" w:hAnsi="Arial"/>
          <w:sz w:val="24"/>
        </w:rPr>
      </w:pPr>
      <w:r>
        <w:rPr>
          <w:rFonts w:hint="eastAsia"/>
        </w:rPr>
        <w:t>目的地址类型</w:t>
      </w:r>
    </w:p>
    <w:p w14:paraId="1EEB65D9">
      <w:pPr>
        <w:pStyle w:val="50"/>
      </w:pPr>
      <w:r>
        <w:rPr>
          <w:rFonts w:hint="eastAsia"/>
        </w:rPr>
        <w:t>用以指示是否携带目的地址。</w:t>
      </w:r>
      <w:r>
        <w:t>0.</w:t>
      </w:r>
      <w:r>
        <w:rPr>
          <w:rFonts w:hint="eastAsia"/>
        </w:rPr>
        <w:t>表示不携带目的地址，</w:t>
      </w:r>
      <w:r>
        <w:t>1.</w:t>
      </w:r>
      <w:r>
        <w:rPr>
          <w:rFonts w:hint="eastAsia"/>
        </w:rPr>
        <w:t>表示携带</w:t>
      </w:r>
      <w:r>
        <w:t>12</w:t>
      </w:r>
      <w:r>
        <w:rPr>
          <w:rFonts w:hint="eastAsia"/>
        </w:rPr>
        <w:t>比特目的地址；</w:t>
      </w:r>
      <w:r>
        <w:t>2.</w:t>
      </w:r>
      <w:r>
        <w:rPr>
          <w:rFonts w:hint="eastAsia"/>
        </w:rPr>
        <w:t>表示携带</w:t>
      </w:r>
      <w:r>
        <w:t>48</w:t>
      </w:r>
      <w:r>
        <w:rPr>
          <w:rFonts w:hint="eastAsia"/>
        </w:rPr>
        <w:t>比特的目的地址。</w:t>
      </w:r>
    </w:p>
    <w:p w14:paraId="0CDBD933">
      <w:pPr>
        <w:pStyle w:val="67"/>
        <w:rPr>
          <w:rFonts w:hAnsi="Arial"/>
          <w:sz w:val="24"/>
        </w:rPr>
      </w:pPr>
      <w:r>
        <w:rPr>
          <w:rFonts w:hint="eastAsia"/>
        </w:rPr>
        <w:t>源地址标志</w:t>
      </w:r>
    </w:p>
    <w:p w14:paraId="4863930C">
      <w:pPr>
        <w:pStyle w:val="50"/>
      </w:pPr>
      <w:r>
        <w:rPr>
          <w:rFonts w:hint="eastAsia"/>
        </w:rPr>
        <w:t>用以指示是否携带源地址，</w:t>
      </w:r>
      <w:r>
        <w:t>0.</w:t>
      </w:r>
      <w:r>
        <w:rPr>
          <w:rFonts w:hint="eastAsia"/>
        </w:rPr>
        <w:t>表示不携带源地址，</w:t>
      </w:r>
      <w:r>
        <w:t>1.</w:t>
      </w:r>
      <w:r>
        <w:rPr>
          <w:rFonts w:hint="eastAsia"/>
        </w:rPr>
        <w:t>表示携带</w:t>
      </w:r>
      <w:r>
        <w:t>12</w:t>
      </w:r>
      <w:r>
        <w:rPr>
          <w:rFonts w:hint="eastAsia"/>
        </w:rPr>
        <w:t>比特源地址。</w:t>
      </w:r>
      <w:r>
        <w:t>2.</w:t>
      </w:r>
      <w:r>
        <w:rPr>
          <w:rFonts w:hint="eastAsia"/>
        </w:rPr>
        <w:t>表示携带</w:t>
      </w:r>
      <w:r>
        <w:t>48</w:t>
      </w:r>
      <w:r>
        <w:rPr>
          <w:rFonts w:hint="eastAsia"/>
        </w:rPr>
        <w:t>比特的源地址。</w:t>
      </w:r>
    </w:p>
    <w:p w14:paraId="4E1C1FD8">
      <w:pPr>
        <w:pStyle w:val="67"/>
        <w:rPr>
          <w:rFonts w:hAnsi="Arial"/>
          <w:sz w:val="24"/>
        </w:rPr>
      </w:pPr>
      <w:r>
        <w:rPr>
          <w:rFonts w:hint="eastAsia"/>
        </w:rPr>
        <w:t>网络地址类型</w:t>
      </w:r>
    </w:p>
    <w:p w14:paraId="796F6165">
      <w:pPr>
        <w:pStyle w:val="50"/>
      </w:pPr>
      <w:r>
        <w:rPr>
          <w:rFonts w:hint="eastAsia"/>
        </w:rPr>
        <w:t>用以指示是否携带载波网络号，</w:t>
      </w:r>
      <w:r>
        <w:t>0.</w:t>
      </w:r>
      <w:r>
        <w:rPr>
          <w:rFonts w:hint="eastAsia"/>
        </w:rPr>
        <w:t>表示不携带网络地址，</w:t>
      </w:r>
      <w:r>
        <w:t>1.</w:t>
      </w:r>
      <w:r>
        <w:rPr>
          <w:rFonts w:hint="eastAsia"/>
        </w:rPr>
        <w:t>表示携带网络地址。目的地址类型、网络号地址类型、源地址类型组合如</w:t>
      </w:r>
      <w:r>
        <w:fldChar w:fldCharType="begin"/>
      </w:r>
      <w:r>
        <w:instrText xml:space="preserve"> </w:instrText>
      </w:r>
      <w:r>
        <w:rPr>
          <w:rFonts w:hint="eastAsia"/>
        </w:rPr>
        <w:instrText xml:space="preserve">REF _Ref49432995 \h</w:instrText>
      </w:r>
      <w:r>
        <w:instrText xml:space="preserve">  \* MERGEFORMAT </w:instrText>
      </w:r>
      <w:r>
        <w:fldChar w:fldCharType="separate"/>
      </w:r>
      <w:r>
        <w:rPr>
          <w:rFonts w:hint="eastAsia"/>
        </w:rPr>
        <w:t xml:space="preserve">表 </w:t>
      </w:r>
      <w:r>
        <w:t>218</w:t>
      </w:r>
      <w:r>
        <w:fldChar w:fldCharType="end"/>
      </w:r>
      <w:r>
        <w:rPr>
          <w:rFonts w:hint="eastAsia"/>
        </w:rPr>
        <w:t>所示。</w:t>
      </w:r>
    </w:p>
    <w:p w14:paraId="3106AD5D">
      <w:pPr>
        <w:pStyle w:val="10"/>
      </w:pPr>
      <w:bookmarkStart w:id="4923" w:name="_Ref4943299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218</w:t>
      </w:r>
      <w:r>
        <w:fldChar w:fldCharType="end"/>
      </w:r>
      <w:bookmarkEnd w:id="4923"/>
      <w:r>
        <w:t xml:space="preserve"> </w:t>
      </w:r>
      <w:r>
        <w:rPr>
          <w:rFonts w:hint="eastAsia"/>
        </w:rPr>
        <w:t>地址组合类型</w:t>
      </w:r>
    </w:p>
    <w:tbl>
      <w:tblPr>
        <w:tblStyle w:val="31"/>
        <w:tblW w:w="8360" w:type="dxa"/>
        <w:jc w:val="center"/>
        <w:tblLayout w:type="fixed"/>
        <w:tblCellMar>
          <w:top w:w="0" w:type="dxa"/>
          <w:left w:w="108" w:type="dxa"/>
          <w:bottom w:w="0" w:type="dxa"/>
          <w:right w:w="108" w:type="dxa"/>
        </w:tblCellMar>
      </w:tblPr>
      <w:tblGrid>
        <w:gridCol w:w="1129"/>
        <w:gridCol w:w="993"/>
        <w:gridCol w:w="1134"/>
        <w:gridCol w:w="992"/>
        <w:gridCol w:w="4112"/>
      </w:tblGrid>
      <w:tr w14:paraId="4CFDDB06">
        <w:tblPrEx>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tcPr>
          <w:p w14:paraId="52B48CE7">
            <w:pPr>
              <w:pStyle w:val="125"/>
              <w:rPr>
                <w:rFonts w:ascii="Times New Roman" w:hAnsi="Times New Roman"/>
                <w:sz w:val="18"/>
                <w:szCs w:val="18"/>
              </w:rPr>
            </w:pPr>
            <w:r>
              <w:rPr>
                <w:rFonts w:hint="eastAsia" w:ascii="Times New Roman" w:hAnsi="Times New Roman"/>
                <w:sz w:val="18"/>
                <w:szCs w:val="18"/>
              </w:rPr>
              <w:t>组合类型</w:t>
            </w:r>
          </w:p>
        </w:tc>
        <w:tc>
          <w:tcPr>
            <w:tcW w:w="993" w:type="dxa"/>
            <w:tcBorders>
              <w:top w:val="single" w:color="auto" w:sz="4" w:space="0"/>
              <w:left w:val="single" w:color="auto" w:sz="4" w:space="0"/>
              <w:bottom w:val="single" w:color="auto" w:sz="4" w:space="0"/>
              <w:right w:val="single" w:color="auto" w:sz="4" w:space="0"/>
            </w:tcBorders>
          </w:tcPr>
          <w:p w14:paraId="5C737AE5">
            <w:pPr>
              <w:pStyle w:val="125"/>
              <w:rPr>
                <w:rFonts w:ascii="Times New Roman" w:hAnsi="Times New Roman"/>
                <w:sz w:val="18"/>
                <w:szCs w:val="18"/>
              </w:rPr>
            </w:pPr>
            <w:r>
              <w:rPr>
                <w:rFonts w:hint="eastAsia" w:ascii="Times New Roman" w:hAnsi="Times New Roman"/>
                <w:sz w:val="18"/>
                <w:szCs w:val="18"/>
              </w:rPr>
              <w:t>目标地址长度</w:t>
            </w:r>
          </w:p>
        </w:tc>
        <w:tc>
          <w:tcPr>
            <w:tcW w:w="1134" w:type="dxa"/>
            <w:tcBorders>
              <w:top w:val="single" w:color="auto" w:sz="4" w:space="0"/>
              <w:left w:val="single" w:color="auto" w:sz="4" w:space="0"/>
              <w:bottom w:val="single" w:color="auto" w:sz="4" w:space="0"/>
              <w:right w:val="single" w:color="auto" w:sz="4" w:space="0"/>
            </w:tcBorders>
          </w:tcPr>
          <w:p w14:paraId="6EE25B12">
            <w:pPr>
              <w:pStyle w:val="125"/>
              <w:rPr>
                <w:rFonts w:ascii="Times New Roman" w:hAnsi="Times New Roman"/>
                <w:sz w:val="18"/>
                <w:szCs w:val="18"/>
              </w:rPr>
            </w:pPr>
            <w:r>
              <w:rPr>
                <w:rFonts w:hint="eastAsia" w:ascii="Times New Roman" w:hAnsi="Times New Roman"/>
                <w:sz w:val="18"/>
                <w:szCs w:val="18"/>
              </w:rPr>
              <w:t>网络地址长度</w:t>
            </w:r>
          </w:p>
        </w:tc>
        <w:tc>
          <w:tcPr>
            <w:tcW w:w="992" w:type="dxa"/>
            <w:tcBorders>
              <w:top w:val="single" w:color="auto" w:sz="4" w:space="0"/>
              <w:left w:val="single" w:color="auto" w:sz="4" w:space="0"/>
              <w:bottom w:val="single" w:color="auto" w:sz="4" w:space="0"/>
              <w:right w:val="single" w:color="auto" w:sz="4" w:space="0"/>
            </w:tcBorders>
          </w:tcPr>
          <w:p w14:paraId="7462D0FE">
            <w:pPr>
              <w:pStyle w:val="125"/>
              <w:rPr>
                <w:rFonts w:ascii="Times New Roman" w:hAnsi="Times New Roman"/>
                <w:sz w:val="18"/>
                <w:szCs w:val="18"/>
              </w:rPr>
            </w:pPr>
            <w:r>
              <w:rPr>
                <w:rFonts w:hint="eastAsia" w:ascii="Times New Roman" w:hAnsi="Times New Roman"/>
                <w:sz w:val="18"/>
                <w:szCs w:val="18"/>
              </w:rPr>
              <w:t>源地址长度</w:t>
            </w:r>
          </w:p>
        </w:tc>
        <w:tc>
          <w:tcPr>
            <w:tcW w:w="4112" w:type="dxa"/>
            <w:tcBorders>
              <w:top w:val="single" w:color="auto" w:sz="4" w:space="0"/>
              <w:left w:val="single" w:color="auto" w:sz="4" w:space="0"/>
              <w:bottom w:val="single" w:color="auto" w:sz="4" w:space="0"/>
              <w:right w:val="single" w:color="auto" w:sz="4" w:space="0"/>
            </w:tcBorders>
          </w:tcPr>
          <w:p w14:paraId="6623E15A">
            <w:pPr>
              <w:pStyle w:val="125"/>
              <w:rPr>
                <w:rFonts w:ascii="Times New Roman" w:hAnsi="Times New Roman"/>
                <w:sz w:val="18"/>
                <w:szCs w:val="18"/>
              </w:rPr>
            </w:pPr>
            <w:r>
              <w:rPr>
                <w:rFonts w:hint="eastAsia" w:ascii="Times New Roman" w:hAnsi="Times New Roman"/>
                <w:sz w:val="18"/>
                <w:szCs w:val="18"/>
              </w:rPr>
              <w:t>传输场景</w:t>
            </w:r>
          </w:p>
        </w:tc>
      </w:tr>
      <w:tr w14:paraId="1E97F043">
        <w:tblPrEx>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tcPr>
          <w:p w14:paraId="5C4AF4A0">
            <w:pPr>
              <w:pStyle w:val="125"/>
              <w:rPr>
                <w:rFonts w:ascii="Times New Roman" w:hAnsi="Times New Roman"/>
                <w:sz w:val="18"/>
                <w:szCs w:val="18"/>
              </w:rPr>
            </w:pPr>
            <w:r>
              <w:rPr>
                <w:rFonts w:hint="eastAsia" w:ascii="Times New Roman" w:hAnsi="Times New Roman"/>
                <w:sz w:val="18"/>
                <w:szCs w:val="18"/>
              </w:rPr>
              <w:t>1</w:t>
            </w:r>
          </w:p>
        </w:tc>
        <w:tc>
          <w:tcPr>
            <w:tcW w:w="993" w:type="dxa"/>
            <w:tcBorders>
              <w:top w:val="single" w:color="auto" w:sz="4" w:space="0"/>
              <w:left w:val="single" w:color="auto" w:sz="4" w:space="0"/>
              <w:bottom w:val="single" w:color="auto" w:sz="4" w:space="0"/>
              <w:right w:val="single" w:color="auto" w:sz="4" w:space="0"/>
            </w:tcBorders>
          </w:tcPr>
          <w:p w14:paraId="12282DE0">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1134" w:type="dxa"/>
            <w:tcBorders>
              <w:top w:val="single" w:color="auto" w:sz="4" w:space="0"/>
              <w:left w:val="single" w:color="auto" w:sz="4" w:space="0"/>
              <w:bottom w:val="single" w:color="auto" w:sz="4" w:space="0"/>
              <w:right w:val="single" w:color="auto" w:sz="4" w:space="0"/>
            </w:tcBorders>
          </w:tcPr>
          <w:p w14:paraId="02A5DBEA">
            <w:pPr>
              <w:pStyle w:val="125"/>
              <w:rPr>
                <w:rFonts w:ascii="Times New Roman" w:hAnsi="Times New Roman"/>
                <w:sz w:val="18"/>
                <w:szCs w:val="18"/>
              </w:rPr>
            </w:pPr>
            <w:r>
              <w:rPr>
                <w:rFonts w:hint="eastAsia" w:ascii="Times New Roman" w:hAnsi="Times New Roman"/>
                <w:sz w:val="18"/>
                <w:szCs w:val="18"/>
              </w:rPr>
              <w:t>4</w:t>
            </w:r>
          </w:p>
        </w:tc>
        <w:tc>
          <w:tcPr>
            <w:tcW w:w="992" w:type="dxa"/>
            <w:tcBorders>
              <w:top w:val="single" w:color="auto" w:sz="4" w:space="0"/>
              <w:left w:val="single" w:color="auto" w:sz="4" w:space="0"/>
              <w:bottom w:val="single" w:color="auto" w:sz="4" w:space="0"/>
              <w:right w:val="single" w:color="auto" w:sz="4" w:space="0"/>
            </w:tcBorders>
          </w:tcPr>
          <w:p w14:paraId="6074D940">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8</w:t>
            </w:r>
          </w:p>
        </w:tc>
        <w:tc>
          <w:tcPr>
            <w:tcW w:w="4112" w:type="dxa"/>
            <w:tcBorders>
              <w:top w:val="single" w:color="auto" w:sz="4" w:space="0"/>
              <w:left w:val="single" w:color="auto" w:sz="4" w:space="0"/>
              <w:bottom w:val="single" w:color="auto" w:sz="4" w:space="0"/>
              <w:right w:val="single" w:color="auto" w:sz="4" w:space="0"/>
            </w:tcBorders>
          </w:tcPr>
          <w:p w14:paraId="733424B1">
            <w:pPr>
              <w:pStyle w:val="125"/>
              <w:rPr>
                <w:rFonts w:ascii="Times New Roman" w:hAnsi="Times New Roman"/>
                <w:sz w:val="18"/>
                <w:szCs w:val="18"/>
              </w:rPr>
            </w:pPr>
            <w:r>
              <w:rPr>
                <w:rFonts w:hint="eastAsia" w:ascii="Times New Roman" w:hAnsi="Times New Roman"/>
                <w:sz w:val="18"/>
                <w:szCs w:val="18"/>
              </w:rPr>
              <w:t>物联终端到物联网关</w:t>
            </w:r>
          </w:p>
        </w:tc>
      </w:tr>
      <w:tr w14:paraId="379ADAA5">
        <w:tblPrEx>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tcPr>
          <w:p w14:paraId="44A95550">
            <w:pPr>
              <w:pStyle w:val="125"/>
              <w:rPr>
                <w:rFonts w:ascii="Times New Roman" w:hAnsi="Times New Roman"/>
                <w:sz w:val="18"/>
                <w:szCs w:val="18"/>
              </w:rPr>
            </w:pPr>
            <w:r>
              <w:rPr>
                <w:rFonts w:hint="eastAsia" w:ascii="Times New Roman" w:hAnsi="Times New Roman"/>
                <w:sz w:val="18"/>
                <w:szCs w:val="18"/>
              </w:rPr>
              <w:t>2</w:t>
            </w:r>
          </w:p>
        </w:tc>
        <w:tc>
          <w:tcPr>
            <w:tcW w:w="993" w:type="dxa"/>
            <w:tcBorders>
              <w:top w:val="single" w:color="auto" w:sz="4" w:space="0"/>
              <w:left w:val="single" w:color="auto" w:sz="4" w:space="0"/>
              <w:bottom w:val="single" w:color="auto" w:sz="4" w:space="0"/>
              <w:right w:val="single" w:color="auto" w:sz="4" w:space="0"/>
            </w:tcBorders>
          </w:tcPr>
          <w:p w14:paraId="7321E84F">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8</w:t>
            </w:r>
          </w:p>
        </w:tc>
        <w:tc>
          <w:tcPr>
            <w:tcW w:w="1134" w:type="dxa"/>
            <w:tcBorders>
              <w:top w:val="single" w:color="auto" w:sz="4" w:space="0"/>
              <w:left w:val="single" w:color="auto" w:sz="4" w:space="0"/>
              <w:bottom w:val="single" w:color="auto" w:sz="4" w:space="0"/>
              <w:right w:val="single" w:color="auto" w:sz="4" w:space="0"/>
            </w:tcBorders>
          </w:tcPr>
          <w:p w14:paraId="05210D0C">
            <w:pPr>
              <w:pStyle w:val="125"/>
              <w:rPr>
                <w:rFonts w:ascii="Times New Roman" w:hAnsi="Times New Roman"/>
                <w:sz w:val="18"/>
                <w:szCs w:val="18"/>
              </w:rPr>
            </w:pPr>
            <w:r>
              <w:rPr>
                <w:rFonts w:hint="eastAsia" w:ascii="Times New Roman" w:hAnsi="Times New Roman"/>
                <w:sz w:val="18"/>
                <w:szCs w:val="18"/>
              </w:rPr>
              <w:t>4</w:t>
            </w:r>
          </w:p>
        </w:tc>
        <w:tc>
          <w:tcPr>
            <w:tcW w:w="992" w:type="dxa"/>
            <w:tcBorders>
              <w:top w:val="single" w:color="auto" w:sz="4" w:space="0"/>
              <w:left w:val="single" w:color="auto" w:sz="4" w:space="0"/>
              <w:bottom w:val="single" w:color="auto" w:sz="4" w:space="0"/>
              <w:right w:val="single" w:color="auto" w:sz="4" w:space="0"/>
            </w:tcBorders>
          </w:tcPr>
          <w:p w14:paraId="741D73C8">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4112" w:type="dxa"/>
            <w:tcBorders>
              <w:top w:val="single" w:color="auto" w:sz="4" w:space="0"/>
              <w:left w:val="single" w:color="auto" w:sz="4" w:space="0"/>
              <w:bottom w:val="single" w:color="auto" w:sz="4" w:space="0"/>
              <w:right w:val="single" w:color="auto" w:sz="4" w:space="0"/>
            </w:tcBorders>
          </w:tcPr>
          <w:p w14:paraId="095AE2D4">
            <w:pPr>
              <w:pStyle w:val="125"/>
              <w:rPr>
                <w:rFonts w:ascii="Times New Roman" w:hAnsi="Times New Roman"/>
                <w:sz w:val="18"/>
                <w:szCs w:val="18"/>
              </w:rPr>
            </w:pPr>
            <w:r>
              <w:rPr>
                <w:rFonts w:hint="eastAsia" w:ascii="Times New Roman" w:hAnsi="Times New Roman"/>
                <w:sz w:val="18"/>
                <w:szCs w:val="18"/>
              </w:rPr>
              <w:t>物联网关到物联终端</w:t>
            </w:r>
          </w:p>
        </w:tc>
      </w:tr>
      <w:tr w14:paraId="1BBC53FC">
        <w:tblPrEx>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tcPr>
          <w:p w14:paraId="27474ABE">
            <w:pPr>
              <w:pStyle w:val="125"/>
              <w:rPr>
                <w:rFonts w:ascii="Times New Roman" w:hAnsi="Times New Roman"/>
                <w:sz w:val="18"/>
                <w:szCs w:val="18"/>
              </w:rPr>
            </w:pPr>
            <w:r>
              <w:rPr>
                <w:rFonts w:hint="eastAsia" w:ascii="Times New Roman" w:hAnsi="Times New Roman"/>
                <w:sz w:val="18"/>
                <w:szCs w:val="18"/>
              </w:rPr>
              <w:t>3</w:t>
            </w:r>
          </w:p>
        </w:tc>
        <w:tc>
          <w:tcPr>
            <w:tcW w:w="993" w:type="dxa"/>
            <w:tcBorders>
              <w:top w:val="single" w:color="auto" w:sz="4" w:space="0"/>
              <w:left w:val="single" w:color="auto" w:sz="4" w:space="0"/>
              <w:bottom w:val="single" w:color="auto" w:sz="4" w:space="0"/>
              <w:right w:val="single" w:color="auto" w:sz="4" w:space="0"/>
            </w:tcBorders>
          </w:tcPr>
          <w:p w14:paraId="4691B7E2">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1134" w:type="dxa"/>
            <w:tcBorders>
              <w:top w:val="single" w:color="auto" w:sz="4" w:space="0"/>
              <w:left w:val="single" w:color="auto" w:sz="4" w:space="0"/>
              <w:bottom w:val="single" w:color="auto" w:sz="4" w:space="0"/>
              <w:right w:val="single" w:color="auto" w:sz="4" w:space="0"/>
            </w:tcBorders>
          </w:tcPr>
          <w:p w14:paraId="6BC0B385">
            <w:pPr>
              <w:pStyle w:val="125"/>
              <w:rPr>
                <w:rFonts w:ascii="Times New Roman" w:hAnsi="Times New Roman"/>
                <w:sz w:val="18"/>
                <w:szCs w:val="18"/>
              </w:rPr>
            </w:pPr>
            <w:r>
              <w:rPr>
                <w:rFonts w:hint="eastAsia" w:ascii="Times New Roman" w:hAnsi="Times New Roman"/>
                <w:sz w:val="18"/>
                <w:szCs w:val="18"/>
              </w:rPr>
              <w:t>0</w:t>
            </w:r>
          </w:p>
        </w:tc>
        <w:tc>
          <w:tcPr>
            <w:tcW w:w="992" w:type="dxa"/>
            <w:tcBorders>
              <w:top w:val="single" w:color="auto" w:sz="4" w:space="0"/>
              <w:left w:val="single" w:color="auto" w:sz="4" w:space="0"/>
              <w:bottom w:val="single" w:color="auto" w:sz="4" w:space="0"/>
              <w:right w:val="single" w:color="auto" w:sz="4" w:space="0"/>
            </w:tcBorders>
          </w:tcPr>
          <w:p w14:paraId="4F380211">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2</w:t>
            </w:r>
          </w:p>
        </w:tc>
        <w:tc>
          <w:tcPr>
            <w:tcW w:w="4112" w:type="dxa"/>
            <w:tcBorders>
              <w:top w:val="single" w:color="auto" w:sz="4" w:space="0"/>
              <w:left w:val="single" w:color="auto" w:sz="4" w:space="0"/>
              <w:bottom w:val="single" w:color="auto" w:sz="4" w:space="0"/>
              <w:right w:val="single" w:color="auto" w:sz="4" w:space="0"/>
            </w:tcBorders>
          </w:tcPr>
          <w:p w14:paraId="2CC49AD9">
            <w:pPr>
              <w:pStyle w:val="125"/>
              <w:rPr>
                <w:rFonts w:ascii="Times New Roman" w:hAnsi="Times New Roman"/>
                <w:sz w:val="18"/>
                <w:szCs w:val="18"/>
              </w:rPr>
            </w:pPr>
            <w:r>
              <w:rPr>
                <w:rFonts w:hint="eastAsia" w:ascii="Times New Roman" w:hAnsi="Times New Roman"/>
                <w:sz w:val="18"/>
                <w:szCs w:val="18"/>
              </w:rPr>
              <w:t>物联网关间多跳通信</w:t>
            </w:r>
          </w:p>
        </w:tc>
      </w:tr>
      <w:tr w14:paraId="06EA2CB4">
        <w:tblPrEx>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tcPr>
          <w:p w14:paraId="4ED81EEC">
            <w:pPr>
              <w:pStyle w:val="125"/>
              <w:rPr>
                <w:rFonts w:ascii="Times New Roman" w:hAnsi="Times New Roman"/>
                <w:sz w:val="18"/>
                <w:szCs w:val="18"/>
              </w:rPr>
            </w:pPr>
            <w:r>
              <w:rPr>
                <w:rFonts w:hint="eastAsia" w:ascii="Times New Roman" w:hAnsi="Times New Roman"/>
                <w:sz w:val="18"/>
                <w:szCs w:val="18"/>
              </w:rPr>
              <w:t>4</w:t>
            </w:r>
          </w:p>
        </w:tc>
        <w:tc>
          <w:tcPr>
            <w:tcW w:w="993" w:type="dxa"/>
            <w:tcBorders>
              <w:top w:val="single" w:color="auto" w:sz="4" w:space="0"/>
              <w:left w:val="single" w:color="auto" w:sz="4" w:space="0"/>
              <w:bottom w:val="single" w:color="auto" w:sz="4" w:space="0"/>
              <w:right w:val="single" w:color="auto" w:sz="4" w:space="0"/>
            </w:tcBorders>
          </w:tcPr>
          <w:p w14:paraId="71EBAEC3">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8</w:t>
            </w:r>
          </w:p>
        </w:tc>
        <w:tc>
          <w:tcPr>
            <w:tcW w:w="1134" w:type="dxa"/>
            <w:tcBorders>
              <w:top w:val="single" w:color="auto" w:sz="4" w:space="0"/>
              <w:left w:val="single" w:color="auto" w:sz="4" w:space="0"/>
              <w:bottom w:val="single" w:color="auto" w:sz="4" w:space="0"/>
              <w:right w:val="single" w:color="auto" w:sz="4" w:space="0"/>
            </w:tcBorders>
          </w:tcPr>
          <w:p w14:paraId="5F78B206">
            <w:pPr>
              <w:pStyle w:val="125"/>
              <w:rPr>
                <w:rFonts w:ascii="Times New Roman" w:hAnsi="Times New Roman"/>
                <w:sz w:val="18"/>
                <w:szCs w:val="18"/>
              </w:rPr>
            </w:pPr>
            <w:r>
              <w:rPr>
                <w:rFonts w:hint="eastAsia" w:ascii="Times New Roman" w:hAnsi="Times New Roman"/>
                <w:sz w:val="18"/>
                <w:szCs w:val="18"/>
              </w:rPr>
              <w:t>0</w:t>
            </w:r>
          </w:p>
        </w:tc>
        <w:tc>
          <w:tcPr>
            <w:tcW w:w="992" w:type="dxa"/>
            <w:tcBorders>
              <w:top w:val="single" w:color="auto" w:sz="4" w:space="0"/>
              <w:left w:val="single" w:color="auto" w:sz="4" w:space="0"/>
              <w:bottom w:val="single" w:color="auto" w:sz="4" w:space="0"/>
              <w:right w:val="single" w:color="auto" w:sz="4" w:space="0"/>
            </w:tcBorders>
          </w:tcPr>
          <w:p w14:paraId="29116180">
            <w:pPr>
              <w:pStyle w:val="125"/>
              <w:rPr>
                <w:rFonts w:ascii="Times New Roman" w:hAnsi="Times New Roman"/>
                <w:sz w:val="18"/>
                <w:szCs w:val="18"/>
              </w:rPr>
            </w:pPr>
            <w:r>
              <w:rPr>
                <w:rFonts w:hint="eastAsia" w:ascii="Times New Roman" w:hAnsi="Times New Roman"/>
                <w:sz w:val="18"/>
                <w:szCs w:val="18"/>
              </w:rPr>
              <w:t>4</w:t>
            </w:r>
            <w:r>
              <w:rPr>
                <w:rFonts w:ascii="Times New Roman" w:hAnsi="Times New Roman"/>
                <w:sz w:val="18"/>
                <w:szCs w:val="18"/>
              </w:rPr>
              <w:t>8</w:t>
            </w:r>
          </w:p>
        </w:tc>
        <w:tc>
          <w:tcPr>
            <w:tcW w:w="4112" w:type="dxa"/>
            <w:tcBorders>
              <w:top w:val="single" w:color="auto" w:sz="4" w:space="0"/>
              <w:left w:val="single" w:color="auto" w:sz="4" w:space="0"/>
              <w:bottom w:val="single" w:color="auto" w:sz="4" w:space="0"/>
              <w:right w:val="single" w:color="auto" w:sz="4" w:space="0"/>
            </w:tcBorders>
          </w:tcPr>
          <w:p w14:paraId="51924240">
            <w:pPr>
              <w:pStyle w:val="125"/>
              <w:rPr>
                <w:rFonts w:ascii="Times New Roman" w:hAnsi="Times New Roman"/>
                <w:sz w:val="18"/>
                <w:szCs w:val="18"/>
              </w:rPr>
            </w:pPr>
            <w:r>
              <w:rPr>
                <w:rFonts w:hint="eastAsia" w:ascii="Times New Roman" w:hAnsi="Times New Roman"/>
                <w:sz w:val="18"/>
                <w:szCs w:val="18"/>
              </w:rPr>
              <w:t>物联终端与物联网关</w:t>
            </w:r>
          </w:p>
        </w:tc>
      </w:tr>
      <w:tr w14:paraId="65F80AFB">
        <w:tblPrEx>
          <w:tblCellMar>
            <w:top w:w="0" w:type="dxa"/>
            <w:left w:w="108" w:type="dxa"/>
            <w:bottom w:w="0" w:type="dxa"/>
            <w:right w:w="108" w:type="dxa"/>
          </w:tblCellMar>
        </w:tblPrEx>
        <w:trPr>
          <w:jc w:val="center"/>
        </w:trPr>
        <w:tc>
          <w:tcPr>
            <w:tcW w:w="1129" w:type="dxa"/>
            <w:tcBorders>
              <w:top w:val="single" w:color="auto" w:sz="4" w:space="0"/>
              <w:left w:val="single" w:color="auto" w:sz="4" w:space="0"/>
              <w:bottom w:val="single" w:color="auto" w:sz="4" w:space="0"/>
              <w:right w:val="single" w:color="auto" w:sz="4" w:space="0"/>
            </w:tcBorders>
          </w:tcPr>
          <w:p w14:paraId="4DC5A825">
            <w:pPr>
              <w:pStyle w:val="125"/>
              <w:rPr>
                <w:rFonts w:ascii="Times New Roman" w:hAnsi="Times New Roman"/>
                <w:sz w:val="18"/>
                <w:szCs w:val="18"/>
              </w:rPr>
            </w:pPr>
            <w:r>
              <w:rPr>
                <w:rFonts w:hint="eastAsia" w:ascii="Times New Roman" w:hAnsi="Times New Roman"/>
                <w:sz w:val="18"/>
                <w:szCs w:val="18"/>
              </w:rPr>
              <w:t>5</w:t>
            </w:r>
          </w:p>
        </w:tc>
        <w:tc>
          <w:tcPr>
            <w:tcW w:w="993" w:type="dxa"/>
            <w:tcBorders>
              <w:top w:val="single" w:color="auto" w:sz="4" w:space="0"/>
              <w:left w:val="single" w:color="auto" w:sz="4" w:space="0"/>
              <w:bottom w:val="single" w:color="auto" w:sz="4" w:space="0"/>
              <w:right w:val="single" w:color="auto" w:sz="4" w:space="0"/>
            </w:tcBorders>
          </w:tcPr>
          <w:p w14:paraId="59D8A2A5">
            <w:pPr>
              <w:pStyle w:val="125"/>
              <w:rPr>
                <w:rFonts w:ascii="Times New Roman" w:hAnsi="Times New Roman"/>
                <w:sz w:val="18"/>
                <w:szCs w:val="18"/>
              </w:rPr>
            </w:pPr>
            <w:r>
              <w:rPr>
                <w:rFonts w:hint="eastAsia" w:ascii="Times New Roman" w:hAnsi="Times New Roman"/>
                <w:sz w:val="18"/>
                <w:szCs w:val="18"/>
              </w:rPr>
              <w:t>0</w:t>
            </w:r>
          </w:p>
        </w:tc>
        <w:tc>
          <w:tcPr>
            <w:tcW w:w="1134" w:type="dxa"/>
            <w:tcBorders>
              <w:top w:val="single" w:color="auto" w:sz="4" w:space="0"/>
              <w:left w:val="single" w:color="auto" w:sz="4" w:space="0"/>
              <w:bottom w:val="single" w:color="auto" w:sz="4" w:space="0"/>
              <w:right w:val="single" w:color="auto" w:sz="4" w:space="0"/>
            </w:tcBorders>
          </w:tcPr>
          <w:p w14:paraId="14389886">
            <w:pPr>
              <w:pStyle w:val="125"/>
              <w:rPr>
                <w:rFonts w:ascii="Times New Roman" w:hAnsi="Times New Roman"/>
                <w:sz w:val="18"/>
                <w:szCs w:val="18"/>
              </w:rPr>
            </w:pPr>
            <w:r>
              <w:rPr>
                <w:rFonts w:hint="eastAsia" w:ascii="Times New Roman" w:hAnsi="Times New Roman"/>
                <w:sz w:val="18"/>
                <w:szCs w:val="18"/>
              </w:rPr>
              <w:t>0</w:t>
            </w:r>
          </w:p>
        </w:tc>
        <w:tc>
          <w:tcPr>
            <w:tcW w:w="992" w:type="dxa"/>
            <w:tcBorders>
              <w:top w:val="single" w:color="auto" w:sz="4" w:space="0"/>
              <w:left w:val="single" w:color="auto" w:sz="4" w:space="0"/>
              <w:bottom w:val="single" w:color="auto" w:sz="4" w:space="0"/>
              <w:right w:val="single" w:color="auto" w:sz="4" w:space="0"/>
            </w:tcBorders>
          </w:tcPr>
          <w:p w14:paraId="6DEB0A58">
            <w:pPr>
              <w:pStyle w:val="125"/>
              <w:rPr>
                <w:rFonts w:ascii="Times New Roman" w:hAnsi="Times New Roman"/>
                <w:sz w:val="18"/>
                <w:szCs w:val="18"/>
              </w:rPr>
            </w:pPr>
            <w:r>
              <w:rPr>
                <w:rFonts w:hint="eastAsia" w:ascii="Times New Roman" w:hAnsi="Times New Roman"/>
                <w:sz w:val="18"/>
                <w:szCs w:val="18"/>
              </w:rPr>
              <w:t>0</w:t>
            </w:r>
          </w:p>
        </w:tc>
        <w:tc>
          <w:tcPr>
            <w:tcW w:w="4112" w:type="dxa"/>
            <w:tcBorders>
              <w:top w:val="single" w:color="auto" w:sz="4" w:space="0"/>
              <w:left w:val="single" w:color="auto" w:sz="4" w:space="0"/>
              <w:bottom w:val="single" w:color="auto" w:sz="4" w:space="0"/>
              <w:right w:val="single" w:color="auto" w:sz="4" w:space="0"/>
            </w:tcBorders>
          </w:tcPr>
          <w:p w14:paraId="548B1A04">
            <w:pPr>
              <w:pStyle w:val="125"/>
              <w:rPr>
                <w:rFonts w:ascii="Times New Roman" w:hAnsi="Times New Roman"/>
                <w:sz w:val="18"/>
                <w:szCs w:val="18"/>
              </w:rPr>
            </w:pPr>
            <w:r>
              <w:rPr>
                <w:rFonts w:hint="eastAsia" w:ascii="Times New Roman" w:hAnsi="Times New Roman"/>
                <w:sz w:val="18"/>
                <w:szCs w:val="18"/>
              </w:rPr>
              <w:t>物联网关间单跳通信</w:t>
            </w:r>
          </w:p>
        </w:tc>
      </w:tr>
    </w:tbl>
    <w:p w14:paraId="5CD91AAC">
      <w:pPr>
        <w:pStyle w:val="67"/>
        <w:rPr>
          <w:rFonts w:hAnsi="Arial"/>
          <w:sz w:val="24"/>
        </w:rPr>
      </w:pPr>
      <w:r>
        <w:rPr>
          <w:rFonts w:hint="eastAsia"/>
        </w:rPr>
        <w:t>版本号</w:t>
      </w:r>
    </w:p>
    <w:p w14:paraId="383AD488">
      <w:pPr>
        <w:pStyle w:val="50"/>
      </w:pPr>
      <w:r>
        <w:rPr>
          <w:rFonts w:hint="eastAsia"/>
        </w:rPr>
        <w:t>版本号是一个</w:t>
      </w:r>
      <w:r>
        <w:t>2</w:t>
      </w:r>
      <w:r>
        <w:rPr>
          <w:rFonts w:hint="eastAsia"/>
        </w:rPr>
        <w:t>比特的字段，用来表示标准演进的不同版本。用来识别发送报文节点所使用的标准版本。含义如</w:t>
      </w:r>
      <w:r>
        <w:fldChar w:fldCharType="begin"/>
      </w:r>
      <w:r>
        <w:instrText xml:space="preserve"> </w:instrText>
      </w:r>
      <w:r>
        <w:rPr>
          <w:rFonts w:hint="eastAsia"/>
        </w:rPr>
        <w:instrText xml:space="preserve">REF _Ref49433013 \h</w:instrText>
      </w:r>
      <w:r>
        <w:instrText xml:space="preserve">  \* MERGEFORMAT </w:instrText>
      </w:r>
      <w:r>
        <w:fldChar w:fldCharType="separate"/>
      </w:r>
      <w:r>
        <w:rPr>
          <w:rFonts w:hint="eastAsia"/>
        </w:rPr>
        <w:t xml:space="preserve">表 </w:t>
      </w:r>
      <w:r>
        <w:t>219</w:t>
      </w:r>
      <w:r>
        <w:fldChar w:fldCharType="end"/>
      </w:r>
      <w:r>
        <w:rPr>
          <w:rFonts w:hint="eastAsia"/>
        </w:rPr>
        <w:t>所示。</w:t>
      </w:r>
    </w:p>
    <w:p w14:paraId="195B62E0">
      <w:pPr>
        <w:pStyle w:val="10"/>
      </w:pPr>
      <w:bookmarkStart w:id="4924" w:name="_Ref4943301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219</w:t>
      </w:r>
      <w:r>
        <w:fldChar w:fldCharType="end"/>
      </w:r>
      <w:bookmarkEnd w:id="4924"/>
      <w:r>
        <w:t xml:space="preserve"> </w:t>
      </w:r>
      <w:r>
        <w:rPr>
          <w:rFonts w:hint="eastAsia"/>
        </w:rPr>
        <w:t>版本号</w:t>
      </w:r>
    </w:p>
    <w:tbl>
      <w:tblPr>
        <w:tblStyle w:val="31"/>
        <w:tblW w:w="4961" w:type="dxa"/>
        <w:jc w:val="center"/>
        <w:tblLayout w:type="fixed"/>
        <w:tblCellMar>
          <w:top w:w="0" w:type="dxa"/>
          <w:left w:w="108" w:type="dxa"/>
          <w:bottom w:w="0" w:type="dxa"/>
          <w:right w:w="108" w:type="dxa"/>
        </w:tblCellMar>
      </w:tblPr>
      <w:tblGrid>
        <w:gridCol w:w="1842"/>
        <w:gridCol w:w="3119"/>
      </w:tblGrid>
      <w:tr w14:paraId="66FB41B9">
        <w:tblPrEx>
          <w:tblCellMar>
            <w:top w:w="0" w:type="dxa"/>
            <w:left w:w="108" w:type="dxa"/>
            <w:bottom w:w="0" w:type="dxa"/>
            <w:right w:w="108" w:type="dxa"/>
          </w:tblCellMar>
        </w:tblPrEx>
        <w:trPr>
          <w:jc w:val="center"/>
        </w:trPr>
        <w:tc>
          <w:tcPr>
            <w:tcW w:w="1842" w:type="dxa"/>
            <w:tcBorders>
              <w:top w:val="single" w:color="auto" w:sz="4" w:space="0"/>
              <w:left w:val="single" w:color="auto" w:sz="4" w:space="0"/>
              <w:bottom w:val="single" w:color="auto" w:sz="4" w:space="0"/>
              <w:right w:val="single" w:color="auto" w:sz="4" w:space="0"/>
            </w:tcBorders>
          </w:tcPr>
          <w:p w14:paraId="697D0FD3">
            <w:pPr>
              <w:pStyle w:val="125"/>
              <w:rPr>
                <w:rFonts w:ascii="Times New Roman" w:hAnsi="Times New Roman"/>
                <w:sz w:val="18"/>
                <w:szCs w:val="18"/>
              </w:rPr>
            </w:pPr>
            <w:r>
              <w:rPr>
                <w:rFonts w:hint="eastAsia" w:ascii="Times New Roman" w:hAnsi="Times New Roman"/>
                <w:sz w:val="18"/>
                <w:szCs w:val="18"/>
              </w:rPr>
              <w:t>值</w:t>
            </w:r>
          </w:p>
        </w:tc>
        <w:tc>
          <w:tcPr>
            <w:tcW w:w="3119" w:type="dxa"/>
            <w:tcBorders>
              <w:top w:val="single" w:color="auto" w:sz="4" w:space="0"/>
              <w:left w:val="single" w:color="auto" w:sz="4" w:space="0"/>
              <w:bottom w:val="single" w:color="auto" w:sz="4" w:space="0"/>
              <w:right w:val="single" w:color="auto" w:sz="4" w:space="0"/>
            </w:tcBorders>
          </w:tcPr>
          <w:p w14:paraId="1D4CE6D1">
            <w:pPr>
              <w:pStyle w:val="125"/>
              <w:rPr>
                <w:rFonts w:ascii="Times New Roman" w:hAnsi="Times New Roman"/>
                <w:sz w:val="18"/>
                <w:szCs w:val="18"/>
              </w:rPr>
            </w:pPr>
            <w:r>
              <w:rPr>
                <w:rFonts w:hint="eastAsia" w:ascii="Times New Roman" w:hAnsi="Times New Roman"/>
                <w:sz w:val="18"/>
                <w:szCs w:val="18"/>
              </w:rPr>
              <w:t>定义</w:t>
            </w:r>
          </w:p>
        </w:tc>
      </w:tr>
      <w:tr w14:paraId="665F1A57">
        <w:tblPrEx>
          <w:tblCellMar>
            <w:top w:w="0" w:type="dxa"/>
            <w:left w:w="108" w:type="dxa"/>
            <w:bottom w:w="0" w:type="dxa"/>
            <w:right w:w="108" w:type="dxa"/>
          </w:tblCellMar>
        </w:tblPrEx>
        <w:trPr>
          <w:jc w:val="center"/>
        </w:trPr>
        <w:tc>
          <w:tcPr>
            <w:tcW w:w="1842" w:type="dxa"/>
            <w:tcBorders>
              <w:top w:val="single" w:color="auto" w:sz="4" w:space="0"/>
              <w:left w:val="single" w:color="auto" w:sz="4" w:space="0"/>
              <w:bottom w:val="single" w:color="auto" w:sz="4" w:space="0"/>
              <w:right w:val="single" w:color="auto" w:sz="4" w:space="0"/>
            </w:tcBorders>
          </w:tcPr>
          <w:p w14:paraId="75B22D2C">
            <w:pPr>
              <w:pStyle w:val="125"/>
              <w:rPr>
                <w:rFonts w:ascii="Times New Roman" w:hAnsi="Times New Roman"/>
                <w:sz w:val="18"/>
                <w:szCs w:val="18"/>
              </w:rPr>
            </w:pPr>
            <w:r>
              <w:rPr>
                <w:rFonts w:ascii="Times New Roman" w:hAnsi="Times New Roman"/>
                <w:sz w:val="18"/>
                <w:szCs w:val="18"/>
              </w:rPr>
              <w:t>0</w:t>
            </w:r>
          </w:p>
        </w:tc>
        <w:tc>
          <w:tcPr>
            <w:tcW w:w="3119" w:type="dxa"/>
            <w:tcBorders>
              <w:top w:val="single" w:color="auto" w:sz="4" w:space="0"/>
              <w:left w:val="single" w:color="auto" w:sz="4" w:space="0"/>
              <w:bottom w:val="single" w:color="auto" w:sz="4" w:space="0"/>
              <w:right w:val="single" w:color="auto" w:sz="4" w:space="0"/>
            </w:tcBorders>
          </w:tcPr>
          <w:p w14:paraId="76241BE5">
            <w:pPr>
              <w:pStyle w:val="125"/>
              <w:rPr>
                <w:rFonts w:ascii="Times New Roman" w:hAnsi="Times New Roman"/>
                <w:sz w:val="18"/>
                <w:szCs w:val="18"/>
              </w:rPr>
            </w:pPr>
            <w:r>
              <w:rPr>
                <w:rFonts w:hint="eastAsia" w:ascii="Times New Roman" w:hAnsi="Times New Roman"/>
                <w:sz w:val="18"/>
                <w:szCs w:val="18"/>
              </w:rPr>
              <w:t>本标准</w:t>
            </w:r>
          </w:p>
        </w:tc>
      </w:tr>
      <w:tr w14:paraId="4723BDA6">
        <w:tblPrEx>
          <w:tblCellMar>
            <w:top w:w="0" w:type="dxa"/>
            <w:left w:w="108" w:type="dxa"/>
            <w:bottom w:w="0" w:type="dxa"/>
            <w:right w:w="108" w:type="dxa"/>
          </w:tblCellMar>
        </w:tblPrEx>
        <w:trPr>
          <w:jc w:val="center"/>
        </w:trPr>
        <w:tc>
          <w:tcPr>
            <w:tcW w:w="1842" w:type="dxa"/>
            <w:tcBorders>
              <w:top w:val="single" w:color="auto" w:sz="4" w:space="0"/>
              <w:left w:val="single" w:color="auto" w:sz="4" w:space="0"/>
              <w:bottom w:val="single" w:color="auto" w:sz="4" w:space="0"/>
              <w:right w:val="single" w:color="auto" w:sz="4" w:space="0"/>
            </w:tcBorders>
          </w:tcPr>
          <w:p w14:paraId="3E7667F4">
            <w:pPr>
              <w:pStyle w:val="125"/>
              <w:rPr>
                <w:rFonts w:ascii="Times New Roman" w:hAnsi="Times New Roman"/>
                <w:sz w:val="18"/>
                <w:szCs w:val="18"/>
              </w:rPr>
            </w:pPr>
            <w:r>
              <w:rPr>
                <w:rFonts w:hint="eastAsia" w:ascii="Times New Roman" w:hAnsi="Times New Roman"/>
                <w:sz w:val="18"/>
                <w:szCs w:val="18"/>
              </w:rPr>
              <w:t>其他</w:t>
            </w:r>
          </w:p>
        </w:tc>
        <w:tc>
          <w:tcPr>
            <w:tcW w:w="3119" w:type="dxa"/>
            <w:tcBorders>
              <w:top w:val="single" w:color="auto" w:sz="4" w:space="0"/>
              <w:left w:val="single" w:color="auto" w:sz="4" w:space="0"/>
              <w:bottom w:val="single" w:color="auto" w:sz="4" w:space="0"/>
              <w:right w:val="single" w:color="auto" w:sz="4" w:space="0"/>
            </w:tcBorders>
          </w:tcPr>
          <w:p w14:paraId="3435AAF3">
            <w:pPr>
              <w:pStyle w:val="125"/>
              <w:rPr>
                <w:rFonts w:ascii="Times New Roman" w:hAnsi="Times New Roman"/>
                <w:sz w:val="18"/>
                <w:szCs w:val="18"/>
              </w:rPr>
            </w:pPr>
            <w:r>
              <w:rPr>
                <w:rFonts w:hint="eastAsia" w:ascii="Times New Roman" w:hAnsi="Times New Roman"/>
                <w:sz w:val="18"/>
                <w:szCs w:val="18"/>
              </w:rPr>
              <w:t>保留</w:t>
            </w:r>
          </w:p>
        </w:tc>
      </w:tr>
    </w:tbl>
    <w:p w14:paraId="13F582EA">
      <w:pPr>
        <w:pStyle w:val="57"/>
        <w:ind w:left="420" w:hanging="420"/>
      </w:pPr>
      <w:bookmarkStart w:id="4925" w:name="_Toc45285877"/>
      <w:r>
        <w:rPr>
          <w:rFonts w:hint="eastAsia"/>
        </w:rPr>
        <w:t>控制帧</w:t>
      </w:r>
      <w:bookmarkEnd w:id="4925"/>
      <w:r>
        <w:rPr>
          <w:rFonts w:hint="eastAsia"/>
        </w:rPr>
        <w:t>格式</w:t>
      </w:r>
    </w:p>
    <w:p w14:paraId="4E0CFC14">
      <w:pPr>
        <w:pStyle w:val="50"/>
      </w:pPr>
      <w:r>
        <w:t>控制帧主要用于链路层对节点的控制</w:t>
      </w:r>
      <w:r>
        <w:rPr>
          <w:rFonts w:hint="eastAsia"/>
        </w:rPr>
        <w:t>。控制帧格式如</w:t>
      </w:r>
      <w:r>
        <w:fldChar w:fldCharType="begin"/>
      </w:r>
      <w:r>
        <w:instrText xml:space="preserve"> </w:instrText>
      </w:r>
      <w:r>
        <w:rPr>
          <w:rFonts w:hint="eastAsia"/>
        </w:rPr>
        <w:instrText xml:space="preserve">REF _Ref49433067 \h</w:instrText>
      </w:r>
      <w:r>
        <w:instrText xml:space="preserve">  \* MERGEFORMAT </w:instrText>
      </w:r>
      <w:r>
        <w:fldChar w:fldCharType="separate"/>
      </w:r>
      <w:r>
        <w:rPr>
          <w:rFonts w:hint="eastAsia"/>
        </w:rPr>
        <w:t xml:space="preserve">表 </w:t>
      </w:r>
      <w:r>
        <w:t>220</w:t>
      </w:r>
      <w:r>
        <w:fldChar w:fldCharType="end"/>
      </w:r>
      <w:r>
        <w:rPr>
          <w:rFonts w:hint="eastAsia"/>
        </w:rPr>
        <w:t>所示。</w:t>
      </w:r>
    </w:p>
    <w:p w14:paraId="04FFCE9E">
      <w:pPr>
        <w:pStyle w:val="10"/>
      </w:pPr>
      <w:bookmarkStart w:id="4926" w:name="_Ref4943306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220</w:t>
      </w:r>
      <w:r>
        <w:fldChar w:fldCharType="end"/>
      </w:r>
      <w:bookmarkEnd w:id="4926"/>
      <w:r>
        <w:t xml:space="preserve"> </w:t>
      </w:r>
      <w:r>
        <w:rPr>
          <w:rFonts w:hint="eastAsia"/>
        </w:rPr>
        <w:t>控制帧格式</w:t>
      </w:r>
    </w:p>
    <w:tbl>
      <w:tblPr>
        <w:tblStyle w:val="31"/>
        <w:tblW w:w="5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1080"/>
        <w:gridCol w:w="1080"/>
        <w:gridCol w:w="1595"/>
      </w:tblGrid>
      <w:tr w14:paraId="48D7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6C238386">
            <w:pPr>
              <w:pStyle w:val="125"/>
              <w:rPr>
                <w:rFonts w:ascii="Times New Roman" w:hAnsi="Times New Roman"/>
                <w:sz w:val="18"/>
                <w:szCs w:val="18"/>
              </w:rPr>
            </w:pPr>
            <w:r>
              <w:rPr>
                <w:rFonts w:hint="eastAsia" w:ascii="Times New Roman" w:hAnsi="Times New Roman"/>
                <w:sz w:val="18"/>
                <w:szCs w:val="18"/>
              </w:rPr>
              <w:t>字段</w:t>
            </w:r>
          </w:p>
        </w:tc>
        <w:tc>
          <w:tcPr>
            <w:tcW w:w="1080" w:type="dxa"/>
            <w:tcBorders>
              <w:top w:val="single" w:color="auto" w:sz="4" w:space="0"/>
              <w:left w:val="single" w:color="auto" w:sz="4" w:space="0"/>
              <w:bottom w:val="single" w:color="auto" w:sz="4" w:space="0"/>
              <w:right w:val="single" w:color="auto" w:sz="4" w:space="0"/>
            </w:tcBorders>
            <w:noWrap/>
            <w:vAlign w:val="center"/>
          </w:tcPr>
          <w:p w14:paraId="6D3BA540">
            <w:pPr>
              <w:pStyle w:val="125"/>
              <w:rPr>
                <w:rFonts w:ascii="Times New Roman" w:hAnsi="Times New Roman"/>
                <w:sz w:val="18"/>
                <w:szCs w:val="18"/>
              </w:rPr>
            </w:pPr>
            <w:r>
              <w:rPr>
                <w:rFonts w:hint="eastAsia" w:ascii="Times New Roman" w:hAnsi="Times New Roman"/>
                <w:sz w:val="18"/>
                <w:szCs w:val="18"/>
              </w:rPr>
              <w:t>字节号</w:t>
            </w:r>
          </w:p>
        </w:tc>
        <w:tc>
          <w:tcPr>
            <w:tcW w:w="1080" w:type="dxa"/>
            <w:tcBorders>
              <w:top w:val="single" w:color="auto" w:sz="4" w:space="0"/>
              <w:left w:val="single" w:color="auto" w:sz="4" w:space="0"/>
              <w:bottom w:val="single" w:color="auto" w:sz="4" w:space="0"/>
              <w:right w:val="single" w:color="auto" w:sz="4" w:space="0"/>
            </w:tcBorders>
            <w:noWrap/>
            <w:vAlign w:val="center"/>
          </w:tcPr>
          <w:p w14:paraId="5F5F2DC9">
            <w:pPr>
              <w:pStyle w:val="125"/>
              <w:rPr>
                <w:rFonts w:ascii="Times New Roman" w:hAnsi="Times New Roman"/>
                <w:sz w:val="18"/>
                <w:szCs w:val="18"/>
              </w:rPr>
            </w:pPr>
            <w:r>
              <w:rPr>
                <w:rFonts w:hint="eastAsia" w:ascii="Times New Roman" w:hAnsi="Times New Roman"/>
                <w:sz w:val="18"/>
                <w:szCs w:val="18"/>
              </w:rPr>
              <w:t>比特位</w:t>
            </w:r>
          </w:p>
        </w:tc>
        <w:tc>
          <w:tcPr>
            <w:tcW w:w="1595" w:type="dxa"/>
            <w:tcBorders>
              <w:top w:val="single" w:color="auto" w:sz="4" w:space="0"/>
              <w:left w:val="single" w:color="auto" w:sz="4" w:space="0"/>
              <w:bottom w:val="single" w:color="auto" w:sz="4" w:space="0"/>
              <w:right w:val="single" w:color="auto" w:sz="4" w:space="0"/>
            </w:tcBorders>
            <w:noWrap/>
            <w:vAlign w:val="center"/>
          </w:tcPr>
          <w:p w14:paraId="1FC796ED">
            <w:pPr>
              <w:pStyle w:val="125"/>
              <w:rPr>
                <w:rFonts w:ascii="Times New Roman" w:hAnsi="Times New Roman"/>
                <w:sz w:val="18"/>
                <w:szCs w:val="18"/>
              </w:rPr>
            </w:pPr>
            <w:r>
              <w:rPr>
                <w:rFonts w:hint="eastAsia" w:ascii="Times New Roman" w:hAnsi="Times New Roman"/>
                <w:sz w:val="18"/>
                <w:szCs w:val="18"/>
              </w:rPr>
              <w:t>大小（比特）</w:t>
            </w:r>
          </w:p>
        </w:tc>
      </w:tr>
      <w:tr w14:paraId="587D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0871B61A">
            <w:pPr>
              <w:pStyle w:val="125"/>
              <w:rPr>
                <w:rFonts w:ascii="Times New Roman" w:hAnsi="Times New Roman"/>
                <w:sz w:val="18"/>
                <w:szCs w:val="18"/>
              </w:rPr>
            </w:pPr>
            <w:r>
              <w:rPr>
                <w:rFonts w:hint="eastAsia" w:ascii="Times New Roman" w:hAnsi="Times New Roman"/>
                <w:sz w:val="18"/>
                <w:szCs w:val="18"/>
              </w:rPr>
              <w:t>控制消息类型</w:t>
            </w:r>
          </w:p>
        </w:tc>
        <w:tc>
          <w:tcPr>
            <w:tcW w:w="1080" w:type="dxa"/>
            <w:tcBorders>
              <w:top w:val="single" w:color="auto" w:sz="4" w:space="0"/>
              <w:left w:val="single" w:color="auto" w:sz="4" w:space="0"/>
              <w:bottom w:val="single" w:color="auto" w:sz="4" w:space="0"/>
              <w:right w:val="single" w:color="auto" w:sz="4" w:space="0"/>
            </w:tcBorders>
            <w:noWrap/>
            <w:vAlign w:val="center"/>
          </w:tcPr>
          <w:p w14:paraId="48755D48">
            <w:pPr>
              <w:pStyle w:val="125"/>
              <w:rPr>
                <w:rFonts w:ascii="Times New Roman" w:hAnsi="Times New Roman"/>
                <w:sz w:val="18"/>
                <w:szCs w:val="18"/>
              </w:rPr>
            </w:pPr>
            <w:r>
              <w:rPr>
                <w:rFonts w:hint="eastAsia" w:ascii="Times New Roman" w:hAnsi="Times New Roman"/>
                <w:sz w:val="18"/>
                <w:szCs w:val="18"/>
              </w:rPr>
              <w:t>0</w:t>
            </w:r>
          </w:p>
        </w:tc>
        <w:tc>
          <w:tcPr>
            <w:tcW w:w="1080" w:type="dxa"/>
            <w:tcBorders>
              <w:top w:val="single" w:color="auto" w:sz="4" w:space="0"/>
              <w:left w:val="single" w:color="auto" w:sz="4" w:space="0"/>
              <w:bottom w:val="single" w:color="auto" w:sz="4" w:space="0"/>
              <w:right w:val="single" w:color="auto" w:sz="4" w:space="0"/>
            </w:tcBorders>
            <w:noWrap/>
            <w:vAlign w:val="center"/>
          </w:tcPr>
          <w:p w14:paraId="2974D2FB">
            <w:pPr>
              <w:pStyle w:val="125"/>
              <w:rPr>
                <w:rFonts w:ascii="Times New Roman" w:hAnsi="Times New Roman"/>
                <w:sz w:val="18"/>
                <w:szCs w:val="18"/>
              </w:rPr>
            </w:pPr>
            <w:r>
              <w:rPr>
                <w:rFonts w:hint="eastAsia" w:ascii="Times New Roman" w:hAnsi="Times New Roman"/>
                <w:sz w:val="18"/>
                <w:szCs w:val="18"/>
              </w:rPr>
              <w:t>0-7</w:t>
            </w:r>
          </w:p>
        </w:tc>
        <w:tc>
          <w:tcPr>
            <w:tcW w:w="1595" w:type="dxa"/>
            <w:tcBorders>
              <w:top w:val="single" w:color="auto" w:sz="4" w:space="0"/>
              <w:left w:val="single" w:color="auto" w:sz="4" w:space="0"/>
              <w:bottom w:val="single" w:color="auto" w:sz="4" w:space="0"/>
              <w:right w:val="single" w:color="auto" w:sz="4" w:space="0"/>
            </w:tcBorders>
            <w:noWrap/>
            <w:vAlign w:val="center"/>
          </w:tcPr>
          <w:p w14:paraId="793A7718">
            <w:pPr>
              <w:pStyle w:val="125"/>
              <w:rPr>
                <w:rFonts w:ascii="Times New Roman" w:hAnsi="Times New Roman"/>
                <w:sz w:val="18"/>
                <w:szCs w:val="18"/>
              </w:rPr>
            </w:pPr>
            <w:r>
              <w:rPr>
                <w:rFonts w:hint="eastAsia" w:ascii="Times New Roman" w:hAnsi="Times New Roman"/>
                <w:sz w:val="18"/>
                <w:szCs w:val="18"/>
              </w:rPr>
              <w:t>8</w:t>
            </w:r>
          </w:p>
        </w:tc>
      </w:tr>
      <w:tr w14:paraId="77FF7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tcBorders>
              <w:top w:val="single" w:color="auto" w:sz="4" w:space="0"/>
              <w:left w:val="single" w:color="auto" w:sz="4" w:space="0"/>
              <w:bottom w:val="single" w:color="auto" w:sz="4" w:space="0"/>
              <w:right w:val="single" w:color="auto" w:sz="4" w:space="0"/>
            </w:tcBorders>
            <w:noWrap/>
            <w:vAlign w:val="center"/>
          </w:tcPr>
          <w:p w14:paraId="4234D42C">
            <w:pPr>
              <w:pStyle w:val="125"/>
              <w:rPr>
                <w:rFonts w:ascii="Times New Roman" w:hAnsi="Times New Roman"/>
                <w:sz w:val="18"/>
                <w:szCs w:val="18"/>
              </w:rPr>
            </w:pPr>
            <w:r>
              <w:rPr>
                <w:rFonts w:hint="eastAsia" w:ascii="Times New Roman" w:hAnsi="Times New Roman"/>
                <w:sz w:val="18"/>
                <w:szCs w:val="18"/>
              </w:rPr>
              <w:t>控制消息内容</w:t>
            </w:r>
          </w:p>
        </w:tc>
        <w:tc>
          <w:tcPr>
            <w:tcW w:w="1080" w:type="dxa"/>
            <w:tcBorders>
              <w:top w:val="single" w:color="auto" w:sz="4" w:space="0"/>
              <w:left w:val="single" w:color="auto" w:sz="4" w:space="0"/>
              <w:bottom w:val="single" w:color="auto" w:sz="4" w:space="0"/>
              <w:right w:val="single" w:color="auto" w:sz="4" w:space="0"/>
            </w:tcBorders>
            <w:noWrap/>
            <w:vAlign w:val="center"/>
          </w:tcPr>
          <w:p w14:paraId="7239F974">
            <w:pPr>
              <w:pStyle w:val="125"/>
              <w:rPr>
                <w:rFonts w:ascii="Times New Roman" w:hAnsi="Times New Roman"/>
                <w:sz w:val="18"/>
                <w:szCs w:val="18"/>
              </w:rPr>
            </w:pPr>
            <w:r>
              <w:rPr>
                <w:rFonts w:hint="eastAsia" w:ascii="Times New Roman" w:hAnsi="Times New Roman"/>
                <w:sz w:val="18"/>
                <w:szCs w:val="18"/>
              </w:rPr>
              <w:t>可变</w:t>
            </w:r>
          </w:p>
        </w:tc>
        <w:tc>
          <w:tcPr>
            <w:tcW w:w="1080" w:type="dxa"/>
            <w:tcBorders>
              <w:top w:val="single" w:color="auto" w:sz="4" w:space="0"/>
              <w:left w:val="single" w:color="auto" w:sz="4" w:space="0"/>
              <w:bottom w:val="single" w:color="auto" w:sz="4" w:space="0"/>
              <w:right w:val="single" w:color="auto" w:sz="4" w:space="0"/>
            </w:tcBorders>
            <w:noWrap/>
            <w:vAlign w:val="center"/>
          </w:tcPr>
          <w:p w14:paraId="157BC17A">
            <w:pPr>
              <w:pStyle w:val="125"/>
              <w:rPr>
                <w:rFonts w:ascii="Times New Roman" w:hAnsi="Times New Roman"/>
                <w:sz w:val="18"/>
                <w:szCs w:val="18"/>
              </w:rPr>
            </w:pPr>
            <w:r>
              <w:rPr>
                <w:rFonts w:hint="eastAsia" w:ascii="Times New Roman" w:hAnsi="Times New Roman"/>
                <w:sz w:val="18"/>
                <w:szCs w:val="18"/>
              </w:rPr>
              <w:t>0-7</w:t>
            </w:r>
          </w:p>
        </w:tc>
        <w:tc>
          <w:tcPr>
            <w:tcW w:w="1595" w:type="dxa"/>
            <w:tcBorders>
              <w:top w:val="single" w:color="auto" w:sz="4" w:space="0"/>
              <w:left w:val="single" w:color="auto" w:sz="4" w:space="0"/>
              <w:bottom w:val="single" w:color="auto" w:sz="4" w:space="0"/>
              <w:right w:val="single" w:color="auto" w:sz="4" w:space="0"/>
            </w:tcBorders>
            <w:noWrap/>
            <w:vAlign w:val="center"/>
          </w:tcPr>
          <w:p w14:paraId="4BCF5635">
            <w:pPr>
              <w:pStyle w:val="125"/>
              <w:rPr>
                <w:rFonts w:ascii="Times New Roman" w:hAnsi="Times New Roman"/>
                <w:sz w:val="18"/>
                <w:szCs w:val="18"/>
              </w:rPr>
            </w:pPr>
            <w:r>
              <w:rPr>
                <w:rFonts w:hint="eastAsia" w:ascii="Times New Roman" w:hAnsi="Times New Roman"/>
                <w:sz w:val="18"/>
                <w:szCs w:val="18"/>
              </w:rPr>
              <w:t>可变</w:t>
            </w:r>
          </w:p>
        </w:tc>
      </w:tr>
    </w:tbl>
    <w:p w14:paraId="3CB0DB7F">
      <w:pPr>
        <w:pStyle w:val="67"/>
        <w:rPr>
          <w:rFonts w:ascii="Arial" w:hAnsi="Arial"/>
          <w:sz w:val="24"/>
        </w:rPr>
      </w:pPr>
      <w:r>
        <w:rPr>
          <w:rFonts w:hint="eastAsia"/>
        </w:rPr>
        <w:t>控制消息类型</w:t>
      </w:r>
    </w:p>
    <w:p w14:paraId="652C7FD7">
      <w:pPr>
        <w:pStyle w:val="50"/>
      </w:pPr>
      <w:r>
        <w:rPr>
          <w:rFonts w:hint="eastAsia"/>
        </w:rPr>
        <w:t>指示控制消息内容的类型。</w:t>
      </w:r>
    </w:p>
    <w:p w14:paraId="4A84A746">
      <w:pPr>
        <w:pStyle w:val="57"/>
        <w:ind w:left="420" w:hanging="420"/>
        <w:rPr>
          <w:rFonts w:hAnsi="Arial"/>
          <w:sz w:val="24"/>
          <w:szCs w:val="24"/>
        </w:rPr>
      </w:pPr>
      <w:bookmarkStart w:id="4927" w:name="_Toc45285878"/>
      <w:r>
        <w:rPr>
          <w:rFonts w:hint="eastAsia"/>
        </w:rPr>
        <w:t>数据帧</w:t>
      </w:r>
      <w:bookmarkEnd w:id="4927"/>
      <w:r>
        <w:rPr>
          <w:rFonts w:hint="eastAsia"/>
        </w:rPr>
        <w:t>格式</w:t>
      </w:r>
    </w:p>
    <w:p w14:paraId="24FDB597">
      <w:pPr>
        <w:pStyle w:val="50"/>
      </w:pPr>
      <w:r>
        <w:t>数据帧格式如</w:t>
      </w:r>
      <w:r>
        <w:fldChar w:fldCharType="begin"/>
      </w:r>
      <w:r>
        <w:instrText xml:space="preserve"> REF _Ref49433134 \h  \* MERGEFORMAT </w:instrText>
      </w:r>
      <w:r>
        <w:fldChar w:fldCharType="separate"/>
      </w:r>
      <w:r>
        <w:rPr>
          <w:rFonts w:hint="eastAsia"/>
        </w:rPr>
        <w:t xml:space="preserve">表 </w:t>
      </w:r>
      <w:r>
        <w:t>221</w:t>
      </w:r>
      <w:r>
        <w:fldChar w:fldCharType="end"/>
      </w:r>
      <w:r>
        <w:t>所示</w:t>
      </w:r>
      <w:r>
        <w:rPr>
          <w:rFonts w:hint="eastAsia"/>
        </w:rPr>
        <w:t>。</w:t>
      </w:r>
    </w:p>
    <w:p w14:paraId="0BEB74B2">
      <w:pPr>
        <w:pStyle w:val="10"/>
      </w:pPr>
      <w:bookmarkStart w:id="4928" w:name="_Ref4943313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221</w:t>
      </w:r>
      <w:r>
        <w:fldChar w:fldCharType="end"/>
      </w:r>
      <w:bookmarkEnd w:id="4928"/>
      <w:r>
        <w:t xml:space="preserve"> </w:t>
      </w:r>
      <w:r>
        <w:rPr>
          <w:rFonts w:hint="eastAsia"/>
        </w:rPr>
        <w:t>数据帧格式</w:t>
      </w:r>
    </w:p>
    <w:tbl>
      <w:tblPr>
        <w:tblStyle w:val="31"/>
        <w:tblW w:w="5240" w:type="dxa"/>
        <w:jc w:val="center"/>
        <w:tblLayout w:type="fixed"/>
        <w:tblCellMar>
          <w:top w:w="0" w:type="dxa"/>
          <w:left w:w="108" w:type="dxa"/>
          <w:bottom w:w="0" w:type="dxa"/>
          <w:right w:w="108" w:type="dxa"/>
        </w:tblCellMar>
      </w:tblPr>
      <w:tblGrid>
        <w:gridCol w:w="1480"/>
        <w:gridCol w:w="1080"/>
        <w:gridCol w:w="1080"/>
        <w:gridCol w:w="1600"/>
      </w:tblGrid>
      <w:tr w14:paraId="6203E474">
        <w:tblPrEx>
          <w:tblCellMar>
            <w:top w:w="0" w:type="dxa"/>
            <w:left w:w="108" w:type="dxa"/>
            <w:bottom w:w="0" w:type="dxa"/>
            <w:right w:w="108" w:type="dxa"/>
          </w:tblCellMar>
        </w:tblPrEx>
        <w:trPr>
          <w:trHeight w:val="270" w:hRule="atLeast"/>
          <w:jc w:val="center"/>
        </w:trPr>
        <w:tc>
          <w:tcPr>
            <w:tcW w:w="1480" w:type="dxa"/>
            <w:tcBorders>
              <w:top w:val="single" w:color="auto" w:sz="4" w:space="0"/>
              <w:left w:val="single" w:color="auto" w:sz="4" w:space="0"/>
              <w:bottom w:val="single" w:color="auto" w:sz="4" w:space="0"/>
              <w:right w:val="single" w:color="auto" w:sz="4" w:space="0"/>
            </w:tcBorders>
            <w:noWrap/>
            <w:vAlign w:val="center"/>
          </w:tcPr>
          <w:p w14:paraId="5FA7E1F2">
            <w:pPr>
              <w:pStyle w:val="125"/>
              <w:rPr>
                <w:rFonts w:ascii="Times New Roman" w:hAnsi="Times New Roman"/>
                <w:sz w:val="18"/>
                <w:szCs w:val="18"/>
              </w:rPr>
            </w:pPr>
            <w:r>
              <w:rPr>
                <w:rFonts w:hint="eastAsia" w:ascii="Times New Roman" w:hAnsi="Times New Roman"/>
                <w:sz w:val="18"/>
                <w:szCs w:val="18"/>
              </w:rPr>
              <w:t>字段</w:t>
            </w:r>
          </w:p>
        </w:tc>
        <w:tc>
          <w:tcPr>
            <w:tcW w:w="1080" w:type="dxa"/>
            <w:tcBorders>
              <w:top w:val="single" w:color="auto" w:sz="4" w:space="0"/>
              <w:left w:val="nil"/>
              <w:bottom w:val="single" w:color="auto" w:sz="4" w:space="0"/>
              <w:right w:val="single" w:color="auto" w:sz="4" w:space="0"/>
            </w:tcBorders>
            <w:noWrap/>
            <w:vAlign w:val="center"/>
          </w:tcPr>
          <w:p w14:paraId="5106A17D">
            <w:pPr>
              <w:pStyle w:val="125"/>
              <w:rPr>
                <w:rFonts w:ascii="Times New Roman" w:hAnsi="Times New Roman"/>
                <w:sz w:val="18"/>
                <w:szCs w:val="18"/>
              </w:rPr>
            </w:pPr>
            <w:r>
              <w:rPr>
                <w:rFonts w:hint="eastAsia" w:ascii="Times New Roman" w:hAnsi="Times New Roman"/>
                <w:sz w:val="18"/>
                <w:szCs w:val="18"/>
              </w:rPr>
              <w:t>字节号</w:t>
            </w:r>
          </w:p>
        </w:tc>
        <w:tc>
          <w:tcPr>
            <w:tcW w:w="1080" w:type="dxa"/>
            <w:tcBorders>
              <w:top w:val="single" w:color="auto" w:sz="4" w:space="0"/>
              <w:left w:val="nil"/>
              <w:bottom w:val="single" w:color="auto" w:sz="4" w:space="0"/>
              <w:right w:val="single" w:color="auto" w:sz="4" w:space="0"/>
            </w:tcBorders>
            <w:noWrap/>
            <w:vAlign w:val="center"/>
          </w:tcPr>
          <w:p w14:paraId="1728AE34">
            <w:pPr>
              <w:pStyle w:val="125"/>
              <w:rPr>
                <w:rFonts w:ascii="Times New Roman" w:hAnsi="Times New Roman"/>
                <w:sz w:val="18"/>
                <w:szCs w:val="18"/>
              </w:rPr>
            </w:pPr>
            <w:r>
              <w:rPr>
                <w:rFonts w:hint="eastAsia" w:ascii="Times New Roman" w:hAnsi="Times New Roman"/>
                <w:sz w:val="18"/>
                <w:szCs w:val="18"/>
              </w:rPr>
              <w:t>比特位</w:t>
            </w:r>
          </w:p>
        </w:tc>
        <w:tc>
          <w:tcPr>
            <w:tcW w:w="1600" w:type="dxa"/>
            <w:tcBorders>
              <w:top w:val="single" w:color="auto" w:sz="4" w:space="0"/>
              <w:left w:val="nil"/>
              <w:bottom w:val="single" w:color="auto" w:sz="4" w:space="0"/>
              <w:right w:val="single" w:color="auto" w:sz="4" w:space="0"/>
            </w:tcBorders>
            <w:noWrap/>
            <w:vAlign w:val="center"/>
          </w:tcPr>
          <w:p w14:paraId="5CFD122D">
            <w:pPr>
              <w:pStyle w:val="125"/>
              <w:rPr>
                <w:rFonts w:ascii="Times New Roman" w:hAnsi="Times New Roman"/>
                <w:sz w:val="18"/>
                <w:szCs w:val="18"/>
              </w:rPr>
            </w:pPr>
            <w:r>
              <w:rPr>
                <w:rFonts w:hint="eastAsia" w:ascii="Times New Roman" w:hAnsi="Times New Roman"/>
                <w:sz w:val="18"/>
                <w:szCs w:val="18"/>
              </w:rPr>
              <w:t>大小（比特）</w:t>
            </w:r>
          </w:p>
        </w:tc>
      </w:tr>
      <w:tr w14:paraId="53681526">
        <w:tblPrEx>
          <w:tblCellMar>
            <w:top w:w="0" w:type="dxa"/>
            <w:left w:w="108" w:type="dxa"/>
            <w:bottom w:w="0" w:type="dxa"/>
            <w:right w:w="108" w:type="dxa"/>
          </w:tblCellMar>
        </w:tblPrEx>
        <w:trPr>
          <w:trHeight w:val="270" w:hRule="atLeast"/>
          <w:jc w:val="center"/>
        </w:trPr>
        <w:tc>
          <w:tcPr>
            <w:tcW w:w="1480" w:type="dxa"/>
            <w:tcBorders>
              <w:top w:val="nil"/>
              <w:left w:val="single" w:color="auto" w:sz="4" w:space="0"/>
              <w:bottom w:val="single" w:color="auto" w:sz="4" w:space="0"/>
              <w:right w:val="single" w:color="auto" w:sz="4" w:space="0"/>
            </w:tcBorders>
            <w:noWrap/>
            <w:vAlign w:val="center"/>
          </w:tcPr>
          <w:p w14:paraId="47C552E8">
            <w:pPr>
              <w:pStyle w:val="125"/>
              <w:rPr>
                <w:rFonts w:ascii="Times New Roman" w:hAnsi="Times New Roman"/>
                <w:sz w:val="18"/>
                <w:szCs w:val="18"/>
              </w:rPr>
            </w:pPr>
            <w:r>
              <w:rPr>
                <w:rFonts w:hint="eastAsia" w:ascii="Times New Roman" w:hAnsi="Times New Roman"/>
                <w:sz w:val="18"/>
                <w:szCs w:val="18"/>
              </w:rPr>
              <w:t>数据类型</w:t>
            </w:r>
          </w:p>
        </w:tc>
        <w:tc>
          <w:tcPr>
            <w:tcW w:w="1080" w:type="dxa"/>
            <w:tcBorders>
              <w:top w:val="nil"/>
              <w:left w:val="nil"/>
              <w:bottom w:val="single" w:color="auto" w:sz="4" w:space="0"/>
              <w:right w:val="single" w:color="auto" w:sz="4" w:space="0"/>
            </w:tcBorders>
            <w:noWrap/>
            <w:vAlign w:val="center"/>
          </w:tcPr>
          <w:p w14:paraId="534C9871">
            <w:pPr>
              <w:pStyle w:val="125"/>
              <w:rPr>
                <w:rFonts w:ascii="Times New Roman" w:hAnsi="Times New Roman"/>
                <w:sz w:val="18"/>
                <w:szCs w:val="18"/>
              </w:rPr>
            </w:pPr>
            <w:r>
              <w:rPr>
                <w:rFonts w:hint="eastAsia" w:ascii="Times New Roman" w:hAnsi="Times New Roman"/>
                <w:sz w:val="18"/>
                <w:szCs w:val="18"/>
              </w:rPr>
              <w:t>0</w:t>
            </w:r>
          </w:p>
        </w:tc>
        <w:tc>
          <w:tcPr>
            <w:tcW w:w="1080" w:type="dxa"/>
            <w:tcBorders>
              <w:top w:val="nil"/>
              <w:left w:val="nil"/>
              <w:bottom w:val="single" w:color="auto" w:sz="4" w:space="0"/>
              <w:right w:val="single" w:color="auto" w:sz="4" w:space="0"/>
            </w:tcBorders>
            <w:noWrap/>
            <w:vAlign w:val="center"/>
          </w:tcPr>
          <w:p w14:paraId="198C416F">
            <w:pPr>
              <w:pStyle w:val="125"/>
              <w:rPr>
                <w:rFonts w:ascii="Times New Roman" w:hAnsi="Times New Roman"/>
                <w:sz w:val="18"/>
                <w:szCs w:val="18"/>
              </w:rPr>
            </w:pPr>
            <w:r>
              <w:rPr>
                <w:rFonts w:hint="eastAsia" w:ascii="Times New Roman" w:hAnsi="Times New Roman"/>
                <w:sz w:val="18"/>
                <w:szCs w:val="18"/>
              </w:rPr>
              <w:t>0-7</w:t>
            </w:r>
          </w:p>
        </w:tc>
        <w:tc>
          <w:tcPr>
            <w:tcW w:w="1600" w:type="dxa"/>
            <w:tcBorders>
              <w:top w:val="nil"/>
              <w:left w:val="nil"/>
              <w:bottom w:val="single" w:color="auto" w:sz="4" w:space="0"/>
              <w:right w:val="single" w:color="auto" w:sz="4" w:space="0"/>
            </w:tcBorders>
            <w:noWrap/>
            <w:vAlign w:val="center"/>
          </w:tcPr>
          <w:p w14:paraId="30C4E332">
            <w:pPr>
              <w:pStyle w:val="125"/>
              <w:rPr>
                <w:rFonts w:ascii="Times New Roman" w:hAnsi="Times New Roman"/>
                <w:sz w:val="18"/>
                <w:szCs w:val="18"/>
              </w:rPr>
            </w:pPr>
            <w:r>
              <w:rPr>
                <w:rFonts w:hint="eastAsia" w:ascii="Times New Roman" w:hAnsi="Times New Roman"/>
                <w:sz w:val="18"/>
                <w:szCs w:val="18"/>
              </w:rPr>
              <w:t>8</w:t>
            </w:r>
          </w:p>
        </w:tc>
      </w:tr>
      <w:tr w14:paraId="1F04C586">
        <w:tblPrEx>
          <w:tblCellMar>
            <w:top w:w="0" w:type="dxa"/>
            <w:left w:w="108" w:type="dxa"/>
            <w:bottom w:w="0" w:type="dxa"/>
            <w:right w:w="108" w:type="dxa"/>
          </w:tblCellMar>
        </w:tblPrEx>
        <w:trPr>
          <w:trHeight w:val="270" w:hRule="atLeast"/>
          <w:jc w:val="center"/>
        </w:trPr>
        <w:tc>
          <w:tcPr>
            <w:tcW w:w="1480" w:type="dxa"/>
            <w:tcBorders>
              <w:top w:val="nil"/>
              <w:left w:val="single" w:color="auto" w:sz="4" w:space="0"/>
              <w:bottom w:val="single" w:color="auto" w:sz="4" w:space="0"/>
              <w:right w:val="single" w:color="auto" w:sz="4" w:space="0"/>
            </w:tcBorders>
            <w:noWrap/>
            <w:vAlign w:val="center"/>
          </w:tcPr>
          <w:p w14:paraId="461C03F8">
            <w:pPr>
              <w:pStyle w:val="125"/>
              <w:rPr>
                <w:rFonts w:ascii="Times New Roman" w:hAnsi="Times New Roman"/>
                <w:sz w:val="18"/>
                <w:szCs w:val="18"/>
              </w:rPr>
            </w:pPr>
            <w:r>
              <w:rPr>
                <w:rFonts w:hint="eastAsia" w:ascii="Times New Roman" w:hAnsi="Times New Roman"/>
                <w:sz w:val="18"/>
                <w:szCs w:val="18"/>
              </w:rPr>
              <w:t>数据内容</w:t>
            </w:r>
          </w:p>
        </w:tc>
        <w:tc>
          <w:tcPr>
            <w:tcW w:w="1080" w:type="dxa"/>
            <w:tcBorders>
              <w:top w:val="nil"/>
              <w:left w:val="nil"/>
              <w:bottom w:val="single" w:color="auto" w:sz="4" w:space="0"/>
              <w:right w:val="single" w:color="auto" w:sz="4" w:space="0"/>
            </w:tcBorders>
            <w:noWrap/>
            <w:vAlign w:val="center"/>
          </w:tcPr>
          <w:p w14:paraId="125C5EFD">
            <w:pPr>
              <w:pStyle w:val="125"/>
              <w:rPr>
                <w:rFonts w:ascii="Times New Roman" w:hAnsi="Times New Roman"/>
                <w:sz w:val="18"/>
                <w:szCs w:val="18"/>
              </w:rPr>
            </w:pPr>
            <w:r>
              <w:rPr>
                <w:rFonts w:hint="eastAsia" w:ascii="Times New Roman" w:hAnsi="Times New Roman"/>
                <w:sz w:val="18"/>
                <w:szCs w:val="18"/>
              </w:rPr>
              <w:t>可变</w:t>
            </w:r>
          </w:p>
        </w:tc>
        <w:tc>
          <w:tcPr>
            <w:tcW w:w="1080" w:type="dxa"/>
            <w:tcBorders>
              <w:top w:val="nil"/>
              <w:left w:val="nil"/>
              <w:bottom w:val="single" w:color="auto" w:sz="4" w:space="0"/>
              <w:right w:val="single" w:color="auto" w:sz="4" w:space="0"/>
            </w:tcBorders>
            <w:noWrap/>
            <w:vAlign w:val="center"/>
          </w:tcPr>
          <w:p w14:paraId="05F473E2">
            <w:pPr>
              <w:pStyle w:val="125"/>
              <w:rPr>
                <w:rFonts w:ascii="Times New Roman" w:hAnsi="Times New Roman"/>
                <w:sz w:val="18"/>
                <w:szCs w:val="18"/>
              </w:rPr>
            </w:pPr>
            <w:r>
              <w:rPr>
                <w:rFonts w:hint="eastAsia" w:ascii="Times New Roman" w:hAnsi="Times New Roman"/>
                <w:sz w:val="18"/>
                <w:szCs w:val="18"/>
              </w:rPr>
              <w:t>0-7</w:t>
            </w:r>
          </w:p>
        </w:tc>
        <w:tc>
          <w:tcPr>
            <w:tcW w:w="1600" w:type="dxa"/>
            <w:tcBorders>
              <w:top w:val="nil"/>
              <w:left w:val="nil"/>
              <w:bottom w:val="single" w:color="auto" w:sz="4" w:space="0"/>
              <w:right w:val="single" w:color="auto" w:sz="4" w:space="0"/>
            </w:tcBorders>
            <w:noWrap/>
            <w:vAlign w:val="center"/>
          </w:tcPr>
          <w:p w14:paraId="267919B3">
            <w:pPr>
              <w:pStyle w:val="125"/>
              <w:rPr>
                <w:rFonts w:ascii="Times New Roman" w:hAnsi="Times New Roman"/>
                <w:sz w:val="18"/>
                <w:szCs w:val="18"/>
              </w:rPr>
            </w:pPr>
            <w:r>
              <w:rPr>
                <w:rFonts w:hint="eastAsia" w:ascii="Times New Roman" w:hAnsi="Times New Roman"/>
                <w:sz w:val="18"/>
                <w:szCs w:val="18"/>
              </w:rPr>
              <w:t>可变</w:t>
            </w:r>
          </w:p>
        </w:tc>
      </w:tr>
    </w:tbl>
    <w:p w14:paraId="47D61AE1">
      <w:pPr>
        <w:pStyle w:val="67"/>
        <w:rPr>
          <w:rFonts w:ascii="Arial" w:hAnsi="Arial"/>
          <w:sz w:val="24"/>
        </w:rPr>
      </w:pPr>
      <w:r>
        <w:rPr>
          <w:rFonts w:hint="eastAsia"/>
        </w:rPr>
        <w:t>数据类型</w:t>
      </w:r>
    </w:p>
    <w:p w14:paraId="3508A9D4">
      <w:pPr>
        <w:pStyle w:val="50"/>
      </w:pPr>
      <w:r>
        <w:rPr>
          <w:rFonts w:hint="eastAsia"/>
        </w:rPr>
        <w:t>指示数据内容的类型。数据类型取值如</w:t>
      </w:r>
      <w:r>
        <w:fldChar w:fldCharType="begin"/>
      </w:r>
      <w:r>
        <w:instrText xml:space="preserve"> </w:instrText>
      </w:r>
      <w:r>
        <w:rPr>
          <w:rFonts w:hint="eastAsia"/>
        </w:rPr>
        <w:instrText xml:space="preserve">REF _Ref49433206 \h</w:instrText>
      </w:r>
      <w:r>
        <w:instrText xml:space="preserve">  \* MERGEFORMAT </w:instrText>
      </w:r>
      <w:r>
        <w:fldChar w:fldCharType="separate"/>
      </w:r>
      <w:r>
        <w:rPr>
          <w:rFonts w:hint="eastAsia"/>
        </w:rPr>
        <w:t xml:space="preserve">表 </w:t>
      </w:r>
      <w:r>
        <w:t>222</w:t>
      </w:r>
      <w:r>
        <w:fldChar w:fldCharType="end"/>
      </w:r>
      <w:r>
        <w:rPr>
          <w:rFonts w:hint="eastAsia"/>
        </w:rPr>
        <w:t>所示。</w:t>
      </w:r>
    </w:p>
    <w:p w14:paraId="5F43F72E">
      <w:pPr>
        <w:pStyle w:val="10"/>
      </w:pPr>
      <w:bookmarkStart w:id="4929" w:name="_Ref4943320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222</w:t>
      </w:r>
      <w:r>
        <w:fldChar w:fldCharType="end"/>
      </w:r>
      <w:bookmarkEnd w:id="4929"/>
      <w:r>
        <w:t xml:space="preserve"> </w:t>
      </w:r>
      <w:r>
        <w:rPr>
          <w:rFonts w:hint="eastAsia"/>
        </w:rPr>
        <w:t>数据类型</w:t>
      </w:r>
    </w:p>
    <w:tbl>
      <w:tblPr>
        <w:tblStyle w:val="31"/>
        <w:tblW w:w="4252" w:type="dxa"/>
        <w:jc w:val="center"/>
        <w:tblLayout w:type="fixed"/>
        <w:tblCellMar>
          <w:top w:w="0" w:type="dxa"/>
          <w:left w:w="108" w:type="dxa"/>
          <w:bottom w:w="0" w:type="dxa"/>
          <w:right w:w="108" w:type="dxa"/>
        </w:tblCellMar>
      </w:tblPr>
      <w:tblGrid>
        <w:gridCol w:w="1134"/>
        <w:gridCol w:w="3118"/>
      </w:tblGrid>
      <w:tr w14:paraId="170ABB21">
        <w:tblPrEx>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tcPr>
          <w:p w14:paraId="23A45E08">
            <w:pPr>
              <w:pStyle w:val="125"/>
              <w:rPr>
                <w:rFonts w:ascii="Times New Roman" w:hAnsi="Times New Roman"/>
                <w:sz w:val="18"/>
                <w:szCs w:val="18"/>
              </w:rPr>
            </w:pPr>
            <w:r>
              <w:rPr>
                <w:rFonts w:hint="eastAsia" w:ascii="Times New Roman" w:hAnsi="Times New Roman"/>
                <w:sz w:val="18"/>
                <w:szCs w:val="18"/>
              </w:rPr>
              <w:t>值</w:t>
            </w:r>
          </w:p>
        </w:tc>
        <w:tc>
          <w:tcPr>
            <w:tcW w:w="3118" w:type="dxa"/>
            <w:tcBorders>
              <w:top w:val="single" w:color="auto" w:sz="4" w:space="0"/>
              <w:left w:val="single" w:color="auto" w:sz="4" w:space="0"/>
              <w:bottom w:val="single" w:color="auto" w:sz="4" w:space="0"/>
              <w:right w:val="single" w:color="auto" w:sz="4" w:space="0"/>
            </w:tcBorders>
          </w:tcPr>
          <w:p w14:paraId="4452D18D">
            <w:pPr>
              <w:pStyle w:val="125"/>
              <w:rPr>
                <w:rFonts w:ascii="Times New Roman" w:hAnsi="Times New Roman"/>
                <w:sz w:val="18"/>
                <w:szCs w:val="18"/>
              </w:rPr>
            </w:pPr>
            <w:r>
              <w:rPr>
                <w:rFonts w:hint="eastAsia" w:ascii="Times New Roman" w:hAnsi="Times New Roman"/>
                <w:sz w:val="18"/>
                <w:szCs w:val="18"/>
              </w:rPr>
              <w:t>定义</w:t>
            </w:r>
          </w:p>
        </w:tc>
      </w:tr>
      <w:tr w14:paraId="0FCBBF1C">
        <w:tblPrEx>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tcPr>
          <w:p w14:paraId="4F06BA60">
            <w:pPr>
              <w:pStyle w:val="125"/>
              <w:rPr>
                <w:rFonts w:ascii="Times New Roman" w:hAnsi="Times New Roman"/>
                <w:sz w:val="18"/>
                <w:szCs w:val="18"/>
              </w:rPr>
            </w:pPr>
            <w:r>
              <w:rPr>
                <w:rFonts w:ascii="Times New Roman" w:hAnsi="Times New Roman"/>
                <w:sz w:val="18"/>
                <w:szCs w:val="18"/>
              </w:rPr>
              <w:t>0</w:t>
            </w:r>
          </w:p>
        </w:tc>
        <w:tc>
          <w:tcPr>
            <w:tcW w:w="3118" w:type="dxa"/>
            <w:tcBorders>
              <w:top w:val="single" w:color="auto" w:sz="4" w:space="0"/>
              <w:left w:val="single" w:color="auto" w:sz="4" w:space="0"/>
              <w:bottom w:val="single" w:color="auto" w:sz="4" w:space="0"/>
              <w:right w:val="single" w:color="auto" w:sz="4" w:space="0"/>
            </w:tcBorders>
          </w:tcPr>
          <w:p w14:paraId="661CF6DF">
            <w:pPr>
              <w:pStyle w:val="125"/>
              <w:rPr>
                <w:rFonts w:ascii="Times New Roman" w:hAnsi="Times New Roman"/>
                <w:sz w:val="18"/>
                <w:szCs w:val="18"/>
              </w:rPr>
            </w:pPr>
            <w:r>
              <w:rPr>
                <w:rFonts w:hint="eastAsia" w:ascii="Times New Roman" w:hAnsi="Times New Roman"/>
                <w:sz w:val="18"/>
                <w:szCs w:val="18"/>
              </w:rPr>
              <w:t>应用层数据</w:t>
            </w:r>
          </w:p>
        </w:tc>
      </w:tr>
      <w:tr w14:paraId="61F0D020">
        <w:tblPrEx>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tcPr>
          <w:p w14:paraId="75B33250">
            <w:pPr>
              <w:pStyle w:val="125"/>
              <w:rPr>
                <w:rFonts w:ascii="Times New Roman" w:hAnsi="Times New Roman"/>
                <w:sz w:val="18"/>
                <w:szCs w:val="18"/>
              </w:rPr>
            </w:pPr>
            <w:r>
              <w:rPr>
                <w:rFonts w:ascii="Times New Roman" w:hAnsi="Times New Roman"/>
                <w:sz w:val="18"/>
                <w:szCs w:val="18"/>
              </w:rPr>
              <w:t>1</w:t>
            </w:r>
          </w:p>
        </w:tc>
        <w:tc>
          <w:tcPr>
            <w:tcW w:w="3118" w:type="dxa"/>
            <w:tcBorders>
              <w:top w:val="single" w:color="auto" w:sz="4" w:space="0"/>
              <w:left w:val="single" w:color="auto" w:sz="4" w:space="0"/>
              <w:bottom w:val="single" w:color="auto" w:sz="4" w:space="0"/>
              <w:right w:val="single" w:color="auto" w:sz="4" w:space="0"/>
            </w:tcBorders>
          </w:tcPr>
          <w:p w14:paraId="590884A0">
            <w:pPr>
              <w:pStyle w:val="125"/>
              <w:rPr>
                <w:rFonts w:ascii="Times New Roman" w:hAnsi="Times New Roman"/>
                <w:sz w:val="18"/>
                <w:szCs w:val="18"/>
              </w:rPr>
            </w:pPr>
            <w:r>
              <w:rPr>
                <w:rFonts w:ascii="Times New Roman" w:hAnsi="Times New Roman"/>
                <w:sz w:val="18"/>
                <w:szCs w:val="18"/>
              </w:rPr>
              <w:t>BPLC</w:t>
            </w:r>
            <w:r>
              <w:rPr>
                <w:rFonts w:hint="eastAsia" w:ascii="Times New Roman" w:hAnsi="Times New Roman"/>
                <w:sz w:val="18"/>
                <w:szCs w:val="18"/>
              </w:rPr>
              <w:t>的</w:t>
            </w:r>
            <w:r>
              <w:rPr>
                <w:rFonts w:ascii="Times New Roman" w:hAnsi="Times New Roman"/>
                <w:sz w:val="18"/>
                <w:szCs w:val="18"/>
              </w:rPr>
              <w:t>MPDU</w:t>
            </w:r>
            <w:r>
              <w:rPr>
                <w:rFonts w:hint="eastAsia" w:ascii="Times New Roman" w:hAnsi="Times New Roman"/>
                <w:sz w:val="18"/>
                <w:szCs w:val="18"/>
              </w:rPr>
              <w:t>帧</w:t>
            </w:r>
          </w:p>
        </w:tc>
      </w:tr>
      <w:tr w14:paraId="699777B1">
        <w:tblPrEx>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tcPr>
          <w:p w14:paraId="5BB4E5FA">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50</w:t>
            </w:r>
          </w:p>
        </w:tc>
        <w:tc>
          <w:tcPr>
            <w:tcW w:w="3118" w:type="dxa"/>
            <w:tcBorders>
              <w:top w:val="single" w:color="auto" w:sz="4" w:space="0"/>
              <w:left w:val="single" w:color="auto" w:sz="4" w:space="0"/>
              <w:bottom w:val="single" w:color="auto" w:sz="4" w:space="0"/>
              <w:right w:val="single" w:color="auto" w:sz="4" w:space="0"/>
            </w:tcBorders>
          </w:tcPr>
          <w:p w14:paraId="69D0502E">
            <w:pPr>
              <w:pStyle w:val="125"/>
              <w:rPr>
                <w:rFonts w:ascii="Times New Roman" w:hAnsi="Times New Roman"/>
                <w:sz w:val="18"/>
                <w:szCs w:val="18"/>
              </w:rPr>
            </w:pPr>
            <w:r>
              <w:rPr>
                <w:rFonts w:hint="eastAsia" w:ascii="Times New Roman" w:hAnsi="Times New Roman"/>
                <w:sz w:val="18"/>
                <w:szCs w:val="18"/>
              </w:rPr>
              <w:t>保留</w:t>
            </w:r>
          </w:p>
        </w:tc>
      </w:tr>
      <w:tr w14:paraId="46B66287">
        <w:tblPrEx>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tcPr>
          <w:p w14:paraId="6418A93A">
            <w:pPr>
              <w:pStyle w:val="125"/>
              <w:rPr>
                <w:rFonts w:ascii="Times New Roman" w:hAnsi="Times New Roman"/>
                <w:sz w:val="18"/>
                <w:szCs w:val="18"/>
              </w:rPr>
            </w:pPr>
            <w:r>
              <w:rPr>
                <w:rFonts w:hint="eastAsia" w:ascii="Times New Roman" w:hAnsi="Times New Roman"/>
                <w:sz w:val="18"/>
                <w:szCs w:val="18"/>
              </w:rPr>
              <w:t>5</w:t>
            </w:r>
            <w:r>
              <w:rPr>
                <w:rFonts w:ascii="Times New Roman" w:hAnsi="Times New Roman"/>
                <w:sz w:val="18"/>
                <w:szCs w:val="18"/>
              </w:rPr>
              <w:t>1</w:t>
            </w:r>
          </w:p>
        </w:tc>
        <w:tc>
          <w:tcPr>
            <w:tcW w:w="3118" w:type="dxa"/>
            <w:tcBorders>
              <w:top w:val="single" w:color="auto" w:sz="4" w:space="0"/>
              <w:left w:val="single" w:color="auto" w:sz="4" w:space="0"/>
              <w:bottom w:val="single" w:color="auto" w:sz="4" w:space="0"/>
              <w:right w:val="single" w:color="auto" w:sz="4" w:space="0"/>
            </w:tcBorders>
          </w:tcPr>
          <w:p w14:paraId="5665CECB">
            <w:pPr>
              <w:pStyle w:val="125"/>
              <w:rPr>
                <w:rFonts w:ascii="Times New Roman" w:hAnsi="Times New Roman"/>
                <w:sz w:val="18"/>
                <w:szCs w:val="18"/>
              </w:rPr>
            </w:pPr>
            <w:r>
              <w:rPr>
                <w:rFonts w:hint="eastAsia" w:ascii="Times New Roman" w:hAnsi="Times New Roman"/>
                <w:sz w:val="18"/>
                <w:szCs w:val="18"/>
              </w:rPr>
              <w:t>I</w:t>
            </w:r>
            <w:r>
              <w:rPr>
                <w:rFonts w:ascii="Times New Roman" w:hAnsi="Times New Roman"/>
                <w:sz w:val="18"/>
                <w:szCs w:val="18"/>
              </w:rPr>
              <w:t>P4报文</w:t>
            </w:r>
          </w:p>
        </w:tc>
      </w:tr>
      <w:tr w14:paraId="27C559F0">
        <w:tblPrEx>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tcPr>
          <w:p w14:paraId="0B81E22E">
            <w:pPr>
              <w:pStyle w:val="125"/>
              <w:rPr>
                <w:rFonts w:ascii="Times New Roman" w:hAnsi="Times New Roman"/>
                <w:sz w:val="18"/>
                <w:szCs w:val="18"/>
              </w:rPr>
            </w:pPr>
            <w:r>
              <w:rPr>
                <w:rFonts w:ascii="Times New Roman" w:hAnsi="Times New Roman"/>
                <w:sz w:val="18"/>
                <w:szCs w:val="18"/>
              </w:rPr>
              <w:t>52</w:t>
            </w:r>
          </w:p>
        </w:tc>
        <w:tc>
          <w:tcPr>
            <w:tcW w:w="3118" w:type="dxa"/>
            <w:tcBorders>
              <w:top w:val="single" w:color="auto" w:sz="4" w:space="0"/>
              <w:left w:val="single" w:color="auto" w:sz="4" w:space="0"/>
              <w:bottom w:val="single" w:color="auto" w:sz="4" w:space="0"/>
              <w:right w:val="single" w:color="auto" w:sz="4" w:space="0"/>
            </w:tcBorders>
          </w:tcPr>
          <w:p w14:paraId="727C514A">
            <w:pPr>
              <w:pStyle w:val="125"/>
              <w:rPr>
                <w:rFonts w:ascii="Times New Roman" w:hAnsi="Times New Roman"/>
                <w:sz w:val="18"/>
                <w:szCs w:val="18"/>
              </w:rPr>
            </w:pPr>
            <w:r>
              <w:rPr>
                <w:rFonts w:hint="eastAsia" w:ascii="Times New Roman" w:hAnsi="Times New Roman"/>
                <w:sz w:val="18"/>
                <w:szCs w:val="18"/>
              </w:rPr>
              <w:t>I</w:t>
            </w:r>
            <w:r>
              <w:rPr>
                <w:rFonts w:ascii="Times New Roman" w:hAnsi="Times New Roman"/>
                <w:sz w:val="18"/>
                <w:szCs w:val="18"/>
              </w:rPr>
              <w:t>P6报文</w:t>
            </w:r>
          </w:p>
        </w:tc>
      </w:tr>
      <w:tr w14:paraId="3E0D89DD">
        <w:tblPrEx>
          <w:tblCellMar>
            <w:top w:w="0" w:type="dxa"/>
            <w:left w:w="108" w:type="dxa"/>
            <w:bottom w:w="0" w:type="dxa"/>
            <w:right w:w="108" w:type="dxa"/>
          </w:tblCellMar>
        </w:tblPrEx>
        <w:trPr>
          <w:jc w:val="center"/>
        </w:trPr>
        <w:tc>
          <w:tcPr>
            <w:tcW w:w="1134" w:type="dxa"/>
            <w:tcBorders>
              <w:top w:val="single" w:color="auto" w:sz="4" w:space="0"/>
              <w:left w:val="single" w:color="auto" w:sz="4" w:space="0"/>
              <w:bottom w:val="single" w:color="auto" w:sz="4" w:space="0"/>
              <w:right w:val="single" w:color="auto" w:sz="4" w:space="0"/>
            </w:tcBorders>
          </w:tcPr>
          <w:p w14:paraId="4A1943C9">
            <w:pPr>
              <w:pStyle w:val="125"/>
              <w:rPr>
                <w:rFonts w:ascii="Times New Roman" w:hAnsi="Times New Roman"/>
                <w:sz w:val="18"/>
                <w:szCs w:val="18"/>
              </w:rPr>
            </w:pPr>
            <w:r>
              <w:rPr>
                <w:rFonts w:hint="eastAsia" w:ascii="Times New Roman" w:hAnsi="Times New Roman"/>
                <w:sz w:val="18"/>
                <w:szCs w:val="18"/>
              </w:rPr>
              <w:t>5</w:t>
            </w:r>
            <w:r>
              <w:rPr>
                <w:rFonts w:ascii="Times New Roman" w:hAnsi="Times New Roman"/>
                <w:sz w:val="18"/>
                <w:szCs w:val="18"/>
              </w:rPr>
              <w:t>3-255</w:t>
            </w:r>
          </w:p>
        </w:tc>
        <w:tc>
          <w:tcPr>
            <w:tcW w:w="3118" w:type="dxa"/>
            <w:tcBorders>
              <w:top w:val="single" w:color="auto" w:sz="4" w:space="0"/>
              <w:left w:val="single" w:color="auto" w:sz="4" w:space="0"/>
              <w:bottom w:val="single" w:color="auto" w:sz="4" w:space="0"/>
              <w:right w:val="single" w:color="auto" w:sz="4" w:space="0"/>
            </w:tcBorders>
          </w:tcPr>
          <w:p w14:paraId="14383372">
            <w:pPr>
              <w:pStyle w:val="125"/>
              <w:rPr>
                <w:rFonts w:ascii="Times New Roman" w:hAnsi="Times New Roman"/>
                <w:sz w:val="18"/>
                <w:szCs w:val="18"/>
              </w:rPr>
            </w:pPr>
            <w:r>
              <w:rPr>
                <w:rFonts w:hint="eastAsia" w:ascii="Times New Roman" w:hAnsi="Times New Roman"/>
                <w:sz w:val="18"/>
                <w:szCs w:val="18"/>
              </w:rPr>
              <w:t>保留</w:t>
            </w:r>
          </w:p>
        </w:tc>
      </w:tr>
    </w:tbl>
    <w:p w14:paraId="7969DC03">
      <w:pPr>
        <w:pStyle w:val="48"/>
        <w:rPr>
          <w:rFonts w:hAnsi="Arial"/>
          <w:sz w:val="28"/>
          <w:szCs w:val="24"/>
        </w:rPr>
      </w:pPr>
      <w:bookmarkStart w:id="4930" w:name="_Toc49160334"/>
      <w:bookmarkStart w:id="4931" w:name="_Toc45285880"/>
      <w:r>
        <w:t>无线MAC</w:t>
      </w:r>
      <w:r>
        <w:rPr>
          <w:rFonts w:hint="eastAsia"/>
        </w:rPr>
        <w:t>控制帧</w:t>
      </w:r>
      <w:bookmarkEnd w:id="4930"/>
      <w:bookmarkEnd w:id="4931"/>
    </w:p>
    <w:p w14:paraId="25688DEF">
      <w:pPr>
        <w:pStyle w:val="50"/>
      </w:pPr>
      <w:r>
        <w:rPr>
          <w:rFonts w:hint="eastAsia"/>
        </w:rPr>
        <w:t>控制消息类型定义如</w:t>
      </w:r>
      <w:r>
        <w:fldChar w:fldCharType="begin"/>
      </w:r>
      <w:r>
        <w:instrText xml:space="preserve"> </w:instrText>
      </w:r>
      <w:r>
        <w:rPr>
          <w:rFonts w:hint="eastAsia"/>
        </w:rPr>
        <w:instrText xml:space="preserve">REF _Ref49433216 \h</w:instrText>
      </w:r>
      <w:r>
        <w:instrText xml:space="preserve">  \* MERGEFORMAT </w:instrText>
      </w:r>
      <w:r>
        <w:fldChar w:fldCharType="separate"/>
      </w:r>
      <w:r>
        <w:rPr>
          <w:rFonts w:hint="eastAsia"/>
        </w:rPr>
        <w:t xml:space="preserve">表 </w:t>
      </w:r>
      <w:r>
        <w:t>223</w:t>
      </w:r>
      <w:r>
        <w:fldChar w:fldCharType="end"/>
      </w:r>
      <w:r>
        <w:rPr>
          <w:rFonts w:hint="eastAsia"/>
        </w:rPr>
        <w:t>所示：</w:t>
      </w:r>
    </w:p>
    <w:p w14:paraId="7CAE29BB">
      <w:pPr>
        <w:pStyle w:val="10"/>
      </w:pPr>
      <w:bookmarkStart w:id="4932" w:name="_Ref4943321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223</w:t>
      </w:r>
      <w:r>
        <w:fldChar w:fldCharType="end"/>
      </w:r>
      <w:bookmarkEnd w:id="4932"/>
      <w:r>
        <w:t xml:space="preserve"> </w:t>
      </w:r>
      <w:r>
        <w:rPr>
          <w:rFonts w:hint="eastAsia"/>
        </w:rPr>
        <w:t>无线M</w:t>
      </w:r>
      <w:r>
        <w:t>AC</w:t>
      </w:r>
      <w:r>
        <w:rPr>
          <w:rFonts w:hint="eastAsia"/>
        </w:rPr>
        <w:t>控制帧</w:t>
      </w:r>
    </w:p>
    <w:tbl>
      <w:tblPr>
        <w:tblStyle w:val="31"/>
        <w:tblW w:w="46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3119"/>
      </w:tblGrid>
      <w:tr w14:paraId="70F8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53EB9BD2">
            <w:pPr>
              <w:pStyle w:val="125"/>
              <w:rPr>
                <w:rFonts w:ascii="Times New Roman" w:hAnsi="Times New Roman"/>
                <w:sz w:val="18"/>
                <w:szCs w:val="18"/>
              </w:rPr>
            </w:pPr>
            <w:r>
              <w:rPr>
                <w:rFonts w:hint="eastAsia" w:ascii="Times New Roman" w:hAnsi="Times New Roman"/>
                <w:sz w:val="18"/>
                <w:szCs w:val="18"/>
              </w:rPr>
              <w:t>值</w:t>
            </w:r>
          </w:p>
        </w:tc>
        <w:tc>
          <w:tcPr>
            <w:tcW w:w="3119" w:type="dxa"/>
            <w:vAlign w:val="center"/>
          </w:tcPr>
          <w:p w14:paraId="3132FB01">
            <w:pPr>
              <w:pStyle w:val="125"/>
              <w:rPr>
                <w:rFonts w:ascii="Times New Roman" w:hAnsi="Times New Roman"/>
                <w:sz w:val="18"/>
                <w:szCs w:val="18"/>
              </w:rPr>
            </w:pPr>
            <w:r>
              <w:rPr>
                <w:rFonts w:hint="eastAsia" w:ascii="Times New Roman" w:hAnsi="Times New Roman"/>
                <w:sz w:val="18"/>
                <w:szCs w:val="18"/>
              </w:rPr>
              <w:t>定义</w:t>
            </w:r>
          </w:p>
        </w:tc>
      </w:tr>
      <w:tr w14:paraId="3F3F3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2994E648">
            <w:pPr>
              <w:pStyle w:val="125"/>
              <w:rPr>
                <w:rFonts w:ascii="Times New Roman" w:hAnsi="Times New Roman"/>
                <w:sz w:val="18"/>
                <w:szCs w:val="18"/>
              </w:rPr>
            </w:pPr>
            <w:r>
              <w:rPr>
                <w:rFonts w:ascii="Times New Roman" w:hAnsi="Times New Roman"/>
                <w:sz w:val="18"/>
                <w:szCs w:val="18"/>
              </w:rPr>
              <w:t>0</w:t>
            </w:r>
          </w:p>
        </w:tc>
        <w:tc>
          <w:tcPr>
            <w:tcW w:w="3119" w:type="dxa"/>
            <w:vAlign w:val="center"/>
          </w:tcPr>
          <w:p w14:paraId="32A70A75">
            <w:pPr>
              <w:pStyle w:val="125"/>
              <w:rPr>
                <w:rFonts w:ascii="Times New Roman" w:hAnsi="Times New Roman"/>
                <w:sz w:val="18"/>
                <w:szCs w:val="18"/>
              </w:rPr>
            </w:pPr>
            <w:r>
              <w:rPr>
                <w:rFonts w:hint="eastAsia" w:ascii="Times New Roman" w:hAnsi="Times New Roman"/>
                <w:sz w:val="18"/>
                <w:szCs w:val="18"/>
              </w:rPr>
              <w:t>搜索物联网关请求</w:t>
            </w:r>
          </w:p>
        </w:tc>
      </w:tr>
      <w:tr w14:paraId="3FCE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7ECE8D91">
            <w:pPr>
              <w:pStyle w:val="125"/>
              <w:rPr>
                <w:rFonts w:ascii="Times New Roman" w:hAnsi="Times New Roman"/>
                <w:sz w:val="18"/>
                <w:szCs w:val="18"/>
              </w:rPr>
            </w:pPr>
            <w:r>
              <w:rPr>
                <w:rFonts w:ascii="Times New Roman" w:hAnsi="Times New Roman"/>
                <w:sz w:val="18"/>
                <w:szCs w:val="18"/>
              </w:rPr>
              <w:t>1</w:t>
            </w:r>
          </w:p>
        </w:tc>
        <w:tc>
          <w:tcPr>
            <w:tcW w:w="3119" w:type="dxa"/>
            <w:vAlign w:val="center"/>
          </w:tcPr>
          <w:p w14:paraId="54F87526">
            <w:pPr>
              <w:pStyle w:val="125"/>
              <w:rPr>
                <w:rFonts w:ascii="Times New Roman" w:hAnsi="Times New Roman"/>
                <w:sz w:val="18"/>
                <w:szCs w:val="18"/>
              </w:rPr>
            </w:pPr>
            <w:r>
              <w:rPr>
                <w:rFonts w:hint="eastAsia" w:ascii="Times New Roman" w:hAnsi="Times New Roman"/>
                <w:sz w:val="18"/>
                <w:szCs w:val="18"/>
              </w:rPr>
              <w:t>搜索物联网关响应</w:t>
            </w:r>
          </w:p>
        </w:tc>
      </w:tr>
      <w:tr w14:paraId="6278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56A2ED4B">
            <w:pPr>
              <w:pStyle w:val="125"/>
              <w:rPr>
                <w:rFonts w:ascii="Times New Roman" w:hAnsi="Times New Roman"/>
                <w:sz w:val="18"/>
                <w:szCs w:val="18"/>
              </w:rPr>
            </w:pPr>
            <w:r>
              <w:rPr>
                <w:rFonts w:ascii="Times New Roman" w:hAnsi="Times New Roman"/>
                <w:sz w:val="18"/>
                <w:szCs w:val="18"/>
              </w:rPr>
              <w:t>2</w:t>
            </w:r>
          </w:p>
        </w:tc>
        <w:tc>
          <w:tcPr>
            <w:tcW w:w="3119" w:type="dxa"/>
            <w:vAlign w:val="center"/>
          </w:tcPr>
          <w:p w14:paraId="472BD209">
            <w:pPr>
              <w:pStyle w:val="125"/>
              <w:rPr>
                <w:rFonts w:ascii="Times New Roman" w:hAnsi="Times New Roman"/>
                <w:sz w:val="18"/>
                <w:szCs w:val="18"/>
              </w:rPr>
            </w:pPr>
            <w:r>
              <w:rPr>
                <w:rFonts w:hint="eastAsia" w:ascii="Times New Roman" w:hAnsi="Times New Roman"/>
                <w:sz w:val="18"/>
                <w:szCs w:val="18"/>
              </w:rPr>
              <w:t>接入物联网关请求</w:t>
            </w:r>
          </w:p>
        </w:tc>
      </w:tr>
      <w:tr w14:paraId="2206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6CF2B2D8">
            <w:pPr>
              <w:pStyle w:val="125"/>
              <w:rPr>
                <w:rFonts w:ascii="Times New Roman" w:hAnsi="Times New Roman"/>
                <w:sz w:val="18"/>
                <w:szCs w:val="18"/>
              </w:rPr>
            </w:pPr>
            <w:r>
              <w:rPr>
                <w:rFonts w:ascii="Times New Roman" w:hAnsi="Times New Roman"/>
                <w:sz w:val="18"/>
                <w:szCs w:val="18"/>
              </w:rPr>
              <w:t>3</w:t>
            </w:r>
          </w:p>
        </w:tc>
        <w:tc>
          <w:tcPr>
            <w:tcW w:w="3119" w:type="dxa"/>
            <w:vAlign w:val="center"/>
          </w:tcPr>
          <w:p w14:paraId="7EFC1E52">
            <w:pPr>
              <w:pStyle w:val="125"/>
              <w:rPr>
                <w:rFonts w:ascii="Times New Roman" w:hAnsi="Times New Roman"/>
                <w:sz w:val="18"/>
                <w:szCs w:val="18"/>
              </w:rPr>
            </w:pPr>
            <w:r>
              <w:rPr>
                <w:rFonts w:hint="eastAsia" w:ascii="Times New Roman" w:hAnsi="Times New Roman"/>
                <w:sz w:val="18"/>
                <w:szCs w:val="18"/>
              </w:rPr>
              <w:t>接入物联网关响应</w:t>
            </w:r>
          </w:p>
        </w:tc>
      </w:tr>
      <w:tr w14:paraId="1B33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73A91D55">
            <w:pPr>
              <w:pStyle w:val="125"/>
              <w:rPr>
                <w:rFonts w:ascii="Times New Roman" w:hAnsi="Times New Roman"/>
                <w:sz w:val="18"/>
                <w:szCs w:val="18"/>
              </w:rPr>
            </w:pPr>
            <w:r>
              <w:rPr>
                <w:rFonts w:ascii="Times New Roman" w:hAnsi="Times New Roman"/>
                <w:sz w:val="18"/>
                <w:szCs w:val="18"/>
              </w:rPr>
              <w:t>4</w:t>
            </w:r>
          </w:p>
        </w:tc>
        <w:tc>
          <w:tcPr>
            <w:tcW w:w="3119" w:type="dxa"/>
            <w:vAlign w:val="center"/>
          </w:tcPr>
          <w:p w14:paraId="771EA727">
            <w:pPr>
              <w:pStyle w:val="125"/>
              <w:rPr>
                <w:rFonts w:ascii="Times New Roman" w:hAnsi="Times New Roman"/>
                <w:sz w:val="18"/>
                <w:szCs w:val="18"/>
              </w:rPr>
            </w:pPr>
            <w:r>
              <w:rPr>
                <w:rFonts w:hint="eastAsia" w:ascii="Times New Roman" w:hAnsi="Times New Roman"/>
                <w:sz w:val="18"/>
                <w:szCs w:val="18"/>
              </w:rPr>
              <w:t>接入物联网关结果</w:t>
            </w:r>
          </w:p>
        </w:tc>
      </w:tr>
      <w:tr w14:paraId="5CB7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342F445A">
            <w:pPr>
              <w:pStyle w:val="125"/>
              <w:rPr>
                <w:rFonts w:ascii="Times New Roman" w:hAnsi="Times New Roman"/>
                <w:sz w:val="18"/>
                <w:szCs w:val="18"/>
              </w:rPr>
            </w:pPr>
            <w:r>
              <w:rPr>
                <w:rFonts w:hint="eastAsia" w:ascii="Times New Roman" w:hAnsi="Times New Roman"/>
                <w:sz w:val="18"/>
                <w:szCs w:val="18"/>
              </w:rPr>
              <w:t>5</w:t>
            </w:r>
          </w:p>
        </w:tc>
        <w:tc>
          <w:tcPr>
            <w:tcW w:w="3119" w:type="dxa"/>
            <w:vAlign w:val="center"/>
          </w:tcPr>
          <w:p w14:paraId="07D6FD3D">
            <w:pPr>
              <w:pStyle w:val="125"/>
              <w:rPr>
                <w:rFonts w:ascii="Times New Roman" w:hAnsi="Times New Roman"/>
                <w:sz w:val="18"/>
                <w:szCs w:val="18"/>
              </w:rPr>
            </w:pPr>
            <w:r>
              <w:rPr>
                <w:rFonts w:hint="eastAsia" w:ascii="Times New Roman" w:hAnsi="Times New Roman"/>
                <w:sz w:val="18"/>
                <w:szCs w:val="18"/>
              </w:rPr>
              <w:t>数传指示</w:t>
            </w:r>
          </w:p>
        </w:tc>
      </w:tr>
      <w:tr w14:paraId="1F31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1661B105">
            <w:pPr>
              <w:pStyle w:val="125"/>
              <w:rPr>
                <w:rFonts w:ascii="Times New Roman" w:hAnsi="Times New Roman"/>
                <w:sz w:val="18"/>
                <w:szCs w:val="18"/>
              </w:rPr>
            </w:pPr>
            <w:r>
              <w:rPr>
                <w:rFonts w:ascii="Times New Roman" w:hAnsi="Times New Roman"/>
                <w:sz w:val="18"/>
                <w:szCs w:val="18"/>
              </w:rPr>
              <w:t>6</w:t>
            </w:r>
          </w:p>
        </w:tc>
        <w:tc>
          <w:tcPr>
            <w:tcW w:w="3119" w:type="dxa"/>
            <w:vAlign w:val="center"/>
          </w:tcPr>
          <w:p w14:paraId="6E9F4BA5">
            <w:pPr>
              <w:pStyle w:val="125"/>
              <w:rPr>
                <w:rFonts w:ascii="Times New Roman" w:hAnsi="Times New Roman"/>
                <w:sz w:val="18"/>
                <w:szCs w:val="18"/>
              </w:rPr>
            </w:pPr>
            <w:r>
              <w:rPr>
                <w:rFonts w:hint="eastAsia" w:ascii="Times New Roman" w:hAnsi="Times New Roman"/>
                <w:sz w:val="18"/>
                <w:szCs w:val="18"/>
              </w:rPr>
              <w:t>通信周期同步</w:t>
            </w:r>
          </w:p>
        </w:tc>
      </w:tr>
      <w:tr w14:paraId="576C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2FBD1C93">
            <w:pPr>
              <w:pStyle w:val="125"/>
              <w:rPr>
                <w:rFonts w:ascii="Times New Roman" w:hAnsi="Times New Roman"/>
                <w:sz w:val="18"/>
                <w:szCs w:val="18"/>
              </w:rPr>
            </w:pPr>
            <w:r>
              <w:rPr>
                <w:rFonts w:ascii="Times New Roman" w:hAnsi="Times New Roman"/>
                <w:sz w:val="18"/>
                <w:szCs w:val="18"/>
              </w:rPr>
              <w:t>7</w:t>
            </w:r>
          </w:p>
        </w:tc>
        <w:tc>
          <w:tcPr>
            <w:tcW w:w="3119" w:type="dxa"/>
            <w:vAlign w:val="center"/>
          </w:tcPr>
          <w:p w14:paraId="12EBD9F9">
            <w:pPr>
              <w:pStyle w:val="125"/>
              <w:rPr>
                <w:rFonts w:ascii="Times New Roman" w:hAnsi="Times New Roman"/>
                <w:sz w:val="18"/>
                <w:szCs w:val="18"/>
              </w:rPr>
            </w:pPr>
            <w:r>
              <w:rPr>
                <w:rFonts w:hint="eastAsia" w:ascii="Times New Roman" w:hAnsi="Times New Roman"/>
                <w:sz w:val="18"/>
                <w:szCs w:val="18"/>
              </w:rPr>
              <w:t>创建通信通道请求</w:t>
            </w:r>
          </w:p>
        </w:tc>
      </w:tr>
      <w:tr w14:paraId="7A02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73DCF345">
            <w:pPr>
              <w:pStyle w:val="125"/>
              <w:rPr>
                <w:rFonts w:ascii="Times New Roman" w:hAnsi="Times New Roman"/>
                <w:sz w:val="18"/>
                <w:szCs w:val="18"/>
              </w:rPr>
            </w:pPr>
            <w:r>
              <w:rPr>
                <w:rFonts w:ascii="Times New Roman" w:hAnsi="Times New Roman"/>
                <w:sz w:val="18"/>
                <w:szCs w:val="18"/>
              </w:rPr>
              <w:t>8</w:t>
            </w:r>
          </w:p>
        </w:tc>
        <w:tc>
          <w:tcPr>
            <w:tcW w:w="3119" w:type="dxa"/>
            <w:vAlign w:val="center"/>
          </w:tcPr>
          <w:p w14:paraId="2C85AF77">
            <w:pPr>
              <w:pStyle w:val="125"/>
              <w:rPr>
                <w:rFonts w:ascii="Times New Roman" w:hAnsi="Times New Roman"/>
                <w:sz w:val="18"/>
                <w:szCs w:val="18"/>
              </w:rPr>
            </w:pPr>
            <w:r>
              <w:rPr>
                <w:rFonts w:hint="eastAsia" w:ascii="Times New Roman" w:hAnsi="Times New Roman"/>
                <w:sz w:val="18"/>
                <w:szCs w:val="18"/>
              </w:rPr>
              <w:t>创建通信通道响应</w:t>
            </w:r>
          </w:p>
        </w:tc>
      </w:tr>
      <w:tr w14:paraId="4056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7CA9D901">
            <w:pPr>
              <w:pStyle w:val="125"/>
              <w:rPr>
                <w:rFonts w:ascii="Times New Roman" w:hAnsi="Times New Roman"/>
                <w:sz w:val="18"/>
                <w:szCs w:val="18"/>
              </w:rPr>
            </w:pPr>
            <w:r>
              <w:rPr>
                <w:rFonts w:ascii="Times New Roman" w:hAnsi="Times New Roman"/>
                <w:sz w:val="18"/>
                <w:szCs w:val="18"/>
              </w:rPr>
              <w:t>9</w:t>
            </w:r>
          </w:p>
        </w:tc>
        <w:tc>
          <w:tcPr>
            <w:tcW w:w="3119" w:type="dxa"/>
            <w:vAlign w:val="center"/>
          </w:tcPr>
          <w:p w14:paraId="12A52801">
            <w:pPr>
              <w:pStyle w:val="125"/>
              <w:rPr>
                <w:rFonts w:ascii="Times New Roman" w:hAnsi="Times New Roman"/>
                <w:sz w:val="18"/>
                <w:szCs w:val="18"/>
              </w:rPr>
            </w:pPr>
            <w:r>
              <w:rPr>
                <w:rFonts w:hint="eastAsia" w:ascii="Times New Roman" w:hAnsi="Times New Roman"/>
                <w:sz w:val="18"/>
                <w:szCs w:val="18"/>
              </w:rPr>
              <w:t>物联数传信道告知</w:t>
            </w:r>
          </w:p>
        </w:tc>
      </w:tr>
      <w:tr w14:paraId="0565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2FC0BA23">
            <w:pPr>
              <w:pStyle w:val="125"/>
              <w:rPr>
                <w:rFonts w:ascii="Times New Roman" w:hAnsi="Times New Roman"/>
                <w:sz w:val="18"/>
                <w:szCs w:val="18"/>
              </w:rPr>
            </w:pPr>
            <w:r>
              <w:rPr>
                <w:rFonts w:ascii="Times New Roman" w:hAnsi="Times New Roman"/>
                <w:sz w:val="18"/>
                <w:szCs w:val="18"/>
              </w:rPr>
              <w:t>10</w:t>
            </w:r>
          </w:p>
        </w:tc>
        <w:tc>
          <w:tcPr>
            <w:tcW w:w="3119" w:type="dxa"/>
            <w:vAlign w:val="center"/>
          </w:tcPr>
          <w:p w14:paraId="57F67AC5">
            <w:pPr>
              <w:pStyle w:val="125"/>
              <w:rPr>
                <w:rFonts w:ascii="Times New Roman" w:hAnsi="Times New Roman"/>
                <w:sz w:val="18"/>
                <w:szCs w:val="18"/>
              </w:rPr>
            </w:pPr>
            <w:r>
              <w:rPr>
                <w:rFonts w:hint="eastAsia" w:ascii="Times New Roman" w:hAnsi="Times New Roman"/>
                <w:sz w:val="18"/>
                <w:szCs w:val="18"/>
              </w:rPr>
              <w:t>功率控制请求</w:t>
            </w:r>
          </w:p>
        </w:tc>
      </w:tr>
      <w:tr w14:paraId="2933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5AC245D5">
            <w:pPr>
              <w:pStyle w:val="125"/>
              <w:rPr>
                <w:rFonts w:ascii="Times New Roman" w:hAnsi="Times New Roman"/>
                <w:sz w:val="18"/>
                <w:szCs w:val="18"/>
              </w:rPr>
            </w:pPr>
            <w:r>
              <w:rPr>
                <w:rFonts w:ascii="Times New Roman" w:hAnsi="Times New Roman"/>
                <w:sz w:val="18"/>
                <w:szCs w:val="18"/>
              </w:rPr>
              <w:t>11</w:t>
            </w:r>
          </w:p>
        </w:tc>
        <w:tc>
          <w:tcPr>
            <w:tcW w:w="3119" w:type="dxa"/>
            <w:vAlign w:val="center"/>
          </w:tcPr>
          <w:p w14:paraId="13C44B18">
            <w:pPr>
              <w:pStyle w:val="125"/>
              <w:rPr>
                <w:rFonts w:ascii="Times New Roman" w:hAnsi="Times New Roman"/>
                <w:sz w:val="18"/>
                <w:szCs w:val="18"/>
              </w:rPr>
            </w:pPr>
            <w:r>
              <w:rPr>
                <w:rFonts w:hint="eastAsia" w:ascii="Times New Roman" w:hAnsi="Times New Roman"/>
                <w:sz w:val="18"/>
                <w:szCs w:val="18"/>
              </w:rPr>
              <w:t>功率控制指示</w:t>
            </w:r>
          </w:p>
        </w:tc>
      </w:tr>
      <w:tr w14:paraId="3D9F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9" w:type="dxa"/>
            <w:vAlign w:val="center"/>
          </w:tcPr>
          <w:p w14:paraId="5836FD2A">
            <w:pPr>
              <w:pStyle w:val="125"/>
              <w:rPr>
                <w:rFonts w:ascii="Times New Roman" w:hAnsi="Times New Roman"/>
                <w:sz w:val="18"/>
                <w:szCs w:val="18"/>
              </w:rPr>
            </w:pPr>
            <w:r>
              <w:rPr>
                <w:rFonts w:ascii="Times New Roman" w:hAnsi="Times New Roman"/>
                <w:sz w:val="18"/>
                <w:szCs w:val="18"/>
              </w:rPr>
              <w:t>12</w:t>
            </w:r>
          </w:p>
        </w:tc>
        <w:tc>
          <w:tcPr>
            <w:tcW w:w="3119" w:type="dxa"/>
            <w:vAlign w:val="center"/>
          </w:tcPr>
          <w:p w14:paraId="3C32F29F">
            <w:pPr>
              <w:pStyle w:val="125"/>
              <w:rPr>
                <w:rFonts w:ascii="Times New Roman" w:hAnsi="Times New Roman"/>
                <w:sz w:val="18"/>
                <w:szCs w:val="18"/>
              </w:rPr>
            </w:pPr>
            <w:r>
              <w:rPr>
                <w:rFonts w:hint="eastAsia" w:ascii="Times New Roman" w:hAnsi="Times New Roman"/>
                <w:sz w:val="18"/>
                <w:szCs w:val="18"/>
              </w:rPr>
              <w:t>未知消息响应</w:t>
            </w:r>
          </w:p>
        </w:tc>
      </w:tr>
    </w:tbl>
    <w:p w14:paraId="1AA353D5">
      <w:pPr>
        <w:pStyle w:val="57"/>
        <w:ind w:left="420" w:hanging="420"/>
      </w:pPr>
      <w:bookmarkStart w:id="4933" w:name="_Toc49160335"/>
      <w:bookmarkStart w:id="4934" w:name="_Toc45285881"/>
      <w:r>
        <w:rPr>
          <w:rFonts w:hint="eastAsia"/>
        </w:rPr>
        <w:t>搜索物联网关请求</w:t>
      </w:r>
      <w:bookmarkEnd w:id="4933"/>
      <w:bookmarkEnd w:id="4934"/>
    </w:p>
    <w:p w14:paraId="2680BB1D">
      <w:pPr>
        <w:pStyle w:val="50"/>
      </w:pPr>
      <w:r>
        <w:t>搜索物联网关请求格式如</w:t>
      </w:r>
      <w:r>
        <w:fldChar w:fldCharType="begin"/>
      </w:r>
      <w:r>
        <w:instrText xml:space="preserve"> REF _Ref49433287 \h  \* MERGEFORMAT </w:instrText>
      </w:r>
      <w:r>
        <w:fldChar w:fldCharType="separate"/>
      </w:r>
      <w:r>
        <w:rPr>
          <w:rFonts w:hint="eastAsia"/>
        </w:rPr>
        <w:t xml:space="preserve">表 </w:t>
      </w:r>
      <w:r>
        <w:t>224</w:t>
      </w:r>
      <w:r>
        <w:fldChar w:fldCharType="end"/>
      </w:r>
      <w:r>
        <w:t>所示</w:t>
      </w:r>
      <w:r>
        <w:rPr>
          <w:rFonts w:hint="eastAsia"/>
        </w:rPr>
        <w:t>。</w:t>
      </w:r>
    </w:p>
    <w:p w14:paraId="198E344C">
      <w:pPr>
        <w:pStyle w:val="10"/>
      </w:pPr>
      <w:bookmarkStart w:id="4935" w:name="_Ref4943328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224</w:t>
      </w:r>
      <w:r>
        <w:fldChar w:fldCharType="end"/>
      </w:r>
      <w:bookmarkEnd w:id="4935"/>
      <w:r>
        <w:t xml:space="preserve"> </w:t>
      </w:r>
      <w:r>
        <w:rPr>
          <w:rFonts w:hint="eastAsia"/>
        </w:rPr>
        <w:t>搜索物联网关请求</w:t>
      </w:r>
    </w:p>
    <w:tbl>
      <w:tblPr>
        <w:tblStyle w:val="31"/>
        <w:tblW w:w="3823" w:type="dxa"/>
        <w:jc w:val="center"/>
        <w:tblLayout w:type="fixed"/>
        <w:tblCellMar>
          <w:top w:w="0" w:type="dxa"/>
          <w:left w:w="108" w:type="dxa"/>
          <w:bottom w:w="0" w:type="dxa"/>
          <w:right w:w="108" w:type="dxa"/>
        </w:tblCellMar>
      </w:tblPr>
      <w:tblGrid>
        <w:gridCol w:w="2240"/>
        <w:gridCol w:w="1583"/>
      </w:tblGrid>
      <w:tr w14:paraId="4CC56490">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FCC350E">
            <w:pPr>
              <w:pStyle w:val="125"/>
              <w:rPr>
                <w:rFonts w:ascii="Times New Roman" w:hAnsi="Times New Roman"/>
                <w:sz w:val="18"/>
                <w:szCs w:val="18"/>
              </w:rPr>
            </w:pPr>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745BFC85">
            <w:pPr>
              <w:pStyle w:val="125"/>
              <w:rPr>
                <w:rFonts w:ascii="Times New Roman" w:hAnsi="Times New Roman"/>
                <w:sz w:val="18"/>
                <w:szCs w:val="18"/>
              </w:rPr>
            </w:pPr>
            <w:r>
              <w:rPr>
                <w:rFonts w:hint="eastAsia" w:ascii="Times New Roman" w:hAnsi="Times New Roman"/>
                <w:sz w:val="18"/>
                <w:szCs w:val="18"/>
              </w:rPr>
              <w:t>长度（字节）</w:t>
            </w:r>
          </w:p>
        </w:tc>
      </w:tr>
      <w:tr w14:paraId="70835C0F">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35CE5FC3">
            <w:pPr>
              <w:pStyle w:val="125"/>
              <w:rPr>
                <w:rFonts w:ascii="Times New Roman" w:hAnsi="Times New Roman"/>
                <w:sz w:val="18"/>
                <w:szCs w:val="18"/>
              </w:rPr>
            </w:pPr>
            <w:r>
              <w:rPr>
                <w:rFonts w:hint="eastAsia" w:ascii="Times New Roman" w:hAnsi="Times New Roman"/>
                <w:sz w:val="18"/>
                <w:szCs w:val="18"/>
              </w:rPr>
              <w:t>搜索响应偏移</w:t>
            </w:r>
          </w:p>
        </w:tc>
        <w:tc>
          <w:tcPr>
            <w:tcW w:w="1583" w:type="dxa"/>
            <w:tcBorders>
              <w:top w:val="nil"/>
              <w:left w:val="nil"/>
              <w:bottom w:val="single" w:color="auto" w:sz="4" w:space="0"/>
              <w:right w:val="single" w:color="auto" w:sz="4" w:space="0"/>
            </w:tcBorders>
            <w:noWrap/>
            <w:vAlign w:val="center"/>
          </w:tcPr>
          <w:p w14:paraId="66AB1184">
            <w:pPr>
              <w:pStyle w:val="125"/>
              <w:rPr>
                <w:rFonts w:ascii="Times New Roman" w:hAnsi="Times New Roman"/>
                <w:sz w:val="18"/>
                <w:szCs w:val="18"/>
              </w:rPr>
            </w:pPr>
            <w:r>
              <w:rPr>
                <w:rFonts w:hint="eastAsia" w:ascii="Times New Roman" w:hAnsi="Times New Roman"/>
                <w:sz w:val="18"/>
                <w:szCs w:val="18"/>
              </w:rPr>
              <w:t>2</w:t>
            </w:r>
          </w:p>
        </w:tc>
      </w:tr>
      <w:tr w14:paraId="33568F7E">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4B71F73E">
            <w:pPr>
              <w:pStyle w:val="125"/>
              <w:rPr>
                <w:rFonts w:ascii="Times New Roman" w:hAnsi="Times New Roman"/>
                <w:sz w:val="18"/>
                <w:szCs w:val="18"/>
              </w:rPr>
            </w:pPr>
            <w:r>
              <w:rPr>
                <w:rFonts w:hint="eastAsia" w:ascii="Times New Roman" w:hAnsi="Times New Roman"/>
                <w:sz w:val="18"/>
                <w:szCs w:val="18"/>
              </w:rPr>
              <w:t>搜索响应持续时间</w:t>
            </w:r>
          </w:p>
        </w:tc>
        <w:tc>
          <w:tcPr>
            <w:tcW w:w="1583" w:type="dxa"/>
            <w:tcBorders>
              <w:top w:val="nil"/>
              <w:left w:val="nil"/>
              <w:bottom w:val="single" w:color="auto" w:sz="4" w:space="0"/>
              <w:right w:val="single" w:color="auto" w:sz="4" w:space="0"/>
            </w:tcBorders>
            <w:noWrap/>
            <w:vAlign w:val="center"/>
          </w:tcPr>
          <w:p w14:paraId="41634ADB">
            <w:pPr>
              <w:pStyle w:val="125"/>
              <w:rPr>
                <w:rFonts w:ascii="Times New Roman" w:hAnsi="Times New Roman"/>
                <w:sz w:val="18"/>
                <w:szCs w:val="18"/>
              </w:rPr>
            </w:pPr>
            <w:r>
              <w:rPr>
                <w:rFonts w:hint="eastAsia" w:ascii="Times New Roman" w:hAnsi="Times New Roman"/>
                <w:sz w:val="18"/>
                <w:szCs w:val="18"/>
              </w:rPr>
              <w:t>2</w:t>
            </w:r>
          </w:p>
        </w:tc>
      </w:tr>
      <w:tr w14:paraId="60D8F732">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20AB674B">
            <w:pPr>
              <w:pStyle w:val="125"/>
              <w:rPr>
                <w:rFonts w:ascii="Times New Roman" w:hAnsi="Times New Roman"/>
                <w:sz w:val="18"/>
                <w:szCs w:val="18"/>
              </w:rPr>
            </w:pPr>
            <w:r>
              <w:rPr>
                <w:rFonts w:hint="eastAsia" w:ascii="Times New Roman" w:hAnsi="Times New Roman"/>
                <w:sz w:val="18"/>
                <w:szCs w:val="18"/>
              </w:rPr>
              <w:t>搜索响应延迟</w:t>
            </w:r>
          </w:p>
        </w:tc>
        <w:tc>
          <w:tcPr>
            <w:tcW w:w="1583" w:type="dxa"/>
            <w:tcBorders>
              <w:top w:val="nil"/>
              <w:left w:val="nil"/>
              <w:bottom w:val="single" w:color="auto" w:sz="4" w:space="0"/>
              <w:right w:val="single" w:color="auto" w:sz="4" w:space="0"/>
            </w:tcBorders>
            <w:noWrap/>
            <w:vAlign w:val="center"/>
          </w:tcPr>
          <w:p w14:paraId="777BB6E5">
            <w:pPr>
              <w:pStyle w:val="125"/>
              <w:rPr>
                <w:rFonts w:ascii="Times New Roman" w:hAnsi="Times New Roman"/>
                <w:sz w:val="18"/>
                <w:szCs w:val="18"/>
              </w:rPr>
            </w:pPr>
            <w:r>
              <w:rPr>
                <w:rFonts w:hint="eastAsia" w:ascii="Times New Roman" w:hAnsi="Times New Roman"/>
                <w:sz w:val="18"/>
                <w:szCs w:val="18"/>
              </w:rPr>
              <w:t>1</w:t>
            </w:r>
          </w:p>
        </w:tc>
      </w:tr>
      <w:tr w14:paraId="3562F4CC">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2C23B6BD">
            <w:pPr>
              <w:pStyle w:val="125"/>
              <w:rPr>
                <w:rFonts w:ascii="Times New Roman" w:hAnsi="Times New Roman"/>
                <w:sz w:val="18"/>
                <w:szCs w:val="18"/>
              </w:rPr>
            </w:pPr>
            <w:r>
              <w:rPr>
                <w:rFonts w:hint="eastAsia" w:ascii="Times New Roman" w:hAnsi="Times New Roman"/>
                <w:sz w:val="18"/>
                <w:szCs w:val="18"/>
              </w:rPr>
              <w:t>响应信道编号</w:t>
            </w:r>
          </w:p>
        </w:tc>
        <w:tc>
          <w:tcPr>
            <w:tcW w:w="1583" w:type="dxa"/>
            <w:tcBorders>
              <w:top w:val="nil"/>
              <w:left w:val="nil"/>
              <w:bottom w:val="single" w:color="auto" w:sz="4" w:space="0"/>
              <w:right w:val="single" w:color="auto" w:sz="4" w:space="0"/>
            </w:tcBorders>
            <w:noWrap/>
            <w:vAlign w:val="center"/>
          </w:tcPr>
          <w:p w14:paraId="24F2641D">
            <w:pPr>
              <w:pStyle w:val="125"/>
              <w:rPr>
                <w:rFonts w:ascii="Times New Roman" w:hAnsi="Times New Roman"/>
                <w:sz w:val="18"/>
                <w:szCs w:val="18"/>
              </w:rPr>
            </w:pPr>
            <w:r>
              <w:rPr>
                <w:rFonts w:hint="eastAsia" w:ascii="Times New Roman" w:hAnsi="Times New Roman"/>
                <w:sz w:val="18"/>
                <w:szCs w:val="18"/>
              </w:rPr>
              <w:t>1</w:t>
            </w:r>
          </w:p>
        </w:tc>
      </w:tr>
      <w:tr w14:paraId="25B84C39">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01D81779">
            <w:pPr>
              <w:pStyle w:val="125"/>
              <w:rPr>
                <w:rFonts w:ascii="Times New Roman" w:hAnsi="Times New Roman"/>
                <w:sz w:val="18"/>
                <w:szCs w:val="18"/>
              </w:rPr>
            </w:pPr>
            <w:r>
              <w:rPr>
                <w:rFonts w:hint="eastAsia" w:ascii="Times New Roman" w:hAnsi="Times New Roman"/>
                <w:sz w:val="18"/>
                <w:szCs w:val="18"/>
              </w:rPr>
              <w:t>搜索序号</w:t>
            </w:r>
          </w:p>
        </w:tc>
        <w:tc>
          <w:tcPr>
            <w:tcW w:w="1583" w:type="dxa"/>
            <w:tcBorders>
              <w:top w:val="nil"/>
              <w:left w:val="nil"/>
              <w:bottom w:val="single" w:color="auto" w:sz="4" w:space="0"/>
              <w:right w:val="single" w:color="auto" w:sz="4" w:space="0"/>
            </w:tcBorders>
            <w:noWrap/>
            <w:vAlign w:val="center"/>
          </w:tcPr>
          <w:p w14:paraId="3B4B4EB5">
            <w:pPr>
              <w:pStyle w:val="125"/>
              <w:rPr>
                <w:rFonts w:ascii="Times New Roman" w:hAnsi="Times New Roman"/>
                <w:sz w:val="18"/>
                <w:szCs w:val="18"/>
              </w:rPr>
            </w:pPr>
            <w:r>
              <w:rPr>
                <w:rFonts w:hint="eastAsia" w:ascii="Times New Roman" w:hAnsi="Times New Roman"/>
                <w:sz w:val="18"/>
                <w:szCs w:val="18"/>
              </w:rPr>
              <w:t>1</w:t>
            </w:r>
          </w:p>
        </w:tc>
      </w:tr>
    </w:tbl>
    <w:p w14:paraId="244FF6D6">
      <w:pPr>
        <w:pStyle w:val="67"/>
        <w:rPr>
          <w:rFonts w:ascii="Arial" w:hAnsi="Arial"/>
          <w:sz w:val="24"/>
        </w:rPr>
      </w:pPr>
      <w:r>
        <w:rPr>
          <w:rFonts w:hint="eastAsia"/>
        </w:rPr>
        <w:t>搜索响应偏移</w:t>
      </w:r>
    </w:p>
    <w:p w14:paraId="1AD1BA70">
      <w:pPr>
        <w:pStyle w:val="50"/>
      </w:pPr>
      <w:r>
        <w:rPr>
          <w:rFonts w:hint="eastAsia"/>
        </w:rPr>
        <w:t>用以指示物联网关发送“搜索物联网关响应”的时间，单位毫秒。</w:t>
      </w:r>
    </w:p>
    <w:p w14:paraId="42614913">
      <w:pPr>
        <w:pStyle w:val="67"/>
        <w:rPr>
          <w:rFonts w:hAnsi="Arial"/>
          <w:sz w:val="24"/>
        </w:rPr>
      </w:pPr>
      <w:r>
        <w:rPr>
          <w:rFonts w:hint="eastAsia"/>
        </w:rPr>
        <w:t>搜索响应持续时间</w:t>
      </w:r>
    </w:p>
    <w:p w14:paraId="2E9F280C">
      <w:pPr>
        <w:pStyle w:val="50"/>
      </w:pPr>
      <w:r>
        <w:rPr>
          <w:rFonts w:hint="eastAsia"/>
        </w:rPr>
        <w:t>用以指示物联终端设备接收“搜索物联网关响应”的持续时间，单位毫秒。</w:t>
      </w:r>
    </w:p>
    <w:p w14:paraId="6DE94BE4">
      <w:pPr>
        <w:pStyle w:val="67"/>
        <w:rPr>
          <w:rFonts w:hAnsi="Arial"/>
          <w:sz w:val="24"/>
        </w:rPr>
      </w:pPr>
      <w:r>
        <w:rPr>
          <w:rFonts w:hint="eastAsia"/>
        </w:rPr>
        <w:t>搜索响应延迟</w:t>
      </w:r>
    </w:p>
    <w:p w14:paraId="60169AAF">
      <w:pPr>
        <w:pStyle w:val="50"/>
      </w:pPr>
      <w:r>
        <w:rPr>
          <w:rFonts w:hint="eastAsia"/>
        </w:rPr>
        <w:t>用以指示物联网关设备发送“搜索物联网关响应”的开始时间，根据接收“搜索物联网关请求”的时间</w:t>
      </w:r>
      <w:r>
        <w:t xml:space="preserve"> + </w:t>
      </w:r>
      <w:r>
        <w:rPr>
          <w:rFonts w:hint="eastAsia"/>
        </w:rPr>
        <w:t>搜索响应偏移</w:t>
      </w:r>
      <w:r>
        <w:t xml:space="preserve"> + </w:t>
      </w:r>
      <w:r>
        <w:rPr>
          <w:rFonts w:hint="eastAsia"/>
        </w:rPr>
        <w:t>搜索响应延迟。搜索响应延迟为了避免由于物联网关和物联终端设备的时间误差，物联网关在物联终端设备监听打开前发送“搜索物联网关响应”，单位毫秒。</w:t>
      </w:r>
    </w:p>
    <w:p w14:paraId="72645214">
      <w:pPr>
        <w:pStyle w:val="67"/>
        <w:rPr>
          <w:rFonts w:hAnsi="Arial"/>
          <w:sz w:val="24"/>
        </w:rPr>
      </w:pPr>
      <w:r>
        <w:rPr>
          <w:rFonts w:hint="eastAsia"/>
        </w:rPr>
        <w:t>响应信道编号</w:t>
      </w:r>
    </w:p>
    <w:p w14:paraId="1FC3C82D">
      <w:pPr>
        <w:pStyle w:val="50"/>
      </w:pPr>
      <w:r>
        <w:rPr>
          <w:rFonts w:hint="eastAsia"/>
        </w:rPr>
        <w:t>支持“搜索物联网关响应”通信的信道，该通信信道在数据传输信道组中选择一个可用的信道。</w:t>
      </w:r>
    </w:p>
    <w:p w14:paraId="6EC10CEF">
      <w:pPr>
        <w:pStyle w:val="67"/>
        <w:rPr>
          <w:rFonts w:hAnsi="Arial"/>
          <w:sz w:val="24"/>
        </w:rPr>
      </w:pPr>
      <w:r>
        <w:rPr>
          <w:rFonts w:hint="eastAsia"/>
        </w:rPr>
        <w:t>搜索序号</w:t>
      </w:r>
    </w:p>
    <w:p w14:paraId="206B3ECA">
      <w:pPr>
        <w:pStyle w:val="50"/>
      </w:pPr>
      <w:r>
        <w:rPr>
          <w:rFonts w:hint="eastAsia"/>
        </w:rPr>
        <w:t>用以指示物联终端设备发送搜索的序号，减少物联网关设备重复发送“搜索物联网关响应”。</w:t>
      </w:r>
    </w:p>
    <w:p w14:paraId="173C61D1">
      <w:pPr>
        <w:pStyle w:val="57"/>
        <w:ind w:left="420" w:hanging="420"/>
      </w:pPr>
      <w:bookmarkStart w:id="4936" w:name="_Toc49160336"/>
      <w:bookmarkStart w:id="4937" w:name="_Toc45285882"/>
      <w:r>
        <w:rPr>
          <w:rFonts w:hint="eastAsia"/>
        </w:rPr>
        <w:t>搜索物联网关响应</w:t>
      </w:r>
      <w:bookmarkEnd w:id="4936"/>
      <w:bookmarkEnd w:id="4937"/>
    </w:p>
    <w:p w14:paraId="36AB5867">
      <w:pPr>
        <w:pStyle w:val="50"/>
      </w:pPr>
      <w:r>
        <w:t>搜索物联网关响应格式如</w:t>
      </w:r>
      <w:r>
        <w:fldChar w:fldCharType="begin"/>
      </w:r>
      <w:r>
        <w:instrText xml:space="preserve"> REF _Ref49433320 \h  \* MERGEFORMAT </w:instrText>
      </w:r>
      <w:r>
        <w:fldChar w:fldCharType="separate"/>
      </w:r>
      <w:r>
        <w:rPr>
          <w:rFonts w:hint="eastAsia"/>
        </w:rPr>
        <w:t xml:space="preserve">表 </w:t>
      </w:r>
      <w:r>
        <w:t>225</w:t>
      </w:r>
      <w:r>
        <w:fldChar w:fldCharType="end"/>
      </w:r>
      <w:r>
        <w:t>所示</w:t>
      </w:r>
      <w:r>
        <w:rPr>
          <w:rFonts w:hint="eastAsia"/>
        </w:rPr>
        <w:t>。</w:t>
      </w:r>
    </w:p>
    <w:p w14:paraId="3F19E7D7">
      <w:pPr>
        <w:pStyle w:val="10"/>
      </w:pPr>
      <w:bookmarkStart w:id="4938" w:name="_Ref4943332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225</w:t>
      </w:r>
      <w:r>
        <w:fldChar w:fldCharType="end"/>
      </w:r>
      <w:bookmarkEnd w:id="4938"/>
      <w:r>
        <w:t xml:space="preserve"> </w:t>
      </w:r>
      <w:r>
        <w:rPr>
          <w:rFonts w:hint="eastAsia"/>
        </w:rPr>
        <w:t>搜索物联网关响应</w:t>
      </w:r>
    </w:p>
    <w:tbl>
      <w:tblPr>
        <w:tblStyle w:val="31"/>
        <w:tblW w:w="4106" w:type="dxa"/>
        <w:jc w:val="center"/>
        <w:tblLayout w:type="fixed"/>
        <w:tblCellMar>
          <w:top w:w="0" w:type="dxa"/>
          <w:left w:w="108" w:type="dxa"/>
          <w:bottom w:w="0" w:type="dxa"/>
          <w:right w:w="108" w:type="dxa"/>
        </w:tblCellMar>
      </w:tblPr>
      <w:tblGrid>
        <w:gridCol w:w="2240"/>
        <w:gridCol w:w="1866"/>
      </w:tblGrid>
      <w:tr w14:paraId="55D11DFD">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7D766E2">
            <w:pPr>
              <w:pStyle w:val="125"/>
              <w:rPr>
                <w:rFonts w:ascii="Times New Roman" w:hAnsi="Times New Roman"/>
                <w:sz w:val="18"/>
                <w:szCs w:val="18"/>
              </w:rPr>
            </w:pPr>
            <w:r>
              <w:rPr>
                <w:rFonts w:hint="eastAsia" w:ascii="Times New Roman" w:hAnsi="Times New Roman"/>
                <w:sz w:val="18"/>
                <w:szCs w:val="18"/>
              </w:rPr>
              <w:t xml:space="preserve"> 字段</w:t>
            </w:r>
          </w:p>
        </w:tc>
        <w:tc>
          <w:tcPr>
            <w:tcW w:w="1866" w:type="dxa"/>
            <w:tcBorders>
              <w:top w:val="single" w:color="auto" w:sz="4" w:space="0"/>
              <w:left w:val="nil"/>
              <w:bottom w:val="single" w:color="auto" w:sz="4" w:space="0"/>
              <w:right w:val="single" w:color="auto" w:sz="4" w:space="0"/>
            </w:tcBorders>
            <w:noWrap/>
            <w:vAlign w:val="center"/>
          </w:tcPr>
          <w:p w14:paraId="57402BC9">
            <w:pPr>
              <w:pStyle w:val="125"/>
              <w:rPr>
                <w:rFonts w:ascii="Times New Roman" w:hAnsi="Times New Roman"/>
                <w:sz w:val="18"/>
                <w:szCs w:val="18"/>
              </w:rPr>
            </w:pPr>
            <w:r>
              <w:rPr>
                <w:rFonts w:hint="eastAsia" w:ascii="Times New Roman" w:hAnsi="Times New Roman"/>
                <w:sz w:val="18"/>
                <w:szCs w:val="18"/>
              </w:rPr>
              <w:t>长度（字节）</w:t>
            </w:r>
          </w:p>
        </w:tc>
      </w:tr>
      <w:tr w14:paraId="17E36913">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70814721">
            <w:pPr>
              <w:pStyle w:val="125"/>
              <w:rPr>
                <w:rFonts w:ascii="Times New Roman" w:hAnsi="Times New Roman"/>
                <w:sz w:val="18"/>
                <w:szCs w:val="18"/>
              </w:rPr>
            </w:pPr>
            <w:r>
              <w:rPr>
                <w:rFonts w:hint="eastAsia" w:ascii="Times New Roman" w:hAnsi="Times New Roman"/>
                <w:sz w:val="18"/>
                <w:szCs w:val="18"/>
              </w:rPr>
              <w:t>信号强度</w:t>
            </w:r>
          </w:p>
        </w:tc>
        <w:tc>
          <w:tcPr>
            <w:tcW w:w="1866" w:type="dxa"/>
            <w:tcBorders>
              <w:top w:val="single" w:color="auto" w:sz="4" w:space="0"/>
              <w:left w:val="nil"/>
              <w:bottom w:val="single" w:color="auto" w:sz="4" w:space="0"/>
              <w:right w:val="single" w:color="auto" w:sz="4" w:space="0"/>
            </w:tcBorders>
            <w:noWrap/>
            <w:vAlign w:val="center"/>
          </w:tcPr>
          <w:p w14:paraId="42CF5A30">
            <w:pPr>
              <w:pStyle w:val="125"/>
              <w:rPr>
                <w:rFonts w:ascii="Times New Roman" w:hAnsi="Times New Roman"/>
                <w:sz w:val="18"/>
                <w:szCs w:val="18"/>
              </w:rPr>
            </w:pPr>
            <w:r>
              <w:rPr>
                <w:rFonts w:hint="eastAsia" w:ascii="Times New Roman" w:hAnsi="Times New Roman"/>
                <w:sz w:val="18"/>
                <w:szCs w:val="18"/>
              </w:rPr>
              <w:t>1</w:t>
            </w:r>
          </w:p>
        </w:tc>
      </w:tr>
      <w:tr w14:paraId="16C4B79A">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2244417F">
            <w:pPr>
              <w:pStyle w:val="125"/>
              <w:rPr>
                <w:rFonts w:ascii="Times New Roman" w:hAnsi="Times New Roman"/>
                <w:sz w:val="18"/>
                <w:szCs w:val="18"/>
              </w:rPr>
            </w:pPr>
            <w:r>
              <w:rPr>
                <w:rFonts w:ascii="Times New Roman" w:hAnsi="Times New Roman"/>
                <w:sz w:val="18"/>
                <w:szCs w:val="18"/>
              </w:rPr>
              <w:t>子网规模上限</w:t>
            </w:r>
          </w:p>
        </w:tc>
        <w:tc>
          <w:tcPr>
            <w:tcW w:w="1866" w:type="dxa"/>
            <w:tcBorders>
              <w:top w:val="single" w:color="auto" w:sz="4" w:space="0"/>
              <w:left w:val="nil"/>
              <w:bottom w:val="single" w:color="auto" w:sz="4" w:space="0"/>
              <w:right w:val="single" w:color="auto" w:sz="4" w:space="0"/>
            </w:tcBorders>
            <w:noWrap/>
            <w:vAlign w:val="center"/>
          </w:tcPr>
          <w:p w14:paraId="1E7AD841">
            <w:pPr>
              <w:pStyle w:val="125"/>
              <w:rPr>
                <w:rFonts w:ascii="Times New Roman" w:hAnsi="Times New Roman"/>
                <w:sz w:val="18"/>
                <w:szCs w:val="18"/>
              </w:rPr>
            </w:pPr>
            <w:r>
              <w:rPr>
                <w:rFonts w:hint="eastAsia" w:ascii="Times New Roman" w:hAnsi="Times New Roman"/>
                <w:sz w:val="18"/>
                <w:szCs w:val="18"/>
              </w:rPr>
              <w:t>1</w:t>
            </w:r>
          </w:p>
        </w:tc>
      </w:tr>
      <w:tr w14:paraId="26473266">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459201E6">
            <w:pPr>
              <w:pStyle w:val="125"/>
              <w:rPr>
                <w:rFonts w:ascii="Times New Roman" w:hAnsi="Times New Roman"/>
                <w:sz w:val="18"/>
                <w:szCs w:val="18"/>
              </w:rPr>
            </w:pPr>
            <w:r>
              <w:rPr>
                <w:rFonts w:hint="eastAsia" w:ascii="Times New Roman" w:hAnsi="Times New Roman"/>
                <w:sz w:val="18"/>
                <w:szCs w:val="18"/>
              </w:rPr>
              <w:t>子网规模</w:t>
            </w:r>
          </w:p>
        </w:tc>
        <w:tc>
          <w:tcPr>
            <w:tcW w:w="1866" w:type="dxa"/>
            <w:tcBorders>
              <w:top w:val="nil"/>
              <w:left w:val="nil"/>
              <w:bottom w:val="single" w:color="auto" w:sz="4" w:space="0"/>
              <w:right w:val="single" w:color="auto" w:sz="4" w:space="0"/>
            </w:tcBorders>
            <w:noWrap/>
            <w:vAlign w:val="center"/>
          </w:tcPr>
          <w:p w14:paraId="0029B37F">
            <w:pPr>
              <w:pStyle w:val="125"/>
              <w:rPr>
                <w:rFonts w:ascii="Times New Roman" w:hAnsi="Times New Roman"/>
                <w:sz w:val="18"/>
                <w:szCs w:val="18"/>
              </w:rPr>
            </w:pPr>
            <w:r>
              <w:rPr>
                <w:rFonts w:hint="eastAsia" w:ascii="Times New Roman" w:hAnsi="Times New Roman"/>
                <w:sz w:val="18"/>
                <w:szCs w:val="18"/>
              </w:rPr>
              <w:t>1</w:t>
            </w:r>
          </w:p>
        </w:tc>
      </w:tr>
      <w:tr w14:paraId="33A077D8">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602CAD6C">
            <w:pPr>
              <w:pStyle w:val="125"/>
              <w:rPr>
                <w:rFonts w:ascii="Times New Roman" w:hAnsi="Times New Roman"/>
                <w:sz w:val="18"/>
                <w:szCs w:val="18"/>
              </w:rPr>
            </w:pPr>
            <w:r>
              <w:rPr>
                <w:rFonts w:ascii="Times New Roman" w:hAnsi="Times New Roman"/>
                <w:sz w:val="18"/>
                <w:szCs w:val="18"/>
              </w:rPr>
              <w:t>B</w:t>
            </w:r>
            <w:r>
              <w:rPr>
                <w:rFonts w:hint="eastAsia" w:ascii="Times New Roman" w:hAnsi="Times New Roman"/>
                <w:sz w:val="18"/>
                <w:szCs w:val="18"/>
              </w:rPr>
              <w:t>P</w:t>
            </w:r>
            <w:r>
              <w:rPr>
                <w:rFonts w:ascii="Times New Roman" w:hAnsi="Times New Roman"/>
                <w:sz w:val="18"/>
                <w:szCs w:val="18"/>
              </w:rPr>
              <w:t>LC层级</w:t>
            </w:r>
          </w:p>
        </w:tc>
        <w:tc>
          <w:tcPr>
            <w:tcW w:w="1866" w:type="dxa"/>
            <w:tcBorders>
              <w:top w:val="nil"/>
              <w:left w:val="nil"/>
              <w:bottom w:val="single" w:color="auto" w:sz="4" w:space="0"/>
              <w:right w:val="single" w:color="auto" w:sz="4" w:space="0"/>
            </w:tcBorders>
            <w:noWrap/>
            <w:vAlign w:val="center"/>
          </w:tcPr>
          <w:p w14:paraId="256D07C0">
            <w:pPr>
              <w:pStyle w:val="125"/>
              <w:rPr>
                <w:rFonts w:ascii="Times New Roman" w:hAnsi="Times New Roman"/>
                <w:sz w:val="18"/>
                <w:szCs w:val="18"/>
              </w:rPr>
            </w:pPr>
            <w:r>
              <w:rPr>
                <w:rFonts w:hint="eastAsia" w:ascii="Times New Roman" w:hAnsi="Times New Roman"/>
                <w:sz w:val="18"/>
                <w:szCs w:val="18"/>
              </w:rPr>
              <w:t>4比特</w:t>
            </w:r>
          </w:p>
        </w:tc>
      </w:tr>
      <w:tr w14:paraId="3292E14E">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013B1274">
            <w:pPr>
              <w:pStyle w:val="125"/>
              <w:rPr>
                <w:rFonts w:ascii="Times New Roman" w:hAnsi="Times New Roman"/>
                <w:sz w:val="18"/>
                <w:szCs w:val="18"/>
              </w:rPr>
            </w:pPr>
            <w:r>
              <w:rPr>
                <w:rFonts w:hint="eastAsia" w:ascii="Times New Roman" w:hAnsi="Times New Roman"/>
                <w:sz w:val="18"/>
                <w:szCs w:val="18"/>
              </w:rPr>
              <w:t>通信状态</w:t>
            </w:r>
          </w:p>
        </w:tc>
        <w:tc>
          <w:tcPr>
            <w:tcW w:w="1866" w:type="dxa"/>
            <w:tcBorders>
              <w:top w:val="nil"/>
              <w:left w:val="nil"/>
              <w:bottom w:val="single" w:color="auto" w:sz="4" w:space="0"/>
              <w:right w:val="single" w:color="auto" w:sz="4" w:space="0"/>
            </w:tcBorders>
            <w:noWrap/>
            <w:vAlign w:val="center"/>
          </w:tcPr>
          <w:p w14:paraId="21C35FDB">
            <w:pPr>
              <w:pStyle w:val="125"/>
              <w:rPr>
                <w:rFonts w:ascii="Times New Roman" w:hAnsi="Times New Roman"/>
                <w:sz w:val="18"/>
                <w:szCs w:val="18"/>
              </w:rPr>
            </w:pPr>
            <w:r>
              <w:rPr>
                <w:rFonts w:hint="eastAsia" w:ascii="Times New Roman" w:hAnsi="Times New Roman"/>
                <w:sz w:val="18"/>
                <w:szCs w:val="18"/>
              </w:rPr>
              <w:t>4比特</w:t>
            </w:r>
          </w:p>
        </w:tc>
      </w:tr>
    </w:tbl>
    <w:p w14:paraId="74493631">
      <w:pPr>
        <w:pStyle w:val="67"/>
        <w:rPr>
          <w:rFonts w:ascii="Arial" w:hAnsi="Arial"/>
          <w:sz w:val="24"/>
        </w:rPr>
      </w:pPr>
      <w:r>
        <w:rPr>
          <w:rFonts w:hint="eastAsia"/>
        </w:rPr>
        <w:t>信号强度</w:t>
      </w:r>
    </w:p>
    <w:p w14:paraId="0DBED490">
      <w:pPr>
        <w:pStyle w:val="50"/>
      </w:pPr>
      <w:r>
        <w:rPr>
          <w:rFonts w:hint="eastAsia"/>
        </w:rPr>
        <w:t>接收“搜索物联网关请求”时的信号强度。</w:t>
      </w:r>
    </w:p>
    <w:p w14:paraId="5D9B5B00">
      <w:pPr>
        <w:pStyle w:val="67"/>
      </w:pPr>
      <w:r>
        <w:t>子网规模上限</w:t>
      </w:r>
    </w:p>
    <w:p w14:paraId="64EBF43F">
      <w:pPr>
        <w:pStyle w:val="50"/>
      </w:pPr>
      <w:r>
        <w:t>物联子网络规模的上限</w:t>
      </w:r>
      <w:r>
        <w:rPr>
          <w:rFonts w:hint="eastAsia"/>
        </w:rPr>
        <w:t>。</w:t>
      </w:r>
    </w:p>
    <w:p w14:paraId="2FCCDABE">
      <w:pPr>
        <w:pStyle w:val="67"/>
      </w:pPr>
      <w:r>
        <w:t>子网规模</w:t>
      </w:r>
    </w:p>
    <w:p w14:paraId="3F08F147">
      <w:pPr>
        <w:pStyle w:val="50"/>
      </w:pPr>
      <w:r>
        <w:t>当前物联子网络中在线节点的个数</w:t>
      </w:r>
      <w:r>
        <w:rPr>
          <w:rFonts w:hint="eastAsia"/>
        </w:rPr>
        <w:t>。</w:t>
      </w:r>
    </w:p>
    <w:p w14:paraId="686DB8C0">
      <w:pPr>
        <w:pStyle w:val="67"/>
      </w:pPr>
      <w:r>
        <w:t>BPLC层级</w:t>
      </w:r>
    </w:p>
    <w:p w14:paraId="49410645">
      <w:pPr>
        <w:pStyle w:val="50"/>
      </w:pPr>
      <w:r>
        <w:t>物联网关所处的</w:t>
      </w:r>
      <w:r>
        <w:rPr>
          <w:rFonts w:hint="eastAsia"/>
        </w:rPr>
        <w:t>BP</w:t>
      </w:r>
      <w:r>
        <w:t>LC网络的层级</w:t>
      </w:r>
      <w:r>
        <w:rPr>
          <w:rFonts w:hint="eastAsia"/>
        </w:rPr>
        <w:t>。</w:t>
      </w:r>
    </w:p>
    <w:p w14:paraId="6F0C610A">
      <w:pPr>
        <w:pStyle w:val="67"/>
      </w:pPr>
      <w:r>
        <w:t>通信状态</w:t>
      </w:r>
    </w:p>
    <w:p w14:paraId="36CA888F">
      <w:pPr>
        <w:pStyle w:val="50"/>
      </w:pPr>
      <w:r>
        <w:t>物联网关在</w:t>
      </w:r>
      <w:r>
        <w:rPr>
          <w:rFonts w:hint="eastAsia"/>
        </w:rPr>
        <w:t>B</w:t>
      </w:r>
      <w:r>
        <w:t>PLC网络中的通信状态</w:t>
      </w:r>
      <w:r>
        <w:rPr>
          <w:rFonts w:hint="eastAsia"/>
        </w:rPr>
        <w:t>，0-</w:t>
      </w:r>
      <w:r>
        <w:t>15</w:t>
      </w:r>
      <w:r>
        <w:rPr>
          <w:rFonts w:hint="eastAsia"/>
        </w:rPr>
        <w:t>，</w:t>
      </w:r>
      <w:r>
        <w:t>值越大表示通信越良好</w:t>
      </w:r>
      <w:r>
        <w:rPr>
          <w:rFonts w:hint="eastAsia"/>
        </w:rPr>
        <w:t>。建议采用B</w:t>
      </w:r>
      <w:r>
        <w:t>PLC上与代理的通信成功率</w:t>
      </w:r>
      <w:r>
        <w:rPr>
          <w:rFonts w:hint="eastAsia"/>
        </w:rPr>
        <w:t xml:space="preserve"> </w:t>
      </w:r>
      <w:r>
        <w:t>/ 6</w:t>
      </w:r>
      <w:r>
        <w:rPr>
          <w:rFonts w:hint="eastAsia"/>
        </w:rPr>
        <w:t>。</w:t>
      </w:r>
    </w:p>
    <w:p w14:paraId="03CAE0E7">
      <w:pPr>
        <w:pStyle w:val="57"/>
        <w:ind w:left="420" w:hanging="420"/>
      </w:pPr>
      <w:bookmarkStart w:id="4939" w:name="_Toc49160337"/>
      <w:bookmarkStart w:id="4940" w:name="_Toc45285883"/>
      <w:r>
        <w:rPr>
          <w:rFonts w:hint="eastAsia"/>
        </w:rPr>
        <w:t>接入物联网关请求</w:t>
      </w:r>
      <w:bookmarkEnd w:id="4939"/>
      <w:bookmarkEnd w:id="4940"/>
    </w:p>
    <w:p w14:paraId="62332B39">
      <w:pPr>
        <w:pStyle w:val="50"/>
      </w:pPr>
      <w:r>
        <w:t>接入物联网关请求格式如</w:t>
      </w:r>
      <w:r>
        <w:fldChar w:fldCharType="begin"/>
      </w:r>
      <w:r>
        <w:instrText xml:space="preserve"> REF _Ref49433377 \h  \* MERGEFORMAT </w:instrText>
      </w:r>
      <w:r>
        <w:fldChar w:fldCharType="separate"/>
      </w:r>
      <w:r>
        <w:rPr>
          <w:rFonts w:hint="eastAsia"/>
        </w:rPr>
        <w:t xml:space="preserve">表 </w:t>
      </w:r>
      <w:r>
        <w:t>226</w:t>
      </w:r>
      <w:r>
        <w:fldChar w:fldCharType="end"/>
      </w:r>
      <w:r>
        <w:t>所示</w:t>
      </w:r>
      <w:r>
        <w:rPr>
          <w:rFonts w:hint="eastAsia"/>
        </w:rPr>
        <w:t>。</w:t>
      </w:r>
    </w:p>
    <w:p w14:paraId="4C4ECA4F">
      <w:pPr>
        <w:pStyle w:val="10"/>
      </w:pPr>
      <w:bookmarkStart w:id="4941" w:name="_Ref4943337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226</w:t>
      </w:r>
      <w:r>
        <w:fldChar w:fldCharType="end"/>
      </w:r>
      <w:bookmarkEnd w:id="4941"/>
      <w:r>
        <w:t xml:space="preserve"> </w:t>
      </w:r>
      <w:r>
        <w:rPr>
          <w:rFonts w:hint="eastAsia"/>
        </w:rPr>
        <w:t>接入物联网关请求</w:t>
      </w:r>
    </w:p>
    <w:tbl>
      <w:tblPr>
        <w:tblStyle w:val="31"/>
        <w:tblW w:w="4106" w:type="dxa"/>
        <w:jc w:val="center"/>
        <w:tblLayout w:type="fixed"/>
        <w:tblCellMar>
          <w:top w:w="0" w:type="dxa"/>
          <w:left w:w="108" w:type="dxa"/>
          <w:bottom w:w="0" w:type="dxa"/>
          <w:right w:w="108" w:type="dxa"/>
        </w:tblCellMar>
      </w:tblPr>
      <w:tblGrid>
        <w:gridCol w:w="2240"/>
        <w:gridCol w:w="1866"/>
      </w:tblGrid>
      <w:tr w14:paraId="6EDDB4C0">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577FDAF">
            <w:pPr>
              <w:pStyle w:val="125"/>
              <w:rPr>
                <w:rFonts w:ascii="Times New Roman" w:hAnsi="Times New Roman"/>
                <w:sz w:val="18"/>
                <w:szCs w:val="18"/>
              </w:rPr>
            </w:pPr>
            <w:r>
              <w:rPr>
                <w:rFonts w:hint="eastAsia" w:ascii="Times New Roman" w:hAnsi="Times New Roman"/>
                <w:sz w:val="18"/>
                <w:szCs w:val="18"/>
              </w:rPr>
              <w:t>字段</w:t>
            </w:r>
          </w:p>
        </w:tc>
        <w:tc>
          <w:tcPr>
            <w:tcW w:w="1866" w:type="dxa"/>
            <w:tcBorders>
              <w:top w:val="single" w:color="auto" w:sz="4" w:space="0"/>
              <w:left w:val="nil"/>
              <w:bottom w:val="single" w:color="auto" w:sz="4" w:space="0"/>
              <w:right w:val="single" w:color="auto" w:sz="4" w:space="0"/>
            </w:tcBorders>
            <w:noWrap/>
            <w:vAlign w:val="center"/>
          </w:tcPr>
          <w:p w14:paraId="0823913D">
            <w:pPr>
              <w:pStyle w:val="125"/>
              <w:rPr>
                <w:rFonts w:ascii="Times New Roman" w:hAnsi="Times New Roman"/>
                <w:sz w:val="18"/>
                <w:szCs w:val="18"/>
              </w:rPr>
            </w:pPr>
            <w:r>
              <w:rPr>
                <w:rFonts w:hint="eastAsia" w:ascii="Times New Roman" w:hAnsi="Times New Roman"/>
                <w:sz w:val="18"/>
                <w:szCs w:val="18"/>
              </w:rPr>
              <w:t>长度</w:t>
            </w:r>
          </w:p>
        </w:tc>
      </w:tr>
      <w:tr w14:paraId="4E2EFBB9">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6CFD1670">
            <w:pPr>
              <w:pStyle w:val="125"/>
              <w:rPr>
                <w:rFonts w:ascii="Times New Roman" w:hAnsi="Times New Roman"/>
                <w:sz w:val="18"/>
                <w:szCs w:val="18"/>
              </w:rPr>
            </w:pPr>
            <w:r>
              <w:rPr>
                <w:rFonts w:hint="eastAsia" w:ascii="Times New Roman" w:hAnsi="Times New Roman"/>
                <w:sz w:val="18"/>
                <w:szCs w:val="18"/>
              </w:rPr>
              <w:t>功耗类型</w:t>
            </w:r>
          </w:p>
        </w:tc>
        <w:tc>
          <w:tcPr>
            <w:tcW w:w="1866" w:type="dxa"/>
            <w:tcBorders>
              <w:top w:val="nil"/>
              <w:left w:val="nil"/>
              <w:bottom w:val="single" w:color="auto" w:sz="4" w:space="0"/>
              <w:right w:val="single" w:color="auto" w:sz="4" w:space="0"/>
            </w:tcBorders>
            <w:noWrap/>
            <w:vAlign w:val="center"/>
          </w:tcPr>
          <w:p w14:paraId="27EC7EFE">
            <w:pPr>
              <w:pStyle w:val="125"/>
              <w:rPr>
                <w:rFonts w:ascii="Times New Roman" w:hAnsi="Times New Roman"/>
                <w:sz w:val="18"/>
                <w:szCs w:val="18"/>
              </w:rPr>
            </w:pPr>
            <w:r>
              <w:rPr>
                <w:rFonts w:ascii="Times New Roman" w:hAnsi="Times New Roman"/>
                <w:sz w:val="18"/>
                <w:szCs w:val="18"/>
              </w:rPr>
              <w:t>4比特</w:t>
            </w:r>
          </w:p>
        </w:tc>
      </w:tr>
      <w:tr w14:paraId="0580C7E7">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4237E7A7">
            <w:pPr>
              <w:pStyle w:val="125"/>
              <w:rPr>
                <w:rFonts w:ascii="Times New Roman" w:hAnsi="Times New Roman"/>
                <w:sz w:val="18"/>
                <w:szCs w:val="18"/>
              </w:rPr>
            </w:pPr>
            <w:r>
              <w:rPr>
                <w:rFonts w:hint="eastAsia" w:ascii="Times New Roman" w:hAnsi="Times New Roman"/>
                <w:sz w:val="18"/>
                <w:szCs w:val="18"/>
              </w:rPr>
              <w:t>保留</w:t>
            </w:r>
          </w:p>
        </w:tc>
        <w:tc>
          <w:tcPr>
            <w:tcW w:w="1866" w:type="dxa"/>
            <w:tcBorders>
              <w:top w:val="nil"/>
              <w:left w:val="nil"/>
              <w:bottom w:val="single" w:color="auto" w:sz="4" w:space="0"/>
              <w:right w:val="single" w:color="auto" w:sz="4" w:space="0"/>
            </w:tcBorders>
            <w:noWrap/>
            <w:vAlign w:val="center"/>
          </w:tcPr>
          <w:p w14:paraId="6EC3309F">
            <w:pPr>
              <w:pStyle w:val="125"/>
              <w:rPr>
                <w:rFonts w:ascii="Times New Roman" w:hAnsi="Times New Roman"/>
                <w:sz w:val="18"/>
                <w:szCs w:val="18"/>
              </w:rPr>
            </w:pPr>
            <w:r>
              <w:rPr>
                <w:rFonts w:hint="eastAsia" w:ascii="Times New Roman" w:hAnsi="Times New Roman"/>
                <w:sz w:val="18"/>
                <w:szCs w:val="18"/>
              </w:rPr>
              <w:t>4比特</w:t>
            </w:r>
          </w:p>
        </w:tc>
      </w:tr>
      <w:tr w14:paraId="4D403BA9">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433DA9AA">
            <w:pPr>
              <w:pStyle w:val="125"/>
              <w:rPr>
                <w:rFonts w:ascii="Times New Roman" w:hAnsi="Times New Roman"/>
                <w:sz w:val="18"/>
                <w:szCs w:val="18"/>
              </w:rPr>
            </w:pPr>
            <w:r>
              <w:rPr>
                <w:rFonts w:hint="eastAsia" w:ascii="Times New Roman" w:hAnsi="Times New Roman"/>
                <w:sz w:val="18"/>
                <w:szCs w:val="18"/>
              </w:rPr>
              <w:t>接入序号</w:t>
            </w:r>
          </w:p>
        </w:tc>
        <w:tc>
          <w:tcPr>
            <w:tcW w:w="1866" w:type="dxa"/>
            <w:tcBorders>
              <w:top w:val="nil"/>
              <w:left w:val="nil"/>
              <w:bottom w:val="single" w:color="auto" w:sz="4" w:space="0"/>
              <w:right w:val="single" w:color="auto" w:sz="4" w:space="0"/>
            </w:tcBorders>
            <w:noWrap/>
            <w:vAlign w:val="center"/>
          </w:tcPr>
          <w:p w14:paraId="11CE0D1A">
            <w:pPr>
              <w:pStyle w:val="125"/>
              <w:rPr>
                <w:rFonts w:ascii="Times New Roman" w:hAnsi="Times New Roman"/>
                <w:sz w:val="18"/>
                <w:szCs w:val="18"/>
              </w:rPr>
            </w:pPr>
            <w:r>
              <w:rPr>
                <w:rFonts w:hint="eastAsia" w:ascii="Times New Roman" w:hAnsi="Times New Roman"/>
                <w:sz w:val="18"/>
                <w:szCs w:val="18"/>
              </w:rPr>
              <w:t>1 字节</w:t>
            </w:r>
          </w:p>
        </w:tc>
      </w:tr>
      <w:tr w14:paraId="1AE165D5">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130DDB2B">
            <w:pPr>
              <w:pStyle w:val="125"/>
              <w:rPr>
                <w:rFonts w:ascii="Times New Roman" w:hAnsi="Times New Roman"/>
                <w:sz w:val="18"/>
                <w:szCs w:val="18"/>
              </w:rPr>
            </w:pPr>
            <w:r>
              <w:rPr>
                <w:rFonts w:hint="eastAsia" w:ascii="Times New Roman" w:hAnsi="Times New Roman"/>
                <w:sz w:val="18"/>
                <w:szCs w:val="18"/>
              </w:rPr>
              <w:t>设备类型</w:t>
            </w:r>
          </w:p>
        </w:tc>
        <w:tc>
          <w:tcPr>
            <w:tcW w:w="1866" w:type="dxa"/>
            <w:tcBorders>
              <w:top w:val="nil"/>
              <w:left w:val="nil"/>
              <w:bottom w:val="single" w:color="auto" w:sz="4" w:space="0"/>
              <w:right w:val="single" w:color="auto" w:sz="4" w:space="0"/>
            </w:tcBorders>
            <w:noWrap/>
            <w:vAlign w:val="center"/>
          </w:tcPr>
          <w:p w14:paraId="20D2D6A6">
            <w:pPr>
              <w:pStyle w:val="125"/>
              <w:rPr>
                <w:rFonts w:ascii="Times New Roman" w:hAnsi="Times New Roman"/>
                <w:sz w:val="18"/>
                <w:szCs w:val="18"/>
              </w:rPr>
            </w:pPr>
            <w:r>
              <w:rPr>
                <w:rFonts w:ascii="Times New Roman" w:hAnsi="Times New Roman"/>
                <w:sz w:val="18"/>
                <w:szCs w:val="18"/>
              </w:rPr>
              <w:t xml:space="preserve">2 </w:t>
            </w:r>
            <w:r>
              <w:rPr>
                <w:rFonts w:hint="eastAsia" w:ascii="Times New Roman" w:hAnsi="Times New Roman"/>
                <w:sz w:val="18"/>
                <w:szCs w:val="18"/>
              </w:rPr>
              <w:t>字节</w:t>
            </w:r>
          </w:p>
        </w:tc>
      </w:tr>
      <w:tr w14:paraId="2CA48161">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16518E7">
            <w:pPr>
              <w:pStyle w:val="125"/>
              <w:rPr>
                <w:rFonts w:ascii="Times New Roman" w:hAnsi="Times New Roman"/>
                <w:sz w:val="18"/>
                <w:szCs w:val="18"/>
              </w:rPr>
            </w:pPr>
            <w:r>
              <w:rPr>
                <w:rFonts w:hint="eastAsia" w:ascii="Times New Roman" w:hAnsi="Times New Roman"/>
                <w:sz w:val="18"/>
                <w:szCs w:val="18"/>
              </w:rPr>
              <w:t>最小通信间隔</w:t>
            </w:r>
          </w:p>
        </w:tc>
        <w:tc>
          <w:tcPr>
            <w:tcW w:w="1866" w:type="dxa"/>
            <w:tcBorders>
              <w:top w:val="single" w:color="auto" w:sz="4" w:space="0"/>
              <w:left w:val="nil"/>
              <w:bottom w:val="single" w:color="auto" w:sz="4" w:space="0"/>
              <w:right w:val="single" w:color="auto" w:sz="4" w:space="0"/>
            </w:tcBorders>
            <w:noWrap/>
            <w:vAlign w:val="center"/>
          </w:tcPr>
          <w:p w14:paraId="569E1323">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r w14:paraId="61173A12">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7F7F2B0D">
            <w:pPr>
              <w:pStyle w:val="125"/>
              <w:rPr>
                <w:rFonts w:ascii="Times New Roman" w:hAnsi="Times New Roman"/>
                <w:sz w:val="18"/>
                <w:szCs w:val="18"/>
              </w:rPr>
            </w:pPr>
            <w:r>
              <w:rPr>
                <w:rFonts w:hint="eastAsia" w:ascii="Times New Roman" w:hAnsi="Times New Roman"/>
                <w:sz w:val="18"/>
                <w:szCs w:val="18"/>
              </w:rPr>
              <w:t>最大通信间隔</w:t>
            </w:r>
          </w:p>
        </w:tc>
        <w:tc>
          <w:tcPr>
            <w:tcW w:w="1866" w:type="dxa"/>
            <w:tcBorders>
              <w:top w:val="single" w:color="auto" w:sz="4" w:space="0"/>
              <w:left w:val="nil"/>
              <w:bottom w:val="single" w:color="auto" w:sz="4" w:space="0"/>
              <w:right w:val="single" w:color="auto" w:sz="4" w:space="0"/>
            </w:tcBorders>
            <w:noWrap/>
            <w:vAlign w:val="center"/>
          </w:tcPr>
          <w:p w14:paraId="09EDBBF2">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r w14:paraId="012A92FB">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43A1AED0">
            <w:pPr>
              <w:pStyle w:val="125"/>
              <w:rPr>
                <w:rFonts w:ascii="Times New Roman" w:hAnsi="Times New Roman"/>
                <w:sz w:val="18"/>
                <w:szCs w:val="18"/>
              </w:rPr>
            </w:pPr>
            <w:r>
              <w:rPr>
                <w:rFonts w:hint="eastAsia" w:ascii="Times New Roman" w:hAnsi="Times New Roman"/>
                <w:sz w:val="18"/>
                <w:szCs w:val="18"/>
              </w:rPr>
              <w:t>持续时间</w:t>
            </w:r>
          </w:p>
        </w:tc>
        <w:tc>
          <w:tcPr>
            <w:tcW w:w="1866" w:type="dxa"/>
            <w:tcBorders>
              <w:top w:val="single" w:color="auto" w:sz="4" w:space="0"/>
              <w:left w:val="nil"/>
              <w:bottom w:val="single" w:color="auto" w:sz="4" w:space="0"/>
              <w:right w:val="single" w:color="auto" w:sz="4" w:space="0"/>
            </w:tcBorders>
            <w:noWrap/>
            <w:vAlign w:val="center"/>
          </w:tcPr>
          <w:p w14:paraId="5CDE8E3F">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bl>
    <w:p w14:paraId="205FE745">
      <w:pPr>
        <w:pStyle w:val="67"/>
        <w:rPr>
          <w:rFonts w:ascii="Arial" w:hAnsi="Arial"/>
          <w:sz w:val="24"/>
        </w:rPr>
      </w:pPr>
      <w:r>
        <w:rPr>
          <w:rFonts w:hint="eastAsia"/>
        </w:rPr>
        <w:t>功耗类型</w:t>
      </w:r>
    </w:p>
    <w:p w14:paraId="0D7CE9CA">
      <w:pPr>
        <w:pStyle w:val="50"/>
      </w:pPr>
      <w:r>
        <w:rPr>
          <w:rFonts w:hint="eastAsia"/>
        </w:rPr>
        <w:t>用以表示物联终端设备的功耗类型。</w:t>
      </w:r>
      <w:r>
        <w:t>0.</w:t>
      </w:r>
      <w:r>
        <w:rPr>
          <w:rFonts w:hint="eastAsia"/>
        </w:rPr>
        <w:t xml:space="preserve"> 表示采用省电模式，</w:t>
      </w:r>
      <w:r>
        <w:t>1.</w:t>
      </w:r>
      <w:r>
        <w:rPr>
          <w:rFonts w:hint="eastAsia"/>
        </w:rPr>
        <w:t xml:space="preserve"> 表示采用非连接接收。</w:t>
      </w:r>
    </w:p>
    <w:p w14:paraId="608CEFAB">
      <w:pPr>
        <w:pStyle w:val="67"/>
      </w:pPr>
      <w:r>
        <w:rPr>
          <w:rFonts w:hint="eastAsia"/>
        </w:rPr>
        <w:t>设备类型</w:t>
      </w:r>
    </w:p>
    <w:p w14:paraId="60A11862">
      <w:pPr>
        <w:pStyle w:val="50"/>
      </w:pPr>
      <w:r>
        <w:rPr>
          <w:rFonts w:hint="eastAsia"/>
        </w:rPr>
        <w:t>用以表示设备的类型，设备类型值定义如</w:t>
      </w:r>
      <w:r>
        <w:fldChar w:fldCharType="begin"/>
      </w:r>
      <w:r>
        <w:instrText xml:space="preserve"> </w:instrText>
      </w:r>
      <w:r>
        <w:rPr>
          <w:rFonts w:hint="eastAsia"/>
        </w:rPr>
        <w:instrText xml:space="preserve">REF _Ref54691524 \h</w:instrText>
      </w:r>
      <w:r>
        <w:instrText xml:space="preserve">  \* MERGEFORMAT </w:instrText>
      </w:r>
      <w:r>
        <w:fldChar w:fldCharType="separate"/>
      </w:r>
      <w:r>
        <w:rPr>
          <w:rFonts w:hint="eastAsia"/>
        </w:rPr>
        <w:t xml:space="preserve">表 </w:t>
      </w:r>
      <w:r>
        <w:t>227</w:t>
      </w:r>
      <w:r>
        <w:fldChar w:fldCharType="end"/>
      </w:r>
      <w:r>
        <w:rPr>
          <w:rFonts w:hint="eastAsia"/>
        </w:rPr>
        <w:t>所示。</w:t>
      </w:r>
    </w:p>
    <w:p w14:paraId="1390E37B">
      <w:pPr>
        <w:pStyle w:val="10"/>
      </w:pPr>
      <w:bookmarkStart w:id="4942" w:name="_Ref5469152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227</w:t>
      </w:r>
      <w:r>
        <w:fldChar w:fldCharType="end"/>
      </w:r>
      <w:bookmarkEnd w:id="4942"/>
      <w:r>
        <w:rPr>
          <w:rFonts w:hint="eastAsia"/>
        </w:rPr>
        <w:t xml:space="preserve"> 设备</w:t>
      </w:r>
      <w:r>
        <w:t>类型值定义</w:t>
      </w:r>
    </w:p>
    <w:tbl>
      <w:tblPr>
        <w:tblStyle w:val="31"/>
        <w:tblW w:w="4678" w:type="dxa"/>
        <w:jc w:val="center"/>
        <w:tblLayout w:type="fixed"/>
        <w:tblCellMar>
          <w:top w:w="0" w:type="dxa"/>
          <w:left w:w="108" w:type="dxa"/>
          <w:bottom w:w="0" w:type="dxa"/>
          <w:right w:w="108" w:type="dxa"/>
        </w:tblCellMar>
      </w:tblPr>
      <w:tblGrid>
        <w:gridCol w:w="1559"/>
        <w:gridCol w:w="3119"/>
      </w:tblGrid>
      <w:tr w14:paraId="256B0C8B">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vAlign w:val="center"/>
          </w:tcPr>
          <w:p w14:paraId="4B21F75C">
            <w:pPr>
              <w:pStyle w:val="125"/>
              <w:rPr>
                <w:rFonts w:ascii="Times New Roman" w:hAnsi="Times New Roman"/>
                <w:sz w:val="18"/>
                <w:szCs w:val="18"/>
              </w:rPr>
            </w:pPr>
            <w:bookmarkStart w:id="4943" w:name="_Hlk54692332"/>
            <w:r>
              <w:rPr>
                <w:rFonts w:hint="eastAsia" w:ascii="Times New Roman" w:hAnsi="Times New Roman"/>
                <w:sz w:val="18"/>
                <w:szCs w:val="18"/>
              </w:rPr>
              <w:t>值</w:t>
            </w:r>
          </w:p>
        </w:tc>
        <w:tc>
          <w:tcPr>
            <w:tcW w:w="3119" w:type="dxa"/>
            <w:tcBorders>
              <w:top w:val="single" w:color="auto" w:sz="4" w:space="0"/>
              <w:left w:val="single" w:color="auto" w:sz="4" w:space="0"/>
              <w:bottom w:val="single" w:color="auto" w:sz="4" w:space="0"/>
              <w:right w:val="single" w:color="auto" w:sz="4" w:space="0"/>
            </w:tcBorders>
            <w:vAlign w:val="center"/>
          </w:tcPr>
          <w:p w14:paraId="6F4BC605">
            <w:pPr>
              <w:pStyle w:val="125"/>
              <w:rPr>
                <w:rFonts w:ascii="Times New Roman" w:hAnsi="Times New Roman"/>
                <w:sz w:val="18"/>
                <w:szCs w:val="18"/>
              </w:rPr>
            </w:pPr>
            <w:r>
              <w:rPr>
                <w:rFonts w:hint="eastAsia" w:ascii="Times New Roman" w:hAnsi="Times New Roman"/>
                <w:sz w:val="18"/>
                <w:szCs w:val="18"/>
              </w:rPr>
              <w:t>定义</w:t>
            </w:r>
          </w:p>
        </w:tc>
      </w:tr>
      <w:tr w14:paraId="71E9FA3C">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vAlign w:val="center"/>
          </w:tcPr>
          <w:p w14:paraId="6EC746B0">
            <w:pPr>
              <w:pStyle w:val="125"/>
              <w:rPr>
                <w:rFonts w:ascii="Times New Roman" w:hAnsi="Times New Roman"/>
                <w:sz w:val="18"/>
                <w:szCs w:val="18"/>
              </w:rPr>
            </w:pPr>
            <w:r>
              <w:rPr>
                <w:rFonts w:hint="eastAsia" w:ascii="Times New Roman" w:hAnsi="Times New Roman"/>
                <w:sz w:val="18"/>
                <w:szCs w:val="18"/>
              </w:rPr>
              <w:t>0</w:t>
            </w:r>
          </w:p>
        </w:tc>
        <w:tc>
          <w:tcPr>
            <w:tcW w:w="3119" w:type="dxa"/>
            <w:tcBorders>
              <w:top w:val="single" w:color="auto" w:sz="4" w:space="0"/>
              <w:left w:val="single" w:color="auto" w:sz="4" w:space="0"/>
              <w:bottom w:val="single" w:color="auto" w:sz="4" w:space="0"/>
              <w:right w:val="single" w:color="auto" w:sz="4" w:space="0"/>
            </w:tcBorders>
            <w:vAlign w:val="center"/>
          </w:tcPr>
          <w:p w14:paraId="4A78B5A4">
            <w:pPr>
              <w:pStyle w:val="125"/>
              <w:rPr>
                <w:rFonts w:ascii="Times New Roman" w:hAnsi="Times New Roman"/>
                <w:sz w:val="18"/>
                <w:szCs w:val="18"/>
              </w:rPr>
            </w:pPr>
            <w:r>
              <w:rPr>
                <w:rFonts w:hint="eastAsia" w:ascii="Times New Roman" w:hAnsi="Times New Roman"/>
                <w:sz w:val="18"/>
                <w:szCs w:val="18"/>
              </w:rPr>
              <w:t>物联网关</w:t>
            </w:r>
          </w:p>
        </w:tc>
      </w:tr>
      <w:tr w14:paraId="1C3F7E7B">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vAlign w:val="center"/>
          </w:tcPr>
          <w:p w14:paraId="1349FCDF">
            <w:pPr>
              <w:pStyle w:val="125"/>
              <w:rPr>
                <w:rFonts w:ascii="Times New Roman" w:hAnsi="Times New Roman"/>
                <w:sz w:val="18"/>
                <w:szCs w:val="18"/>
              </w:rPr>
            </w:pPr>
            <w:r>
              <w:rPr>
                <w:rFonts w:hint="eastAsia" w:ascii="Times New Roman" w:hAnsi="Times New Roman"/>
                <w:sz w:val="18"/>
                <w:szCs w:val="18"/>
              </w:rPr>
              <w:t>1</w:t>
            </w:r>
          </w:p>
        </w:tc>
        <w:tc>
          <w:tcPr>
            <w:tcW w:w="3119" w:type="dxa"/>
            <w:tcBorders>
              <w:top w:val="single" w:color="auto" w:sz="4" w:space="0"/>
              <w:left w:val="single" w:color="auto" w:sz="4" w:space="0"/>
              <w:bottom w:val="single" w:color="auto" w:sz="4" w:space="0"/>
              <w:right w:val="single" w:color="auto" w:sz="4" w:space="0"/>
            </w:tcBorders>
            <w:vAlign w:val="center"/>
          </w:tcPr>
          <w:p w14:paraId="4274657C">
            <w:pPr>
              <w:pStyle w:val="125"/>
              <w:rPr>
                <w:rFonts w:ascii="Times New Roman" w:hAnsi="Times New Roman"/>
                <w:sz w:val="18"/>
                <w:szCs w:val="18"/>
              </w:rPr>
            </w:pPr>
            <w:r>
              <w:rPr>
                <w:rFonts w:hint="eastAsia" w:ascii="Times New Roman" w:hAnsi="Times New Roman"/>
                <w:sz w:val="18"/>
                <w:szCs w:val="18"/>
              </w:rPr>
              <w:t>物联终端</w:t>
            </w:r>
          </w:p>
        </w:tc>
      </w:tr>
      <w:tr w14:paraId="2DA8FA7D">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vAlign w:val="center"/>
          </w:tcPr>
          <w:p w14:paraId="62ED852E">
            <w:pPr>
              <w:pStyle w:val="125"/>
              <w:rPr>
                <w:rFonts w:ascii="Times New Roman" w:hAnsi="Times New Roman"/>
                <w:sz w:val="18"/>
                <w:szCs w:val="18"/>
              </w:rPr>
            </w:pPr>
            <w:r>
              <w:rPr>
                <w:rFonts w:hint="eastAsia" w:ascii="Times New Roman" w:hAnsi="Times New Roman"/>
                <w:sz w:val="18"/>
                <w:szCs w:val="18"/>
              </w:rPr>
              <w:t>2</w:t>
            </w:r>
          </w:p>
        </w:tc>
        <w:tc>
          <w:tcPr>
            <w:tcW w:w="3119" w:type="dxa"/>
            <w:tcBorders>
              <w:top w:val="single" w:color="auto" w:sz="4" w:space="0"/>
              <w:left w:val="single" w:color="auto" w:sz="4" w:space="0"/>
              <w:bottom w:val="single" w:color="auto" w:sz="4" w:space="0"/>
              <w:right w:val="single" w:color="auto" w:sz="4" w:space="0"/>
            </w:tcBorders>
            <w:vAlign w:val="center"/>
          </w:tcPr>
          <w:p w14:paraId="7BA339CE">
            <w:pPr>
              <w:pStyle w:val="125"/>
              <w:rPr>
                <w:rFonts w:ascii="Times New Roman" w:hAnsi="Times New Roman"/>
                <w:sz w:val="18"/>
                <w:szCs w:val="18"/>
              </w:rPr>
            </w:pPr>
            <w:r>
              <w:rPr>
                <w:rFonts w:hint="eastAsia" w:ascii="Times New Roman" w:hAnsi="Times New Roman"/>
                <w:sz w:val="18"/>
                <w:szCs w:val="18"/>
              </w:rPr>
              <w:t>抄控器</w:t>
            </w:r>
          </w:p>
        </w:tc>
      </w:tr>
      <w:tr w14:paraId="43DF2B7C">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vAlign w:val="center"/>
          </w:tcPr>
          <w:p w14:paraId="0C9AFC70">
            <w:pPr>
              <w:pStyle w:val="125"/>
              <w:rPr>
                <w:rFonts w:ascii="Times New Roman" w:hAnsi="Times New Roman"/>
                <w:sz w:val="18"/>
                <w:szCs w:val="18"/>
              </w:rPr>
            </w:pPr>
            <w:r>
              <w:rPr>
                <w:rFonts w:hint="eastAsia" w:ascii="Times New Roman" w:hAnsi="Times New Roman"/>
                <w:sz w:val="18"/>
                <w:szCs w:val="18"/>
              </w:rPr>
              <w:t>其他</w:t>
            </w:r>
          </w:p>
        </w:tc>
        <w:tc>
          <w:tcPr>
            <w:tcW w:w="3119" w:type="dxa"/>
            <w:tcBorders>
              <w:top w:val="single" w:color="auto" w:sz="4" w:space="0"/>
              <w:left w:val="single" w:color="auto" w:sz="4" w:space="0"/>
              <w:bottom w:val="single" w:color="auto" w:sz="4" w:space="0"/>
              <w:right w:val="single" w:color="auto" w:sz="4" w:space="0"/>
            </w:tcBorders>
            <w:vAlign w:val="center"/>
          </w:tcPr>
          <w:p w14:paraId="2ED7B9CF">
            <w:pPr>
              <w:pStyle w:val="125"/>
              <w:rPr>
                <w:rFonts w:ascii="Times New Roman" w:hAnsi="Times New Roman"/>
                <w:sz w:val="18"/>
                <w:szCs w:val="18"/>
              </w:rPr>
            </w:pPr>
            <w:r>
              <w:rPr>
                <w:rFonts w:hint="eastAsia" w:ascii="Times New Roman" w:hAnsi="Times New Roman"/>
                <w:sz w:val="18"/>
                <w:szCs w:val="18"/>
              </w:rPr>
              <w:t>保留</w:t>
            </w:r>
          </w:p>
        </w:tc>
      </w:tr>
      <w:bookmarkEnd w:id="4943"/>
    </w:tbl>
    <w:p w14:paraId="65736F5E"/>
    <w:p w14:paraId="73BB1A86">
      <w:pPr>
        <w:pStyle w:val="67"/>
      </w:pPr>
      <w:r>
        <w:rPr>
          <w:rFonts w:hint="eastAsia"/>
        </w:rPr>
        <w:t>接入序号</w:t>
      </w:r>
    </w:p>
    <w:p w14:paraId="0CF9BE0D">
      <w:pPr>
        <w:pStyle w:val="50"/>
      </w:pPr>
      <w:r>
        <w:rPr>
          <w:rFonts w:hint="eastAsia"/>
        </w:rPr>
        <w:t>物联终端设备发起接入请求时，生成的一个序号，用于标示一次接入请求。物联终端初次上电，则随机生成接入序号，非初次上电，则递增1。</w:t>
      </w:r>
    </w:p>
    <w:p w14:paraId="40254BD1">
      <w:pPr>
        <w:pStyle w:val="67"/>
      </w:pPr>
      <w:r>
        <w:rPr>
          <w:rFonts w:hint="eastAsia"/>
        </w:rPr>
        <w:t>最小通信间隔</w:t>
      </w:r>
    </w:p>
    <w:p w14:paraId="03ADF661">
      <w:pPr>
        <w:pStyle w:val="50"/>
      </w:pPr>
      <w:r>
        <w:t>物联终端设备每次唤醒的最小间隔</w:t>
      </w:r>
      <w:r>
        <w:rPr>
          <w:rFonts w:hint="eastAsia"/>
        </w:rPr>
        <w:t>，</w:t>
      </w:r>
      <w:r>
        <w:t>单位为秒</w:t>
      </w:r>
      <w:r>
        <w:rPr>
          <w:rFonts w:hint="eastAsia"/>
        </w:rPr>
        <w:t>。</w:t>
      </w:r>
    </w:p>
    <w:p w14:paraId="15217E81">
      <w:pPr>
        <w:pStyle w:val="67"/>
      </w:pPr>
      <w:r>
        <w:t>最</w:t>
      </w:r>
      <w:r>
        <w:rPr>
          <w:rFonts w:hint="eastAsia"/>
        </w:rPr>
        <w:t>大</w:t>
      </w:r>
      <w:r>
        <w:t>通信间隔</w:t>
      </w:r>
    </w:p>
    <w:p w14:paraId="5117F101">
      <w:pPr>
        <w:pStyle w:val="50"/>
      </w:pPr>
      <w:r>
        <w:t>物联终端设备每次唤醒的最大间隔</w:t>
      </w:r>
      <w:r>
        <w:rPr>
          <w:rFonts w:hint="eastAsia"/>
        </w:rPr>
        <w:t>，</w:t>
      </w:r>
      <w:r>
        <w:t>单位为秒</w:t>
      </w:r>
      <w:r>
        <w:rPr>
          <w:rFonts w:hint="eastAsia"/>
        </w:rPr>
        <w:t>。</w:t>
      </w:r>
    </w:p>
    <w:p w14:paraId="63C9F208">
      <w:pPr>
        <w:pStyle w:val="67"/>
      </w:pPr>
      <w:r>
        <w:t>持续时间</w:t>
      </w:r>
    </w:p>
    <w:p w14:paraId="271C6EB6">
      <w:pPr>
        <w:pStyle w:val="50"/>
      </w:pPr>
      <w:r>
        <w:t>物联终端每次唤醒后</w:t>
      </w:r>
      <w:r>
        <w:rPr>
          <w:rFonts w:hint="eastAsia"/>
        </w:rPr>
        <w:t>，</w:t>
      </w:r>
      <w:r>
        <w:t>监听的时长</w:t>
      </w:r>
      <w:r>
        <w:rPr>
          <w:rFonts w:hint="eastAsia"/>
        </w:rPr>
        <w:t>，</w:t>
      </w:r>
      <w:r>
        <w:t>单位毫秒</w:t>
      </w:r>
      <w:r>
        <w:rPr>
          <w:rFonts w:hint="eastAsia"/>
        </w:rPr>
        <w:t>。</w:t>
      </w:r>
    </w:p>
    <w:p w14:paraId="2B6885FD">
      <w:pPr>
        <w:pStyle w:val="57"/>
        <w:ind w:left="420" w:hanging="420"/>
      </w:pPr>
      <w:bookmarkStart w:id="4944" w:name="_Toc45285884"/>
      <w:bookmarkStart w:id="4945" w:name="_Toc49160338"/>
      <w:r>
        <w:rPr>
          <w:rFonts w:hint="eastAsia"/>
        </w:rPr>
        <w:t>接入物联网关响应</w:t>
      </w:r>
      <w:bookmarkEnd w:id="4944"/>
      <w:bookmarkEnd w:id="4945"/>
    </w:p>
    <w:p w14:paraId="381E2B0A">
      <w:pPr>
        <w:pStyle w:val="50"/>
      </w:pPr>
      <w:r>
        <w:t>接入物联网关响应格式如</w:t>
      </w:r>
      <w:r>
        <w:fldChar w:fldCharType="begin"/>
      </w:r>
      <w:r>
        <w:instrText xml:space="preserve"> REF _Ref49433400 \h  \* MERGEFORMAT </w:instrText>
      </w:r>
      <w:r>
        <w:fldChar w:fldCharType="separate"/>
      </w:r>
      <w:r>
        <w:rPr>
          <w:rFonts w:hint="eastAsia"/>
        </w:rPr>
        <w:t xml:space="preserve">表 </w:t>
      </w:r>
      <w:r>
        <w:t>228</w:t>
      </w:r>
      <w:r>
        <w:fldChar w:fldCharType="end"/>
      </w:r>
      <w:r>
        <w:t>所示</w:t>
      </w:r>
      <w:r>
        <w:rPr>
          <w:rFonts w:hint="eastAsia"/>
        </w:rPr>
        <w:t>。</w:t>
      </w:r>
    </w:p>
    <w:p w14:paraId="2ADB1CDC">
      <w:pPr>
        <w:pStyle w:val="10"/>
      </w:pPr>
      <w:bookmarkStart w:id="4946" w:name="_Ref4943340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228</w:t>
      </w:r>
      <w:r>
        <w:fldChar w:fldCharType="end"/>
      </w:r>
      <w:bookmarkEnd w:id="4946"/>
      <w:r>
        <w:t xml:space="preserve"> </w:t>
      </w:r>
      <w:r>
        <w:rPr>
          <w:rFonts w:hint="eastAsia"/>
        </w:rPr>
        <w:t>接入物联网关响应</w:t>
      </w:r>
    </w:p>
    <w:tbl>
      <w:tblPr>
        <w:tblStyle w:val="31"/>
        <w:tblW w:w="4106" w:type="dxa"/>
        <w:jc w:val="center"/>
        <w:tblLayout w:type="fixed"/>
        <w:tblCellMar>
          <w:top w:w="0" w:type="dxa"/>
          <w:left w:w="108" w:type="dxa"/>
          <w:bottom w:w="0" w:type="dxa"/>
          <w:right w:w="108" w:type="dxa"/>
        </w:tblCellMar>
      </w:tblPr>
      <w:tblGrid>
        <w:gridCol w:w="2240"/>
        <w:gridCol w:w="1866"/>
      </w:tblGrid>
      <w:tr w14:paraId="39EB0D81">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A4C2753">
            <w:pPr>
              <w:pStyle w:val="125"/>
              <w:rPr>
                <w:rFonts w:ascii="Times New Roman" w:hAnsi="Times New Roman"/>
                <w:sz w:val="18"/>
                <w:szCs w:val="18"/>
              </w:rPr>
            </w:pPr>
            <w:r>
              <w:rPr>
                <w:rFonts w:hint="eastAsia" w:ascii="Times New Roman" w:hAnsi="Times New Roman"/>
                <w:sz w:val="18"/>
                <w:szCs w:val="18"/>
              </w:rPr>
              <w:t>字段</w:t>
            </w:r>
          </w:p>
        </w:tc>
        <w:tc>
          <w:tcPr>
            <w:tcW w:w="1866" w:type="dxa"/>
            <w:tcBorders>
              <w:top w:val="single" w:color="auto" w:sz="4" w:space="0"/>
              <w:left w:val="nil"/>
              <w:bottom w:val="single" w:color="auto" w:sz="4" w:space="0"/>
              <w:right w:val="single" w:color="auto" w:sz="4" w:space="0"/>
            </w:tcBorders>
            <w:noWrap/>
            <w:vAlign w:val="center"/>
          </w:tcPr>
          <w:p w14:paraId="2DCAD322">
            <w:pPr>
              <w:pStyle w:val="125"/>
              <w:rPr>
                <w:rFonts w:ascii="Times New Roman" w:hAnsi="Times New Roman"/>
                <w:sz w:val="18"/>
                <w:szCs w:val="18"/>
              </w:rPr>
            </w:pPr>
            <w:r>
              <w:rPr>
                <w:rFonts w:hint="eastAsia" w:ascii="Times New Roman" w:hAnsi="Times New Roman"/>
                <w:sz w:val="18"/>
                <w:szCs w:val="18"/>
              </w:rPr>
              <w:t>长度（字节）</w:t>
            </w:r>
          </w:p>
        </w:tc>
      </w:tr>
      <w:tr w14:paraId="6292F70E">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5001D85F">
            <w:pPr>
              <w:pStyle w:val="125"/>
              <w:rPr>
                <w:rFonts w:ascii="Times New Roman" w:hAnsi="Times New Roman"/>
                <w:sz w:val="18"/>
                <w:szCs w:val="18"/>
              </w:rPr>
            </w:pPr>
            <w:r>
              <w:rPr>
                <w:rFonts w:hint="eastAsia" w:ascii="Times New Roman" w:hAnsi="Times New Roman"/>
                <w:sz w:val="18"/>
                <w:szCs w:val="18"/>
              </w:rPr>
              <w:t>接入结果偏移时间</w:t>
            </w:r>
          </w:p>
        </w:tc>
        <w:tc>
          <w:tcPr>
            <w:tcW w:w="1866" w:type="dxa"/>
            <w:tcBorders>
              <w:top w:val="nil"/>
              <w:left w:val="nil"/>
              <w:bottom w:val="single" w:color="auto" w:sz="4" w:space="0"/>
              <w:right w:val="single" w:color="auto" w:sz="4" w:space="0"/>
            </w:tcBorders>
            <w:noWrap/>
            <w:vAlign w:val="center"/>
          </w:tcPr>
          <w:p w14:paraId="13F069E7">
            <w:pPr>
              <w:pStyle w:val="125"/>
              <w:rPr>
                <w:rFonts w:ascii="Times New Roman" w:hAnsi="Times New Roman"/>
                <w:sz w:val="18"/>
                <w:szCs w:val="18"/>
              </w:rPr>
            </w:pPr>
            <w:r>
              <w:rPr>
                <w:rFonts w:ascii="Times New Roman" w:hAnsi="Times New Roman"/>
                <w:sz w:val="18"/>
                <w:szCs w:val="18"/>
              </w:rPr>
              <w:t>2</w:t>
            </w:r>
          </w:p>
        </w:tc>
      </w:tr>
      <w:tr w14:paraId="7316E6A7">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3AA0D11E">
            <w:pPr>
              <w:pStyle w:val="125"/>
              <w:rPr>
                <w:rFonts w:ascii="Times New Roman" w:hAnsi="Times New Roman"/>
                <w:sz w:val="18"/>
                <w:szCs w:val="18"/>
              </w:rPr>
            </w:pPr>
            <w:r>
              <w:rPr>
                <w:rFonts w:hint="eastAsia" w:ascii="Times New Roman" w:hAnsi="Times New Roman"/>
                <w:sz w:val="18"/>
                <w:szCs w:val="18"/>
              </w:rPr>
              <w:t>接入监听时长</w:t>
            </w:r>
          </w:p>
        </w:tc>
        <w:tc>
          <w:tcPr>
            <w:tcW w:w="1866" w:type="dxa"/>
            <w:tcBorders>
              <w:top w:val="nil"/>
              <w:left w:val="nil"/>
              <w:bottom w:val="single" w:color="auto" w:sz="4" w:space="0"/>
              <w:right w:val="single" w:color="auto" w:sz="4" w:space="0"/>
            </w:tcBorders>
            <w:noWrap/>
            <w:vAlign w:val="center"/>
          </w:tcPr>
          <w:p w14:paraId="1C1539FA">
            <w:pPr>
              <w:pStyle w:val="125"/>
              <w:rPr>
                <w:rFonts w:ascii="Times New Roman" w:hAnsi="Times New Roman"/>
                <w:sz w:val="18"/>
                <w:szCs w:val="18"/>
              </w:rPr>
            </w:pPr>
            <w:r>
              <w:rPr>
                <w:rFonts w:hint="eastAsia" w:ascii="Times New Roman" w:hAnsi="Times New Roman"/>
                <w:sz w:val="18"/>
                <w:szCs w:val="18"/>
              </w:rPr>
              <w:t>2</w:t>
            </w:r>
          </w:p>
        </w:tc>
      </w:tr>
      <w:tr w14:paraId="544B0B70">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23C9A233">
            <w:pPr>
              <w:pStyle w:val="125"/>
              <w:rPr>
                <w:rFonts w:ascii="Times New Roman" w:hAnsi="Times New Roman"/>
                <w:sz w:val="18"/>
                <w:szCs w:val="18"/>
              </w:rPr>
            </w:pPr>
            <w:r>
              <w:rPr>
                <w:rFonts w:hint="eastAsia" w:ascii="Times New Roman" w:hAnsi="Times New Roman"/>
                <w:sz w:val="18"/>
                <w:szCs w:val="18"/>
              </w:rPr>
              <w:t>接入监听周期</w:t>
            </w:r>
          </w:p>
        </w:tc>
        <w:tc>
          <w:tcPr>
            <w:tcW w:w="1866" w:type="dxa"/>
            <w:tcBorders>
              <w:top w:val="nil"/>
              <w:left w:val="nil"/>
              <w:bottom w:val="single" w:color="auto" w:sz="4" w:space="0"/>
              <w:right w:val="single" w:color="auto" w:sz="4" w:space="0"/>
            </w:tcBorders>
            <w:noWrap/>
            <w:vAlign w:val="center"/>
          </w:tcPr>
          <w:p w14:paraId="5AB16535">
            <w:pPr>
              <w:pStyle w:val="125"/>
              <w:rPr>
                <w:rFonts w:ascii="Times New Roman" w:hAnsi="Times New Roman"/>
                <w:sz w:val="18"/>
                <w:szCs w:val="18"/>
              </w:rPr>
            </w:pPr>
            <w:r>
              <w:rPr>
                <w:rFonts w:hint="eastAsia" w:ascii="Times New Roman" w:hAnsi="Times New Roman"/>
                <w:sz w:val="18"/>
                <w:szCs w:val="18"/>
              </w:rPr>
              <w:t>2</w:t>
            </w:r>
          </w:p>
        </w:tc>
      </w:tr>
      <w:tr w14:paraId="5C453188">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22572A4F">
            <w:pPr>
              <w:pStyle w:val="125"/>
              <w:rPr>
                <w:rFonts w:ascii="Times New Roman" w:hAnsi="Times New Roman"/>
                <w:sz w:val="18"/>
                <w:szCs w:val="18"/>
              </w:rPr>
            </w:pPr>
            <w:r>
              <w:rPr>
                <w:rFonts w:hint="eastAsia" w:ascii="Times New Roman" w:hAnsi="Times New Roman"/>
                <w:sz w:val="18"/>
                <w:szCs w:val="18"/>
              </w:rPr>
              <w:t>接入周期个数</w:t>
            </w:r>
          </w:p>
        </w:tc>
        <w:tc>
          <w:tcPr>
            <w:tcW w:w="1866" w:type="dxa"/>
            <w:tcBorders>
              <w:top w:val="nil"/>
              <w:left w:val="nil"/>
              <w:bottom w:val="single" w:color="auto" w:sz="4" w:space="0"/>
              <w:right w:val="single" w:color="auto" w:sz="4" w:space="0"/>
            </w:tcBorders>
            <w:noWrap/>
            <w:vAlign w:val="center"/>
          </w:tcPr>
          <w:p w14:paraId="533CEFE6">
            <w:pPr>
              <w:pStyle w:val="125"/>
              <w:rPr>
                <w:rFonts w:ascii="Times New Roman" w:hAnsi="Times New Roman"/>
                <w:sz w:val="18"/>
                <w:szCs w:val="18"/>
              </w:rPr>
            </w:pPr>
            <w:r>
              <w:rPr>
                <w:rFonts w:hint="eastAsia" w:ascii="Times New Roman" w:hAnsi="Times New Roman"/>
                <w:sz w:val="18"/>
                <w:szCs w:val="18"/>
              </w:rPr>
              <w:t>1</w:t>
            </w:r>
          </w:p>
        </w:tc>
      </w:tr>
      <w:tr w14:paraId="2EE277C9">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6C876980">
            <w:pPr>
              <w:pStyle w:val="125"/>
              <w:rPr>
                <w:rFonts w:ascii="Times New Roman" w:hAnsi="Times New Roman"/>
                <w:sz w:val="18"/>
                <w:szCs w:val="18"/>
              </w:rPr>
            </w:pPr>
            <w:r>
              <w:rPr>
                <w:rFonts w:hint="eastAsia" w:ascii="Times New Roman" w:hAnsi="Times New Roman"/>
                <w:sz w:val="18"/>
                <w:szCs w:val="18"/>
              </w:rPr>
              <w:t>通信信道</w:t>
            </w:r>
          </w:p>
        </w:tc>
        <w:tc>
          <w:tcPr>
            <w:tcW w:w="1866" w:type="dxa"/>
            <w:tcBorders>
              <w:top w:val="nil"/>
              <w:left w:val="nil"/>
              <w:bottom w:val="single" w:color="auto" w:sz="4" w:space="0"/>
              <w:right w:val="single" w:color="auto" w:sz="4" w:space="0"/>
            </w:tcBorders>
            <w:noWrap/>
            <w:vAlign w:val="center"/>
          </w:tcPr>
          <w:p w14:paraId="634C86D7">
            <w:pPr>
              <w:pStyle w:val="125"/>
              <w:rPr>
                <w:rFonts w:ascii="Times New Roman" w:hAnsi="Times New Roman"/>
                <w:sz w:val="18"/>
                <w:szCs w:val="18"/>
              </w:rPr>
            </w:pPr>
            <w:r>
              <w:rPr>
                <w:rFonts w:hint="eastAsia" w:ascii="Times New Roman" w:hAnsi="Times New Roman"/>
                <w:sz w:val="18"/>
                <w:szCs w:val="18"/>
              </w:rPr>
              <w:t>1</w:t>
            </w:r>
          </w:p>
        </w:tc>
      </w:tr>
    </w:tbl>
    <w:p w14:paraId="26A0E72A">
      <w:pPr>
        <w:pStyle w:val="67"/>
        <w:rPr>
          <w:rFonts w:ascii="Arial" w:hAnsi="Arial"/>
          <w:sz w:val="24"/>
        </w:rPr>
      </w:pPr>
      <w:r>
        <w:rPr>
          <w:rFonts w:hint="eastAsia"/>
        </w:rPr>
        <w:t>接入结果偏移时间</w:t>
      </w:r>
    </w:p>
    <w:p w14:paraId="2A40179F">
      <w:pPr>
        <w:pStyle w:val="50"/>
      </w:pPr>
      <w:r>
        <w:rPr>
          <w:rFonts w:hint="eastAsia"/>
        </w:rPr>
        <w:t>指示计算接入监听周期的开始时间，单位毫秒。</w:t>
      </w:r>
    </w:p>
    <w:p w14:paraId="0C58C438">
      <w:pPr>
        <w:pStyle w:val="67"/>
        <w:rPr>
          <w:rFonts w:hAnsi="Arial"/>
          <w:sz w:val="24"/>
        </w:rPr>
      </w:pPr>
      <w:r>
        <w:rPr>
          <w:rFonts w:hint="eastAsia"/>
        </w:rPr>
        <w:t>接入监听时长</w:t>
      </w:r>
    </w:p>
    <w:p w14:paraId="17B27419">
      <w:pPr>
        <w:pStyle w:val="50"/>
      </w:pPr>
      <w:r>
        <w:rPr>
          <w:rFonts w:hint="eastAsia"/>
        </w:rPr>
        <w:t>接入监听周期的监听时长，单位毫秒。</w:t>
      </w:r>
    </w:p>
    <w:p w14:paraId="3E12B5CA">
      <w:pPr>
        <w:pStyle w:val="67"/>
        <w:rPr>
          <w:rFonts w:hAnsi="Arial"/>
          <w:sz w:val="24"/>
        </w:rPr>
      </w:pPr>
      <w:r>
        <w:rPr>
          <w:rFonts w:hint="eastAsia"/>
        </w:rPr>
        <w:t>接入监听周期</w:t>
      </w:r>
    </w:p>
    <w:p w14:paraId="784D4CE1">
      <w:pPr>
        <w:pStyle w:val="50"/>
      </w:pPr>
      <w:r>
        <w:rPr>
          <w:rFonts w:hint="eastAsia"/>
        </w:rPr>
        <w:t>接入监听周期长度，单位毫秒。</w:t>
      </w:r>
    </w:p>
    <w:p w14:paraId="41447903">
      <w:pPr>
        <w:pStyle w:val="67"/>
        <w:rPr>
          <w:rFonts w:hAnsi="Arial"/>
          <w:sz w:val="24"/>
        </w:rPr>
      </w:pPr>
      <w:r>
        <w:rPr>
          <w:rFonts w:hint="eastAsia"/>
        </w:rPr>
        <w:t>接入周期个数</w:t>
      </w:r>
    </w:p>
    <w:p w14:paraId="46FB906C">
      <w:pPr>
        <w:pStyle w:val="50"/>
      </w:pPr>
      <w:r>
        <w:rPr>
          <w:rFonts w:hint="eastAsia"/>
        </w:rPr>
        <w:t>本次接入结果的接入周期个数，超过接入周期的个数，物联终端设备可以重新发起接入，或者向其他物联网关发起接入。</w:t>
      </w:r>
    </w:p>
    <w:p w14:paraId="612F7955">
      <w:pPr>
        <w:pStyle w:val="67"/>
        <w:rPr>
          <w:rFonts w:hAnsi="Arial"/>
          <w:sz w:val="24"/>
        </w:rPr>
      </w:pPr>
      <w:r>
        <w:rPr>
          <w:rFonts w:hint="eastAsia"/>
        </w:rPr>
        <w:t>通信信道</w:t>
      </w:r>
    </w:p>
    <w:p w14:paraId="63BDE0C7">
      <w:pPr>
        <w:pStyle w:val="50"/>
      </w:pPr>
      <w:r>
        <w:rPr>
          <w:rFonts w:hint="eastAsia"/>
        </w:rPr>
        <w:t>接入周期对应的通信信道。</w:t>
      </w:r>
    </w:p>
    <w:p w14:paraId="4F44F513">
      <w:pPr>
        <w:pStyle w:val="57"/>
        <w:ind w:left="420" w:hanging="420"/>
      </w:pPr>
      <w:bookmarkStart w:id="4947" w:name="_Toc45285885"/>
      <w:bookmarkStart w:id="4948" w:name="_Toc49160339"/>
      <w:r>
        <w:rPr>
          <w:rFonts w:hint="eastAsia"/>
        </w:rPr>
        <w:t>接入物联网关结果</w:t>
      </w:r>
      <w:bookmarkEnd w:id="4947"/>
      <w:bookmarkEnd w:id="4948"/>
    </w:p>
    <w:p w14:paraId="171BD174">
      <w:pPr>
        <w:pStyle w:val="50"/>
      </w:pPr>
      <w:r>
        <w:t>接入物联网关结果格式如</w:t>
      </w:r>
      <w:r>
        <w:fldChar w:fldCharType="begin"/>
      </w:r>
      <w:r>
        <w:instrText xml:space="preserve"> REF _Ref49433418 \h  \* MERGEFORMAT </w:instrText>
      </w:r>
      <w:r>
        <w:fldChar w:fldCharType="separate"/>
      </w:r>
      <w:r>
        <w:rPr>
          <w:rFonts w:hint="eastAsia"/>
        </w:rPr>
        <w:t xml:space="preserve">表 </w:t>
      </w:r>
      <w:r>
        <w:t>229</w:t>
      </w:r>
      <w:r>
        <w:fldChar w:fldCharType="end"/>
      </w:r>
      <w:r>
        <w:t>所示</w:t>
      </w:r>
      <w:r>
        <w:rPr>
          <w:rFonts w:hint="eastAsia"/>
        </w:rPr>
        <w:t>。</w:t>
      </w:r>
    </w:p>
    <w:p w14:paraId="1057466E">
      <w:pPr>
        <w:pStyle w:val="10"/>
      </w:pPr>
      <w:bookmarkStart w:id="4949" w:name="_Ref4943341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229</w:t>
      </w:r>
      <w:r>
        <w:fldChar w:fldCharType="end"/>
      </w:r>
      <w:bookmarkEnd w:id="4949"/>
      <w:r>
        <w:t xml:space="preserve"> </w:t>
      </w:r>
      <w:r>
        <w:rPr>
          <w:rFonts w:hint="eastAsia"/>
        </w:rPr>
        <w:t>接入物联网关结果</w:t>
      </w:r>
    </w:p>
    <w:tbl>
      <w:tblPr>
        <w:tblStyle w:val="31"/>
        <w:tblW w:w="3964" w:type="dxa"/>
        <w:jc w:val="center"/>
        <w:tblLayout w:type="fixed"/>
        <w:tblCellMar>
          <w:top w:w="0" w:type="dxa"/>
          <w:left w:w="108" w:type="dxa"/>
          <w:bottom w:w="0" w:type="dxa"/>
          <w:right w:w="108" w:type="dxa"/>
        </w:tblCellMar>
      </w:tblPr>
      <w:tblGrid>
        <w:gridCol w:w="2240"/>
        <w:gridCol w:w="1724"/>
      </w:tblGrid>
      <w:tr w14:paraId="722AA19E">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E485165">
            <w:pPr>
              <w:pStyle w:val="125"/>
              <w:rPr>
                <w:rFonts w:ascii="Times New Roman" w:hAnsi="Times New Roman"/>
                <w:sz w:val="18"/>
                <w:szCs w:val="18"/>
              </w:rPr>
            </w:pPr>
            <w:r>
              <w:rPr>
                <w:rFonts w:hint="eastAsia" w:ascii="Times New Roman" w:hAnsi="Times New Roman"/>
                <w:sz w:val="18"/>
                <w:szCs w:val="18"/>
              </w:rPr>
              <w:t>字段</w:t>
            </w:r>
          </w:p>
        </w:tc>
        <w:tc>
          <w:tcPr>
            <w:tcW w:w="1724" w:type="dxa"/>
            <w:tcBorders>
              <w:top w:val="single" w:color="auto" w:sz="4" w:space="0"/>
              <w:left w:val="nil"/>
              <w:bottom w:val="single" w:color="auto" w:sz="4" w:space="0"/>
              <w:right w:val="single" w:color="auto" w:sz="4" w:space="0"/>
            </w:tcBorders>
            <w:noWrap/>
            <w:vAlign w:val="center"/>
          </w:tcPr>
          <w:p w14:paraId="70F49251">
            <w:pPr>
              <w:pStyle w:val="125"/>
              <w:rPr>
                <w:rFonts w:ascii="Times New Roman" w:hAnsi="Times New Roman"/>
                <w:sz w:val="18"/>
                <w:szCs w:val="18"/>
              </w:rPr>
            </w:pPr>
            <w:r>
              <w:rPr>
                <w:rFonts w:hint="eastAsia" w:ascii="Times New Roman" w:hAnsi="Times New Roman"/>
                <w:sz w:val="18"/>
                <w:szCs w:val="18"/>
              </w:rPr>
              <w:t>长度（字节）</w:t>
            </w:r>
          </w:p>
        </w:tc>
      </w:tr>
      <w:tr w14:paraId="0F359902">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4940D9B5">
            <w:pPr>
              <w:pStyle w:val="125"/>
              <w:rPr>
                <w:rFonts w:ascii="Times New Roman" w:hAnsi="Times New Roman"/>
                <w:sz w:val="18"/>
                <w:szCs w:val="18"/>
              </w:rPr>
            </w:pPr>
            <w:r>
              <w:rPr>
                <w:rFonts w:hint="eastAsia" w:ascii="Times New Roman" w:hAnsi="Times New Roman"/>
                <w:sz w:val="18"/>
                <w:szCs w:val="18"/>
              </w:rPr>
              <w:t>接入结果</w:t>
            </w:r>
          </w:p>
        </w:tc>
        <w:tc>
          <w:tcPr>
            <w:tcW w:w="1724" w:type="dxa"/>
            <w:tcBorders>
              <w:top w:val="single" w:color="auto" w:sz="4" w:space="0"/>
              <w:left w:val="nil"/>
              <w:bottom w:val="single" w:color="auto" w:sz="4" w:space="0"/>
              <w:right w:val="single" w:color="auto" w:sz="4" w:space="0"/>
            </w:tcBorders>
            <w:noWrap/>
            <w:vAlign w:val="center"/>
          </w:tcPr>
          <w:p w14:paraId="5B52DBE7">
            <w:pPr>
              <w:pStyle w:val="125"/>
              <w:rPr>
                <w:rFonts w:ascii="Times New Roman" w:hAnsi="Times New Roman"/>
                <w:sz w:val="18"/>
                <w:szCs w:val="18"/>
              </w:rPr>
            </w:pPr>
            <w:r>
              <w:rPr>
                <w:rFonts w:hint="eastAsia" w:ascii="Times New Roman" w:hAnsi="Times New Roman"/>
                <w:sz w:val="18"/>
                <w:szCs w:val="18"/>
              </w:rPr>
              <w:t>1</w:t>
            </w:r>
          </w:p>
        </w:tc>
      </w:tr>
      <w:tr w14:paraId="56F12723">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6C9F975">
            <w:pPr>
              <w:pStyle w:val="125"/>
              <w:rPr>
                <w:rFonts w:ascii="Times New Roman" w:hAnsi="Times New Roman"/>
                <w:sz w:val="18"/>
                <w:szCs w:val="18"/>
              </w:rPr>
            </w:pPr>
            <w:r>
              <w:rPr>
                <w:rFonts w:hint="eastAsia" w:ascii="Times New Roman" w:hAnsi="Times New Roman"/>
                <w:sz w:val="18"/>
                <w:szCs w:val="18"/>
              </w:rPr>
              <w:t>通信周期偏移</w:t>
            </w:r>
          </w:p>
        </w:tc>
        <w:tc>
          <w:tcPr>
            <w:tcW w:w="1724" w:type="dxa"/>
            <w:tcBorders>
              <w:top w:val="single" w:color="auto" w:sz="4" w:space="0"/>
              <w:left w:val="nil"/>
              <w:bottom w:val="single" w:color="auto" w:sz="4" w:space="0"/>
              <w:right w:val="single" w:color="auto" w:sz="4" w:space="0"/>
            </w:tcBorders>
            <w:noWrap/>
            <w:vAlign w:val="center"/>
          </w:tcPr>
          <w:p w14:paraId="69352C31">
            <w:pPr>
              <w:pStyle w:val="125"/>
              <w:rPr>
                <w:rFonts w:ascii="Times New Roman" w:hAnsi="Times New Roman"/>
                <w:sz w:val="18"/>
                <w:szCs w:val="18"/>
              </w:rPr>
            </w:pPr>
            <w:r>
              <w:rPr>
                <w:rFonts w:hint="eastAsia" w:ascii="Times New Roman" w:hAnsi="Times New Roman"/>
                <w:sz w:val="18"/>
                <w:szCs w:val="18"/>
              </w:rPr>
              <w:t>2</w:t>
            </w:r>
          </w:p>
        </w:tc>
      </w:tr>
      <w:tr w14:paraId="00CB8942">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248DBAAB">
            <w:pPr>
              <w:pStyle w:val="125"/>
              <w:rPr>
                <w:rFonts w:ascii="Times New Roman" w:hAnsi="Times New Roman"/>
                <w:sz w:val="18"/>
                <w:szCs w:val="18"/>
              </w:rPr>
            </w:pPr>
            <w:r>
              <w:rPr>
                <w:rFonts w:hint="eastAsia" w:ascii="Times New Roman" w:hAnsi="Times New Roman"/>
                <w:sz w:val="18"/>
                <w:szCs w:val="18"/>
              </w:rPr>
              <w:t>通信监听时长</w:t>
            </w:r>
          </w:p>
        </w:tc>
        <w:tc>
          <w:tcPr>
            <w:tcW w:w="1724" w:type="dxa"/>
            <w:tcBorders>
              <w:top w:val="single" w:color="auto" w:sz="4" w:space="0"/>
              <w:left w:val="nil"/>
              <w:bottom w:val="single" w:color="auto" w:sz="4" w:space="0"/>
              <w:right w:val="single" w:color="auto" w:sz="4" w:space="0"/>
            </w:tcBorders>
            <w:noWrap/>
            <w:vAlign w:val="center"/>
          </w:tcPr>
          <w:p w14:paraId="68994F34">
            <w:pPr>
              <w:pStyle w:val="125"/>
              <w:rPr>
                <w:rFonts w:ascii="Times New Roman" w:hAnsi="Times New Roman"/>
                <w:sz w:val="18"/>
                <w:szCs w:val="18"/>
              </w:rPr>
            </w:pPr>
            <w:r>
              <w:rPr>
                <w:rFonts w:hint="eastAsia" w:ascii="Times New Roman" w:hAnsi="Times New Roman"/>
                <w:sz w:val="18"/>
                <w:szCs w:val="18"/>
              </w:rPr>
              <w:t>2</w:t>
            </w:r>
          </w:p>
        </w:tc>
      </w:tr>
      <w:tr w14:paraId="1C38C697">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87BC0A6">
            <w:pPr>
              <w:pStyle w:val="125"/>
              <w:rPr>
                <w:rFonts w:ascii="Times New Roman" w:hAnsi="Times New Roman"/>
                <w:sz w:val="18"/>
                <w:szCs w:val="18"/>
              </w:rPr>
            </w:pPr>
            <w:r>
              <w:rPr>
                <w:rFonts w:hint="eastAsia" w:ascii="Times New Roman" w:hAnsi="Times New Roman"/>
                <w:sz w:val="18"/>
                <w:szCs w:val="18"/>
              </w:rPr>
              <w:t>通信周期</w:t>
            </w:r>
          </w:p>
        </w:tc>
        <w:tc>
          <w:tcPr>
            <w:tcW w:w="1724" w:type="dxa"/>
            <w:tcBorders>
              <w:top w:val="single" w:color="auto" w:sz="4" w:space="0"/>
              <w:left w:val="nil"/>
              <w:bottom w:val="single" w:color="auto" w:sz="4" w:space="0"/>
              <w:right w:val="single" w:color="auto" w:sz="4" w:space="0"/>
            </w:tcBorders>
            <w:noWrap/>
            <w:vAlign w:val="center"/>
          </w:tcPr>
          <w:p w14:paraId="4662B407">
            <w:pPr>
              <w:pStyle w:val="125"/>
              <w:rPr>
                <w:rFonts w:ascii="Times New Roman" w:hAnsi="Times New Roman"/>
                <w:sz w:val="18"/>
                <w:szCs w:val="18"/>
              </w:rPr>
            </w:pPr>
            <w:r>
              <w:rPr>
                <w:rFonts w:hint="eastAsia" w:ascii="Times New Roman" w:hAnsi="Times New Roman"/>
                <w:sz w:val="18"/>
                <w:szCs w:val="18"/>
              </w:rPr>
              <w:t>2</w:t>
            </w:r>
          </w:p>
        </w:tc>
      </w:tr>
      <w:tr w14:paraId="4C9065EF">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2BA0811F">
            <w:pPr>
              <w:pStyle w:val="125"/>
              <w:rPr>
                <w:rFonts w:ascii="Times New Roman" w:hAnsi="Times New Roman"/>
                <w:sz w:val="18"/>
                <w:szCs w:val="18"/>
              </w:rPr>
            </w:pPr>
            <w:r>
              <w:rPr>
                <w:rFonts w:hint="eastAsia" w:ascii="Times New Roman" w:hAnsi="Times New Roman"/>
                <w:sz w:val="18"/>
                <w:szCs w:val="18"/>
              </w:rPr>
              <w:t>通信信道</w:t>
            </w:r>
          </w:p>
        </w:tc>
        <w:tc>
          <w:tcPr>
            <w:tcW w:w="1724" w:type="dxa"/>
            <w:tcBorders>
              <w:top w:val="single" w:color="auto" w:sz="4" w:space="0"/>
              <w:left w:val="nil"/>
              <w:bottom w:val="single" w:color="auto" w:sz="4" w:space="0"/>
              <w:right w:val="single" w:color="auto" w:sz="4" w:space="0"/>
            </w:tcBorders>
            <w:noWrap/>
            <w:vAlign w:val="center"/>
          </w:tcPr>
          <w:p w14:paraId="233F3B52">
            <w:pPr>
              <w:pStyle w:val="125"/>
              <w:rPr>
                <w:rFonts w:ascii="Times New Roman" w:hAnsi="Times New Roman"/>
                <w:sz w:val="18"/>
                <w:szCs w:val="18"/>
              </w:rPr>
            </w:pPr>
            <w:r>
              <w:rPr>
                <w:rFonts w:hint="eastAsia" w:ascii="Times New Roman" w:hAnsi="Times New Roman"/>
                <w:sz w:val="18"/>
                <w:szCs w:val="18"/>
              </w:rPr>
              <w:t>1</w:t>
            </w:r>
          </w:p>
        </w:tc>
      </w:tr>
    </w:tbl>
    <w:p w14:paraId="2BFA7BB5">
      <w:pPr>
        <w:pStyle w:val="67"/>
        <w:rPr>
          <w:rFonts w:ascii="Arial" w:hAnsi="Arial"/>
          <w:sz w:val="24"/>
        </w:rPr>
      </w:pPr>
      <w:bookmarkStart w:id="4950" w:name="OLE_LINK21"/>
      <w:r>
        <w:rPr>
          <w:rFonts w:hint="eastAsia"/>
        </w:rPr>
        <w:t>接入结果</w:t>
      </w:r>
    </w:p>
    <w:p w14:paraId="40288BAF">
      <w:pPr>
        <w:pStyle w:val="50"/>
      </w:pPr>
      <w:r>
        <w:rPr>
          <w:rFonts w:hint="eastAsia"/>
        </w:rPr>
        <w:t>指示本次接入的结果，接入结果值定义如</w:t>
      </w:r>
      <w:r>
        <w:fldChar w:fldCharType="begin"/>
      </w:r>
      <w:r>
        <w:instrText xml:space="preserve"> </w:instrText>
      </w:r>
      <w:r>
        <w:rPr>
          <w:rFonts w:hint="eastAsia"/>
        </w:rPr>
        <w:instrText xml:space="preserve">REF _Ref54689822 \h</w:instrText>
      </w:r>
      <w:r>
        <w:instrText xml:space="preserve">  \* MERGEFORMAT </w:instrText>
      </w:r>
      <w:r>
        <w:fldChar w:fldCharType="separate"/>
      </w:r>
      <w:r>
        <w:rPr>
          <w:rFonts w:hint="eastAsia"/>
        </w:rPr>
        <w:t xml:space="preserve">表 </w:t>
      </w:r>
      <w:r>
        <w:t>230</w:t>
      </w:r>
      <w:r>
        <w:fldChar w:fldCharType="end"/>
      </w:r>
      <w:r>
        <w:rPr>
          <w:rFonts w:hint="eastAsia"/>
        </w:rPr>
        <w:t>所示。</w:t>
      </w:r>
    </w:p>
    <w:p w14:paraId="7EDBC30B">
      <w:pPr>
        <w:pStyle w:val="10"/>
      </w:pPr>
      <w:bookmarkStart w:id="4951" w:name="_Ref5468982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230</w:t>
      </w:r>
      <w:r>
        <w:fldChar w:fldCharType="end"/>
      </w:r>
      <w:bookmarkEnd w:id="4951"/>
      <w:r>
        <w:rPr>
          <w:rFonts w:hint="eastAsia"/>
        </w:rPr>
        <w:t xml:space="preserve"> </w:t>
      </w:r>
      <w:r>
        <w:t>接入结果值定义</w:t>
      </w:r>
    </w:p>
    <w:tbl>
      <w:tblPr>
        <w:tblStyle w:val="31"/>
        <w:tblW w:w="4678" w:type="dxa"/>
        <w:jc w:val="center"/>
        <w:tblLayout w:type="fixed"/>
        <w:tblCellMar>
          <w:top w:w="0" w:type="dxa"/>
          <w:left w:w="108" w:type="dxa"/>
          <w:bottom w:w="0" w:type="dxa"/>
          <w:right w:w="108" w:type="dxa"/>
        </w:tblCellMar>
      </w:tblPr>
      <w:tblGrid>
        <w:gridCol w:w="1559"/>
        <w:gridCol w:w="3119"/>
      </w:tblGrid>
      <w:tr w14:paraId="12757424">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0AAED677">
            <w:pPr>
              <w:pStyle w:val="125"/>
              <w:rPr>
                <w:rFonts w:ascii="Times New Roman" w:hAnsi="Times New Roman"/>
                <w:sz w:val="18"/>
                <w:szCs w:val="18"/>
              </w:rPr>
            </w:pPr>
            <w:r>
              <w:rPr>
                <w:rFonts w:hint="eastAsia" w:ascii="Times New Roman" w:hAnsi="Times New Roman"/>
                <w:sz w:val="18"/>
                <w:szCs w:val="18"/>
              </w:rPr>
              <w:t>值</w:t>
            </w:r>
          </w:p>
        </w:tc>
        <w:tc>
          <w:tcPr>
            <w:tcW w:w="3119" w:type="dxa"/>
            <w:tcBorders>
              <w:top w:val="single" w:color="auto" w:sz="4" w:space="0"/>
              <w:left w:val="single" w:color="auto" w:sz="4" w:space="0"/>
              <w:bottom w:val="single" w:color="auto" w:sz="4" w:space="0"/>
              <w:right w:val="single" w:color="auto" w:sz="4" w:space="0"/>
            </w:tcBorders>
          </w:tcPr>
          <w:p w14:paraId="05380352">
            <w:pPr>
              <w:pStyle w:val="125"/>
              <w:rPr>
                <w:rFonts w:ascii="Times New Roman" w:hAnsi="Times New Roman"/>
                <w:sz w:val="18"/>
                <w:szCs w:val="18"/>
              </w:rPr>
            </w:pPr>
            <w:r>
              <w:rPr>
                <w:rFonts w:hint="eastAsia" w:ascii="Times New Roman" w:hAnsi="Times New Roman"/>
                <w:sz w:val="18"/>
                <w:szCs w:val="18"/>
              </w:rPr>
              <w:t>定义</w:t>
            </w:r>
          </w:p>
        </w:tc>
      </w:tr>
      <w:tr w14:paraId="1AD859EF">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03F565F6">
            <w:pPr>
              <w:pStyle w:val="125"/>
              <w:rPr>
                <w:rFonts w:ascii="Times New Roman" w:hAnsi="Times New Roman"/>
                <w:sz w:val="18"/>
                <w:szCs w:val="18"/>
              </w:rPr>
            </w:pPr>
            <w:r>
              <w:rPr>
                <w:rFonts w:hint="eastAsia" w:ascii="Times New Roman" w:hAnsi="Times New Roman"/>
                <w:sz w:val="18"/>
                <w:szCs w:val="18"/>
              </w:rPr>
              <w:t>0</w:t>
            </w:r>
          </w:p>
        </w:tc>
        <w:tc>
          <w:tcPr>
            <w:tcW w:w="3119" w:type="dxa"/>
            <w:tcBorders>
              <w:top w:val="single" w:color="auto" w:sz="4" w:space="0"/>
              <w:left w:val="single" w:color="auto" w:sz="4" w:space="0"/>
              <w:bottom w:val="single" w:color="auto" w:sz="4" w:space="0"/>
              <w:right w:val="single" w:color="auto" w:sz="4" w:space="0"/>
            </w:tcBorders>
          </w:tcPr>
          <w:p w14:paraId="6ED9B22A">
            <w:pPr>
              <w:pStyle w:val="125"/>
              <w:rPr>
                <w:rFonts w:ascii="Times New Roman" w:hAnsi="Times New Roman"/>
                <w:sz w:val="18"/>
                <w:szCs w:val="18"/>
              </w:rPr>
            </w:pPr>
            <w:r>
              <w:rPr>
                <w:rFonts w:hint="eastAsia" w:ascii="Times New Roman" w:hAnsi="Times New Roman"/>
                <w:sz w:val="18"/>
                <w:szCs w:val="18"/>
              </w:rPr>
              <w:t>允许接入网络</w:t>
            </w:r>
          </w:p>
        </w:tc>
      </w:tr>
      <w:tr w14:paraId="383F517D">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211532E2">
            <w:pPr>
              <w:pStyle w:val="125"/>
              <w:rPr>
                <w:rFonts w:ascii="Times New Roman" w:hAnsi="Times New Roman"/>
                <w:sz w:val="18"/>
                <w:szCs w:val="18"/>
              </w:rPr>
            </w:pPr>
            <w:r>
              <w:rPr>
                <w:rFonts w:hint="eastAsia" w:ascii="Times New Roman" w:hAnsi="Times New Roman"/>
                <w:sz w:val="18"/>
                <w:szCs w:val="18"/>
              </w:rPr>
              <w:t>1</w:t>
            </w:r>
          </w:p>
        </w:tc>
        <w:tc>
          <w:tcPr>
            <w:tcW w:w="3119" w:type="dxa"/>
            <w:tcBorders>
              <w:top w:val="single" w:color="auto" w:sz="4" w:space="0"/>
              <w:left w:val="single" w:color="auto" w:sz="4" w:space="0"/>
              <w:bottom w:val="single" w:color="auto" w:sz="4" w:space="0"/>
              <w:right w:val="single" w:color="auto" w:sz="4" w:space="0"/>
            </w:tcBorders>
          </w:tcPr>
          <w:p w14:paraId="3324C688">
            <w:pPr>
              <w:pStyle w:val="125"/>
              <w:rPr>
                <w:rFonts w:ascii="Times New Roman" w:hAnsi="Times New Roman"/>
                <w:sz w:val="18"/>
                <w:szCs w:val="18"/>
              </w:rPr>
            </w:pPr>
            <w:r>
              <w:rPr>
                <w:rFonts w:hint="eastAsia" w:ascii="Times New Roman" w:hAnsi="Times New Roman"/>
                <w:sz w:val="18"/>
                <w:szCs w:val="18"/>
              </w:rPr>
              <w:t>白名单认证失败</w:t>
            </w:r>
          </w:p>
        </w:tc>
      </w:tr>
      <w:tr w14:paraId="5FE6F946">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1B451CDC">
            <w:pPr>
              <w:pStyle w:val="125"/>
              <w:rPr>
                <w:rFonts w:ascii="Times New Roman" w:hAnsi="Times New Roman"/>
                <w:sz w:val="18"/>
                <w:szCs w:val="18"/>
              </w:rPr>
            </w:pPr>
            <w:r>
              <w:rPr>
                <w:rFonts w:hint="eastAsia" w:ascii="Times New Roman" w:hAnsi="Times New Roman"/>
                <w:sz w:val="18"/>
                <w:szCs w:val="18"/>
              </w:rPr>
              <w:t>其他</w:t>
            </w:r>
          </w:p>
        </w:tc>
        <w:tc>
          <w:tcPr>
            <w:tcW w:w="3119" w:type="dxa"/>
            <w:tcBorders>
              <w:top w:val="single" w:color="auto" w:sz="4" w:space="0"/>
              <w:left w:val="single" w:color="auto" w:sz="4" w:space="0"/>
              <w:bottom w:val="single" w:color="auto" w:sz="4" w:space="0"/>
              <w:right w:val="single" w:color="auto" w:sz="4" w:space="0"/>
            </w:tcBorders>
          </w:tcPr>
          <w:p w14:paraId="419FBC3D">
            <w:pPr>
              <w:pStyle w:val="125"/>
              <w:rPr>
                <w:rFonts w:ascii="Times New Roman" w:hAnsi="Times New Roman"/>
                <w:sz w:val="18"/>
                <w:szCs w:val="18"/>
              </w:rPr>
            </w:pPr>
            <w:r>
              <w:rPr>
                <w:rFonts w:hint="eastAsia" w:ascii="Times New Roman" w:hAnsi="Times New Roman"/>
                <w:sz w:val="18"/>
                <w:szCs w:val="18"/>
              </w:rPr>
              <w:t>保留</w:t>
            </w:r>
          </w:p>
        </w:tc>
      </w:tr>
    </w:tbl>
    <w:p w14:paraId="1EB14A6E"/>
    <w:p w14:paraId="7D66CC82">
      <w:pPr>
        <w:pStyle w:val="67"/>
        <w:rPr>
          <w:rFonts w:hAnsi="Arial"/>
          <w:sz w:val="24"/>
        </w:rPr>
      </w:pPr>
      <w:r>
        <w:rPr>
          <w:rFonts w:hint="eastAsia"/>
        </w:rPr>
        <w:t>通信周期偏移</w:t>
      </w:r>
    </w:p>
    <w:p w14:paraId="7B492FED">
      <w:pPr>
        <w:pStyle w:val="50"/>
      </w:pPr>
      <w:r>
        <w:rPr>
          <w:rFonts w:hint="eastAsia"/>
        </w:rPr>
        <w:t>在非连续接收模式下，指示第一个通信周期的开始时间，单位毫秒。</w:t>
      </w:r>
    </w:p>
    <w:p w14:paraId="39157F3D">
      <w:pPr>
        <w:pStyle w:val="67"/>
        <w:rPr>
          <w:rFonts w:hAnsi="Arial"/>
          <w:sz w:val="24"/>
        </w:rPr>
      </w:pPr>
      <w:r>
        <w:rPr>
          <w:rFonts w:hint="eastAsia"/>
        </w:rPr>
        <w:t>通信监听时长</w:t>
      </w:r>
    </w:p>
    <w:p w14:paraId="43FA0C5B">
      <w:pPr>
        <w:pStyle w:val="50"/>
      </w:pPr>
      <w:r>
        <w:rPr>
          <w:rFonts w:hAnsiTheme="minorEastAsia" w:eastAsiaTheme="minorEastAsia"/>
        </w:rPr>
        <w:t xml:space="preserve"> </w:t>
      </w:r>
      <w:r>
        <w:rPr>
          <w:rFonts w:hint="eastAsia" w:hAnsiTheme="minorEastAsia" w:eastAsiaTheme="minorEastAsia"/>
        </w:rPr>
        <w:t xml:space="preserve">  </w:t>
      </w:r>
      <w:r>
        <w:rPr>
          <w:rFonts w:hint="eastAsia"/>
        </w:rPr>
        <w:t>一个通信周期的监听时长，单位毫秒。</w:t>
      </w:r>
    </w:p>
    <w:p w14:paraId="0BF49BC6">
      <w:pPr>
        <w:pStyle w:val="67"/>
        <w:rPr>
          <w:rFonts w:hAnsi="Arial"/>
          <w:sz w:val="24"/>
        </w:rPr>
      </w:pPr>
      <w:r>
        <w:rPr>
          <w:rFonts w:hint="eastAsia"/>
        </w:rPr>
        <w:t>通信周期</w:t>
      </w:r>
    </w:p>
    <w:p w14:paraId="45A1EC2A">
      <w:pPr>
        <w:pStyle w:val="50"/>
      </w:pPr>
      <w:r>
        <w:rPr>
          <w:rFonts w:hAnsiTheme="minorEastAsia" w:eastAsiaTheme="minorEastAsia"/>
        </w:rPr>
        <w:t xml:space="preserve"> </w:t>
      </w:r>
      <w:r>
        <w:rPr>
          <w:rFonts w:hint="eastAsia" w:hAnsiTheme="minorEastAsia" w:eastAsiaTheme="minorEastAsia"/>
        </w:rPr>
        <w:t xml:space="preserve">  </w:t>
      </w:r>
      <w:r>
        <w:rPr>
          <w:rFonts w:hint="eastAsia"/>
        </w:rPr>
        <w:t>一个通信周期的长度，在一个通信周期内，物联终端设备工作时间为通信监听时长，其他时间均为休眠状态，单位秒。</w:t>
      </w:r>
    </w:p>
    <w:p w14:paraId="6357C22E">
      <w:pPr>
        <w:pStyle w:val="67"/>
        <w:rPr>
          <w:rFonts w:hAnsi="Arial"/>
          <w:sz w:val="24"/>
        </w:rPr>
      </w:pPr>
      <w:r>
        <w:rPr>
          <w:rFonts w:hint="eastAsia"/>
        </w:rPr>
        <w:t>通信信道</w:t>
      </w:r>
    </w:p>
    <w:p w14:paraId="3D3038B3">
      <w:pPr>
        <w:pStyle w:val="50"/>
      </w:pPr>
      <w:r>
        <w:rPr>
          <w:rFonts w:hint="eastAsia"/>
        </w:rPr>
        <w:t>通信周期所在的通信信道，该通信信道在数据传输信道组中选择一个可用的信道。</w:t>
      </w:r>
    </w:p>
    <w:bookmarkEnd w:id="4950"/>
    <w:p w14:paraId="2D4F4A0B">
      <w:pPr>
        <w:pStyle w:val="57"/>
        <w:ind w:left="420" w:hanging="420"/>
      </w:pPr>
      <w:bookmarkStart w:id="4952" w:name="_Toc49160340"/>
      <w:bookmarkStart w:id="4953" w:name="_Toc45285886"/>
      <w:r>
        <w:rPr>
          <w:rFonts w:hint="eastAsia"/>
        </w:rPr>
        <w:t>数传</w:t>
      </w:r>
      <w:bookmarkEnd w:id="4952"/>
      <w:bookmarkEnd w:id="4953"/>
      <w:r>
        <w:rPr>
          <w:rFonts w:hint="eastAsia"/>
        </w:rPr>
        <w:t>指示</w:t>
      </w:r>
    </w:p>
    <w:p w14:paraId="53CA5F7E">
      <w:pPr>
        <w:pStyle w:val="50"/>
      </w:pPr>
      <w:r>
        <w:t>数据指示格式如</w:t>
      </w:r>
      <w:r>
        <w:fldChar w:fldCharType="begin"/>
      </w:r>
      <w:r>
        <w:instrText xml:space="preserve"> REF _Ref51681478 \h  \* MERGEFORMAT </w:instrText>
      </w:r>
      <w:r>
        <w:fldChar w:fldCharType="separate"/>
      </w:r>
      <w:r>
        <w:rPr>
          <w:rFonts w:hint="eastAsia"/>
        </w:rPr>
        <w:t xml:space="preserve">表 </w:t>
      </w:r>
      <w:r>
        <w:t>231 数传指示</w:t>
      </w:r>
      <w:r>
        <w:fldChar w:fldCharType="end"/>
      </w:r>
      <w:r>
        <w:t>所示</w:t>
      </w:r>
      <w:r>
        <w:rPr>
          <w:rFonts w:hint="eastAsia"/>
        </w:rPr>
        <w:t>：</w:t>
      </w:r>
    </w:p>
    <w:p w14:paraId="1DC6D222">
      <w:pPr>
        <w:pStyle w:val="10"/>
      </w:pPr>
      <w:bookmarkStart w:id="4954" w:name="_Ref5168147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231</w:t>
      </w:r>
      <w:r>
        <w:fldChar w:fldCharType="end"/>
      </w:r>
      <w:r>
        <w:t xml:space="preserve"> 数传指示</w:t>
      </w:r>
      <w:bookmarkEnd w:id="4954"/>
    </w:p>
    <w:tbl>
      <w:tblPr>
        <w:tblStyle w:val="31"/>
        <w:tblW w:w="3823" w:type="dxa"/>
        <w:jc w:val="center"/>
        <w:tblLayout w:type="fixed"/>
        <w:tblCellMar>
          <w:top w:w="0" w:type="dxa"/>
          <w:left w:w="108" w:type="dxa"/>
          <w:bottom w:w="0" w:type="dxa"/>
          <w:right w:w="108" w:type="dxa"/>
        </w:tblCellMar>
      </w:tblPr>
      <w:tblGrid>
        <w:gridCol w:w="2240"/>
        <w:gridCol w:w="1583"/>
      </w:tblGrid>
      <w:tr w14:paraId="38C55058">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5313569B">
            <w:pPr>
              <w:pStyle w:val="125"/>
              <w:rPr>
                <w:rFonts w:ascii="Times New Roman" w:hAnsi="Times New Roman"/>
                <w:sz w:val="18"/>
                <w:szCs w:val="18"/>
              </w:rPr>
            </w:pPr>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15166366">
            <w:pPr>
              <w:pStyle w:val="125"/>
              <w:rPr>
                <w:rFonts w:ascii="Times New Roman" w:hAnsi="Times New Roman"/>
                <w:sz w:val="18"/>
                <w:szCs w:val="18"/>
              </w:rPr>
            </w:pPr>
            <w:r>
              <w:rPr>
                <w:rFonts w:hint="eastAsia" w:ascii="Times New Roman" w:hAnsi="Times New Roman"/>
                <w:sz w:val="18"/>
                <w:szCs w:val="18"/>
              </w:rPr>
              <w:t>长度</w:t>
            </w:r>
          </w:p>
        </w:tc>
      </w:tr>
      <w:tr w14:paraId="70256838">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2241D282">
            <w:pPr>
              <w:pStyle w:val="125"/>
              <w:rPr>
                <w:rFonts w:ascii="Times New Roman" w:hAnsi="Times New Roman"/>
                <w:sz w:val="18"/>
                <w:szCs w:val="18"/>
              </w:rPr>
            </w:pPr>
            <w:r>
              <w:rPr>
                <w:rFonts w:hint="eastAsia" w:ascii="Times New Roman" w:hAnsi="Times New Roman"/>
                <w:sz w:val="18"/>
                <w:szCs w:val="18"/>
              </w:rPr>
              <w:t>数传指示标志</w:t>
            </w:r>
          </w:p>
        </w:tc>
        <w:tc>
          <w:tcPr>
            <w:tcW w:w="1583" w:type="dxa"/>
            <w:tcBorders>
              <w:top w:val="single" w:color="auto" w:sz="4" w:space="0"/>
              <w:left w:val="nil"/>
              <w:bottom w:val="single" w:color="auto" w:sz="4" w:space="0"/>
              <w:right w:val="single" w:color="auto" w:sz="4" w:space="0"/>
            </w:tcBorders>
            <w:noWrap/>
            <w:vAlign w:val="center"/>
          </w:tcPr>
          <w:p w14:paraId="23D9FAEF">
            <w:pPr>
              <w:pStyle w:val="125"/>
              <w:rPr>
                <w:rFonts w:ascii="Times New Roman" w:hAnsi="Times New Roman"/>
                <w:sz w:val="18"/>
                <w:szCs w:val="18"/>
              </w:rPr>
            </w:pPr>
            <w:r>
              <w:rPr>
                <w:rFonts w:hint="eastAsia" w:ascii="Times New Roman" w:hAnsi="Times New Roman"/>
                <w:sz w:val="18"/>
                <w:szCs w:val="18"/>
              </w:rPr>
              <w:t>1比特</w:t>
            </w:r>
          </w:p>
        </w:tc>
      </w:tr>
      <w:tr w14:paraId="307BF3E0">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7BA568AA">
            <w:pPr>
              <w:pStyle w:val="125"/>
              <w:rPr>
                <w:rFonts w:ascii="Times New Roman" w:hAnsi="Times New Roman"/>
                <w:sz w:val="18"/>
                <w:szCs w:val="18"/>
              </w:rPr>
            </w:pPr>
            <w:r>
              <w:rPr>
                <w:rFonts w:hint="eastAsia" w:ascii="Times New Roman" w:hAnsi="Times New Roman"/>
                <w:sz w:val="18"/>
                <w:szCs w:val="18"/>
              </w:rPr>
              <w:t>保留</w:t>
            </w:r>
          </w:p>
        </w:tc>
        <w:tc>
          <w:tcPr>
            <w:tcW w:w="1583" w:type="dxa"/>
            <w:tcBorders>
              <w:top w:val="single" w:color="auto" w:sz="4" w:space="0"/>
              <w:left w:val="nil"/>
              <w:bottom w:val="single" w:color="auto" w:sz="4" w:space="0"/>
              <w:right w:val="single" w:color="auto" w:sz="4" w:space="0"/>
            </w:tcBorders>
            <w:noWrap/>
            <w:vAlign w:val="center"/>
          </w:tcPr>
          <w:p w14:paraId="7032A262">
            <w:pPr>
              <w:pStyle w:val="125"/>
              <w:rPr>
                <w:rFonts w:ascii="Times New Roman" w:hAnsi="Times New Roman"/>
                <w:sz w:val="18"/>
                <w:szCs w:val="18"/>
              </w:rPr>
            </w:pPr>
            <w:r>
              <w:rPr>
                <w:rFonts w:hint="eastAsia" w:ascii="Times New Roman" w:hAnsi="Times New Roman"/>
                <w:sz w:val="18"/>
                <w:szCs w:val="18"/>
              </w:rPr>
              <w:t>7比特</w:t>
            </w:r>
          </w:p>
        </w:tc>
      </w:tr>
    </w:tbl>
    <w:p w14:paraId="48360A94">
      <w:pPr>
        <w:pStyle w:val="67"/>
      </w:pPr>
      <w:r>
        <w:t>数传指示标志</w:t>
      </w:r>
    </w:p>
    <w:p w14:paraId="15B00173">
      <w:pPr>
        <w:pStyle w:val="50"/>
      </w:pPr>
      <w:r>
        <w:t xml:space="preserve">    指示节点是否有数据传输</w:t>
      </w:r>
      <w:r>
        <w:rPr>
          <w:rFonts w:hint="eastAsia"/>
        </w:rPr>
        <w:t>。0</w:t>
      </w:r>
      <w:r>
        <w:t>.表示无数据传输</w:t>
      </w:r>
      <w:r>
        <w:rPr>
          <w:rFonts w:hint="eastAsia"/>
        </w:rPr>
        <w:t>，1表示有数据传输。</w:t>
      </w:r>
    </w:p>
    <w:p w14:paraId="4D1C6F22">
      <w:pPr>
        <w:pStyle w:val="57"/>
        <w:ind w:left="420" w:hanging="420"/>
      </w:pPr>
      <w:bookmarkStart w:id="4955" w:name="_Toc49160342"/>
      <w:bookmarkStart w:id="4956" w:name="_Toc45285888"/>
      <w:r>
        <w:rPr>
          <w:rFonts w:hint="eastAsia"/>
        </w:rPr>
        <w:t>通信周期同步</w:t>
      </w:r>
      <w:bookmarkEnd w:id="4955"/>
      <w:bookmarkEnd w:id="4956"/>
    </w:p>
    <w:p w14:paraId="6F88702C">
      <w:pPr>
        <w:pStyle w:val="50"/>
      </w:pPr>
      <w:r>
        <w:t>通信周期同步格式如</w:t>
      </w:r>
      <w:r>
        <w:fldChar w:fldCharType="begin"/>
      </w:r>
      <w:r>
        <w:instrText xml:space="preserve"> REF _Ref49433440 \h  \* MERGEFORMAT </w:instrText>
      </w:r>
      <w:r>
        <w:fldChar w:fldCharType="separate"/>
      </w:r>
      <w:r>
        <w:rPr>
          <w:rFonts w:hint="eastAsia"/>
        </w:rPr>
        <w:t xml:space="preserve">表 </w:t>
      </w:r>
      <w:r>
        <w:t>232</w:t>
      </w:r>
      <w:r>
        <w:fldChar w:fldCharType="end"/>
      </w:r>
      <w:r>
        <w:t>所示</w:t>
      </w:r>
      <w:r>
        <w:rPr>
          <w:rFonts w:hint="eastAsia"/>
        </w:rPr>
        <w:t>。</w:t>
      </w:r>
    </w:p>
    <w:p w14:paraId="5994C2D0">
      <w:pPr>
        <w:pStyle w:val="10"/>
      </w:pPr>
      <w:bookmarkStart w:id="4957" w:name="_Ref4943344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232</w:t>
      </w:r>
      <w:r>
        <w:fldChar w:fldCharType="end"/>
      </w:r>
      <w:bookmarkEnd w:id="4957"/>
      <w:r>
        <w:t xml:space="preserve"> </w:t>
      </w:r>
      <w:r>
        <w:rPr>
          <w:rFonts w:hint="eastAsia"/>
        </w:rPr>
        <w:t>通信周期同步</w:t>
      </w:r>
    </w:p>
    <w:tbl>
      <w:tblPr>
        <w:tblStyle w:val="31"/>
        <w:tblW w:w="3823" w:type="dxa"/>
        <w:jc w:val="center"/>
        <w:tblLayout w:type="fixed"/>
        <w:tblCellMar>
          <w:top w:w="0" w:type="dxa"/>
          <w:left w:w="108" w:type="dxa"/>
          <w:bottom w:w="0" w:type="dxa"/>
          <w:right w:w="108" w:type="dxa"/>
        </w:tblCellMar>
      </w:tblPr>
      <w:tblGrid>
        <w:gridCol w:w="2240"/>
        <w:gridCol w:w="1583"/>
      </w:tblGrid>
      <w:tr w14:paraId="5C80554A">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DF5910E">
            <w:pPr>
              <w:pStyle w:val="125"/>
              <w:rPr>
                <w:rFonts w:ascii="Times New Roman" w:hAnsi="Times New Roman"/>
                <w:sz w:val="18"/>
                <w:szCs w:val="18"/>
              </w:rPr>
            </w:pPr>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144F5253">
            <w:pPr>
              <w:pStyle w:val="125"/>
              <w:rPr>
                <w:rFonts w:ascii="Times New Roman" w:hAnsi="Times New Roman"/>
                <w:sz w:val="18"/>
                <w:szCs w:val="18"/>
              </w:rPr>
            </w:pPr>
            <w:r>
              <w:rPr>
                <w:rFonts w:hint="eastAsia" w:ascii="Times New Roman" w:hAnsi="Times New Roman"/>
                <w:sz w:val="18"/>
                <w:szCs w:val="18"/>
              </w:rPr>
              <w:t>长度</w:t>
            </w:r>
          </w:p>
        </w:tc>
      </w:tr>
      <w:tr w14:paraId="4B0B7EE4">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50E42FD2">
            <w:pPr>
              <w:pStyle w:val="125"/>
              <w:rPr>
                <w:rFonts w:ascii="Times New Roman" w:hAnsi="Times New Roman"/>
                <w:sz w:val="18"/>
                <w:szCs w:val="18"/>
              </w:rPr>
            </w:pPr>
            <w:r>
              <w:rPr>
                <w:rFonts w:hint="eastAsia" w:ascii="Times New Roman" w:hAnsi="Times New Roman"/>
                <w:sz w:val="18"/>
                <w:szCs w:val="18"/>
              </w:rPr>
              <w:t>功耗类型</w:t>
            </w:r>
          </w:p>
        </w:tc>
        <w:tc>
          <w:tcPr>
            <w:tcW w:w="1583" w:type="dxa"/>
            <w:tcBorders>
              <w:top w:val="single" w:color="auto" w:sz="4" w:space="0"/>
              <w:left w:val="nil"/>
              <w:bottom w:val="single" w:color="auto" w:sz="4" w:space="0"/>
              <w:right w:val="single" w:color="auto" w:sz="4" w:space="0"/>
            </w:tcBorders>
            <w:noWrap/>
            <w:vAlign w:val="center"/>
          </w:tcPr>
          <w:p w14:paraId="33988F78">
            <w:pPr>
              <w:pStyle w:val="125"/>
              <w:rPr>
                <w:rFonts w:ascii="Times New Roman" w:hAnsi="Times New Roman"/>
                <w:sz w:val="18"/>
                <w:szCs w:val="18"/>
              </w:rPr>
            </w:pPr>
            <w:r>
              <w:rPr>
                <w:rFonts w:ascii="Times New Roman" w:hAnsi="Times New Roman"/>
                <w:sz w:val="18"/>
                <w:szCs w:val="18"/>
              </w:rPr>
              <w:t>4比特</w:t>
            </w:r>
          </w:p>
        </w:tc>
      </w:tr>
      <w:tr w14:paraId="42BDA018">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43FBCEC2">
            <w:pPr>
              <w:pStyle w:val="125"/>
              <w:rPr>
                <w:rFonts w:ascii="Times New Roman" w:hAnsi="Times New Roman"/>
                <w:sz w:val="18"/>
                <w:szCs w:val="18"/>
              </w:rPr>
            </w:pPr>
            <w:r>
              <w:rPr>
                <w:rFonts w:hint="eastAsia" w:ascii="Times New Roman" w:hAnsi="Times New Roman"/>
                <w:sz w:val="18"/>
                <w:szCs w:val="18"/>
              </w:rPr>
              <w:t>数据指示</w:t>
            </w:r>
          </w:p>
        </w:tc>
        <w:tc>
          <w:tcPr>
            <w:tcW w:w="1583" w:type="dxa"/>
            <w:tcBorders>
              <w:top w:val="single" w:color="auto" w:sz="4" w:space="0"/>
              <w:left w:val="nil"/>
              <w:bottom w:val="single" w:color="auto" w:sz="4" w:space="0"/>
              <w:right w:val="single" w:color="auto" w:sz="4" w:space="0"/>
            </w:tcBorders>
            <w:noWrap/>
            <w:vAlign w:val="center"/>
          </w:tcPr>
          <w:p w14:paraId="2F5F821F">
            <w:pPr>
              <w:pStyle w:val="125"/>
              <w:rPr>
                <w:rFonts w:ascii="Times New Roman" w:hAnsi="Times New Roman"/>
                <w:sz w:val="18"/>
                <w:szCs w:val="18"/>
              </w:rPr>
            </w:pPr>
            <w:r>
              <w:rPr>
                <w:rFonts w:hint="eastAsia" w:ascii="Times New Roman" w:hAnsi="Times New Roman"/>
                <w:sz w:val="18"/>
                <w:szCs w:val="18"/>
              </w:rPr>
              <w:t>1比特</w:t>
            </w:r>
          </w:p>
        </w:tc>
      </w:tr>
      <w:tr w14:paraId="0548AE5E">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47BA1B05">
            <w:pPr>
              <w:pStyle w:val="125"/>
              <w:rPr>
                <w:rFonts w:ascii="Times New Roman" w:hAnsi="Times New Roman"/>
                <w:sz w:val="18"/>
                <w:szCs w:val="18"/>
              </w:rPr>
            </w:pPr>
            <w:r>
              <w:rPr>
                <w:rFonts w:hint="eastAsia" w:ascii="Times New Roman" w:hAnsi="Times New Roman"/>
                <w:sz w:val="18"/>
                <w:szCs w:val="18"/>
              </w:rPr>
              <w:t>保留</w:t>
            </w:r>
          </w:p>
        </w:tc>
        <w:tc>
          <w:tcPr>
            <w:tcW w:w="1583" w:type="dxa"/>
            <w:tcBorders>
              <w:top w:val="single" w:color="auto" w:sz="4" w:space="0"/>
              <w:left w:val="nil"/>
              <w:bottom w:val="single" w:color="auto" w:sz="4" w:space="0"/>
              <w:right w:val="single" w:color="auto" w:sz="4" w:space="0"/>
            </w:tcBorders>
            <w:noWrap/>
            <w:vAlign w:val="center"/>
          </w:tcPr>
          <w:p w14:paraId="3C62EF80">
            <w:pPr>
              <w:pStyle w:val="125"/>
              <w:rPr>
                <w:rFonts w:ascii="Times New Roman" w:hAnsi="Times New Roman"/>
                <w:sz w:val="18"/>
                <w:szCs w:val="18"/>
              </w:rPr>
            </w:pPr>
            <w:r>
              <w:rPr>
                <w:rFonts w:hint="eastAsia" w:ascii="Times New Roman" w:hAnsi="Times New Roman"/>
                <w:sz w:val="18"/>
                <w:szCs w:val="18"/>
              </w:rPr>
              <w:t>3比特</w:t>
            </w:r>
          </w:p>
        </w:tc>
      </w:tr>
      <w:tr w14:paraId="4E347A50">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487C8A54">
            <w:pPr>
              <w:pStyle w:val="125"/>
              <w:rPr>
                <w:rFonts w:ascii="Times New Roman" w:hAnsi="Times New Roman"/>
                <w:sz w:val="18"/>
                <w:szCs w:val="18"/>
              </w:rPr>
            </w:pPr>
            <w:r>
              <w:rPr>
                <w:rFonts w:hint="eastAsia" w:ascii="Times New Roman" w:hAnsi="Times New Roman"/>
                <w:sz w:val="18"/>
                <w:szCs w:val="18"/>
              </w:rPr>
              <w:t>通信周期偏移</w:t>
            </w:r>
          </w:p>
        </w:tc>
        <w:tc>
          <w:tcPr>
            <w:tcW w:w="1583" w:type="dxa"/>
            <w:tcBorders>
              <w:top w:val="single" w:color="auto" w:sz="4" w:space="0"/>
              <w:left w:val="nil"/>
              <w:bottom w:val="single" w:color="auto" w:sz="4" w:space="0"/>
              <w:right w:val="single" w:color="auto" w:sz="4" w:space="0"/>
            </w:tcBorders>
            <w:noWrap/>
            <w:vAlign w:val="center"/>
          </w:tcPr>
          <w:p w14:paraId="33F0982C">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r w14:paraId="0E877A6D">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41FECBB8">
            <w:pPr>
              <w:pStyle w:val="125"/>
              <w:rPr>
                <w:rFonts w:ascii="Times New Roman" w:hAnsi="Times New Roman"/>
                <w:sz w:val="18"/>
                <w:szCs w:val="18"/>
              </w:rPr>
            </w:pPr>
            <w:r>
              <w:rPr>
                <w:rFonts w:hint="eastAsia" w:ascii="Times New Roman" w:hAnsi="Times New Roman"/>
                <w:sz w:val="18"/>
                <w:szCs w:val="18"/>
              </w:rPr>
              <w:t>通信监听时长</w:t>
            </w:r>
          </w:p>
        </w:tc>
        <w:tc>
          <w:tcPr>
            <w:tcW w:w="1583" w:type="dxa"/>
            <w:tcBorders>
              <w:top w:val="single" w:color="auto" w:sz="4" w:space="0"/>
              <w:left w:val="nil"/>
              <w:bottom w:val="single" w:color="auto" w:sz="4" w:space="0"/>
              <w:right w:val="single" w:color="auto" w:sz="4" w:space="0"/>
            </w:tcBorders>
            <w:noWrap/>
            <w:vAlign w:val="center"/>
          </w:tcPr>
          <w:p w14:paraId="5DD476B3">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r w14:paraId="1FEC3734">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0452214">
            <w:pPr>
              <w:pStyle w:val="125"/>
              <w:rPr>
                <w:rFonts w:ascii="Times New Roman" w:hAnsi="Times New Roman"/>
                <w:sz w:val="18"/>
                <w:szCs w:val="18"/>
              </w:rPr>
            </w:pPr>
            <w:r>
              <w:rPr>
                <w:rFonts w:hint="eastAsia" w:ascii="Times New Roman" w:hAnsi="Times New Roman"/>
                <w:sz w:val="18"/>
                <w:szCs w:val="18"/>
              </w:rPr>
              <w:t>通信周期</w:t>
            </w:r>
          </w:p>
        </w:tc>
        <w:tc>
          <w:tcPr>
            <w:tcW w:w="1583" w:type="dxa"/>
            <w:tcBorders>
              <w:top w:val="single" w:color="auto" w:sz="4" w:space="0"/>
              <w:left w:val="nil"/>
              <w:bottom w:val="single" w:color="auto" w:sz="4" w:space="0"/>
              <w:right w:val="single" w:color="auto" w:sz="4" w:space="0"/>
            </w:tcBorders>
            <w:noWrap/>
            <w:vAlign w:val="center"/>
          </w:tcPr>
          <w:p w14:paraId="42BE575B">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r w14:paraId="103117E6">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9888D56">
            <w:pPr>
              <w:pStyle w:val="125"/>
              <w:rPr>
                <w:rFonts w:ascii="Times New Roman" w:hAnsi="Times New Roman"/>
                <w:sz w:val="18"/>
                <w:szCs w:val="18"/>
              </w:rPr>
            </w:pPr>
            <w:r>
              <w:rPr>
                <w:rFonts w:hint="eastAsia" w:ascii="Times New Roman" w:hAnsi="Times New Roman"/>
                <w:sz w:val="18"/>
                <w:szCs w:val="18"/>
              </w:rPr>
              <w:t>通信信道</w:t>
            </w:r>
          </w:p>
        </w:tc>
        <w:tc>
          <w:tcPr>
            <w:tcW w:w="1583" w:type="dxa"/>
            <w:tcBorders>
              <w:top w:val="single" w:color="auto" w:sz="4" w:space="0"/>
              <w:left w:val="nil"/>
              <w:bottom w:val="single" w:color="auto" w:sz="4" w:space="0"/>
              <w:right w:val="single" w:color="auto" w:sz="4" w:space="0"/>
            </w:tcBorders>
            <w:noWrap/>
            <w:vAlign w:val="center"/>
          </w:tcPr>
          <w:p w14:paraId="3C56E9E5">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 xml:space="preserve"> </w:t>
            </w:r>
            <w:r>
              <w:rPr>
                <w:rFonts w:hint="eastAsia" w:ascii="Times New Roman" w:hAnsi="Times New Roman"/>
                <w:sz w:val="18"/>
                <w:szCs w:val="18"/>
              </w:rPr>
              <w:t>字节</w:t>
            </w:r>
          </w:p>
        </w:tc>
      </w:tr>
    </w:tbl>
    <w:p w14:paraId="1A08DB74">
      <w:pPr>
        <w:pStyle w:val="67"/>
        <w:rPr>
          <w:rFonts w:ascii="Arial" w:hAnsi="Arial"/>
          <w:sz w:val="24"/>
        </w:rPr>
      </w:pPr>
      <w:r>
        <w:rPr>
          <w:rFonts w:hint="eastAsia"/>
        </w:rPr>
        <w:t>功耗类型</w:t>
      </w:r>
    </w:p>
    <w:p w14:paraId="3F00489F">
      <w:pPr>
        <w:pStyle w:val="50"/>
      </w:pPr>
      <w:r>
        <w:rPr>
          <w:rFonts w:hint="eastAsia"/>
        </w:rPr>
        <w:t>指示物联终端设备的功耗类型，</w:t>
      </w:r>
      <w:r>
        <w:t>0.</w:t>
      </w:r>
      <w:r>
        <w:rPr>
          <w:rFonts w:hint="eastAsia"/>
        </w:rPr>
        <w:t>表示非连续接收模式，</w:t>
      </w:r>
      <w:r>
        <w:t>1.</w:t>
      </w:r>
      <w:r>
        <w:rPr>
          <w:rFonts w:hint="eastAsia"/>
        </w:rPr>
        <w:t>表示省电模式。</w:t>
      </w:r>
    </w:p>
    <w:p w14:paraId="0CE1DF27">
      <w:pPr>
        <w:pStyle w:val="67"/>
      </w:pPr>
      <w:r>
        <w:t>数据指示</w:t>
      </w:r>
    </w:p>
    <w:p w14:paraId="5E2166F8">
      <w:pPr>
        <w:pStyle w:val="50"/>
      </w:pPr>
      <w:r>
        <w:t>物联网关指示是否有报文要发送到物联终端</w:t>
      </w:r>
      <w:r>
        <w:rPr>
          <w:rFonts w:hint="eastAsia"/>
        </w:rPr>
        <w:t>。0</w:t>
      </w:r>
      <w:r>
        <w:t>.表示物联网关无下行数据发送</w:t>
      </w:r>
      <w:r>
        <w:rPr>
          <w:rFonts w:hint="eastAsia"/>
        </w:rPr>
        <w:t>，1</w:t>
      </w:r>
      <w:r>
        <w:t>. 表示物联网关有下行数据发送</w:t>
      </w:r>
      <w:r>
        <w:rPr>
          <w:rFonts w:hint="eastAsia"/>
        </w:rPr>
        <w:t>。</w:t>
      </w:r>
    </w:p>
    <w:p w14:paraId="49697212">
      <w:pPr>
        <w:pStyle w:val="67"/>
        <w:rPr>
          <w:rFonts w:hAnsi="Arial"/>
          <w:sz w:val="24"/>
        </w:rPr>
      </w:pPr>
      <w:r>
        <w:rPr>
          <w:rFonts w:hint="eastAsia"/>
        </w:rPr>
        <w:t>通信周期偏移</w:t>
      </w:r>
    </w:p>
    <w:p w14:paraId="30A03FC6">
      <w:pPr>
        <w:pStyle w:val="50"/>
      </w:pPr>
      <w:r>
        <w:rPr>
          <w:rFonts w:hint="eastAsia"/>
        </w:rPr>
        <w:t>在非连续接收模式下，指示第一个通信周期的开始时间，单位毫秒。</w:t>
      </w:r>
    </w:p>
    <w:p w14:paraId="4F61D3C0">
      <w:pPr>
        <w:pStyle w:val="67"/>
        <w:rPr>
          <w:rFonts w:hAnsi="Arial"/>
          <w:sz w:val="24"/>
        </w:rPr>
      </w:pPr>
      <w:r>
        <w:rPr>
          <w:rFonts w:hint="eastAsia"/>
        </w:rPr>
        <w:t>通信监听时长</w:t>
      </w:r>
    </w:p>
    <w:p w14:paraId="054EA831">
      <w:pPr>
        <w:pStyle w:val="50"/>
      </w:pPr>
      <w:r>
        <w:rPr>
          <w:rFonts w:hint="eastAsia"/>
        </w:rPr>
        <w:t>一个通信周期的监听时长，单位毫秒。</w:t>
      </w:r>
    </w:p>
    <w:p w14:paraId="049C7E70">
      <w:pPr>
        <w:pStyle w:val="67"/>
        <w:rPr>
          <w:rFonts w:hAnsi="Arial"/>
          <w:sz w:val="24"/>
        </w:rPr>
      </w:pPr>
      <w:r>
        <w:rPr>
          <w:rFonts w:hint="eastAsia"/>
        </w:rPr>
        <w:t>通信周期</w:t>
      </w:r>
    </w:p>
    <w:p w14:paraId="446765DD">
      <w:pPr>
        <w:pStyle w:val="50"/>
      </w:pPr>
      <w:r>
        <w:rPr>
          <w:rFonts w:hint="eastAsia"/>
        </w:rPr>
        <w:t>一个通信周期的长度，在一个通信周期内，物联终端设备工作时间为通信监听时长，其他时间均为休眠状态，单位秒。</w:t>
      </w:r>
    </w:p>
    <w:p w14:paraId="470F6551">
      <w:pPr>
        <w:pStyle w:val="67"/>
        <w:rPr>
          <w:rFonts w:hAnsi="Arial"/>
          <w:sz w:val="24"/>
        </w:rPr>
      </w:pPr>
      <w:r>
        <w:rPr>
          <w:rFonts w:hint="eastAsia"/>
        </w:rPr>
        <w:t>通信信道</w:t>
      </w:r>
    </w:p>
    <w:p w14:paraId="27095AF2">
      <w:pPr>
        <w:pStyle w:val="50"/>
      </w:pPr>
      <w:r>
        <w:rPr>
          <w:rFonts w:hint="eastAsia"/>
        </w:rPr>
        <w:t>通信周期所在的通信信道，该通信信道为数据传输信道组中的一个可用的信道。</w:t>
      </w:r>
    </w:p>
    <w:p w14:paraId="0B6D365D">
      <w:pPr>
        <w:pStyle w:val="57"/>
        <w:ind w:left="420" w:hanging="420"/>
      </w:pPr>
      <w:bookmarkStart w:id="4958" w:name="_Toc49160343"/>
      <w:r>
        <w:t>创建通信通道请求</w:t>
      </w:r>
      <w:bookmarkEnd w:id="4958"/>
    </w:p>
    <w:p w14:paraId="09077501">
      <w:pPr>
        <w:pStyle w:val="50"/>
      </w:pPr>
      <w:r>
        <w:t>创建通信通道请求格式如</w:t>
      </w:r>
      <w:r>
        <w:fldChar w:fldCharType="begin"/>
      </w:r>
      <w:r>
        <w:instrText xml:space="preserve"> REF _Ref49433462 \h  \* MERGEFORMAT </w:instrText>
      </w:r>
      <w:r>
        <w:fldChar w:fldCharType="separate"/>
      </w:r>
      <w:r>
        <w:rPr>
          <w:rFonts w:hint="eastAsia"/>
        </w:rPr>
        <w:t xml:space="preserve">表 </w:t>
      </w:r>
      <w:r>
        <w:t>233</w:t>
      </w:r>
      <w:r>
        <w:fldChar w:fldCharType="end"/>
      </w:r>
      <w:r>
        <w:t>所示</w:t>
      </w:r>
      <w:r>
        <w:rPr>
          <w:rFonts w:hint="eastAsia"/>
        </w:rPr>
        <w:t>。</w:t>
      </w:r>
    </w:p>
    <w:p w14:paraId="4315D142">
      <w:pPr>
        <w:pStyle w:val="10"/>
      </w:pPr>
      <w:bookmarkStart w:id="4959" w:name="_Ref4943346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233</w:t>
      </w:r>
      <w:r>
        <w:fldChar w:fldCharType="end"/>
      </w:r>
      <w:bookmarkEnd w:id="4959"/>
      <w:r>
        <w:t xml:space="preserve"> </w:t>
      </w:r>
      <w:r>
        <w:rPr>
          <w:rFonts w:hint="eastAsia"/>
        </w:rPr>
        <w:t>创建通信通道请求</w:t>
      </w:r>
    </w:p>
    <w:tbl>
      <w:tblPr>
        <w:tblStyle w:val="31"/>
        <w:tblW w:w="3823" w:type="dxa"/>
        <w:jc w:val="center"/>
        <w:tblLayout w:type="fixed"/>
        <w:tblCellMar>
          <w:top w:w="0" w:type="dxa"/>
          <w:left w:w="108" w:type="dxa"/>
          <w:bottom w:w="0" w:type="dxa"/>
          <w:right w:w="108" w:type="dxa"/>
        </w:tblCellMar>
      </w:tblPr>
      <w:tblGrid>
        <w:gridCol w:w="2240"/>
        <w:gridCol w:w="1583"/>
      </w:tblGrid>
      <w:tr w14:paraId="4674EEDF">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1BF12C34">
            <w:pPr>
              <w:pStyle w:val="125"/>
              <w:rPr>
                <w:rFonts w:ascii="Times New Roman" w:hAnsi="Times New Roman"/>
                <w:sz w:val="18"/>
                <w:szCs w:val="18"/>
              </w:rPr>
            </w:pPr>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126CF140">
            <w:pPr>
              <w:pStyle w:val="125"/>
              <w:rPr>
                <w:rFonts w:ascii="Times New Roman" w:hAnsi="Times New Roman"/>
                <w:sz w:val="18"/>
                <w:szCs w:val="18"/>
              </w:rPr>
            </w:pPr>
            <w:r>
              <w:rPr>
                <w:rFonts w:hint="eastAsia" w:ascii="Times New Roman" w:hAnsi="Times New Roman"/>
                <w:sz w:val="18"/>
                <w:szCs w:val="18"/>
              </w:rPr>
              <w:t>长度</w:t>
            </w:r>
          </w:p>
        </w:tc>
      </w:tr>
      <w:tr w14:paraId="026C0824">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08D89CD6">
            <w:pPr>
              <w:pStyle w:val="125"/>
              <w:rPr>
                <w:rFonts w:ascii="Times New Roman" w:hAnsi="Times New Roman"/>
                <w:sz w:val="18"/>
                <w:szCs w:val="18"/>
              </w:rPr>
            </w:pPr>
            <w:r>
              <w:rPr>
                <w:rFonts w:hint="eastAsia" w:ascii="Times New Roman" w:hAnsi="Times New Roman"/>
                <w:sz w:val="18"/>
                <w:szCs w:val="18"/>
              </w:rPr>
              <w:t>功耗类型</w:t>
            </w:r>
          </w:p>
        </w:tc>
        <w:tc>
          <w:tcPr>
            <w:tcW w:w="1583" w:type="dxa"/>
            <w:tcBorders>
              <w:top w:val="nil"/>
              <w:left w:val="nil"/>
              <w:bottom w:val="single" w:color="auto" w:sz="4" w:space="0"/>
              <w:right w:val="single" w:color="auto" w:sz="4" w:space="0"/>
            </w:tcBorders>
            <w:noWrap/>
            <w:vAlign w:val="center"/>
          </w:tcPr>
          <w:p w14:paraId="14E25A2A">
            <w:pPr>
              <w:pStyle w:val="125"/>
              <w:rPr>
                <w:rFonts w:ascii="Times New Roman" w:hAnsi="Times New Roman"/>
                <w:sz w:val="18"/>
                <w:szCs w:val="18"/>
              </w:rPr>
            </w:pPr>
            <w:r>
              <w:rPr>
                <w:rFonts w:ascii="Times New Roman" w:hAnsi="Times New Roman"/>
                <w:sz w:val="18"/>
                <w:szCs w:val="18"/>
              </w:rPr>
              <w:t>4比特</w:t>
            </w:r>
          </w:p>
        </w:tc>
      </w:tr>
      <w:tr w14:paraId="210EB613">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16554E3A">
            <w:pPr>
              <w:pStyle w:val="125"/>
              <w:rPr>
                <w:rFonts w:ascii="Times New Roman" w:hAnsi="Times New Roman"/>
                <w:sz w:val="18"/>
                <w:szCs w:val="18"/>
              </w:rPr>
            </w:pPr>
            <w:r>
              <w:rPr>
                <w:rFonts w:hint="eastAsia" w:ascii="Times New Roman" w:hAnsi="Times New Roman"/>
                <w:sz w:val="18"/>
                <w:szCs w:val="18"/>
              </w:rPr>
              <w:t>保留</w:t>
            </w:r>
          </w:p>
        </w:tc>
        <w:tc>
          <w:tcPr>
            <w:tcW w:w="1583" w:type="dxa"/>
            <w:tcBorders>
              <w:top w:val="nil"/>
              <w:left w:val="nil"/>
              <w:bottom w:val="single" w:color="auto" w:sz="4" w:space="0"/>
              <w:right w:val="single" w:color="auto" w:sz="4" w:space="0"/>
            </w:tcBorders>
            <w:noWrap/>
            <w:vAlign w:val="center"/>
          </w:tcPr>
          <w:p w14:paraId="1796EDD3">
            <w:pPr>
              <w:pStyle w:val="125"/>
              <w:rPr>
                <w:rFonts w:ascii="Times New Roman" w:hAnsi="Times New Roman"/>
                <w:sz w:val="18"/>
                <w:szCs w:val="18"/>
              </w:rPr>
            </w:pPr>
            <w:r>
              <w:rPr>
                <w:rFonts w:hint="eastAsia" w:ascii="Times New Roman" w:hAnsi="Times New Roman"/>
                <w:sz w:val="18"/>
                <w:szCs w:val="18"/>
              </w:rPr>
              <w:t>4比特</w:t>
            </w:r>
          </w:p>
        </w:tc>
      </w:tr>
      <w:tr w14:paraId="0526CB15">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756AC72B">
            <w:pPr>
              <w:pStyle w:val="125"/>
              <w:rPr>
                <w:rFonts w:ascii="Times New Roman" w:hAnsi="Times New Roman"/>
                <w:sz w:val="18"/>
                <w:szCs w:val="18"/>
              </w:rPr>
            </w:pPr>
            <w:r>
              <w:rPr>
                <w:rFonts w:hint="eastAsia" w:ascii="Times New Roman" w:hAnsi="Times New Roman"/>
                <w:sz w:val="18"/>
                <w:szCs w:val="18"/>
              </w:rPr>
              <w:t>接入序号</w:t>
            </w:r>
          </w:p>
        </w:tc>
        <w:tc>
          <w:tcPr>
            <w:tcW w:w="1583" w:type="dxa"/>
            <w:tcBorders>
              <w:top w:val="nil"/>
              <w:left w:val="nil"/>
              <w:bottom w:val="single" w:color="auto" w:sz="4" w:space="0"/>
              <w:right w:val="single" w:color="auto" w:sz="4" w:space="0"/>
            </w:tcBorders>
            <w:noWrap/>
            <w:vAlign w:val="center"/>
          </w:tcPr>
          <w:p w14:paraId="4BA5687D">
            <w:pPr>
              <w:pStyle w:val="125"/>
              <w:rPr>
                <w:rFonts w:ascii="Times New Roman" w:hAnsi="Times New Roman"/>
                <w:sz w:val="18"/>
                <w:szCs w:val="18"/>
              </w:rPr>
            </w:pPr>
            <w:r>
              <w:rPr>
                <w:rFonts w:hint="eastAsia" w:ascii="Times New Roman" w:hAnsi="Times New Roman"/>
                <w:sz w:val="18"/>
                <w:szCs w:val="18"/>
              </w:rPr>
              <w:t>1 字节</w:t>
            </w:r>
          </w:p>
        </w:tc>
      </w:tr>
      <w:tr w14:paraId="4A1709BE">
        <w:tblPrEx>
          <w:tblCellMar>
            <w:top w:w="0" w:type="dxa"/>
            <w:left w:w="108" w:type="dxa"/>
            <w:bottom w:w="0" w:type="dxa"/>
            <w:right w:w="108" w:type="dxa"/>
          </w:tblCellMar>
        </w:tblPrEx>
        <w:trPr>
          <w:trHeight w:val="270" w:hRule="atLeast"/>
          <w:jc w:val="center"/>
        </w:trPr>
        <w:tc>
          <w:tcPr>
            <w:tcW w:w="2240" w:type="dxa"/>
            <w:tcBorders>
              <w:top w:val="nil"/>
              <w:left w:val="single" w:color="auto" w:sz="4" w:space="0"/>
              <w:bottom w:val="single" w:color="auto" w:sz="4" w:space="0"/>
              <w:right w:val="single" w:color="auto" w:sz="4" w:space="0"/>
            </w:tcBorders>
            <w:noWrap/>
            <w:vAlign w:val="center"/>
          </w:tcPr>
          <w:p w14:paraId="09B0FB76">
            <w:pPr>
              <w:pStyle w:val="125"/>
              <w:rPr>
                <w:rFonts w:ascii="Times New Roman" w:hAnsi="Times New Roman"/>
                <w:sz w:val="18"/>
                <w:szCs w:val="18"/>
              </w:rPr>
            </w:pPr>
            <w:r>
              <w:rPr>
                <w:rFonts w:hint="eastAsia" w:ascii="Times New Roman" w:hAnsi="Times New Roman"/>
                <w:sz w:val="18"/>
                <w:szCs w:val="18"/>
              </w:rPr>
              <w:t>设备类型</w:t>
            </w:r>
          </w:p>
        </w:tc>
        <w:tc>
          <w:tcPr>
            <w:tcW w:w="1583" w:type="dxa"/>
            <w:tcBorders>
              <w:top w:val="nil"/>
              <w:left w:val="nil"/>
              <w:bottom w:val="single" w:color="auto" w:sz="4" w:space="0"/>
              <w:right w:val="single" w:color="auto" w:sz="4" w:space="0"/>
            </w:tcBorders>
            <w:noWrap/>
            <w:vAlign w:val="center"/>
          </w:tcPr>
          <w:p w14:paraId="5056F514">
            <w:pPr>
              <w:pStyle w:val="125"/>
              <w:rPr>
                <w:rFonts w:ascii="Times New Roman" w:hAnsi="Times New Roman"/>
                <w:sz w:val="18"/>
                <w:szCs w:val="18"/>
              </w:rPr>
            </w:pPr>
            <w:r>
              <w:rPr>
                <w:rFonts w:ascii="Times New Roman" w:hAnsi="Times New Roman"/>
                <w:sz w:val="18"/>
                <w:szCs w:val="18"/>
              </w:rPr>
              <w:t xml:space="preserve">2 </w:t>
            </w:r>
            <w:r>
              <w:rPr>
                <w:rFonts w:hint="eastAsia" w:ascii="Times New Roman" w:hAnsi="Times New Roman"/>
                <w:sz w:val="18"/>
                <w:szCs w:val="18"/>
              </w:rPr>
              <w:t>字节</w:t>
            </w:r>
          </w:p>
        </w:tc>
      </w:tr>
      <w:tr w14:paraId="04E925B1">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1F39F24">
            <w:pPr>
              <w:pStyle w:val="125"/>
              <w:rPr>
                <w:rFonts w:ascii="Times New Roman" w:hAnsi="Times New Roman"/>
                <w:sz w:val="18"/>
                <w:szCs w:val="18"/>
              </w:rPr>
            </w:pPr>
            <w:r>
              <w:rPr>
                <w:rFonts w:hint="eastAsia" w:ascii="Times New Roman" w:hAnsi="Times New Roman"/>
                <w:sz w:val="18"/>
                <w:szCs w:val="18"/>
              </w:rPr>
              <w:t>最小通信间隔</w:t>
            </w:r>
          </w:p>
        </w:tc>
        <w:tc>
          <w:tcPr>
            <w:tcW w:w="1583" w:type="dxa"/>
            <w:tcBorders>
              <w:top w:val="single" w:color="auto" w:sz="4" w:space="0"/>
              <w:left w:val="nil"/>
              <w:bottom w:val="single" w:color="auto" w:sz="4" w:space="0"/>
              <w:right w:val="single" w:color="auto" w:sz="4" w:space="0"/>
            </w:tcBorders>
            <w:noWrap/>
            <w:vAlign w:val="center"/>
          </w:tcPr>
          <w:p w14:paraId="430FED24">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r w14:paraId="15EDEB9E">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0829A5D3">
            <w:pPr>
              <w:pStyle w:val="125"/>
              <w:rPr>
                <w:rFonts w:ascii="Times New Roman" w:hAnsi="Times New Roman"/>
                <w:sz w:val="18"/>
                <w:szCs w:val="18"/>
              </w:rPr>
            </w:pPr>
            <w:r>
              <w:rPr>
                <w:rFonts w:hint="eastAsia" w:ascii="Times New Roman" w:hAnsi="Times New Roman"/>
                <w:sz w:val="18"/>
                <w:szCs w:val="18"/>
              </w:rPr>
              <w:t>最大通信间隔</w:t>
            </w:r>
          </w:p>
        </w:tc>
        <w:tc>
          <w:tcPr>
            <w:tcW w:w="1583" w:type="dxa"/>
            <w:tcBorders>
              <w:top w:val="single" w:color="auto" w:sz="4" w:space="0"/>
              <w:left w:val="nil"/>
              <w:bottom w:val="single" w:color="auto" w:sz="4" w:space="0"/>
              <w:right w:val="single" w:color="auto" w:sz="4" w:space="0"/>
            </w:tcBorders>
            <w:noWrap/>
            <w:vAlign w:val="center"/>
          </w:tcPr>
          <w:p w14:paraId="36D328DF">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r w14:paraId="7EE608D9">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0E684CC9">
            <w:pPr>
              <w:pStyle w:val="125"/>
              <w:rPr>
                <w:rFonts w:ascii="Times New Roman" w:hAnsi="Times New Roman"/>
                <w:sz w:val="18"/>
                <w:szCs w:val="18"/>
              </w:rPr>
            </w:pPr>
            <w:r>
              <w:rPr>
                <w:rFonts w:hint="eastAsia" w:ascii="Times New Roman" w:hAnsi="Times New Roman"/>
                <w:sz w:val="18"/>
                <w:szCs w:val="18"/>
              </w:rPr>
              <w:t>持续时间</w:t>
            </w:r>
          </w:p>
        </w:tc>
        <w:tc>
          <w:tcPr>
            <w:tcW w:w="1583" w:type="dxa"/>
            <w:tcBorders>
              <w:top w:val="single" w:color="auto" w:sz="4" w:space="0"/>
              <w:left w:val="nil"/>
              <w:bottom w:val="single" w:color="auto" w:sz="4" w:space="0"/>
              <w:right w:val="single" w:color="auto" w:sz="4" w:space="0"/>
            </w:tcBorders>
            <w:noWrap/>
            <w:vAlign w:val="center"/>
          </w:tcPr>
          <w:p w14:paraId="7628525E">
            <w:pPr>
              <w:pStyle w:val="125"/>
              <w:rPr>
                <w:rFonts w:ascii="Times New Roman" w:hAnsi="Times New Roman"/>
                <w:sz w:val="18"/>
                <w:szCs w:val="18"/>
              </w:rPr>
            </w:pPr>
            <w:r>
              <w:rPr>
                <w:rFonts w:hint="eastAsia" w:ascii="Times New Roman" w:hAnsi="Times New Roman"/>
                <w:sz w:val="18"/>
                <w:szCs w:val="18"/>
              </w:rPr>
              <w:t>2</w:t>
            </w:r>
            <w:r>
              <w:rPr>
                <w:rFonts w:ascii="Times New Roman" w:hAnsi="Times New Roman"/>
                <w:sz w:val="18"/>
                <w:szCs w:val="18"/>
              </w:rPr>
              <w:t xml:space="preserve"> </w:t>
            </w:r>
            <w:r>
              <w:rPr>
                <w:rFonts w:hint="eastAsia" w:ascii="Times New Roman" w:hAnsi="Times New Roman"/>
                <w:sz w:val="18"/>
                <w:szCs w:val="18"/>
              </w:rPr>
              <w:t>字节</w:t>
            </w:r>
          </w:p>
        </w:tc>
      </w:tr>
    </w:tbl>
    <w:p w14:paraId="677CB847">
      <w:pPr>
        <w:pStyle w:val="67"/>
        <w:rPr>
          <w:rFonts w:ascii="Arial" w:hAnsi="Arial"/>
          <w:sz w:val="24"/>
        </w:rPr>
      </w:pPr>
      <w:r>
        <w:rPr>
          <w:rFonts w:hint="eastAsia"/>
        </w:rPr>
        <w:t>功耗类型</w:t>
      </w:r>
    </w:p>
    <w:p w14:paraId="59AA0DDA">
      <w:pPr>
        <w:pStyle w:val="50"/>
      </w:pPr>
      <w:r>
        <w:rPr>
          <w:rFonts w:hint="eastAsia"/>
        </w:rPr>
        <w:t>用以表示物联终端设备的功耗类型。</w:t>
      </w:r>
      <w:r>
        <w:t>0.</w:t>
      </w:r>
      <w:r>
        <w:rPr>
          <w:rFonts w:hint="eastAsia"/>
        </w:rPr>
        <w:t xml:space="preserve"> 表示采用省电模式，</w:t>
      </w:r>
      <w:r>
        <w:t>1.</w:t>
      </w:r>
      <w:r>
        <w:rPr>
          <w:rFonts w:hint="eastAsia"/>
        </w:rPr>
        <w:t xml:space="preserve"> 表示采用非连接接收。</w:t>
      </w:r>
    </w:p>
    <w:p w14:paraId="2575C6BF">
      <w:pPr>
        <w:pStyle w:val="67"/>
      </w:pPr>
      <w:r>
        <w:rPr>
          <w:rFonts w:hint="eastAsia"/>
        </w:rPr>
        <w:t>设备类型</w:t>
      </w:r>
    </w:p>
    <w:p w14:paraId="2BDFC8D4">
      <w:pPr>
        <w:pStyle w:val="50"/>
      </w:pPr>
      <w:r>
        <w:rPr>
          <w:rFonts w:hint="eastAsia"/>
        </w:rPr>
        <w:t>用以表示设备的类型，设备类型值定义如</w:t>
      </w:r>
      <w:r>
        <w:fldChar w:fldCharType="begin"/>
      </w:r>
      <w:r>
        <w:instrText xml:space="preserve"> </w:instrText>
      </w:r>
      <w:r>
        <w:rPr>
          <w:rFonts w:hint="eastAsia"/>
        </w:rPr>
        <w:instrText xml:space="preserve">REF _Ref54692319 \h</w:instrText>
      </w:r>
      <w:r>
        <w:instrText xml:space="preserve">  \* MERGEFORMAT </w:instrText>
      </w:r>
      <w:r>
        <w:fldChar w:fldCharType="separate"/>
      </w:r>
      <w:r>
        <w:rPr>
          <w:rFonts w:hint="eastAsia"/>
        </w:rPr>
        <w:t xml:space="preserve">表 </w:t>
      </w:r>
      <w:r>
        <w:t>234</w:t>
      </w:r>
      <w:r>
        <w:fldChar w:fldCharType="end"/>
      </w:r>
      <w:r>
        <w:rPr>
          <w:rFonts w:hint="eastAsia"/>
        </w:rPr>
        <w:t>所示。</w:t>
      </w:r>
    </w:p>
    <w:p w14:paraId="70D01880">
      <w:pPr>
        <w:pStyle w:val="10"/>
      </w:pPr>
      <w:bookmarkStart w:id="4960" w:name="_Ref54692319"/>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234</w:t>
      </w:r>
      <w:r>
        <w:fldChar w:fldCharType="end"/>
      </w:r>
      <w:bookmarkEnd w:id="4960"/>
      <w:r>
        <w:rPr>
          <w:rFonts w:hint="eastAsia"/>
        </w:rPr>
        <w:t xml:space="preserve"> </w:t>
      </w:r>
      <w:r>
        <w:t>设备类型值定义</w:t>
      </w:r>
    </w:p>
    <w:tbl>
      <w:tblPr>
        <w:tblStyle w:val="31"/>
        <w:tblW w:w="4678" w:type="dxa"/>
        <w:jc w:val="center"/>
        <w:tblLayout w:type="fixed"/>
        <w:tblCellMar>
          <w:top w:w="0" w:type="dxa"/>
          <w:left w:w="108" w:type="dxa"/>
          <w:bottom w:w="0" w:type="dxa"/>
          <w:right w:w="108" w:type="dxa"/>
        </w:tblCellMar>
      </w:tblPr>
      <w:tblGrid>
        <w:gridCol w:w="1559"/>
        <w:gridCol w:w="3119"/>
      </w:tblGrid>
      <w:tr w14:paraId="6EFE74F7">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333E1189">
            <w:pPr>
              <w:pStyle w:val="125"/>
              <w:rPr>
                <w:rFonts w:ascii="Times New Roman" w:hAnsi="Times New Roman"/>
                <w:sz w:val="18"/>
                <w:szCs w:val="18"/>
              </w:rPr>
            </w:pPr>
            <w:r>
              <w:rPr>
                <w:rFonts w:hint="eastAsia" w:ascii="Times New Roman" w:hAnsi="Times New Roman"/>
                <w:sz w:val="18"/>
                <w:szCs w:val="18"/>
              </w:rPr>
              <w:t>值</w:t>
            </w:r>
          </w:p>
        </w:tc>
        <w:tc>
          <w:tcPr>
            <w:tcW w:w="3119" w:type="dxa"/>
            <w:tcBorders>
              <w:top w:val="single" w:color="auto" w:sz="4" w:space="0"/>
              <w:left w:val="single" w:color="auto" w:sz="4" w:space="0"/>
              <w:bottom w:val="single" w:color="auto" w:sz="4" w:space="0"/>
              <w:right w:val="single" w:color="auto" w:sz="4" w:space="0"/>
            </w:tcBorders>
          </w:tcPr>
          <w:p w14:paraId="578ACF2A">
            <w:pPr>
              <w:pStyle w:val="125"/>
              <w:rPr>
                <w:rFonts w:ascii="Times New Roman" w:hAnsi="Times New Roman"/>
                <w:sz w:val="18"/>
                <w:szCs w:val="18"/>
              </w:rPr>
            </w:pPr>
            <w:r>
              <w:rPr>
                <w:rFonts w:hint="eastAsia" w:ascii="Times New Roman" w:hAnsi="Times New Roman"/>
                <w:sz w:val="18"/>
                <w:szCs w:val="18"/>
              </w:rPr>
              <w:t>定义</w:t>
            </w:r>
          </w:p>
        </w:tc>
      </w:tr>
      <w:tr w14:paraId="7FA2089D">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2157D1C2">
            <w:pPr>
              <w:pStyle w:val="125"/>
              <w:rPr>
                <w:rFonts w:ascii="Times New Roman" w:hAnsi="Times New Roman"/>
                <w:sz w:val="18"/>
                <w:szCs w:val="18"/>
              </w:rPr>
            </w:pPr>
            <w:r>
              <w:rPr>
                <w:rFonts w:hint="eastAsia" w:ascii="Times New Roman" w:hAnsi="Times New Roman"/>
                <w:sz w:val="18"/>
                <w:szCs w:val="18"/>
              </w:rPr>
              <w:t>0</w:t>
            </w:r>
          </w:p>
        </w:tc>
        <w:tc>
          <w:tcPr>
            <w:tcW w:w="3119" w:type="dxa"/>
            <w:tcBorders>
              <w:top w:val="single" w:color="auto" w:sz="4" w:space="0"/>
              <w:left w:val="single" w:color="auto" w:sz="4" w:space="0"/>
              <w:bottom w:val="single" w:color="auto" w:sz="4" w:space="0"/>
              <w:right w:val="single" w:color="auto" w:sz="4" w:space="0"/>
            </w:tcBorders>
          </w:tcPr>
          <w:p w14:paraId="4EFE56BE">
            <w:pPr>
              <w:pStyle w:val="125"/>
              <w:rPr>
                <w:rFonts w:ascii="Times New Roman" w:hAnsi="Times New Roman"/>
                <w:sz w:val="18"/>
                <w:szCs w:val="18"/>
              </w:rPr>
            </w:pPr>
            <w:r>
              <w:rPr>
                <w:rFonts w:hint="eastAsia" w:ascii="Times New Roman" w:hAnsi="Times New Roman"/>
                <w:sz w:val="18"/>
                <w:szCs w:val="18"/>
              </w:rPr>
              <w:t>物联网关</w:t>
            </w:r>
          </w:p>
        </w:tc>
      </w:tr>
      <w:tr w14:paraId="39E16876">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434297F9">
            <w:pPr>
              <w:pStyle w:val="125"/>
              <w:rPr>
                <w:rFonts w:ascii="Times New Roman" w:hAnsi="Times New Roman"/>
                <w:sz w:val="18"/>
                <w:szCs w:val="18"/>
              </w:rPr>
            </w:pPr>
            <w:r>
              <w:rPr>
                <w:rFonts w:hint="eastAsia" w:ascii="Times New Roman" w:hAnsi="Times New Roman"/>
                <w:sz w:val="18"/>
                <w:szCs w:val="18"/>
              </w:rPr>
              <w:t>1</w:t>
            </w:r>
          </w:p>
        </w:tc>
        <w:tc>
          <w:tcPr>
            <w:tcW w:w="3119" w:type="dxa"/>
            <w:tcBorders>
              <w:top w:val="single" w:color="auto" w:sz="4" w:space="0"/>
              <w:left w:val="single" w:color="auto" w:sz="4" w:space="0"/>
              <w:bottom w:val="single" w:color="auto" w:sz="4" w:space="0"/>
              <w:right w:val="single" w:color="auto" w:sz="4" w:space="0"/>
            </w:tcBorders>
          </w:tcPr>
          <w:p w14:paraId="6CCF22EE">
            <w:pPr>
              <w:pStyle w:val="125"/>
              <w:rPr>
                <w:rFonts w:ascii="Times New Roman" w:hAnsi="Times New Roman"/>
                <w:sz w:val="18"/>
                <w:szCs w:val="18"/>
              </w:rPr>
            </w:pPr>
            <w:r>
              <w:rPr>
                <w:rFonts w:hint="eastAsia" w:ascii="Times New Roman" w:hAnsi="Times New Roman"/>
                <w:sz w:val="18"/>
                <w:szCs w:val="18"/>
              </w:rPr>
              <w:t>物联终端</w:t>
            </w:r>
          </w:p>
        </w:tc>
      </w:tr>
      <w:tr w14:paraId="42CB4830">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78797491">
            <w:pPr>
              <w:pStyle w:val="125"/>
              <w:rPr>
                <w:rFonts w:ascii="Times New Roman" w:hAnsi="Times New Roman"/>
                <w:sz w:val="18"/>
                <w:szCs w:val="18"/>
              </w:rPr>
            </w:pPr>
            <w:r>
              <w:rPr>
                <w:rFonts w:hint="eastAsia" w:ascii="Times New Roman" w:hAnsi="Times New Roman"/>
                <w:sz w:val="18"/>
                <w:szCs w:val="18"/>
              </w:rPr>
              <w:t>2</w:t>
            </w:r>
          </w:p>
        </w:tc>
        <w:tc>
          <w:tcPr>
            <w:tcW w:w="3119" w:type="dxa"/>
            <w:tcBorders>
              <w:top w:val="single" w:color="auto" w:sz="4" w:space="0"/>
              <w:left w:val="single" w:color="auto" w:sz="4" w:space="0"/>
              <w:bottom w:val="single" w:color="auto" w:sz="4" w:space="0"/>
              <w:right w:val="single" w:color="auto" w:sz="4" w:space="0"/>
            </w:tcBorders>
          </w:tcPr>
          <w:p w14:paraId="7018E1B5">
            <w:pPr>
              <w:pStyle w:val="125"/>
              <w:rPr>
                <w:rFonts w:ascii="Times New Roman" w:hAnsi="Times New Roman"/>
                <w:sz w:val="18"/>
                <w:szCs w:val="18"/>
              </w:rPr>
            </w:pPr>
            <w:r>
              <w:rPr>
                <w:rFonts w:hint="eastAsia" w:ascii="Times New Roman" w:hAnsi="Times New Roman"/>
                <w:sz w:val="18"/>
                <w:szCs w:val="18"/>
              </w:rPr>
              <w:t>抄控器</w:t>
            </w:r>
          </w:p>
        </w:tc>
      </w:tr>
      <w:tr w14:paraId="5D562DCE">
        <w:tblPrEx>
          <w:tblCellMar>
            <w:top w:w="0" w:type="dxa"/>
            <w:left w:w="108" w:type="dxa"/>
            <w:bottom w:w="0" w:type="dxa"/>
            <w:right w:w="108" w:type="dxa"/>
          </w:tblCellMar>
        </w:tblPrEx>
        <w:trPr>
          <w:trHeight w:val="55" w:hRule="atLeast"/>
          <w:jc w:val="center"/>
        </w:trPr>
        <w:tc>
          <w:tcPr>
            <w:tcW w:w="1559" w:type="dxa"/>
            <w:tcBorders>
              <w:top w:val="single" w:color="auto" w:sz="4" w:space="0"/>
              <w:left w:val="single" w:color="auto" w:sz="4" w:space="0"/>
              <w:bottom w:val="single" w:color="auto" w:sz="4" w:space="0"/>
              <w:right w:val="single" w:color="auto" w:sz="4" w:space="0"/>
            </w:tcBorders>
          </w:tcPr>
          <w:p w14:paraId="690EBD13">
            <w:pPr>
              <w:pStyle w:val="125"/>
              <w:rPr>
                <w:rFonts w:ascii="Times New Roman" w:hAnsi="Times New Roman"/>
                <w:sz w:val="18"/>
                <w:szCs w:val="18"/>
              </w:rPr>
            </w:pPr>
            <w:r>
              <w:rPr>
                <w:rFonts w:hint="eastAsia" w:ascii="Times New Roman" w:hAnsi="Times New Roman"/>
                <w:sz w:val="18"/>
                <w:szCs w:val="18"/>
              </w:rPr>
              <w:t>其他</w:t>
            </w:r>
          </w:p>
        </w:tc>
        <w:tc>
          <w:tcPr>
            <w:tcW w:w="3119" w:type="dxa"/>
            <w:tcBorders>
              <w:top w:val="single" w:color="auto" w:sz="4" w:space="0"/>
              <w:left w:val="single" w:color="auto" w:sz="4" w:space="0"/>
              <w:bottom w:val="single" w:color="auto" w:sz="4" w:space="0"/>
              <w:right w:val="single" w:color="auto" w:sz="4" w:space="0"/>
            </w:tcBorders>
          </w:tcPr>
          <w:p w14:paraId="1809AB3B">
            <w:pPr>
              <w:pStyle w:val="125"/>
              <w:rPr>
                <w:rFonts w:ascii="Times New Roman" w:hAnsi="Times New Roman"/>
                <w:sz w:val="18"/>
                <w:szCs w:val="18"/>
              </w:rPr>
            </w:pPr>
            <w:r>
              <w:rPr>
                <w:rFonts w:hint="eastAsia" w:ascii="Times New Roman" w:hAnsi="Times New Roman"/>
                <w:sz w:val="18"/>
                <w:szCs w:val="18"/>
              </w:rPr>
              <w:t>保留</w:t>
            </w:r>
          </w:p>
        </w:tc>
      </w:tr>
    </w:tbl>
    <w:p w14:paraId="677AB49A">
      <w:pPr>
        <w:pStyle w:val="67"/>
      </w:pPr>
      <w:r>
        <w:rPr>
          <w:rFonts w:hint="eastAsia"/>
        </w:rPr>
        <w:t>接入序号</w:t>
      </w:r>
    </w:p>
    <w:p w14:paraId="7B720CD6">
      <w:pPr>
        <w:pStyle w:val="50"/>
      </w:pPr>
      <w:r>
        <w:rPr>
          <w:rFonts w:hint="eastAsia"/>
        </w:rPr>
        <w:t>物联终端设备发起接入请求时，生成的一个序号，用于标识一次接入请求。</w:t>
      </w:r>
    </w:p>
    <w:p w14:paraId="04F49031">
      <w:pPr>
        <w:pStyle w:val="67"/>
      </w:pPr>
      <w:r>
        <w:rPr>
          <w:rFonts w:hint="eastAsia"/>
        </w:rPr>
        <w:t>最小通信间隔</w:t>
      </w:r>
    </w:p>
    <w:p w14:paraId="0C6488BC">
      <w:pPr>
        <w:pStyle w:val="50"/>
      </w:pPr>
      <w:r>
        <w:t>物联终端设备每次唤醒的最小间隔</w:t>
      </w:r>
      <w:r>
        <w:rPr>
          <w:rFonts w:hint="eastAsia"/>
        </w:rPr>
        <w:t>，</w:t>
      </w:r>
      <w:r>
        <w:t>单位为秒</w:t>
      </w:r>
      <w:r>
        <w:rPr>
          <w:rFonts w:hint="eastAsia"/>
        </w:rPr>
        <w:t>。</w:t>
      </w:r>
    </w:p>
    <w:p w14:paraId="1C5F1D42">
      <w:pPr>
        <w:pStyle w:val="67"/>
      </w:pPr>
      <w:r>
        <w:t>最</w:t>
      </w:r>
      <w:r>
        <w:rPr>
          <w:rFonts w:hint="eastAsia"/>
        </w:rPr>
        <w:t>大</w:t>
      </w:r>
      <w:r>
        <w:t>通信间隔</w:t>
      </w:r>
    </w:p>
    <w:p w14:paraId="02EBD3BC">
      <w:pPr>
        <w:pStyle w:val="50"/>
      </w:pPr>
      <w:r>
        <w:t>物联终端设备每次唤醒的最大间隔</w:t>
      </w:r>
      <w:r>
        <w:rPr>
          <w:rFonts w:hint="eastAsia"/>
        </w:rPr>
        <w:t>，</w:t>
      </w:r>
      <w:r>
        <w:t>单位为秒</w:t>
      </w:r>
      <w:r>
        <w:rPr>
          <w:rFonts w:hint="eastAsia"/>
        </w:rPr>
        <w:t>。</w:t>
      </w:r>
    </w:p>
    <w:p w14:paraId="6B4D06ED">
      <w:pPr>
        <w:pStyle w:val="67"/>
      </w:pPr>
      <w:r>
        <w:t>持续时间</w:t>
      </w:r>
    </w:p>
    <w:p w14:paraId="213DF4D8">
      <w:pPr>
        <w:pStyle w:val="50"/>
      </w:pPr>
      <w:r>
        <w:t>物联终端每次唤醒后</w:t>
      </w:r>
      <w:r>
        <w:rPr>
          <w:rFonts w:hint="eastAsia"/>
        </w:rPr>
        <w:t>，</w:t>
      </w:r>
      <w:r>
        <w:t>监听的时长</w:t>
      </w:r>
      <w:r>
        <w:rPr>
          <w:rFonts w:hint="eastAsia"/>
        </w:rPr>
        <w:t>，</w:t>
      </w:r>
      <w:r>
        <w:t>单位毫秒</w:t>
      </w:r>
      <w:r>
        <w:rPr>
          <w:rFonts w:hint="eastAsia"/>
        </w:rPr>
        <w:t>。</w:t>
      </w:r>
    </w:p>
    <w:p w14:paraId="3DEA021F">
      <w:pPr>
        <w:pStyle w:val="57"/>
        <w:ind w:left="420" w:hanging="420"/>
      </w:pPr>
      <w:bookmarkStart w:id="4961" w:name="_Toc49160344"/>
      <w:r>
        <w:rPr>
          <w:rFonts w:hint="eastAsia"/>
        </w:rPr>
        <w:t>创建通信通道响应</w:t>
      </w:r>
      <w:bookmarkEnd w:id="4961"/>
    </w:p>
    <w:p w14:paraId="08E5DD77">
      <w:pPr>
        <w:pStyle w:val="50"/>
      </w:pPr>
      <w:r>
        <w:t>创建通信信道响应格式如</w:t>
      </w:r>
      <w:r>
        <w:fldChar w:fldCharType="begin"/>
      </w:r>
      <w:r>
        <w:instrText xml:space="preserve"> REF _Ref49433484 \h  \* MERGEFORMAT </w:instrText>
      </w:r>
      <w:r>
        <w:fldChar w:fldCharType="separate"/>
      </w:r>
      <w:r>
        <w:rPr>
          <w:rFonts w:hint="eastAsia"/>
        </w:rPr>
        <w:t xml:space="preserve">表 </w:t>
      </w:r>
      <w:r>
        <w:t>235</w:t>
      </w:r>
      <w:r>
        <w:fldChar w:fldCharType="end"/>
      </w:r>
      <w:r>
        <w:t>所示</w:t>
      </w:r>
      <w:r>
        <w:rPr>
          <w:rFonts w:hint="eastAsia"/>
        </w:rPr>
        <w:t>。</w:t>
      </w:r>
    </w:p>
    <w:p w14:paraId="0C4C6707">
      <w:pPr>
        <w:pStyle w:val="10"/>
      </w:pPr>
      <w:bookmarkStart w:id="4962" w:name="_Ref4943348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235</w:t>
      </w:r>
      <w:r>
        <w:fldChar w:fldCharType="end"/>
      </w:r>
      <w:bookmarkEnd w:id="4962"/>
      <w:r>
        <w:t xml:space="preserve"> </w:t>
      </w:r>
      <w:r>
        <w:rPr>
          <w:rFonts w:hint="eastAsia"/>
        </w:rPr>
        <w:t>创建通信信道响应</w:t>
      </w:r>
    </w:p>
    <w:tbl>
      <w:tblPr>
        <w:tblStyle w:val="31"/>
        <w:tblW w:w="3823" w:type="dxa"/>
        <w:jc w:val="center"/>
        <w:tblLayout w:type="fixed"/>
        <w:tblCellMar>
          <w:top w:w="0" w:type="dxa"/>
          <w:left w:w="108" w:type="dxa"/>
          <w:bottom w:w="0" w:type="dxa"/>
          <w:right w:w="108" w:type="dxa"/>
        </w:tblCellMar>
      </w:tblPr>
      <w:tblGrid>
        <w:gridCol w:w="2240"/>
        <w:gridCol w:w="1583"/>
      </w:tblGrid>
      <w:tr w14:paraId="721B1CBB">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05649537">
            <w:pPr>
              <w:pStyle w:val="125"/>
              <w:rPr>
                <w:rFonts w:ascii="Times New Roman" w:hAnsi="Times New Roman"/>
                <w:sz w:val="18"/>
                <w:szCs w:val="18"/>
              </w:rPr>
            </w:pPr>
            <w:bookmarkStart w:id="4963" w:name="_Hlk49010996"/>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5701452F">
            <w:pPr>
              <w:pStyle w:val="125"/>
              <w:rPr>
                <w:rFonts w:ascii="Times New Roman" w:hAnsi="Times New Roman"/>
                <w:sz w:val="18"/>
                <w:szCs w:val="18"/>
              </w:rPr>
            </w:pPr>
            <w:r>
              <w:rPr>
                <w:rFonts w:hint="eastAsia" w:ascii="Times New Roman" w:hAnsi="Times New Roman"/>
                <w:sz w:val="18"/>
                <w:szCs w:val="18"/>
              </w:rPr>
              <w:t>长度（字节）</w:t>
            </w:r>
          </w:p>
        </w:tc>
      </w:tr>
      <w:bookmarkEnd w:id="4963"/>
      <w:tr w14:paraId="01040C12">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2C22479C">
            <w:pPr>
              <w:pStyle w:val="125"/>
              <w:rPr>
                <w:rFonts w:ascii="Times New Roman" w:hAnsi="Times New Roman"/>
                <w:sz w:val="18"/>
                <w:szCs w:val="18"/>
              </w:rPr>
            </w:pPr>
            <w:bookmarkStart w:id="4964" w:name="OLE_LINK2"/>
            <w:r>
              <w:rPr>
                <w:rFonts w:hint="eastAsia" w:ascii="Times New Roman" w:hAnsi="Times New Roman"/>
                <w:sz w:val="18"/>
                <w:szCs w:val="18"/>
              </w:rPr>
              <w:t>创建通道结果</w:t>
            </w:r>
            <w:bookmarkEnd w:id="4964"/>
          </w:p>
        </w:tc>
        <w:tc>
          <w:tcPr>
            <w:tcW w:w="1583" w:type="dxa"/>
            <w:tcBorders>
              <w:top w:val="single" w:color="auto" w:sz="4" w:space="0"/>
              <w:left w:val="nil"/>
              <w:bottom w:val="single" w:color="auto" w:sz="4" w:space="0"/>
              <w:right w:val="single" w:color="auto" w:sz="4" w:space="0"/>
            </w:tcBorders>
            <w:noWrap/>
            <w:vAlign w:val="center"/>
          </w:tcPr>
          <w:p w14:paraId="069F258B">
            <w:pPr>
              <w:pStyle w:val="125"/>
              <w:rPr>
                <w:rFonts w:ascii="Times New Roman" w:hAnsi="Times New Roman"/>
                <w:sz w:val="18"/>
                <w:szCs w:val="18"/>
              </w:rPr>
            </w:pPr>
            <w:r>
              <w:rPr>
                <w:rFonts w:hint="eastAsia" w:ascii="Times New Roman" w:hAnsi="Times New Roman"/>
                <w:sz w:val="18"/>
                <w:szCs w:val="18"/>
              </w:rPr>
              <w:t>1</w:t>
            </w:r>
          </w:p>
        </w:tc>
      </w:tr>
      <w:tr w14:paraId="3F7EBF41">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218ECB5E">
            <w:pPr>
              <w:pStyle w:val="125"/>
              <w:rPr>
                <w:rFonts w:ascii="Times New Roman" w:hAnsi="Times New Roman"/>
                <w:sz w:val="18"/>
                <w:szCs w:val="18"/>
              </w:rPr>
            </w:pPr>
            <w:r>
              <w:rPr>
                <w:rFonts w:hint="eastAsia" w:ascii="Times New Roman" w:hAnsi="Times New Roman"/>
                <w:sz w:val="18"/>
                <w:szCs w:val="18"/>
              </w:rPr>
              <w:t>通信周期偏移</w:t>
            </w:r>
          </w:p>
        </w:tc>
        <w:tc>
          <w:tcPr>
            <w:tcW w:w="1583" w:type="dxa"/>
            <w:tcBorders>
              <w:top w:val="single" w:color="auto" w:sz="4" w:space="0"/>
              <w:left w:val="nil"/>
              <w:bottom w:val="single" w:color="auto" w:sz="4" w:space="0"/>
              <w:right w:val="single" w:color="auto" w:sz="4" w:space="0"/>
            </w:tcBorders>
            <w:noWrap/>
            <w:vAlign w:val="center"/>
          </w:tcPr>
          <w:p w14:paraId="733418A4">
            <w:pPr>
              <w:pStyle w:val="125"/>
              <w:rPr>
                <w:rFonts w:ascii="Times New Roman" w:hAnsi="Times New Roman"/>
                <w:sz w:val="18"/>
                <w:szCs w:val="18"/>
              </w:rPr>
            </w:pPr>
            <w:r>
              <w:rPr>
                <w:rFonts w:hint="eastAsia" w:ascii="Times New Roman" w:hAnsi="Times New Roman"/>
                <w:sz w:val="18"/>
                <w:szCs w:val="18"/>
              </w:rPr>
              <w:t>2</w:t>
            </w:r>
          </w:p>
        </w:tc>
      </w:tr>
      <w:tr w14:paraId="79341074">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0AE203D4">
            <w:pPr>
              <w:pStyle w:val="125"/>
              <w:rPr>
                <w:rFonts w:ascii="Times New Roman" w:hAnsi="Times New Roman"/>
                <w:sz w:val="18"/>
                <w:szCs w:val="18"/>
              </w:rPr>
            </w:pPr>
            <w:r>
              <w:rPr>
                <w:rFonts w:hint="eastAsia" w:ascii="Times New Roman" w:hAnsi="Times New Roman"/>
                <w:sz w:val="18"/>
                <w:szCs w:val="18"/>
              </w:rPr>
              <w:t>通信监听时长</w:t>
            </w:r>
          </w:p>
        </w:tc>
        <w:tc>
          <w:tcPr>
            <w:tcW w:w="1583" w:type="dxa"/>
            <w:tcBorders>
              <w:top w:val="single" w:color="auto" w:sz="4" w:space="0"/>
              <w:left w:val="nil"/>
              <w:bottom w:val="single" w:color="auto" w:sz="4" w:space="0"/>
              <w:right w:val="single" w:color="auto" w:sz="4" w:space="0"/>
            </w:tcBorders>
            <w:noWrap/>
            <w:vAlign w:val="center"/>
          </w:tcPr>
          <w:p w14:paraId="09C1BED6">
            <w:pPr>
              <w:pStyle w:val="125"/>
              <w:rPr>
                <w:rFonts w:ascii="Times New Roman" w:hAnsi="Times New Roman"/>
                <w:sz w:val="18"/>
                <w:szCs w:val="18"/>
              </w:rPr>
            </w:pPr>
            <w:r>
              <w:rPr>
                <w:rFonts w:hint="eastAsia" w:ascii="Times New Roman" w:hAnsi="Times New Roman"/>
                <w:sz w:val="18"/>
                <w:szCs w:val="18"/>
              </w:rPr>
              <w:t>2</w:t>
            </w:r>
          </w:p>
        </w:tc>
      </w:tr>
      <w:tr w14:paraId="15E10832">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7B8CFDD9">
            <w:pPr>
              <w:pStyle w:val="125"/>
              <w:rPr>
                <w:rFonts w:ascii="Times New Roman" w:hAnsi="Times New Roman"/>
                <w:sz w:val="18"/>
                <w:szCs w:val="18"/>
              </w:rPr>
            </w:pPr>
            <w:r>
              <w:rPr>
                <w:rFonts w:hint="eastAsia" w:ascii="Times New Roman" w:hAnsi="Times New Roman"/>
                <w:sz w:val="18"/>
                <w:szCs w:val="18"/>
              </w:rPr>
              <w:t>通信周期</w:t>
            </w:r>
          </w:p>
        </w:tc>
        <w:tc>
          <w:tcPr>
            <w:tcW w:w="1583" w:type="dxa"/>
            <w:tcBorders>
              <w:top w:val="single" w:color="auto" w:sz="4" w:space="0"/>
              <w:left w:val="nil"/>
              <w:bottom w:val="single" w:color="auto" w:sz="4" w:space="0"/>
              <w:right w:val="single" w:color="auto" w:sz="4" w:space="0"/>
            </w:tcBorders>
            <w:noWrap/>
            <w:vAlign w:val="center"/>
          </w:tcPr>
          <w:p w14:paraId="21DA5E30">
            <w:pPr>
              <w:pStyle w:val="125"/>
              <w:rPr>
                <w:rFonts w:ascii="Times New Roman" w:hAnsi="Times New Roman"/>
                <w:sz w:val="18"/>
                <w:szCs w:val="18"/>
              </w:rPr>
            </w:pPr>
            <w:r>
              <w:rPr>
                <w:rFonts w:hint="eastAsia" w:ascii="Times New Roman" w:hAnsi="Times New Roman"/>
                <w:sz w:val="18"/>
                <w:szCs w:val="18"/>
              </w:rPr>
              <w:t>2</w:t>
            </w:r>
          </w:p>
        </w:tc>
      </w:tr>
      <w:tr w14:paraId="7F6F3298">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50C66B0B">
            <w:pPr>
              <w:pStyle w:val="125"/>
              <w:rPr>
                <w:rFonts w:ascii="Times New Roman" w:hAnsi="Times New Roman"/>
                <w:sz w:val="18"/>
                <w:szCs w:val="18"/>
              </w:rPr>
            </w:pPr>
            <w:r>
              <w:rPr>
                <w:rFonts w:hint="eastAsia" w:ascii="Times New Roman" w:hAnsi="Times New Roman"/>
                <w:sz w:val="18"/>
                <w:szCs w:val="18"/>
              </w:rPr>
              <w:t>通信信道</w:t>
            </w:r>
          </w:p>
        </w:tc>
        <w:tc>
          <w:tcPr>
            <w:tcW w:w="1583" w:type="dxa"/>
            <w:tcBorders>
              <w:top w:val="single" w:color="auto" w:sz="4" w:space="0"/>
              <w:left w:val="nil"/>
              <w:bottom w:val="single" w:color="auto" w:sz="4" w:space="0"/>
              <w:right w:val="single" w:color="auto" w:sz="4" w:space="0"/>
            </w:tcBorders>
            <w:noWrap/>
            <w:vAlign w:val="center"/>
          </w:tcPr>
          <w:p w14:paraId="20AB42E2">
            <w:pPr>
              <w:pStyle w:val="125"/>
              <w:rPr>
                <w:rFonts w:ascii="Times New Roman" w:hAnsi="Times New Roman"/>
                <w:sz w:val="18"/>
                <w:szCs w:val="18"/>
              </w:rPr>
            </w:pPr>
            <w:r>
              <w:rPr>
                <w:rFonts w:hint="eastAsia" w:ascii="Times New Roman" w:hAnsi="Times New Roman"/>
                <w:sz w:val="18"/>
                <w:szCs w:val="18"/>
              </w:rPr>
              <w:t>1</w:t>
            </w:r>
          </w:p>
        </w:tc>
      </w:tr>
    </w:tbl>
    <w:p w14:paraId="447C7CBC">
      <w:pPr>
        <w:pStyle w:val="67"/>
        <w:rPr>
          <w:rFonts w:ascii="Arial" w:hAnsi="Arial"/>
          <w:sz w:val="24"/>
        </w:rPr>
      </w:pPr>
      <w:r>
        <w:rPr>
          <w:rFonts w:hint="eastAsia"/>
        </w:rPr>
        <w:t>创建通道结果</w:t>
      </w:r>
    </w:p>
    <w:p w14:paraId="202B80EF">
      <w:pPr>
        <w:pStyle w:val="50"/>
      </w:pPr>
      <w:r>
        <w:rPr>
          <w:rFonts w:hint="eastAsia"/>
        </w:rPr>
        <w:t>指示本次接入的结果，创建通道结果值定义如</w:t>
      </w:r>
      <w:r>
        <w:fldChar w:fldCharType="begin"/>
      </w:r>
      <w:r>
        <w:instrText xml:space="preserve"> </w:instrText>
      </w:r>
      <w:r>
        <w:rPr>
          <w:rFonts w:hint="eastAsia"/>
        </w:rPr>
        <w:instrText xml:space="preserve">REF _Ref54689934 \h</w:instrText>
      </w:r>
      <w:r>
        <w:instrText xml:space="preserve">  \* MERGEFORMAT </w:instrText>
      </w:r>
      <w:r>
        <w:fldChar w:fldCharType="separate"/>
      </w:r>
      <w:r>
        <w:rPr>
          <w:rFonts w:hint="eastAsia"/>
        </w:rPr>
        <w:t xml:space="preserve">表 </w:t>
      </w:r>
      <w:r>
        <w:t>236</w:t>
      </w:r>
      <w:r>
        <w:fldChar w:fldCharType="end"/>
      </w:r>
      <w:r>
        <w:rPr>
          <w:rFonts w:hint="eastAsia"/>
        </w:rPr>
        <w:t>所示。</w:t>
      </w:r>
    </w:p>
    <w:p w14:paraId="53CCAFC5">
      <w:pPr>
        <w:pStyle w:val="10"/>
      </w:pPr>
      <w:bookmarkStart w:id="4965" w:name="_Ref5468993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236</w:t>
      </w:r>
      <w:r>
        <w:fldChar w:fldCharType="end"/>
      </w:r>
      <w:bookmarkEnd w:id="4965"/>
      <w:r>
        <w:rPr>
          <w:rFonts w:hint="eastAsia"/>
        </w:rPr>
        <w:t xml:space="preserve"> </w:t>
      </w:r>
      <w:r>
        <w:t>创建通道结果值定义</w:t>
      </w:r>
    </w:p>
    <w:tbl>
      <w:tblPr>
        <w:tblStyle w:val="31"/>
        <w:tblW w:w="4678" w:type="dxa"/>
        <w:jc w:val="center"/>
        <w:tblLayout w:type="fixed"/>
        <w:tblCellMar>
          <w:top w:w="0" w:type="dxa"/>
          <w:left w:w="108" w:type="dxa"/>
          <w:bottom w:w="0" w:type="dxa"/>
          <w:right w:w="108" w:type="dxa"/>
        </w:tblCellMar>
      </w:tblPr>
      <w:tblGrid>
        <w:gridCol w:w="1559"/>
        <w:gridCol w:w="3119"/>
      </w:tblGrid>
      <w:tr w14:paraId="4AB94376">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53582E4B">
            <w:pPr>
              <w:pStyle w:val="125"/>
              <w:rPr>
                <w:rFonts w:ascii="Times New Roman" w:hAnsi="Times New Roman"/>
                <w:sz w:val="18"/>
                <w:szCs w:val="18"/>
              </w:rPr>
            </w:pPr>
            <w:r>
              <w:rPr>
                <w:rFonts w:hint="eastAsia" w:ascii="Times New Roman" w:hAnsi="Times New Roman"/>
                <w:sz w:val="18"/>
                <w:szCs w:val="18"/>
              </w:rPr>
              <w:t>值</w:t>
            </w:r>
          </w:p>
        </w:tc>
        <w:tc>
          <w:tcPr>
            <w:tcW w:w="3119" w:type="dxa"/>
            <w:tcBorders>
              <w:top w:val="single" w:color="auto" w:sz="4" w:space="0"/>
              <w:left w:val="single" w:color="auto" w:sz="4" w:space="0"/>
              <w:bottom w:val="single" w:color="auto" w:sz="4" w:space="0"/>
              <w:right w:val="single" w:color="auto" w:sz="4" w:space="0"/>
            </w:tcBorders>
          </w:tcPr>
          <w:p w14:paraId="026D4009">
            <w:pPr>
              <w:pStyle w:val="125"/>
              <w:rPr>
                <w:rFonts w:ascii="Times New Roman" w:hAnsi="Times New Roman"/>
                <w:sz w:val="18"/>
                <w:szCs w:val="18"/>
              </w:rPr>
            </w:pPr>
            <w:r>
              <w:rPr>
                <w:rFonts w:hint="eastAsia" w:ascii="Times New Roman" w:hAnsi="Times New Roman"/>
                <w:sz w:val="18"/>
                <w:szCs w:val="18"/>
              </w:rPr>
              <w:t>定义</w:t>
            </w:r>
          </w:p>
        </w:tc>
      </w:tr>
      <w:tr w14:paraId="14BCC96A">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66B21D37">
            <w:pPr>
              <w:pStyle w:val="125"/>
              <w:rPr>
                <w:rFonts w:ascii="Times New Roman" w:hAnsi="Times New Roman"/>
                <w:sz w:val="18"/>
                <w:szCs w:val="18"/>
              </w:rPr>
            </w:pPr>
            <w:r>
              <w:rPr>
                <w:rFonts w:hint="eastAsia" w:ascii="Times New Roman" w:hAnsi="Times New Roman"/>
                <w:sz w:val="18"/>
                <w:szCs w:val="18"/>
              </w:rPr>
              <w:t>0</w:t>
            </w:r>
          </w:p>
        </w:tc>
        <w:tc>
          <w:tcPr>
            <w:tcW w:w="3119" w:type="dxa"/>
            <w:tcBorders>
              <w:top w:val="single" w:color="auto" w:sz="4" w:space="0"/>
              <w:left w:val="single" w:color="auto" w:sz="4" w:space="0"/>
              <w:bottom w:val="single" w:color="auto" w:sz="4" w:space="0"/>
              <w:right w:val="single" w:color="auto" w:sz="4" w:space="0"/>
            </w:tcBorders>
          </w:tcPr>
          <w:p w14:paraId="7D7D6F8D">
            <w:pPr>
              <w:pStyle w:val="125"/>
              <w:rPr>
                <w:rFonts w:ascii="Times New Roman" w:hAnsi="Times New Roman"/>
                <w:sz w:val="18"/>
                <w:szCs w:val="18"/>
              </w:rPr>
            </w:pPr>
            <w:r>
              <w:rPr>
                <w:rFonts w:hint="eastAsia" w:ascii="Times New Roman" w:hAnsi="Times New Roman"/>
                <w:sz w:val="18"/>
                <w:szCs w:val="18"/>
              </w:rPr>
              <w:t>创建通道成功</w:t>
            </w:r>
          </w:p>
        </w:tc>
      </w:tr>
      <w:tr w14:paraId="02C65A77">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2C853237">
            <w:pPr>
              <w:pStyle w:val="125"/>
              <w:rPr>
                <w:rFonts w:ascii="Times New Roman" w:hAnsi="Times New Roman"/>
                <w:sz w:val="18"/>
                <w:szCs w:val="18"/>
              </w:rPr>
            </w:pPr>
            <w:r>
              <w:rPr>
                <w:rFonts w:hint="eastAsia" w:ascii="Times New Roman" w:hAnsi="Times New Roman"/>
                <w:sz w:val="18"/>
                <w:szCs w:val="18"/>
              </w:rPr>
              <w:t>1</w:t>
            </w:r>
          </w:p>
        </w:tc>
        <w:tc>
          <w:tcPr>
            <w:tcW w:w="3119" w:type="dxa"/>
            <w:tcBorders>
              <w:top w:val="single" w:color="auto" w:sz="4" w:space="0"/>
              <w:left w:val="single" w:color="auto" w:sz="4" w:space="0"/>
              <w:bottom w:val="single" w:color="auto" w:sz="4" w:space="0"/>
              <w:right w:val="single" w:color="auto" w:sz="4" w:space="0"/>
            </w:tcBorders>
          </w:tcPr>
          <w:p w14:paraId="0EE966E4">
            <w:pPr>
              <w:pStyle w:val="125"/>
              <w:rPr>
                <w:rFonts w:ascii="Times New Roman" w:hAnsi="Times New Roman"/>
                <w:sz w:val="18"/>
                <w:szCs w:val="18"/>
              </w:rPr>
            </w:pPr>
            <w:r>
              <w:rPr>
                <w:rFonts w:hint="eastAsia" w:ascii="Times New Roman" w:hAnsi="Times New Roman"/>
                <w:sz w:val="18"/>
                <w:szCs w:val="18"/>
              </w:rPr>
              <w:t>创建通道失败，物联终端不在线</w:t>
            </w:r>
          </w:p>
        </w:tc>
      </w:tr>
      <w:tr w14:paraId="0AB64D70">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206919C4">
            <w:pPr>
              <w:pStyle w:val="125"/>
              <w:rPr>
                <w:rFonts w:ascii="Times New Roman" w:hAnsi="Times New Roman"/>
                <w:sz w:val="18"/>
                <w:szCs w:val="18"/>
              </w:rPr>
            </w:pPr>
            <w:r>
              <w:rPr>
                <w:rFonts w:hint="eastAsia" w:ascii="Times New Roman" w:hAnsi="Times New Roman"/>
                <w:sz w:val="18"/>
                <w:szCs w:val="18"/>
              </w:rPr>
              <w:t>2</w:t>
            </w:r>
          </w:p>
        </w:tc>
        <w:tc>
          <w:tcPr>
            <w:tcW w:w="3119" w:type="dxa"/>
            <w:tcBorders>
              <w:top w:val="single" w:color="auto" w:sz="4" w:space="0"/>
              <w:left w:val="single" w:color="auto" w:sz="4" w:space="0"/>
              <w:bottom w:val="single" w:color="auto" w:sz="4" w:space="0"/>
              <w:right w:val="single" w:color="auto" w:sz="4" w:space="0"/>
            </w:tcBorders>
          </w:tcPr>
          <w:p w14:paraId="364D29D5">
            <w:pPr>
              <w:pStyle w:val="125"/>
              <w:rPr>
                <w:rFonts w:ascii="Times New Roman" w:hAnsi="Times New Roman"/>
                <w:sz w:val="18"/>
                <w:szCs w:val="18"/>
              </w:rPr>
            </w:pPr>
            <w:r>
              <w:rPr>
                <w:rFonts w:hint="eastAsia" w:ascii="Times New Roman" w:hAnsi="Times New Roman"/>
                <w:sz w:val="18"/>
                <w:szCs w:val="18"/>
              </w:rPr>
              <w:t>创建通道失败，物联终端不在白名单</w:t>
            </w:r>
          </w:p>
        </w:tc>
      </w:tr>
      <w:tr w14:paraId="14D4A965">
        <w:tblPrEx>
          <w:tblCellMar>
            <w:top w:w="0" w:type="dxa"/>
            <w:left w:w="108" w:type="dxa"/>
            <w:bottom w:w="0" w:type="dxa"/>
            <w:right w:w="108" w:type="dxa"/>
          </w:tblCellMar>
        </w:tblPrEx>
        <w:trPr>
          <w:jc w:val="center"/>
        </w:trPr>
        <w:tc>
          <w:tcPr>
            <w:tcW w:w="1559" w:type="dxa"/>
            <w:tcBorders>
              <w:top w:val="single" w:color="auto" w:sz="4" w:space="0"/>
              <w:left w:val="single" w:color="auto" w:sz="4" w:space="0"/>
              <w:bottom w:val="single" w:color="auto" w:sz="4" w:space="0"/>
              <w:right w:val="single" w:color="auto" w:sz="4" w:space="0"/>
            </w:tcBorders>
          </w:tcPr>
          <w:p w14:paraId="15D618A0">
            <w:pPr>
              <w:pStyle w:val="125"/>
              <w:rPr>
                <w:rFonts w:ascii="Times New Roman" w:hAnsi="Times New Roman"/>
                <w:sz w:val="18"/>
                <w:szCs w:val="18"/>
              </w:rPr>
            </w:pPr>
            <w:r>
              <w:rPr>
                <w:rFonts w:hint="eastAsia" w:ascii="Times New Roman" w:hAnsi="Times New Roman"/>
                <w:sz w:val="18"/>
                <w:szCs w:val="18"/>
              </w:rPr>
              <w:t>其他</w:t>
            </w:r>
          </w:p>
        </w:tc>
        <w:tc>
          <w:tcPr>
            <w:tcW w:w="3119" w:type="dxa"/>
            <w:tcBorders>
              <w:top w:val="single" w:color="auto" w:sz="4" w:space="0"/>
              <w:left w:val="single" w:color="auto" w:sz="4" w:space="0"/>
              <w:bottom w:val="single" w:color="auto" w:sz="4" w:space="0"/>
              <w:right w:val="single" w:color="auto" w:sz="4" w:space="0"/>
            </w:tcBorders>
          </w:tcPr>
          <w:p w14:paraId="0E84C5BF">
            <w:pPr>
              <w:pStyle w:val="125"/>
              <w:rPr>
                <w:rFonts w:ascii="Times New Roman" w:hAnsi="Times New Roman"/>
                <w:sz w:val="18"/>
                <w:szCs w:val="18"/>
              </w:rPr>
            </w:pPr>
            <w:r>
              <w:rPr>
                <w:rFonts w:hint="eastAsia" w:ascii="Times New Roman" w:hAnsi="Times New Roman"/>
                <w:sz w:val="18"/>
                <w:szCs w:val="18"/>
              </w:rPr>
              <w:t>保留</w:t>
            </w:r>
          </w:p>
        </w:tc>
      </w:tr>
    </w:tbl>
    <w:p w14:paraId="242B1574"/>
    <w:p w14:paraId="1FF58BB1">
      <w:pPr>
        <w:pStyle w:val="67"/>
        <w:rPr>
          <w:rFonts w:hAnsi="Arial"/>
          <w:sz w:val="24"/>
        </w:rPr>
      </w:pPr>
      <w:r>
        <w:rPr>
          <w:rFonts w:hint="eastAsia"/>
        </w:rPr>
        <w:t>通信周期偏移</w:t>
      </w:r>
    </w:p>
    <w:p w14:paraId="58DA6060">
      <w:pPr>
        <w:pStyle w:val="50"/>
      </w:pPr>
      <w:r>
        <w:rPr>
          <w:rFonts w:hint="eastAsia"/>
        </w:rPr>
        <w:t>在非连续接收模式下，指示第一个通信周期的开始时间，单位毫秒。</w:t>
      </w:r>
    </w:p>
    <w:p w14:paraId="6F97D881">
      <w:pPr>
        <w:pStyle w:val="67"/>
        <w:rPr>
          <w:rFonts w:hAnsi="Arial"/>
          <w:sz w:val="24"/>
        </w:rPr>
      </w:pPr>
      <w:r>
        <w:rPr>
          <w:rFonts w:hint="eastAsia"/>
        </w:rPr>
        <w:t>通信监听时长</w:t>
      </w:r>
    </w:p>
    <w:p w14:paraId="10824022">
      <w:pPr>
        <w:pStyle w:val="50"/>
      </w:pPr>
      <w:r>
        <w:rPr>
          <w:rFonts w:hint="eastAsia"/>
        </w:rPr>
        <w:t>一个通信周期的监听时长，单位毫秒。</w:t>
      </w:r>
    </w:p>
    <w:p w14:paraId="254B3DE3">
      <w:pPr>
        <w:pStyle w:val="67"/>
        <w:rPr>
          <w:rFonts w:hAnsi="Arial"/>
          <w:sz w:val="24"/>
        </w:rPr>
      </w:pPr>
      <w:r>
        <w:rPr>
          <w:rFonts w:hint="eastAsia"/>
        </w:rPr>
        <w:t>通信周期</w:t>
      </w:r>
    </w:p>
    <w:p w14:paraId="7F781C17">
      <w:pPr>
        <w:pStyle w:val="50"/>
      </w:pPr>
      <w:r>
        <w:rPr>
          <w:rFonts w:hint="eastAsia"/>
        </w:rPr>
        <w:t>一个通信周期的长度，在一个通信周期内，物联终端设备工作时间为通信监听时长，其他时间均为休眠状态，单位秒。</w:t>
      </w:r>
    </w:p>
    <w:p w14:paraId="0A653406">
      <w:pPr>
        <w:pStyle w:val="67"/>
        <w:rPr>
          <w:rFonts w:hAnsi="Arial"/>
          <w:sz w:val="24"/>
        </w:rPr>
      </w:pPr>
      <w:r>
        <w:rPr>
          <w:rFonts w:hint="eastAsia"/>
        </w:rPr>
        <w:t>通信信道</w:t>
      </w:r>
    </w:p>
    <w:p w14:paraId="37B17065">
      <w:pPr>
        <w:pStyle w:val="50"/>
      </w:pPr>
      <w:r>
        <w:rPr>
          <w:rFonts w:hint="eastAsia"/>
        </w:rPr>
        <w:t>通信周期所在的通信信道。</w:t>
      </w:r>
    </w:p>
    <w:p w14:paraId="5A2E38DB">
      <w:pPr>
        <w:pStyle w:val="57"/>
        <w:ind w:left="420" w:hanging="420"/>
      </w:pPr>
      <w:bookmarkStart w:id="4966" w:name="_Toc49160345"/>
      <w:r>
        <w:t>物联数传信道告知</w:t>
      </w:r>
      <w:bookmarkEnd w:id="4966"/>
    </w:p>
    <w:p w14:paraId="1EF02978">
      <w:pPr>
        <w:pStyle w:val="50"/>
      </w:pPr>
      <w:r>
        <w:t>物联数传信道告知如</w:t>
      </w:r>
      <w:r>
        <w:fldChar w:fldCharType="begin"/>
      </w:r>
      <w:r>
        <w:instrText xml:space="preserve"> REF _Ref49433506 \h  \* MERGEFORMAT </w:instrText>
      </w:r>
      <w:r>
        <w:fldChar w:fldCharType="separate"/>
      </w:r>
      <w:r>
        <w:rPr>
          <w:rFonts w:hint="eastAsia"/>
        </w:rPr>
        <w:t xml:space="preserve">表 </w:t>
      </w:r>
      <w:r>
        <w:t>237</w:t>
      </w:r>
      <w:r>
        <w:fldChar w:fldCharType="end"/>
      </w:r>
      <w:r>
        <w:t>所示</w:t>
      </w:r>
      <w:r>
        <w:rPr>
          <w:rFonts w:hint="eastAsia"/>
        </w:rPr>
        <w:t>。</w:t>
      </w:r>
    </w:p>
    <w:p w14:paraId="268DA7A8">
      <w:pPr>
        <w:pStyle w:val="10"/>
      </w:pPr>
      <w:bookmarkStart w:id="4967" w:name="_Ref4943350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237</w:t>
      </w:r>
      <w:r>
        <w:fldChar w:fldCharType="end"/>
      </w:r>
      <w:bookmarkEnd w:id="4967"/>
      <w:r>
        <w:t xml:space="preserve"> </w:t>
      </w:r>
      <w:r>
        <w:rPr>
          <w:rFonts w:hint="eastAsia"/>
        </w:rPr>
        <w:t>物联数传信道告知</w:t>
      </w:r>
    </w:p>
    <w:tbl>
      <w:tblPr>
        <w:tblStyle w:val="31"/>
        <w:tblW w:w="3823" w:type="dxa"/>
        <w:jc w:val="center"/>
        <w:tblLayout w:type="fixed"/>
        <w:tblCellMar>
          <w:top w:w="0" w:type="dxa"/>
          <w:left w:w="108" w:type="dxa"/>
          <w:bottom w:w="0" w:type="dxa"/>
          <w:right w:w="108" w:type="dxa"/>
        </w:tblCellMar>
      </w:tblPr>
      <w:tblGrid>
        <w:gridCol w:w="2240"/>
        <w:gridCol w:w="1583"/>
      </w:tblGrid>
      <w:tr w14:paraId="7F63FBE7">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F63FF03">
            <w:pPr>
              <w:pStyle w:val="125"/>
              <w:rPr>
                <w:rFonts w:ascii="Times New Roman" w:hAnsi="Times New Roman"/>
                <w:sz w:val="18"/>
                <w:szCs w:val="18"/>
              </w:rPr>
            </w:pPr>
            <w:bookmarkStart w:id="4968" w:name="_Hlk49152857"/>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1BC86957">
            <w:pPr>
              <w:pStyle w:val="125"/>
              <w:rPr>
                <w:rFonts w:ascii="Times New Roman" w:hAnsi="Times New Roman"/>
                <w:sz w:val="18"/>
                <w:szCs w:val="18"/>
              </w:rPr>
            </w:pPr>
            <w:r>
              <w:rPr>
                <w:rFonts w:hint="eastAsia" w:ascii="Times New Roman" w:hAnsi="Times New Roman"/>
                <w:sz w:val="18"/>
                <w:szCs w:val="18"/>
              </w:rPr>
              <w:t>长度（字节）</w:t>
            </w:r>
          </w:p>
        </w:tc>
      </w:tr>
      <w:bookmarkEnd w:id="4968"/>
      <w:tr w14:paraId="2DADE793">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1AAE863">
            <w:pPr>
              <w:pStyle w:val="125"/>
              <w:rPr>
                <w:rFonts w:ascii="Times New Roman" w:hAnsi="Times New Roman"/>
                <w:sz w:val="18"/>
                <w:szCs w:val="18"/>
              </w:rPr>
            </w:pPr>
            <w:r>
              <w:rPr>
                <w:rFonts w:hint="eastAsia" w:ascii="Times New Roman" w:hAnsi="Times New Roman"/>
                <w:sz w:val="18"/>
                <w:szCs w:val="18"/>
              </w:rPr>
              <w:t>告知类型</w:t>
            </w:r>
          </w:p>
        </w:tc>
        <w:tc>
          <w:tcPr>
            <w:tcW w:w="1583" w:type="dxa"/>
            <w:tcBorders>
              <w:top w:val="single" w:color="auto" w:sz="4" w:space="0"/>
              <w:left w:val="nil"/>
              <w:bottom w:val="single" w:color="auto" w:sz="4" w:space="0"/>
              <w:right w:val="single" w:color="auto" w:sz="4" w:space="0"/>
            </w:tcBorders>
            <w:noWrap/>
            <w:vAlign w:val="center"/>
          </w:tcPr>
          <w:p w14:paraId="78098F49">
            <w:pPr>
              <w:pStyle w:val="125"/>
              <w:rPr>
                <w:rFonts w:ascii="Times New Roman" w:hAnsi="Times New Roman"/>
                <w:sz w:val="18"/>
                <w:szCs w:val="18"/>
              </w:rPr>
            </w:pPr>
            <w:r>
              <w:rPr>
                <w:rFonts w:hint="eastAsia" w:ascii="Times New Roman" w:hAnsi="Times New Roman"/>
                <w:sz w:val="18"/>
                <w:szCs w:val="18"/>
              </w:rPr>
              <w:t>1比特</w:t>
            </w:r>
          </w:p>
        </w:tc>
      </w:tr>
      <w:tr w14:paraId="6A395778">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63406D34">
            <w:pPr>
              <w:pStyle w:val="125"/>
              <w:rPr>
                <w:rFonts w:ascii="Times New Roman" w:hAnsi="Times New Roman"/>
                <w:sz w:val="18"/>
                <w:szCs w:val="18"/>
              </w:rPr>
            </w:pPr>
            <w:r>
              <w:rPr>
                <w:rFonts w:hint="eastAsia" w:ascii="Times New Roman" w:hAnsi="Times New Roman"/>
                <w:sz w:val="18"/>
                <w:szCs w:val="18"/>
              </w:rPr>
              <w:t>保留</w:t>
            </w:r>
          </w:p>
        </w:tc>
        <w:tc>
          <w:tcPr>
            <w:tcW w:w="1583" w:type="dxa"/>
            <w:tcBorders>
              <w:top w:val="single" w:color="auto" w:sz="4" w:space="0"/>
              <w:left w:val="nil"/>
              <w:bottom w:val="single" w:color="auto" w:sz="4" w:space="0"/>
              <w:right w:val="single" w:color="auto" w:sz="4" w:space="0"/>
            </w:tcBorders>
            <w:noWrap/>
            <w:vAlign w:val="center"/>
          </w:tcPr>
          <w:p w14:paraId="48F41053">
            <w:pPr>
              <w:pStyle w:val="125"/>
              <w:rPr>
                <w:rFonts w:ascii="Times New Roman" w:hAnsi="Times New Roman"/>
                <w:sz w:val="18"/>
                <w:szCs w:val="18"/>
              </w:rPr>
            </w:pPr>
            <w:r>
              <w:rPr>
                <w:rFonts w:hint="eastAsia" w:ascii="Times New Roman" w:hAnsi="Times New Roman"/>
                <w:sz w:val="18"/>
                <w:szCs w:val="18"/>
              </w:rPr>
              <w:t>7比特</w:t>
            </w:r>
          </w:p>
        </w:tc>
      </w:tr>
      <w:tr w14:paraId="2E30EBB4">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072069AE">
            <w:pPr>
              <w:pStyle w:val="125"/>
              <w:rPr>
                <w:rFonts w:ascii="Times New Roman" w:hAnsi="Times New Roman"/>
                <w:sz w:val="18"/>
                <w:szCs w:val="18"/>
              </w:rPr>
            </w:pPr>
            <w:r>
              <w:rPr>
                <w:rFonts w:hint="eastAsia" w:ascii="Times New Roman" w:hAnsi="Times New Roman"/>
                <w:sz w:val="18"/>
                <w:szCs w:val="18"/>
              </w:rPr>
              <w:t>序号</w:t>
            </w:r>
          </w:p>
        </w:tc>
        <w:tc>
          <w:tcPr>
            <w:tcW w:w="1583" w:type="dxa"/>
            <w:tcBorders>
              <w:top w:val="single" w:color="auto" w:sz="4" w:space="0"/>
              <w:left w:val="nil"/>
              <w:bottom w:val="single" w:color="auto" w:sz="4" w:space="0"/>
              <w:right w:val="single" w:color="auto" w:sz="4" w:space="0"/>
            </w:tcBorders>
            <w:noWrap/>
            <w:vAlign w:val="center"/>
          </w:tcPr>
          <w:p w14:paraId="2282ED04">
            <w:pPr>
              <w:pStyle w:val="125"/>
              <w:rPr>
                <w:rFonts w:ascii="Times New Roman" w:hAnsi="Times New Roman"/>
                <w:sz w:val="18"/>
                <w:szCs w:val="18"/>
              </w:rPr>
            </w:pPr>
            <w:r>
              <w:rPr>
                <w:rFonts w:hint="eastAsia" w:ascii="Times New Roman" w:hAnsi="Times New Roman"/>
                <w:sz w:val="18"/>
                <w:szCs w:val="18"/>
              </w:rPr>
              <w:t>1</w:t>
            </w:r>
          </w:p>
        </w:tc>
      </w:tr>
      <w:tr w14:paraId="3F9631D3">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5BBB8251">
            <w:pPr>
              <w:pStyle w:val="125"/>
              <w:rPr>
                <w:rFonts w:ascii="Times New Roman" w:hAnsi="Times New Roman"/>
                <w:sz w:val="18"/>
                <w:szCs w:val="18"/>
              </w:rPr>
            </w:pPr>
            <w:r>
              <w:rPr>
                <w:rFonts w:hint="eastAsia" w:ascii="Times New Roman" w:hAnsi="Times New Roman"/>
                <w:sz w:val="18"/>
                <w:szCs w:val="18"/>
              </w:rPr>
              <w:t>使用的信道编号</w:t>
            </w:r>
          </w:p>
        </w:tc>
        <w:tc>
          <w:tcPr>
            <w:tcW w:w="1583" w:type="dxa"/>
            <w:tcBorders>
              <w:top w:val="single" w:color="auto" w:sz="4" w:space="0"/>
              <w:left w:val="nil"/>
              <w:bottom w:val="single" w:color="auto" w:sz="4" w:space="0"/>
              <w:right w:val="single" w:color="auto" w:sz="4" w:space="0"/>
            </w:tcBorders>
            <w:noWrap/>
            <w:vAlign w:val="center"/>
          </w:tcPr>
          <w:p w14:paraId="3FA6ECD9">
            <w:pPr>
              <w:pStyle w:val="125"/>
              <w:rPr>
                <w:rFonts w:ascii="Times New Roman" w:hAnsi="Times New Roman"/>
                <w:sz w:val="18"/>
                <w:szCs w:val="18"/>
              </w:rPr>
            </w:pPr>
            <w:r>
              <w:rPr>
                <w:rFonts w:hint="eastAsia" w:ascii="Times New Roman" w:hAnsi="Times New Roman"/>
                <w:sz w:val="18"/>
                <w:szCs w:val="18"/>
              </w:rPr>
              <w:t>1</w:t>
            </w:r>
          </w:p>
        </w:tc>
      </w:tr>
    </w:tbl>
    <w:p w14:paraId="7B6B37E0">
      <w:pPr>
        <w:pStyle w:val="67"/>
      </w:pPr>
      <w:r>
        <w:t>告知类型</w:t>
      </w:r>
    </w:p>
    <w:p w14:paraId="182DAF21">
      <w:pPr>
        <w:pStyle w:val="50"/>
      </w:pPr>
      <w:r>
        <w:t>告知类型用于通知接收到的物联网关是否将自己使用的无线信道发布出来</w:t>
      </w:r>
      <w:r>
        <w:rPr>
          <w:rFonts w:hint="eastAsia"/>
        </w:rPr>
        <w:t>。0</w:t>
      </w:r>
      <w:r>
        <w:t>.不需要回复</w:t>
      </w:r>
      <w:r>
        <w:rPr>
          <w:rFonts w:hint="eastAsia"/>
        </w:rPr>
        <w:t>，1</w:t>
      </w:r>
      <w:r>
        <w:t>.需要回复</w:t>
      </w:r>
      <w:r>
        <w:rPr>
          <w:rFonts w:hint="eastAsia"/>
        </w:rPr>
        <w:t>。</w:t>
      </w:r>
    </w:p>
    <w:p w14:paraId="68439C81">
      <w:pPr>
        <w:pStyle w:val="67"/>
      </w:pPr>
      <w:r>
        <w:t>序号</w:t>
      </w:r>
    </w:p>
    <w:p w14:paraId="0CBBA428">
      <w:pPr>
        <w:pStyle w:val="50"/>
      </w:pPr>
      <w:r>
        <w:t>物联网关发布物联数据信道告知报文的序号</w:t>
      </w:r>
      <w:r>
        <w:rPr>
          <w:rFonts w:hint="eastAsia"/>
        </w:rPr>
        <w:t>，</w:t>
      </w:r>
      <w:r>
        <w:t>一次发布</w:t>
      </w:r>
      <w:r>
        <w:rPr>
          <w:rFonts w:hint="eastAsia"/>
        </w:rPr>
        <w:t>，</w:t>
      </w:r>
      <w:r>
        <w:t>可在所有接入信道上重传多次</w:t>
      </w:r>
      <w:r>
        <w:rPr>
          <w:rFonts w:hint="eastAsia"/>
        </w:rPr>
        <w:t>。</w:t>
      </w:r>
    </w:p>
    <w:p w14:paraId="37FC5D7C">
      <w:pPr>
        <w:pStyle w:val="67"/>
      </w:pPr>
      <w:r>
        <w:t>使用的信道编号</w:t>
      </w:r>
    </w:p>
    <w:p w14:paraId="2B73368F">
      <w:pPr>
        <w:pStyle w:val="50"/>
      </w:pPr>
      <w:r>
        <w:t>物联数传信道告知物联网关采用的数传信道编号</w:t>
      </w:r>
      <w:r>
        <w:rPr>
          <w:rFonts w:hint="eastAsia"/>
        </w:rPr>
        <w:t>。</w:t>
      </w:r>
    </w:p>
    <w:p w14:paraId="5F63355A">
      <w:pPr>
        <w:pStyle w:val="57"/>
        <w:ind w:left="420" w:hanging="420"/>
      </w:pPr>
      <w:bookmarkStart w:id="4969" w:name="_Toc49160346"/>
      <w:r>
        <w:t>功率控制请求</w:t>
      </w:r>
      <w:bookmarkEnd w:id="4969"/>
    </w:p>
    <w:p w14:paraId="319535A0">
      <w:pPr>
        <w:pStyle w:val="50"/>
      </w:pPr>
      <w:r>
        <w:t>功率控制请求格式如</w:t>
      </w:r>
      <w:r>
        <w:fldChar w:fldCharType="begin"/>
      </w:r>
      <w:r>
        <w:instrText xml:space="preserve"> REF _Ref49433525 \h  \* MERGEFORMAT </w:instrText>
      </w:r>
      <w:r>
        <w:fldChar w:fldCharType="separate"/>
      </w:r>
      <w:r>
        <w:rPr>
          <w:rFonts w:hint="eastAsia"/>
        </w:rPr>
        <w:t xml:space="preserve">表 </w:t>
      </w:r>
      <w:r>
        <w:t>238</w:t>
      </w:r>
      <w:r>
        <w:fldChar w:fldCharType="end"/>
      </w:r>
      <w:r>
        <w:t>所示</w:t>
      </w:r>
      <w:r>
        <w:rPr>
          <w:rFonts w:hint="eastAsia"/>
        </w:rPr>
        <w:t>。</w:t>
      </w:r>
    </w:p>
    <w:p w14:paraId="1553F960">
      <w:pPr>
        <w:pStyle w:val="10"/>
      </w:pPr>
      <w:bookmarkStart w:id="4970" w:name="_Ref4943352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238</w:t>
      </w:r>
      <w:r>
        <w:fldChar w:fldCharType="end"/>
      </w:r>
      <w:bookmarkEnd w:id="4970"/>
      <w:r>
        <w:t xml:space="preserve"> </w:t>
      </w:r>
      <w:r>
        <w:rPr>
          <w:rFonts w:hint="eastAsia"/>
        </w:rPr>
        <w:t>功率控制请求</w:t>
      </w:r>
    </w:p>
    <w:tbl>
      <w:tblPr>
        <w:tblStyle w:val="31"/>
        <w:tblW w:w="3823" w:type="dxa"/>
        <w:jc w:val="center"/>
        <w:tblLayout w:type="fixed"/>
        <w:tblCellMar>
          <w:top w:w="0" w:type="dxa"/>
          <w:left w:w="108" w:type="dxa"/>
          <w:bottom w:w="0" w:type="dxa"/>
          <w:right w:w="108" w:type="dxa"/>
        </w:tblCellMar>
      </w:tblPr>
      <w:tblGrid>
        <w:gridCol w:w="2240"/>
        <w:gridCol w:w="1583"/>
      </w:tblGrid>
      <w:tr w14:paraId="00DBC1FB">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7941CDC7">
            <w:pPr>
              <w:pStyle w:val="125"/>
              <w:rPr>
                <w:rFonts w:ascii="Times New Roman" w:hAnsi="Times New Roman"/>
                <w:sz w:val="18"/>
                <w:szCs w:val="18"/>
              </w:rPr>
            </w:pPr>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7AD8BE31">
            <w:pPr>
              <w:pStyle w:val="125"/>
              <w:rPr>
                <w:rFonts w:ascii="Times New Roman" w:hAnsi="Times New Roman"/>
                <w:sz w:val="18"/>
                <w:szCs w:val="18"/>
              </w:rPr>
            </w:pPr>
            <w:r>
              <w:rPr>
                <w:rFonts w:hint="eastAsia" w:ascii="Times New Roman" w:hAnsi="Times New Roman"/>
                <w:sz w:val="18"/>
                <w:szCs w:val="18"/>
              </w:rPr>
              <w:t>长度（字节）</w:t>
            </w:r>
          </w:p>
        </w:tc>
      </w:tr>
      <w:tr w14:paraId="1C81DBF0">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796D2F99">
            <w:pPr>
              <w:pStyle w:val="125"/>
              <w:rPr>
                <w:rFonts w:ascii="Times New Roman" w:hAnsi="Times New Roman"/>
                <w:sz w:val="18"/>
                <w:szCs w:val="18"/>
              </w:rPr>
            </w:pPr>
            <w:r>
              <w:rPr>
                <w:rFonts w:hint="eastAsia" w:ascii="Times New Roman" w:hAnsi="Times New Roman"/>
                <w:sz w:val="18"/>
                <w:szCs w:val="18"/>
              </w:rPr>
              <w:t>发射功率</w:t>
            </w:r>
          </w:p>
        </w:tc>
        <w:tc>
          <w:tcPr>
            <w:tcW w:w="1583" w:type="dxa"/>
            <w:tcBorders>
              <w:top w:val="single" w:color="auto" w:sz="4" w:space="0"/>
              <w:left w:val="nil"/>
              <w:bottom w:val="single" w:color="auto" w:sz="4" w:space="0"/>
              <w:right w:val="single" w:color="auto" w:sz="4" w:space="0"/>
            </w:tcBorders>
            <w:noWrap/>
            <w:vAlign w:val="center"/>
          </w:tcPr>
          <w:p w14:paraId="79E8FC46">
            <w:pPr>
              <w:pStyle w:val="125"/>
              <w:rPr>
                <w:rFonts w:ascii="Times New Roman" w:hAnsi="Times New Roman"/>
                <w:sz w:val="18"/>
                <w:szCs w:val="18"/>
              </w:rPr>
            </w:pPr>
            <w:r>
              <w:rPr>
                <w:rFonts w:hint="eastAsia" w:ascii="Times New Roman" w:hAnsi="Times New Roman"/>
                <w:sz w:val="18"/>
                <w:szCs w:val="18"/>
              </w:rPr>
              <w:t>1</w:t>
            </w:r>
          </w:p>
        </w:tc>
      </w:tr>
    </w:tbl>
    <w:p w14:paraId="12A20EDB">
      <w:pPr>
        <w:pStyle w:val="67"/>
      </w:pPr>
      <w:r>
        <w:t>发射功率</w:t>
      </w:r>
    </w:p>
    <w:p w14:paraId="31DA000D">
      <w:pPr>
        <w:pStyle w:val="50"/>
      </w:pPr>
      <w:r>
        <w:rPr>
          <w:rFonts w:hint="eastAsia"/>
        </w:rPr>
        <w:t>发射功率为请求对端调整的发射功率相对值。单位为dB，有符号表示。</w:t>
      </w:r>
    </w:p>
    <w:p w14:paraId="5C91953C">
      <w:pPr>
        <w:pStyle w:val="57"/>
        <w:ind w:left="420" w:hanging="420"/>
      </w:pPr>
      <w:bookmarkStart w:id="4971" w:name="_Toc49160347"/>
      <w:r>
        <w:t>功率控制</w:t>
      </w:r>
      <w:r>
        <w:rPr>
          <w:rFonts w:hint="eastAsia"/>
        </w:rPr>
        <w:t>指示</w:t>
      </w:r>
      <w:bookmarkEnd w:id="4971"/>
    </w:p>
    <w:p w14:paraId="3A8DD5EF">
      <w:pPr>
        <w:pStyle w:val="50"/>
      </w:pPr>
      <w:r>
        <w:t>功率控制指示格式如</w:t>
      </w:r>
      <w:r>
        <w:fldChar w:fldCharType="begin"/>
      </w:r>
      <w:r>
        <w:instrText xml:space="preserve"> REF _Ref49433541 \h  \* MERGEFORMAT </w:instrText>
      </w:r>
      <w:r>
        <w:fldChar w:fldCharType="separate"/>
      </w:r>
      <w:r>
        <w:rPr>
          <w:rFonts w:hint="eastAsia"/>
        </w:rPr>
        <w:t xml:space="preserve">表 </w:t>
      </w:r>
      <w:r>
        <w:t>239</w:t>
      </w:r>
      <w:r>
        <w:fldChar w:fldCharType="end"/>
      </w:r>
      <w:r>
        <w:t>所示</w:t>
      </w:r>
      <w:r>
        <w:rPr>
          <w:rFonts w:hint="eastAsia"/>
        </w:rPr>
        <w:t>。</w:t>
      </w:r>
    </w:p>
    <w:p w14:paraId="2C030377">
      <w:pPr>
        <w:pStyle w:val="10"/>
      </w:pPr>
      <w:bookmarkStart w:id="4972" w:name="_Ref49433541"/>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239</w:t>
      </w:r>
      <w:r>
        <w:fldChar w:fldCharType="end"/>
      </w:r>
      <w:bookmarkEnd w:id="4972"/>
      <w:r>
        <w:t xml:space="preserve"> </w:t>
      </w:r>
      <w:r>
        <w:rPr>
          <w:rFonts w:hint="eastAsia"/>
        </w:rPr>
        <w:t>功率控制指示</w:t>
      </w:r>
    </w:p>
    <w:tbl>
      <w:tblPr>
        <w:tblStyle w:val="31"/>
        <w:tblW w:w="3823" w:type="dxa"/>
        <w:jc w:val="center"/>
        <w:tblLayout w:type="fixed"/>
        <w:tblCellMar>
          <w:top w:w="0" w:type="dxa"/>
          <w:left w:w="108" w:type="dxa"/>
          <w:bottom w:w="0" w:type="dxa"/>
          <w:right w:w="108" w:type="dxa"/>
        </w:tblCellMar>
      </w:tblPr>
      <w:tblGrid>
        <w:gridCol w:w="2240"/>
        <w:gridCol w:w="1583"/>
      </w:tblGrid>
      <w:tr w14:paraId="32FEA51F">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15E8CBFD">
            <w:pPr>
              <w:pStyle w:val="125"/>
              <w:rPr>
                <w:rFonts w:ascii="Times New Roman" w:hAnsi="Times New Roman"/>
                <w:sz w:val="18"/>
                <w:szCs w:val="18"/>
              </w:rPr>
            </w:pPr>
            <w:bookmarkStart w:id="4973" w:name="_Hlk49156253"/>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0E7E07CC">
            <w:pPr>
              <w:pStyle w:val="125"/>
              <w:rPr>
                <w:rFonts w:ascii="Times New Roman" w:hAnsi="Times New Roman"/>
                <w:sz w:val="18"/>
                <w:szCs w:val="18"/>
              </w:rPr>
            </w:pPr>
            <w:r>
              <w:rPr>
                <w:rFonts w:hint="eastAsia" w:ascii="Times New Roman" w:hAnsi="Times New Roman"/>
                <w:sz w:val="18"/>
                <w:szCs w:val="18"/>
              </w:rPr>
              <w:t>长度（字节）</w:t>
            </w:r>
          </w:p>
        </w:tc>
      </w:tr>
      <w:tr w14:paraId="76A4E366">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0924765">
            <w:pPr>
              <w:pStyle w:val="125"/>
              <w:rPr>
                <w:rFonts w:ascii="Times New Roman" w:hAnsi="Times New Roman"/>
                <w:sz w:val="18"/>
                <w:szCs w:val="18"/>
              </w:rPr>
            </w:pPr>
            <w:r>
              <w:rPr>
                <w:rFonts w:hint="eastAsia" w:ascii="Times New Roman" w:hAnsi="Times New Roman"/>
                <w:sz w:val="18"/>
                <w:szCs w:val="18"/>
              </w:rPr>
              <w:t>最大值标志</w:t>
            </w:r>
          </w:p>
        </w:tc>
        <w:tc>
          <w:tcPr>
            <w:tcW w:w="1583" w:type="dxa"/>
            <w:tcBorders>
              <w:top w:val="single" w:color="auto" w:sz="4" w:space="0"/>
              <w:left w:val="nil"/>
              <w:bottom w:val="single" w:color="auto" w:sz="4" w:space="0"/>
              <w:right w:val="single" w:color="auto" w:sz="4" w:space="0"/>
            </w:tcBorders>
            <w:noWrap/>
            <w:vAlign w:val="center"/>
          </w:tcPr>
          <w:p w14:paraId="5FD20AE8">
            <w:pPr>
              <w:pStyle w:val="125"/>
              <w:rPr>
                <w:rFonts w:ascii="Times New Roman" w:hAnsi="Times New Roman"/>
                <w:sz w:val="18"/>
                <w:szCs w:val="18"/>
              </w:rPr>
            </w:pPr>
            <w:r>
              <w:rPr>
                <w:rFonts w:hint="eastAsia" w:ascii="Times New Roman" w:hAnsi="Times New Roman"/>
                <w:sz w:val="18"/>
                <w:szCs w:val="18"/>
              </w:rPr>
              <w:t>1比特</w:t>
            </w:r>
          </w:p>
        </w:tc>
      </w:tr>
      <w:tr w14:paraId="62E70594">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362F6A87">
            <w:pPr>
              <w:pStyle w:val="125"/>
              <w:rPr>
                <w:rFonts w:ascii="Times New Roman" w:hAnsi="Times New Roman"/>
                <w:sz w:val="18"/>
                <w:szCs w:val="18"/>
              </w:rPr>
            </w:pPr>
            <w:r>
              <w:rPr>
                <w:rFonts w:hint="eastAsia" w:ascii="Times New Roman" w:hAnsi="Times New Roman"/>
                <w:sz w:val="18"/>
                <w:szCs w:val="18"/>
              </w:rPr>
              <w:t>最小值标志</w:t>
            </w:r>
          </w:p>
        </w:tc>
        <w:tc>
          <w:tcPr>
            <w:tcW w:w="1583" w:type="dxa"/>
            <w:tcBorders>
              <w:top w:val="single" w:color="auto" w:sz="4" w:space="0"/>
              <w:left w:val="nil"/>
              <w:bottom w:val="single" w:color="auto" w:sz="4" w:space="0"/>
              <w:right w:val="single" w:color="auto" w:sz="4" w:space="0"/>
            </w:tcBorders>
            <w:noWrap/>
            <w:vAlign w:val="center"/>
          </w:tcPr>
          <w:p w14:paraId="2998510C">
            <w:pPr>
              <w:pStyle w:val="125"/>
              <w:rPr>
                <w:rFonts w:ascii="Times New Roman" w:hAnsi="Times New Roman"/>
                <w:sz w:val="18"/>
                <w:szCs w:val="18"/>
              </w:rPr>
            </w:pPr>
            <w:r>
              <w:rPr>
                <w:rFonts w:hint="eastAsia" w:ascii="Times New Roman" w:hAnsi="Times New Roman"/>
                <w:sz w:val="18"/>
                <w:szCs w:val="18"/>
              </w:rPr>
              <w:t>1比特</w:t>
            </w:r>
          </w:p>
        </w:tc>
      </w:tr>
      <w:tr w14:paraId="1FA77D6F">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2E2C723F">
            <w:pPr>
              <w:pStyle w:val="125"/>
              <w:rPr>
                <w:rFonts w:ascii="Times New Roman" w:hAnsi="Times New Roman"/>
                <w:sz w:val="18"/>
                <w:szCs w:val="18"/>
              </w:rPr>
            </w:pPr>
            <w:r>
              <w:rPr>
                <w:rFonts w:hint="eastAsia" w:ascii="Times New Roman" w:hAnsi="Times New Roman"/>
                <w:sz w:val="18"/>
                <w:szCs w:val="18"/>
              </w:rPr>
              <w:t>保留</w:t>
            </w:r>
          </w:p>
        </w:tc>
        <w:tc>
          <w:tcPr>
            <w:tcW w:w="1583" w:type="dxa"/>
            <w:tcBorders>
              <w:top w:val="single" w:color="auto" w:sz="4" w:space="0"/>
              <w:left w:val="nil"/>
              <w:bottom w:val="single" w:color="auto" w:sz="4" w:space="0"/>
              <w:right w:val="single" w:color="auto" w:sz="4" w:space="0"/>
            </w:tcBorders>
            <w:noWrap/>
            <w:vAlign w:val="center"/>
          </w:tcPr>
          <w:p w14:paraId="263E6AEA">
            <w:pPr>
              <w:pStyle w:val="125"/>
              <w:rPr>
                <w:rFonts w:ascii="Times New Roman" w:hAnsi="Times New Roman"/>
                <w:sz w:val="18"/>
                <w:szCs w:val="18"/>
              </w:rPr>
            </w:pPr>
            <w:r>
              <w:rPr>
                <w:rFonts w:hint="eastAsia" w:ascii="Times New Roman" w:hAnsi="Times New Roman"/>
                <w:sz w:val="18"/>
                <w:szCs w:val="18"/>
              </w:rPr>
              <w:t>6比特</w:t>
            </w:r>
          </w:p>
        </w:tc>
      </w:tr>
      <w:bookmarkEnd w:id="4973"/>
    </w:tbl>
    <w:p w14:paraId="7A39764C">
      <w:pPr>
        <w:pStyle w:val="67"/>
      </w:pPr>
      <w:r>
        <w:t>最大值标志</w:t>
      </w:r>
    </w:p>
    <w:p w14:paraId="779599EC">
      <w:pPr>
        <w:pStyle w:val="50"/>
      </w:pPr>
      <w:r>
        <w:t>最大值标志表示发射功率是否达到最大值</w:t>
      </w:r>
      <w:r>
        <w:rPr>
          <w:rFonts w:hint="eastAsia"/>
        </w:rPr>
        <w:t>，0表示未达到最大值，1</w:t>
      </w:r>
      <w:r>
        <w:t>.表示已经达到最大值</w:t>
      </w:r>
      <w:r>
        <w:rPr>
          <w:rFonts w:hint="eastAsia"/>
        </w:rPr>
        <w:t>。</w:t>
      </w:r>
    </w:p>
    <w:p w14:paraId="127042C8">
      <w:pPr>
        <w:pStyle w:val="50"/>
      </w:pPr>
      <w:r>
        <w:t>最小值标志表示发射功率是否达到最小值</w:t>
      </w:r>
      <w:r>
        <w:rPr>
          <w:rFonts w:hint="eastAsia"/>
        </w:rPr>
        <w:t>，0表示未达到最小值，1表示已经达到最大值。</w:t>
      </w:r>
    </w:p>
    <w:p w14:paraId="0D423573">
      <w:pPr>
        <w:pStyle w:val="57"/>
        <w:ind w:left="420" w:hanging="420"/>
      </w:pPr>
      <w:bookmarkStart w:id="4974" w:name="_Toc49160348"/>
      <w:r>
        <w:t>未知消息响应</w:t>
      </w:r>
      <w:bookmarkEnd w:id="4974"/>
    </w:p>
    <w:p w14:paraId="5FCFAC8C">
      <w:pPr>
        <w:pStyle w:val="50"/>
      </w:pPr>
      <w:r>
        <w:t>未知消息响应格式如</w:t>
      </w:r>
      <w:r>
        <w:fldChar w:fldCharType="begin"/>
      </w:r>
      <w:r>
        <w:instrText xml:space="preserve"> REF _Ref49433563 \h  \* MERGEFORMAT </w:instrText>
      </w:r>
      <w:r>
        <w:fldChar w:fldCharType="separate"/>
      </w:r>
      <w:r>
        <w:rPr>
          <w:rFonts w:hint="eastAsia"/>
        </w:rPr>
        <w:t xml:space="preserve">表 </w:t>
      </w:r>
      <w:r>
        <w:t>240</w:t>
      </w:r>
      <w:r>
        <w:fldChar w:fldCharType="end"/>
      </w:r>
      <w:r>
        <w:t>所示</w:t>
      </w:r>
      <w:r>
        <w:rPr>
          <w:rFonts w:hint="eastAsia"/>
        </w:rPr>
        <w:t>。</w:t>
      </w:r>
    </w:p>
    <w:p w14:paraId="12C43532">
      <w:pPr>
        <w:pStyle w:val="10"/>
      </w:pPr>
      <w:bookmarkStart w:id="4975" w:name="_Ref4943356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240</w:t>
      </w:r>
      <w:r>
        <w:fldChar w:fldCharType="end"/>
      </w:r>
      <w:bookmarkEnd w:id="4975"/>
      <w:r>
        <w:t xml:space="preserve"> </w:t>
      </w:r>
      <w:r>
        <w:rPr>
          <w:rFonts w:hint="eastAsia"/>
        </w:rPr>
        <w:t>未知消息响应</w:t>
      </w:r>
    </w:p>
    <w:tbl>
      <w:tblPr>
        <w:tblStyle w:val="31"/>
        <w:tblW w:w="3823" w:type="dxa"/>
        <w:jc w:val="center"/>
        <w:tblLayout w:type="fixed"/>
        <w:tblCellMar>
          <w:top w:w="0" w:type="dxa"/>
          <w:left w:w="108" w:type="dxa"/>
          <w:bottom w:w="0" w:type="dxa"/>
          <w:right w:w="108" w:type="dxa"/>
        </w:tblCellMar>
      </w:tblPr>
      <w:tblGrid>
        <w:gridCol w:w="2240"/>
        <w:gridCol w:w="1583"/>
      </w:tblGrid>
      <w:tr w14:paraId="4840E444">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582E7B87">
            <w:pPr>
              <w:pStyle w:val="125"/>
              <w:rPr>
                <w:rFonts w:ascii="Times New Roman" w:hAnsi="Times New Roman"/>
                <w:sz w:val="18"/>
                <w:szCs w:val="18"/>
              </w:rPr>
            </w:pPr>
            <w:r>
              <w:rPr>
                <w:rFonts w:hint="eastAsia" w:ascii="Times New Roman" w:hAnsi="Times New Roman"/>
                <w:sz w:val="18"/>
                <w:szCs w:val="18"/>
              </w:rPr>
              <w:t>字段</w:t>
            </w:r>
          </w:p>
        </w:tc>
        <w:tc>
          <w:tcPr>
            <w:tcW w:w="1583" w:type="dxa"/>
            <w:tcBorders>
              <w:top w:val="single" w:color="auto" w:sz="4" w:space="0"/>
              <w:left w:val="nil"/>
              <w:bottom w:val="single" w:color="auto" w:sz="4" w:space="0"/>
              <w:right w:val="single" w:color="auto" w:sz="4" w:space="0"/>
            </w:tcBorders>
            <w:noWrap/>
            <w:vAlign w:val="center"/>
          </w:tcPr>
          <w:p w14:paraId="303B2EC0">
            <w:pPr>
              <w:pStyle w:val="125"/>
              <w:rPr>
                <w:rFonts w:ascii="Times New Roman" w:hAnsi="Times New Roman"/>
                <w:sz w:val="18"/>
                <w:szCs w:val="18"/>
              </w:rPr>
            </w:pPr>
            <w:r>
              <w:rPr>
                <w:rFonts w:hint="eastAsia" w:ascii="Times New Roman" w:hAnsi="Times New Roman"/>
                <w:sz w:val="18"/>
                <w:szCs w:val="18"/>
              </w:rPr>
              <w:t>长度（字节）</w:t>
            </w:r>
          </w:p>
        </w:tc>
      </w:tr>
      <w:tr w14:paraId="3F6453EF">
        <w:tblPrEx>
          <w:tblCellMar>
            <w:top w:w="0" w:type="dxa"/>
            <w:left w:w="108" w:type="dxa"/>
            <w:bottom w:w="0" w:type="dxa"/>
            <w:right w:w="108" w:type="dxa"/>
          </w:tblCellMar>
        </w:tblPrEx>
        <w:trPr>
          <w:trHeight w:val="270" w:hRule="atLeast"/>
          <w:jc w:val="center"/>
        </w:trPr>
        <w:tc>
          <w:tcPr>
            <w:tcW w:w="2240" w:type="dxa"/>
            <w:tcBorders>
              <w:top w:val="single" w:color="auto" w:sz="4" w:space="0"/>
              <w:left w:val="single" w:color="auto" w:sz="4" w:space="0"/>
              <w:bottom w:val="single" w:color="auto" w:sz="4" w:space="0"/>
              <w:right w:val="single" w:color="auto" w:sz="4" w:space="0"/>
            </w:tcBorders>
            <w:noWrap/>
            <w:vAlign w:val="center"/>
          </w:tcPr>
          <w:p w14:paraId="70EA1E23">
            <w:pPr>
              <w:pStyle w:val="125"/>
              <w:rPr>
                <w:rFonts w:ascii="Times New Roman" w:hAnsi="Times New Roman"/>
                <w:sz w:val="18"/>
                <w:szCs w:val="18"/>
              </w:rPr>
            </w:pPr>
            <w:r>
              <w:rPr>
                <w:rFonts w:hint="eastAsia" w:ascii="Times New Roman" w:hAnsi="Times New Roman"/>
                <w:sz w:val="18"/>
                <w:szCs w:val="18"/>
              </w:rPr>
              <w:t>未知控制消息类型</w:t>
            </w:r>
          </w:p>
        </w:tc>
        <w:tc>
          <w:tcPr>
            <w:tcW w:w="1583" w:type="dxa"/>
            <w:tcBorders>
              <w:top w:val="single" w:color="auto" w:sz="4" w:space="0"/>
              <w:left w:val="nil"/>
              <w:bottom w:val="single" w:color="auto" w:sz="4" w:space="0"/>
              <w:right w:val="single" w:color="auto" w:sz="4" w:space="0"/>
            </w:tcBorders>
            <w:noWrap/>
            <w:vAlign w:val="center"/>
          </w:tcPr>
          <w:p w14:paraId="531E423E">
            <w:pPr>
              <w:pStyle w:val="125"/>
              <w:rPr>
                <w:rFonts w:ascii="Times New Roman" w:hAnsi="Times New Roman"/>
                <w:sz w:val="18"/>
                <w:szCs w:val="18"/>
              </w:rPr>
            </w:pPr>
            <w:r>
              <w:rPr>
                <w:rFonts w:hint="eastAsia" w:ascii="Times New Roman" w:hAnsi="Times New Roman"/>
                <w:sz w:val="18"/>
                <w:szCs w:val="18"/>
              </w:rPr>
              <w:t>1</w:t>
            </w:r>
          </w:p>
        </w:tc>
      </w:tr>
    </w:tbl>
    <w:p w14:paraId="45E9D970">
      <w:pPr>
        <w:pStyle w:val="67"/>
      </w:pPr>
      <w:r>
        <w:t>未知控制消息类型</w:t>
      </w:r>
    </w:p>
    <w:p w14:paraId="6BFE2DEC">
      <w:pPr>
        <w:pStyle w:val="50"/>
      </w:pPr>
      <w:r>
        <w:rPr>
          <w:rFonts w:hint="eastAsia"/>
        </w:rPr>
        <w:t>接收到一个控制消息后，节点不支持该功能，则回复一个未知响应。未知控制消息类型为接收到的控制消息的类型。</w:t>
      </w:r>
    </w:p>
    <w:p w14:paraId="1529BFB4">
      <w:pPr>
        <w:pStyle w:val="48"/>
      </w:pPr>
      <w:bookmarkStart w:id="4976" w:name="_Toc45285889"/>
      <w:bookmarkStart w:id="4977" w:name="_Toc49160349"/>
      <w:r>
        <w:t>BPLC MAC</w:t>
      </w:r>
      <w:r>
        <w:rPr>
          <w:rFonts w:hint="eastAsia"/>
        </w:rPr>
        <w:t>帧扩展</w:t>
      </w:r>
      <w:bookmarkEnd w:id="4976"/>
      <w:bookmarkEnd w:id="4977"/>
    </w:p>
    <w:p w14:paraId="64C0EC60">
      <w:pPr>
        <w:pStyle w:val="57"/>
        <w:ind w:left="420" w:hanging="420"/>
      </w:pPr>
      <w:bookmarkStart w:id="4978" w:name="_Toc49160350"/>
      <w:r>
        <w:rPr>
          <w:rFonts w:hint="eastAsia"/>
        </w:rPr>
        <w:t>B</w:t>
      </w:r>
      <w:r>
        <w:t>PLC MAC长帧头</w:t>
      </w:r>
      <w:bookmarkEnd w:id="4978"/>
      <w:r>
        <w:t>格式</w:t>
      </w:r>
    </w:p>
    <w:p w14:paraId="4D8B2E48">
      <w:pPr>
        <w:pStyle w:val="50"/>
      </w:pPr>
      <w:r>
        <w:rPr>
          <w:rFonts w:hint="eastAsia"/>
        </w:rPr>
        <w:t>B</w:t>
      </w:r>
      <w:r>
        <w:t>PLC MAC长帧头格式如</w:t>
      </w:r>
      <w:r>
        <w:fldChar w:fldCharType="begin"/>
      </w:r>
      <w:r>
        <w:instrText xml:space="preserve"> REF _Ref49433596 \h  \* MERGEFORMAT </w:instrText>
      </w:r>
      <w:r>
        <w:fldChar w:fldCharType="separate"/>
      </w:r>
      <w:r>
        <w:rPr>
          <w:rFonts w:hint="eastAsia"/>
        </w:rPr>
        <w:t xml:space="preserve">表 </w:t>
      </w:r>
      <w:r>
        <w:t>241</w:t>
      </w:r>
      <w:r>
        <w:fldChar w:fldCharType="end"/>
      </w:r>
      <w:r>
        <w:t>所示</w:t>
      </w:r>
      <w:r>
        <w:rPr>
          <w:rFonts w:hint="eastAsia"/>
        </w:rPr>
        <w:t>。</w:t>
      </w:r>
    </w:p>
    <w:p w14:paraId="25009E3F">
      <w:pPr>
        <w:pStyle w:val="10"/>
      </w:pPr>
      <w:bookmarkStart w:id="4979" w:name="_Ref4943359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241</w:t>
      </w:r>
      <w:r>
        <w:fldChar w:fldCharType="end"/>
      </w:r>
      <w:bookmarkEnd w:id="4979"/>
      <w:r>
        <w:t xml:space="preserve"> BPLC MAC</w:t>
      </w:r>
      <w:r>
        <w:rPr>
          <w:rFonts w:hint="eastAsia"/>
        </w:rPr>
        <w:t>长帧头格式</w:t>
      </w:r>
    </w:p>
    <w:tbl>
      <w:tblPr>
        <w:tblStyle w:val="31"/>
        <w:tblW w:w="678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5"/>
        <w:gridCol w:w="1722"/>
        <w:gridCol w:w="1347"/>
        <w:gridCol w:w="2049"/>
      </w:tblGrid>
      <w:tr w14:paraId="559C4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4"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1DE548F8">
            <w:pPr>
              <w:pStyle w:val="125"/>
              <w:rPr>
                <w:rFonts w:ascii="Times New Roman" w:hAnsi="Times New Roman"/>
                <w:sz w:val="18"/>
                <w:szCs w:val="18"/>
              </w:rPr>
            </w:pPr>
            <w:r>
              <w:rPr>
                <w:rFonts w:hint="eastAsia" w:ascii="Times New Roman" w:hAnsi="Times New Roman"/>
                <w:sz w:val="18"/>
                <w:szCs w:val="18"/>
              </w:rPr>
              <w:t>字段</w:t>
            </w:r>
          </w:p>
        </w:tc>
        <w:tc>
          <w:tcPr>
            <w:tcW w:w="1722" w:type="dxa"/>
            <w:tcBorders>
              <w:top w:val="single" w:color="000000" w:sz="4" w:space="0"/>
              <w:left w:val="single" w:color="000000" w:sz="4" w:space="0"/>
              <w:bottom w:val="single" w:color="000000" w:sz="4" w:space="0"/>
              <w:right w:val="single" w:color="000000" w:sz="4" w:space="0"/>
            </w:tcBorders>
            <w:vAlign w:val="center"/>
          </w:tcPr>
          <w:p w14:paraId="710CC301">
            <w:pPr>
              <w:pStyle w:val="125"/>
              <w:rPr>
                <w:rFonts w:ascii="Times New Roman" w:hAnsi="Times New Roman"/>
                <w:sz w:val="18"/>
                <w:szCs w:val="18"/>
              </w:rPr>
            </w:pPr>
            <w:r>
              <w:rPr>
                <w:rFonts w:hint="eastAsia" w:ascii="Times New Roman" w:hAnsi="Times New Roman"/>
                <w:sz w:val="18"/>
                <w:szCs w:val="18"/>
              </w:rPr>
              <w:t>字节号</w:t>
            </w:r>
          </w:p>
        </w:tc>
        <w:tc>
          <w:tcPr>
            <w:tcW w:w="1347" w:type="dxa"/>
            <w:tcBorders>
              <w:top w:val="single" w:color="000000" w:sz="4" w:space="0"/>
              <w:left w:val="single" w:color="000000" w:sz="4" w:space="0"/>
              <w:bottom w:val="single" w:color="000000" w:sz="4" w:space="0"/>
              <w:right w:val="single" w:color="000000" w:sz="4" w:space="0"/>
            </w:tcBorders>
            <w:vAlign w:val="center"/>
          </w:tcPr>
          <w:p w14:paraId="61FA20C1">
            <w:pPr>
              <w:pStyle w:val="125"/>
              <w:rPr>
                <w:rFonts w:ascii="Times New Roman" w:hAnsi="Times New Roman"/>
                <w:sz w:val="18"/>
                <w:szCs w:val="18"/>
              </w:rPr>
            </w:pPr>
            <w:r>
              <w:rPr>
                <w:rFonts w:hint="eastAsia" w:ascii="Times New Roman" w:hAnsi="Times New Roman"/>
                <w:sz w:val="18"/>
                <w:szCs w:val="18"/>
              </w:rPr>
              <w:t>比特位</w:t>
            </w:r>
          </w:p>
        </w:tc>
        <w:tc>
          <w:tcPr>
            <w:tcW w:w="2049" w:type="dxa"/>
            <w:tcBorders>
              <w:top w:val="single" w:color="000000" w:sz="4" w:space="0"/>
              <w:left w:val="single" w:color="000000" w:sz="4" w:space="0"/>
              <w:bottom w:val="single" w:color="000000" w:sz="4" w:space="0"/>
              <w:right w:val="single" w:color="000000" w:sz="4" w:space="0"/>
            </w:tcBorders>
            <w:vAlign w:val="center"/>
          </w:tcPr>
          <w:p w14:paraId="70EF5049">
            <w:pPr>
              <w:pStyle w:val="125"/>
              <w:rPr>
                <w:rFonts w:ascii="Times New Roman" w:hAnsi="Times New Roman"/>
                <w:sz w:val="18"/>
                <w:szCs w:val="18"/>
              </w:rPr>
            </w:pPr>
            <w:r>
              <w:rPr>
                <w:rFonts w:hint="eastAsia" w:ascii="Times New Roman" w:hAnsi="Times New Roman"/>
                <w:sz w:val="18"/>
                <w:szCs w:val="18"/>
              </w:rPr>
              <w:t>字段大小</w:t>
            </w:r>
            <w:r>
              <w:rPr>
                <w:rFonts w:ascii="Times New Roman" w:hAnsi="Times New Roman"/>
                <w:sz w:val="18"/>
                <w:szCs w:val="18"/>
              </w:rPr>
              <w:t>(</w:t>
            </w:r>
            <w:r>
              <w:rPr>
                <w:rFonts w:hint="eastAsia" w:ascii="Times New Roman" w:hAnsi="Times New Roman"/>
                <w:sz w:val="18"/>
                <w:szCs w:val="18"/>
              </w:rPr>
              <w:t>比特</w:t>
            </w:r>
            <w:r>
              <w:rPr>
                <w:rFonts w:ascii="Times New Roman" w:hAnsi="Times New Roman"/>
                <w:sz w:val="18"/>
                <w:szCs w:val="18"/>
              </w:rPr>
              <w:t>)</w:t>
            </w:r>
          </w:p>
        </w:tc>
      </w:tr>
      <w:tr w14:paraId="0BA47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519E13DB">
            <w:pPr>
              <w:pStyle w:val="125"/>
              <w:rPr>
                <w:rFonts w:ascii="Times New Roman" w:hAnsi="Times New Roman"/>
                <w:sz w:val="18"/>
                <w:szCs w:val="18"/>
              </w:rPr>
            </w:pPr>
            <w:r>
              <w:rPr>
                <w:rFonts w:hint="eastAsia" w:ascii="Times New Roman" w:hAnsi="Times New Roman"/>
                <w:sz w:val="18"/>
                <w:szCs w:val="18"/>
              </w:rPr>
              <w:t>帧头类型</w:t>
            </w:r>
          </w:p>
        </w:tc>
        <w:tc>
          <w:tcPr>
            <w:tcW w:w="1722" w:type="dxa"/>
            <w:tcBorders>
              <w:top w:val="single" w:color="000000" w:sz="4" w:space="0"/>
              <w:left w:val="single" w:color="000000" w:sz="4" w:space="0"/>
              <w:bottom w:val="single" w:color="000000" w:sz="4" w:space="0"/>
              <w:right w:val="single" w:color="000000" w:sz="4" w:space="0"/>
            </w:tcBorders>
            <w:vAlign w:val="center"/>
          </w:tcPr>
          <w:p w14:paraId="1DCE5342">
            <w:pPr>
              <w:pStyle w:val="125"/>
              <w:rPr>
                <w:rFonts w:ascii="Times New Roman" w:hAnsi="Times New Roman"/>
                <w:sz w:val="18"/>
                <w:szCs w:val="18"/>
              </w:rPr>
            </w:pPr>
            <w:r>
              <w:rPr>
                <w:rFonts w:ascii="Times New Roman" w:hAnsi="Times New Roman"/>
                <w:sz w:val="18"/>
                <w:szCs w:val="18"/>
              </w:rPr>
              <w:t>0</w:t>
            </w:r>
          </w:p>
        </w:tc>
        <w:tc>
          <w:tcPr>
            <w:tcW w:w="1347" w:type="dxa"/>
            <w:tcBorders>
              <w:top w:val="single" w:color="000000" w:sz="4" w:space="0"/>
              <w:left w:val="single" w:color="000000" w:sz="4" w:space="0"/>
              <w:bottom w:val="single" w:color="000000" w:sz="4" w:space="0"/>
              <w:right w:val="single" w:color="000000" w:sz="4" w:space="0"/>
            </w:tcBorders>
            <w:vAlign w:val="center"/>
          </w:tcPr>
          <w:p w14:paraId="029CA947">
            <w:pPr>
              <w:pStyle w:val="125"/>
              <w:rPr>
                <w:rFonts w:ascii="Times New Roman" w:hAnsi="Times New Roman"/>
                <w:sz w:val="18"/>
                <w:szCs w:val="18"/>
              </w:rPr>
            </w:pPr>
            <w:r>
              <w:rPr>
                <w:rFonts w:ascii="Times New Roman" w:hAnsi="Times New Roman"/>
                <w:sz w:val="18"/>
                <w:szCs w:val="18"/>
              </w:rPr>
              <w:t>0</w:t>
            </w:r>
          </w:p>
        </w:tc>
        <w:tc>
          <w:tcPr>
            <w:tcW w:w="2049" w:type="dxa"/>
            <w:tcBorders>
              <w:top w:val="single" w:color="000000" w:sz="4" w:space="0"/>
              <w:left w:val="single" w:color="000000" w:sz="4" w:space="0"/>
              <w:bottom w:val="single" w:color="000000" w:sz="4" w:space="0"/>
              <w:right w:val="single" w:color="000000" w:sz="4" w:space="0"/>
            </w:tcBorders>
            <w:vAlign w:val="center"/>
          </w:tcPr>
          <w:p w14:paraId="020A8BAD">
            <w:pPr>
              <w:pStyle w:val="125"/>
              <w:rPr>
                <w:rFonts w:ascii="Times New Roman" w:hAnsi="Times New Roman"/>
                <w:sz w:val="18"/>
                <w:szCs w:val="18"/>
              </w:rPr>
            </w:pPr>
            <w:r>
              <w:rPr>
                <w:rFonts w:ascii="Times New Roman" w:hAnsi="Times New Roman"/>
                <w:sz w:val="18"/>
                <w:szCs w:val="18"/>
              </w:rPr>
              <w:t>1</w:t>
            </w:r>
          </w:p>
        </w:tc>
      </w:tr>
      <w:tr w14:paraId="67B9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43EDAFF4">
            <w:pPr>
              <w:pStyle w:val="125"/>
              <w:rPr>
                <w:rFonts w:ascii="Times New Roman" w:hAnsi="Times New Roman"/>
                <w:sz w:val="18"/>
                <w:szCs w:val="18"/>
              </w:rPr>
            </w:pPr>
            <w:r>
              <w:rPr>
                <w:rFonts w:hint="eastAsia" w:ascii="Times New Roman" w:hAnsi="Times New Roman"/>
                <w:sz w:val="18"/>
                <w:szCs w:val="18"/>
              </w:rPr>
              <w:t>版本</w:t>
            </w:r>
          </w:p>
        </w:tc>
        <w:tc>
          <w:tcPr>
            <w:tcW w:w="1722" w:type="dxa"/>
            <w:tcBorders>
              <w:top w:val="single" w:color="000000" w:sz="4" w:space="0"/>
              <w:left w:val="single" w:color="000000" w:sz="4" w:space="0"/>
              <w:bottom w:val="single" w:color="000000" w:sz="4" w:space="0"/>
              <w:right w:val="single" w:color="000000" w:sz="4" w:space="0"/>
            </w:tcBorders>
            <w:vAlign w:val="center"/>
          </w:tcPr>
          <w:p w14:paraId="3B19DBCB">
            <w:pPr>
              <w:pStyle w:val="125"/>
              <w:rPr>
                <w:rFonts w:ascii="Times New Roman" w:hAnsi="Times New Roman"/>
                <w:sz w:val="18"/>
                <w:szCs w:val="18"/>
              </w:rPr>
            </w:pPr>
            <w:r>
              <w:rPr>
                <w:rFonts w:ascii="Times New Roman" w:hAnsi="Times New Roman"/>
                <w:sz w:val="18"/>
                <w:szCs w:val="18"/>
              </w:rPr>
              <w:t>0</w:t>
            </w:r>
          </w:p>
        </w:tc>
        <w:tc>
          <w:tcPr>
            <w:tcW w:w="1347" w:type="dxa"/>
            <w:tcBorders>
              <w:top w:val="single" w:color="000000" w:sz="4" w:space="0"/>
              <w:left w:val="single" w:color="000000" w:sz="4" w:space="0"/>
              <w:bottom w:val="single" w:color="000000" w:sz="4" w:space="0"/>
              <w:right w:val="single" w:color="000000" w:sz="4" w:space="0"/>
            </w:tcBorders>
            <w:vAlign w:val="center"/>
          </w:tcPr>
          <w:p w14:paraId="1BC0127C">
            <w:pPr>
              <w:pStyle w:val="125"/>
              <w:rPr>
                <w:rFonts w:ascii="Times New Roman" w:hAnsi="Times New Roman"/>
                <w:sz w:val="18"/>
                <w:szCs w:val="18"/>
              </w:rPr>
            </w:pPr>
            <w:r>
              <w:rPr>
                <w:rFonts w:ascii="Times New Roman" w:hAnsi="Times New Roman"/>
                <w:sz w:val="18"/>
                <w:szCs w:val="18"/>
              </w:rPr>
              <w:t>1-2</w:t>
            </w:r>
          </w:p>
        </w:tc>
        <w:tc>
          <w:tcPr>
            <w:tcW w:w="2049" w:type="dxa"/>
            <w:tcBorders>
              <w:top w:val="single" w:color="000000" w:sz="4" w:space="0"/>
              <w:left w:val="single" w:color="000000" w:sz="4" w:space="0"/>
              <w:bottom w:val="single" w:color="000000" w:sz="4" w:space="0"/>
              <w:right w:val="single" w:color="000000" w:sz="4" w:space="0"/>
            </w:tcBorders>
            <w:vAlign w:val="center"/>
          </w:tcPr>
          <w:p w14:paraId="79BD24B2">
            <w:pPr>
              <w:pStyle w:val="125"/>
              <w:rPr>
                <w:rFonts w:ascii="Times New Roman" w:hAnsi="Times New Roman"/>
                <w:sz w:val="18"/>
                <w:szCs w:val="18"/>
              </w:rPr>
            </w:pPr>
            <w:r>
              <w:rPr>
                <w:rFonts w:ascii="Times New Roman" w:hAnsi="Times New Roman"/>
                <w:sz w:val="18"/>
                <w:szCs w:val="18"/>
              </w:rPr>
              <w:t>2</w:t>
            </w:r>
          </w:p>
        </w:tc>
      </w:tr>
      <w:tr w14:paraId="1CB1B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vMerge w:val="restart"/>
            <w:tcBorders>
              <w:top w:val="single" w:color="000000" w:sz="4" w:space="0"/>
              <w:left w:val="single" w:color="000000" w:sz="4" w:space="0"/>
              <w:bottom w:val="single" w:color="000000" w:sz="4" w:space="0"/>
              <w:right w:val="single" w:color="000000" w:sz="4" w:space="0"/>
            </w:tcBorders>
            <w:vAlign w:val="center"/>
          </w:tcPr>
          <w:p w14:paraId="44091208">
            <w:pPr>
              <w:pStyle w:val="125"/>
              <w:rPr>
                <w:rFonts w:ascii="Times New Roman" w:hAnsi="Times New Roman"/>
                <w:sz w:val="18"/>
                <w:szCs w:val="18"/>
              </w:rPr>
            </w:pPr>
            <w:r>
              <w:rPr>
                <w:rFonts w:hint="eastAsia" w:ascii="Times New Roman" w:hAnsi="Times New Roman"/>
                <w:sz w:val="18"/>
                <w:szCs w:val="18"/>
              </w:rPr>
              <w:t>保留</w:t>
            </w:r>
          </w:p>
        </w:tc>
        <w:tc>
          <w:tcPr>
            <w:tcW w:w="1722" w:type="dxa"/>
            <w:tcBorders>
              <w:top w:val="single" w:color="000000" w:sz="4" w:space="0"/>
              <w:left w:val="single" w:color="000000" w:sz="4" w:space="0"/>
              <w:bottom w:val="single" w:color="000000" w:sz="4" w:space="0"/>
              <w:right w:val="single" w:color="000000" w:sz="4" w:space="0"/>
            </w:tcBorders>
            <w:vAlign w:val="center"/>
          </w:tcPr>
          <w:p w14:paraId="24D17599">
            <w:pPr>
              <w:pStyle w:val="125"/>
              <w:rPr>
                <w:rFonts w:ascii="Times New Roman" w:hAnsi="Times New Roman"/>
                <w:sz w:val="18"/>
                <w:szCs w:val="18"/>
              </w:rPr>
            </w:pPr>
            <w:r>
              <w:rPr>
                <w:rFonts w:ascii="Times New Roman" w:hAnsi="Times New Roman"/>
                <w:sz w:val="18"/>
                <w:szCs w:val="18"/>
              </w:rPr>
              <w:t>0</w:t>
            </w:r>
          </w:p>
        </w:tc>
        <w:tc>
          <w:tcPr>
            <w:tcW w:w="1347" w:type="dxa"/>
            <w:tcBorders>
              <w:top w:val="single" w:color="000000" w:sz="4" w:space="0"/>
              <w:left w:val="single" w:color="000000" w:sz="4" w:space="0"/>
              <w:bottom w:val="single" w:color="000000" w:sz="4" w:space="0"/>
              <w:right w:val="single" w:color="000000" w:sz="4" w:space="0"/>
            </w:tcBorders>
            <w:vAlign w:val="center"/>
          </w:tcPr>
          <w:p w14:paraId="32BF5F79">
            <w:pPr>
              <w:pStyle w:val="125"/>
              <w:rPr>
                <w:rFonts w:ascii="Times New Roman" w:hAnsi="Times New Roman"/>
                <w:sz w:val="18"/>
                <w:szCs w:val="18"/>
              </w:rPr>
            </w:pPr>
            <w:r>
              <w:rPr>
                <w:rFonts w:ascii="Times New Roman" w:hAnsi="Times New Roman"/>
                <w:sz w:val="18"/>
                <w:szCs w:val="18"/>
              </w:rPr>
              <w:t>3-7</w:t>
            </w:r>
          </w:p>
        </w:tc>
        <w:tc>
          <w:tcPr>
            <w:tcW w:w="2049" w:type="dxa"/>
            <w:vMerge w:val="restart"/>
            <w:tcBorders>
              <w:top w:val="single" w:color="000000" w:sz="4" w:space="0"/>
              <w:left w:val="single" w:color="000000" w:sz="4" w:space="0"/>
              <w:bottom w:val="single" w:color="000000" w:sz="4" w:space="0"/>
              <w:right w:val="single" w:color="000000" w:sz="4" w:space="0"/>
            </w:tcBorders>
            <w:vAlign w:val="center"/>
          </w:tcPr>
          <w:p w14:paraId="6DBC7E9D">
            <w:pPr>
              <w:pStyle w:val="125"/>
              <w:rPr>
                <w:rFonts w:ascii="Times New Roman" w:hAnsi="Times New Roman"/>
                <w:sz w:val="18"/>
                <w:szCs w:val="18"/>
              </w:rPr>
            </w:pPr>
            <w:r>
              <w:rPr>
                <w:rFonts w:ascii="Times New Roman" w:hAnsi="Times New Roman"/>
                <w:sz w:val="18"/>
                <w:szCs w:val="18"/>
              </w:rPr>
              <w:t>13</w:t>
            </w:r>
          </w:p>
        </w:tc>
      </w:tr>
      <w:tr w14:paraId="44610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vMerge w:val="continue"/>
            <w:tcBorders>
              <w:top w:val="single" w:color="000000" w:sz="4" w:space="0"/>
              <w:left w:val="single" w:color="000000" w:sz="4" w:space="0"/>
              <w:bottom w:val="single" w:color="000000" w:sz="4" w:space="0"/>
              <w:right w:val="single" w:color="000000" w:sz="4" w:space="0"/>
            </w:tcBorders>
            <w:vAlign w:val="center"/>
          </w:tcPr>
          <w:p w14:paraId="37BE879E">
            <w:pPr>
              <w:pStyle w:val="125"/>
              <w:rPr>
                <w:rFonts w:ascii="Times New Roman" w:hAnsi="Times New Roman"/>
                <w:sz w:val="18"/>
                <w:szCs w:val="18"/>
              </w:rPr>
            </w:pPr>
          </w:p>
        </w:tc>
        <w:tc>
          <w:tcPr>
            <w:tcW w:w="1722" w:type="dxa"/>
            <w:tcBorders>
              <w:top w:val="single" w:color="000000" w:sz="4" w:space="0"/>
              <w:left w:val="single" w:color="000000" w:sz="4" w:space="0"/>
              <w:bottom w:val="single" w:color="000000" w:sz="4" w:space="0"/>
              <w:right w:val="single" w:color="000000" w:sz="4" w:space="0"/>
            </w:tcBorders>
            <w:vAlign w:val="center"/>
          </w:tcPr>
          <w:p w14:paraId="1E4F1050">
            <w:pPr>
              <w:pStyle w:val="125"/>
              <w:rPr>
                <w:rFonts w:ascii="Times New Roman" w:hAnsi="Times New Roman"/>
                <w:sz w:val="18"/>
                <w:szCs w:val="18"/>
              </w:rPr>
            </w:pPr>
            <w:r>
              <w:rPr>
                <w:rFonts w:ascii="Times New Roman" w:hAnsi="Times New Roman"/>
                <w:sz w:val="18"/>
                <w:szCs w:val="18"/>
              </w:rPr>
              <w:t>1</w:t>
            </w:r>
          </w:p>
        </w:tc>
        <w:tc>
          <w:tcPr>
            <w:tcW w:w="1347" w:type="dxa"/>
            <w:tcBorders>
              <w:top w:val="single" w:color="000000" w:sz="4" w:space="0"/>
              <w:left w:val="single" w:color="000000" w:sz="4" w:space="0"/>
              <w:bottom w:val="single" w:color="000000" w:sz="4" w:space="0"/>
              <w:right w:val="single" w:color="000000" w:sz="4" w:space="0"/>
            </w:tcBorders>
            <w:vAlign w:val="center"/>
          </w:tcPr>
          <w:p w14:paraId="33C39A72">
            <w:pPr>
              <w:pStyle w:val="125"/>
              <w:rPr>
                <w:rFonts w:ascii="Times New Roman" w:hAnsi="Times New Roman"/>
                <w:sz w:val="18"/>
                <w:szCs w:val="18"/>
              </w:rPr>
            </w:pPr>
            <w:r>
              <w:rPr>
                <w:rFonts w:ascii="Times New Roman" w:hAnsi="Times New Roman"/>
                <w:sz w:val="18"/>
                <w:szCs w:val="18"/>
              </w:rPr>
              <w:t>0-7</w:t>
            </w:r>
          </w:p>
        </w:tc>
        <w:tc>
          <w:tcPr>
            <w:tcW w:w="2049" w:type="dxa"/>
            <w:vMerge w:val="continue"/>
            <w:tcBorders>
              <w:top w:val="single" w:color="000000" w:sz="4" w:space="0"/>
              <w:left w:val="single" w:color="000000" w:sz="4" w:space="0"/>
              <w:bottom w:val="single" w:color="000000" w:sz="4" w:space="0"/>
              <w:right w:val="single" w:color="000000" w:sz="4" w:space="0"/>
            </w:tcBorders>
            <w:vAlign w:val="center"/>
          </w:tcPr>
          <w:p w14:paraId="77F6F36F">
            <w:pPr>
              <w:pStyle w:val="125"/>
              <w:rPr>
                <w:rFonts w:ascii="Times New Roman" w:hAnsi="Times New Roman"/>
                <w:sz w:val="18"/>
                <w:szCs w:val="18"/>
              </w:rPr>
            </w:pPr>
          </w:p>
        </w:tc>
      </w:tr>
      <w:tr w14:paraId="31A50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vMerge w:val="restart"/>
            <w:tcBorders>
              <w:top w:val="single" w:color="000000" w:sz="4" w:space="0"/>
              <w:left w:val="single" w:color="000000" w:sz="4" w:space="0"/>
              <w:bottom w:val="single" w:color="000000" w:sz="4" w:space="0"/>
              <w:right w:val="single" w:color="000000" w:sz="4" w:space="0"/>
            </w:tcBorders>
            <w:vAlign w:val="center"/>
          </w:tcPr>
          <w:p w14:paraId="01959624">
            <w:pPr>
              <w:pStyle w:val="125"/>
              <w:rPr>
                <w:rFonts w:ascii="Times New Roman" w:hAnsi="Times New Roman"/>
                <w:sz w:val="18"/>
                <w:szCs w:val="18"/>
              </w:rPr>
            </w:pPr>
            <w:r>
              <w:rPr>
                <w:rFonts w:ascii="Times New Roman" w:hAnsi="Times New Roman"/>
                <w:sz w:val="18"/>
                <w:szCs w:val="18"/>
              </w:rPr>
              <w:t>MSDU</w:t>
            </w:r>
            <w:r>
              <w:rPr>
                <w:rFonts w:hint="eastAsia" w:ascii="Times New Roman" w:hAnsi="Times New Roman"/>
                <w:sz w:val="18"/>
                <w:szCs w:val="18"/>
              </w:rPr>
              <w:t>长度</w:t>
            </w:r>
          </w:p>
        </w:tc>
        <w:tc>
          <w:tcPr>
            <w:tcW w:w="1722" w:type="dxa"/>
            <w:tcBorders>
              <w:top w:val="single" w:color="000000" w:sz="4" w:space="0"/>
              <w:left w:val="single" w:color="000000" w:sz="4" w:space="0"/>
              <w:bottom w:val="single" w:color="000000" w:sz="4" w:space="0"/>
              <w:right w:val="single" w:color="000000" w:sz="4" w:space="0"/>
            </w:tcBorders>
            <w:vAlign w:val="center"/>
          </w:tcPr>
          <w:p w14:paraId="41ED9A70">
            <w:pPr>
              <w:pStyle w:val="125"/>
              <w:rPr>
                <w:rFonts w:ascii="Times New Roman" w:hAnsi="Times New Roman"/>
                <w:sz w:val="18"/>
                <w:szCs w:val="18"/>
              </w:rPr>
            </w:pPr>
            <w:r>
              <w:rPr>
                <w:rFonts w:ascii="Times New Roman" w:hAnsi="Times New Roman"/>
                <w:sz w:val="18"/>
                <w:szCs w:val="18"/>
              </w:rPr>
              <w:t>2</w:t>
            </w:r>
          </w:p>
        </w:tc>
        <w:tc>
          <w:tcPr>
            <w:tcW w:w="1347" w:type="dxa"/>
            <w:tcBorders>
              <w:top w:val="single" w:color="000000" w:sz="4" w:space="0"/>
              <w:left w:val="single" w:color="000000" w:sz="4" w:space="0"/>
              <w:bottom w:val="single" w:color="000000" w:sz="4" w:space="0"/>
              <w:right w:val="single" w:color="000000" w:sz="4" w:space="0"/>
            </w:tcBorders>
            <w:vAlign w:val="center"/>
          </w:tcPr>
          <w:p w14:paraId="3098263F">
            <w:pPr>
              <w:pStyle w:val="125"/>
              <w:rPr>
                <w:rFonts w:ascii="Times New Roman" w:hAnsi="Times New Roman"/>
                <w:sz w:val="18"/>
                <w:szCs w:val="18"/>
              </w:rPr>
            </w:pPr>
            <w:r>
              <w:rPr>
                <w:rFonts w:ascii="Times New Roman" w:hAnsi="Times New Roman"/>
                <w:sz w:val="18"/>
                <w:szCs w:val="18"/>
              </w:rPr>
              <w:t>0-7</w:t>
            </w:r>
          </w:p>
        </w:tc>
        <w:tc>
          <w:tcPr>
            <w:tcW w:w="2049" w:type="dxa"/>
            <w:vMerge w:val="restart"/>
            <w:tcBorders>
              <w:top w:val="single" w:color="000000" w:sz="4" w:space="0"/>
              <w:left w:val="single" w:color="000000" w:sz="4" w:space="0"/>
              <w:bottom w:val="single" w:color="000000" w:sz="4" w:space="0"/>
              <w:right w:val="single" w:color="000000" w:sz="4" w:space="0"/>
            </w:tcBorders>
            <w:vAlign w:val="center"/>
          </w:tcPr>
          <w:p w14:paraId="58D90142">
            <w:pPr>
              <w:pStyle w:val="125"/>
              <w:rPr>
                <w:rFonts w:ascii="Times New Roman" w:hAnsi="Times New Roman"/>
                <w:sz w:val="18"/>
                <w:szCs w:val="18"/>
              </w:rPr>
            </w:pPr>
            <w:r>
              <w:rPr>
                <w:rFonts w:ascii="Times New Roman" w:hAnsi="Times New Roman"/>
                <w:sz w:val="18"/>
                <w:szCs w:val="18"/>
              </w:rPr>
              <w:t>16</w:t>
            </w:r>
          </w:p>
        </w:tc>
      </w:tr>
      <w:tr w14:paraId="10EF1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 w:hRule="atLeast"/>
          <w:jc w:val="center"/>
        </w:trPr>
        <w:tc>
          <w:tcPr>
            <w:tcW w:w="1665" w:type="dxa"/>
            <w:vMerge w:val="continue"/>
            <w:tcBorders>
              <w:top w:val="single" w:color="000000" w:sz="4" w:space="0"/>
              <w:left w:val="single" w:color="000000" w:sz="4" w:space="0"/>
              <w:bottom w:val="single" w:color="000000" w:sz="4" w:space="0"/>
              <w:right w:val="single" w:color="000000" w:sz="4" w:space="0"/>
            </w:tcBorders>
            <w:vAlign w:val="center"/>
          </w:tcPr>
          <w:p w14:paraId="107C8356">
            <w:pPr>
              <w:pStyle w:val="125"/>
              <w:rPr>
                <w:rFonts w:ascii="Times New Roman" w:hAnsi="Times New Roman"/>
                <w:sz w:val="18"/>
                <w:szCs w:val="18"/>
              </w:rPr>
            </w:pPr>
          </w:p>
        </w:tc>
        <w:tc>
          <w:tcPr>
            <w:tcW w:w="1722" w:type="dxa"/>
            <w:tcBorders>
              <w:top w:val="single" w:color="000000" w:sz="4" w:space="0"/>
              <w:left w:val="single" w:color="000000" w:sz="4" w:space="0"/>
              <w:bottom w:val="single" w:color="000000" w:sz="4" w:space="0"/>
              <w:right w:val="single" w:color="000000" w:sz="4" w:space="0"/>
            </w:tcBorders>
            <w:vAlign w:val="center"/>
          </w:tcPr>
          <w:p w14:paraId="425638FE">
            <w:pPr>
              <w:pStyle w:val="125"/>
              <w:rPr>
                <w:rFonts w:ascii="Times New Roman" w:hAnsi="Times New Roman"/>
                <w:sz w:val="18"/>
                <w:szCs w:val="18"/>
              </w:rPr>
            </w:pPr>
            <w:r>
              <w:rPr>
                <w:rFonts w:ascii="Times New Roman" w:hAnsi="Times New Roman"/>
                <w:sz w:val="18"/>
                <w:szCs w:val="18"/>
              </w:rPr>
              <w:t>3</w:t>
            </w:r>
          </w:p>
        </w:tc>
        <w:tc>
          <w:tcPr>
            <w:tcW w:w="1347" w:type="dxa"/>
            <w:tcBorders>
              <w:top w:val="single" w:color="000000" w:sz="4" w:space="0"/>
              <w:left w:val="single" w:color="000000" w:sz="4" w:space="0"/>
              <w:bottom w:val="single" w:color="000000" w:sz="4" w:space="0"/>
              <w:right w:val="single" w:color="000000" w:sz="4" w:space="0"/>
            </w:tcBorders>
            <w:vAlign w:val="center"/>
          </w:tcPr>
          <w:p w14:paraId="1EA4E03E">
            <w:pPr>
              <w:pStyle w:val="125"/>
              <w:rPr>
                <w:rFonts w:ascii="Times New Roman" w:hAnsi="Times New Roman"/>
                <w:sz w:val="18"/>
                <w:szCs w:val="18"/>
              </w:rPr>
            </w:pPr>
            <w:r>
              <w:rPr>
                <w:rFonts w:ascii="Times New Roman" w:hAnsi="Times New Roman"/>
                <w:sz w:val="18"/>
                <w:szCs w:val="18"/>
              </w:rPr>
              <w:t>0-7</w:t>
            </w:r>
          </w:p>
        </w:tc>
        <w:tc>
          <w:tcPr>
            <w:tcW w:w="2049" w:type="dxa"/>
            <w:vMerge w:val="continue"/>
            <w:tcBorders>
              <w:top w:val="single" w:color="000000" w:sz="4" w:space="0"/>
              <w:left w:val="single" w:color="000000" w:sz="4" w:space="0"/>
              <w:bottom w:val="single" w:color="000000" w:sz="4" w:space="0"/>
              <w:right w:val="single" w:color="000000" w:sz="4" w:space="0"/>
            </w:tcBorders>
            <w:vAlign w:val="center"/>
          </w:tcPr>
          <w:p w14:paraId="41A13131">
            <w:pPr>
              <w:pStyle w:val="125"/>
              <w:rPr>
                <w:rFonts w:ascii="Times New Roman" w:hAnsi="Times New Roman"/>
                <w:sz w:val="18"/>
                <w:szCs w:val="18"/>
              </w:rPr>
            </w:pPr>
          </w:p>
        </w:tc>
      </w:tr>
      <w:tr w14:paraId="040FE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jc w:val="center"/>
        </w:trPr>
        <w:tc>
          <w:tcPr>
            <w:tcW w:w="1665" w:type="dxa"/>
            <w:vMerge w:val="restart"/>
            <w:tcBorders>
              <w:top w:val="single" w:color="000000" w:sz="4" w:space="0"/>
              <w:left w:val="single" w:color="000000" w:sz="4" w:space="0"/>
              <w:bottom w:val="single" w:color="000000" w:sz="4" w:space="0"/>
              <w:right w:val="single" w:color="000000" w:sz="4" w:space="0"/>
            </w:tcBorders>
            <w:vAlign w:val="center"/>
          </w:tcPr>
          <w:p w14:paraId="4DD44DC9">
            <w:pPr>
              <w:pStyle w:val="125"/>
              <w:rPr>
                <w:rFonts w:ascii="Times New Roman" w:hAnsi="Times New Roman"/>
                <w:sz w:val="18"/>
                <w:szCs w:val="18"/>
              </w:rPr>
            </w:pPr>
            <w:r>
              <w:rPr>
                <w:rFonts w:hint="eastAsia" w:ascii="Times New Roman" w:hAnsi="Times New Roman"/>
                <w:sz w:val="18"/>
                <w:szCs w:val="18"/>
              </w:rPr>
              <w:t>原始目的</w:t>
            </w:r>
            <w:r>
              <w:rPr>
                <w:rFonts w:ascii="Times New Roman" w:hAnsi="Times New Roman"/>
                <w:sz w:val="18"/>
                <w:szCs w:val="18"/>
              </w:rPr>
              <w:t>TEI</w:t>
            </w:r>
          </w:p>
        </w:tc>
        <w:tc>
          <w:tcPr>
            <w:tcW w:w="1722" w:type="dxa"/>
            <w:tcBorders>
              <w:top w:val="single" w:color="000000" w:sz="4" w:space="0"/>
              <w:left w:val="single" w:color="000000" w:sz="4" w:space="0"/>
              <w:bottom w:val="single" w:color="000000" w:sz="4" w:space="0"/>
              <w:right w:val="single" w:color="000000" w:sz="4" w:space="0"/>
            </w:tcBorders>
            <w:vAlign w:val="center"/>
          </w:tcPr>
          <w:p w14:paraId="3CF7BA64">
            <w:pPr>
              <w:pStyle w:val="125"/>
              <w:rPr>
                <w:rFonts w:ascii="Times New Roman" w:hAnsi="Times New Roman"/>
                <w:sz w:val="18"/>
                <w:szCs w:val="18"/>
              </w:rPr>
            </w:pPr>
            <w:r>
              <w:rPr>
                <w:rFonts w:ascii="Times New Roman" w:hAnsi="Times New Roman"/>
                <w:sz w:val="18"/>
                <w:szCs w:val="18"/>
              </w:rPr>
              <w:t>4</w:t>
            </w:r>
          </w:p>
        </w:tc>
        <w:tc>
          <w:tcPr>
            <w:tcW w:w="1347" w:type="dxa"/>
            <w:tcBorders>
              <w:top w:val="single" w:color="000000" w:sz="4" w:space="0"/>
              <w:left w:val="single" w:color="000000" w:sz="4" w:space="0"/>
              <w:bottom w:val="single" w:color="000000" w:sz="4" w:space="0"/>
              <w:right w:val="single" w:color="000000" w:sz="4" w:space="0"/>
            </w:tcBorders>
            <w:vAlign w:val="center"/>
          </w:tcPr>
          <w:p w14:paraId="4B07FF65">
            <w:pPr>
              <w:pStyle w:val="125"/>
              <w:rPr>
                <w:rFonts w:ascii="Times New Roman" w:hAnsi="Times New Roman"/>
                <w:sz w:val="18"/>
                <w:szCs w:val="18"/>
              </w:rPr>
            </w:pPr>
            <w:r>
              <w:rPr>
                <w:rFonts w:ascii="Times New Roman" w:hAnsi="Times New Roman"/>
                <w:sz w:val="18"/>
                <w:szCs w:val="18"/>
              </w:rPr>
              <w:t>0-7</w:t>
            </w:r>
          </w:p>
        </w:tc>
        <w:tc>
          <w:tcPr>
            <w:tcW w:w="2049" w:type="dxa"/>
            <w:vMerge w:val="restart"/>
            <w:tcBorders>
              <w:top w:val="single" w:color="000000" w:sz="4" w:space="0"/>
              <w:left w:val="single" w:color="000000" w:sz="4" w:space="0"/>
              <w:bottom w:val="single" w:color="000000" w:sz="4" w:space="0"/>
              <w:right w:val="single" w:color="000000" w:sz="4" w:space="0"/>
            </w:tcBorders>
            <w:vAlign w:val="center"/>
          </w:tcPr>
          <w:p w14:paraId="71E23285">
            <w:pPr>
              <w:pStyle w:val="125"/>
              <w:rPr>
                <w:rFonts w:ascii="Times New Roman" w:hAnsi="Times New Roman"/>
                <w:sz w:val="18"/>
                <w:szCs w:val="18"/>
              </w:rPr>
            </w:pPr>
            <w:r>
              <w:rPr>
                <w:rFonts w:ascii="Times New Roman" w:hAnsi="Times New Roman"/>
                <w:sz w:val="18"/>
                <w:szCs w:val="18"/>
              </w:rPr>
              <w:t>12</w:t>
            </w:r>
          </w:p>
        </w:tc>
      </w:tr>
      <w:tr w14:paraId="4F1E7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 w:hRule="atLeast"/>
          <w:jc w:val="center"/>
        </w:trPr>
        <w:tc>
          <w:tcPr>
            <w:tcW w:w="1665" w:type="dxa"/>
            <w:vMerge w:val="continue"/>
            <w:tcBorders>
              <w:top w:val="single" w:color="000000" w:sz="4" w:space="0"/>
              <w:left w:val="single" w:color="000000" w:sz="4" w:space="0"/>
              <w:bottom w:val="single" w:color="000000" w:sz="4" w:space="0"/>
              <w:right w:val="single" w:color="000000" w:sz="4" w:space="0"/>
            </w:tcBorders>
            <w:vAlign w:val="center"/>
          </w:tcPr>
          <w:p w14:paraId="13296CCD">
            <w:pPr>
              <w:pStyle w:val="125"/>
              <w:rPr>
                <w:rFonts w:ascii="Times New Roman" w:hAnsi="Times New Roman"/>
                <w:sz w:val="18"/>
                <w:szCs w:val="18"/>
              </w:rPr>
            </w:pPr>
          </w:p>
        </w:tc>
        <w:tc>
          <w:tcPr>
            <w:tcW w:w="1722" w:type="dxa"/>
            <w:tcBorders>
              <w:top w:val="single" w:color="000000" w:sz="4" w:space="0"/>
              <w:left w:val="single" w:color="000000" w:sz="4" w:space="0"/>
              <w:bottom w:val="single" w:color="000000" w:sz="4" w:space="0"/>
              <w:right w:val="single" w:color="000000" w:sz="4" w:space="0"/>
            </w:tcBorders>
            <w:vAlign w:val="center"/>
          </w:tcPr>
          <w:p w14:paraId="146D47F9">
            <w:pPr>
              <w:pStyle w:val="125"/>
              <w:rPr>
                <w:rFonts w:ascii="Times New Roman" w:hAnsi="Times New Roman"/>
                <w:sz w:val="18"/>
                <w:szCs w:val="18"/>
              </w:rPr>
            </w:pPr>
            <w:r>
              <w:rPr>
                <w:rFonts w:ascii="Times New Roman" w:hAnsi="Times New Roman"/>
                <w:sz w:val="18"/>
                <w:szCs w:val="18"/>
              </w:rPr>
              <w:t>5</w:t>
            </w:r>
          </w:p>
        </w:tc>
        <w:tc>
          <w:tcPr>
            <w:tcW w:w="1347" w:type="dxa"/>
            <w:tcBorders>
              <w:top w:val="single" w:color="000000" w:sz="4" w:space="0"/>
              <w:left w:val="single" w:color="000000" w:sz="4" w:space="0"/>
              <w:bottom w:val="single" w:color="000000" w:sz="4" w:space="0"/>
              <w:right w:val="single" w:color="000000" w:sz="4" w:space="0"/>
            </w:tcBorders>
            <w:vAlign w:val="center"/>
          </w:tcPr>
          <w:p w14:paraId="002280FB">
            <w:pPr>
              <w:pStyle w:val="125"/>
              <w:rPr>
                <w:rFonts w:ascii="Times New Roman" w:hAnsi="Times New Roman"/>
                <w:sz w:val="18"/>
                <w:szCs w:val="18"/>
              </w:rPr>
            </w:pPr>
            <w:r>
              <w:rPr>
                <w:rFonts w:ascii="Times New Roman" w:hAnsi="Times New Roman"/>
                <w:sz w:val="18"/>
                <w:szCs w:val="18"/>
              </w:rPr>
              <w:t>0-3</w:t>
            </w:r>
          </w:p>
        </w:tc>
        <w:tc>
          <w:tcPr>
            <w:tcW w:w="2049" w:type="dxa"/>
            <w:vMerge w:val="continue"/>
            <w:tcBorders>
              <w:top w:val="single" w:color="000000" w:sz="4" w:space="0"/>
              <w:left w:val="single" w:color="000000" w:sz="4" w:space="0"/>
              <w:bottom w:val="single" w:color="000000" w:sz="4" w:space="0"/>
              <w:right w:val="single" w:color="000000" w:sz="4" w:space="0"/>
            </w:tcBorders>
            <w:vAlign w:val="center"/>
          </w:tcPr>
          <w:p w14:paraId="3B4FE0AD">
            <w:pPr>
              <w:pStyle w:val="125"/>
              <w:rPr>
                <w:rFonts w:ascii="Times New Roman" w:hAnsi="Times New Roman"/>
                <w:sz w:val="18"/>
                <w:szCs w:val="18"/>
              </w:rPr>
            </w:pPr>
          </w:p>
        </w:tc>
      </w:tr>
      <w:tr w14:paraId="0B742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jc w:val="center"/>
        </w:trPr>
        <w:tc>
          <w:tcPr>
            <w:tcW w:w="1665" w:type="dxa"/>
            <w:vMerge w:val="restart"/>
            <w:tcBorders>
              <w:top w:val="single" w:color="000000" w:sz="4" w:space="0"/>
              <w:left w:val="single" w:color="000000" w:sz="4" w:space="0"/>
              <w:bottom w:val="single" w:color="000000" w:sz="4" w:space="0"/>
              <w:right w:val="single" w:color="000000" w:sz="4" w:space="0"/>
            </w:tcBorders>
            <w:vAlign w:val="center"/>
          </w:tcPr>
          <w:p w14:paraId="5F0A72F5">
            <w:pPr>
              <w:pStyle w:val="125"/>
              <w:rPr>
                <w:rFonts w:ascii="Times New Roman" w:hAnsi="Times New Roman"/>
                <w:sz w:val="18"/>
                <w:szCs w:val="18"/>
              </w:rPr>
            </w:pPr>
            <w:r>
              <w:rPr>
                <w:rFonts w:hint="eastAsia" w:ascii="Times New Roman" w:hAnsi="Times New Roman"/>
                <w:sz w:val="18"/>
                <w:szCs w:val="18"/>
              </w:rPr>
              <w:t>原始源</w:t>
            </w:r>
            <w:r>
              <w:rPr>
                <w:rFonts w:ascii="Times New Roman" w:hAnsi="Times New Roman"/>
                <w:sz w:val="18"/>
                <w:szCs w:val="18"/>
              </w:rPr>
              <w:t>TEI</w:t>
            </w:r>
          </w:p>
        </w:tc>
        <w:tc>
          <w:tcPr>
            <w:tcW w:w="1722" w:type="dxa"/>
            <w:tcBorders>
              <w:top w:val="single" w:color="000000" w:sz="4" w:space="0"/>
              <w:left w:val="single" w:color="000000" w:sz="4" w:space="0"/>
              <w:bottom w:val="single" w:color="000000" w:sz="4" w:space="0"/>
              <w:right w:val="single" w:color="000000" w:sz="4" w:space="0"/>
            </w:tcBorders>
            <w:vAlign w:val="center"/>
          </w:tcPr>
          <w:p w14:paraId="0682673B">
            <w:pPr>
              <w:pStyle w:val="125"/>
              <w:rPr>
                <w:rFonts w:ascii="Times New Roman" w:hAnsi="Times New Roman"/>
                <w:sz w:val="18"/>
                <w:szCs w:val="18"/>
              </w:rPr>
            </w:pPr>
            <w:r>
              <w:rPr>
                <w:rFonts w:ascii="Times New Roman" w:hAnsi="Times New Roman"/>
                <w:sz w:val="18"/>
                <w:szCs w:val="18"/>
              </w:rPr>
              <w:t>5</w:t>
            </w:r>
          </w:p>
        </w:tc>
        <w:tc>
          <w:tcPr>
            <w:tcW w:w="1347" w:type="dxa"/>
            <w:tcBorders>
              <w:top w:val="single" w:color="000000" w:sz="4" w:space="0"/>
              <w:left w:val="single" w:color="000000" w:sz="4" w:space="0"/>
              <w:bottom w:val="single" w:color="000000" w:sz="4" w:space="0"/>
              <w:right w:val="single" w:color="000000" w:sz="4" w:space="0"/>
            </w:tcBorders>
            <w:vAlign w:val="center"/>
          </w:tcPr>
          <w:p w14:paraId="6BD857B3">
            <w:pPr>
              <w:pStyle w:val="125"/>
              <w:rPr>
                <w:rFonts w:ascii="Times New Roman" w:hAnsi="Times New Roman"/>
                <w:sz w:val="18"/>
                <w:szCs w:val="18"/>
              </w:rPr>
            </w:pPr>
            <w:r>
              <w:rPr>
                <w:rFonts w:ascii="Times New Roman" w:hAnsi="Times New Roman"/>
                <w:sz w:val="18"/>
                <w:szCs w:val="18"/>
              </w:rPr>
              <w:t>4-7</w:t>
            </w:r>
          </w:p>
        </w:tc>
        <w:tc>
          <w:tcPr>
            <w:tcW w:w="2049" w:type="dxa"/>
            <w:vMerge w:val="restart"/>
            <w:tcBorders>
              <w:top w:val="single" w:color="000000" w:sz="4" w:space="0"/>
              <w:left w:val="single" w:color="000000" w:sz="4" w:space="0"/>
              <w:bottom w:val="single" w:color="000000" w:sz="4" w:space="0"/>
              <w:right w:val="single" w:color="000000" w:sz="4" w:space="0"/>
            </w:tcBorders>
            <w:vAlign w:val="center"/>
          </w:tcPr>
          <w:p w14:paraId="7BA81513">
            <w:pPr>
              <w:pStyle w:val="125"/>
              <w:rPr>
                <w:rFonts w:ascii="Times New Roman" w:hAnsi="Times New Roman"/>
                <w:sz w:val="18"/>
                <w:szCs w:val="18"/>
              </w:rPr>
            </w:pPr>
            <w:r>
              <w:rPr>
                <w:rFonts w:ascii="Times New Roman" w:hAnsi="Times New Roman"/>
                <w:sz w:val="18"/>
                <w:szCs w:val="18"/>
              </w:rPr>
              <w:t>12</w:t>
            </w:r>
          </w:p>
        </w:tc>
      </w:tr>
      <w:tr w14:paraId="6A175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 w:hRule="atLeast"/>
          <w:jc w:val="center"/>
        </w:trPr>
        <w:tc>
          <w:tcPr>
            <w:tcW w:w="1665" w:type="dxa"/>
            <w:vMerge w:val="continue"/>
            <w:tcBorders>
              <w:top w:val="single" w:color="000000" w:sz="4" w:space="0"/>
              <w:left w:val="single" w:color="000000" w:sz="4" w:space="0"/>
              <w:bottom w:val="single" w:color="000000" w:sz="4" w:space="0"/>
              <w:right w:val="single" w:color="000000" w:sz="4" w:space="0"/>
            </w:tcBorders>
            <w:vAlign w:val="center"/>
          </w:tcPr>
          <w:p w14:paraId="49B74DC8">
            <w:pPr>
              <w:pStyle w:val="125"/>
              <w:rPr>
                <w:rFonts w:ascii="Times New Roman" w:hAnsi="Times New Roman"/>
                <w:sz w:val="18"/>
                <w:szCs w:val="18"/>
              </w:rPr>
            </w:pPr>
          </w:p>
        </w:tc>
        <w:tc>
          <w:tcPr>
            <w:tcW w:w="1722" w:type="dxa"/>
            <w:tcBorders>
              <w:top w:val="single" w:color="000000" w:sz="4" w:space="0"/>
              <w:left w:val="single" w:color="000000" w:sz="4" w:space="0"/>
              <w:bottom w:val="single" w:color="000000" w:sz="4" w:space="0"/>
              <w:right w:val="single" w:color="000000" w:sz="4" w:space="0"/>
            </w:tcBorders>
            <w:vAlign w:val="center"/>
          </w:tcPr>
          <w:p w14:paraId="1DB48407">
            <w:pPr>
              <w:pStyle w:val="125"/>
              <w:rPr>
                <w:rFonts w:ascii="Times New Roman" w:hAnsi="Times New Roman"/>
                <w:sz w:val="18"/>
                <w:szCs w:val="18"/>
              </w:rPr>
            </w:pPr>
            <w:r>
              <w:rPr>
                <w:rFonts w:ascii="Times New Roman" w:hAnsi="Times New Roman"/>
                <w:sz w:val="18"/>
                <w:szCs w:val="18"/>
              </w:rPr>
              <w:t>6</w:t>
            </w:r>
          </w:p>
        </w:tc>
        <w:tc>
          <w:tcPr>
            <w:tcW w:w="1347" w:type="dxa"/>
            <w:tcBorders>
              <w:top w:val="single" w:color="000000" w:sz="4" w:space="0"/>
              <w:left w:val="single" w:color="000000" w:sz="4" w:space="0"/>
              <w:bottom w:val="single" w:color="000000" w:sz="4" w:space="0"/>
              <w:right w:val="single" w:color="000000" w:sz="4" w:space="0"/>
            </w:tcBorders>
            <w:vAlign w:val="center"/>
          </w:tcPr>
          <w:p w14:paraId="61D946BC">
            <w:pPr>
              <w:pStyle w:val="125"/>
              <w:rPr>
                <w:rFonts w:ascii="Times New Roman" w:hAnsi="Times New Roman"/>
                <w:sz w:val="18"/>
                <w:szCs w:val="18"/>
              </w:rPr>
            </w:pPr>
            <w:r>
              <w:rPr>
                <w:rFonts w:ascii="Times New Roman" w:hAnsi="Times New Roman"/>
                <w:sz w:val="18"/>
                <w:szCs w:val="18"/>
              </w:rPr>
              <w:t>0-7</w:t>
            </w:r>
          </w:p>
        </w:tc>
        <w:tc>
          <w:tcPr>
            <w:tcW w:w="2049" w:type="dxa"/>
            <w:vMerge w:val="continue"/>
            <w:tcBorders>
              <w:top w:val="single" w:color="000000" w:sz="4" w:space="0"/>
              <w:left w:val="single" w:color="000000" w:sz="4" w:space="0"/>
              <w:bottom w:val="single" w:color="000000" w:sz="4" w:space="0"/>
              <w:right w:val="single" w:color="000000" w:sz="4" w:space="0"/>
            </w:tcBorders>
            <w:vAlign w:val="center"/>
          </w:tcPr>
          <w:p w14:paraId="605CC14B">
            <w:pPr>
              <w:pStyle w:val="125"/>
              <w:rPr>
                <w:rFonts w:ascii="Times New Roman" w:hAnsi="Times New Roman"/>
                <w:sz w:val="18"/>
                <w:szCs w:val="18"/>
              </w:rPr>
            </w:pPr>
          </w:p>
        </w:tc>
      </w:tr>
      <w:tr w14:paraId="66FCE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222DBDCF">
            <w:pPr>
              <w:pStyle w:val="125"/>
              <w:rPr>
                <w:rFonts w:ascii="Times New Roman" w:hAnsi="Times New Roman"/>
                <w:sz w:val="18"/>
                <w:szCs w:val="18"/>
              </w:rPr>
            </w:pPr>
            <w:r>
              <w:rPr>
                <w:rFonts w:hint="eastAsia" w:ascii="Times New Roman" w:hAnsi="Times New Roman"/>
                <w:sz w:val="18"/>
                <w:szCs w:val="18"/>
              </w:rPr>
              <w:t>短网络标识</w:t>
            </w:r>
          </w:p>
        </w:tc>
        <w:tc>
          <w:tcPr>
            <w:tcW w:w="1722" w:type="dxa"/>
            <w:tcBorders>
              <w:top w:val="single" w:color="000000" w:sz="4" w:space="0"/>
              <w:left w:val="single" w:color="000000" w:sz="4" w:space="0"/>
              <w:bottom w:val="single" w:color="000000" w:sz="4" w:space="0"/>
              <w:right w:val="single" w:color="000000" w:sz="4" w:space="0"/>
            </w:tcBorders>
            <w:vAlign w:val="center"/>
          </w:tcPr>
          <w:p w14:paraId="3B3EBED5">
            <w:pPr>
              <w:pStyle w:val="125"/>
              <w:rPr>
                <w:rFonts w:ascii="Times New Roman" w:hAnsi="Times New Roman"/>
                <w:sz w:val="18"/>
                <w:szCs w:val="18"/>
              </w:rPr>
            </w:pPr>
            <w:r>
              <w:rPr>
                <w:rFonts w:ascii="Times New Roman" w:hAnsi="Times New Roman"/>
                <w:sz w:val="18"/>
                <w:szCs w:val="18"/>
              </w:rPr>
              <w:t>7</w:t>
            </w:r>
          </w:p>
        </w:tc>
        <w:tc>
          <w:tcPr>
            <w:tcW w:w="1347" w:type="dxa"/>
            <w:tcBorders>
              <w:top w:val="single" w:color="000000" w:sz="4" w:space="0"/>
              <w:left w:val="single" w:color="000000" w:sz="4" w:space="0"/>
              <w:bottom w:val="single" w:color="000000" w:sz="4" w:space="0"/>
              <w:right w:val="single" w:color="000000" w:sz="4" w:space="0"/>
            </w:tcBorders>
            <w:vAlign w:val="center"/>
          </w:tcPr>
          <w:p w14:paraId="5B764E12">
            <w:pPr>
              <w:pStyle w:val="125"/>
              <w:rPr>
                <w:rFonts w:ascii="Times New Roman" w:hAnsi="Times New Roman"/>
                <w:sz w:val="18"/>
                <w:szCs w:val="18"/>
              </w:rPr>
            </w:pPr>
            <w:r>
              <w:rPr>
                <w:rFonts w:ascii="Times New Roman" w:hAnsi="Times New Roman"/>
                <w:sz w:val="18"/>
                <w:szCs w:val="18"/>
              </w:rPr>
              <w:t>0-3</w:t>
            </w:r>
          </w:p>
        </w:tc>
        <w:tc>
          <w:tcPr>
            <w:tcW w:w="2049" w:type="dxa"/>
            <w:tcBorders>
              <w:top w:val="single" w:color="000000" w:sz="4" w:space="0"/>
              <w:left w:val="single" w:color="000000" w:sz="4" w:space="0"/>
              <w:bottom w:val="single" w:color="000000" w:sz="4" w:space="0"/>
              <w:right w:val="single" w:color="000000" w:sz="4" w:space="0"/>
            </w:tcBorders>
            <w:vAlign w:val="center"/>
          </w:tcPr>
          <w:p w14:paraId="75F41105">
            <w:pPr>
              <w:pStyle w:val="125"/>
              <w:rPr>
                <w:rFonts w:ascii="Times New Roman" w:hAnsi="Times New Roman"/>
                <w:sz w:val="18"/>
                <w:szCs w:val="18"/>
              </w:rPr>
            </w:pPr>
            <w:r>
              <w:rPr>
                <w:rFonts w:ascii="Times New Roman" w:hAnsi="Times New Roman"/>
                <w:sz w:val="18"/>
                <w:szCs w:val="18"/>
              </w:rPr>
              <w:t>4</w:t>
            </w:r>
          </w:p>
        </w:tc>
      </w:tr>
      <w:tr w14:paraId="4FF9D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0C91A9ED">
            <w:pPr>
              <w:pStyle w:val="125"/>
              <w:rPr>
                <w:rFonts w:ascii="Times New Roman" w:hAnsi="Times New Roman"/>
                <w:sz w:val="18"/>
                <w:szCs w:val="18"/>
              </w:rPr>
            </w:pPr>
            <w:r>
              <w:rPr>
                <w:rFonts w:hint="eastAsia" w:ascii="Times New Roman" w:hAnsi="Times New Roman"/>
                <w:sz w:val="18"/>
                <w:szCs w:val="18"/>
              </w:rPr>
              <w:t>重启次数</w:t>
            </w:r>
          </w:p>
        </w:tc>
        <w:tc>
          <w:tcPr>
            <w:tcW w:w="1722" w:type="dxa"/>
            <w:tcBorders>
              <w:top w:val="single" w:color="000000" w:sz="4" w:space="0"/>
              <w:left w:val="single" w:color="000000" w:sz="4" w:space="0"/>
              <w:bottom w:val="single" w:color="000000" w:sz="4" w:space="0"/>
              <w:right w:val="single" w:color="000000" w:sz="4" w:space="0"/>
            </w:tcBorders>
            <w:vAlign w:val="center"/>
          </w:tcPr>
          <w:p w14:paraId="73484057">
            <w:pPr>
              <w:pStyle w:val="125"/>
              <w:rPr>
                <w:rFonts w:ascii="Times New Roman" w:hAnsi="Times New Roman"/>
                <w:sz w:val="18"/>
                <w:szCs w:val="18"/>
              </w:rPr>
            </w:pPr>
            <w:r>
              <w:rPr>
                <w:rFonts w:ascii="Times New Roman" w:hAnsi="Times New Roman"/>
                <w:sz w:val="18"/>
                <w:szCs w:val="18"/>
              </w:rPr>
              <w:t>7</w:t>
            </w:r>
          </w:p>
        </w:tc>
        <w:tc>
          <w:tcPr>
            <w:tcW w:w="1347" w:type="dxa"/>
            <w:tcBorders>
              <w:top w:val="single" w:color="000000" w:sz="4" w:space="0"/>
              <w:left w:val="single" w:color="000000" w:sz="4" w:space="0"/>
              <w:bottom w:val="single" w:color="000000" w:sz="4" w:space="0"/>
              <w:right w:val="single" w:color="000000" w:sz="4" w:space="0"/>
            </w:tcBorders>
            <w:vAlign w:val="center"/>
          </w:tcPr>
          <w:p w14:paraId="7A0E8B5B">
            <w:pPr>
              <w:pStyle w:val="125"/>
              <w:rPr>
                <w:rFonts w:ascii="Times New Roman" w:hAnsi="Times New Roman"/>
                <w:sz w:val="18"/>
                <w:szCs w:val="18"/>
              </w:rPr>
            </w:pPr>
            <w:r>
              <w:rPr>
                <w:rFonts w:ascii="Times New Roman" w:hAnsi="Times New Roman"/>
                <w:sz w:val="18"/>
                <w:szCs w:val="18"/>
              </w:rPr>
              <w:t>4-7</w:t>
            </w:r>
          </w:p>
        </w:tc>
        <w:tc>
          <w:tcPr>
            <w:tcW w:w="2049" w:type="dxa"/>
            <w:tcBorders>
              <w:top w:val="single" w:color="000000" w:sz="4" w:space="0"/>
              <w:left w:val="single" w:color="000000" w:sz="4" w:space="0"/>
              <w:bottom w:val="single" w:color="000000" w:sz="4" w:space="0"/>
              <w:right w:val="single" w:color="000000" w:sz="4" w:space="0"/>
            </w:tcBorders>
            <w:vAlign w:val="center"/>
          </w:tcPr>
          <w:p w14:paraId="08052D1B">
            <w:pPr>
              <w:pStyle w:val="125"/>
              <w:rPr>
                <w:rFonts w:ascii="Times New Roman" w:hAnsi="Times New Roman"/>
                <w:sz w:val="18"/>
                <w:szCs w:val="18"/>
              </w:rPr>
            </w:pPr>
            <w:r>
              <w:rPr>
                <w:rFonts w:ascii="Times New Roman" w:hAnsi="Times New Roman"/>
                <w:sz w:val="18"/>
                <w:szCs w:val="18"/>
              </w:rPr>
              <w:t>4</w:t>
            </w:r>
          </w:p>
        </w:tc>
      </w:tr>
      <w:tr w14:paraId="76FC5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27A2472E">
            <w:pPr>
              <w:pStyle w:val="125"/>
              <w:rPr>
                <w:rFonts w:ascii="Times New Roman" w:hAnsi="Times New Roman"/>
                <w:sz w:val="18"/>
                <w:szCs w:val="18"/>
              </w:rPr>
            </w:pPr>
            <w:r>
              <w:rPr>
                <w:rFonts w:hint="eastAsia" w:ascii="Times New Roman" w:hAnsi="Times New Roman"/>
                <w:sz w:val="18"/>
                <w:szCs w:val="18"/>
              </w:rPr>
              <w:t>路由跳数</w:t>
            </w:r>
          </w:p>
        </w:tc>
        <w:tc>
          <w:tcPr>
            <w:tcW w:w="1722" w:type="dxa"/>
            <w:tcBorders>
              <w:top w:val="single" w:color="000000" w:sz="4" w:space="0"/>
              <w:left w:val="single" w:color="000000" w:sz="4" w:space="0"/>
              <w:bottom w:val="single" w:color="000000" w:sz="4" w:space="0"/>
              <w:right w:val="single" w:color="000000" w:sz="4" w:space="0"/>
            </w:tcBorders>
            <w:vAlign w:val="center"/>
          </w:tcPr>
          <w:p w14:paraId="429A4DBE">
            <w:pPr>
              <w:pStyle w:val="125"/>
              <w:rPr>
                <w:rFonts w:ascii="Times New Roman" w:hAnsi="Times New Roman"/>
                <w:sz w:val="18"/>
                <w:szCs w:val="18"/>
              </w:rPr>
            </w:pPr>
            <w:r>
              <w:rPr>
                <w:rFonts w:ascii="Times New Roman" w:hAnsi="Times New Roman"/>
                <w:sz w:val="18"/>
                <w:szCs w:val="18"/>
              </w:rPr>
              <w:t>8</w:t>
            </w:r>
          </w:p>
        </w:tc>
        <w:tc>
          <w:tcPr>
            <w:tcW w:w="1347" w:type="dxa"/>
            <w:tcBorders>
              <w:top w:val="single" w:color="000000" w:sz="4" w:space="0"/>
              <w:left w:val="single" w:color="000000" w:sz="4" w:space="0"/>
              <w:bottom w:val="single" w:color="000000" w:sz="4" w:space="0"/>
              <w:right w:val="single" w:color="000000" w:sz="4" w:space="0"/>
            </w:tcBorders>
            <w:vAlign w:val="center"/>
          </w:tcPr>
          <w:p w14:paraId="5839ABDB">
            <w:pPr>
              <w:pStyle w:val="125"/>
              <w:rPr>
                <w:rFonts w:ascii="Times New Roman" w:hAnsi="Times New Roman"/>
                <w:sz w:val="18"/>
                <w:szCs w:val="18"/>
              </w:rPr>
            </w:pPr>
            <w:r>
              <w:rPr>
                <w:rFonts w:ascii="Times New Roman" w:hAnsi="Times New Roman"/>
                <w:sz w:val="18"/>
                <w:szCs w:val="18"/>
              </w:rPr>
              <w:t>0-3</w:t>
            </w:r>
          </w:p>
        </w:tc>
        <w:tc>
          <w:tcPr>
            <w:tcW w:w="2049" w:type="dxa"/>
            <w:tcBorders>
              <w:top w:val="single" w:color="000000" w:sz="4" w:space="0"/>
              <w:left w:val="single" w:color="000000" w:sz="4" w:space="0"/>
              <w:bottom w:val="single" w:color="000000" w:sz="4" w:space="0"/>
              <w:right w:val="single" w:color="000000" w:sz="4" w:space="0"/>
            </w:tcBorders>
            <w:vAlign w:val="center"/>
          </w:tcPr>
          <w:p w14:paraId="3C3AE9A9">
            <w:pPr>
              <w:pStyle w:val="125"/>
              <w:rPr>
                <w:rFonts w:ascii="Times New Roman" w:hAnsi="Times New Roman"/>
                <w:sz w:val="18"/>
                <w:szCs w:val="18"/>
              </w:rPr>
            </w:pPr>
            <w:r>
              <w:rPr>
                <w:rFonts w:ascii="Times New Roman" w:hAnsi="Times New Roman"/>
                <w:sz w:val="18"/>
                <w:szCs w:val="18"/>
              </w:rPr>
              <w:t>4</w:t>
            </w:r>
          </w:p>
        </w:tc>
      </w:tr>
      <w:tr w14:paraId="45D8A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712F6C86">
            <w:pPr>
              <w:pStyle w:val="125"/>
              <w:rPr>
                <w:rFonts w:ascii="Times New Roman" w:hAnsi="Times New Roman"/>
                <w:sz w:val="18"/>
                <w:szCs w:val="18"/>
              </w:rPr>
            </w:pPr>
            <w:r>
              <w:rPr>
                <w:rFonts w:hint="eastAsia" w:ascii="Times New Roman" w:hAnsi="Times New Roman"/>
                <w:sz w:val="18"/>
                <w:szCs w:val="18"/>
              </w:rPr>
              <w:t>广播方向</w:t>
            </w:r>
          </w:p>
        </w:tc>
        <w:tc>
          <w:tcPr>
            <w:tcW w:w="1722" w:type="dxa"/>
            <w:tcBorders>
              <w:top w:val="single" w:color="000000" w:sz="4" w:space="0"/>
              <w:left w:val="single" w:color="000000" w:sz="4" w:space="0"/>
              <w:bottom w:val="single" w:color="000000" w:sz="4" w:space="0"/>
              <w:right w:val="single" w:color="000000" w:sz="4" w:space="0"/>
            </w:tcBorders>
            <w:vAlign w:val="center"/>
          </w:tcPr>
          <w:p w14:paraId="01A48E3C">
            <w:pPr>
              <w:pStyle w:val="125"/>
              <w:rPr>
                <w:rFonts w:ascii="Times New Roman" w:hAnsi="Times New Roman"/>
                <w:sz w:val="18"/>
                <w:szCs w:val="18"/>
              </w:rPr>
            </w:pPr>
            <w:r>
              <w:rPr>
                <w:rFonts w:ascii="Times New Roman" w:hAnsi="Times New Roman"/>
                <w:sz w:val="18"/>
                <w:szCs w:val="18"/>
              </w:rPr>
              <w:t>8</w:t>
            </w:r>
          </w:p>
        </w:tc>
        <w:tc>
          <w:tcPr>
            <w:tcW w:w="1347" w:type="dxa"/>
            <w:tcBorders>
              <w:top w:val="single" w:color="000000" w:sz="4" w:space="0"/>
              <w:left w:val="single" w:color="000000" w:sz="4" w:space="0"/>
              <w:bottom w:val="single" w:color="000000" w:sz="4" w:space="0"/>
              <w:right w:val="single" w:color="000000" w:sz="4" w:space="0"/>
            </w:tcBorders>
            <w:vAlign w:val="center"/>
          </w:tcPr>
          <w:p w14:paraId="522E721E">
            <w:pPr>
              <w:pStyle w:val="125"/>
              <w:rPr>
                <w:rFonts w:ascii="Times New Roman" w:hAnsi="Times New Roman"/>
                <w:sz w:val="18"/>
                <w:szCs w:val="18"/>
              </w:rPr>
            </w:pPr>
            <w:r>
              <w:rPr>
                <w:rFonts w:ascii="Times New Roman" w:hAnsi="Times New Roman"/>
                <w:sz w:val="18"/>
                <w:szCs w:val="18"/>
              </w:rPr>
              <w:t>4-7</w:t>
            </w:r>
          </w:p>
        </w:tc>
        <w:tc>
          <w:tcPr>
            <w:tcW w:w="2049" w:type="dxa"/>
            <w:tcBorders>
              <w:top w:val="single" w:color="000000" w:sz="4" w:space="0"/>
              <w:left w:val="single" w:color="000000" w:sz="4" w:space="0"/>
              <w:bottom w:val="single" w:color="000000" w:sz="4" w:space="0"/>
              <w:right w:val="single" w:color="000000" w:sz="4" w:space="0"/>
            </w:tcBorders>
            <w:vAlign w:val="center"/>
          </w:tcPr>
          <w:p w14:paraId="347A1A7F">
            <w:pPr>
              <w:pStyle w:val="125"/>
              <w:rPr>
                <w:rFonts w:ascii="Times New Roman" w:hAnsi="Times New Roman"/>
                <w:sz w:val="18"/>
                <w:szCs w:val="18"/>
              </w:rPr>
            </w:pPr>
            <w:r>
              <w:rPr>
                <w:rFonts w:ascii="Times New Roman" w:hAnsi="Times New Roman"/>
                <w:sz w:val="18"/>
                <w:szCs w:val="18"/>
              </w:rPr>
              <w:t>4</w:t>
            </w:r>
          </w:p>
        </w:tc>
      </w:tr>
      <w:tr w14:paraId="2792B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7455506C">
            <w:pPr>
              <w:pStyle w:val="125"/>
              <w:rPr>
                <w:rFonts w:ascii="Times New Roman" w:hAnsi="Times New Roman"/>
                <w:sz w:val="18"/>
                <w:szCs w:val="18"/>
              </w:rPr>
            </w:pPr>
            <w:r>
              <w:rPr>
                <w:rFonts w:hint="eastAsia" w:ascii="Times New Roman" w:hAnsi="Times New Roman"/>
                <w:sz w:val="18"/>
                <w:szCs w:val="18"/>
              </w:rPr>
              <w:t>发送类型</w:t>
            </w:r>
          </w:p>
        </w:tc>
        <w:tc>
          <w:tcPr>
            <w:tcW w:w="1722" w:type="dxa"/>
            <w:tcBorders>
              <w:top w:val="single" w:color="000000" w:sz="4" w:space="0"/>
              <w:left w:val="single" w:color="000000" w:sz="4" w:space="0"/>
              <w:bottom w:val="single" w:color="000000" w:sz="4" w:space="0"/>
              <w:right w:val="single" w:color="000000" w:sz="4" w:space="0"/>
            </w:tcBorders>
            <w:vAlign w:val="center"/>
          </w:tcPr>
          <w:p w14:paraId="430B1952">
            <w:pPr>
              <w:pStyle w:val="125"/>
              <w:rPr>
                <w:rFonts w:ascii="Times New Roman" w:hAnsi="Times New Roman"/>
                <w:sz w:val="18"/>
                <w:szCs w:val="18"/>
              </w:rPr>
            </w:pPr>
            <w:r>
              <w:rPr>
                <w:rFonts w:ascii="Times New Roman" w:hAnsi="Times New Roman"/>
                <w:sz w:val="18"/>
                <w:szCs w:val="18"/>
              </w:rPr>
              <w:t>9</w:t>
            </w:r>
          </w:p>
        </w:tc>
        <w:tc>
          <w:tcPr>
            <w:tcW w:w="1347" w:type="dxa"/>
            <w:tcBorders>
              <w:top w:val="single" w:color="000000" w:sz="4" w:space="0"/>
              <w:left w:val="single" w:color="000000" w:sz="4" w:space="0"/>
              <w:bottom w:val="single" w:color="000000" w:sz="4" w:space="0"/>
              <w:right w:val="single" w:color="000000" w:sz="4" w:space="0"/>
            </w:tcBorders>
            <w:vAlign w:val="center"/>
          </w:tcPr>
          <w:p w14:paraId="5F0ED3AA">
            <w:pPr>
              <w:pStyle w:val="125"/>
              <w:rPr>
                <w:rFonts w:ascii="Times New Roman" w:hAnsi="Times New Roman"/>
                <w:sz w:val="18"/>
                <w:szCs w:val="18"/>
              </w:rPr>
            </w:pPr>
            <w:r>
              <w:rPr>
                <w:rFonts w:ascii="Times New Roman" w:hAnsi="Times New Roman"/>
                <w:sz w:val="18"/>
                <w:szCs w:val="18"/>
              </w:rPr>
              <w:t>0-2</w:t>
            </w:r>
          </w:p>
        </w:tc>
        <w:tc>
          <w:tcPr>
            <w:tcW w:w="2049" w:type="dxa"/>
            <w:tcBorders>
              <w:top w:val="single" w:color="000000" w:sz="4" w:space="0"/>
              <w:left w:val="single" w:color="000000" w:sz="4" w:space="0"/>
              <w:bottom w:val="single" w:color="000000" w:sz="4" w:space="0"/>
              <w:right w:val="single" w:color="000000" w:sz="4" w:space="0"/>
            </w:tcBorders>
            <w:vAlign w:val="center"/>
          </w:tcPr>
          <w:p w14:paraId="030B84AB">
            <w:pPr>
              <w:pStyle w:val="125"/>
              <w:rPr>
                <w:rFonts w:ascii="Times New Roman" w:hAnsi="Times New Roman"/>
                <w:sz w:val="18"/>
                <w:szCs w:val="18"/>
              </w:rPr>
            </w:pPr>
            <w:r>
              <w:rPr>
                <w:rFonts w:ascii="Times New Roman" w:hAnsi="Times New Roman"/>
                <w:sz w:val="18"/>
                <w:szCs w:val="18"/>
              </w:rPr>
              <w:t>3</w:t>
            </w:r>
          </w:p>
        </w:tc>
      </w:tr>
      <w:tr w14:paraId="1BD1F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194AA83B">
            <w:pPr>
              <w:pStyle w:val="125"/>
              <w:rPr>
                <w:rFonts w:ascii="Times New Roman" w:hAnsi="Times New Roman"/>
                <w:sz w:val="18"/>
                <w:szCs w:val="18"/>
              </w:rPr>
            </w:pPr>
            <w:r>
              <w:rPr>
                <w:rFonts w:hint="eastAsia" w:ascii="Times New Roman" w:hAnsi="Times New Roman"/>
                <w:sz w:val="18"/>
                <w:szCs w:val="18"/>
              </w:rPr>
              <w:t>发送次数限值</w:t>
            </w:r>
          </w:p>
        </w:tc>
        <w:tc>
          <w:tcPr>
            <w:tcW w:w="1722" w:type="dxa"/>
            <w:tcBorders>
              <w:top w:val="single" w:color="000000" w:sz="4" w:space="0"/>
              <w:left w:val="single" w:color="000000" w:sz="4" w:space="0"/>
              <w:bottom w:val="single" w:color="000000" w:sz="4" w:space="0"/>
              <w:right w:val="single" w:color="000000" w:sz="4" w:space="0"/>
            </w:tcBorders>
            <w:vAlign w:val="center"/>
          </w:tcPr>
          <w:p w14:paraId="3398E44E">
            <w:pPr>
              <w:pStyle w:val="125"/>
              <w:rPr>
                <w:rFonts w:ascii="Times New Roman" w:hAnsi="Times New Roman"/>
                <w:sz w:val="18"/>
                <w:szCs w:val="18"/>
              </w:rPr>
            </w:pPr>
            <w:r>
              <w:rPr>
                <w:rFonts w:ascii="Times New Roman" w:hAnsi="Times New Roman"/>
                <w:sz w:val="18"/>
                <w:szCs w:val="18"/>
              </w:rPr>
              <w:t>9</w:t>
            </w:r>
          </w:p>
        </w:tc>
        <w:tc>
          <w:tcPr>
            <w:tcW w:w="1347" w:type="dxa"/>
            <w:tcBorders>
              <w:top w:val="single" w:color="000000" w:sz="4" w:space="0"/>
              <w:left w:val="single" w:color="000000" w:sz="4" w:space="0"/>
              <w:bottom w:val="single" w:color="000000" w:sz="4" w:space="0"/>
              <w:right w:val="single" w:color="000000" w:sz="4" w:space="0"/>
            </w:tcBorders>
            <w:vAlign w:val="center"/>
          </w:tcPr>
          <w:p w14:paraId="55D21CB3">
            <w:pPr>
              <w:pStyle w:val="125"/>
              <w:rPr>
                <w:rFonts w:ascii="Times New Roman" w:hAnsi="Times New Roman"/>
                <w:sz w:val="18"/>
                <w:szCs w:val="18"/>
              </w:rPr>
            </w:pPr>
            <w:r>
              <w:rPr>
                <w:rFonts w:ascii="Times New Roman" w:hAnsi="Times New Roman"/>
                <w:sz w:val="18"/>
                <w:szCs w:val="18"/>
              </w:rPr>
              <w:t>3-7</w:t>
            </w:r>
          </w:p>
        </w:tc>
        <w:tc>
          <w:tcPr>
            <w:tcW w:w="2049" w:type="dxa"/>
            <w:tcBorders>
              <w:top w:val="single" w:color="000000" w:sz="4" w:space="0"/>
              <w:left w:val="single" w:color="000000" w:sz="4" w:space="0"/>
              <w:bottom w:val="single" w:color="000000" w:sz="4" w:space="0"/>
              <w:right w:val="single" w:color="000000" w:sz="4" w:space="0"/>
            </w:tcBorders>
            <w:vAlign w:val="center"/>
          </w:tcPr>
          <w:p w14:paraId="65258053">
            <w:pPr>
              <w:pStyle w:val="125"/>
              <w:rPr>
                <w:rFonts w:ascii="Times New Roman" w:hAnsi="Times New Roman"/>
                <w:sz w:val="18"/>
                <w:szCs w:val="18"/>
              </w:rPr>
            </w:pPr>
            <w:r>
              <w:rPr>
                <w:rFonts w:ascii="Times New Roman" w:hAnsi="Times New Roman"/>
                <w:sz w:val="18"/>
                <w:szCs w:val="18"/>
              </w:rPr>
              <w:t>5</w:t>
            </w:r>
          </w:p>
        </w:tc>
      </w:tr>
      <w:tr w14:paraId="56A9F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2" w:hRule="atLeast"/>
          <w:jc w:val="center"/>
        </w:trPr>
        <w:tc>
          <w:tcPr>
            <w:tcW w:w="1665" w:type="dxa"/>
            <w:vMerge w:val="restart"/>
            <w:tcBorders>
              <w:top w:val="single" w:color="000000" w:sz="4" w:space="0"/>
              <w:left w:val="single" w:color="000000" w:sz="4" w:space="0"/>
              <w:bottom w:val="single" w:color="000000" w:sz="4" w:space="0"/>
              <w:right w:val="single" w:color="000000" w:sz="4" w:space="0"/>
            </w:tcBorders>
            <w:vAlign w:val="center"/>
          </w:tcPr>
          <w:p w14:paraId="164F1055">
            <w:pPr>
              <w:pStyle w:val="125"/>
              <w:rPr>
                <w:rFonts w:ascii="Times New Roman" w:hAnsi="Times New Roman"/>
                <w:sz w:val="18"/>
                <w:szCs w:val="18"/>
              </w:rPr>
            </w:pPr>
            <w:r>
              <w:rPr>
                <w:rFonts w:ascii="Times New Roman" w:hAnsi="Times New Roman"/>
                <w:sz w:val="18"/>
                <w:szCs w:val="18"/>
              </w:rPr>
              <w:t>MSDU</w:t>
            </w:r>
            <w:r>
              <w:rPr>
                <w:rFonts w:hint="eastAsia" w:ascii="Times New Roman" w:hAnsi="Times New Roman"/>
                <w:sz w:val="18"/>
                <w:szCs w:val="18"/>
              </w:rPr>
              <w:t>序列号</w:t>
            </w:r>
          </w:p>
        </w:tc>
        <w:tc>
          <w:tcPr>
            <w:tcW w:w="1722" w:type="dxa"/>
            <w:tcBorders>
              <w:top w:val="single" w:color="000000" w:sz="4" w:space="0"/>
              <w:left w:val="single" w:color="000000" w:sz="4" w:space="0"/>
              <w:bottom w:val="single" w:color="000000" w:sz="4" w:space="0"/>
              <w:right w:val="single" w:color="000000" w:sz="4" w:space="0"/>
            </w:tcBorders>
            <w:vAlign w:val="center"/>
          </w:tcPr>
          <w:p w14:paraId="0F10FC34">
            <w:pPr>
              <w:pStyle w:val="125"/>
              <w:rPr>
                <w:rFonts w:ascii="Times New Roman" w:hAnsi="Times New Roman"/>
                <w:sz w:val="18"/>
                <w:szCs w:val="18"/>
              </w:rPr>
            </w:pPr>
            <w:r>
              <w:rPr>
                <w:rFonts w:ascii="Times New Roman" w:hAnsi="Times New Roman"/>
                <w:sz w:val="18"/>
                <w:szCs w:val="18"/>
              </w:rPr>
              <w:t>10</w:t>
            </w:r>
          </w:p>
        </w:tc>
        <w:tc>
          <w:tcPr>
            <w:tcW w:w="1347" w:type="dxa"/>
            <w:tcBorders>
              <w:top w:val="single" w:color="000000" w:sz="4" w:space="0"/>
              <w:left w:val="single" w:color="000000" w:sz="4" w:space="0"/>
              <w:bottom w:val="single" w:color="000000" w:sz="4" w:space="0"/>
              <w:right w:val="single" w:color="000000" w:sz="4" w:space="0"/>
            </w:tcBorders>
            <w:vAlign w:val="center"/>
          </w:tcPr>
          <w:p w14:paraId="1A758F6B">
            <w:pPr>
              <w:pStyle w:val="125"/>
              <w:rPr>
                <w:rFonts w:ascii="Times New Roman" w:hAnsi="Times New Roman"/>
                <w:sz w:val="18"/>
                <w:szCs w:val="18"/>
              </w:rPr>
            </w:pPr>
            <w:r>
              <w:rPr>
                <w:rFonts w:ascii="Times New Roman" w:hAnsi="Times New Roman"/>
                <w:sz w:val="18"/>
                <w:szCs w:val="18"/>
              </w:rPr>
              <w:t>0-7</w:t>
            </w:r>
          </w:p>
        </w:tc>
        <w:tc>
          <w:tcPr>
            <w:tcW w:w="2049" w:type="dxa"/>
            <w:vMerge w:val="restart"/>
            <w:tcBorders>
              <w:top w:val="single" w:color="000000" w:sz="4" w:space="0"/>
              <w:left w:val="single" w:color="000000" w:sz="4" w:space="0"/>
              <w:bottom w:val="single" w:color="000000" w:sz="4" w:space="0"/>
              <w:right w:val="single" w:color="000000" w:sz="4" w:space="0"/>
            </w:tcBorders>
            <w:vAlign w:val="center"/>
          </w:tcPr>
          <w:p w14:paraId="6AA42AE6">
            <w:pPr>
              <w:pStyle w:val="125"/>
              <w:rPr>
                <w:rFonts w:ascii="Times New Roman" w:hAnsi="Times New Roman"/>
                <w:sz w:val="18"/>
                <w:szCs w:val="18"/>
              </w:rPr>
            </w:pPr>
            <w:r>
              <w:rPr>
                <w:rFonts w:ascii="Times New Roman" w:hAnsi="Times New Roman"/>
                <w:sz w:val="18"/>
                <w:szCs w:val="18"/>
              </w:rPr>
              <w:t>16</w:t>
            </w:r>
          </w:p>
        </w:tc>
      </w:tr>
      <w:tr w14:paraId="025D2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5" w:hRule="atLeast"/>
          <w:jc w:val="center"/>
        </w:trPr>
        <w:tc>
          <w:tcPr>
            <w:tcW w:w="1665" w:type="dxa"/>
            <w:vMerge w:val="continue"/>
            <w:tcBorders>
              <w:top w:val="single" w:color="000000" w:sz="4" w:space="0"/>
              <w:left w:val="single" w:color="000000" w:sz="4" w:space="0"/>
              <w:bottom w:val="single" w:color="000000" w:sz="4" w:space="0"/>
              <w:right w:val="single" w:color="000000" w:sz="4" w:space="0"/>
            </w:tcBorders>
            <w:vAlign w:val="center"/>
          </w:tcPr>
          <w:p w14:paraId="5607B955">
            <w:pPr>
              <w:pStyle w:val="125"/>
              <w:rPr>
                <w:rFonts w:ascii="Times New Roman" w:hAnsi="Times New Roman"/>
                <w:sz w:val="18"/>
                <w:szCs w:val="18"/>
              </w:rPr>
            </w:pPr>
          </w:p>
        </w:tc>
        <w:tc>
          <w:tcPr>
            <w:tcW w:w="1722" w:type="dxa"/>
            <w:tcBorders>
              <w:top w:val="single" w:color="000000" w:sz="4" w:space="0"/>
              <w:left w:val="single" w:color="000000" w:sz="4" w:space="0"/>
              <w:bottom w:val="single" w:color="000000" w:sz="4" w:space="0"/>
              <w:right w:val="single" w:color="000000" w:sz="4" w:space="0"/>
            </w:tcBorders>
            <w:vAlign w:val="center"/>
          </w:tcPr>
          <w:p w14:paraId="4900F2A4">
            <w:pPr>
              <w:pStyle w:val="125"/>
              <w:rPr>
                <w:rFonts w:ascii="Times New Roman" w:hAnsi="Times New Roman"/>
                <w:sz w:val="18"/>
                <w:szCs w:val="18"/>
              </w:rPr>
            </w:pPr>
            <w:r>
              <w:rPr>
                <w:rFonts w:ascii="Times New Roman" w:hAnsi="Times New Roman"/>
                <w:sz w:val="18"/>
                <w:szCs w:val="18"/>
              </w:rPr>
              <w:t>11</w:t>
            </w:r>
          </w:p>
        </w:tc>
        <w:tc>
          <w:tcPr>
            <w:tcW w:w="1347" w:type="dxa"/>
            <w:tcBorders>
              <w:top w:val="single" w:color="000000" w:sz="4" w:space="0"/>
              <w:left w:val="single" w:color="000000" w:sz="4" w:space="0"/>
              <w:bottom w:val="single" w:color="000000" w:sz="4" w:space="0"/>
              <w:right w:val="single" w:color="000000" w:sz="4" w:space="0"/>
            </w:tcBorders>
            <w:vAlign w:val="center"/>
          </w:tcPr>
          <w:p w14:paraId="34536F15">
            <w:pPr>
              <w:pStyle w:val="125"/>
              <w:rPr>
                <w:rFonts w:ascii="Times New Roman" w:hAnsi="Times New Roman"/>
                <w:sz w:val="18"/>
                <w:szCs w:val="18"/>
              </w:rPr>
            </w:pPr>
            <w:r>
              <w:rPr>
                <w:rFonts w:ascii="Times New Roman" w:hAnsi="Times New Roman"/>
                <w:sz w:val="18"/>
                <w:szCs w:val="18"/>
              </w:rPr>
              <w:t>0-7</w:t>
            </w:r>
          </w:p>
        </w:tc>
        <w:tc>
          <w:tcPr>
            <w:tcW w:w="2049" w:type="dxa"/>
            <w:vMerge w:val="continue"/>
            <w:tcBorders>
              <w:top w:val="single" w:color="000000" w:sz="4" w:space="0"/>
              <w:left w:val="single" w:color="000000" w:sz="4" w:space="0"/>
              <w:bottom w:val="single" w:color="000000" w:sz="4" w:space="0"/>
              <w:right w:val="single" w:color="000000" w:sz="4" w:space="0"/>
            </w:tcBorders>
            <w:vAlign w:val="center"/>
          </w:tcPr>
          <w:p w14:paraId="7CA60EED">
            <w:pPr>
              <w:pStyle w:val="125"/>
              <w:rPr>
                <w:rFonts w:ascii="Times New Roman" w:hAnsi="Times New Roman"/>
                <w:sz w:val="18"/>
                <w:szCs w:val="18"/>
              </w:rPr>
            </w:pPr>
          </w:p>
        </w:tc>
      </w:tr>
      <w:tr w14:paraId="3248E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04AEFDE9">
            <w:pPr>
              <w:pStyle w:val="125"/>
              <w:rPr>
                <w:rFonts w:ascii="Times New Roman" w:hAnsi="Times New Roman"/>
                <w:sz w:val="18"/>
                <w:szCs w:val="18"/>
              </w:rPr>
            </w:pPr>
            <w:r>
              <w:rPr>
                <w:rFonts w:hint="eastAsia" w:ascii="Times New Roman" w:hAnsi="Times New Roman"/>
                <w:sz w:val="18"/>
                <w:szCs w:val="18"/>
              </w:rPr>
              <w:t>目的</w:t>
            </w:r>
            <w:r>
              <w:rPr>
                <w:rFonts w:ascii="Times New Roman" w:hAnsi="Times New Roman"/>
                <w:sz w:val="18"/>
                <w:szCs w:val="18"/>
              </w:rPr>
              <w:t>MAC</w:t>
            </w:r>
            <w:r>
              <w:rPr>
                <w:rFonts w:hint="eastAsia" w:ascii="Times New Roman" w:hAnsi="Times New Roman"/>
                <w:sz w:val="18"/>
                <w:szCs w:val="18"/>
              </w:rPr>
              <w:t>地址</w:t>
            </w:r>
          </w:p>
        </w:tc>
        <w:tc>
          <w:tcPr>
            <w:tcW w:w="1722" w:type="dxa"/>
            <w:tcBorders>
              <w:top w:val="single" w:color="000000" w:sz="4" w:space="0"/>
              <w:left w:val="single" w:color="000000" w:sz="4" w:space="0"/>
              <w:bottom w:val="single" w:color="000000" w:sz="4" w:space="0"/>
              <w:right w:val="single" w:color="000000" w:sz="4" w:space="0"/>
            </w:tcBorders>
            <w:vAlign w:val="center"/>
          </w:tcPr>
          <w:p w14:paraId="07AC5286">
            <w:pPr>
              <w:pStyle w:val="125"/>
              <w:rPr>
                <w:rFonts w:ascii="Times New Roman" w:hAnsi="Times New Roman"/>
                <w:sz w:val="18"/>
                <w:szCs w:val="18"/>
              </w:rPr>
            </w:pPr>
            <w:r>
              <w:rPr>
                <w:rFonts w:ascii="Times New Roman" w:hAnsi="Times New Roman"/>
                <w:sz w:val="18"/>
                <w:szCs w:val="18"/>
              </w:rPr>
              <w:t>12-17</w:t>
            </w:r>
          </w:p>
        </w:tc>
        <w:tc>
          <w:tcPr>
            <w:tcW w:w="1347" w:type="dxa"/>
            <w:tcBorders>
              <w:top w:val="single" w:color="000000" w:sz="4" w:space="0"/>
              <w:left w:val="single" w:color="000000" w:sz="4" w:space="0"/>
              <w:bottom w:val="single" w:color="000000" w:sz="4" w:space="0"/>
              <w:right w:val="single" w:color="000000" w:sz="4" w:space="0"/>
            </w:tcBorders>
            <w:vAlign w:val="center"/>
          </w:tcPr>
          <w:p w14:paraId="5A3E5800">
            <w:pPr>
              <w:pStyle w:val="125"/>
              <w:rPr>
                <w:rFonts w:ascii="Times New Roman" w:hAnsi="Times New Roman"/>
                <w:sz w:val="18"/>
                <w:szCs w:val="18"/>
              </w:rPr>
            </w:pPr>
            <w:r>
              <w:rPr>
                <w:rFonts w:ascii="Times New Roman" w:hAnsi="Times New Roman"/>
                <w:sz w:val="18"/>
                <w:szCs w:val="18"/>
              </w:rPr>
              <w:t>0-7</w:t>
            </w:r>
          </w:p>
        </w:tc>
        <w:tc>
          <w:tcPr>
            <w:tcW w:w="2049" w:type="dxa"/>
            <w:tcBorders>
              <w:top w:val="single" w:color="000000" w:sz="4" w:space="0"/>
              <w:left w:val="single" w:color="000000" w:sz="4" w:space="0"/>
              <w:bottom w:val="single" w:color="000000" w:sz="4" w:space="0"/>
              <w:right w:val="single" w:color="000000" w:sz="4" w:space="0"/>
            </w:tcBorders>
            <w:vAlign w:val="center"/>
          </w:tcPr>
          <w:p w14:paraId="572DA0DC">
            <w:pPr>
              <w:pStyle w:val="125"/>
              <w:rPr>
                <w:rFonts w:ascii="Times New Roman" w:hAnsi="Times New Roman"/>
                <w:sz w:val="18"/>
                <w:szCs w:val="18"/>
              </w:rPr>
            </w:pPr>
            <w:r>
              <w:rPr>
                <w:rFonts w:ascii="Times New Roman" w:hAnsi="Times New Roman"/>
                <w:sz w:val="18"/>
                <w:szCs w:val="18"/>
              </w:rPr>
              <w:t>48</w:t>
            </w:r>
          </w:p>
        </w:tc>
      </w:tr>
      <w:tr w14:paraId="78423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1"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648F2F05">
            <w:pPr>
              <w:pStyle w:val="125"/>
              <w:rPr>
                <w:rFonts w:ascii="Times New Roman" w:hAnsi="Times New Roman"/>
                <w:sz w:val="18"/>
                <w:szCs w:val="18"/>
              </w:rPr>
            </w:pPr>
            <w:r>
              <w:rPr>
                <w:rFonts w:hint="eastAsia" w:ascii="Times New Roman" w:hAnsi="Times New Roman"/>
                <w:sz w:val="18"/>
                <w:szCs w:val="18"/>
              </w:rPr>
              <w:t>保留</w:t>
            </w:r>
          </w:p>
        </w:tc>
        <w:tc>
          <w:tcPr>
            <w:tcW w:w="1722" w:type="dxa"/>
            <w:tcBorders>
              <w:top w:val="single" w:color="000000" w:sz="4" w:space="0"/>
              <w:left w:val="single" w:color="000000" w:sz="4" w:space="0"/>
              <w:bottom w:val="single" w:color="000000" w:sz="4" w:space="0"/>
              <w:right w:val="single" w:color="000000" w:sz="4" w:space="0"/>
            </w:tcBorders>
            <w:vAlign w:val="center"/>
          </w:tcPr>
          <w:p w14:paraId="69F2891D">
            <w:pPr>
              <w:pStyle w:val="125"/>
              <w:rPr>
                <w:rFonts w:ascii="Times New Roman" w:hAnsi="Times New Roman"/>
                <w:sz w:val="18"/>
                <w:szCs w:val="18"/>
              </w:rPr>
            </w:pPr>
            <w:r>
              <w:rPr>
                <w:rFonts w:ascii="Times New Roman" w:hAnsi="Times New Roman"/>
                <w:sz w:val="18"/>
                <w:szCs w:val="18"/>
              </w:rPr>
              <w:t>18-21</w:t>
            </w:r>
          </w:p>
        </w:tc>
        <w:tc>
          <w:tcPr>
            <w:tcW w:w="1347" w:type="dxa"/>
            <w:tcBorders>
              <w:top w:val="single" w:color="000000" w:sz="4" w:space="0"/>
              <w:left w:val="single" w:color="000000" w:sz="4" w:space="0"/>
              <w:bottom w:val="single" w:color="000000" w:sz="4" w:space="0"/>
              <w:right w:val="single" w:color="000000" w:sz="4" w:space="0"/>
            </w:tcBorders>
            <w:vAlign w:val="center"/>
          </w:tcPr>
          <w:p w14:paraId="26274387">
            <w:pPr>
              <w:pStyle w:val="125"/>
              <w:rPr>
                <w:rFonts w:ascii="Times New Roman" w:hAnsi="Times New Roman"/>
                <w:sz w:val="18"/>
                <w:szCs w:val="18"/>
              </w:rPr>
            </w:pPr>
            <w:r>
              <w:rPr>
                <w:rFonts w:ascii="Times New Roman" w:hAnsi="Times New Roman"/>
                <w:sz w:val="18"/>
                <w:szCs w:val="18"/>
              </w:rPr>
              <w:t>0-7</w:t>
            </w:r>
          </w:p>
        </w:tc>
        <w:tc>
          <w:tcPr>
            <w:tcW w:w="2049" w:type="dxa"/>
            <w:tcBorders>
              <w:top w:val="single" w:color="000000" w:sz="4" w:space="0"/>
              <w:left w:val="single" w:color="000000" w:sz="4" w:space="0"/>
              <w:bottom w:val="single" w:color="000000" w:sz="4" w:space="0"/>
              <w:right w:val="single" w:color="000000" w:sz="4" w:space="0"/>
            </w:tcBorders>
            <w:vAlign w:val="center"/>
          </w:tcPr>
          <w:p w14:paraId="7AF4C277">
            <w:pPr>
              <w:pStyle w:val="125"/>
              <w:rPr>
                <w:rFonts w:ascii="Times New Roman" w:hAnsi="Times New Roman"/>
                <w:sz w:val="18"/>
                <w:szCs w:val="18"/>
              </w:rPr>
            </w:pPr>
            <w:r>
              <w:rPr>
                <w:rFonts w:ascii="Times New Roman" w:hAnsi="Times New Roman"/>
                <w:sz w:val="18"/>
                <w:szCs w:val="18"/>
              </w:rPr>
              <w:t>32</w:t>
            </w:r>
          </w:p>
        </w:tc>
      </w:tr>
      <w:tr w14:paraId="5771F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jc w:val="center"/>
        </w:trPr>
        <w:tc>
          <w:tcPr>
            <w:tcW w:w="1665" w:type="dxa"/>
            <w:tcBorders>
              <w:top w:val="single" w:color="000000" w:sz="4" w:space="0"/>
              <w:left w:val="single" w:color="000000" w:sz="4" w:space="0"/>
              <w:bottom w:val="single" w:color="000000" w:sz="4" w:space="0"/>
              <w:right w:val="single" w:color="000000" w:sz="4" w:space="0"/>
            </w:tcBorders>
            <w:vAlign w:val="center"/>
          </w:tcPr>
          <w:p w14:paraId="5556D96A">
            <w:pPr>
              <w:pStyle w:val="125"/>
              <w:rPr>
                <w:rFonts w:ascii="Times New Roman" w:hAnsi="Times New Roman"/>
                <w:sz w:val="18"/>
                <w:szCs w:val="18"/>
              </w:rPr>
            </w:pPr>
            <w:r>
              <w:rPr>
                <w:rFonts w:hint="eastAsia" w:ascii="Times New Roman" w:hAnsi="Times New Roman"/>
                <w:sz w:val="18"/>
                <w:szCs w:val="18"/>
              </w:rPr>
              <w:t>保留</w:t>
            </w:r>
          </w:p>
        </w:tc>
        <w:tc>
          <w:tcPr>
            <w:tcW w:w="1722" w:type="dxa"/>
            <w:tcBorders>
              <w:top w:val="single" w:color="000000" w:sz="4" w:space="0"/>
              <w:left w:val="single" w:color="000000" w:sz="4" w:space="0"/>
              <w:bottom w:val="single" w:color="000000" w:sz="4" w:space="0"/>
              <w:right w:val="single" w:color="000000" w:sz="4" w:space="0"/>
            </w:tcBorders>
            <w:vAlign w:val="center"/>
          </w:tcPr>
          <w:p w14:paraId="0CF3217E">
            <w:pPr>
              <w:pStyle w:val="125"/>
              <w:rPr>
                <w:rFonts w:ascii="Times New Roman" w:hAnsi="Times New Roman"/>
                <w:sz w:val="18"/>
                <w:szCs w:val="18"/>
              </w:rPr>
            </w:pPr>
            <w:r>
              <w:rPr>
                <w:rFonts w:ascii="Times New Roman" w:hAnsi="Times New Roman"/>
                <w:sz w:val="18"/>
                <w:szCs w:val="18"/>
              </w:rPr>
              <w:t>22-31</w:t>
            </w:r>
          </w:p>
        </w:tc>
        <w:tc>
          <w:tcPr>
            <w:tcW w:w="1347" w:type="dxa"/>
            <w:tcBorders>
              <w:top w:val="single" w:color="000000" w:sz="4" w:space="0"/>
              <w:left w:val="single" w:color="000000" w:sz="4" w:space="0"/>
              <w:bottom w:val="single" w:color="000000" w:sz="4" w:space="0"/>
              <w:right w:val="single" w:color="000000" w:sz="4" w:space="0"/>
            </w:tcBorders>
            <w:vAlign w:val="center"/>
          </w:tcPr>
          <w:p w14:paraId="58B237FA">
            <w:pPr>
              <w:pStyle w:val="125"/>
              <w:rPr>
                <w:rFonts w:ascii="Times New Roman" w:hAnsi="Times New Roman"/>
                <w:sz w:val="18"/>
                <w:szCs w:val="18"/>
              </w:rPr>
            </w:pPr>
            <w:r>
              <w:rPr>
                <w:rFonts w:ascii="Times New Roman" w:hAnsi="Times New Roman"/>
                <w:sz w:val="18"/>
                <w:szCs w:val="18"/>
              </w:rPr>
              <w:t>0-7</w:t>
            </w:r>
          </w:p>
        </w:tc>
        <w:tc>
          <w:tcPr>
            <w:tcW w:w="2049" w:type="dxa"/>
            <w:tcBorders>
              <w:top w:val="single" w:color="000000" w:sz="4" w:space="0"/>
              <w:left w:val="single" w:color="000000" w:sz="4" w:space="0"/>
              <w:bottom w:val="single" w:color="000000" w:sz="4" w:space="0"/>
              <w:right w:val="single" w:color="000000" w:sz="4" w:space="0"/>
            </w:tcBorders>
            <w:vAlign w:val="center"/>
          </w:tcPr>
          <w:p w14:paraId="5F4EA2A8">
            <w:pPr>
              <w:pStyle w:val="125"/>
              <w:rPr>
                <w:rFonts w:ascii="Times New Roman" w:hAnsi="Times New Roman"/>
                <w:sz w:val="18"/>
                <w:szCs w:val="18"/>
              </w:rPr>
            </w:pPr>
            <w:r>
              <w:rPr>
                <w:rFonts w:ascii="Times New Roman" w:hAnsi="Times New Roman"/>
                <w:sz w:val="18"/>
                <w:szCs w:val="18"/>
              </w:rPr>
              <w:t>80</w:t>
            </w:r>
          </w:p>
        </w:tc>
      </w:tr>
    </w:tbl>
    <w:p w14:paraId="7F4CF635">
      <w:pPr>
        <w:pStyle w:val="67"/>
      </w:pPr>
      <w:r>
        <w:rPr>
          <w:rFonts w:hint="eastAsia"/>
        </w:rPr>
        <w:t>目的</w:t>
      </w:r>
      <w:r>
        <w:t>MAC</w:t>
      </w:r>
      <w:r>
        <w:rPr>
          <w:rFonts w:hint="eastAsia"/>
        </w:rPr>
        <w:t>地址</w:t>
      </w:r>
    </w:p>
    <w:p w14:paraId="5AEC430D">
      <w:pPr>
        <w:pStyle w:val="50"/>
      </w:pPr>
      <w:r>
        <w:rPr>
          <w:rFonts w:hint="eastAsia"/>
        </w:rPr>
        <w:t>复用目的</w:t>
      </w:r>
      <w:r>
        <w:t>MAC</w:t>
      </w:r>
      <w:r>
        <w:rPr>
          <w:rFonts w:hint="eastAsia"/>
        </w:rPr>
        <w:t>地址为物联终端设备地址。</w:t>
      </w:r>
    </w:p>
    <w:p w14:paraId="112A25C7">
      <w:pPr>
        <w:pStyle w:val="50"/>
      </w:pPr>
      <w:r>
        <w:t>CCO</w:t>
      </w:r>
      <w:r>
        <w:rPr>
          <w:rFonts w:hint="eastAsia"/>
        </w:rPr>
        <w:t>发送给物联终端设备报文时，原始目的地址填充为物联网关的设备地址，目的地址为物联终端设备的物理地址。物联网关接收到</w:t>
      </w:r>
      <w:r>
        <w:t>CCO</w:t>
      </w:r>
      <w:r>
        <w:rPr>
          <w:rFonts w:hint="eastAsia"/>
        </w:rPr>
        <w:t>传递的报文后，若目的</w:t>
      </w:r>
      <w:r>
        <w:t>MAC</w:t>
      </w:r>
      <w:r>
        <w:rPr>
          <w:rFonts w:hint="eastAsia"/>
        </w:rPr>
        <w:t>地址不为</w:t>
      </w:r>
      <w:r>
        <w:t>0</w:t>
      </w:r>
      <w:r>
        <w:rPr>
          <w:rFonts w:hint="eastAsia"/>
        </w:rPr>
        <w:t>，则在查找子网物联终端设备表，是否存在与目的</w:t>
      </w:r>
      <w:r>
        <w:t>MAC</w:t>
      </w:r>
      <w:r>
        <w:rPr>
          <w:rFonts w:hint="eastAsia"/>
        </w:rPr>
        <w:t>地址相同的物联终端设备，若存在，则说明该报文需要转发到物联终端设备上。</w:t>
      </w:r>
    </w:p>
    <w:p w14:paraId="2C68F66E">
      <w:pPr>
        <w:pStyle w:val="50"/>
      </w:pPr>
      <w:r>
        <w:rPr>
          <w:rFonts w:hint="eastAsia"/>
        </w:rPr>
        <w:t>物联网关将物联终端设备上报的数据转发给</w:t>
      </w:r>
      <w:r>
        <w:t>CCO</w:t>
      </w:r>
      <w:r>
        <w:rPr>
          <w:rFonts w:hint="eastAsia"/>
        </w:rPr>
        <w:t>时，目的</w:t>
      </w:r>
      <w:r>
        <w:t>MAC</w:t>
      </w:r>
      <w:r>
        <w:rPr>
          <w:rFonts w:hint="eastAsia"/>
        </w:rPr>
        <w:t>地址填充为物联终端设备地址，</w:t>
      </w:r>
      <w:r>
        <w:t>CCO</w:t>
      </w:r>
      <w:r>
        <w:rPr>
          <w:rFonts w:hint="eastAsia"/>
        </w:rPr>
        <w:t>接收到该报文时，若目的</w:t>
      </w:r>
      <w:r>
        <w:t>MAC</w:t>
      </w:r>
      <w:r>
        <w:rPr>
          <w:rFonts w:hint="eastAsia"/>
        </w:rPr>
        <w:t>地址不为零，则表示该报文由物联终端设备产生。</w:t>
      </w:r>
    </w:p>
    <w:p w14:paraId="08C2F479">
      <w:pPr>
        <w:pStyle w:val="57"/>
        <w:ind w:left="420" w:hanging="420"/>
      </w:pPr>
      <w:bookmarkStart w:id="4980" w:name="_Toc49160351"/>
      <w:bookmarkStart w:id="4981" w:name="_Toc45285890"/>
      <w:r>
        <w:t>BPLC</w:t>
      </w:r>
      <w:r>
        <w:rPr>
          <w:rFonts w:hint="eastAsia"/>
        </w:rPr>
        <w:t>管理消息扩展</w:t>
      </w:r>
      <w:bookmarkEnd w:id="4980"/>
      <w:bookmarkEnd w:id="4981"/>
    </w:p>
    <w:p w14:paraId="2E485E6B">
      <w:pPr>
        <w:pStyle w:val="50"/>
      </w:pPr>
      <w:r>
        <w:rPr>
          <w:rFonts w:hint="eastAsia"/>
        </w:rPr>
        <w:t>B</w:t>
      </w:r>
      <w:r>
        <w:t>PLC管理消息类型的定义如</w:t>
      </w:r>
      <w:r>
        <w:fldChar w:fldCharType="begin"/>
      </w:r>
      <w:r>
        <w:instrText xml:space="preserve"> REF _Ref49433606 \h  \* MERGEFORMAT </w:instrText>
      </w:r>
      <w:r>
        <w:fldChar w:fldCharType="separate"/>
      </w:r>
      <w:r>
        <w:rPr>
          <w:rFonts w:hint="eastAsia"/>
        </w:rPr>
        <w:t xml:space="preserve">表 </w:t>
      </w:r>
      <w:r>
        <w:t>242</w:t>
      </w:r>
      <w:r>
        <w:fldChar w:fldCharType="end"/>
      </w:r>
      <w:r>
        <w:t>所示</w:t>
      </w:r>
      <w:r>
        <w:rPr>
          <w:rFonts w:hint="eastAsia"/>
        </w:rPr>
        <w:t>。</w:t>
      </w:r>
    </w:p>
    <w:p w14:paraId="391C3CF2">
      <w:pPr>
        <w:pStyle w:val="10"/>
      </w:pPr>
      <w:bookmarkStart w:id="4982" w:name="_Ref49433606"/>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242</w:t>
      </w:r>
      <w:r>
        <w:fldChar w:fldCharType="end"/>
      </w:r>
      <w:bookmarkEnd w:id="4982"/>
      <w:r>
        <w:t xml:space="preserve"> </w:t>
      </w:r>
      <w:r>
        <w:rPr>
          <w:rFonts w:hint="eastAsia"/>
        </w:rPr>
        <w:t>管理消息类型</w:t>
      </w:r>
    </w:p>
    <w:tbl>
      <w:tblPr>
        <w:tblStyle w:val="31"/>
        <w:tblW w:w="75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89"/>
        <w:gridCol w:w="2481"/>
      </w:tblGrid>
      <w:tr w14:paraId="00D54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0E810A58">
            <w:pPr>
              <w:pStyle w:val="125"/>
              <w:rPr>
                <w:rFonts w:ascii="Times New Roman" w:hAnsi="Times New Roman"/>
                <w:sz w:val="18"/>
                <w:szCs w:val="18"/>
              </w:rPr>
            </w:pPr>
            <w:r>
              <w:rPr>
                <w:rFonts w:ascii="Times New Roman" w:hAnsi="Times New Roman"/>
                <w:sz w:val="18"/>
                <w:szCs w:val="18"/>
              </w:rPr>
              <w:t>管理消息名称</w:t>
            </w:r>
          </w:p>
        </w:tc>
        <w:tc>
          <w:tcPr>
            <w:tcW w:w="2481" w:type="dxa"/>
          </w:tcPr>
          <w:p w14:paraId="4FDD42C1">
            <w:pPr>
              <w:pStyle w:val="125"/>
              <w:rPr>
                <w:rFonts w:ascii="Times New Roman" w:hAnsi="Times New Roman"/>
                <w:sz w:val="18"/>
                <w:szCs w:val="18"/>
              </w:rPr>
            </w:pPr>
            <w:r>
              <w:rPr>
                <w:rFonts w:ascii="Times New Roman" w:hAnsi="Times New Roman"/>
                <w:sz w:val="18"/>
                <w:szCs w:val="18"/>
              </w:rPr>
              <w:t>管理消息类型标识符</w:t>
            </w:r>
          </w:p>
        </w:tc>
      </w:tr>
      <w:tr w14:paraId="05122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33E82C6B">
            <w:pPr>
              <w:pStyle w:val="125"/>
              <w:rPr>
                <w:rFonts w:ascii="Times New Roman" w:hAnsi="Times New Roman"/>
                <w:sz w:val="18"/>
                <w:szCs w:val="18"/>
              </w:rPr>
            </w:pPr>
            <w:r>
              <w:rPr>
                <w:rFonts w:ascii="Times New Roman" w:hAnsi="Times New Roman"/>
                <w:sz w:val="18"/>
                <w:szCs w:val="18"/>
              </w:rPr>
              <w:t>关联请求（MMeAssocReq）</w:t>
            </w:r>
          </w:p>
        </w:tc>
        <w:tc>
          <w:tcPr>
            <w:tcW w:w="2481" w:type="dxa"/>
          </w:tcPr>
          <w:p w14:paraId="05C05F10">
            <w:pPr>
              <w:pStyle w:val="125"/>
              <w:rPr>
                <w:rFonts w:ascii="Times New Roman" w:hAnsi="Times New Roman"/>
                <w:sz w:val="18"/>
                <w:szCs w:val="18"/>
              </w:rPr>
            </w:pPr>
            <w:r>
              <w:rPr>
                <w:rFonts w:ascii="Times New Roman" w:hAnsi="Times New Roman"/>
                <w:sz w:val="18"/>
                <w:szCs w:val="18"/>
              </w:rPr>
              <w:t>0x0030</w:t>
            </w:r>
          </w:p>
        </w:tc>
      </w:tr>
      <w:tr w14:paraId="786D2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54950211">
            <w:pPr>
              <w:pStyle w:val="125"/>
              <w:rPr>
                <w:rFonts w:ascii="Times New Roman" w:hAnsi="Times New Roman"/>
                <w:sz w:val="18"/>
                <w:szCs w:val="18"/>
              </w:rPr>
            </w:pPr>
            <w:r>
              <w:rPr>
                <w:rFonts w:ascii="Times New Roman" w:hAnsi="Times New Roman"/>
                <w:sz w:val="18"/>
                <w:szCs w:val="18"/>
              </w:rPr>
              <w:t>关联回复（MMeAssocCnf）</w:t>
            </w:r>
          </w:p>
        </w:tc>
        <w:tc>
          <w:tcPr>
            <w:tcW w:w="2481" w:type="dxa"/>
          </w:tcPr>
          <w:p w14:paraId="1FEFA327">
            <w:pPr>
              <w:pStyle w:val="125"/>
              <w:rPr>
                <w:rFonts w:ascii="Times New Roman" w:hAnsi="Times New Roman"/>
                <w:sz w:val="18"/>
                <w:szCs w:val="18"/>
              </w:rPr>
            </w:pPr>
            <w:r>
              <w:rPr>
                <w:rFonts w:ascii="Times New Roman" w:hAnsi="Times New Roman"/>
                <w:sz w:val="18"/>
                <w:szCs w:val="18"/>
              </w:rPr>
              <w:t>0x0031</w:t>
            </w:r>
          </w:p>
        </w:tc>
      </w:tr>
      <w:tr w14:paraId="6402F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7A56AC15">
            <w:pPr>
              <w:pStyle w:val="125"/>
              <w:rPr>
                <w:rFonts w:ascii="Times New Roman" w:hAnsi="Times New Roman"/>
                <w:sz w:val="18"/>
                <w:szCs w:val="18"/>
              </w:rPr>
            </w:pPr>
            <w:r>
              <w:rPr>
                <w:rFonts w:ascii="Times New Roman" w:hAnsi="Times New Roman"/>
                <w:sz w:val="18"/>
                <w:szCs w:val="18"/>
              </w:rPr>
              <w:t>代理变更请求（MMeChangeProxyReq）</w:t>
            </w:r>
          </w:p>
        </w:tc>
        <w:tc>
          <w:tcPr>
            <w:tcW w:w="2481" w:type="dxa"/>
          </w:tcPr>
          <w:p w14:paraId="24A778B5">
            <w:pPr>
              <w:pStyle w:val="125"/>
              <w:rPr>
                <w:rFonts w:ascii="Times New Roman" w:hAnsi="Times New Roman"/>
                <w:sz w:val="18"/>
                <w:szCs w:val="18"/>
              </w:rPr>
            </w:pPr>
            <w:r>
              <w:rPr>
                <w:rFonts w:ascii="Times New Roman" w:hAnsi="Times New Roman"/>
                <w:sz w:val="18"/>
                <w:szCs w:val="18"/>
              </w:rPr>
              <w:t>0x0032</w:t>
            </w:r>
          </w:p>
        </w:tc>
      </w:tr>
      <w:tr w14:paraId="5DD5A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1CDD3251">
            <w:pPr>
              <w:pStyle w:val="125"/>
              <w:rPr>
                <w:rFonts w:ascii="Times New Roman" w:hAnsi="Times New Roman"/>
                <w:sz w:val="18"/>
                <w:szCs w:val="18"/>
              </w:rPr>
            </w:pPr>
            <w:r>
              <w:rPr>
                <w:rFonts w:ascii="Times New Roman" w:hAnsi="Times New Roman"/>
                <w:sz w:val="18"/>
                <w:szCs w:val="18"/>
              </w:rPr>
              <w:t>关联指示（MMeAssocInd）</w:t>
            </w:r>
          </w:p>
        </w:tc>
        <w:tc>
          <w:tcPr>
            <w:tcW w:w="2481" w:type="dxa"/>
          </w:tcPr>
          <w:p w14:paraId="427A4789">
            <w:pPr>
              <w:pStyle w:val="125"/>
              <w:rPr>
                <w:rFonts w:ascii="Times New Roman" w:hAnsi="Times New Roman"/>
                <w:sz w:val="18"/>
                <w:szCs w:val="18"/>
              </w:rPr>
            </w:pPr>
            <w:r>
              <w:rPr>
                <w:rFonts w:ascii="Times New Roman" w:hAnsi="Times New Roman"/>
                <w:sz w:val="18"/>
                <w:szCs w:val="18"/>
              </w:rPr>
              <w:t>0x0034</w:t>
            </w:r>
          </w:p>
        </w:tc>
      </w:tr>
      <w:tr w14:paraId="6F780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2178CCAE">
            <w:pPr>
              <w:pStyle w:val="125"/>
              <w:rPr>
                <w:rFonts w:ascii="Times New Roman" w:hAnsi="Times New Roman"/>
                <w:sz w:val="18"/>
                <w:szCs w:val="18"/>
              </w:rPr>
            </w:pPr>
            <w:r>
              <w:rPr>
                <w:rFonts w:ascii="Times New Roman" w:hAnsi="Times New Roman"/>
                <w:sz w:val="18"/>
                <w:szCs w:val="18"/>
              </w:rPr>
              <w:t>代理变更回复（MMeChangeProxyCnf）</w:t>
            </w:r>
          </w:p>
        </w:tc>
        <w:tc>
          <w:tcPr>
            <w:tcW w:w="2481" w:type="dxa"/>
          </w:tcPr>
          <w:p w14:paraId="32D155C7">
            <w:pPr>
              <w:pStyle w:val="125"/>
              <w:rPr>
                <w:rFonts w:ascii="Times New Roman" w:hAnsi="Times New Roman"/>
                <w:sz w:val="18"/>
                <w:szCs w:val="18"/>
              </w:rPr>
            </w:pPr>
            <w:r>
              <w:rPr>
                <w:rFonts w:ascii="Times New Roman" w:hAnsi="Times New Roman"/>
                <w:sz w:val="18"/>
                <w:szCs w:val="18"/>
              </w:rPr>
              <w:t>0x0037</w:t>
            </w:r>
          </w:p>
        </w:tc>
      </w:tr>
      <w:tr w14:paraId="3E273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0A4DE54C">
            <w:pPr>
              <w:pStyle w:val="125"/>
              <w:rPr>
                <w:rFonts w:ascii="Times New Roman" w:hAnsi="Times New Roman"/>
                <w:sz w:val="18"/>
                <w:szCs w:val="18"/>
              </w:rPr>
            </w:pPr>
            <w:r>
              <w:rPr>
                <w:rFonts w:ascii="Times New Roman" w:hAnsi="Times New Roman"/>
                <w:sz w:val="18"/>
                <w:szCs w:val="18"/>
              </w:rPr>
              <w:t>关联汇总指示（MMeAssocGatherInd）</w:t>
            </w:r>
          </w:p>
        </w:tc>
        <w:tc>
          <w:tcPr>
            <w:tcW w:w="2481" w:type="dxa"/>
          </w:tcPr>
          <w:p w14:paraId="3DD81D21">
            <w:pPr>
              <w:pStyle w:val="125"/>
              <w:rPr>
                <w:rFonts w:ascii="Times New Roman" w:hAnsi="Times New Roman"/>
                <w:sz w:val="18"/>
                <w:szCs w:val="18"/>
              </w:rPr>
            </w:pPr>
            <w:r>
              <w:rPr>
                <w:rFonts w:ascii="Times New Roman" w:hAnsi="Times New Roman"/>
                <w:sz w:val="18"/>
                <w:szCs w:val="18"/>
              </w:rPr>
              <w:t>0x003A</w:t>
            </w:r>
          </w:p>
        </w:tc>
      </w:tr>
      <w:tr w14:paraId="3698D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40AD61A1">
            <w:pPr>
              <w:pStyle w:val="125"/>
              <w:rPr>
                <w:rFonts w:ascii="Times New Roman" w:hAnsi="Times New Roman"/>
                <w:sz w:val="18"/>
                <w:szCs w:val="18"/>
              </w:rPr>
            </w:pPr>
            <w:r>
              <w:rPr>
                <w:rFonts w:ascii="Times New Roman" w:hAnsi="Times New Roman"/>
                <w:sz w:val="18"/>
                <w:szCs w:val="18"/>
              </w:rPr>
              <w:t>代理变更回复（MMeChangeProxyBitMapCnf）</w:t>
            </w:r>
          </w:p>
        </w:tc>
        <w:tc>
          <w:tcPr>
            <w:tcW w:w="2481" w:type="dxa"/>
          </w:tcPr>
          <w:p w14:paraId="0C636D26">
            <w:pPr>
              <w:pStyle w:val="125"/>
              <w:rPr>
                <w:rFonts w:ascii="Times New Roman" w:hAnsi="Times New Roman"/>
                <w:sz w:val="18"/>
                <w:szCs w:val="18"/>
              </w:rPr>
            </w:pPr>
            <w:r>
              <w:rPr>
                <w:rFonts w:ascii="Times New Roman" w:hAnsi="Times New Roman"/>
                <w:sz w:val="18"/>
                <w:szCs w:val="18"/>
              </w:rPr>
              <w:t>0x003B</w:t>
            </w:r>
          </w:p>
        </w:tc>
      </w:tr>
      <w:tr w14:paraId="3CF81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7B77B592">
            <w:pPr>
              <w:pStyle w:val="125"/>
              <w:rPr>
                <w:rFonts w:ascii="Times New Roman" w:hAnsi="Times New Roman"/>
                <w:sz w:val="18"/>
                <w:szCs w:val="18"/>
              </w:rPr>
            </w:pPr>
            <w:r>
              <w:rPr>
                <w:rFonts w:ascii="Times New Roman" w:hAnsi="Times New Roman"/>
                <w:sz w:val="18"/>
                <w:szCs w:val="18"/>
              </w:rPr>
              <w:t>离线指示（MMeLeaveInd）</w:t>
            </w:r>
          </w:p>
        </w:tc>
        <w:tc>
          <w:tcPr>
            <w:tcW w:w="2481" w:type="dxa"/>
          </w:tcPr>
          <w:p w14:paraId="1F99FCC3">
            <w:pPr>
              <w:pStyle w:val="125"/>
              <w:rPr>
                <w:rFonts w:ascii="Times New Roman" w:hAnsi="Times New Roman"/>
                <w:sz w:val="18"/>
                <w:szCs w:val="18"/>
              </w:rPr>
            </w:pPr>
            <w:r>
              <w:rPr>
                <w:rFonts w:ascii="Times New Roman" w:hAnsi="Times New Roman"/>
                <w:sz w:val="18"/>
                <w:szCs w:val="18"/>
              </w:rPr>
              <w:t>0x0049</w:t>
            </w:r>
          </w:p>
        </w:tc>
      </w:tr>
      <w:tr w14:paraId="67918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15EAF5A3">
            <w:pPr>
              <w:pStyle w:val="125"/>
              <w:rPr>
                <w:rFonts w:ascii="Times New Roman" w:hAnsi="Times New Roman"/>
                <w:sz w:val="18"/>
                <w:szCs w:val="18"/>
              </w:rPr>
            </w:pPr>
            <w:r>
              <w:rPr>
                <w:rFonts w:ascii="Times New Roman" w:hAnsi="Times New Roman"/>
                <w:sz w:val="18"/>
                <w:szCs w:val="18"/>
              </w:rPr>
              <w:t>心跳检测（MMeHeartBeatCheck）</w:t>
            </w:r>
          </w:p>
        </w:tc>
        <w:tc>
          <w:tcPr>
            <w:tcW w:w="2481" w:type="dxa"/>
          </w:tcPr>
          <w:p w14:paraId="35321F6C">
            <w:pPr>
              <w:pStyle w:val="125"/>
              <w:rPr>
                <w:rFonts w:ascii="Times New Roman" w:hAnsi="Times New Roman"/>
                <w:sz w:val="18"/>
                <w:szCs w:val="18"/>
              </w:rPr>
            </w:pPr>
            <w:r>
              <w:rPr>
                <w:rFonts w:ascii="Times New Roman" w:hAnsi="Times New Roman"/>
                <w:sz w:val="18"/>
                <w:szCs w:val="18"/>
              </w:rPr>
              <w:t>0x0051</w:t>
            </w:r>
          </w:p>
        </w:tc>
      </w:tr>
      <w:tr w14:paraId="6A6EA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26640E01">
            <w:pPr>
              <w:pStyle w:val="125"/>
              <w:rPr>
                <w:rFonts w:ascii="Times New Roman" w:hAnsi="Times New Roman"/>
                <w:sz w:val="18"/>
                <w:szCs w:val="18"/>
              </w:rPr>
            </w:pPr>
            <w:r>
              <w:rPr>
                <w:rFonts w:ascii="Times New Roman" w:hAnsi="Times New Roman"/>
                <w:sz w:val="18"/>
                <w:szCs w:val="18"/>
              </w:rPr>
              <w:t>发现列表（MMeDiscoverNodeList）</w:t>
            </w:r>
          </w:p>
        </w:tc>
        <w:tc>
          <w:tcPr>
            <w:tcW w:w="2481" w:type="dxa"/>
          </w:tcPr>
          <w:p w14:paraId="2FCBF330">
            <w:pPr>
              <w:pStyle w:val="125"/>
              <w:rPr>
                <w:rFonts w:ascii="Times New Roman" w:hAnsi="Times New Roman"/>
                <w:sz w:val="18"/>
                <w:szCs w:val="18"/>
              </w:rPr>
            </w:pPr>
            <w:r>
              <w:rPr>
                <w:rFonts w:ascii="Times New Roman" w:hAnsi="Times New Roman"/>
                <w:sz w:val="18"/>
                <w:szCs w:val="18"/>
              </w:rPr>
              <w:t>0x0055</w:t>
            </w:r>
          </w:p>
        </w:tc>
      </w:tr>
      <w:tr w14:paraId="22D5D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42736398">
            <w:pPr>
              <w:pStyle w:val="125"/>
              <w:rPr>
                <w:rFonts w:ascii="Times New Roman" w:hAnsi="Times New Roman"/>
                <w:sz w:val="18"/>
                <w:szCs w:val="18"/>
              </w:rPr>
            </w:pPr>
            <w:r>
              <w:rPr>
                <w:rFonts w:ascii="Times New Roman" w:hAnsi="Times New Roman"/>
                <w:sz w:val="18"/>
                <w:szCs w:val="18"/>
              </w:rPr>
              <w:t>延迟离线指示（MMeDelayLeaveInd）</w:t>
            </w:r>
          </w:p>
        </w:tc>
        <w:tc>
          <w:tcPr>
            <w:tcW w:w="2481" w:type="dxa"/>
          </w:tcPr>
          <w:p w14:paraId="38734B01">
            <w:pPr>
              <w:pStyle w:val="125"/>
              <w:rPr>
                <w:rFonts w:ascii="Times New Roman" w:hAnsi="Times New Roman"/>
                <w:sz w:val="18"/>
                <w:szCs w:val="18"/>
              </w:rPr>
            </w:pPr>
            <w:r>
              <w:rPr>
                <w:rFonts w:ascii="Times New Roman" w:hAnsi="Times New Roman"/>
                <w:sz w:val="18"/>
                <w:szCs w:val="18"/>
              </w:rPr>
              <w:t>0x005D</w:t>
            </w:r>
          </w:p>
        </w:tc>
      </w:tr>
      <w:tr w14:paraId="536E2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3D6111CD">
            <w:pPr>
              <w:pStyle w:val="125"/>
              <w:rPr>
                <w:rFonts w:ascii="Times New Roman" w:hAnsi="Times New Roman"/>
                <w:sz w:val="18"/>
                <w:szCs w:val="18"/>
              </w:rPr>
            </w:pPr>
            <w:r>
              <w:rPr>
                <w:rFonts w:ascii="Times New Roman" w:hAnsi="Times New Roman"/>
                <w:sz w:val="18"/>
                <w:szCs w:val="18"/>
              </w:rPr>
              <w:t>通信成功率上报（MMeSuccessRateReport）</w:t>
            </w:r>
          </w:p>
        </w:tc>
        <w:tc>
          <w:tcPr>
            <w:tcW w:w="2481" w:type="dxa"/>
          </w:tcPr>
          <w:p w14:paraId="53A8890B">
            <w:pPr>
              <w:pStyle w:val="125"/>
              <w:rPr>
                <w:rFonts w:ascii="Times New Roman" w:hAnsi="Times New Roman"/>
                <w:sz w:val="18"/>
                <w:szCs w:val="18"/>
              </w:rPr>
            </w:pPr>
            <w:r>
              <w:rPr>
                <w:rFonts w:ascii="Times New Roman" w:hAnsi="Times New Roman"/>
                <w:sz w:val="18"/>
                <w:szCs w:val="18"/>
              </w:rPr>
              <w:t>0x005E</w:t>
            </w:r>
          </w:p>
        </w:tc>
      </w:tr>
      <w:tr w14:paraId="32111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159727F4">
            <w:pPr>
              <w:pStyle w:val="125"/>
              <w:rPr>
                <w:rFonts w:ascii="Times New Roman" w:hAnsi="Times New Roman"/>
                <w:sz w:val="18"/>
                <w:szCs w:val="18"/>
              </w:rPr>
            </w:pPr>
            <w:r>
              <w:rPr>
                <w:rFonts w:hint="eastAsia" w:ascii="Times New Roman" w:hAnsi="Times New Roman"/>
                <w:sz w:val="18"/>
                <w:szCs w:val="18"/>
              </w:rPr>
              <w:t>过零NTB采集指示（MMeZeroCrossNTBCollectInd）</w:t>
            </w:r>
          </w:p>
        </w:tc>
        <w:tc>
          <w:tcPr>
            <w:tcW w:w="2481" w:type="dxa"/>
          </w:tcPr>
          <w:p w14:paraId="1832C943">
            <w:pPr>
              <w:pStyle w:val="125"/>
              <w:rPr>
                <w:rFonts w:ascii="Times New Roman" w:hAnsi="Times New Roman"/>
                <w:sz w:val="18"/>
                <w:szCs w:val="18"/>
              </w:rPr>
            </w:pPr>
            <w:r>
              <w:rPr>
                <w:rFonts w:hint="eastAsia" w:ascii="Times New Roman" w:hAnsi="Times New Roman"/>
                <w:sz w:val="18"/>
                <w:szCs w:val="18"/>
              </w:rPr>
              <w:t>0x0062</w:t>
            </w:r>
          </w:p>
        </w:tc>
      </w:tr>
      <w:tr w14:paraId="39203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0ECF2803">
            <w:pPr>
              <w:pStyle w:val="125"/>
              <w:rPr>
                <w:rFonts w:ascii="Times New Roman" w:hAnsi="Times New Roman"/>
                <w:sz w:val="18"/>
                <w:szCs w:val="18"/>
              </w:rPr>
            </w:pPr>
            <w:r>
              <w:rPr>
                <w:rFonts w:hint="eastAsia" w:ascii="Times New Roman" w:hAnsi="Times New Roman"/>
                <w:sz w:val="18"/>
                <w:szCs w:val="18"/>
              </w:rPr>
              <w:t>过零NTB上报（MMeZeroCrossNTBReport）</w:t>
            </w:r>
          </w:p>
        </w:tc>
        <w:tc>
          <w:tcPr>
            <w:tcW w:w="2481" w:type="dxa"/>
          </w:tcPr>
          <w:p w14:paraId="60AE729A">
            <w:pPr>
              <w:pStyle w:val="125"/>
              <w:rPr>
                <w:rFonts w:ascii="Times New Roman" w:hAnsi="Times New Roman"/>
                <w:sz w:val="18"/>
                <w:szCs w:val="18"/>
              </w:rPr>
            </w:pPr>
            <w:r>
              <w:rPr>
                <w:rFonts w:hint="eastAsia" w:ascii="Times New Roman" w:hAnsi="Times New Roman"/>
                <w:sz w:val="18"/>
                <w:szCs w:val="18"/>
              </w:rPr>
              <w:t>0x0063</w:t>
            </w:r>
          </w:p>
        </w:tc>
      </w:tr>
      <w:tr w14:paraId="1006E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28FD7B29">
            <w:pPr>
              <w:pStyle w:val="125"/>
              <w:rPr>
                <w:rFonts w:ascii="Times New Roman" w:hAnsi="Times New Roman"/>
                <w:sz w:val="18"/>
                <w:szCs w:val="18"/>
              </w:rPr>
            </w:pPr>
            <w:r>
              <w:rPr>
                <w:rFonts w:hint="eastAsia" w:ascii="Times New Roman" w:hAnsi="Times New Roman"/>
                <w:sz w:val="18"/>
                <w:szCs w:val="18"/>
              </w:rPr>
              <w:t>物联终端接入请求（MMeIo</w:t>
            </w:r>
            <w:r>
              <w:rPr>
                <w:rFonts w:ascii="Times New Roman" w:hAnsi="Times New Roman"/>
                <w:sz w:val="18"/>
                <w:szCs w:val="18"/>
              </w:rPr>
              <w:t>T</w:t>
            </w:r>
            <w:r>
              <w:rPr>
                <w:rFonts w:hint="eastAsia" w:ascii="Times New Roman" w:hAnsi="Times New Roman"/>
                <w:sz w:val="18"/>
                <w:szCs w:val="18"/>
              </w:rPr>
              <w:t>AssocReq）</w:t>
            </w:r>
          </w:p>
        </w:tc>
        <w:tc>
          <w:tcPr>
            <w:tcW w:w="2481" w:type="dxa"/>
          </w:tcPr>
          <w:p w14:paraId="2C4AE329">
            <w:pPr>
              <w:pStyle w:val="125"/>
              <w:rPr>
                <w:rFonts w:ascii="Times New Roman" w:hAnsi="Times New Roman"/>
                <w:sz w:val="18"/>
                <w:szCs w:val="18"/>
              </w:rPr>
            </w:pPr>
            <w:r>
              <w:rPr>
                <w:rFonts w:hint="eastAsia" w:ascii="Times New Roman" w:hAnsi="Times New Roman"/>
                <w:sz w:val="18"/>
                <w:szCs w:val="18"/>
              </w:rPr>
              <w:t>0x</w:t>
            </w:r>
            <w:r>
              <w:rPr>
                <w:rFonts w:ascii="Times New Roman" w:hAnsi="Times New Roman"/>
                <w:sz w:val="18"/>
                <w:szCs w:val="18"/>
              </w:rPr>
              <w:t>00A0</w:t>
            </w:r>
          </w:p>
        </w:tc>
      </w:tr>
      <w:tr w14:paraId="025AB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30455761">
            <w:pPr>
              <w:pStyle w:val="125"/>
              <w:rPr>
                <w:rFonts w:ascii="Times New Roman" w:hAnsi="Times New Roman"/>
                <w:sz w:val="18"/>
                <w:szCs w:val="18"/>
              </w:rPr>
            </w:pPr>
            <w:r>
              <w:rPr>
                <w:rFonts w:hint="eastAsia" w:ascii="Times New Roman" w:hAnsi="Times New Roman"/>
                <w:sz w:val="18"/>
                <w:szCs w:val="18"/>
              </w:rPr>
              <w:t>物联终端接入确认（MMeIo</w:t>
            </w:r>
            <w:r>
              <w:rPr>
                <w:rFonts w:ascii="Times New Roman" w:hAnsi="Times New Roman"/>
                <w:sz w:val="18"/>
                <w:szCs w:val="18"/>
              </w:rPr>
              <w:t>T</w:t>
            </w:r>
            <w:r>
              <w:rPr>
                <w:rFonts w:hint="eastAsia" w:ascii="Times New Roman" w:hAnsi="Times New Roman"/>
                <w:sz w:val="18"/>
                <w:szCs w:val="18"/>
              </w:rPr>
              <w:t>AssocInd）</w:t>
            </w:r>
          </w:p>
        </w:tc>
        <w:tc>
          <w:tcPr>
            <w:tcW w:w="2481" w:type="dxa"/>
          </w:tcPr>
          <w:p w14:paraId="652261CE">
            <w:pPr>
              <w:pStyle w:val="125"/>
              <w:rPr>
                <w:rFonts w:ascii="Times New Roman" w:hAnsi="Times New Roman"/>
                <w:sz w:val="18"/>
                <w:szCs w:val="18"/>
              </w:rPr>
            </w:pPr>
            <w:r>
              <w:rPr>
                <w:rFonts w:hint="eastAsia" w:ascii="Times New Roman" w:hAnsi="Times New Roman"/>
                <w:sz w:val="18"/>
                <w:szCs w:val="18"/>
              </w:rPr>
              <w:t>0x</w:t>
            </w:r>
            <w:r>
              <w:rPr>
                <w:rFonts w:ascii="Times New Roman" w:hAnsi="Times New Roman"/>
                <w:sz w:val="18"/>
                <w:szCs w:val="18"/>
              </w:rPr>
              <w:t>00A1</w:t>
            </w:r>
          </w:p>
        </w:tc>
      </w:tr>
      <w:tr w14:paraId="52B66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5089" w:type="dxa"/>
          </w:tcPr>
          <w:p w14:paraId="3B89D662">
            <w:pPr>
              <w:pStyle w:val="125"/>
              <w:rPr>
                <w:rFonts w:ascii="Times New Roman" w:hAnsi="Times New Roman"/>
                <w:sz w:val="18"/>
                <w:szCs w:val="18"/>
              </w:rPr>
            </w:pPr>
            <w:r>
              <w:rPr>
                <w:rFonts w:hint="eastAsia" w:ascii="Times New Roman" w:hAnsi="Times New Roman"/>
                <w:sz w:val="18"/>
                <w:szCs w:val="18"/>
              </w:rPr>
              <w:t>物联终端离线指示（MMeIo</w:t>
            </w:r>
            <w:r>
              <w:rPr>
                <w:rFonts w:ascii="Times New Roman" w:hAnsi="Times New Roman"/>
                <w:sz w:val="18"/>
                <w:szCs w:val="18"/>
              </w:rPr>
              <w:t>T</w:t>
            </w:r>
            <w:r>
              <w:rPr>
                <w:rFonts w:hint="eastAsia" w:ascii="Times New Roman" w:hAnsi="Times New Roman"/>
                <w:sz w:val="18"/>
                <w:szCs w:val="18"/>
              </w:rPr>
              <w:t>LeaveInd）</w:t>
            </w:r>
          </w:p>
        </w:tc>
        <w:tc>
          <w:tcPr>
            <w:tcW w:w="2481" w:type="dxa"/>
          </w:tcPr>
          <w:p w14:paraId="5A5E5BA3">
            <w:pPr>
              <w:pStyle w:val="125"/>
              <w:rPr>
                <w:rFonts w:ascii="Times New Roman" w:hAnsi="Times New Roman"/>
                <w:sz w:val="18"/>
                <w:szCs w:val="18"/>
              </w:rPr>
            </w:pPr>
            <w:r>
              <w:rPr>
                <w:rFonts w:hint="eastAsia" w:ascii="Times New Roman" w:hAnsi="Times New Roman"/>
                <w:sz w:val="18"/>
                <w:szCs w:val="18"/>
              </w:rPr>
              <w:t>0x</w:t>
            </w:r>
            <w:r>
              <w:rPr>
                <w:rFonts w:ascii="Times New Roman" w:hAnsi="Times New Roman"/>
                <w:sz w:val="18"/>
                <w:szCs w:val="18"/>
              </w:rPr>
              <w:t>00A2</w:t>
            </w:r>
          </w:p>
        </w:tc>
      </w:tr>
    </w:tbl>
    <w:p w14:paraId="24FE777A">
      <w:pPr>
        <w:pStyle w:val="67"/>
      </w:pPr>
      <w:bookmarkStart w:id="4983" w:name="_Toc45285891"/>
      <w:r>
        <w:rPr>
          <w:rFonts w:hint="eastAsia"/>
        </w:rPr>
        <w:t>物联终端接入请求报文</w:t>
      </w:r>
      <w:bookmarkEnd w:id="4983"/>
    </w:p>
    <w:p w14:paraId="57F8C701">
      <w:pPr>
        <w:pStyle w:val="50"/>
      </w:pPr>
      <w:r>
        <w:t>物联终端接入请求报文格式如</w:t>
      </w:r>
      <w:r>
        <w:fldChar w:fldCharType="begin"/>
      </w:r>
      <w:r>
        <w:instrText xml:space="preserve"> REF _Ref49433635 \h  \* MERGEFORMAT </w:instrText>
      </w:r>
      <w:r>
        <w:fldChar w:fldCharType="separate"/>
      </w:r>
      <w:r>
        <w:rPr>
          <w:rFonts w:hint="eastAsia"/>
        </w:rPr>
        <w:t xml:space="preserve">表 </w:t>
      </w:r>
      <w:r>
        <w:t>243</w:t>
      </w:r>
      <w:r>
        <w:fldChar w:fldCharType="end"/>
      </w:r>
      <w:r>
        <w:t>所示</w:t>
      </w:r>
      <w:r>
        <w:rPr>
          <w:rFonts w:hint="eastAsia"/>
        </w:rPr>
        <w:t>。</w:t>
      </w:r>
    </w:p>
    <w:p w14:paraId="5EA1F095">
      <w:pPr>
        <w:pStyle w:val="10"/>
      </w:pPr>
      <w:bookmarkStart w:id="4984" w:name="_Ref4943363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243</w:t>
      </w:r>
      <w:r>
        <w:fldChar w:fldCharType="end"/>
      </w:r>
      <w:bookmarkEnd w:id="4984"/>
      <w:r>
        <w:t xml:space="preserve"> </w:t>
      </w:r>
      <w:r>
        <w:rPr>
          <w:rFonts w:hint="eastAsia"/>
        </w:rPr>
        <w:t>物联终端接入请求报文</w:t>
      </w:r>
    </w:p>
    <w:tbl>
      <w:tblPr>
        <w:tblStyle w:val="31"/>
        <w:tblW w:w="66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1276"/>
        <w:gridCol w:w="1328"/>
        <w:gridCol w:w="1701"/>
      </w:tblGrid>
      <w:tr w14:paraId="0199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vAlign w:val="center"/>
          </w:tcPr>
          <w:p w14:paraId="6701C9F4">
            <w:pPr>
              <w:pStyle w:val="125"/>
              <w:rPr>
                <w:rFonts w:ascii="Times New Roman" w:hAnsi="Times New Roman"/>
                <w:sz w:val="18"/>
                <w:szCs w:val="18"/>
              </w:rPr>
            </w:pPr>
            <w:r>
              <w:rPr>
                <w:rFonts w:hint="eastAsia" w:ascii="Times New Roman" w:hAnsi="Times New Roman"/>
                <w:sz w:val="18"/>
                <w:szCs w:val="18"/>
              </w:rPr>
              <w:t>字段</w:t>
            </w:r>
          </w:p>
        </w:tc>
        <w:tc>
          <w:tcPr>
            <w:tcW w:w="1276" w:type="dxa"/>
            <w:tcBorders>
              <w:top w:val="single" w:color="auto" w:sz="4" w:space="0"/>
              <w:left w:val="single" w:color="auto" w:sz="4" w:space="0"/>
              <w:bottom w:val="single" w:color="auto" w:sz="4" w:space="0"/>
              <w:right w:val="single" w:color="auto" w:sz="4" w:space="0"/>
            </w:tcBorders>
            <w:vAlign w:val="center"/>
          </w:tcPr>
          <w:p w14:paraId="017352E4">
            <w:pPr>
              <w:pStyle w:val="125"/>
              <w:rPr>
                <w:rFonts w:ascii="Times New Roman" w:hAnsi="Times New Roman"/>
                <w:sz w:val="18"/>
                <w:szCs w:val="18"/>
              </w:rPr>
            </w:pPr>
            <w:r>
              <w:rPr>
                <w:rFonts w:hint="eastAsia" w:ascii="Times New Roman" w:hAnsi="Times New Roman"/>
                <w:sz w:val="18"/>
                <w:szCs w:val="18"/>
              </w:rPr>
              <w:t>字节号</w:t>
            </w:r>
          </w:p>
        </w:tc>
        <w:tc>
          <w:tcPr>
            <w:tcW w:w="1328" w:type="dxa"/>
            <w:tcBorders>
              <w:top w:val="single" w:color="auto" w:sz="4" w:space="0"/>
              <w:left w:val="single" w:color="auto" w:sz="4" w:space="0"/>
              <w:bottom w:val="single" w:color="auto" w:sz="4" w:space="0"/>
              <w:right w:val="single" w:color="auto" w:sz="4" w:space="0"/>
            </w:tcBorders>
            <w:vAlign w:val="center"/>
          </w:tcPr>
          <w:p w14:paraId="66F360DA">
            <w:pPr>
              <w:pStyle w:val="125"/>
              <w:rPr>
                <w:rFonts w:ascii="Times New Roman" w:hAnsi="Times New Roman"/>
                <w:sz w:val="18"/>
                <w:szCs w:val="18"/>
              </w:rPr>
            </w:pPr>
            <w:r>
              <w:rPr>
                <w:rFonts w:hint="eastAsia" w:ascii="Times New Roman" w:hAnsi="Times New Roman"/>
                <w:sz w:val="18"/>
                <w:szCs w:val="18"/>
              </w:rPr>
              <w:t>比特位</w:t>
            </w:r>
          </w:p>
        </w:tc>
        <w:tc>
          <w:tcPr>
            <w:tcW w:w="1701" w:type="dxa"/>
            <w:tcBorders>
              <w:top w:val="single" w:color="auto" w:sz="4" w:space="0"/>
              <w:left w:val="single" w:color="auto" w:sz="4" w:space="0"/>
              <w:bottom w:val="single" w:color="auto" w:sz="4" w:space="0"/>
              <w:right w:val="single" w:color="auto" w:sz="4" w:space="0"/>
            </w:tcBorders>
            <w:vAlign w:val="center"/>
          </w:tcPr>
          <w:p w14:paraId="5CB30DC9">
            <w:pPr>
              <w:pStyle w:val="125"/>
              <w:rPr>
                <w:rFonts w:ascii="Times New Roman" w:hAnsi="Times New Roman"/>
                <w:sz w:val="18"/>
                <w:szCs w:val="18"/>
              </w:rPr>
            </w:pPr>
            <w:r>
              <w:rPr>
                <w:rFonts w:hint="eastAsia" w:ascii="Times New Roman" w:hAnsi="Times New Roman"/>
                <w:sz w:val="18"/>
                <w:szCs w:val="18"/>
              </w:rPr>
              <w:t>字段大小</w:t>
            </w:r>
            <w:r>
              <w:rPr>
                <w:rFonts w:ascii="Times New Roman" w:hAnsi="Times New Roman"/>
                <w:sz w:val="18"/>
                <w:szCs w:val="18"/>
              </w:rPr>
              <w:t>(</w:t>
            </w:r>
            <w:r>
              <w:rPr>
                <w:rFonts w:hint="eastAsia" w:ascii="Times New Roman" w:hAnsi="Times New Roman"/>
                <w:sz w:val="18"/>
                <w:szCs w:val="18"/>
              </w:rPr>
              <w:t>字节</w:t>
            </w:r>
            <w:r>
              <w:rPr>
                <w:rFonts w:ascii="Times New Roman" w:hAnsi="Times New Roman"/>
                <w:sz w:val="18"/>
                <w:szCs w:val="18"/>
              </w:rPr>
              <w:t>)</w:t>
            </w:r>
          </w:p>
        </w:tc>
      </w:tr>
      <w:tr w14:paraId="7EC0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vAlign w:val="center"/>
          </w:tcPr>
          <w:p w14:paraId="29D248C1">
            <w:pPr>
              <w:pStyle w:val="125"/>
              <w:rPr>
                <w:rFonts w:ascii="Times New Roman" w:hAnsi="Times New Roman"/>
                <w:sz w:val="18"/>
                <w:szCs w:val="18"/>
              </w:rPr>
            </w:pPr>
            <w:r>
              <w:rPr>
                <w:rFonts w:hint="eastAsia" w:ascii="Times New Roman" w:hAnsi="Times New Roman"/>
                <w:sz w:val="18"/>
                <w:szCs w:val="18"/>
              </w:rPr>
              <w:t>物联终端设备地址</w:t>
            </w:r>
          </w:p>
        </w:tc>
        <w:tc>
          <w:tcPr>
            <w:tcW w:w="1276" w:type="dxa"/>
            <w:tcBorders>
              <w:top w:val="single" w:color="auto" w:sz="4" w:space="0"/>
              <w:left w:val="single" w:color="auto" w:sz="4" w:space="0"/>
              <w:bottom w:val="single" w:color="auto" w:sz="4" w:space="0"/>
              <w:right w:val="single" w:color="auto" w:sz="4" w:space="0"/>
            </w:tcBorders>
            <w:vAlign w:val="center"/>
          </w:tcPr>
          <w:p w14:paraId="3BB47B9F">
            <w:pPr>
              <w:pStyle w:val="125"/>
              <w:rPr>
                <w:rFonts w:ascii="Times New Roman" w:hAnsi="Times New Roman"/>
                <w:sz w:val="18"/>
                <w:szCs w:val="18"/>
              </w:rPr>
            </w:pPr>
            <w:r>
              <w:rPr>
                <w:rFonts w:ascii="Times New Roman" w:hAnsi="Times New Roman"/>
                <w:sz w:val="18"/>
                <w:szCs w:val="18"/>
              </w:rPr>
              <w:t>0-5</w:t>
            </w:r>
          </w:p>
        </w:tc>
        <w:tc>
          <w:tcPr>
            <w:tcW w:w="1328" w:type="dxa"/>
            <w:tcBorders>
              <w:top w:val="single" w:color="auto" w:sz="4" w:space="0"/>
              <w:left w:val="single" w:color="auto" w:sz="4" w:space="0"/>
              <w:bottom w:val="single" w:color="auto" w:sz="4" w:space="0"/>
              <w:right w:val="single" w:color="auto" w:sz="4" w:space="0"/>
            </w:tcBorders>
            <w:vAlign w:val="center"/>
          </w:tcPr>
          <w:p w14:paraId="76CD67CF">
            <w:pPr>
              <w:pStyle w:val="125"/>
              <w:rPr>
                <w:rFonts w:ascii="Times New Roman" w:hAnsi="Times New Roman"/>
                <w:sz w:val="18"/>
                <w:szCs w:val="18"/>
              </w:rPr>
            </w:pPr>
            <w:r>
              <w:rPr>
                <w:rFonts w:ascii="Times New Roman" w:hAnsi="Times New Roman"/>
                <w:sz w:val="18"/>
                <w:szCs w:val="18"/>
              </w:rPr>
              <w:t>0-7</w:t>
            </w:r>
          </w:p>
        </w:tc>
        <w:tc>
          <w:tcPr>
            <w:tcW w:w="1701" w:type="dxa"/>
            <w:tcBorders>
              <w:top w:val="single" w:color="auto" w:sz="4" w:space="0"/>
              <w:left w:val="single" w:color="auto" w:sz="4" w:space="0"/>
              <w:bottom w:val="single" w:color="auto" w:sz="4" w:space="0"/>
              <w:right w:val="single" w:color="auto" w:sz="4" w:space="0"/>
            </w:tcBorders>
            <w:vAlign w:val="center"/>
          </w:tcPr>
          <w:p w14:paraId="62D90C7E">
            <w:pPr>
              <w:pStyle w:val="125"/>
              <w:rPr>
                <w:rFonts w:ascii="Times New Roman" w:hAnsi="Times New Roman"/>
                <w:sz w:val="18"/>
                <w:szCs w:val="18"/>
              </w:rPr>
            </w:pPr>
            <w:r>
              <w:rPr>
                <w:rFonts w:ascii="Times New Roman" w:hAnsi="Times New Roman"/>
                <w:sz w:val="18"/>
                <w:szCs w:val="18"/>
              </w:rPr>
              <w:t>6</w:t>
            </w:r>
          </w:p>
        </w:tc>
      </w:tr>
      <w:tr w14:paraId="75B1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Merge w:val="restart"/>
            <w:tcBorders>
              <w:top w:val="single" w:color="auto" w:sz="4" w:space="0"/>
              <w:left w:val="single" w:color="auto" w:sz="4" w:space="0"/>
              <w:bottom w:val="single" w:color="auto" w:sz="4" w:space="0"/>
              <w:right w:val="single" w:color="auto" w:sz="4" w:space="0"/>
            </w:tcBorders>
            <w:vAlign w:val="center"/>
          </w:tcPr>
          <w:p w14:paraId="5284CDD5">
            <w:pPr>
              <w:pStyle w:val="125"/>
              <w:rPr>
                <w:rFonts w:ascii="Times New Roman" w:hAnsi="Times New Roman"/>
                <w:sz w:val="18"/>
                <w:szCs w:val="18"/>
              </w:rPr>
            </w:pPr>
            <w:r>
              <w:rPr>
                <w:rFonts w:hint="eastAsia" w:ascii="Times New Roman" w:hAnsi="Times New Roman"/>
                <w:sz w:val="18"/>
                <w:szCs w:val="18"/>
              </w:rPr>
              <w:t>物联网关设备地址</w:t>
            </w:r>
          </w:p>
        </w:tc>
        <w:tc>
          <w:tcPr>
            <w:tcW w:w="1276" w:type="dxa"/>
            <w:tcBorders>
              <w:top w:val="single" w:color="auto" w:sz="4" w:space="0"/>
              <w:left w:val="single" w:color="auto" w:sz="4" w:space="0"/>
              <w:bottom w:val="single" w:color="auto" w:sz="4" w:space="0"/>
              <w:right w:val="single" w:color="auto" w:sz="4" w:space="0"/>
            </w:tcBorders>
            <w:vAlign w:val="center"/>
          </w:tcPr>
          <w:p w14:paraId="46124DD3">
            <w:pPr>
              <w:pStyle w:val="125"/>
              <w:rPr>
                <w:rFonts w:ascii="Times New Roman" w:hAnsi="Times New Roman"/>
                <w:sz w:val="18"/>
                <w:szCs w:val="18"/>
              </w:rPr>
            </w:pPr>
            <w:r>
              <w:rPr>
                <w:rFonts w:ascii="Times New Roman" w:hAnsi="Times New Roman"/>
                <w:sz w:val="18"/>
                <w:szCs w:val="18"/>
              </w:rPr>
              <w:t>6</w:t>
            </w:r>
          </w:p>
        </w:tc>
        <w:tc>
          <w:tcPr>
            <w:tcW w:w="1328" w:type="dxa"/>
            <w:tcBorders>
              <w:top w:val="single" w:color="auto" w:sz="4" w:space="0"/>
              <w:left w:val="single" w:color="auto" w:sz="4" w:space="0"/>
              <w:bottom w:val="single" w:color="auto" w:sz="4" w:space="0"/>
              <w:right w:val="single" w:color="auto" w:sz="4" w:space="0"/>
            </w:tcBorders>
            <w:vAlign w:val="center"/>
          </w:tcPr>
          <w:p w14:paraId="1C173423">
            <w:pPr>
              <w:pStyle w:val="125"/>
              <w:rPr>
                <w:rFonts w:ascii="Times New Roman" w:hAnsi="Times New Roman"/>
                <w:sz w:val="18"/>
                <w:szCs w:val="18"/>
              </w:rPr>
            </w:pPr>
            <w:r>
              <w:rPr>
                <w:rFonts w:ascii="Times New Roman" w:hAnsi="Times New Roman"/>
                <w:sz w:val="18"/>
                <w:szCs w:val="18"/>
              </w:rPr>
              <w:t>0-7</w:t>
            </w:r>
          </w:p>
        </w:tc>
        <w:tc>
          <w:tcPr>
            <w:tcW w:w="1701" w:type="dxa"/>
            <w:vMerge w:val="restart"/>
            <w:tcBorders>
              <w:top w:val="single" w:color="auto" w:sz="4" w:space="0"/>
              <w:left w:val="single" w:color="auto" w:sz="4" w:space="0"/>
              <w:bottom w:val="single" w:color="auto" w:sz="4" w:space="0"/>
              <w:right w:val="single" w:color="auto" w:sz="4" w:space="0"/>
            </w:tcBorders>
            <w:vAlign w:val="center"/>
          </w:tcPr>
          <w:p w14:paraId="18839CD2">
            <w:pPr>
              <w:pStyle w:val="125"/>
              <w:rPr>
                <w:rFonts w:ascii="Times New Roman" w:hAnsi="Times New Roman"/>
                <w:sz w:val="18"/>
                <w:szCs w:val="18"/>
              </w:rPr>
            </w:pPr>
            <w:r>
              <w:rPr>
                <w:rFonts w:ascii="Times New Roman" w:hAnsi="Times New Roman"/>
                <w:sz w:val="18"/>
                <w:szCs w:val="18"/>
              </w:rPr>
              <w:t>12</w:t>
            </w:r>
            <w:r>
              <w:rPr>
                <w:rFonts w:hint="eastAsia" w:ascii="Times New Roman" w:hAnsi="Times New Roman"/>
                <w:sz w:val="18"/>
                <w:szCs w:val="18"/>
              </w:rPr>
              <w:t>比特</w:t>
            </w:r>
          </w:p>
        </w:tc>
      </w:tr>
      <w:tr w14:paraId="38D26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Merge w:val="continue"/>
            <w:tcBorders>
              <w:top w:val="single" w:color="auto" w:sz="4" w:space="0"/>
              <w:left w:val="single" w:color="auto" w:sz="4" w:space="0"/>
              <w:bottom w:val="single" w:color="auto" w:sz="4" w:space="0"/>
              <w:right w:val="single" w:color="auto" w:sz="4" w:space="0"/>
            </w:tcBorders>
            <w:vAlign w:val="center"/>
          </w:tcPr>
          <w:p w14:paraId="412F8B23">
            <w:pPr>
              <w:pStyle w:val="125"/>
              <w:rPr>
                <w:rFonts w:ascii="Times New Roman" w:hAnsi="Times New Roman"/>
                <w:sz w:val="18"/>
                <w:szCs w:val="18"/>
              </w:rPr>
            </w:pPr>
          </w:p>
        </w:tc>
        <w:tc>
          <w:tcPr>
            <w:tcW w:w="1276" w:type="dxa"/>
            <w:vMerge w:val="restart"/>
            <w:tcBorders>
              <w:top w:val="single" w:color="auto" w:sz="4" w:space="0"/>
              <w:left w:val="single" w:color="auto" w:sz="4" w:space="0"/>
              <w:bottom w:val="single" w:color="auto" w:sz="4" w:space="0"/>
              <w:right w:val="single" w:color="auto" w:sz="4" w:space="0"/>
            </w:tcBorders>
            <w:vAlign w:val="center"/>
          </w:tcPr>
          <w:p w14:paraId="7AD20B0E">
            <w:pPr>
              <w:pStyle w:val="125"/>
              <w:rPr>
                <w:rFonts w:ascii="Times New Roman" w:hAnsi="Times New Roman"/>
                <w:sz w:val="18"/>
                <w:szCs w:val="18"/>
              </w:rPr>
            </w:pPr>
            <w:r>
              <w:rPr>
                <w:rFonts w:ascii="Times New Roman" w:hAnsi="Times New Roman"/>
                <w:sz w:val="18"/>
                <w:szCs w:val="18"/>
              </w:rPr>
              <w:t>7</w:t>
            </w:r>
          </w:p>
        </w:tc>
        <w:tc>
          <w:tcPr>
            <w:tcW w:w="1328" w:type="dxa"/>
            <w:tcBorders>
              <w:top w:val="single" w:color="auto" w:sz="4" w:space="0"/>
              <w:left w:val="single" w:color="auto" w:sz="4" w:space="0"/>
              <w:bottom w:val="single" w:color="auto" w:sz="4" w:space="0"/>
              <w:right w:val="single" w:color="auto" w:sz="4" w:space="0"/>
            </w:tcBorders>
            <w:vAlign w:val="center"/>
          </w:tcPr>
          <w:p w14:paraId="75018409">
            <w:pPr>
              <w:pStyle w:val="125"/>
              <w:rPr>
                <w:rFonts w:ascii="Times New Roman" w:hAnsi="Times New Roman"/>
                <w:sz w:val="18"/>
                <w:szCs w:val="18"/>
              </w:rPr>
            </w:pPr>
            <w:r>
              <w:rPr>
                <w:rFonts w:ascii="Times New Roman" w:hAnsi="Times New Roman"/>
                <w:sz w:val="18"/>
                <w:szCs w:val="18"/>
              </w:rPr>
              <w:t>0-3</w:t>
            </w:r>
          </w:p>
        </w:tc>
        <w:tc>
          <w:tcPr>
            <w:tcW w:w="1701" w:type="dxa"/>
            <w:vMerge w:val="continue"/>
            <w:tcBorders>
              <w:top w:val="single" w:color="auto" w:sz="4" w:space="0"/>
              <w:left w:val="single" w:color="auto" w:sz="4" w:space="0"/>
              <w:bottom w:val="single" w:color="auto" w:sz="4" w:space="0"/>
              <w:right w:val="single" w:color="auto" w:sz="4" w:space="0"/>
            </w:tcBorders>
            <w:vAlign w:val="center"/>
          </w:tcPr>
          <w:p w14:paraId="00B1B527">
            <w:pPr>
              <w:pStyle w:val="125"/>
              <w:rPr>
                <w:rFonts w:ascii="Times New Roman" w:hAnsi="Times New Roman"/>
                <w:sz w:val="18"/>
                <w:szCs w:val="18"/>
              </w:rPr>
            </w:pPr>
          </w:p>
        </w:tc>
      </w:tr>
      <w:tr w14:paraId="07BF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vAlign w:val="center"/>
          </w:tcPr>
          <w:p w14:paraId="5D39E572">
            <w:pPr>
              <w:pStyle w:val="125"/>
              <w:rPr>
                <w:rFonts w:ascii="Times New Roman" w:hAnsi="Times New Roman"/>
                <w:sz w:val="18"/>
                <w:szCs w:val="18"/>
              </w:rPr>
            </w:pPr>
            <w:r>
              <w:rPr>
                <w:rFonts w:hint="eastAsia" w:ascii="Times New Roman" w:hAnsi="Times New Roman"/>
                <w:sz w:val="18"/>
                <w:szCs w:val="18"/>
              </w:rPr>
              <w:t>保留</w:t>
            </w:r>
          </w:p>
        </w:tc>
        <w:tc>
          <w:tcPr>
            <w:tcW w:w="1276" w:type="dxa"/>
            <w:vMerge w:val="continue"/>
            <w:tcBorders>
              <w:top w:val="single" w:color="auto" w:sz="4" w:space="0"/>
              <w:left w:val="single" w:color="auto" w:sz="4" w:space="0"/>
              <w:bottom w:val="single" w:color="auto" w:sz="4" w:space="0"/>
              <w:right w:val="single" w:color="auto" w:sz="4" w:space="0"/>
            </w:tcBorders>
            <w:vAlign w:val="center"/>
          </w:tcPr>
          <w:p w14:paraId="0B476BF8">
            <w:pPr>
              <w:pStyle w:val="125"/>
              <w:rPr>
                <w:rFonts w:ascii="Times New Roman" w:hAnsi="Times New Roman"/>
                <w:sz w:val="18"/>
                <w:szCs w:val="18"/>
              </w:rPr>
            </w:pPr>
          </w:p>
        </w:tc>
        <w:tc>
          <w:tcPr>
            <w:tcW w:w="1328" w:type="dxa"/>
            <w:tcBorders>
              <w:top w:val="single" w:color="auto" w:sz="4" w:space="0"/>
              <w:left w:val="single" w:color="auto" w:sz="4" w:space="0"/>
              <w:bottom w:val="single" w:color="auto" w:sz="4" w:space="0"/>
              <w:right w:val="single" w:color="auto" w:sz="4" w:space="0"/>
            </w:tcBorders>
            <w:vAlign w:val="center"/>
          </w:tcPr>
          <w:p w14:paraId="171571CA">
            <w:pPr>
              <w:pStyle w:val="125"/>
              <w:rPr>
                <w:rFonts w:ascii="Times New Roman" w:hAnsi="Times New Roman"/>
                <w:sz w:val="18"/>
                <w:szCs w:val="18"/>
              </w:rPr>
            </w:pPr>
            <w:r>
              <w:rPr>
                <w:rFonts w:ascii="Times New Roman" w:hAnsi="Times New Roman"/>
                <w:sz w:val="18"/>
                <w:szCs w:val="18"/>
              </w:rPr>
              <w:t>4-7</w:t>
            </w:r>
          </w:p>
        </w:tc>
        <w:tc>
          <w:tcPr>
            <w:tcW w:w="1701" w:type="dxa"/>
            <w:tcBorders>
              <w:top w:val="single" w:color="auto" w:sz="4" w:space="0"/>
              <w:left w:val="single" w:color="auto" w:sz="4" w:space="0"/>
              <w:bottom w:val="single" w:color="auto" w:sz="4" w:space="0"/>
              <w:right w:val="single" w:color="auto" w:sz="4" w:space="0"/>
            </w:tcBorders>
            <w:vAlign w:val="center"/>
          </w:tcPr>
          <w:p w14:paraId="7BDB753B">
            <w:pPr>
              <w:pStyle w:val="125"/>
              <w:rPr>
                <w:rFonts w:ascii="Times New Roman" w:hAnsi="Times New Roman"/>
                <w:sz w:val="18"/>
                <w:szCs w:val="18"/>
              </w:rPr>
            </w:pPr>
            <w:r>
              <w:rPr>
                <w:rFonts w:ascii="Times New Roman" w:hAnsi="Times New Roman"/>
                <w:sz w:val="18"/>
                <w:szCs w:val="18"/>
              </w:rPr>
              <w:t>4</w:t>
            </w:r>
            <w:r>
              <w:rPr>
                <w:rFonts w:hint="eastAsia" w:ascii="Times New Roman" w:hAnsi="Times New Roman"/>
                <w:sz w:val="18"/>
                <w:szCs w:val="18"/>
              </w:rPr>
              <w:t>比特</w:t>
            </w:r>
          </w:p>
        </w:tc>
      </w:tr>
      <w:tr w14:paraId="7C0C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vAlign w:val="center"/>
          </w:tcPr>
          <w:p w14:paraId="6ECC2D65">
            <w:pPr>
              <w:pStyle w:val="125"/>
              <w:rPr>
                <w:rFonts w:ascii="Times New Roman" w:hAnsi="Times New Roman"/>
                <w:sz w:val="18"/>
                <w:szCs w:val="18"/>
              </w:rPr>
            </w:pPr>
            <w:r>
              <w:rPr>
                <w:rFonts w:hint="eastAsia" w:ascii="Times New Roman" w:hAnsi="Times New Roman"/>
                <w:sz w:val="18"/>
                <w:szCs w:val="18"/>
              </w:rPr>
              <w:t>设备类型</w:t>
            </w:r>
          </w:p>
        </w:tc>
        <w:tc>
          <w:tcPr>
            <w:tcW w:w="1276" w:type="dxa"/>
            <w:tcBorders>
              <w:top w:val="single" w:color="auto" w:sz="4" w:space="0"/>
              <w:left w:val="single" w:color="auto" w:sz="4" w:space="0"/>
              <w:bottom w:val="single" w:color="auto" w:sz="4" w:space="0"/>
              <w:right w:val="single" w:color="auto" w:sz="4" w:space="0"/>
            </w:tcBorders>
            <w:vAlign w:val="center"/>
          </w:tcPr>
          <w:p w14:paraId="383FAE25">
            <w:pPr>
              <w:pStyle w:val="125"/>
              <w:rPr>
                <w:rFonts w:ascii="Times New Roman" w:hAnsi="Times New Roman"/>
                <w:sz w:val="18"/>
                <w:szCs w:val="18"/>
              </w:rPr>
            </w:pPr>
            <w:r>
              <w:rPr>
                <w:rFonts w:ascii="Times New Roman" w:hAnsi="Times New Roman"/>
                <w:sz w:val="18"/>
                <w:szCs w:val="18"/>
              </w:rPr>
              <w:t>8</w:t>
            </w:r>
          </w:p>
        </w:tc>
        <w:tc>
          <w:tcPr>
            <w:tcW w:w="1328" w:type="dxa"/>
            <w:tcBorders>
              <w:top w:val="single" w:color="auto" w:sz="4" w:space="0"/>
              <w:left w:val="single" w:color="auto" w:sz="4" w:space="0"/>
              <w:bottom w:val="single" w:color="auto" w:sz="4" w:space="0"/>
              <w:right w:val="single" w:color="auto" w:sz="4" w:space="0"/>
            </w:tcBorders>
            <w:vAlign w:val="center"/>
          </w:tcPr>
          <w:p w14:paraId="01ED2CE8">
            <w:pPr>
              <w:pStyle w:val="125"/>
              <w:rPr>
                <w:rFonts w:ascii="Times New Roman" w:hAnsi="Times New Roman"/>
                <w:sz w:val="18"/>
                <w:szCs w:val="18"/>
              </w:rPr>
            </w:pPr>
            <w:r>
              <w:rPr>
                <w:rFonts w:ascii="Times New Roman" w:hAnsi="Times New Roman"/>
                <w:sz w:val="18"/>
                <w:szCs w:val="18"/>
              </w:rPr>
              <w:t>0-7</w:t>
            </w:r>
          </w:p>
        </w:tc>
        <w:tc>
          <w:tcPr>
            <w:tcW w:w="1701" w:type="dxa"/>
            <w:tcBorders>
              <w:top w:val="single" w:color="auto" w:sz="4" w:space="0"/>
              <w:left w:val="single" w:color="auto" w:sz="4" w:space="0"/>
              <w:bottom w:val="single" w:color="auto" w:sz="4" w:space="0"/>
              <w:right w:val="single" w:color="auto" w:sz="4" w:space="0"/>
            </w:tcBorders>
            <w:vAlign w:val="center"/>
          </w:tcPr>
          <w:p w14:paraId="34E54F74">
            <w:pPr>
              <w:pStyle w:val="125"/>
              <w:rPr>
                <w:rFonts w:ascii="Times New Roman" w:hAnsi="Times New Roman"/>
                <w:sz w:val="18"/>
                <w:szCs w:val="18"/>
              </w:rPr>
            </w:pPr>
            <w:r>
              <w:rPr>
                <w:rFonts w:ascii="Times New Roman" w:hAnsi="Times New Roman"/>
                <w:sz w:val="18"/>
                <w:szCs w:val="18"/>
              </w:rPr>
              <w:t>8</w:t>
            </w:r>
            <w:r>
              <w:rPr>
                <w:rFonts w:hint="eastAsia" w:ascii="Times New Roman" w:hAnsi="Times New Roman"/>
                <w:sz w:val="18"/>
                <w:szCs w:val="18"/>
              </w:rPr>
              <w:t>比特</w:t>
            </w:r>
          </w:p>
        </w:tc>
      </w:tr>
      <w:tr w14:paraId="0923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vAlign w:val="center"/>
          </w:tcPr>
          <w:p w14:paraId="07782007">
            <w:pPr>
              <w:pStyle w:val="125"/>
              <w:rPr>
                <w:rFonts w:ascii="Times New Roman" w:hAnsi="Times New Roman"/>
                <w:sz w:val="18"/>
                <w:szCs w:val="18"/>
              </w:rPr>
            </w:pPr>
            <w:r>
              <w:rPr>
                <w:rFonts w:hint="eastAsia" w:ascii="Times New Roman" w:hAnsi="Times New Roman"/>
                <w:sz w:val="18"/>
                <w:szCs w:val="18"/>
              </w:rPr>
              <w:t>功耗类型</w:t>
            </w:r>
          </w:p>
        </w:tc>
        <w:tc>
          <w:tcPr>
            <w:tcW w:w="1276" w:type="dxa"/>
            <w:vMerge w:val="restart"/>
            <w:tcBorders>
              <w:top w:val="single" w:color="auto" w:sz="4" w:space="0"/>
              <w:left w:val="single" w:color="auto" w:sz="4" w:space="0"/>
              <w:bottom w:val="single" w:color="auto" w:sz="4" w:space="0"/>
              <w:right w:val="single" w:color="auto" w:sz="4" w:space="0"/>
            </w:tcBorders>
            <w:vAlign w:val="center"/>
          </w:tcPr>
          <w:p w14:paraId="7B0772F6">
            <w:pPr>
              <w:pStyle w:val="125"/>
              <w:rPr>
                <w:rFonts w:ascii="Times New Roman" w:hAnsi="Times New Roman"/>
                <w:sz w:val="18"/>
                <w:szCs w:val="18"/>
              </w:rPr>
            </w:pPr>
            <w:r>
              <w:rPr>
                <w:rFonts w:ascii="Times New Roman" w:hAnsi="Times New Roman"/>
                <w:sz w:val="18"/>
                <w:szCs w:val="18"/>
              </w:rPr>
              <w:t>9</w:t>
            </w:r>
          </w:p>
        </w:tc>
        <w:tc>
          <w:tcPr>
            <w:tcW w:w="1328" w:type="dxa"/>
            <w:tcBorders>
              <w:top w:val="single" w:color="auto" w:sz="4" w:space="0"/>
              <w:left w:val="single" w:color="auto" w:sz="4" w:space="0"/>
              <w:bottom w:val="single" w:color="auto" w:sz="4" w:space="0"/>
              <w:right w:val="single" w:color="auto" w:sz="4" w:space="0"/>
            </w:tcBorders>
            <w:vAlign w:val="center"/>
          </w:tcPr>
          <w:p w14:paraId="54D4E940">
            <w:pPr>
              <w:pStyle w:val="125"/>
              <w:rPr>
                <w:rFonts w:ascii="Times New Roman" w:hAnsi="Times New Roman"/>
                <w:sz w:val="18"/>
                <w:szCs w:val="18"/>
              </w:rPr>
            </w:pPr>
            <w:r>
              <w:rPr>
                <w:rFonts w:ascii="Times New Roman" w:hAnsi="Times New Roman"/>
                <w:sz w:val="18"/>
                <w:szCs w:val="18"/>
              </w:rPr>
              <w:t>0-3</w:t>
            </w:r>
          </w:p>
        </w:tc>
        <w:tc>
          <w:tcPr>
            <w:tcW w:w="1701" w:type="dxa"/>
            <w:tcBorders>
              <w:top w:val="single" w:color="auto" w:sz="4" w:space="0"/>
              <w:left w:val="single" w:color="auto" w:sz="4" w:space="0"/>
              <w:bottom w:val="single" w:color="auto" w:sz="4" w:space="0"/>
              <w:right w:val="single" w:color="auto" w:sz="4" w:space="0"/>
            </w:tcBorders>
            <w:vAlign w:val="center"/>
          </w:tcPr>
          <w:p w14:paraId="4278C86F">
            <w:pPr>
              <w:pStyle w:val="125"/>
              <w:rPr>
                <w:rFonts w:ascii="Times New Roman" w:hAnsi="Times New Roman"/>
                <w:sz w:val="18"/>
                <w:szCs w:val="18"/>
              </w:rPr>
            </w:pPr>
            <w:r>
              <w:rPr>
                <w:rFonts w:ascii="Times New Roman" w:hAnsi="Times New Roman"/>
                <w:sz w:val="18"/>
                <w:szCs w:val="18"/>
              </w:rPr>
              <w:t>4</w:t>
            </w:r>
            <w:r>
              <w:rPr>
                <w:rFonts w:hint="eastAsia" w:ascii="Times New Roman" w:hAnsi="Times New Roman"/>
                <w:sz w:val="18"/>
                <w:szCs w:val="18"/>
              </w:rPr>
              <w:t>比特</w:t>
            </w:r>
          </w:p>
        </w:tc>
      </w:tr>
      <w:tr w14:paraId="1D5C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vAlign w:val="center"/>
          </w:tcPr>
          <w:p w14:paraId="5388B2AC">
            <w:pPr>
              <w:pStyle w:val="125"/>
              <w:rPr>
                <w:rFonts w:ascii="Times New Roman" w:hAnsi="Times New Roman"/>
                <w:sz w:val="18"/>
                <w:szCs w:val="18"/>
              </w:rPr>
            </w:pPr>
            <w:r>
              <w:rPr>
                <w:rFonts w:hint="eastAsia" w:ascii="Times New Roman" w:hAnsi="Times New Roman"/>
                <w:sz w:val="18"/>
                <w:szCs w:val="18"/>
              </w:rPr>
              <w:t>保留</w:t>
            </w:r>
          </w:p>
        </w:tc>
        <w:tc>
          <w:tcPr>
            <w:tcW w:w="1276" w:type="dxa"/>
            <w:vMerge w:val="continue"/>
            <w:tcBorders>
              <w:top w:val="single" w:color="auto" w:sz="4" w:space="0"/>
              <w:left w:val="single" w:color="auto" w:sz="4" w:space="0"/>
              <w:bottom w:val="single" w:color="auto" w:sz="4" w:space="0"/>
              <w:right w:val="single" w:color="auto" w:sz="4" w:space="0"/>
            </w:tcBorders>
            <w:vAlign w:val="center"/>
          </w:tcPr>
          <w:p w14:paraId="714E1860">
            <w:pPr>
              <w:pStyle w:val="125"/>
              <w:rPr>
                <w:rFonts w:ascii="Times New Roman" w:hAnsi="Times New Roman"/>
                <w:sz w:val="18"/>
                <w:szCs w:val="18"/>
              </w:rPr>
            </w:pPr>
          </w:p>
        </w:tc>
        <w:tc>
          <w:tcPr>
            <w:tcW w:w="1328" w:type="dxa"/>
            <w:tcBorders>
              <w:top w:val="single" w:color="auto" w:sz="4" w:space="0"/>
              <w:left w:val="single" w:color="auto" w:sz="4" w:space="0"/>
              <w:bottom w:val="single" w:color="auto" w:sz="4" w:space="0"/>
              <w:right w:val="single" w:color="auto" w:sz="4" w:space="0"/>
            </w:tcBorders>
            <w:vAlign w:val="center"/>
          </w:tcPr>
          <w:p w14:paraId="4FC9FE5A">
            <w:pPr>
              <w:pStyle w:val="125"/>
              <w:rPr>
                <w:rFonts w:ascii="Times New Roman" w:hAnsi="Times New Roman"/>
                <w:sz w:val="18"/>
                <w:szCs w:val="18"/>
              </w:rPr>
            </w:pPr>
            <w:r>
              <w:rPr>
                <w:rFonts w:ascii="Times New Roman" w:hAnsi="Times New Roman"/>
                <w:sz w:val="18"/>
                <w:szCs w:val="18"/>
              </w:rPr>
              <w:t>4-7</w:t>
            </w:r>
          </w:p>
        </w:tc>
        <w:tc>
          <w:tcPr>
            <w:tcW w:w="1701" w:type="dxa"/>
            <w:tcBorders>
              <w:top w:val="single" w:color="auto" w:sz="4" w:space="0"/>
              <w:left w:val="single" w:color="auto" w:sz="4" w:space="0"/>
              <w:bottom w:val="single" w:color="auto" w:sz="4" w:space="0"/>
              <w:right w:val="single" w:color="auto" w:sz="4" w:space="0"/>
            </w:tcBorders>
            <w:vAlign w:val="center"/>
          </w:tcPr>
          <w:p w14:paraId="1A4F3D8A">
            <w:pPr>
              <w:pStyle w:val="125"/>
              <w:rPr>
                <w:rFonts w:ascii="Times New Roman" w:hAnsi="Times New Roman"/>
                <w:sz w:val="18"/>
                <w:szCs w:val="18"/>
              </w:rPr>
            </w:pPr>
            <w:r>
              <w:rPr>
                <w:rFonts w:ascii="Times New Roman" w:hAnsi="Times New Roman"/>
                <w:sz w:val="18"/>
                <w:szCs w:val="18"/>
              </w:rPr>
              <w:t>4</w:t>
            </w:r>
            <w:r>
              <w:rPr>
                <w:rFonts w:hint="eastAsia" w:ascii="Times New Roman" w:hAnsi="Times New Roman"/>
                <w:sz w:val="18"/>
                <w:szCs w:val="18"/>
              </w:rPr>
              <w:t>比特</w:t>
            </w:r>
          </w:p>
        </w:tc>
      </w:tr>
    </w:tbl>
    <w:p w14:paraId="324A0BFF">
      <w:pPr>
        <w:pStyle w:val="132"/>
        <w:ind w:left="420" w:hanging="420"/>
      </w:pPr>
      <w:r>
        <w:t>物联终端设备地址</w:t>
      </w:r>
    </w:p>
    <w:p w14:paraId="5B4FE154">
      <w:pPr>
        <w:pStyle w:val="50"/>
      </w:pPr>
      <w:r>
        <w:t>申请接入网络的物联终端设备的物理地址</w:t>
      </w:r>
      <w:r>
        <w:rPr>
          <w:rFonts w:hint="eastAsia"/>
        </w:rPr>
        <w:t>。</w:t>
      </w:r>
    </w:p>
    <w:p w14:paraId="080C0F93">
      <w:pPr>
        <w:pStyle w:val="132"/>
        <w:ind w:left="420" w:hanging="420"/>
      </w:pPr>
      <w:r>
        <w:t>物联网关设备地址</w:t>
      </w:r>
    </w:p>
    <w:p w14:paraId="2D1B463C">
      <w:pPr>
        <w:pStyle w:val="50"/>
      </w:pPr>
      <w:r>
        <w:t>申请接入网络的物联终端设备地址的物联网关的</w:t>
      </w:r>
      <w:r>
        <w:rPr>
          <w:rFonts w:hint="eastAsia"/>
        </w:rPr>
        <w:t>T</w:t>
      </w:r>
      <w:r>
        <w:t>EI地址</w:t>
      </w:r>
      <w:r>
        <w:rPr>
          <w:rFonts w:hint="eastAsia"/>
        </w:rPr>
        <w:t>。</w:t>
      </w:r>
    </w:p>
    <w:p w14:paraId="2F7A93E8">
      <w:pPr>
        <w:pStyle w:val="132"/>
        <w:ind w:left="420" w:hanging="420"/>
      </w:pPr>
      <w:r>
        <w:rPr>
          <w:rFonts w:hint="eastAsia"/>
        </w:rPr>
        <w:t>设备类型</w:t>
      </w:r>
    </w:p>
    <w:p w14:paraId="359DBA16">
      <w:pPr>
        <w:pStyle w:val="50"/>
      </w:pPr>
      <w:r>
        <w:t>物联终端设备的类型</w:t>
      </w:r>
      <w:r>
        <w:rPr>
          <w:rFonts w:hint="eastAsia"/>
        </w:rPr>
        <w:t>。</w:t>
      </w:r>
    </w:p>
    <w:p w14:paraId="17E98D88">
      <w:pPr>
        <w:pStyle w:val="132"/>
        <w:ind w:left="420" w:hanging="420"/>
      </w:pPr>
      <w:r>
        <w:t>功耗类型</w:t>
      </w:r>
    </w:p>
    <w:p w14:paraId="01EB8F5E">
      <w:pPr>
        <w:pStyle w:val="50"/>
      </w:pPr>
      <w:r>
        <w:t>物联终端设备的功耗类型</w:t>
      </w:r>
      <w:r>
        <w:rPr>
          <w:rFonts w:hint="eastAsia"/>
        </w:rPr>
        <w:t>。</w:t>
      </w:r>
    </w:p>
    <w:p w14:paraId="7CD3E47D">
      <w:pPr>
        <w:pStyle w:val="67"/>
        <w:rPr>
          <w:rFonts w:hAnsi="Arial"/>
          <w:sz w:val="24"/>
          <w:szCs w:val="24"/>
        </w:rPr>
      </w:pPr>
      <w:bookmarkStart w:id="4985" w:name="_Toc45285892"/>
      <w:r>
        <w:rPr>
          <w:rFonts w:hint="eastAsia"/>
        </w:rPr>
        <w:t>物联终端接入确认报文</w:t>
      </w:r>
      <w:bookmarkEnd w:id="4985"/>
    </w:p>
    <w:p w14:paraId="1A278D1D">
      <w:pPr>
        <w:pStyle w:val="50"/>
      </w:pPr>
      <w:r>
        <w:t>物联终端接入确认报文格式如</w:t>
      </w:r>
      <w:r>
        <w:fldChar w:fldCharType="begin"/>
      </w:r>
      <w:r>
        <w:instrText xml:space="preserve"> REF _Ref49433677 \h  \* MERGEFORMAT </w:instrText>
      </w:r>
      <w:r>
        <w:fldChar w:fldCharType="separate"/>
      </w:r>
      <w:r>
        <w:rPr>
          <w:rFonts w:hint="eastAsia"/>
        </w:rPr>
        <w:t xml:space="preserve">表 </w:t>
      </w:r>
      <w:r>
        <w:t>244</w:t>
      </w:r>
      <w:r>
        <w:fldChar w:fldCharType="end"/>
      </w:r>
      <w:r>
        <w:t>所示</w:t>
      </w:r>
      <w:r>
        <w:rPr>
          <w:rFonts w:hint="eastAsia"/>
        </w:rPr>
        <w:t>。</w:t>
      </w:r>
    </w:p>
    <w:p w14:paraId="374BF695">
      <w:pPr>
        <w:pStyle w:val="10"/>
      </w:pPr>
      <w:bookmarkStart w:id="4986" w:name="_Ref4943367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244</w:t>
      </w:r>
      <w:r>
        <w:fldChar w:fldCharType="end"/>
      </w:r>
      <w:bookmarkEnd w:id="4986"/>
      <w:r>
        <w:t xml:space="preserve"> </w:t>
      </w:r>
      <w:r>
        <w:rPr>
          <w:rFonts w:hint="eastAsia"/>
        </w:rPr>
        <w:t>物联终端接入确认报文</w:t>
      </w:r>
    </w:p>
    <w:tbl>
      <w:tblPr>
        <w:tblStyle w:val="31"/>
        <w:tblW w:w="66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1276"/>
        <w:gridCol w:w="1328"/>
        <w:gridCol w:w="1701"/>
      </w:tblGrid>
      <w:tr w14:paraId="1A02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tcPr>
          <w:p w14:paraId="0532D2AC">
            <w:pPr>
              <w:pStyle w:val="125"/>
              <w:rPr>
                <w:rFonts w:ascii="Times New Roman" w:hAnsi="Times New Roman"/>
                <w:sz w:val="18"/>
                <w:szCs w:val="18"/>
              </w:rPr>
            </w:pPr>
            <w:r>
              <w:rPr>
                <w:rFonts w:hint="eastAsia" w:ascii="Times New Roman" w:hAnsi="Times New Roman"/>
                <w:sz w:val="18"/>
                <w:szCs w:val="18"/>
              </w:rPr>
              <w:t>字段</w:t>
            </w:r>
          </w:p>
        </w:tc>
        <w:tc>
          <w:tcPr>
            <w:tcW w:w="1276" w:type="dxa"/>
            <w:tcBorders>
              <w:top w:val="single" w:color="auto" w:sz="4" w:space="0"/>
              <w:left w:val="single" w:color="auto" w:sz="4" w:space="0"/>
              <w:bottom w:val="single" w:color="auto" w:sz="4" w:space="0"/>
              <w:right w:val="single" w:color="auto" w:sz="4" w:space="0"/>
            </w:tcBorders>
          </w:tcPr>
          <w:p w14:paraId="10203D91">
            <w:pPr>
              <w:pStyle w:val="125"/>
              <w:rPr>
                <w:rFonts w:ascii="Times New Roman" w:hAnsi="Times New Roman"/>
                <w:sz w:val="18"/>
                <w:szCs w:val="18"/>
              </w:rPr>
            </w:pPr>
            <w:r>
              <w:rPr>
                <w:rFonts w:hint="eastAsia" w:ascii="Times New Roman" w:hAnsi="Times New Roman"/>
                <w:sz w:val="18"/>
                <w:szCs w:val="18"/>
              </w:rPr>
              <w:t>字节号</w:t>
            </w:r>
          </w:p>
        </w:tc>
        <w:tc>
          <w:tcPr>
            <w:tcW w:w="1328" w:type="dxa"/>
            <w:tcBorders>
              <w:top w:val="single" w:color="auto" w:sz="4" w:space="0"/>
              <w:left w:val="single" w:color="auto" w:sz="4" w:space="0"/>
              <w:bottom w:val="single" w:color="auto" w:sz="4" w:space="0"/>
              <w:right w:val="single" w:color="auto" w:sz="4" w:space="0"/>
            </w:tcBorders>
          </w:tcPr>
          <w:p w14:paraId="18D11073">
            <w:pPr>
              <w:pStyle w:val="125"/>
              <w:rPr>
                <w:rFonts w:ascii="Times New Roman" w:hAnsi="Times New Roman"/>
                <w:sz w:val="18"/>
                <w:szCs w:val="18"/>
              </w:rPr>
            </w:pPr>
            <w:r>
              <w:rPr>
                <w:rFonts w:hint="eastAsia" w:ascii="Times New Roman" w:hAnsi="Times New Roman"/>
                <w:sz w:val="18"/>
                <w:szCs w:val="18"/>
              </w:rPr>
              <w:t>比特位</w:t>
            </w:r>
          </w:p>
        </w:tc>
        <w:tc>
          <w:tcPr>
            <w:tcW w:w="1701" w:type="dxa"/>
            <w:tcBorders>
              <w:top w:val="single" w:color="auto" w:sz="4" w:space="0"/>
              <w:left w:val="single" w:color="auto" w:sz="4" w:space="0"/>
              <w:bottom w:val="single" w:color="auto" w:sz="4" w:space="0"/>
              <w:right w:val="single" w:color="auto" w:sz="4" w:space="0"/>
            </w:tcBorders>
          </w:tcPr>
          <w:p w14:paraId="79FDED78">
            <w:pPr>
              <w:pStyle w:val="125"/>
              <w:rPr>
                <w:rFonts w:ascii="Times New Roman" w:hAnsi="Times New Roman"/>
                <w:sz w:val="18"/>
                <w:szCs w:val="18"/>
              </w:rPr>
            </w:pPr>
            <w:r>
              <w:rPr>
                <w:rFonts w:hint="eastAsia" w:ascii="Times New Roman" w:hAnsi="Times New Roman"/>
                <w:sz w:val="18"/>
                <w:szCs w:val="18"/>
              </w:rPr>
              <w:t>字段大小</w:t>
            </w:r>
            <w:r>
              <w:rPr>
                <w:rFonts w:ascii="Times New Roman" w:hAnsi="Times New Roman"/>
                <w:sz w:val="18"/>
                <w:szCs w:val="18"/>
              </w:rPr>
              <w:t>(</w:t>
            </w:r>
            <w:r>
              <w:rPr>
                <w:rFonts w:hint="eastAsia" w:ascii="Times New Roman" w:hAnsi="Times New Roman"/>
                <w:sz w:val="18"/>
                <w:szCs w:val="18"/>
              </w:rPr>
              <w:t>字节</w:t>
            </w:r>
            <w:r>
              <w:rPr>
                <w:rFonts w:ascii="Times New Roman" w:hAnsi="Times New Roman"/>
                <w:sz w:val="18"/>
                <w:szCs w:val="18"/>
              </w:rPr>
              <w:t>)</w:t>
            </w:r>
          </w:p>
        </w:tc>
      </w:tr>
      <w:tr w14:paraId="3C80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tcPr>
          <w:p w14:paraId="0766DBE6">
            <w:pPr>
              <w:pStyle w:val="125"/>
              <w:rPr>
                <w:rFonts w:ascii="Times New Roman" w:hAnsi="Times New Roman"/>
                <w:sz w:val="18"/>
                <w:szCs w:val="18"/>
              </w:rPr>
            </w:pPr>
            <w:r>
              <w:rPr>
                <w:rFonts w:hint="eastAsia" w:ascii="Times New Roman" w:hAnsi="Times New Roman"/>
                <w:sz w:val="18"/>
                <w:szCs w:val="18"/>
              </w:rPr>
              <w:t>物联终端设备地址</w:t>
            </w:r>
          </w:p>
        </w:tc>
        <w:tc>
          <w:tcPr>
            <w:tcW w:w="1276" w:type="dxa"/>
            <w:tcBorders>
              <w:top w:val="single" w:color="auto" w:sz="4" w:space="0"/>
              <w:left w:val="single" w:color="auto" w:sz="4" w:space="0"/>
              <w:bottom w:val="single" w:color="auto" w:sz="4" w:space="0"/>
              <w:right w:val="single" w:color="auto" w:sz="4" w:space="0"/>
            </w:tcBorders>
          </w:tcPr>
          <w:p w14:paraId="18269F95">
            <w:pPr>
              <w:pStyle w:val="125"/>
              <w:rPr>
                <w:rFonts w:ascii="Times New Roman" w:hAnsi="Times New Roman"/>
                <w:sz w:val="18"/>
                <w:szCs w:val="18"/>
              </w:rPr>
            </w:pPr>
            <w:r>
              <w:rPr>
                <w:rFonts w:ascii="Times New Roman" w:hAnsi="Times New Roman"/>
                <w:sz w:val="18"/>
                <w:szCs w:val="18"/>
              </w:rPr>
              <w:t>0-5</w:t>
            </w:r>
          </w:p>
        </w:tc>
        <w:tc>
          <w:tcPr>
            <w:tcW w:w="1328" w:type="dxa"/>
            <w:tcBorders>
              <w:top w:val="single" w:color="auto" w:sz="4" w:space="0"/>
              <w:left w:val="single" w:color="auto" w:sz="4" w:space="0"/>
              <w:bottom w:val="single" w:color="auto" w:sz="4" w:space="0"/>
              <w:right w:val="single" w:color="auto" w:sz="4" w:space="0"/>
            </w:tcBorders>
          </w:tcPr>
          <w:p w14:paraId="31E1ECA0">
            <w:pPr>
              <w:pStyle w:val="125"/>
              <w:rPr>
                <w:rFonts w:ascii="Times New Roman" w:hAnsi="Times New Roman"/>
                <w:sz w:val="18"/>
                <w:szCs w:val="18"/>
              </w:rPr>
            </w:pPr>
            <w:r>
              <w:rPr>
                <w:rFonts w:ascii="Times New Roman" w:hAnsi="Times New Roman"/>
                <w:sz w:val="18"/>
                <w:szCs w:val="18"/>
              </w:rPr>
              <w:t>0-7</w:t>
            </w:r>
          </w:p>
        </w:tc>
        <w:tc>
          <w:tcPr>
            <w:tcW w:w="1701" w:type="dxa"/>
            <w:tcBorders>
              <w:top w:val="single" w:color="auto" w:sz="4" w:space="0"/>
              <w:left w:val="single" w:color="auto" w:sz="4" w:space="0"/>
              <w:bottom w:val="single" w:color="auto" w:sz="4" w:space="0"/>
              <w:right w:val="single" w:color="auto" w:sz="4" w:space="0"/>
            </w:tcBorders>
          </w:tcPr>
          <w:p w14:paraId="3C46FE8B">
            <w:pPr>
              <w:pStyle w:val="125"/>
              <w:rPr>
                <w:rFonts w:ascii="Times New Roman" w:hAnsi="Times New Roman"/>
                <w:sz w:val="18"/>
                <w:szCs w:val="18"/>
              </w:rPr>
            </w:pPr>
            <w:r>
              <w:rPr>
                <w:rFonts w:ascii="Times New Roman" w:hAnsi="Times New Roman"/>
                <w:sz w:val="18"/>
                <w:szCs w:val="18"/>
              </w:rPr>
              <w:t>6</w:t>
            </w:r>
          </w:p>
        </w:tc>
      </w:tr>
      <w:tr w14:paraId="7E63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tcPr>
          <w:p w14:paraId="0E367CF8">
            <w:pPr>
              <w:pStyle w:val="125"/>
              <w:rPr>
                <w:rFonts w:ascii="Times New Roman" w:hAnsi="Times New Roman"/>
                <w:sz w:val="18"/>
                <w:szCs w:val="18"/>
              </w:rPr>
            </w:pPr>
            <w:r>
              <w:rPr>
                <w:rFonts w:hint="eastAsia" w:ascii="Times New Roman" w:hAnsi="Times New Roman"/>
                <w:sz w:val="18"/>
                <w:szCs w:val="18"/>
              </w:rPr>
              <w:t>接入结果</w:t>
            </w:r>
          </w:p>
        </w:tc>
        <w:tc>
          <w:tcPr>
            <w:tcW w:w="1276" w:type="dxa"/>
            <w:tcBorders>
              <w:top w:val="single" w:color="auto" w:sz="4" w:space="0"/>
              <w:left w:val="single" w:color="auto" w:sz="4" w:space="0"/>
              <w:bottom w:val="single" w:color="auto" w:sz="4" w:space="0"/>
              <w:right w:val="single" w:color="auto" w:sz="4" w:space="0"/>
            </w:tcBorders>
          </w:tcPr>
          <w:p w14:paraId="613A1850">
            <w:pPr>
              <w:pStyle w:val="125"/>
              <w:rPr>
                <w:rFonts w:ascii="Times New Roman" w:hAnsi="Times New Roman"/>
                <w:sz w:val="18"/>
                <w:szCs w:val="18"/>
              </w:rPr>
            </w:pPr>
            <w:r>
              <w:rPr>
                <w:rFonts w:ascii="Times New Roman" w:hAnsi="Times New Roman"/>
                <w:sz w:val="18"/>
                <w:szCs w:val="18"/>
              </w:rPr>
              <w:t>6</w:t>
            </w:r>
          </w:p>
        </w:tc>
        <w:tc>
          <w:tcPr>
            <w:tcW w:w="1328" w:type="dxa"/>
            <w:tcBorders>
              <w:top w:val="single" w:color="auto" w:sz="4" w:space="0"/>
              <w:left w:val="single" w:color="auto" w:sz="4" w:space="0"/>
              <w:bottom w:val="single" w:color="auto" w:sz="4" w:space="0"/>
              <w:right w:val="single" w:color="auto" w:sz="4" w:space="0"/>
            </w:tcBorders>
          </w:tcPr>
          <w:p w14:paraId="1BC327DB">
            <w:pPr>
              <w:pStyle w:val="125"/>
              <w:rPr>
                <w:rFonts w:ascii="Times New Roman" w:hAnsi="Times New Roman"/>
                <w:sz w:val="18"/>
                <w:szCs w:val="18"/>
              </w:rPr>
            </w:pPr>
            <w:r>
              <w:rPr>
                <w:rFonts w:ascii="Times New Roman" w:hAnsi="Times New Roman"/>
                <w:sz w:val="18"/>
                <w:szCs w:val="18"/>
              </w:rPr>
              <w:t>0-7</w:t>
            </w:r>
          </w:p>
        </w:tc>
        <w:tc>
          <w:tcPr>
            <w:tcW w:w="1701" w:type="dxa"/>
            <w:tcBorders>
              <w:top w:val="single" w:color="auto" w:sz="4" w:space="0"/>
              <w:left w:val="single" w:color="auto" w:sz="4" w:space="0"/>
              <w:bottom w:val="single" w:color="auto" w:sz="4" w:space="0"/>
              <w:right w:val="single" w:color="auto" w:sz="4" w:space="0"/>
            </w:tcBorders>
          </w:tcPr>
          <w:p w14:paraId="07BBB58F">
            <w:pPr>
              <w:pStyle w:val="125"/>
              <w:rPr>
                <w:rFonts w:ascii="Times New Roman" w:hAnsi="Times New Roman"/>
                <w:sz w:val="18"/>
                <w:szCs w:val="18"/>
              </w:rPr>
            </w:pPr>
            <w:r>
              <w:rPr>
                <w:rFonts w:ascii="Times New Roman" w:hAnsi="Times New Roman"/>
                <w:sz w:val="18"/>
                <w:szCs w:val="18"/>
              </w:rPr>
              <w:t>1</w:t>
            </w:r>
          </w:p>
        </w:tc>
      </w:tr>
    </w:tbl>
    <w:p w14:paraId="797C1E97">
      <w:pPr>
        <w:pStyle w:val="132"/>
        <w:ind w:left="420" w:hanging="420"/>
      </w:pPr>
      <w:r>
        <w:t>物联终端设备地址</w:t>
      </w:r>
    </w:p>
    <w:p w14:paraId="4588C3D4">
      <w:pPr>
        <w:pStyle w:val="50"/>
      </w:pPr>
      <w:r>
        <w:t>申请接入网络的物联终端的物理地址</w:t>
      </w:r>
      <w:r>
        <w:rPr>
          <w:rFonts w:hint="eastAsia"/>
        </w:rPr>
        <w:t>。</w:t>
      </w:r>
    </w:p>
    <w:p w14:paraId="63583B0F">
      <w:pPr>
        <w:pStyle w:val="132"/>
        <w:ind w:left="420" w:hanging="420"/>
      </w:pPr>
      <w:r>
        <w:t>接入结果</w:t>
      </w:r>
    </w:p>
    <w:p w14:paraId="163ADDC7">
      <w:pPr>
        <w:pStyle w:val="50"/>
      </w:pPr>
      <w:r>
        <w:t>申请接入网络的结果值如</w:t>
      </w:r>
      <w:r>
        <w:fldChar w:fldCharType="begin"/>
      </w:r>
      <w:r>
        <w:instrText xml:space="preserve"> REF _Ref49433697 \h  \* MERGEFORMAT </w:instrText>
      </w:r>
      <w:r>
        <w:fldChar w:fldCharType="separate"/>
      </w:r>
      <w:r>
        <w:rPr>
          <w:rFonts w:hint="eastAsia"/>
        </w:rPr>
        <w:t xml:space="preserve">表 </w:t>
      </w:r>
      <w:r>
        <w:t>245</w:t>
      </w:r>
      <w:r>
        <w:fldChar w:fldCharType="end"/>
      </w:r>
      <w:r>
        <w:t>定义</w:t>
      </w:r>
      <w:r>
        <w:rPr>
          <w:rFonts w:hint="eastAsia"/>
        </w:rPr>
        <w:t>。</w:t>
      </w:r>
    </w:p>
    <w:p w14:paraId="0DE51910">
      <w:pPr>
        <w:pStyle w:val="10"/>
      </w:pPr>
      <w:bookmarkStart w:id="4987" w:name="_Ref4943369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245</w:t>
      </w:r>
      <w:r>
        <w:fldChar w:fldCharType="end"/>
      </w:r>
      <w:bookmarkEnd w:id="4987"/>
      <w:r>
        <w:t xml:space="preserve"> </w:t>
      </w:r>
      <w:r>
        <w:rPr>
          <w:rFonts w:hint="eastAsia"/>
        </w:rPr>
        <w:t>申请接入网络的结果</w:t>
      </w:r>
    </w:p>
    <w:tbl>
      <w:tblPr>
        <w:tblStyle w:val="31"/>
        <w:tblW w:w="59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3997"/>
      </w:tblGrid>
      <w:tr w14:paraId="59403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578FA585">
            <w:pPr>
              <w:pStyle w:val="125"/>
              <w:rPr>
                <w:rFonts w:ascii="Times New Roman" w:hAnsi="Times New Roman"/>
                <w:sz w:val="18"/>
                <w:szCs w:val="18"/>
              </w:rPr>
            </w:pPr>
            <w:bookmarkStart w:id="4988" w:name="_Hlk48983947"/>
            <w:r>
              <w:rPr>
                <w:rFonts w:ascii="Times New Roman" w:hAnsi="Times New Roman"/>
                <w:sz w:val="18"/>
                <w:szCs w:val="18"/>
              </w:rPr>
              <w:t>值</w:t>
            </w:r>
          </w:p>
        </w:tc>
        <w:tc>
          <w:tcPr>
            <w:tcW w:w="3997" w:type="dxa"/>
          </w:tcPr>
          <w:p w14:paraId="2D7F6DB8">
            <w:pPr>
              <w:pStyle w:val="125"/>
              <w:rPr>
                <w:rFonts w:ascii="Times New Roman" w:hAnsi="Times New Roman"/>
                <w:sz w:val="18"/>
                <w:szCs w:val="18"/>
              </w:rPr>
            </w:pPr>
            <w:r>
              <w:rPr>
                <w:rFonts w:ascii="Times New Roman" w:hAnsi="Times New Roman"/>
                <w:sz w:val="18"/>
                <w:szCs w:val="18"/>
              </w:rPr>
              <w:t>定义</w:t>
            </w:r>
          </w:p>
        </w:tc>
      </w:tr>
      <w:bookmarkEnd w:id="4988"/>
      <w:tr w14:paraId="08653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25FA3D66">
            <w:pPr>
              <w:pStyle w:val="125"/>
              <w:rPr>
                <w:rFonts w:ascii="Times New Roman" w:hAnsi="Times New Roman"/>
                <w:sz w:val="18"/>
                <w:szCs w:val="18"/>
              </w:rPr>
            </w:pPr>
            <w:r>
              <w:rPr>
                <w:rFonts w:hint="eastAsia" w:ascii="Times New Roman" w:hAnsi="Times New Roman"/>
                <w:sz w:val="18"/>
                <w:szCs w:val="18"/>
              </w:rPr>
              <w:t>0</w:t>
            </w:r>
          </w:p>
        </w:tc>
        <w:tc>
          <w:tcPr>
            <w:tcW w:w="3997" w:type="dxa"/>
          </w:tcPr>
          <w:p w14:paraId="53BA555A">
            <w:pPr>
              <w:pStyle w:val="125"/>
              <w:rPr>
                <w:rFonts w:ascii="Times New Roman" w:hAnsi="Times New Roman"/>
                <w:sz w:val="18"/>
                <w:szCs w:val="18"/>
              </w:rPr>
            </w:pPr>
            <w:r>
              <w:rPr>
                <w:rFonts w:ascii="Times New Roman" w:hAnsi="Times New Roman"/>
                <w:sz w:val="18"/>
                <w:szCs w:val="18"/>
              </w:rPr>
              <w:t>表示允许接入网络</w:t>
            </w:r>
          </w:p>
        </w:tc>
      </w:tr>
      <w:tr w14:paraId="0A931E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77C77A8C">
            <w:pPr>
              <w:pStyle w:val="125"/>
              <w:rPr>
                <w:rFonts w:ascii="Times New Roman" w:hAnsi="Times New Roman"/>
                <w:sz w:val="18"/>
                <w:szCs w:val="18"/>
              </w:rPr>
            </w:pPr>
            <w:r>
              <w:rPr>
                <w:rFonts w:hint="eastAsia" w:ascii="Times New Roman" w:hAnsi="Times New Roman"/>
                <w:sz w:val="18"/>
                <w:szCs w:val="18"/>
              </w:rPr>
              <w:t>1</w:t>
            </w:r>
          </w:p>
        </w:tc>
        <w:tc>
          <w:tcPr>
            <w:tcW w:w="3997" w:type="dxa"/>
          </w:tcPr>
          <w:p w14:paraId="004A4484">
            <w:pPr>
              <w:pStyle w:val="125"/>
              <w:rPr>
                <w:rFonts w:ascii="Times New Roman" w:hAnsi="Times New Roman"/>
                <w:sz w:val="18"/>
                <w:szCs w:val="18"/>
              </w:rPr>
            </w:pPr>
            <w:r>
              <w:rPr>
                <w:rFonts w:ascii="Times New Roman" w:hAnsi="Times New Roman"/>
                <w:sz w:val="18"/>
                <w:szCs w:val="18"/>
              </w:rPr>
              <w:t>表示认证失败</w:t>
            </w:r>
          </w:p>
        </w:tc>
      </w:tr>
    </w:tbl>
    <w:p w14:paraId="1F26DE4D">
      <w:pPr>
        <w:pStyle w:val="129"/>
      </w:pPr>
    </w:p>
    <w:p w14:paraId="2E4129AA">
      <w:pPr>
        <w:pStyle w:val="67"/>
      </w:pPr>
      <w:bookmarkStart w:id="4989" w:name="_Toc45285893"/>
      <w:r>
        <w:rPr>
          <w:rFonts w:hint="eastAsia"/>
        </w:rPr>
        <w:t>物联终端离线指示报文</w:t>
      </w:r>
      <w:bookmarkEnd w:id="4989"/>
    </w:p>
    <w:p w14:paraId="25861CA3">
      <w:pPr>
        <w:pStyle w:val="10"/>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246</w:t>
      </w:r>
      <w:r>
        <w:fldChar w:fldCharType="end"/>
      </w:r>
      <w:r>
        <w:t xml:space="preserve"> 物联终端离线指示报文</w:t>
      </w:r>
    </w:p>
    <w:tbl>
      <w:tblPr>
        <w:tblStyle w:val="31"/>
        <w:tblW w:w="66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1276"/>
        <w:gridCol w:w="1328"/>
        <w:gridCol w:w="1701"/>
      </w:tblGrid>
      <w:tr w14:paraId="12CD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tcPr>
          <w:p w14:paraId="1C0420F2">
            <w:pPr>
              <w:pStyle w:val="125"/>
              <w:rPr>
                <w:rFonts w:ascii="Times New Roman" w:hAnsi="Times New Roman"/>
                <w:sz w:val="18"/>
                <w:szCs w:val="18"/>
              </w:rPr>
            </w:pPr>
            <w:r>
              <w:rPr>
                <w:rFonts w:hint="eastAsia" w:ascii="Times New Roman" w:hAnsi="Times New Roman"/>
                <w:sz w:val="18"/>
                <w:szCs w:val="18"/>
              </w:rPr>
              <w:t>字段</w:t>
            </w:r>
          </w:p>
        </w:tc>
        <w:tc>
          <w:tcPr>
            <w:tcW w:w="1276" w:type="dxa"/>
            <w:tcBorders>
              <w:top w:val="single" w:color="auto" w:sz="4" w:space="0"/>
              <w:left w:val="single" w:color="auto" w:sz="4" w:space="0"/>
              <w:bottom w:val="single" w:color="auto" w:sz="4" w:space="0"/>
              <w:right w:val="single" w:color="auto" w:sz="4" w:space="0"/>
            </w:tcBorders>
          </w:tcPr>
          <w:p w14:paraId="7D7FC868">
            <w:pPr>
              <w:pStyle w:val="125"/>
              <w:rPr>
                <w:rFonts w:ascii="Times New Roman" w:hAnsi="Times New Roman"/>
                <w:sz w:val="18"/>
                <w:szCs w:val="18"/>
              </w:rPr>
            </w:pPr>
            <w:r>
              <w:rPr>
                <w:rFonts w:hint="eastAsia" w:ascii="Times New Roman" w:hAnsi="Times New Roman"/>
                <w:sz w:val="18"/>
                <w:szCs w:val="18"/>
              </w:rPr>
              <w:t>字节号</w:t>
            </w:r>
          </w:p>
        </w:tc>
        <w:tc>
          <w:tcPr>
            <w:tcW w:w="1328" w:type="dxa"/>
            <w:tcBorders>
              <w:top w:val="single" w:color="auto" w:sz="4" w:space="0"/>
              <w:left w:val="single" w:color="auto" w:sz="4" w:space="0"/>
              <w:bottom w:val="single" w:color="auto" w:sz="4" w:space="0"/>
              <w:right w:val="single" w:color="auto" w:sz="4" w:space="0"/>
            </w:tcBorders>
          </w:tcPr>
          <w:p w14:paraId="49A3185F">
            <w:pPr>
              <w:pStyle w:val="125"/>
              <w:rPr>
                <w:rFonts w:ascii="Times New Roman" w:hAnsi="Times New Roman"/>
                <w:sz w:val="18"/>
                <w:szCs w:val="18"/>
              </w:rPr>
            </w:pPr>
            <w:r>
              <w:rPr>
                <w:rFonts w:hint="eastAsia" w:ascii="Times New Roman" w:hAnsi="Times New Roman"/>
                <w:sz w:val="18"/>
                <w:szCs w:val="18"/>
              </w:rPr>
              <w:t>比特位</w:t>
            </w:r>
          </w:p>
        </w:tc>
        <w:tc>
          <w:tcPr>
            <w:tcW w:w="1701" w:type="dxa"/>
            <w:tcBorders>
              <w:top w:val="single" w:color="auto" w:sz="4" w:space="0"/>
              <w:left w:val="single" w:color="auto" w:sz="4" w:space="0"/>
              <w:bottom w:val="single" w:color="auto" w:sz="4" w:space="0"/>
              <w:right w:val="single" w:color="auto" w:sz="4" w:space="0"/>
            </w:tcBorders>
          </w:tcPr>
          <w:p w14:paraId="7FB05483">
            <w:pPr>
              <w:pStyle w:val="125"/>
              <w:rPr>
                <w:rFonts w:ascii="Times New Roman" w:hAnsi="Times New Roman"/>
                <w:sz w:val="18"/>
                <w:szCs w:val="18"/>
              </w:rPr>
            </w:pPr>
            <w:r>
              <w:rPr>
                <w:rFonts w:hint="eastAsia" w:ascii="Times New Roman" w:hAnsi="Times New Roman"/>
                <w:sz w:val="18"/>
                <w:szCs w:val="18"/>
              </w:rPr>
              <w:t>字段大小</w:t>
            </w:r>
            <w:r>
              <w:rPr>
                <w:rFonts w:ascii="Times New Roman" w:hAnsi="Times New Roman"/>
                <w:sz w:val="18"/>
                <w:szCs w:val="18"/>
              </w:rPr>
              <w:t>(</w:t>
            </w:r>
            <w:r>
              <w:rPr>
                <w:rFonts w:hint="eastAsia" w:ascii="Times New Roman" w:hAnsi="Times New Roman"/>
                <w:sz w:val="18"/>
                <w:szCs w:val="18"/>
              </w:rPr>
              <w:t>字节</w:t>
            </w:r>
            <w:r>
              <w:rPr>
                <w:rFonts w:ascii="Times New Roman" w:hAnsi="Times New Roman"/>
                <w:sz w:val="18"/>
                <w:szCs w:val="18"/>
              </w:rPr>
              <w:t>)</w:t>
            </w:r>
          </w:p>
        </w:tc>
      </w:tr>
      <w:tr w14:paraId="31A37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tcPr>
          <w:p w14:paraId="6A2A5050">
            <w:pPr>
              <w:pStyle w:val="125"/>
              <w:rPr>
                <w:rFonts w:ascii="Times New Roman" w:hAnsi="Times New Roman"/>
                <w:sz w:val="18"/>
                <w:szCs w:val="18"/>
              </w:rPr>
            </w:pPr>
            <w:r>
              <w:rPr>
                <w:rFonts w:hint="eastAsia" w:ascii="Times New Roman" w:hAnsi="Times New Roman"/>
                <w:sz w:val="18"/>
                <w:szCs w:val="18"/>
              </w:rPr>
              <w:t>物联终端设备地址</w:t>
            </w:r>
          </w:p>
        </w:tc>
        <w:tc>
          <w:tcPr>
            <w:tcW w:w="1276" w:type="dxa"/>
            <w:tcBorders>
              <w:top w:val="single" w:color="auto" w:sz="4" w:space="0"/>
              <w:left w:val="single" w:color="auto" w:sz="4" w:space="0"/>
              <w:bottom w:val="single" w:color="auto" w:sz="4" w:space="0"/>
              <w:right w:val="single" w:color="auto" w:sz="4" w:space="0"/>
            </w:tcBorders>
          </w:tcPr>
          <w:p w14:paraId="62A99E83">
            <w:pPr>
              <w:pStyle w:val="125"/>
              <w:rPr>
                <w:rFonts w:ascii="Times New Roman" w:hAnsi="Times New Roman"/>
                <w:sz w:val="18"/>
                <w:szCs w:val="18"/>
              </w:rPr>
            </w:pPr>
            <w:r>
              <w:rPr>
                <w:rFonts w:ascii="Times New Roman" w:hAnsi="Times New Roman"/>
                <w:sz w:val="18"/>
                <w:szCs w:val="18"/>
              </w:rPr>
              <w:t>0-5</w:t>
            </w:r>
          </w:p>
        </w:tc>
        <w:tc>
          <w:tcPr>
            <w:tcW w:w="1328" w:type="dxa"/>
            <w:tcBorders>
              <w:top w:val="single" w:color="auto" w:sz="4" w:space="0"/>
              <w:left w:val="single" w:color="auto" w:sz="4" w:space="0"/>
              <w:bottom w:val="single" w:color="auto" w:sz="4" w:space="0"/>
              <w:right w:val="single" w:color="auto" w:sz="4" w:space="0"/>
            </w:tcBorders>
          </w:tcPr>
          <w:p w14:paraId="16C85CE3">
            <w:pPr>
              <w:pStyle w:val="125"/>
              <w:rPr>
                <w:rFonts w:ascii="Times New Roman" w:hAnsi="Times New Roman"/>
                <w:sz w:val="18"/>
                <w:szCs w:val="18"/>
              </w:rPr>
            </w:pPr>
            <w:r>
              <w:rPr>
                <w:rFonts w:ascii="Times New Roman" w:hAnsi="Times New Roman"/>
                <w:sz w:val="18"/>
                <w:szCs w:val="18"/>
              </w:rPr>
              <w:t>0-7</w:t>
            </w:r>
          </w:p>
        </w:tc>
        <w:tc>
          <w:tcPr>
            <w:tcW w:w="1701" w:type="dxa"/>
            <w:tcBorders>
              <w:top w:val="single" w:color="auto" w:sz="4" w:space="0"/>
              <w:left w:val="single" w:color="auto" w:sz="4" w:space="0"/>
              <w:bottom w:val="single" w:color="auto" w:sz="4" w:space="0"/>
              <w:right w:val="single" w:color="auto" w:sz="4" w:space="0"/>
            </w:tcBorders>
          </w:tcPr>
          <w:p w14:paraId="6BED81D1">
            <w:pPr>
              <w:pStyle w:val="125"/>
              <w:rPr>
                <w:rFonts w:ascii="Times New Roman" w:hAnsi="Times New Roman"/>
                <w:sz w:val="18"/>
                <w:szCs w:val="18"/>
              </w:rPr>
            </w:pPr>
            <w:r>
              <w:rPr>
                <w:rFonts w:ascii="Times New Roman" w:hAnsi="Times New Roman"/>
                <w:sz w:val="18"/>
                <w:szCs w:val="18"/>
              </w:rPr>
              <w:t>6</w:t>
            </w:r>
          </w:p>
        </w:tc>
      </w:tr>
      <w:tr w14:paraId="100BC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Borders>
              <w:top w:val="single" w:color="auto" w:sz="4" w:space="0"/>
              <w:left w:val="single" w:color="auto" w:sz="4" w:space="0"/>
              <w:bottom w:val="single" w:color="auto" w:sz="4" w:space="0"/>
              <w:right w:val="single" w:color="auto" w:sz="4" w:space="0"/>
            </w:tcBorders>
          </w:tcPr>
          <w:p w14:paraId="4F87AE75">
            <w:pPr>
              <w:pStyle w:val="125"/>
              <w:rPr>
                <w:rFonts w:ascii="Times New Roman" w:hAnsi="Times New Roman"/>
                <w:sz w:val="18"/>
                <w:szCs w:val="18"/>
              </w:rPr>
            </w:pPr>
            <w:r>
              <w:rPr>
                <w:rFonts w:hint="eastAsia" w:ascii="Times New Roman" w:hAnsi="Times New Roman"/>
                <w:sz w:val="18"/>
                <w:szCs w:val="18"/>
              </w:rPr>
              <w:t>离线原因</w:t>
            </w:r>
          </w:p>
        </w:tc>
        <w:tc>
          <w:tcPr>
            <w:tcW w:w="1276" w:type="dxa"/>
            <w:tcBorders>
              <w:top w:val="single" w:color="auto" w:sz="4" w:space="0"/>
              <w:left w:val="single" w:color="auto" w:sz="4" w:space="0"/>
              <w:bottom w:val="single" w:color="auto" w:sz="4" w:space="0"/>
              <w:right w:val="single" w:color="auto" w:sz="4" w:space="0"/>
            </w:tcBorders>
          </w:tcPr>
          <w:p w14:paraId="189E49FE">
            <w:pPr>
              <w:pStyle w:val="125"/>
              <w:rPr>
                <w:rFonts w:ascii="Times New Roman" w:hAnsi="Times New Roman"/>
                <w:sz w:val="18"/>
                <w:szCs w:val="18"/>
              </w:rPr>
            </w:pPr>
            <w:r>
              <w:rPr>
                <w:rFonts w:ascii="Times New Roman" w:hAnsi="Times New Roman"/>
                <w:sz w:val="18"/>
                <w:szCs w:val="18"/>
              </w:rPr>
              <w:t>6</w:t>
            </w:r>
          </w:p>
        </w:tc>
        <w:tc>
          <w:tcPr>
            <w:tcW w:w="1328" w:type="dxa"/>
            <w:tcBorders>
              <w:top w:val="single" w:color="auto" w:sz="4" w:space="0"/>
              <w:left w:val="single" w:color="auto" w:sz="4" w:space="0"/>
              <w:bottom w:val="single" w:color="auto" w:sz="4" w:space="0"/>
              <w:right w:val="single" w:color="auto" w:sz="4" w:space="0"/>
            </w:tcBorders>
          </w:tcPr>
          <w:p w14:paraId="012DDED8">
            <w:pPr>
              <w:pStyle w:val="125"/>
              <w:rPr>
                <w:rFonts w:ascii="Times New Roman" w:hAnsi="Times New Roman"/>
                <w:sz w:val="18"/>
                <w:szCs w:val="18"/>
              </w:rPr>
            </w:pPr>
            <w:r>
              <w:rPr>
                <w:rFonts w:ascii="Times New Roman" w:hAnsi="Times New Roman"/>
                <w:sz w:val="18"/>
                <w:szCs w:val="18"/>
              </w:rPr>
              <w:t>0-7</w:t>
            </w:r>
          </w:p>
        </w:tc>
        <w:tc>
          <w:tcPr>
            <w:tcW w:w="1701" w:type="dxa"/>
            <w:tcBorders>
              <w:top w:val="single" w:color="auto" w:sz="4" w:space="0"/>
              <w:left w:val="single" w:color="auto" w:sz="4" w:space="0"/>
              <w:bottom w:val="single" w:color="auto" w:sz="4" w:space="0"/>
              <w:right w:val="single" w:color="auto" w:sz="4" w:space="0"/>
            </w:tcBorders>
          </w:tcPr>
          <w:p w14:paraId="6B2F6EF1">
            <w:pPr>
              <w:pStyle w:val="125"/>
              <w:rPr>
                <w:rFonts w:ascii="Times New Roman" w:hAnsi="Times New Roman"/>
                <w:sz w:val="18"/>
                <w:szCs w:val="18"/>
              </w:rPr>
            </w:pPr>
            <w:r>
              <w:rPr>
                <w:rFonts w:ascii="Times New Roman" w:hAnsi="Times New Roman"/>
                <w:sz w:val="18"/>
                <w:szCs w:val="18"/>
              </w:rPr>
              <w:t>1</w:t>
            </w:r>
          </w:p>
        </w:tc>
      </w:tr>
    </w:tbl>
    <w:p w14:paraId="5B5F52C8">
      <w:pPr>
        <w:pStyle w:val="132"/>
        <w:ind w:left="420" w:hanging="420"/>
      </w:pPr>
      <w:r>
        <w:t>物联终端设备地址</w:t>
      </w:r>
    </w:p>
    <w:p w14:paraId="56CCD215">
      <w:pPr>
        <w:pStyle w:val="50"/>
      </w:pPr>
      <w:r>
        <w:t>离线的物联终端设备的物理地址</w:t>
      </w:r>
      <w:r>
        <w:rPr>
          <w:rFonts w:hint="eastAsia"/>
        </w:rPr>
        <w:t>。</w:t>
      </w:r>
    </w:p>
    <w:p w14:paraId="3040FC24">
      <w:pPr>
        <w:pStyle w:val="132"/>
        <w:ind w:left="420" w:hanging="420"/>
      </w:pPr>
      <w:r>
        <w:t>离线原因</w:t>
      </w:r>
    </w:p>
    <w:p w14:paraId="4557C131">
      <w:pPr>
        <w:pStyle w:val="50"/>
      </w:pPr>
      <w:r>
        <w:rPr>
          <w:rFonts w:hint="eastAsia"/>
        </w:rPr>
        <w:t>C</w:t>
      </w:r>
      <w:r>
        <w:t>CO认为物联终端离线的原因</w:t>
      </w:r>
      <w:r>
        <w:rPr>
          <w:rFonts w:hint="eastAsia"/>
        </w:rPr>
        <w:t>，0</w:t>
      </w:r>
      <w:r>
        <w:t>.表示不在认证档案中</w:t>
      </w:r>
      <w:r>
        <w:rPr>
          <w:rFonts w:hint="eastAsia"/>
        </w:rPr>
        <w:t>，其他保留，离线原因值</w:t>
      </w:r>
      <w:r>
        <w:t>如</w:t>
      </w:r>
      <w:r>
        <w:fldChar w:fldCharType="begin"/>
      </w:r>
      <w:r>
        <w:instrText xml:space="preserve"> REF _Ref49433710 \h  \* MERGEFORMAT </w:instrText>
      </w:r>
      <w:r>
        <w:fldChar w:fldCharType="separate"/>
      </w:r>
      <w:r>
        <w:rPr>
          <w:rFonts w:hint="eastAsia"/>
        </w:rPr>
        <w:t xml:space="preserve">表 </w:t>
      </w:r>
      <w:r>
        <w:t>247</w:t>
      </w:r>
      <w:r>
        <w:fldChar w:fldCharType="end"/>
      </w:r>
      <w:r>
        <w:rPr>
          <w:rFonts w:hint="eastAsia"/>
        </w:rPr>
        <w:t>所示。</w:t>
      </w:r>
    </w:p>
    <w:p w14:paraId="532F4DA7">
      <w:pPr>
        <w:pStyle w:val="10"/>
      </w:pPr>
      <w:bookmarkStart w:id="4990" w:name="_Ref49433710"/>
      <w:bookmarkStart w:id="4991" w:name="_Ref4943096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247</w:t>
      </w:r>
      <w:r>
        <w:fldChar w:fldCharType="end"/>
      </w:r>
      <w:bookmarkEnd w:id="4990"/>
      <w:r>
        <w:t xml:space="preserve"> </w:t>
      </w:r>
      <w:r>
        <w:rPr>
          <w:rFonts w:hint="eastAsia"/>
        </w:rPr>
        <w:t>离线原因</w:t>
      </w:r>
      <w:bookmarkEnd w:id="4991"/>
    </w:p>
    <w:tbl>
      <w:tblPr>
        <w:tblStyle w:val="31"/>
        <w:tblW w:w="59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3997"/>
      </w:tblGrid>
      <w:tr w14:paraId="66035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59FF615C">
            <w:pPr>
              <w:pStyle w:val="125"/>
              <w:rPr>
                <w:rFonts w:ascii="Times New Roman" w:hAnsi="Times New Roman"/>
                <w:sz w:val="18"/>
                <w:szCs w:val="18"/>
              </w:rPr>
            </w:pPr>
            <w:r>
              <w:rPr>
                <w:rFonts w:ascii="Times New Roman" w:hAnsi="Times New Roman"/>
                <w:sz w:val="18"/>
                <w:szCs w:val="18"/>
              </w:rPr>
              <w:t>值</w:t>
            </w:r>
          </w:p>
        </w:tc>
        <w:tc>
          <w:tcPr>
            <w:tcW w:w="3997" w:type="dxa"/>
          </w:tcPr>
          <w:p w14:paraId="2978A7E8">
            <w:pPr>
              <w:pStyle w:val="125"/>
              <w:rPr>
                <w:rFonts w:ascii="Times New Roman" w:hAnsi="Times New Roman"/>
                <w:sz w:val="18"/>
                <w:szCs w:val="18"/>
              </w:rPr>
            </w:pPr>
            <w:r>
              <w:rPr>
                <w:rFonts w:ascii="Times New Roman" w:hAnsi="Times New Roman"/>
                <w:sz w:val="18"/>
                <w:szCs w:val="18"/>
              </w:rPr>
              <w:t>定义</w:t>
            </w:r>
          </w:p>
        </w:tc>
      </w:tr>
      <w:tr w14:paraId="3D119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18CE0DB2">
            <w:pPr>
              <w:pStyle w:val="125"/>
              <w:rPr>
                <w:rFonts w:ascii="Times New Roman" w:hAnsi="Times New Roman"/>
                <w:sz w:val="18"/>
                <w:szCs w:val="18"/>
              </w:rPr>
            </w:pPr>
            <w:r>
              <w:rPr>
                <w:rFonts w:hint="eastAsia" w:ascii="Times New Roman" w:hAnsi="Times New Roman"/>
                <w:sz w:val="18"/>
                <w:szCs w:val="18"/>
              </w:rPr>
              <w:t>0</w:t>
            </w:r>
          </w:p>
        </w:tc>
        <w:tc>
          <w:tcPr>
            <w:tcW w:w="3997" w:type="dxa"/>
          </w:tcPr>
          <w:p w14:paraId="10B50EC1">
            <w:pPr>
              <w:pStyle w:val="125"/>
              <w:rPr>
                <w:rFonts w:ascii="Times New Roman" w:hAnsi="Times New Roman"/>
                <w:sz w:val="18"/>
                <w:szCs w:val="18"/>
              </w:rPr>
            </w:pPr>
            <w:r>
              <w:rPr>
                <w:rFonts w:ascii="Times New Roman" w:hAnsi="Times New Roman"/>
                <w:sz w:val="18"/>
                <w:szCs w:val="18"/>
              </w:rPr>
              <w:t>表示</w:t>
            </w:r>
            <w:r>
              <w:rPr>
                <w:rFonts w:hint="eastAsia" w:ascii="Times New Roman" w:hAnsi="Times New Roman"/>
                <w:sz w:val="18"/>
                <w:szCs w:val="18"/>
              </w:rPr>
              <w:t>C</w:t>
            </w:r>
            <w:r>
              <w:rPr>
                <w:rFonts w:ascii="Times New Roman" w:hAnsi="Times New Roman"/>
                <w:sz w:val="18"/>
                <w:szCs w:val="18"/>
              </w:rPr>
              <w:t>CO判定物联终端未接入网络</w:t>
            </w:r>
            <w:r>
              <w:rPr>
                <w:rFonts w:hint="eastAsia" w:ascii="Times New Roman" w:hAnsi="Times New Roman"/>
                <w:sz w:val="18"/>
                <w:szCs w:val="18"/>
              </w:rPr>
              <w:t>，</w:t>
            </w:r>
            <w:r>
              <w:rPr>
                <w:rFonts w:ascii="Times New Roman" w:hAnsi="Times New Roman"/>
                <w:sz w:val="18"/>
                <w:szCs w:val="18"/>
              </w:rPr>
              <w:t>需要重新接入网络</w:t>
            </w:r>
            <w:r>
              <w:rPr>
                <w:rFonts w:hint="eastAsia" w:ascii="Times New Roman" w:hAnsi="Times New Roman"/>
                <w:sz w:val="18"/>
                <w:szCs w:val="18"/>
              </w:rPr>
              <w:t>。</w:t>
            </w:r>
          </w:p>
        </w:tc>
      </w:tr>
      <w:tr w14:paraId="12003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1410CF2C">
            <w:pPr>
              <w:pStyle w:val="125"/>
              <w:rPr>
                <w:rFonts w:ascii="Times New Roman" w:hAnsi="Times New Roman"/>
                <w:sz w:val="18"/>
                <w:szCs w:val="18"/>
              </w:rPr>
            </w:pPr>
            <w:r>
              <w:rPr>
                <w:rFonts w:hint="eastAsia" w:ascii="Times New Roman" w:hAnsi="Times New Roman"/>
                <w:sz w:val="18"/>
                <w:szCs w:val="18"/>
              </w:rPr>
              <w:t>1</w:t>
            </w:r>
          </w:p>
        </w:tc>
        <w:tc>
          <w:tcPr>
            <w:tcW w:w="3997" w:type="dxa"/>
          </w:tcPr>
          <w:p w14:paraId="3A67E3A8">
            <w:pPr>
              <w:pStyle w:val="125"/>
              <w:rPr>
                <w:rFonts w:ascii="Times New Roman" w:hAnsi="Times New Roman"/>
                <w:sz w:val="18"/>
                <w:szCs w:val="18"/>
              </w:rPr>
            </w:pPr>
            <w:r>
              <w:rPr>
                <w:rFonts w:hint="eastAsia" w:ascii="Times New Roman" w:hAnsi="Times New Roman"/>
                <w:sz w:val="18"/>
                <w:szCs w:val="18"/>
              </w:rPr>
              <w:t>C</w:t>
            </w:r>
            <w:r>
              <w:rPr>
                <w:rFonts w:ascii="Times New Roman" w:hAnsi="Times New Roman"/>
                <w:sz w:val="18"/>
                <w:szCs w:val="18"/>
              </w:rPr>
              <w:t>CO判定物联终端节点不在认证名单中</w:t>
            </w:r>
          </w:p>
        </w:tc>
      </w:tr>
      <w:tr w14:paraId="7A650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6556CD46">
            <w:pPr>
              <w:pStyle w:val="125"/>
              <w:rPr>
                <w:rFonts w:ascii="Times New Roman" w:hAnsi="Times New Roman"/>
                <w:sz w:val="18"/>
                <w:szCs w:val="18"/>
              </w:rPr>
            </w:pPr>
            <w:r>
              <w:rPr>
                <w:rFonts w:hint="eastAsia" w:ascii="Times New Roman" w:hAnsi="Times New Roman"/>
                <w:sz w:val="18"/>
                <w:szCs w:val="18"/>
              </w:rPr>
              <w:t>其他</w:t>
            </w:r>
          </w:p>
        </w:tc>
        <w:tc>
          <w:tcPr>
            <w:tcW w:w="3997" w:type="dxa"/>
          </w:tcPr>
          <w:p w14:paraId="111F0B8C">
            <w:pPr>
              <w:pStyle w:val="125"/>
              <w:rPr>
                <w:rFonts w:ascii="Times New Roman" w:hAnsi="Times New Roman"/>
                <w:sz w:val="18"/>
                <w:szCs w:val="18"/>
              </w:rPr>
            </w:pPr>
            <w:r>
              <w:rPr>
                <w:rFonts w:hint="eastAsia" w:ascii="Times New Roman" w:hAnsi="Times New Roman"/>
                <w:sz w:val="18"/>
                <w:szCs w:val="18"/>
              </w:rPr>
              <w:t>保留</w:t>
            </w:r>
          </w:p>
        </w:tc>
      </w:tr>
    </w:tbl>
    <w:p w14:paraId="3FC78E99">
      <w:pPr>
        <w:pStyle w:val="49"/>
      </w:pPr>
      <w:bookmarkStart w:id="4992" w:name="_Toc219223272"/>
      <w:r>
        <w:rPr>
          <w:rFonts w:hint="eastAsia"/>
        </w:rPr>
        <w:t>无线数据链路层功能描述</w:t>
      </w:r>
      <w:bookmarkEnd w:id="4992"/>
    </w:p>
    <w:p w14:paraId="70B4D72E">
      <w:pPr>
        <w:pStyle w:val="48"/>
      </w:pPr>
      <w:bookmarkStart w:id="4993" w:name="_Toc49160353"/>
      <w:bookmarkStart w:id="4994" w:name="_Hlk49248920"/>
      <w:r>
        <w:t>无线信道</w:t>
      </w:r>
      <w:bookmarkEnd w:id="4993"/>
    </w:p>
    <w:p w14:paraId="05F24F71">
      <w:pPr>
        <w:pStyle w:val="50"/>
      </w:pPr>
      <w:r>
        <w:rPr>
          <w:rFonts w:hint="eastAsia"/>
        </w:rPr>
        <w:t>低速率无线接入通信无线部分工作在470-510MHz频段，频段划分</w:t>
      </w:r>
      <w:r>
        <w:t>30</w:t>
      </w:r>
      <w:r>
        <w:rPr>
          <w:rFonts w:hint="eastAsia"/>
        </w:rPr>
        <w:t>个信道。3</w:t>
      </w:r>
      <w:r>
        <w:t>0</w:t>
      </w:r>
      <w:r>
        <w:rPr>
          <w:rFonts w:hint="eastAsia"/>
        </w:rPr>
        <w:t>个信道分为两组：接入信道组和数据传输信道组。物联网关和终端节点在同一时刻只能工作在一个信道上，即实际工作时，同一时间采用单一信道，不支持多信道并行接收。</w:t>
      </w:r>
    </w:p>
    <w:p w14:paraId="53C03BDA">
      <w:pPr>
        <w:pStyle w:val="50"/>
      </w:pPr>
      <w:r>
        <w:rPr>
          <w:rFonts w:hint="eastAsia"/>
        </w:rPr>
        <w:t>接入信道组：3个信道用于物联终端和物联网关接入或者唤醒使用，分别在470-510MHz高、中、低频域上选择3个信道，避免单一信道被其他设备干扰。（对于单一的接入信道，在某些地区，或者在某些时间段内，单一的信道有可能被其他无线设备使用，导致信道被干扰）。物联网关可以选择在所有接入信道</w:t>
      </w:r>
      <w:del w:id="233" w:author="GaaihoengNg" w:date="2026-02-27T14:34:32Z">
        <w:r>
          <w:rPr>
            <w:rFonts w:hint="default"/>
            <w:lang w:val="en-US"/>
          </w:rPr>
          <w:delText>到</w:delText>
        </w:r>
      </w:del>
      <w:ins w:id="234" w:author="GaaihoengNg" w:date="2026-02-27T14:34:33Z">
        <w:r>
          <w:rPr>
            <w:rFonts w:hint="eastAsia"/>
            <w:lang w:val="en-US" w:eastAsia="zh-CN"/>
          </w:rPr>
          <w:t>上</w:t>
        </w:r>
      </w:ins>
      <w:r>
        <w:rPr>
          <w:rFonts w:hint="eastAsia"/>
        </w:rPr>
        <w:t>轮流监听，也可以选择在单一信道上监听。物联终端节点在所有接入信道上向物联网关节点发送“搜索物联网关请求”或者“接入物联网关请求”。</w:t>
      </w:r>
    </w:p>
    <w:p w14:paraId="18A96562">
      <w:pPr>
        <w:pStyle w:val="50"/>
      </w:pPr>
      <w:r>
        <w:rPr>
          <w:rFonts w:hint="eastAsia"/>
        </w:rPr>
        <w:t>数据传输信道组：</w:t>
      </w:r>
      <w:r>
        <w:t>27</w:t>
      </w:r>
      <w:r>
        <w:rPr>
          <w:rFonts w:hint="eastAsia"/>
        </w:rPr>
        <w:t>个信道用于物联终端和物联网关进行数据通信。数据传输信道用于物联网关和物联终端进行数据通信，以及物联网关向物联终端回复“搜索物联网关响应”和“接入物联网关结果”。由于物联终端发送“搜索物联网关请求”后，等待多个物联网关的响应，因此用于“搜索物联网关响应”的信道由物联终端节点指定，其他有单个物联网关和物联终端通信时，均由物联网关决定采用</w:t>
      </w:r>
      <w:del w:id="235" w:author="GaaihoengNg" w:date="2026-02-27T14:35:03Z">
        <w:r>
          <w:rPr>
            <w:rFonts w:hint="default"/>
            <w:lang w:val="en-US"/>
          </w:rPr>
          <w:delText>那</w:delText>
        </w:r>
      </w:del>
      <w:ins w:id="236" w:author="GaaihoengNg" w:date="2026-02-27T14:35:04Z">
        <w:r>
          <w:rPr>
            <w:rFonts w:hint="eastAsia"/>
            <w:lang w:val="en-US" w:eastAsia="zh-CN"/>
          </w:rPr>
          <w:t>哪</w:t>
        </w:r>
      </w:ins>
      <w:r>
        <w:rPr>
          <w:rFonts w:hint="eastAsia"/>
        </w:rPr>
        <w:t>个数据传输信道。</w:t>
      </w:r>
    </w:p>
    <w:p w14:paraId="4A079B33">
      <w:pPr>
        <w:pStyle w:val="10"/>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248</w:t>
      </w:r>
      <w:r>
        <w:fldChar w:fldCharType="end"/>
      </w:r>
      <w:r>
        <w:t xml:space="preserve"> </w:t>
      </w:r>
      <w:r>
        <w:rPr>
          <w:rFonts w:hint="eastAsia"/>
        </w:rPr>
        <w:t>信道划分表</w:t>
      </w:r>
    </w:p>
    <w:tbl>
      <w:tblPr>
        <w:tblStyle w:val="31"/>
        <w:tblW w:w="93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1"/>
        <w:gridCol w:w="1077"/>
        <w:gridCol w:w="790"/>
        <w:gridCol w:w="1077"/>
        <w:gridCol w:w="790"/>
        <w:gridCol w:w="1077"/>
        <w:gridCol w:w="790"/>
        <w:gridCol w:w="1077"/>
        <w:gridCol w:w="790"/>
        <w:gridCol w:w="1077"/>
      </w:tblGrid>
      <w:tr w14:paraId="393C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1" w:type="dxa"/>
            <w:noWrap/>
            <w:vAlign w:val="center"/>
          </w:tcPr>
          <w:p w14:paraId="0033C229">
            <w:pPr>
              <w:pStyle w:val="125"/>
              <w:rPr>
                <w:rFonts w:ascii="Times New Roman" w:hAnsi="Times New Roman"/>
                <w:sz w:val="18"/>
                <w:szCs w:val="18"/>
              </w:rPr>
            </w:pPr>
            <w:r>
              <w:rPr>
                <w:rFonts w:hint="eastAsia" w:ascii="Times New Roman" w:hAnsi="Times New Roman"/>
                <w:sz w:val="18"/>
                <w:szCs w:val="18"/>
              </w:rPr>
              <w:t>信道号</w:t>
            </w:r>
          </w:p>
        </w:tc>
        <w:tc>
          <w:tcPr>
            <w:tcW w:w="1077" w:type="dxa"/>
            <w:noWrap/>
            <w:vAlign w:val="center"/>
          </w:tcPr>
          <w:p w14:paraId="7DDD4606">
            <w:pPr>
              <w:pStyle w:val="125"/>
              <w:rPr>
                <w:rFonts w:ascii="Times New Roman" w:hAnsi="Times New Roman"/>
                <w:sz w:val="18"/>
                <w:szCs w:val="18"/>
              </w:rPr>
            </w:pPr>
            <w:r>
              <w:rPr>
                <w:rFonts w:hint="eastAsia" w:ascii="Times New Roman" w:hAnsi="Times New Roman"/>
                <w:sz w:val="18"/>
                <w:szCs w:val="18"/>
              </w:rPr>
              <w:t>频点(</w:t>
            </w:r>
            <w:r>
              <w:rPr>
                <w:rFonts w:ascii="Times New Roman" w:hAnsi="Times New Roman"/>
                <w:sz w:val="18"/>
                <w:szCs w:val="18"/>
              </w:rPr>
              <w:t>MHz)</w:t>
            </w:r>
          </w:p>
        </w:tc>
        <w:tc>
          <w:tcPr>
            <w:tcW w:w="790" w:type="dxa"/>
            <w:noWrap/>
            <w:vAlign w:val="center"/>
          </w:tcPr>
          <w:p w14:paraId="519E921C">
            <w:pPr>
              <w:pStyle w:val="125"/>
              <w:rPr>
                <w:rFonts w:ascii="Times New Roman" w:hAnsi="Times New Roman"/>
                <w:sz w:val="18"/>
                <w:szCs w:val="18"/>
              </w:rPr>
            </w:pPr>
            <w:r>
              <w:rPr>
                <w:rFonts w:hint="eastAsia" w:ascii="Times New Roman" w:hAnsi="Times New Roman"/>
                <w:sz w:val="18"/>
                <w:szCs w:val="18"/>
              </w:rPr>
              <w:t>信道号</w:t>
            </w:r>
          </w:p>
        </w:tc>
        <w:tc>
          <w:tcPr>
            <w:tcW w:w="1077" w:type="dxa"/>
            <w:noWrap/>
            <w:vAlign w:val="center"/>
          </w:tcPr>
          <w:p w14:paraId="3A14AE45">
            <w:pPr>
              <w:pStyle w:val="125"/>
              <w:rPr>
                <w:rFonts w:ascii="Times New Roman" w:hAnsi="Times New Roman"/>
                <w:sz w:val="18"/>
                <w:szCs w:val="18"/>
              </w:rPr>
            </w:pPr>
            <w:r>
              <w:rPr>
                <w:rFonts w:hint="eastAsia" w:ascii="Times New Roman" w:hAnsi="Times New Roman"/>
                <w:sz w:val="18"/>
                <w:szCs w:val="18"/>
              </w:rPr>
              <w:t>频点(</w:t>
            </w:r>
            <w:r>
              <w:rPr>
                <w:rFonts w:ascii="Times New Roman" w:hAnsi="Times New Roman"/>
                <w:sz w:val="18"/>
                <w:szCs w:val="18"/>
              </w:rPr>
              <w:t>MHz)</w:t>
            </w:r>
          </w:p>
        </w:tc>
        <w:tc>
          <w:tcPr>
            <w:tcW w:w="790" w:type="dxa"/>
            <w:noWrap/>
            <w:vAlign w:val="center"/>
          </w:tcPr>
          <w:p w14:paraId="74A42210">
            <w:pPr>
              <w:pStyle w:val="125"/>
              <w:rPr>
                <w:rFonts w:ascii="Times New Roman" w:hAnsi="Times New Roman"/>
                <w:sz w:val="18"/>
                <w:szCs w:val="18"/>
              </w:rPr>
            </w:pPr>
            <w:r>
              <w:rPr>
                <w:rFonts w:hint="eastAsia" w:ascii="Times New Roman" w:hAnsi="Times New Roman"/>
                <w:sz w:val="18"/>
                <w:szCs w:val="18"/>
              </w:rPr>
              <w:t>信道号</w:t>
            </w:r>
          </w:p>
        </w:tc>
        <w:tc>
          <w:tcPr>
            <w:tcW w:w="1077" w:type="dxa"/>
            <w:noWrap/>
            <w:vAlign w:val="center"/>
          </w:tcPr>
          <w:p w14:paraId="3871423A">
            <w:pPr>
              <w:pStyle w:val="125"/>
              <w:rPr>
                <w:rFonts w:ascii="Times New Roman" w:hAnsi="Times New Roman"/>
                <w:sz w:val="18"/>
                <w:szCs w:val="18"/>
              </w:rPr>
            </w:pPr>
            <w:r>
              <w:rPr>
                <w:rFonts w:hint="eastAsia" w:ascii="Times New Roman" w:hAnsi="Times New Roman"/>
                <w:sz w:val="18"/>
                <w:szCs w:val="18"/>
              </w:rPr>
              <w:t>频点(</w:t>
            </w:r>
            <w:r>
              <w:rPr>
                <w:rFonts w:ascii="Times New Roman" w:hAnsi="Times New Roman"/>
                <w:sz w:val="18"/>
                <w:szCs w:val="18"/>
              </w:rPr>
              <w:t>MHz)</w:t>
            </w:r>
          </w:p>
        </w:tc>
        <w:tc>
          <w:tcPr>
            <w:tcW w:w="790" w:type="dxa"/>
            <w:noWrap/>
            <w:vAlign w:val="center"/>
          </w:tcPr>
          <w:p w14:paraId="3165CDB2">
            <w:pPr>
              <w:pStyle w:val="125"/>
              <w:rPr>
                <w:rFonts w:ascii="Times New Roman" w:hAnsi="Times New Roman"/>
                <w:sz w:val="18"/>
                <w:szCs w:val="18"/>
              </w:rPr>
            </w:pPr>
            <w:r>
              <w:rPr>
                <w:rFonts w:hint="eastAsia" w:ascii="Times New Roman" w:hAnsi="Times New Roman"/>
                <w:sz w:val="18"/>
                <w:szCs w:val="18"/>
              </w:rPr>
              <w:t>信道号</w:t>
            </w:r>
          </w:p>
        </w:tc>
        <w:tc>
          <w:tcPr>
            <w:tcW w:w="1077" w:type="dxa"/>
            <w:noWrap/>
            <w:vAlign w:val="center"/>
          </w:tcPr>
          <w:p w14:paraId="0AB04549">
            <w:pPr>
              <w:pStyle w:val="125"/>
              <w:rPr>
                <w:rFonts w:ascii="Times New Roman" w:hAnsi="Times New Roman"/>
                <w:sz w:val="18"/>
                <w:szCs w:val="18"/>
              </w:rPr>
            </w:pPr>
            <w:r>
              <w:rPr>
                <w:rFonts w:hint="eastAsia" w:ascii="Times New Roman" w:hAnsi="Times New Roman"/>
                <w:sz w:val="18"/>
                <w:szCs w:val="18"/>
              </w:rPr>
              <w:t>频点(</w:t>
            </w:r>
            <w:r>
              <w:rPr>
                <w:rFonts w:ascii="Times New Roman" w:hAnsi="Times New Roman"/>
                <w:sz w:val="18"/>
                <w:szCs w:val="18"/>
              </w:rPr>
              <w:t>MHz)</w:t>
            </w:r>
          </w:p>
        </w:tc>
        <w:tc>
          <w:tcPr>
            <w:tcW w:w="790" w:type="dxa"/>
            <w:noWrap/>
            <w:vAlign w:val="center"/>
          </w:tcPr>
          <w:p w14:paraId="6D2CA23F">
            <w:pPr>
              <w:pStyle w:val="125"/>
              <w:rPr>
                <w:rFonts w:ascii="Times New Roman" w:hAnsi="Times New Roman"/>
                <w:sz w:val="18"/>
                <w:szCs w:val="18"/>
              </w:rPr>
            </w:pPr>
            <w:r>
              <w:rPr>
                <w:rFonts w:hint="eastAsia" w:ascii="Times New Roman" w:hAnsi="Times New Roman"/>
                <w:sz w:val="18"/>
                <w:szCs w:val="18"/>
              </w:rPr>
              <w:t>信道号</w:t>
            </w:r>
          </w:p>
        </w:tc>
        <w:tc>
          <w:tcPr>
            <w:tcW w:w="1077" w:type="dxa"/>
            <w:noWrap/>
            <w:vAlign w:val="center"/>
          </w:tcPr>
          <w:p w14:paraId="29E94A24">
            <w:pPr>
              <w:pStyle w:val="125"/>
              <w:rPr>
                <w:rFonts w:ascii="Times New Roman" w:hAnsi="Times New Roman"/>
                <w:sz w:val="18"/>
                <w:szCs w:val="18"/>
              </w:rPr>
            </w:pPr>
            <w:r>
              <w:rPr>
                <w:rFonts w:hint="eastAsia" w:ascii="Times New Roman" w:hAnsi="Times New Roman"/>
                <w:sz w:val="18"/>
                <w:szCs w:val="18"/>
              </w:rPr>
              <w:t>频点(</w:t>
            </w:r>
            <w:r>
              <w:rPr>
                <w:rFonts w:ascii="Times New Roman" w:hAnsi="Times New Roman"/>
                <w:sz w:val="18"/>
                <w:szCs w:val="18"/>
              </w:rPr>
              <w:t>MHz)</w:t>
            </w:r>
          </w:p>
        </w:tc>
      </w:tr>
      <w:tr w14:paraId="2CFC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1" w:type="dxa"/>
            <w:noWrap/>
            <w:vAlign w:val="center"/>
          </w:tcPr>
          <w:p w14:paraId="5A40E54C">
            <w:pPr>
              <w:pStyle w:val="125"/>
              <w:rPr>
                <w:rFonts w:ascii="Times New Roman" w:hAnsi="Times New Roman"/>
                <w:sz w:val="18"/>
                <w:szCs w:val="18"/>
              </w:rPr>
            </w:pPr>
            <w:r>
              <w:rPr>
                <w:rFonts w:hint="eastAsia" w:ascii="Times New Roman" w:hAnsi="Times New Roman"/>
                <w:sz w:val="18"/>
                <w:szCs w:val="18"/>
              </w:rPr>
              <w:t>1</w:t>
            </w:r>
          </w:p>
        </w:tc>
        <w:tc>
          <w:tcPr>
            <w:tcW w:w="1077" w:type="dxa"/>
            <w:noWrap/>
            <w:vAlign w:val="center"/>
          </w:tcPr>
          <w:p w14:paraId="306C4A87">
            <w:pPr>
              <w:pStyle w:val="125"/>
              <w:rPr>
                <w:rFonts w:ascii="Times New Roman" w:hAnsi="Times New Roman"/>
                <w:sz w:val="18"/>
                <w:szCs w:val="18"/>
              </w:rPr>
            </w:pPr>
            <w:r>
              <w:rPr>
                <w:rFonts w:hint="eastAsia" w:ascii="Times New Roman" w:hAnsi="Times New Roman"/>
                <w:sz w:val="18"/>
                <w:szCs w:val="18"/>
              </w:rPr>
              <w:t>470.1</w:t>
            </w:r>
          </w:p>
        </w:tc>
        <w:tc>
          <w:tcPr>
            <w:tcW w:w="790" w:type="dxa"/>
            <w:noWrap/>
            <w:vAlign w:val="center"/>
          </w:tcPr>
          <w:p w14:paraId="4281C733">
            <w:pPr>
              <w:pStyle w:val="125"/>
              <w:rPr>
                <w:rFonts w:ascii="Times New Roman" w:hAnsi="Times New Roman"/>
                <w:sz w:val="18"/>
                <w:szCs w:val="18"/>
              </w:rPr>
            </w:pPr>
            <w:r>
              <w:rPr>
                <w:rFonts w:hint="eastAsia" w:ascii="Times New Roman" w:hAnsi="Times New Roman"/>
                <w:sz w:val="18"/>
                <w:szCs w:val="18"/>
              </w:rPr>
              <w:t>41</w:t>
            </w:r>
          </w:p>
        </w:tc>
        <w:tc>
          <w:tcPr>
            <w:tcW w:w="1077" w:type="dxa"/>
            <w:noWrap/>
            <w:vAlign w:val="center"/>
          </w:tcPr>
          <w:p w14:paraId="6274C54F">
            <w:pPr>
              <w:pStyle w:val="125"/>
              <w:rPr>
                <w:rFonts w:ascii="Times New Roman" w:hAnsi="Times New Roman"/>
                <w:sz w:val="18"/>
                <w:szCs w:val="18"/>
              </w:rPr>
            </w:pPr>
            <w:r>
              <w:rPr>
                <w:rFonts w:hint="eastAsia" w:ascii="Times New Roman" w:hAnsi="Times New Roman"/>
                <w:sz w:val="18"/>
                <w:szCs w:val="18"/>
              </w:rPr>
              <w:t>478.1</w:t>
            </w:r>
          </w:p>
        </w:tc>
        <w:tc>
          <w:tcPr>
            <w:tcW w:w="790" w:type="dxa"/>
            <w:noWrap/>
            <w:vAlign w:val="center"/>
          </w:tcPr>
          <w:p w14:paraId="19640361">
            <w:pPr>
              <w:pStyle w:val="125"/>
              <w:rPr>
                <w:rFonts w:ascii="Times New Roman" w:hAnsi="Times New Roman"/>
                <w:sz w:val="18"/>
                <w:szCs w:val="18"/>
              </w:rPr>
            </w:pPr>
            <w:r>
              <w:rPr>
                <w:rFonts w:hint="eastAsia" w:ascii="Times New Roman" w:hAnsi="Times New Roman"/>
                <w:sz w:val="18"/>
                <w:szCs w:val="18"/>
              </w:rPr>
              <w:t>81</w:t>
            </w:r>
          </w:p>
        </w:tc>
        <w:tc>
          <w:tcPr>
            <w:tcW w:w="1077" w:type="dxa"/>
            <w:noWrap/>
            <w:vAlign w:val="center"/>
          </w:tcPr>
          <w:p w14:paraId="75EC2AE2">
            <w:pPr>
              <w:pStyle w:val="125"/>
              <w:rPr>
                <w:rFonts w:ascii="Times New Roman" w:hAnsi="Times New Roman"/>
                <w:sz w:val="18"/>
                <w:szCs w:val="18"/>
              </w:rPr>
            </w:pPr>
            <w:r>
              <w:rPr>
                <w:rFonts w:hint="eastAsia" w:ascii="Times New Roman" w:hAnsi="Times New Roman"/>
                <w:sz w:val="18"/>
                <w:szCs w:val="18"/>
              </w:rPr>
              <w:t>486.1</w:t>
            </w:r>
          </w:p>
        </w:tc>
        <w:tc>
          <w:tcPr>
            <w:tcW w:w="790" w:type="dxa"/>
            <w:noWrap/>
            <w:vAlign w:val="center"/>
          </w:tcPr>
          <w:p w14:paraId="733B215B">
            <w:pPr>
              <w:pStyle w:val="125"/>
              <w:rPr>
                <w:rFonts w:ascii="Times New Roman" w:hAnsi="Times New Roman"/>
                <w:sz w:val="18"/>
                <w:szCs w:val="18"/>
              </w:rPr>
            </w:pPr>
            <w:r>
              <w:rPr>
                <w:rFonts w:hint="eastAsia" w:ascii="Times New Roman" w:hAnsi="Times New Roman"/>
                <w:sz w:val="18"/>
                <w:szCs w:val="18"/>
              </w:rPr>
              <w:t>121</w:t>
            </w:r>
          </w:p>
        </w:tc>
        <w:tc>
          <w:tcPr>
            <w:tcW w:w="1077" w:type="dxa"/>
            <w:noWrap/>
            <w:vAlign w:val="center"/>
          </w:tcPr>
          <w:p w14:paraId="45BEECC3">
            <w:pPr>
              <w:pStyle w:val="125"/>
              <w:rPr>
                <w:rFonts w:ascii="Times New Roman" w:hAnsi="Times New Roman"/>
                <w:sz w:val="18"/>
                <w:szCs w:val="18"/>
              </w:rPr>
            </w:pPr>
            <w:r>
              <w:rPr>
                <w:rFonts w:hint="eastAsia" w:ascii="Times New Roman" w:hAnsi="Times New Roman"/>
                <w:sz w:val="18"/>
                <w:szCs w:val="18"/>
              </w:rPr>
              <w:t>494.1</w:t>
            </w:r>
          </w:p>
        </w:tc>
        <w:tc>
          <w:tcPr>
            <w:tcW w:w="790" w:type="dxa"/>
            <w:noWrap/>
            <w:vAlign w:val="center"/>
          </w:tcPr>
          <w:p w14:paraId="51F3C7A2">
            <w:pPr>
              <w:pStyle w:val="125"/>
              <w:rPr>
                <w:rFonts w:ascii="Times New Roman" w:hAnsi="Times New Roman"/>
                <w:sz w:val="18"/>
                <w:szCs w:val="18"/>
              </w:rPr>
            </w:pPr>
            <w:r>
              <w:rPr>
                <w:rFonts w:hint="eastAsia" w:ascii="Times New Roman" w:hAnsi="Times New Roman"/>
                <w:sz w:val="18"/>
                <w:szCs w:val="18"/>
              </w:rPr>
              <w:t>161</w:t>
            </w:r>
          </w:p>
        </w:tc>
        <w:tc>
          <w:tcPr>
            <w:tcW w:w="1077" w:type="dxa"/>
            <w:noWrap/>
            <w:vAlign w:val="center"/>
          </w:tcPr>
          <w:p w14:paraId="4F486974">
            <w:pPr>
              <w:pStyle w:val="125"/>
              <w:rPr>
                <w:rFonts w:ascii="Times New Roman" w:hAnsi="Times New Roman"/>
                <w:sz w:val="18"/>
                <w:szCs w:val="18"/>
              </w:rPr>
            </w:pPr>
            <w:r>
              <w:rPr>
                <w:rFonts w:hint="eastAsia" w:ascii="Times New Roman" w:hAnsi="Times New Roman"/>
                <w:sz w:val="18"/>
                <w:szCs w:val="18"/>
              </w:rPr>
              <w:t>502.1</w:t>
            </w:r>
          </w:p>
        </w:tc>
      </w:tr>
      <w:tr w14:paraId="2E45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1" w:type="dxa"/>
            <w:noWrap/>
            <w:vAlign w:val="center"/>
          </w:tcPr>
          <w:p w14:paraId="0D42264C">
            <w:pPr>
              <w:pStyle w:val="125"/>
              <w:rPr>
                <w:rFonts w:ascii="Times New Roman" w:hAnsi="Times New Roman"/>
                <w:sz w:val="18"/>
                <w:szCs w:val="18"/>
              </w:rPr>
            </w:pPr>
            <w:r>
              <w:rPr>
                <w:rFonts w:hint="eastAsia" w:ascii="Times New Roman" w:hAnsi="Times New Roman"/>
                <w:sz w:val="18"/>
                <w:szCs w:val="18"/>
              </w:rPr>
              <w:t>9</w:t>
            </w:r>
          </w:p>
        </w:tc>
        <w:tc>
          <w:tcPr>
            <w:tcW w:w="1077" w:type="dxa"/>
            <w:noWrap/>
            <w:vAlign w:val="center"/>
          </w:tcPr>
          <w:p w14:paraId="5651BB84">
            <w:pPr>
              <w:pStyle w:val="125"/>
              <w:rPr>
                <w:rFonts w:ascii="Times New Roman" w:hAnsi="Times New Roman"/>
                <w:sz w:val="18"/>
                <w:szCs w:val="18"/>
              </w:rPr>
            </w:pPr>
            <w:r>
              <w:rPr>
                <w:rFonts w:hint="eastAsia" w:ascii="Times New Roman" w:hAnsi="Times New Roman"/>
                <w:sz w:val="18"/>
                <w:szCs w:val="18"/>
              </w:rPr>
              <w:t>471.7</w:t>
            </w:r>
          </w:p>
        </w:tc>
        <w:tc>
          <w:tcPr>
            <w:tcW w:w="790" w:type="dxa"/>
            <w:noWrap/>
            <w:vAlign w:val="center"/>
          </w:tcPr>
          <w:p w14:paraId="5162FD38">
            <w:pPr>
              <w:pStyle w:val="125"/>
              <w:rPr>
                <w:rFonts w:ascii="Times New Roman" w:hAnsi="Times New Roman"/>
                <w:sz w:val="18"/>
                <w:szCs w:val="18"/>
              </w:rPr>
            </w:pPr>
            <w:r>
              <w:rPr>
                <w:rFonts w:hint="eastAsia" w:ascii="Times New Roman" w:hAnsi="Times New Roman"/>
                <w:sz w:val="18"/>
                <w:szCs w:val="18"/>
              </w:rPr>
              <w:t>49</w:t>
            </w:r>
          </w:p>
        </w:tc>
        <w:tc>
          <w:tcPr>
            <w:tcW w:w="1077" w:type="dxa"/>
            <w:noWrap/>
            <w:vAlign w:val="center"/>
          </w:tcPr>
          <w:p w14:paraId="2270F594">
            <w:pPr>
              <w:pStyle w:val="125"/>
              <w:rPr>
                <w:rFonts w:ascii="Times New Roman" w:hAnsi="Times New Roman"/>
                <w:sz w:val="18"/>
                <w:szCs w:val="18"/>
              </w:rPr>
            </w:pPr>
            <w:r>
              <w:rPr>
                <w:rFonts w:hint="eastAsia" w:ascii="Times New Roman" w:hAnsi="Times New Roman"/>
                <w:sz w:val="18"/>
                <w:szCs w:val="18"/>
              </w:rPr>
              <w:t>479.7</w:t>
            </w:r>
          </w:p>
        </w:tc>
        <w:tc>
          <w:tcPr>
            <w:tcW w:w="790" w:type="dxa"/>
            <w:noWrap/>
            <w:vAlign w:val="center"/>
          </w:tcPr>
          <w:p w14:paraId="6130A14B">
            <w:pPr>
              <w:pStyle w:val="125"/>
              <w:rPr>
                <w:rFonts w:ascii="Times New Roman" w:hAnsi="Times New Roman"/>
                <w:sz w:val="18"/>
                <w:szCs w:val="18"/>
              </w:rPr>
            </w:pPr>
            <w:r>
              <w:rPr>
                <w:rFonts w:hint="eastAsia" w:ascii="Times New Roman" w:hAnsi="Times New Roman"/>
                <w:sz w:val="18"/>
                <w:szCs w:val="18"/>
              </w:rPr>
              <w:t>89</w:t>
            </w:r>
          </w:p>
        </w:tc>
        <w:tc>
          <w:tcPr>
            <w:tcW w:w="1077" w:type="dxa"/>
            <w:noWrap/>
            <w:vAlign w:val="center"/>
          </w:tcPr>
          <w:p w14:paraId="333E29D0">
            <w:pPr>
              <w:pStyle w:val="125"/>
              <w:rPr>
                <w:rFonts w:ascii="Times New Roman" w:hAnsi="Times New Roman"/>
                <w:sz w:val="18"/>
                <w:szCs w:val="18"/>
              </w:rPr>
            </w:pPr>
            <w:r>
              <w:rPr>
                <w:rFonts w:hint="eastAsia" w:ascii="Times New Roman" w:hAnsi="Times New Roman"/>
                <w:sz w:val="18"/>
                <w:szCs w:val="18"/>
              </w:rPr>
              <w:t>487.7</w:t>
            </w:r>
          </w:p>
        </w:tc>
        <w:tc>
          <w:tcPr>
            <w:tcW w:w="790" w:type="dxa"/>
            <w:noWrap/>
            <w:vAlign w:val="center"/>
          </w:tcPr>
          <w:p w14:paraId="259D3607">
            <w:pPr>
              <w:pStyle w:val="125"/>
              <w:rPr>
                <w:rFonts w:ascii="Times New Roman" w:hAnsi="Times New Roman"/>
                <w:sz w:val="18"/>
                <w:szCs w:val="18"/>
              </w:rPr>
            </w:pPr>
            <w:r>
              <w:rPr>
                <w:rFonts w:hint="eastAsia" w:ascii="Times New Roman" w:hAnsi="Times New Roman"/>
                <w:sz w:val="18"/>
                <w:szCs w:val="18"/>
              </w:rPr>
              <w:t>129</w:t>
            </w:r>
          </w:p>
        </w:tc>
        <w:tc>
          <w:tcPr>
            <w:tcW w:w="1077" w:type="dxa"/>
            <w:noWrap/>
            <w:vAlign w:val="center"/>
          </w:tcPr>
          <w:p w14:paraId="0B024AEC">
            <w:pPr>
              <w:pStyle w:val="125"/>
              <w:rPr>
                <w:rFonts w:ascii="Times New Roman" w:hAnsi="Times New Roman"/>
                <w:sz w:val="18"/>
                <w:szCs w:val="18"/>
              </w:rPr>
            </w:pPr>
            <w:r>
              <w:rPr>
                <w:rFonts w:hint="eastAsia" w:ascii="Times New Roman" w:hAnsi="Times New Roman"/>
                <w:sz w:val="18"/>
                <w:szCs w:val="18"/>
              </w:rPr>
              <w:t>495.7</w:t>
            </w:r>
          </w:p>
        </w:tc>
        <w:tc>
          <w:tcPr>
            <w:tcW w:w="790" w:type="dxa"/>
            <w:noWrap/>
            <w:vAlign w:val="center"/>
          </w:tcPr>
          <w:p w14:paraId="6556C432">
            <w:pPr>
              <w:pStyle w:val="125"/>
              <w:rPr>
                <w:rFonts w:ascii="Times New Roman" w:hAnsi="Times New Roman"/>
                <w:sz w:val="18"/>
                <w:szCs w:val="18"/>
              </w:rPr>
            </w:pPr>
            <w:r>
              <w:rPr>
                <w:rFonts w:hint="eastAsia" w:ascii="Times New Roman" w:hAnsi="Times New Roman"/>
                <w:sz w:val="18"/>
                <w:szCs w:val="18"/>
              </w:rPr>
              <w:t>169</w:t>
            </w:r>
          </w:p>
        </w:tc>
        <w:tc>
          <w:tcPr>
            <w:tcW w:w="1077" w:type="dxa"/>
            <w:noWrap/>
            <w:vAlign w:val="center"/>
          </w:tcPr>
          <w:p w14:paraId="25B9B817">
            <w:pPr>
              <w:pStyle w:val="125"/>
              <w:rPr>
                <w:rFonts w:ascii="Times New Roman" w:hAnsi="Times New Roman"/>
                <w:sz w:val="18"/>
                <w:szCs w:val="18"/>
              </w:rPr>
            </w:pPr>
            <w:r>
              <w:rPr>
                <w:rFonts w:hint="eastAsia" w:ascii="Times New Roman" w:hAnsi="Times New Roman"/>
                <w:sz w:val="18"/>
                <w:szCs w:val="18"/>
              </w:rPr>
              <w:t>503.7</w:t>
            </w:r>
          </w:p>
        </w:tc>
      </w:tr>
      <w:tr w14:paraId="52F5A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1" w:type="dxa"/>
            <w:noWrap/>
            <w:vAlign w:val="center"/>
          </w:tcPr>
          <w:p w14:paraId="6E6795BC">
            <w:pPr>
              <w:pStyle w:val="125"/>
              <w:rPr>
                <w:rFonts w:ascii="Times New Roman" w:hAnsi="Times New Roman"/>
                <w:sz w:val="18"/>
                <w:szCs w:val="18"/>
              </w:rPr>
            </w:pPr>
            <w:r>
              <w:rPr>
                <w:rFonts w:hint="eastAsia" w:ascii="Times New Roman" w:hAnsi="Times New Roman"/>
                <w:sz w:val="18"/>
                <w:szCs w:val="18"/>
              </w:rPr>
              <w:t>17</w:t>
            </w:r>
          </w:p>
        </w:tc>
        <w:tc>
          <w:tcPr>
            <w:tcW w:w="1077" w:type="dxa"/>
            <w:noWrap/>
            <w:vAlign w:val="center"/>
          </w:tcPr>
          <w:p w14:paraId="234EAB6F">
            <w:pPr>
              <w:pStyle w:val="125"/>
              <w:rPr>
                <w:rFonts w:ascii="Times New Roman" w:hAnsi="Times New Roman"/>
                <w:sz w:val="18"/>
                <w:szCs w:val="18"/>
              </w:rPr>
            </w:pPr>
            <w:r>
              <w:rPr>
                <w:rFonts w:hint="eastAsia" w:ascii="Times New Roman" w:hAnsi="Times New Roman"/>
                <w:sz w:val="18"/>
                <w:szCs w:val="18"/>
              </w:rPr>
              <w:t>473.3</w:t>
            </w:r>
          </w:p>
        </w:tc>
        <w:tc>
          <w:tcPr>
            <w:tcW w:w="790" w:type="dxa"/>
            <w:noWrap/>
            <w:vAlign w:val="center"/>
          </w:tcPr>
          <w:p w14:paraId="269E20FA">
            <w:pPr>
              <w:pStyle w:val="125"/>
              <w:rPr>
                <w:rFonts w:ascii="Times New Roman" w:hAnsi="Times New Roman"/>
                <w:sz w:val="18"/>
                <w:szCs w:val="18"/>
              </w:rPr>
            </w:pPr>
            <w:r>
              <w:rPr>
                <w:rFonts w:hint="eastAsia" w:ascii="Times New Roman" w:hAnsi="Times New Roman"/>
                <w:sz w:val="18"/>
                <w:szCs w:val="18"/>
              </w:rPr>
              <w:t>57</w:t>
            </w:r>
          </w:p>
        </w:tc>
        <w:tc>
          <w:tcPr>
            <w:tcW w:w="1077" w:type="dxa"/>
            <w:noWrap/>
            <w:vAlign w:val="center"/>
          </w:tcPr>
          <w:p w14:paraId="02DC8735">
            <w:pPr>
              <w:pStyle w:val="125"/>
              <w:rPr>
                <w:rFonts w:ascii="Times New Roman" w:hAnsi="Times New Roman"/>
                <w:sz w:val="18"/>
                <w:szCs w:val="18"/>
              </w:rPr>
            </w:pPr>
            <w:r>
              <w:rPr>
                <w:rFonts w:hint="eastAsia" w:ascii="Times New Roman" w:hAnsi="Times New Roman"/>
                <w:sz w:val="18"/>
                <w:szCs w:val="18"/>
              </w:rPr>
              <w:t>481.3</w:t>
            </w:r>
          </w:p>
        </w:tc>
        <w:tc>
          <w:tcPr>
            <w:tcW w:w="790" w:type="dxa"/>
            <w:noWrap/>
            <w:vAlign w:val="center"/>
          </w:tcPr>
          <w:p w14:paraId="5E53653E">
            <w:pPr>
              <w:pStyle w:val="125"/>
              <w:rPr>
                <w:rFonts w:ascii="Times New Roman" w:hAnsi="Times New Roman"/>
                <w:sz w:val="18"/>
                <w:szCs w:val="18"/>
              </w:rPr>
            </w:pPr>
            <w:r>
              <w:rPr>
                <w:rFonts w:hint="eastAsia" w:ascii="Times New Roman" w:hAnsi="Times New Roman"/>
                <w:sz w:val="18"/>
                <w:szCs w:val="18"/>
              </w:rPr>
              <w:t>97</w:t>
            </w:r>
          </w:p>
        </w:tc>
        <w:tc>
          <w:tcPr>
            <w:tcW w:w="1077" w:type="dxa"/>
            <w:noWrap/>
            <w:vAlign w:val="center"/>
          </w:tcPr>
          <w:p w14:paraId="37CC70DE">
            <w:pPr>
              <w:pStyle w:val="125"/>
              <w:rPr>
                <w:rFonts w:ascii="Times New Roman" w:hAnsi="Times New Roman"/>
                <w:sz w:val="18"/>
                <w:szCs w:val="18"/>
              </w:rPr>
            </w:pPr>
            <w:r>
              <w:rPr>
                <w:rFonts w:hint="eastAsia" w:ascii="Times New Roman" w:hAnsi="Times New Roman"/>
                <w:sz w:val="18"/>
                <w:szCs w:val="18"/>
              </w:rPr>
              <w:t>489.3</w:t>
            </w:r>
          </w:p>
        </w:tc>
        <w:tc>
          <w:tcPr>
            <w:tcW w:w="790" w:type="dxa"/>
            <w:noWrap/>
            <w:vAlign w:val="center"/>
          </w:tcPr>
          <w:p w14:paraId="556E6C35">
            <w:pPr>
              <w:pStyle w:val="125"/>
              <w:rPr>
                <w:rFonts w:ascii="Times New Roman" w:hAnsi="Times New Roman"/>
                <w:sz w:val="18"/>
                <w:szCs w:val="18"/>
              </w:rPr>
            </w:pPr>
            <w:r>
              <w:rPr>
                <w:rFonts w:hint="eastAsia" w:ascii="Times New Roman" w:hAnsi="Times New Roman"/>
                <w:sz w:val="18"/>
                <w:szCs w:val="18"/>
              </w:rPr>
              <w:t>137</w:t>
            </w:r>
          </w:p>
        </w:tc>
        <w:tc>
          <w:tcPr>
            <w:tcW w:w="1077" w:type="dxa"/>
            <w:noWrap/>
            <w:vAlign w:val="center"/>
          </w:tcPr>
          <w:p w14:paraId="4108DA2A">
            <w:pPr>
              <w:pStyle w:val="125"/>
              <w:rPr>
                <w:rFonts w:ascii="Times New Roman" w:hAnsi="Times New Roman"/>
                <w:sz w:val="18"/>
                <w:szCs w:val="18"/>
              </w:rPr>
            </w:pPr>
            <w:r>
              <w:rPr>
                <w:rFonts w:hint="eastAsia" w:ascii="Times New Roman" w:hAnsi="Times New Roman"/>
                <w:sz w:val="18"/>
                <w:szCs w:val="18"/>
              </w:rPr>
              <w:t>497.3</w:t>
            </w:r>
          </w:p>
        </w:tc>
        <w:tc>
          <w:tcPr>
            <w:tcW w:w="790" w:type="dxa"/>
            <w:noWrap/>
            <w:vAlign w:val="center"/>
          </w:tcPr>
          <w:p w14:paraId="7E8EA26E">
            <w:pPr>
              <w:pStyle w:val="125"/>
              <w:rPr>
                <w:rFonts w:ascii="Times New Roman" w:hAnsi="Times New Roman"/>
                <w:sz w:val="18"/>
                <w:szCs w:val="18"/>
              </w:rPr>
            </w:pPr>
            <w:r>
              <w:rPr>
                <w:rFonts w:hint="eastAsia" w:ascii="Times New Roman" w:hAnsi="Times New Roman"/>
                <w:sz w:val="18"/>
                <w:szCs w:val="18"/>
              </w:rPr>
              <w:t>177</w:t>
            </w:r>
          </w:p>
        </w:tc>
        <w:tc>
          <w:tcPr>
            <w:tcW w:w="1077" w:type="dxa"/>
            <w:noWrap/>
            <w:vAlign w:val="center"/>
          </w:tcPr>
          <w:p w14:paraId="52A95E31">
            <w:pPr>
              <w:pStyle w:val="125"/>
              <w:rPr>
                <w:rFonts w:ascii="Times New Roman" w:hAnsi="Times New Roman"/>
                <w:sz w:val="18"/>
                <w:szCs w:val="18"/>
              </w:rPr>
            </w:pPr>
            <w:r>
              <w:rPr>
                <w:rFonts w:hint="eastAsia" w:ascii="Times New Roman" w:hAnsi="Times New Roman"/>
                <w:sz w:val="18"/>
                <w:szCs w:val="18"/>
              </w:rPr>
              <w:t>505.3</w:t>
            </w:r>
          </w:p>
        </w:tc>
      </w:tr>
      <w:tr w14:paraId="551B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1" w:type="dxa"/>
            <w:noWrap/>
            <w:vAlign w:val="center"/>
          </w:tcPr>
          <w:p w14:paraId="2EFE06FD">
            <w:pPr>
              <w:pStyle w:val="125"/>
              <w:rPr>
                <w:rFonts w:ascii="Times New Roman" w:hAnsi="Times New Roman"/>
                <w:sz w:val="18"/>
                <w:szCs w:val="18"/>
              </w:rPr>
            </w:pPr>
            <w:r>
              <w:rPr>
                <w:rFonts w:hint="eastAsia" w:ascii="Times New Roman" w:hAnsi="Times New Roman"/>
                <w:sz w:val="18"/>
                <w:szCs w:val="18"/>
              </w:rPr>
              <w:t>25</w:t>
            </w:r>
          </w:p>
        </w:tc>
        <w:tc>
          <w:tcPr>
            <w:tcW w:w="1077" w:type="dxa"/>
            <w:noWrap/>
            <w:vAlign w:val="center"/>
          </w:tcPr>
          <w:p w14:paraId="4270E78A">
            <w:pPr>
              <w:pStyle w:val="125"/>
              <w:rPr>
                <w:rFonts w:ascii="Times New Roman" w:hAnsi="Times New Roman"/>
                <w:sz w:val="18"/>
                <w:szCs w:val="18"/>
              </w:rPr>
            </w:pPr>
            <w:r>
              <w:rPr>
                <w:rFonts w:hint="eastAsia" w:ascii="Times New Roman" w:hAnsi="Times New Roman"/>
                <w:sz w:val="18"/>
                <w:szCs w:val="18"/>
              </w:rPr>
              <w:t>474.9</w:t>
            </w:r>
          </w:p>
        </w:tc>
        <w:tc>
          <w:tcPr>
            <w:tcW w:w="790" w:type="dxa"/>
            <w:noWrap/>
            <w:vAlign w:val="center"/>
          </w:tcPr>
          <w:p w14:paraId="20349696">
            <w:pPr>
              <w:pStyle w:val="125"/>
              <w:rPr>
                <w:rFonts w:ascii="Times New Roman" w:hAnsi="Times New Roman"/>
                <w:sz w:val="18"/>
                <w:szCs w:val="18"/>
              </w:rPr>
            </w:pPr>
            <w:r>
              <w:rPr>
                <w:rFonts w:hint="eastAsia" w:ascii="Times New Roman" w:hAnsi="Times New Roman"/>
                <w:sz w:val="18"/>
                <w:szCs w:val="18"/>
              </w:rPr>
              <w:t>65</w:t>
            </w:r>
          </w:p>
        </w:tc>
        <w:tc>
          <w:tcPr>
            <w:tcW w:w="1077" w:type="dxa"/>
            <w:noWrap/>
            <w:vAlign w:val="center"/>
          </w:tcPr>
          <w:p w14:paraId="6CD77FB1">
            <w:pPr>
              <w:pStyle w:val="125"/>
              <w:rPr>
                <w:rFonts w:ascii="Times New Roman" w:hAnsi="Times New Roman"/>
                <w:sz w:val="18"/>
                <w:szCs w:val="18"/>
              </w:rPr>
            </w:pPr>
            <w:r>
              <w:rPr>
                <w:rFonts w:hint="eastAsia" w:ascii="Times New Roman" w:hAnsi="Times New Roman"/>
                <w:sz w:val="18"/>
                <w:szCs w:val="18"/>
              </w:rPr>
              <w:t>482.9</w:t>
            </w:r>
          </w:p>
        </w:tc>
        <w:tc>
          <w:tcPr>
            <w:tcW w:w="790" w:type="dxa"/>
            <w:noWrap/>
            <w:vAlign w:val="center"/>
          </w:tcPr>
          <w:p w14:paraId="26A8834F">
            <w:pPr>
              <w:pStyle w:val="125"/>
              <w:rPr>
                <w:rFonts w:ascii="Times New Roman" w:hAnsi="Times New Roman"/>
                <w:sz w:val="18"/>
                <w:szCs w:val="18"/>
              </w:rPr>
            </w:pPr>
            <w:r>
              <w:rPr>
                <w:rFonts w:hint="eastAsia" w:ascii="Times New Roman" w:hAnsi="Times New Roman"/>
                <w:sz w:val="18"/>
                <w:szCs w:val="18"/>
              </w:rPr>
              <w:t>105</w:t>
            </w:r>
          </w:p>
        </w:tc>
        <w:tc>
          <w:tcPr>
            <w:tcW w:w="1077" w:type="dxa"/>
            <w:noWrap/>
            <w:vAlign w:val="center"/>
          </w:tcPr>
          <w:p w14:paraId="10CF9DEC">
            <w:pPr>
              <w:pStyle w:val="125"/>
              <w:rPr>
                <w:rFonts w:ascii="Times New Roman" w:hAnsi="Times New Roman"/>
                <w:sz w:val="18"/>
                <w:szCs w:val="18"/>
              </w:rPr>
            </w:pPr>
            <w:r>
              <w:rPr>
                <w:rFonts w:hint="eastAsia" w:ascii="Times New Roman" w:hAnsi="Times New Roman"/>
                <w:sz w:val="18"/>
                <w:szCs w:val="18"/>
              </w:rPr>
              <w:t>490.9</w:t>
            </w:r>
          </w:p>
        </w:tc>
        <w:tc>
          <w:tcPr>
            <w:tcW w:w="790" w:type="dxa"/>
            <w:noWrap/>
            <w:vAlign w:val="center"/>
          </w:tcPr>
          <w:p w14:paraId="21021170">
            <w:pPr>
              <w:pStyle w:val="125"/>
              <w:rPr>
                <w:rFonts w:ascii="Times New Roman" w:hAnsi="Times New Roman"/>
                <w:sz w:val="18"/>
                <w:szCs w:val="18"/>
              </w:rPr>
            </w:pPr>
            <w:r>
              <w:rPr>
                <w:rFonts w:hint="eastAsia" w:ascii="Times New Roman" w:hAnsi="Times New Roman"/>
                <w:sz w:val="18"/>
                <w:szCs w:val="18"/>
              </w:rPr>
              <w:t>145</w:t>
            </w:r>
          </w:p>
        </w:tc>
        <w:tc>
          <w:tcPr>
            <w:tcW w:w="1077" w:type="dxa"/>
            <w:noWrap/>
            <w:vAlign w:val="center"/>
          </w:tcPr>
          <w:p w14:paraId="28F1873E">
            <w:pPr>
              <w:pStyle w:val="125"/>
              <w:rPr>
                <w:rFonts w:ascii="Times New Roman" w:hAnsi="Times New Roman"/>
                <w:sz w:val="18"/>
                <w:szCs w:val="18"/>
              </w:rPr>
            </w:pPr>
            <w:r>
              <w:rPr>
                <w:rFonts w:hint="eastAsia" w:ascii="Times New Roman" w:hAnsi="Times New Roman"/>
                <w:sz w:val="18"/>
                <w:szCs w:val="18"/>
              </w:rPr>
              <w:t>498.9</w:t>
            </w:r>
          </w:p>
        </w:tc>
        <w:tc>
          <w:tcPr>
            <w:tcW w:w="790" w:type="dxa"/>
            <w:noWrap/>
            <w:vAlign w:val="center"/>
          </w:tcPr>
          <w:p w14:paraId="5FDAC8AF">
            <w:pPr>
              <w:pStyle w:val="125"/>
              <w:rPr>
                <w:rFonts w:ascii="Times New Roman" w:hAnsi="Times New Roman"/>
                <w:sz w:val="18"/>
                <w:szCs w:val="18"/>
              </w:rPr>
            </w:pPr>
            <w:r>
              <w:rPr>
                <w:rFonts w:hint="eastAsia" w:ascii="Times New Roman" w:hAnsi="Times New Roman"/>
                <w:sz w:val="18"/>
                <w:szCs w:val="18"/>
              </w:rPr>
              <w:t>185</w:t>
            </w:r>
          </w:p>
        </w:tc>
        <w:tc>
          <w:tcPr>
            <w:tcW w:w="1077" w:type="dxa"/>
            <w:noWrap/>
            <w:vAlign w:val="center"/>
          </w:tcPr>
          <w:p w14:paraId="23AE90A1">
            <w:pPr>
              <w:pStyle w:val="125"/>
              <w:rPr>
                <w:rFonts w:ascii="Times New Roman" w:hAnsi="Times New Roman"/>
                <w:sz w:val="18"/>
                <w:szCs w:val="18"/>
              </w:rPr>
            </w:pPr>
            <w:r>
              <w:rPr>
                <w:rFonts w:hint="eastAsia" w:ascii="Times New Roman" w:hAnsi="Times New Roman"/>
                <w:sz w:val="18"/>
                <w:szCs w:val="18"/>
              </w:rPr>
              <w:t>506.9</w:t>
            </w:r>
          </w:p>
        </w:tc>
      </w:tr>
      <w:tr w14:paraId="434C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1" w:type="dxa"/>
            <w:noWrap/>
            <w:vAlign w:val="center"/>
          </w:tcPr>
          <w:p w14:paraId="2671051B">
            <w:pPr>
              <w:pStyle w:val="125"/>
              <w:rPr>
                <w:rFonts w:ascii="Times New Roman" w:hAnsi="Times New Roman"/>
                <w:sz w:val="18"/>
                <w:szCs w:val="18"/>
              </w:rPr>
            </w:pPr>
            <w:r>
              <w:rPr>
                <w:rFonts w:hint="eastAsia" w:ascii="Times New Roman" w:hAnsi="Times New Roman"/>
                <w:sz w:val="18"/>
                <w:szCs w:val="18"/>
              </w:rPr>
              <w:t>33</w:t>
            </w:r>
          </w:p>
        </w:tc>
        <w:tc>
          <w:tcPr>
            <w:tcW w:w="1077" w:type="dxa"/>
            <w:noWrap/>
            <w:vAlign w:val="center"/>
          </w:tcPr>
          <w:p w14:paraId="1B3B3FD1">
            <w:pPr>
              <w:pStyle w:val="125"/>
              <w:rPr>
                <w:rFonts w:ascii="Times New Roman" w:hAnsi="Times New Roman"/>
                <w:sz w:val="18"/>
                <w:szCs w:val="18"/>
              </w:rPr>
            </w:pPr>
            <w:r>
              <w:rPr>
                <w:rFonts w:hint="eastAsia" w:ascii="Times New Roman" w:hAnsi="Times New Roman"/>
                <w:sz w:val="18"/>
                <w:szCs w:val="18"/>
              </w:rPr>
              <w:t>476.5</w:t>
            </w:r>
          </w:p>
        </w:tc>
        <w:tc>
          <w:tcPr>
            <w:tcW w:w="790" w:type="dxa"/>
            <w:noWrap/>
            <w:vAlign w:val="center"/>
          </w:tcPr>
          <w:p w14:paraId="3D669D8B">
            <w:pPr>
              <w:pStyle w:val="125"/>
              <w:rPr>
                <w:rFonts w:ascii="Times New Roman" w:hAnsi="Times New Roman"/>
                <w:sz w:val="18"/>
                <w:szCs w:val="18"/>
              </w:rPr>
            </w:pPr>
            <w:r>
              <w:rPr>
                <w:rFonts w:hint="eastAsia" w:ascii="Times New Roman" w:hAnsi="Times New Roman"/>
                <w:sz w:val="18"/>
                <w:szCs w:val="18"/>
              </w:rPr>
              <w:t>73</w:t>
            </w:r>
          </w:p>
        </w:tc>
        <w:tc>
          <w:tcPr>
            <w:tcW w:w="1077" w:type="dxa"/>
            <w:noWrap/>
            <w:vAlign w:val="center"/>
          </w:tcPr>
          <w:p w14:paraId="06FFFE1D">
            <w:pPr>
              <w:pStyle w:val="125"/>
              <w:rPr>
                <w:rFonts w:ascii="Times New Roman" w:hAnsi="Times New Roman"/>
                <w:sz w:val="18"/>
                <w:szCs w:val="18"/>
              </w:rPr>
            </w:pPr>
            <w:r>
              <w:rPr>
                <w:rFonts w:hint="eastAsia" w:ascii="Times New Roman" w:hAnsi="Times New Roman"/>
                <w:sz w:val="18"/>
                <w:szCs w:val="18"/>
              </w:rPr>
              <w:t>484.5</w:t>
            </w:r>
          </w:p>
        </w:tc>
        <w:tc>
          <w:tcPr>
            <w:tcW w:w="790" w:type="dxa"/>
            <w:noWrap/>
            <w:vAlign w:val="center"/>
          </w:tcPr>
          <w:p w14:paraId="5AD29414">
            <w:pPr>
              <w:pStyle w:val="125"/>
              <w:rPr>
                <w:rFonts w:ascii="Times New Roman" w:hAnsi="Times New Roman"/>
                <w:sz w:val="18"/>
                <w:szCs w:val="18"/>
              </w:rPr>
            </w:pPr>
            <w:r>
              <w:rPr>
                <w:rFonts w:hint="eastAsia" w:ascii="Times New Roman" w:hAnsi="Times New Roman"/>
                <w:sz w:val="18"/>
                <w:szCs w:val="18"/>
              </w:rPr>
              <w:t>113</w:t>
            </w:r>
          </w:p>
        </w:tc>
        <w:tc>
          <w:tcPr>
            <w:tcW w:w="1077" w:type="dxa"/>
            <w:noWrap/>
            <w:vAlign w:val="center"/>
          </w:tcPr>
          <w:p w14:paraId="3664C737">
            <w:pPr>
              <w:pStyle w:val="125"/>
              <w:rPr>
                <w:rFonts w:ascii="Times New Roman" w:hAnsi="Times New Roman"/>
                <w:sz w:val="18"/>
                <w:szCs w:val="18"/>
              </w:rPr>
            </w:pPr>
            <w:r>
              <w:rPr>
                <w:rFonts w:hint="eastAsia" w:ascii="Times New Roman" w:hAnsi="Times New Roman"/>
                <w:sz w:val="18"/>
                <w:szCs w:val="18"/>
              </w:rPr>
              <w:t>492.5</w:t>
            </w:r>
          </w:p>
        </w:tc>
        <w:tc>
          <w:tcPr>
            <w:tcW w:w="790" w:type="dxa"/>
            <w:noWrap/>
            <w:vAlign w:val="center"/>
          </w:tcPr>
          <w:p w14:paraId="21D4E09B">
            <w:pPr>
              <w:pStyle w:val="125"/>
              <w:rPr>
                <w:rFonts w:ascii="Times New Roman" w:hAnsi="Times New Roman"/>
                <w:sz w:val="18"/>
                <w:szCs w:val="18"/>
              </w:rPr>
            </w:pPr>
            <w:r>
              <w:rPr>
                <w:rFonts w:hint="eastAsia" w:ascii="Times New Roman" w:hAnsi="Times New Roman"/>
                <w:sz w:val="18"/>
                <w:szCs w:val="18"/>
              </w:rPr>
              <w:t>153</w:t>
            </w:r>
          </w:p>
        </w:tc>
        <w:tc>
          <w:tcPr>
            <w:tcW w:w="1077" w:type="dxa"/>
            <w:noWrap/>
            <w:vAlign w:val="center"/>
          </w:tcPr>
          <w:p w14:paraId="178CD97C">
            <w:pPr>
              <w:pStyle w:val="125"/>
              <w:rPr>
                <w:rFonts w:ascii="Times New Roman" w:hAnsi="Times New Roman"/>
                <w:sz w:val="18"/>
                <w:szCs w:val="18"/>
              </w:rPr>
            </w:pPr>
            <w:r>
              <w:rPr>
                <w:rFonts w:hint="eastAsia" w:ascii="Times New Roman" w:hAnsi="Times New Roman"/>
                <w:sz w:val="18"/>
                <w:szCs w:val="18"/>
              </w:rPr>
              <w:t>500.5</w:t>
            </w:r>
          </w:p>
        </w:tc>
        <w:tc>
          <w:tcPr>
            <w:tcW w:w="790" w:type="dxa"/>
            <w:noWrap/>
            <w:vAlign w:val="center"/>
          </w:tcPr>
          <w:p w14:paraId="08057421">
            <w:pPr>
              <w:pStyle w:val="125"/>
              <w:rPr>
                <w:rFonts w:ascii="Times New Roman" w:hAnsi="Times New Roman"/>
                <w:sz w:val="18"/>
                <w:szCs w:val="18"/>
              </w:rPr>
            </w:pPr>
            <w:r>
              <w:rPr>
                <w:rFonts w:hint="eastAsia" w:ascii="Times New Roman" w:hAnsi="Times New Roman"/>
                <w:sz w:val="18"/>
                <w:szCs w:val="18"/>
              </w:rPr>
              <w:t>193</w:t>
            </w:r>
          </w:p>
        </w:tc>
        <w:tc>
          <w:tcPr>
            <w:tcW w:w="1077" w:type="dxa"/>
            <w:noWrap/>
            <w:vAlign w:val="center"/>
          </w:tcPr>
          <w:p w14:paraId="43F8466B">
            <w:pPr>
              <w:pStyle w:val="125"/>
              <w:rPr>
                <w:rFonts w:ascii="Times New Roman" w:hAnsi="Times New Roman"/>
                <w:sz w:val="18"/>
                <w:szCs w:val="18"/>
              </w:rPr>
            </w:pPr>
            <w:r>
              <w:rPr>
                <w:rFonts w:hint="eastAsia" w:ascii="Times New Roman" w:hAnsi="Times New Roman"/>
                <w:sz w:val="18"/>
                <w:szCs w:val="18"/>
              </w:rPr>
              <w:t>508.5</w:t>
            </w:r>
          </w:p>
        </w:tc>
      </w:tr>
      <w:tr w14:paraId="3FCE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91" w:type="dxa"/>
            <w:noWrap/>
            <w:vAlign w:val="center"/>
          </w:tcPr>
          <w:p w14:paraId="7B5683D1">
            <w:pPr>
              <w:pStyle w:val="125"/>
              <w:rPr>
                <w:rFonts w:ascii="Times New Roman" w:hAnsi="Times New Roman"/>
                <w:sz w:val="18"/>
                <w:szCs w:val="18"/>
              </w:rPr>
            </w:pPr>
            <w:r>
              <w:rPr>
                <w:rFonts w:hint="eastAsia" w:ascii="Times New Roman" w:hAnsi="Times New Roman"/>
                <w:sz w:val="18"/>
                <w:szCs w:val="18"/>
              </w:rPr>
              <w:t>40</w:t>
            </w:r>
          </w:p>
        </w:tc>
        <w:tc>
          <w:tcPr>
            <w:tcW w:w="1077" w:type="dxa"/>
            <w:noWrap/>
            <w:vAlign w:val="center"/>
          </w:tcPr>
          <w:p w14:paraId="0CD39448">
            <w:pPr>
              <w:pStyle w:val="125"/>
              <w:rPr>
                <w:rFonts w:ascii="Times New Roman" w:hAnsi="Times New Roman"/>
                <w:sz w:val="18"/>
                <w:szCs w:val="18"/>
              </w:rPr>
            </w:pPr>
            <w:r>
              <w:rPr>
                <w:rFonts w:hint="eastAsia" w:ascii="Times New Roman" w:hAnsi="Times New Roman"/>
                <w:sz w:val="18"/>
                <w:szCs w:val="18"/>
              </w:rPr>
              <w:t>477.9</w:t>
            </w:r>
          </w:p>
        </w:tc>
        <w:tc>
          <w:tcPr>
            <w:tcW w:w="790" w:type="dxa"/>
            <w:noWrap/>
            <w:vAlign w:val="center"/>
          </w:tcPr>
          <w:p w14:paraId="21FDC186">
            <w:pPr>
              <w:pStyle w:val="125"/>
              <w:rPr>
                <w:rFonts w:ascii="Times New Roman" w:hAnsi="Times New Roman"/>
                <w:sz w:val="18"/>
                <w:szCs w:val="18"/>
              </w:rPr>
            </w:pPr>
            <w:r>
              <w:rPr>
                <w:rFonts w:hint="eastAsia" w:ascii="Times New Roman" w:hAnsi="Times New Roman"/>
                <w:sz w:val="18"/>
                <w:szCs w:val="18"/>
              </w:rPr>
              <w:t>80</w:t>
            </w:r>
          </w:p>
        </w:tc>
        <w:tc>
          <w:tcPr>
            <w:tcW w:w="1077" w:type="dxa"/>
            <w:noWrap/>
            <w:vAlign w:val="center"/>
          </w:tcPr>
          <w:p w14:paraId="29F47266">
            <w:pPr>
              <w:pStyle w:val="125"/>
              <w:rPr>
                <w:rFonts w:ascii="Times New Roman" w:hAnsi="Times New Roman"/>
                <w:sz w:val="18"/>
                <w:szCs w:val="18"/>
              </w:rPr>
            </w:pPr>
            <w:r>
              <w:rPr>
                <w:rFonts w:hint="eastAsia" w:ascii="Times New Roman" w:hAnsi="Times New Roman"/>
                <w:sz w:val="18"/>
                <w:szCs w:val="18"/>
              </w:rPr>
              <w:t>485.9</w:t>
            </w:r>
          </w:p>
        </w:tc>
        <w:tc>
          <w:tcPr>
            <w:tcW w:w="790" w:type="dxa"/>
            <w:noWrap/>
            <w:vAlign w:val="center"/>
          </w:tcPr>
          <w:p w14:paraId="37F6A489">
            <w:pPr>
              <w:pStyle w:val="125"/>
              <w:rPr>
                <w:rFonts w:ascii="Times New Roman" w:hAnsi="Times New Roman"/>
                <w:sz w:val="18"/>
                <w:szCs w:val="18"/>
              </w:rPr>
            </w:pPr>
            <w:r>
              <w:rPr>
                <w:rFonts w:hint="eastAsia" w:ascii="Times New Roman" w:hAnsi="Times New Roman"/>
                <w:sz w:val="18"/>
                <w:szCs w:val="18"/>
              </w:rPr>
              <w:t>120</w:t>
            </w:r>
          </w:p>
        </w:tc>
        <w:tc>
          <w:tcPr>
            <w:tcW w:w="1077" w:type="dxa"/>
            <w:noWrap/>
            <w:vAlign w:val="center"/>
          </w:tcPr>
          <w:p w14:paraId="794CD304">
            <w:pPr>
              <w:pStyle w:val="125"/>
              <w:rPr>
                <w:rFonts w:ascii="Times New Roman" w:hAnsi="Times New Roman"/>
                <w:sz w:val="18"/>
                <w:szCs w:val="18"/>
              </w:rPr>
            </w:pPr>
            <w:r>
              <w:rPr>
                <w:rFonts w:hint="eastAsia" w:ascii="Times New Roman" w:hAnsi="Times New Roman"/>
                <w:sz w:val="18"/>
                <w:szCs w:val="18"/>
              </w:rPr>
              <w:t>493.9</w:t>
            </w:r>
          </w:p>
        </w:tc>
        <w:tc>
          <w:tcPr>
            <w:tcW w:w="790" w:type="dxa"/>
            <w:noWrap/>
            <w:vAlign w:val="center"/>
          </w:tcPr>
          <w:p w14:paraId="31916430">
            <w:pPr>
              <w:pStyle w:val="125"/>
              <w:rPr>
                <w:rFonts w:ascii="Times New Roman" w:hAnsi="Times New Roman"/>
                <w:sz w:val="18"/>
                <w:szCs w:val="18"/>
              </w:rPr>
            </w:pPr>
            <w:r>
              <w:rPr>
                <w:rFonts w:hint="eastAsia" w:ascii="Times New Roman" w:hAnsi="Times New Roman"/>
                <w:sz w:val="18"/>
                <w:szCs w:val="18"/>
              </w:rPr>
              <w:t>160</w:t>
            </w:r>
          </w:p>
        </w:tc>
        <w:tc>
          <w:tcPr>
            <w:tcW w:w="1077" w:type="dxa"/>
            <w:noWrap/>
            <w:vAlign w:val="center"/>
          </w:tcPr>
          <w:p w14:paraId="170C0653">
            <w:pPr>
              <w:pStyle w:val="125"/>
              <w:rPr>
                <w:rFonts w:ascii="Times New Roman" w:hAnsi="Times New Roman"/>
                <w:sz w:val="18"/>
                <w:szCs w:val="18"/>
              </w:rPr>
            </w:pPr>
            <w:r>
              <w:rPr>
                <w:rFonts w:hint="eastAsia" w:ascii="Times New Roman" w:hAnsi="Times New Roman"/>
                <w:sz w:val="18"/>
                <w:szCs w:val="18"/>
              </w:rPr>
              <w:t>501.9</w:t>
            </w:r>
          </w:p>
        </w:tc>
        <w:tc>
          <w:tcPr>
            <w:tcW w:w="790" w:type="dxa"/>
            <w:noWrap/>
            <w:vAlign w:val="center"/>
          </w:tcPr>
          <w:p w14:paraId="2C37F2B0">
            <w:pPr>
              <w:pStyle w:val="125"/>
              <w:rPr>
                <w:rFonts w:ascii="Times New Roman" w:hAnsi="Times New Roman"/>
                <w:sz w:val="18"/>
                <w:szCs w:val="18"/>
              </w:rPr>
            </w:pPr>
            <w:r>
              <w:rPr>
                <w:rFonts w:hint="eastAsia" w:ascii="Times New Roman" w:hAnsi="Times New Roman"/>
                <w:sz w:val="18"/>
                <w:szCs w:val="18"/>
              </w:rPr>
              <w:t>200</w:t>
            </w:r>
          </w:p>
        </w:tc>
        <w:tc>
          <w:tcPr>
            <w:tcW w:w="1077" w:type="dxa"/>
            <w:noWrap/>
            <w:vAlign w:val="center"/>
          </w:tcPr>
          <w:p w14:paraId="094FDE03">
            <w:pPr>
              <w:pStyle w:val="125"/>
              <w:rPr>
                <w:rFonts w:ascii="Times New Roman" w:hAnsi="Times New Roman"/>
                <w:sz w:val="18"/>
                <w:szCs w:val="18"/>
              </w:rPr>
            </w:pPr>
            <w:r>
              <w:rPr>
                <w:rFonts w:hint="eastAsia" w:ascii="Times New Roman" w:hAnsi="Times New Roman"/>
                <w:sz w:val="18"/>
                <w:szCs w:val="18"/>
              </w:rPr>
              <w:t>509.9</w:t>
            </w:r>
          </w:p>
        </w:tc>
      </w:tr>
    </w:tbl>
    <w:p w14:paraId="1B08999A">
      <w:pPr>
        <w:pStyle w:val="50"/>
      </w:pPr>
      <w:r>
        <w:t>470-510</w:t>
      </w:r>
      <w:r>
        <w:rPr>
          <w:rFonts w:hint="eastAsia"/>
        </w:rPr>
        <w:t>MHz</w:t>
      </w:r>
      <w:r>
        <w:t>共划分为200个信道，其中</w:t>
      </w:r>
      <w:r>
        <w:rPr>
          <w:rFonts w:hint="eastAsia"/>
        </w:rPr>
        <w:t>1、</w:t>
      </w:r>
      <w:r>
        <w:t>40</w:t>
      </w:r>
      <w:r>
        <w:rPr>
          <w:rFonts w:hint="eastAsia"/>
        </w:rPr>
        <w:t>、4</w:t>
      </w:r>
      <w:r>
        <w:t>1</w:t>
      </w:r>
      <w:r>
        <w:rPr>
          <w:rFonts w:hint="eastAsia"/>
        </w:rPr>
        <w:t>、8</w:t>
      </w:r>
      <w:r>
        <w:t>0</w:t>
      </w:r>
      <w:r>
        <w:rPr>
          <w:rFonts w:hint="eastAsia"/>
        </w:rPr>
        <w:t>、8</w:t>
      </w:r>
      <w:r>
        <w:t>1</w:t>
      </w:r>
      <w:r>
        <w:rPr>
          <w:rFonts w:hint="eastAsia"/>
        </w:rPr>
        <w:t>、1</w:t>
      </w:r>
      <w:r>
        <w:t>20</w:t>
      </w:r>
      <w:r>
        <w:rPr>
          <w:rFonts w:hint="eastAsia"/>
        </w:rPr>
        <w:t>、1</w:t>
      </w:r>
      <w:r>
        <w:t>21</w:t>
      </w:r>
      <w:r>
        <w:rPr>
          <w:rFonts w:hint="eastAsia"/>
        </w:rPr>
        <w:t>、1</w:t>
      </w:r>
      <w:r>
        <w:t>60</w:t>
      </w:r>
      <w:r>
        <w:rPr>
          <w:rFonts w:hint="eastAsia"/>
        </w:rPr>
        <w:t>、1</w:t>
      </w:r>
      <w:r>
        <w:t>61</w:t>
      </w:r>
      <w:r>
        <w:rPr>
          <w:rFonts w:hint="eastAsia"/>
        </w:rPr>
        <w:t>、2</w:t>
      </w:r>
      <w:r>
        <w:t>00信号避开地面广播干扰，优先使用（共10个）；</w:t>
      </w:r>
      <w:r>
        <w:rPr>
          <w:rFonts w:hint="eastAsia"/>
        </w:rPr>
        <w:t>其余信道</w:t>
      </w:r>
      <w:r>
        <w:t>为在频域均匀分布的信道，作为备选信道（共20个）。优选信道加备选信道，共30个。信道划分表如</w:t>
      </w:r>
      <w:r>
        <w:rPr>
          <w:rFonts w:hint="eastAsia"/>
        </w:rPr>
        <w:t>上</w:t>
      </w:r>
      <w:r>
        <w:t>所示。</w:t>
      </w:r>
    </w:p>
    <w:p w14:paraId="75C80B79">
      <w:pPr>
        <w:pStyle w:val="50"/>
      </w:pPr>
      <w:r>
        <w:rPr>
          <w:rFonts w:hint="eastAsia"/>
        </w:rPr>
        <w:t>接入信道组：</w:t>
      </w:r>
      <w:r>
        <w:t>1、81、200。（分别在低、中、高频率选择1个优先的信道）</w:t>
      </w:r>
    </w:p>
    <w:p w14:paraId="3BC272CE">
      <w:pPr>
        <w:pStyle w:val="50"/>
      </w:pPr>
      <w:r>
        <w:rPr>
          <w:rFonts w:hint="eastAsia"/>
        </w:rPr>
        <w:t>数据传输信道组：</w:t>
      </w:r>
      <w:r>
        <w:t>9、17、25、33、40、41、49、57、65、73、80、89、97、105、113、120、121、129、137、145、153、160、161、169、177、185、193。（27个信道，</w:t>
      </w:r>
      <w:r>
        <w:rPr>
          <w:rFonts w:hint="eastAsia"/>
        </w:rPr>
        <w:t>其中</w:t>
      </w:r>
      <w:r>
        <w:t>7个</w:t>
      </w:r>
      <w:r>
        <w:rPr>
          <w:rFonts w:hint="eastAsia"/>
        </w:rPr>
        <w:t>为</w:t>
      </w:r>
      <w:del w:id="237" w:author="GaaihoengNg" w:date="2026-02-27T14:36:28Z">
        <w:r>
          <w:rPr/>
          <w:delText>是</w:delText>
        </w:r>
      </w:del>
      <w:r>
        <w:t>避开地面广播干扰的信道）</w:t>
      </w:r>
    </w:p>
    <w:p w14:paraId="1008D672">
      <w:pPr>
        <w:pStyle w:val="48"/>
      </w:pPr>
      <w:bookmarkStart w:id="4995" w:name="_Toc49160354"/>
      <w:r>
        <w:rPr>
          <w:rFonts w:hint="eastAsia"/>
        </w:rPr>
        <w:t>物联终端链路控制</w:t>
      </w:r>
      <w:bookmarkEnd w:id="4995"/>
    </w:p>
    <w:p w14:paraId="32EBD60E">
      <w:pPr>
        <w:pStyle w:val="50"/>
      </w:pPr>
      <w:r>
        <w:t>本节描述物联终端如何接入物联网络以及如何创建和释放物联通路</w:t>
      </w:r>
      <w:r>
        <w:rPr>
          <w:rFonts w:hint="eastAsia"/>
        </w:rPr>
        <w:t>。</w:t>
      </w:r>
      <w:r>
        <w:t>物联终端定义了几种状态用来支持接入物联网络和维护物联网络的通路</w:t>
      </w:r>
      <w:r>
        <w:rPr>
          <w:rFonts w:hint="eastAsia"/>
        </w:rPr>
        <w:t>。</w:t>
      </w:r>
    </w:p>
    <w:p w14:paraId="34E8875D">
      <w:pPr>
        <w:pStyle w:val="50"/>
      </w:pPr>
      <w:r>
        <w:t>物联终端的状态如</w:t>
      </w:r>
      <w:r>
        <w:fldChar w:fldCharType="begin"/>
      </w:r>
      <w:r>
        <w:instrText xml:space="preserve"> REF _Ref49433745 \h  \* MERGEFORMAT </w:instrText>
      </w:r>
      <w:r>
        <w:fldChar w:fldCharType="separate"/>
      </w:r>
      <w:r>
        <w:rPr>
          <w:rFonts w:hint="eastAsia"/>
        </w:rPr>
        <w:t xml:space="preserve">图 </w:t>
      </w:r>
      <w:r>
        <w:t>88</w:t>
      </w:r>
      <w:r>
        <w:fldChar w:fldCharType="end"/>
      </w:r>
      <w:r>
        <w:t>所示</w:t>
      </w:r>
      <w:r>
        <w:rPr>
          <w:rFonts w:hint="eastAsia"/>
        </w:rPr>
        <w:t>。</w:t>
      </w:r>
      <w:r>
        <w:t>主要状态为</w:t>
      </w:r>
      <w:r>
        <w:rPr>
          <w:rFonts w:hint="eastAsia"/>
        </w:rPr>
        <w:t>：</w:t>
      </w:r>
      <w:r>
        <w:t>空闲状态</w:t>
      </w:r>
      <w:r>
        <w:rPr>
          <w:rFonts w:hint="eastAsia"/>
        </w:rPr>
        <w:t>、</w:t>
      </w:r>
      <w:r>
        <w:t>搜索状态</w:t>
      </w:r>
      <w:r>
        <w:rPr>
          <w:rFonts w:hint="eastAsia"/>
        </w:rPr>
        <w:t>、</w:t>
      </w:r>
      <w:r>
        <w:t>接入状态</w:t>
      </w:r>
      <w:r>
        <w:rPr>
          <w:rFonts w:hint="eastAsia"/>
        </w:rPr>
        <w:t>、</w:t>
      </w:r>
      <w:r>
        <w:t>连接状态</w:t>
      </w:r>
      <w:r>
        <w:rPr>
          <w:rFonts w:hint="eastAsia"/>
        </w:rPr>
        <w:t>。</w:t>
      </w:r>
      <w:r>
        <w:t>其中连接状态下又分为非连续接收模式和省电模式</w:t>
      </w:r>
      <w:r>
        <w:rPr>
          <w:rFonts w:hint="eastAsia"/>
        </w:rPr>
        <w:t>。</w:t>
      </w:r>
    </w:p>
    <w:p w14:paraId="115A155D">
      <w:pPr>
        <w:pStyle w:val="129"/>
      </w:pPr>
      <w:r>
        <w:object>
          <v:shape id="_x0000_i1105" o:spt="75" type="#_x0000_t75" style="height:268.5pt;width:184.5pt;" o:ole="t" filled="f" o:preferrelative="t" stroked="f" coordsize="21600,21600">
            <v:path/>
            <v:fill on="f" focussize="0,0"/>
            <v:stroke on="f" joinstyle="miter"/>
            <v:imagedata r:id="rId163" o:title=""/>
            <o:lock v:ext="edit" aspectratio="t"/>
            <w10:wrap type="none"/>
            <w10:anchorlock/>
          </v:shape>
          <o:OLEObject Type="Embed" ProgID="Visio.Drawing.15" ShapeID="_x0000_i1105" DrawAspect="Content" ObjectID="_1468075780" r:id="rId162">
            <o:LockedField>false</o:LockedField>
          </o:OLEObject>
        </w:object>
      </w:r>
    </w:p>
    <w:p w14:paraId="36D867BB">
      <w:pPr>
        <w:pStyle w:val="10"/>
      </w:pPr>
      <w:bookmarkStart w:id="4996" w:name="_Ref4943374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88</w:t>
      </w:r>
      <w:r>
        <w:fldChar w:fldCharType="end"/>
      </w:r>
      <w:bookmarkEnd w:id="4996"/>
      <w:r>
        <w:t xml:space="preserve"> </w:t>
      </w:r>
      <w:r>
        <w:rPr>
          <w:rFonts w:hint="eastAsia"/>
        </w:rPr>
        <w:t>物联终端状态图</w:t>
      </w:r>
    </w:p>
    <w:p w14:paraId="3C186DFA">
      <w:pPr>
        <w:pStyle w:val="50"/>
      </w:pPr>
      <w:r>
        <w:t>状态切换如</w:t>
      </w:r>
      <w:r>
        <w:fldChar w:fldCharType="begin"/>
      </w:r>
      <w:r>
        <w:instrText xml:space="preserve"> REF _Ref49436563 \h  \* MERGEFORMAT </w:instrText>
      </w:r>
      <w:r>
        <w:fldChar w:fldCharType="separate"/>
      </w:r>
      <w:r>
        <w:rPr>
          <w:rFonts w:hint="eastAsia"/>
        </w:rPr>
        <w:t xml:space="preserve">表 </w:t>
      </w:r>
      <w:r>
        <w:t>249</w:t>
      </w:r>
      <w:r>
        <w:fldChar w:fldCharType="end"/>
      </w:r>
      <w:r>
        <w:t>所示</w:t>
      </w:r>
      <w:r>
        <w:rPr>
          <w:rFonts w:hint="eastAsia"/>
        </w:rPr>
        <w:t>。</w:t>
      </w:r>
    </w:p>
    <w:p w14:paraId="612E51C5">
      <w:pPr>
        <w:pStyle w:val="10"/>
      </w:pPr>
      <w:r>
        <w:tab/>
      </w:r>
      <w:bookmarkStart w:id="4997" w:name="_Ref4943656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249</w:t>
      </w:r>
      <w:r>
        <w:fldChar w:fldCharType="end"/>
      </w:r>
      <w:bookmarkEnd w:id="4997"/>
      <w:r>
        <w:t xml:space="preserve"> </w:t>
      </w:r>
      <w:r>
        <w:rPr>
          <w:rFonts w:hint="eastAsia"/>
        </w:rPr>
        <w:t>物联状态状态切换表</w:t>
      </w:r>
    </w:p>
    <w:tbl>
      <w:tblPr>
        <w:tblStyle w:val="32"/>
        <w:tblW w:w="8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1701"/>
        <w:gridCol w:w="4673"/>
      </w:tblGrid>
      <w:tr w14:paraId="2DAF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94EA584">
            <w:pPr>
              <w:pStyle w:val="125"/>
              <w:rPr>
                <w:rFonts w:ascii="Times New Roman" w:hAnsi="Times New Roman"/>
                <w:sz w:val="18"/>
                <w:szCs w:val="18"/>
              </w:rPr>
            </w:pPr>
            <w:r>
              <w:rPr>
                <w:rFonts w:hint="eastAsia" w:ascii="Times New Roman" w:hAnsi="Times New Roman"/>
                <w:sz w:val="18"/>
                <w:szCs w:val="18"/>
              </w:rPr>
              <w:t>当前状态</w:t>
            </w:r>
          </w:p>
        </w:tc>
        <w:tc>
          <w:tcPr>
            <w:tcW w:w="1701" w:type="dxa"/>
            <w:vAlign w:val="center"/>
          </w:tcPr>
          <w:p w14:paraId="24A464E1">
            <w:pPr>
              <w:pStyle w:val="125"/>
              <w:rPr>
                <w:rFonts w:ascii="Times New Roman" w:hAnsi="Times New Roman"/>
                <w:sz w:val="18"/>
                <w:szCs w:val="18"/>
              </w:rPr>
            </w:pPr>
            <w:r>
              <w:rPr>
                <w:rFonts w:hint="eastAsia" w:ascii="Times New Roman" w:hAnsi="Times New Roman"/>
                <w:sz w:val="18"/>
                <w:szCs w:val="18"/>
              </w:rPr>
              <w:t>切换状态</w:t>
            </w:r>
          </w:p>
        </w:tc>
        <w:tc>
          <w:tcPr>
            <w:tcW w:w="4673" w:type="dxa"/>
            <w:vAlign w:val="center"/>
          </w:tcPr>
          <w:p w14:paraId="0BE1C927">
            <w:pPr>
              <w:pStyle w:val="125"/>
              <w:rPr>
                <w:rFonts w:ascii="Times New Roman" w:hAnsi="Times New Roman"/>
                <w:sz w:val="18"/>
                <w:szCs w:val="18"/>
              </w:rPr>
            </w:pPr>
            <w:r>
              <w:rPr>
                <w:rFonts w:hint="eastAsia" w:ascii="Times New Roman" w:hAnsi="Times New Roman"/>
                <w:sz w:val="18"/>
                <w:szCs w:val="18"/>
              </w:rPr>
              <w:t>切换原因</w:t>
            </w:r>
          </w:p>
        </w:tc>
      </w:tr>
      <w:tr w14:paraId="5B9A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4E3AD0E">
            <w:pPr>
              <w:pStyle w:val="125"/>
              <w:rPr>
                <w:rFonts w:ascii="Times New Roman" w:hAnsi="Times New Roman"/>
                <w:sz w:val="18"/>
                <w:szCs w:val="18"/>
              </w:rPr>
            </w:pPr>
            <w:r>
              <w:rPr>
                <w:rFonts w:hint="eastAsia" w:ascii="Times New Roman" w:hAnsi="Times New Roman"/>
                <w:sz w:val="18"/>
                <w:szCs w:val="18"/>
              </w:rPr>
              <w:t>空闲状态</w:t>
            </w:r>
          </w:p>
        </w:tc>
        <w:tc>
          <w:tcPr>
            <w:tcW w:w="1701" w:type="dxa"/>
            <w:vAlign w:val="center"/>
          </w:tcPr>
          <w:p w14:paraId="5A9286F9">
            <w:pPr>
              <w:pStyle w:val="125"/>
              <w:rPr>
                <w:rFonts w:ascii="Times New Roman" w:hAnsi="Times New Roman"/>
                <w:sz w:val="18"/>
                <w:szCs w:val="18"/>
              </w:rPr>
            </w:pPr>
            <w:r>
              <w:rPr>
                <w:rFonts w:hint="eastAsia" w:ascii="Times New Roman" w:hAnsi="Times New Roman"/>
                <w:sz w:val="18"/>
                <w:szCs w:val="18"/>
              </w:rPr>
              <w:t>搜索状态</w:t>
            </w:r>
          </w:p>
        </w:tc>
        <w:tc>
          <w:tcPr>
            <w:tcW w:w="4673" w:type="dxa"/>
            <w:vAlign w:val="center"/>
          </w:tcPr>
          <w:p w14:paraId="4BB9FC0E">
            <w:pPr>
              <w:pStyle w:val="125"/>
              <w:rPr>
                <w:rFonts w:ascii="Times New Roman" w:hAnsi="Times New Roman"/>
                <w:sz w:val="18"/>
                <w:szCs w:val="18"/>
              </w:rPr>
            </w:pPr>
            <w:r>
              <w:rPr>
                <w:rFonts w:hint="eastAsia" w:ascii="Times New Roman" w:hAnsi="Times New Roman"/>
                <w:sz w:val="18"/>
                <w:szCs w:val="18"/>
              </w:rPr>
              <w:t>启动物联网关搜索</w:t>
            </w:r>
          </w:p>
        </w:tc>
      </w:tr>
      <w:tr w14:paraId="3B7F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57B775F">
            <w:pPr>
              <w:pStyle w:val="125"/>
              <w:rPr>
                <w:rFonts w:ascii="Times New Roman" w:hAnsi="Times New Roman"/>
                <w:sz w:val="18"/>
                <w:szCs w:val="18"/>
              </w:rPr>
            </w:pPr>
            <w:r>
              <w:rPr>
                <w:rFonts w:hint="eastAsia" w:ascii="Times New Roman" w:hAnsi="Times New Roman"/>
                <w:sz w:val="18"/>
                <w:szCs w:val="18"/>
              </w:rPr>
              <w:t>空闲状态</w:t>
            </w:r>
          </w:p>
        </w:tc>
        <w:tc>
          <w:tcPr>
            <w:tcW w:w="1701" w:type="dxa"/>
            <w:vAlign w:val="center"/>
          </w:tcPr>
          <w:p w14:paraId="257D7E21">
            <w:pPr>
              <w:pStyle w:val="125"/>
              <w:rPr>
                <w:rFonts w:ascii="Times New Roman" w:hAnsi="Times New Roman"/>
                <w:sz w:val="18"/>
                <w:szCs w:val="18"/>
              </w:rPr>
            </w:pPr>
            <w:r>
              <w:rPr>
                <w:rFonts w:hint="eastAsia" w:ascii="Times New Roman" w:hAnsi="Times New Roman"/>
                <w:sz w:val="18"/>
                <w:szCs w:val="18"/>
              </w:rPr>
              <w:t>接入状态</w:t>
            </w:r>
          </w:p>
        </w:tc>
        <w:tc>
          <w:tcPr>
            <w:tcW w:w="4673" w:type="dxa"/>
            <w:vAlign w:val="center"/>
          </w:tcPr>
          <w:p w14:paraId="743CAEC0">
            <w:pPr>
              <w:pStyle w:val="125"/>
              <w:rPr>
                <w:rFonts w:ascii="Times New Roman" w:hAnsi="Times New Roman"/>
                <w:sz w:val="18"/>
                <w:szCs w:val="18"/>
              </w:rPr>
            </w:pPr>
            <w:r>
              <w:rPr>
                <w:rFonts w:hint="eastAsia" w:ascii="Times New Roman" w:hAnsi="Times New Roman"/>
                <w:sz w:val="18"/>
                <w:szCs w:val="18"/>
              </w:rPr>
              <w:t>启动物联网关接入</w:t>
            </w:r>
          </w:p>
        </w:tc>
      </w:tr>
      <w:tr w14:paraId="285D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60922B0">
            <w:pPr>
              <w:pStyle w:val="125"/>
              <w:rPr>
                <w:rFonts w:ascii="Times New Roman" w:hAnsi="Times New Roman"/>
                <w:sz w:val="18"/>
                <w:szCs w:val="18"/>
              </w:rPr>
            </w:pPr>
            <w:r>
              <w:rPr>
                <w:rFonts w:hint="eastAsia" w:ascii="Times New Roman" w:hAnsi="Times New Roman"/>
                <w:sz w:val="18"/>
                <w:szCs w:val="18"/>
              </w:rPr>
              <w:t>搜索状态</w:t>
            </w:r>
          </w:p>
        </w:tc>
        <w:tc>
          <w:tcPr>
            <w:tcW w:w="1701" w:type="dxa"/>
            <w:vAlign w:val="center"/>
          </w:tcPr>
          <w:p w14:paraId="6CB9BD1E">
            <w:pPr>
              <w:pStyle w:val="125"/>
              <w:rPr>
                <w:rFonts w:ascii="Times New Roman" w:hAnsi="Times New Roman"/>
                <w:sz w:val="18"/>
                <w:szCs w:val="18"/>
              </w:rPr>
            </w:pPr>
            <w:r>
              <w:rPr>
                <w:rFonts w:hint="eastAsia" w:ascii="Times New Roman" w:hAnsi="Times New Roman"/>
                <w:sz w:val="18"/>
                <w:szCs w:val="18"/>
              </w:rPr>
              <w:t>空闲状态</w:t>
            </w:r>
          </w:p>
        </w:tc>
        <w:tc>
          <w:tcPr>
            <w:tcW w:w="4673" w:type="dxa"/>
            <w:vAlign w:val="center"/>
          </w:tcPr>
          <w:p w14:paraId="652FF4AD">
            <w:pPr>
              <w:pStyle w:val="125"/>
              <w:rPr>
                <w:rFonts w:ascii="Times New Roman" w:hAnsi="Times New Roman"/>
                <w:sz w:val="18"/>
                <w:szCs w:val="18"/>
              </w:rPr>
            </w:pPr>
            <w:r>
              <w:rPr>
                <w:rFonts w:hint="eastAsia" w:ascii="Times New Roman" w:hAnsi="Times New Roman"/>
                <w:sz w:val="18"/>
                <w:szCs w:val="18"/>
              </w:rPr>
              <w:t>停止搜索</w:t>
            </w:r>
          </w:p>
          <w:p w14:paraId="35CF3879">
            <w:pPr>
              <w:pStyle w:val="125"/>
              <w:rPr>
                <w:rFonts w:ascii="Times New Roman" w:hAnsi="Times New Roman"/>
                <w:sz w:val="18"/>
                <w:szCs w:val="18"/>
              </w:rPr>
            </w:pPr>
            <w:r>
              <w:rPr>
                <w:rFonts w:ascii="Times New Roman" w:hAnsi="Times New Roman"/>
                <w:sz w:val="18"/>
                <w:szCs w:val="18"/>
              </w:rPr>
              <w:t>搜索超时</w:t>
            </w:r>
          </w:p>
        </w:tc>
      </w:tr>
      <w:tr w14:paraId="4E03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29419C8">
            <w:pPr>
              <w:pStyle w:val="125"/>
              <w:rPr>
                <w:rFonts w:ascii="Times New Roman" w:hAnsi="Times New Roman"/>
                <w:sz w:val="18"/>
                <w:szCs w:val="18"/>
              </w:rPr>
            </w:pPr>
            <w:r>
              <w:rPr>
                <w:rFonts w:hint="eastAsia" w:ascii="Times New Roman" w:hAnsi="Times New Roman"/>
                <w:sz w:val="18"/>
                <w:szCs w:val="18"/>
              </w:rPr>
              <w:t>搜索状态</w:t>
            </w:r>
          </w:p>
        </w:tc>
        <w:tc>
          <w:tcPr>
            <w:tcW w:w="1701" w:type="dxa"/>
            <w:vAlign w:val="center"/>
          </w:tcPr>
          <w:p w14:paraId="766EB45D">
            <w:pPr>
              <w:pStyle w:val="125"/>
              <w:rPr>
                <w:rFonts w:ascii="Times New Roman" w:hAnsi="Times New Roman"/>
                <w:sz w:val="18"/>
                <w:szCs w:val="18"/>
              </w:rPr>
            </w:pPr>
            <w:r>
              <w:rPr>
                <w:rFonts w:hint="eastAsia" w:ascii="Times New Roman" w:hAnsi="Times New Roman"/>
                <w:sz w:val="18"/>
                <w:szCs w:val="18"/>
              </w:rPr>
              <w:t>接入状态</w:t>
            </w:r>
          </w:p>
        </w:tc>
        <w:tc>
          <w:tcPr>
            <w:tcW w:w="4673" w:type="dxa"/>
            <w:vAlign w:val="center"/>
          </w:tcPr>
          <w:p w14:paraId="6F3B0B12">
            <w:pPr>
              <w:pStyle w:val="125"/>
              <w:rPr>
                <w:rFonts w:ascii="Times New Roman" w:hAnsi="Times New Roman"/>
                <w:sz w:val="18"/>
                <w:szCs w:val="18"/>
              </w:rPr>
            </w:pPr>
            <w:r>
              <w:rPr>
                <w:rFonts w:hint="eastAsia" w:ascii="Times New Roman" w:hAnsi="Times New Roman"/>
                <w:sz w:val="18"/>
                <w:szCs w:val="18"/>
              </w:rPr>
              <w:t>搜索到物联网关，并且符合接入条件，启动物联网关的接入</w:t>
            </w:r>
          </w:p>
        </w:tc>
      </w:tr>
      <w:tr w14:paraId="67C5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3A11549">
            <w:pPr>
              <w:pStyle w:val="125"/>
              <w:rPr>
                <w:rFonts w:ascii="Times New Roman" w:hAnsi="Times New Roman"/>
                <w:sz w:val="18"/>
                <w:szCs w:val="18"/>
              </w:rPr>
            </w:pPr>
            <w:r>
              <w:rPr>
                <w:rFonts w:hint="eastAsia" w:ascii="Times New Roman" w:hAnsi="Times New Roman"/>
                <w:sz w:val="18"/>
                <w:szCs w:val="18"/>
              </w:rPr>
              <w:t>接入状态</w:t>
            </w:r>
          </w:p>
        </w:tc>
        <w:tc>
          <w:tcPr>
            <w:tcW w:w="1701" w:type="dxa"/>
            <w:vAlign w:val="center"/>
          </w:tcPr>
          <w:p w14:paraId="2A7C7EB2">
            <w:pPr>
              <w:pStyle w:val="125"/>
              <w:rPr>
                <w:rFonts w:ascii="Times New Roman" w:hAnsi="Times New Roman"/>
                <w:sz w:val="18"/>
                <w:szCs w:val="18"/>
              </w:rPr>
            </w:pPr>
            <w:r>
              <w:rPr>
                <w:rFonts w:hint="eastAsia" w:ascii="Times New Roman" w:hAnsi="Times New Roman"/>
                <w:sz w:val="18"/>
                <w:szCs w:val="18"/>
              </w:rPr>
              <w:t>连接状态</w:t>
            </w:r>
          </w:p>
        </w:tc>
        <w:tc>
          <w:tcPr>
            <w:tcW w:w="4673" w:type="dxa"/>
            <w:vAlign w:val="center"/>
          </w:tcPr>
          <w:p w14:paraId="2263B3BC">
            <w:pPr>
              <w:pStyle w:val="125"/>
              <w:rPr>
                <w:rFonts w:ascii="Times New Roman" w:hAnsi="Times New Roman"/>
                <w:sz w:val="18"/>
                <w:szCs w:val="18"/>
              </w:rPr>
            </w:pPr>
            <w:r>
              <w:rPr>
                <w:rFonts w:hint="eastAsia" w:ascii="Times New Roman" w:hAnsi="Times New Roman"/>
                <w:sz w:val="18"/>
                <w:szCs w:val="18"/>
              </w:rPr>
              <w:t>接收到物联网关接入结果，并且指示接入成功</w:t>
            </w:r>
          </w:p>
        </w:tc>
      </w:tr>
      <w:tr w14:paraId="7D05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4F72BA6">
            <w:pPr>
              <w:pStyle w:val="125"/>
              <w:rPr>
                <w:rFonts w:ascii="Times New Roman" w:hAnsi="Times New Roman"/>
                <w:sz w:val="18"/>
                <w:szCs w:val="18"/>
              </w:rPr>
            </w:pPr>
            <w:r>
              <w:rPr>
                <w:rFonts w:hint="eastAsia" w:ascii="Times New Roman" w:hAnsi="Times New Roman"/>
                <w:sz w:val="18"/>
                <w:szCs w:val="18"/>
              </w:rPr>
              <w:t>接入状态</w:t>
            </w:r>
          </w:p>
        </w:tc>
        <w:tc>
          <w:tcPr>
            <w:tcW w:w="1701" w:type="dxa"/>
            <w:vAlign w:val="center"/>
          </w:tcPr>
          <w:p w14:paraId="4E77FA81">
            <w:pPr>
              <w:pStyle w:val="125"/>
              <w:rPr>
                <w:rFonts w:ascii="Times New Roman" w:hAnsi="Times New Roman"/>
                <w:sz w:val="18"/>
                <w:szCs w:val="18"/>
              </w:rPr>
            </w:pPr>
            <w:r>
              <w:rPr>
                <w:rFonts w:hint="eastAsia" w:ascii="Times New Roman" w:hAnsi="Times New Roman"/>
                <w:sz w:val="18"/>
                <w:szCs w:val="18"/>
              </w:rPr>
              <w:t>空闲状态</w:t>
            </w:r>
          </w:p>
        </w:tc>
        <w:tc>
          <w:tcPr>
            <w:tcW w:w="4673" w:type="dxa"/>
            <w:vAlign w:val="center"/>
          </w:tcPr>
          <w:p w14:paraId="0255726C">
            <w:pPr>
              <w:pStyle w:val="125"/>
              <w:rPr>
                <w:rFonts w:ascii="Times New Roman" w:hAnsi="Times New Roman"/>
                <w:sz w:val="18"/>
                <w:szCs w:val="18"/>
              </w:rPr>
            </w:pPr>
            <w:r>
              <w:rPr>
                <w:rFonts w:hint="eastAsia" w:ascii="Times New Roman" w:hAnsi="Times New Roman"/>
                <w:sz w:val="18"/>
                <w:szCs w:val="18"/>
              </w:rPr>
              <w:t>接入超时</w:t>
            </w:r>
          </w:p>
          <w:p w14:paraId="59576524">
            <w:pPr>
              <w:pStyle w:val="125"/>
              <w:rPr>
                <w:rFonts w:ascii="Times New Roman" w:hAnsi="Times New Roman"/>
                <w:sz w:val="18"/>
                <w:szCs w:val="18"/>
              </w:rPr>
            </w:pPr>
            <w:r>
              <w:rPr>
                <w:rFonts w:ascii="Times New Roman" w:hAnsi="Times New Roman"/>
                <w:sz w:val="18"/>
                <w:szCs w:val="18"/>
              </w:rPr>
              <w:t>接入认证失败</w:t>
            </w:r>
          </w:p>
        </w:tc>
      </w:tr>
    </w:tbl>
    <w:p w14:paraId="374BB27C"/>
    <w:p w14:paraId="2DE816D9">
      <w:pPr>
        <w:pStyle w:val="57"/>
        <w:ind w:left="420" w:hanging="420"/>
      </w:pPr>
      <w:bookmarkStart w:id="4998" w:name="_Toc49160355"/>
      <w:r>
        <w:t>空闲状态</w:t>
      </w:r>
      <w:bookmarkEnd w:id="4998"/>
    </w:p>
    <w:p w14:paraId="4D7BCB11">
      <w:pPr>
        <w:pStyle w:val="50"/>
      </w:pPr>
      <w:r>
        <w:t>空闲状态为默认状态</w:t>
      </w:r>
      <w:r>
        <w:rPr>
          <w:rFonts w:hint="eastAsia"/>
        </w:rPr>
        <w:t>，</w:t>
      </w:r>
      <w:r>
        <w:t>在该状态下</w:t>
      </w:r>
      <w:r>
        <w:rPr>
          <w:rFonts w:hint="eastAsia"/>
        </w:rPr>
        <w:t>，</w:t>
      </w:r>
      <w:r>
        <w:t>设备可处于低功耗休眠模式</w:t>
      </w:r>
      <w:r>
        <w:rPr>
          <w:rFonts w:hint="eastAsia"/>
        </w:rPr>
        <w:t>。</w:t>
      </w:r>
      <w:r>
        <w:t>设备可以离开空闲状态进入搜索状态或者</w:t>
      </w:r>
      <w:r>
        <w:rPr>
          <w:rFonts w:hint="eastAsia"/>
        </w:rPr>
        <w:t>接入</w:t>
      </w:r>
      <w:r>
        <w:t>状态</w:t>
      </w:r>
      <w:r>
        <w:rPr>
          <w:rFonts w:hint="eastAsia"/>
        </w:rPr>
        <w:t>。设备可以从任何状态进入到空闲状态。</w:t>
      </w:r>
    </w:p>
    <w:p w14:paraId="753DAC9B">
      <w:pPr>
        <w:pStyle w:val="57"/>
        <w:ind w:left="420" w:hanging="420"/>
      </w:pPr>
      <w:bookmarkStart w:id="4999" w:name="_Ref54701601"/>
      <w:bookmarkStart w:id="5000" w:name="_Toc49160356"/>
      <w:r>
        <w:rPr>
          <w:rFonts w:hint="eastAsia"/>
        </w:rPr>
        <w:t>搜索状态</w:t>
      </w:r>
      <w:bookmarkEnd w:id="4999"/>
      <w:bookmarkEnd w:id="5000"/>
    </w:p>
    <w:p w14:paraId="3E843985">
      <w:pPr>
        <w:pStyle w:val="50"/>
      </w:pPr>
      <w:r>
        <w:rPr>
          <w:rFonts w:hint="eastAsia"/>
        </w:rPr>
        <w:t>物联终端在所有接入信道上发送“搜索物联网关请求”消息，物联网关接收到“搜索物联网关请求”消息后，在物联终端指定的时间段和数据传输信道上发送“搜索物联网关响应”消息。</w:t>
      </w:r>
    </w:p>
    <w:p w14:paraId="0DC966AE">
      <w:pPr>
        <w:pStyle w:val="50"/>
      </w:pPr>
      <w:r>
        <w:rPr>
          <w:rFonts w:hint="eastAsia"/>
        </w:rPr>
        <w:t>“搜索物联网关请求”消息中携带：搜索响应偏移、搜索响应延迟、搜索响应持续时间、响应信道编码，物联网关接收到“搜索物联网关请求”消息后，计算“搜索物联网关响应”的发送时间段，计算方法如下：</w:t>
      </w:r>
    </w:p>
    <w:p w14:paraId="1710879C">
      <w:pPr>
        <w:pStyle w:val="50"/>
      </w:pPr>
      <w:r>
        <w:rPr>
          <w:rFonts w:hint="eastAsia"/>
        </w:rPr>
        <w:t>响应发送开始时间 = 接收“搜索物联网关请求”消息时间 + 搜索响应偏移 + 搜索响应延迟；</w:t>
      </w:r>
    </w:p>
    <w:p w14:paraId="695036B3">
      <w:pPr>
        <w:pStyle w:val="50"/>
      </w:pPr>
      <w:r>
        <w:rPr>
          <w:rFonts w:hint="eastAsia"/>
        </w:rPr>
        <w:t>响应发送结束时间 = 接收“搜索物联网关请求”消息时间 + 搜索响应偏移 + 搜索响应持续时间。</w:t>
      </w:r>
    </w:p>
    <w:p w14:paraId="601920E0">
      <w:pPr>
        <w:pStyle w:val="50"/>
      </w:pPr>
      <w:r>
        <w:rPr>
          <w:rFonts w:hint="eastAsia"/>
        </w:rPr>
        <w:t>物联网关在响应发送的时间段内，使用CSMA机制发送“搜索物联网关响应”消息。</w:t>
      </w:r>
    </w:p>
    <w:p w14:paraId="3B0CCAE7">
      <w:pPr>
        <w:pStyle w:val="50"/>
      </w:pPr>
      <w:r>
        <w:t>物联网关发送</w:t>
      </w:r>
      <w:r>
        <w:rPr>
          <w:rFonts w:hint="eastAsia"/>
        </w:rPr>
        <w:t>“搜索物联网关响应”时，可指定物联终端回复确认，也可不要求物联终端回复确认。搜索物联网关响应无确认如</w:t>
      </w:r>
      <w:r>
        <w:fldChar w:fldCharType="begin"/>
      </w:r>
      <w:r>
        <w:instrText xml:space="preserve"> </w:instrText>
      </w:r>
      <w:r>
        <w:rPr>
          <w:rFonts w:hint="eastAsia"/>
        </w:rPr>
        <w:instrText xml:space="preserve">REF _Ref49433941 \h</w:instrText>
      </w:r>
      <w:r>
        <w:instrText xml:space="preserve">  \* MERGEFORMAT </w:instrText>
      </w:r>
      <w:r>
        <w:fldChar w:fldCharType="separate"/>
      </w:r>
      <w:r>
        <w:rPr>
          <w:rFonts w:hint="eastAsia"/>
        </w:rPr>
        <w:t xml:space="preserve">图 </w:t>
      </w:r>
      <w:r>
        <w:t>89</w:t>
      </w:r>
      <w:r>
        <w:fldChar w:fldCharType="end"/>
      </w:r>
      <w:r>
        <w:rPr>
          <w:rFonts w:hint="eastAsia"/>
        </w:rPr>
        <w:t>所示。</w:t>
      </w:r>
    </w:p>
    <w:p w14:paraId="7706D177">
      <w:pPr>
        <w:pStyle w:val="129"/>
        <w:rPr>
          <w:rFonts w:hAnsiTheme="minorEastAsia" w:eastAsiaTheme="minorEastAsia"/>
          <w:szCs w:val="22"/>
        </w:rPr>
      </w:pPr>
      <w:r>
        <w:object>
          <v:shape id="_x0000_i1106" o:spt="75" type="#_x0000_t75" style="height:207pt;width:442.5pt;" o:ole="t" filled="f" o:preferrelative="t" stroked="f" coordsize="21600,21600">
            <v:path/>
            <v:fill on="f" focussize="0,0"/>
            <v:stroke on="f" joinstyle="miter"/>
            <v:imagedata r:id="rId165" o:title=""/>
            <o:lock v:ext="edit" aspectratio="t"/>
            <w10:wrap type="none"/>
            <w10:anchorlock/>
          </v:shape>
          <o:OLEObject Type="Embed" ProgID="Visio.Drawing.15" ShapeID="_x0000_i1106" DrawAspect="Content" ObjectID="_1468075781" r:id="rId164">
            <o:LockedField>false</o:LockedField>
          </o:OLEObject>
        </w:object>
      </w:r>
    </w:p>
    <w:p w14:paraId="27751B96">
      <w:pPr>
        <w:pStyle w:val="10"/>
      </w:pPr>
      <w:bookmarkStart w:id="5001" w:name="_Ref4943394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89</w:t>
      </w:r>
      <w:r>
        <w:fldChar w:fldCharType="end"/>
      </w:r>
      <w:bookmarkEnd w:id="5001"/>
      <w:r>
        <w:t xml:space="preserve"> </w:t>
      </w:r>
      <w:r>
        <w:rPr>
          <w:rFonts w:hint="eastAsia"/>
        </w:rPr>
        <w:t>物联终端搜索物联网关-无确认示意图</w:t>
      </w:r>
    </w:p>
    <w:p w14:paraId="319BCFAD">
      <w:pPr>
        <w:pStyle w:val="50"/>
      </w:pPr>
      <w:r>
        <w:t>搜索物联网关响应有确认如</w:t>
      </w:r>
      <w:r>
        <w:fldChar w:fldCharType="begin"/>
      </w:r>
      <w:r>
        <w:instrText xml:space="preserve"> REF _Ref49433999 \h  \* MERGEFORMAT </w:instrText>
      </w:r>
      <w:r>
        <w:fldChar w:fldCharType="separate"/>
      </w:r>
      <w:r>
        <w:rPr>
          <w:rFonts w:hint="eastAsia"/>
        </w:rPr>
        <w:t xml:space="preserve">图 </w:t>
      </w:r>
      <w:r>
        <w:t>90</w:t>
      </w:r>
      <w:r>
        <w:fldChar w:fldCharType="end"/>
      </w:r>
      <w:r>
        <w:t>所示</w:t>
      </w:r>
      <w:r>
        <w:rPr>
          <w:rFonts w:hint="eastAsia"/>
        </w:rPr>
        <w:t>。</w:t>
      </w:r>
    </w:p>
    <w:p w14:paraId="7DBDFBB8">
      <w:pPr>
        <w:pStyle w:val="129"/>
        <w:rPr>
          <w:rFonts w:hAnsiTheme="minorEastAsia" w:eastAsiaTheme="minorEastAsia"/>
          <w:szCs w:val="22"/>
        </w:rPr>
      </w:pPr>
      <w:r>
        <w:object>
          <v:shape id="_x0000_i1107" o:spt="75" type="#_x0000_t75" style="height:194.25pt;width:369pt;" o:ole="t" filled="f" o:preferrelative="t" stroked="f" coordsize="21600,21600">
            <v:path/>
            <v:fill on="f" focussize="0,0"/>
            <v:stroke on="f" joinstyle="miter"/>
            <v:imagedata r:id="rId167" o:title=""/>
            <o:lock v:ext="edit" aspectratio="t"/>
            <w10:wrap type="none"/>
            <w10:anchorlock/>
          </v:shape>
          <o:OLEObject Type="Embed" ProgID="Visio.Drawing.15" ShapeID="_x0000_i1107" DrawAspect="Content" ObjectID="_1468075782" r:id="rId166">
            <o:LockedField>false</o:LockedField>
          </o:OLEObject>
        </w:object>
      </w:r>
    </w:p>
    <w:p w14:paraId="494A024C">
      <w:pPr>
        <w:pStyle w:val="10"/>
      </w:pPr>
      <w:bookmarkStart w:id="5002" w:name="_Ref4943399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90</w:t>
      </w:r>
      <w:r>
        <w:fldChar w:fldCharType="end"/>
      </w:r>
      <w:bookmarkEnd w:id="5002"/>
      <w:r>
        <w:t xml:space="preserve"> </w:t>
      </w:r>
      <w:r>
        <w:rPr>
          <w:rFonts w:hint="eastAsia"/>
        </w:rPr>
        <w:t>物联终端搜索物联网关-确认示意图</w:t>
      </w:r>
    </w:p>
    <w:p w14:paraId="60569008">
      <w:pPr>
        <w:pStyle w:val="50"/>
      </w:pPr>
      <w:r>
        <w:rPr>
          <w:rFonts w:hint="eastAsia"/>
        </w:rPr>
        <w:t>物联网关设备未与物联终端设备通信时，周期性在</w:t>
      </w:r>
      <w:r>
        <w:t>3</w:t>
      </w:r>
      <w:r>
        <w:rPr>
          <w:rFonts w:hint="eastAsia"/>
        </w:rPr>
        <w:t>个接入信道上监听，等待物联终端设备的搜索或者通信连接。若物联网关可以确定其中</w:t>
      </w:r>
      <w:r>
        <w:t>1</w:t>
      </w:r>
      <w:r>
        <w:rPr>
          <w:rFonts w:hint="eastAsia"/>
        </w:rPr>
        <w:t>个或者2个接入信道上无干扰，物联网关也可固定在1个接入信道上监听，或者在2个接入信道上轮询监听。建议物联网关接入信道监听周期为1秒到1</w:t>
      </w:r>
      <w:r>
        <w:t>0秒</w:t>
      </w:r>
      <w:r>
        <w:rPr>
          <w:rFonts w:hint="eastAsia"/>
        </w:rPr>
        <w:t>，</w:t>
      </w:r>
      <w:r>
        <w:t>物联终端接入信道周期为</w:t>
      </w:r>
      <w:r>
        <w:rPr>
          <w:rFonts w:hint="eastAsia"/>
        </w:rPr>
        <w:t>1</w:t>
      </w:r>
      <w:r>
        <w:t>0毫秒到</w:t>
      </w:r>
      <w:r>
        <w:rPr>
          <w:rFonts w:hint="eastAsia"/>
        </w:rPr>
        <w:t>3</w:t>
      </w:r>
      <w:r>
        <w:t>00毫秒</w:t>
      </w:r>
      <w:r>
        <w:rPr>
          <w:rFonts w:hint="eastAsia"/>
        </w:rPr>
        <w:t>。</w:t>
      </w:r>
    </w:p>
    <w:p w14:paraId="0A27724C">
      <w:pPr>
        <w:pStyle w:val="50"/>
      </w:pPr>
      <w:r>
        <w:rPr>
          <w:rFonts w:hint="eastAsia"/>
        </w:rPr>
        <w:t>物联网关在3个接入信道上轮流监听：</w:t>
      </w:r>
    </w:p>
    <w:p w14:paraId="68DA3BBD">
      <w:pPr>
        <w:pStyle w:val="50"/>
      </w:pPr>
      <w:r>
        <w:t>物联网关以较长的周期在</w:t>
      </w:r>
      <w:r>
        <w:rPr>
          <w:rFonts w:hint="eastAsia"/>
        </w:rPr>
        <w:t>3个接入信道上监听，物联终端以较短的周期连续发送搜索物联网关请求或者接入物联网关请求，这样充分保证物联网关可以接收到请求帧。物联网关和物联终端交互如</w:t>
      </w:r>
      <w:r>
        <w:fldChar w:fldCharType="begin"/>
      </w:r>
      <w:r>
        <w:instrText xml:space="preserve"> </w:instrText>
      </w:r>
      <w:r>
        <w:rPr>
          <w:rFonts w:hint="eastAsia"/>
        </w:rPr>
        <w:instrText xml:space="preserve">REF _Ref49434084 \h</w:instrText>
      </w:r>
      <w:r>
        <w:instrText xml:space="preserve">  \* MERGEFORMAT </w:instrText>
      </w:r>
      <w:r>
        <w:fldChar w:fldCharType="separate"/>
      </w:r>
      <w:r>
        <w:rPr>
          <w:rFonts w:hint="eastAsia"/>
        </w:rPr>
        <w:t xml:space="preserve">图 </w:t>
      </w:r>
      <w:r>
        <w:t>91</w:t>
      </w:r>
      <w:r>
        <w:fldChar w:fldCharType="end"/>
      </w:r>
      <w:r>
        <w:rPr>
          <w:rFonts w:hint="eastAsia"/>
        </w:rPr>
        <w:t>所示。</w:t>
      </w:r>
    </w:p>
    <w:p w14:paraId="08AA51AD">
      <w:pPr>
        <w:pStyle w:val="129"/>
        <w:rPr>
          <w:rFonts w:hAnsiTheme="minorEastAsia" w:eastAsiaTheme="minorEastAsia"/>
          <w:szCs w:val="22"/>
        </w:rPr>
      </w:pPr>
      <w:r>
        <w:object>
          <v:shape id="_x0000_i1108" o:spt="75" type="#_x0000_t75" style="height:136.5pt;width:369pt;" o:ole="t" filled="f" o:preferrelative="t" stroked="f" coordsize="21600,21600">
            <v:path/>
            <v:fill on="f" focussize="0,0"/>
            <v:stroke on="f" joinstyle="miter"/>
            <v:imagedata r:id="rId169" o:title=""/>
            <o:lock v:ext="edit" aspectratio="t"/>
            <w10:wrap type="none"/>
            <w10:anchorlock/>
          </v:shape>
          <o:OLEObject Type="Embed" ProgID="Visio.Drawing.15" ShapeID="_x0000_i1108" DrawAspect="Content" ObjectID="_1468075783" r:id="rId168">
            <o:LockedField>false</o:LockedField>
          </o:OLEObject>
        </w:object>
      </w:r>
    </w:p>
    <w:p w14:paraId="697A7E94">
      <w:pPr>
        <w:pStyle w:val="10"/>
        <w:rPr>
          <w:rFonts w:hAnsiTheme="minorEastAsia" w:eastAsiaTheme="minorEastAsia"/>
          <w:szCs w:val="22"/>
        </w:rPr>
      </w:pPr>
      <w:bookmarkStart w:id="5003" w:name="_Ref4943408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91</w:t>
      </w:r>
      <w:r>
        <w:fldChar w:fldCharType="end"/>
      </w:r>
      <w:bookmarkEnd w:id="5003"/>
      <w:r>
        <w:t xml:space="preserve"> </w:t>
      </w:r>
      <w:r>
        <w:rPr>
          <w:rFonts w:hint="eastAsia"/>
        </w:rPr>
        <w:t>3个接入信道轮流监听示意图</w:t>
      </w:r>
    </w:p>
    <w:p w14:paraId="59E10F08">
      <w:pPr>
        <w:ind w:firstLine="440" w:firstLineChars="200"/>
        <w:jc w:val="both"/>
        <w:pPrChange w:id="238" w:author="GaaihoengNg" w:date="2026-02-27T14:37:44Z">
          <w:pPr/>
        </w:pPrChange>
      </w:pPr>
      <w:r>
        <w:rPr>
          <w:rFonts w:hint="eastAsia"/>
        </w:rPr>
        <w:t>物联网关在单1信道上监听：</w:t>
      </w:r>
    </w:p>
    <w:p w14:paraId="0B389DA4">
      <w:pPr>
        <w:pStyle w:val="50"/>
      </w:pPr>
      <w:r>
        <w:t>若物联网关可以确保一个接入信道无干扰</w:t>
      </w:r>
      <w:r>
        <w:rPr>
          <w:rFonts w:hint="eastAsia"/>
        </w:rPr>
        <w:t>，</w:t>
      </w:r>
      <w:r>
        <w:t>可以长时间在一个接入信道上监听</w:t>
      </w:r>
      <w:r>
        <w:rPr>
          <w:rFonts w:hint="eastAsia"/>
        </w:rPr>
        <w:t>。物联网关和物联终端交互如</w:t>
      </w:r>
      <w:r>
        <w:fldChar w:fldCharType="begin"/>
      </w:r>
      <w:r>
        <w:instrText xml:space="preserve"> </w:instrText>
      </w:r>
      <w:r>
        <w:rPr>
          <w:rFonts w:hint="eastAsia"/>
        </w:rPr>
        <w:instrText xml:space="preserve">REF _Ref49434094 \h</w:instrText>
      </w:r>
      <w:r>
        <w:instrText xml:space="preserve">  \* MERGEFORMAT </w:instrText>
      </w:r>
      <w:r>
        <w:fldChar w:fldCharType="separate"/>
      </w:r>
      <w:r>
        <w:rPr>
          <w:rFonts w:hint="eastAsia"/>
        </w:rPr>
        <w:t xml:space="preserve">图 </w:t>
      </w:r>
      <w:r>
        <w:t>92</w:t>
      </w:r>
      <w:r>
        <w:fldChar w:fldCharType="end"/>
      </w:r>
      <w:r>
        <w:rPr>
          <w:rFonts w:hint="eastAsia"/>
        </w:rPr>
        <w:t>所示。</w:t>
      </w:r>
    </w:p>
    <w:p w14:paraId="50862143">
      <w:pPr>
        <w:pStyle w:val="129"/>
        <w:rPr>
          <w:rFonts w:hAnsiTheme="minorEastAsia" w:eastAsiaTheme="minorEastAsia"/>
          <w:szCs w:val="22"/>
        </w:rPr>
      </w:pPr>
      <w:r>
        <w:object>
          <v:shape id="_x0000_i1109" o:spt="75" type="#_x0000_t75" style="height:136.5pt;width:369pt;" o:ole="t" filled="f" o:preferrelative="t" stroked="f" coordsize="21600,21600">
            <v:path/>
            <v:fill on="f" focussize="0,0"/>
            <v:stroke on="f" joinstyle="miter"/>
            <v:imagedata r:id="rId171" o:title=""/>
            <o:lock v:ext="edit" aspectratio="t"/>
            <w10:wrap type="none"/>
            <w10:anchorlock/>
          </v:shape>
          <o:OLEObject Type="Embed" ProgID="Visio.Drawing.15" ShapeID="_x0000_i1109" DrawAspect="Content" ObjectID="_1468075784" r:id="rId170">
            <o:LockedField>false</o:LockedField>
          </o:OLEObject>
        </w:object>
      </w:r>
    </w:p>
    <w:p w14:paraId="1CFFC0E6">
      <w:pPr>
        <w:pStyle w:val="10"/>
        <w:rPr>
          <w:rFonts w:hAnsiTheme="minorEastAsia" w:eastAsiaTheme="minorEastAsia"/>
          <w:szCs w:val="22"/>
        </w:rPr>
      </w:pPr>
      <w:bookmarkStart w:id="5004" w:name="_Ref4943409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92</w:t>
      </w:r>
      <w:r>
        <w:fldChar w:fldCharType="end"/>
      </w:r>
      <w:bookmarkEnd w:id="5004"/>
      <w:r>
        <w:t xml:space="preserve"> </w:t>
      </w:r>
      <w:r>
        <w:rPr>
          <w:rFonts w:hint="eastAsia"/>
        </w:rPr>
        <w:t>单一信道监听示意图</w:t>
      </w:r>
    </w:p>
    <w:p w14:paraId="60641F58">
      <w:pPr>
        <w:ind w:firstLine="440" w:firstLineChars="200"/>
        <w:jc w:val="both"/>
        <w:pPrChange w:id="239" w:author="GaaihoengNg" w:date="2026-02-27T14:38:02Z">
          <w:pPr/>
        </w:pPrChange>
      </w:pPr>
      <w:r>
        <w:rPr>
          <w:rFonts w:hint="eastAsia"/>
        </w:rPr>
        <w:t>物联网关接入信道和数据传输信道同时存在：</w:t>
      </w:r>
    </w:p>
    <w:p w14:paraId="6B57DE01">
      <w:pPr>
        <w:pStyle w:val="50"/>
      </w:pPr>
      <w:r>
        <w:t>物联网关与已经接入的处于非连续接收模式下的物联终端的通信时间占用整个运行周期时间很短</w:t>
      </w:r>
      <w:r>
        <w:rPr>
          <w:rFonts w:hint="eastAsia"/>
        </w:rPr>
        <w:t>，</w:t>
      </w:r>
      <w:r>
        <w:t>这样才能保证物联终端极低的功耗</w:t>
      </w:r>
      <w:r>
        <w:rPr>
          <w:rFonts w:hint="eastAsia"/>
        </w:rPr>
        <w:t>，</w:t>
      </w:r>
      <w:r>
        <w:t>从而保证物联网关大部分时间在接入信道上</w:t>
      </w:r>
      <w:r>
        <w:rPr>
          <w:rFonts w:hint="eastAsia"/>
        </w:rPr>
        <w:t>。物联网关和物联终端交互如</w:t>
      </w:r>
      <w:r>
        <w:fldChar w:fldCharType="begin"/>
      </w:r>
      <w:r>
        <w:instrText xml:space="preserve"> </w:instrText>
      </w:r>
      <w:r>
        <w:rPr>
          <w:rFonts w:hint="eastAsia"/>
        </w:rPr>
        <w:instrText xml:space="preserve">REF _Ref49434103 \h</w:instrText>
      </w:r>
      <w:r>
        <w:instrText xml:space="preserve">  \* MERGEFORMAT </w:instrText>
      </w:r>
      <w:r>
        <w:fldChar w:fldCharType="separate"/>
      </w:r>
      <w:r>
        <w:rPr>
          <w:rFonts w:hint="eastAsia"/>
        </w:rPr>
        <w:t xml:space="preserve">图 </w:t>
      </w:r>
      <w:r>
        <w:t>93</w:t>
      </w:r>
      <w:r>
        <w:fldChar w:fldCharType="end"/>
      </w:r>
      <w:r>
        <w:rPr>
          <w:rFonts w:hint="eastAsia"/>
        </w:rPr>
        <w:t>所示。</w:t>
      </w:r>
    </w:p>
    <w:p w14:paraId="33DE5DE4">
      <w:pPr>
        <w:pStyle w:val="129"/>
        <w:rPr>
          <w:rFonts w:hAnsiTheme="minorEastAsia" w:eastAsiaTheme="minorEastAsia"/>
          <w:szCs w:val="22"/>
        </w:rPr>
      </w:pPr>
      <w:r>
        <w:object>
          <v:shape id="_x0000_i1110" o:spt="75" type="#_x0000_t75" style="height:136.5pt;width:455.25pt;" o:ole="t" filled="f" o:preferrelative="t" stroked="f" coordsize="21600,21600">
            <v:path/>
            <v:fill on="f" focussize="0,0"/>
            <v:stroke on="f" joinstyle="miter"/>
            <v:imagedata r:id="rId173" o:title=""/>
            <o:lock v:ext="edit" aspectratio="t"/>
            <w10:wrap type="none"/>
            <w10:anchorlock/>
          </v:shape>
          <o:OLEObject Type="Embed" ProgID="Visio.Drawing.15" ShapeID="_x0000_i1110" DrawAspect="Content" ObjectID="_1468075785" r:id="rId172">
            <o:LockedField>false</o:LockedField>
          </o:OLEObject>
        </w:object>
      </w:r>
    </w:p>
    <w:p w14:paraId="70427F63">
      <w:pPr>
        <w:pStyle w:val="10"/>
        <w:rPr>
          <w:rFonts w:hAnsiTheme="minorEastAsia" w:eastAsiaTheme="minorEastAsia"/>
          <w:szCs w:val="22"/>
        </w:rPr>
      </w:pPr>
      <w:bookmarkStart w:id="5005" w:name="_Ref49434103"/>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93</w:t>
      </w:r>
      <w:r>
        <w:fldChar w:fldCharType="end"/>
      </w:r>
      <w:bookmarkEnd w:id="5005"/>
      <w:r>
        <w:t xml:space="preserve"> </w:t>
      </w:r>
      <w:r>
        <w:rPr>
          <w:rFonts w:hint="eastAsia"/>
        </w:rPr>
        <w:t>接入信道和数据传输信道共存时接入示意图</w:t>
      </w:r>
    </w:p>
    <w:p w14:paraId="4AE635BB">
      <w:pPr>
        <w:pStyle w:val="57"/>
        <w:ind w:left="420" w:hanging="420"/>
      </w:pPr>
      <w:bookmarkStart w:id="5006" w:name="_Toc49160357"/>
      <w:r>
        <w:rPr>
          <w:rFonts w:hint="eastAsia"/>
        </w:rPr>
        <w:t>发起接入</w:t>
      </w:r>
      <w:bookmarkEnd w:id="5006"/>
    </w:p>
    <w:p w14:paraId="30802FA8">
      <w:pPr>
        <w:pStyle w:val="50"/>
      </w:pPr>
      <w:r>
        <w:rPr>
          <w:rFonts w:hint="eastAsia"/>
        </w:rPr>
        <w:t>物联终端接入物联网关分为两个阶段，交互流程如</w:t>
      </w:r>
      <w:r>
        <w:fldChar w:fldCharType="begin"/>
      </w:r>
      <w:r>
        <w:instrText xml:space="preserve"> </w:instrText>
      </w:r>
      <w:r>
        <w:rPr>
          <w:rFonts w:hint="eastAsia"/>
        </w:rPr>
        <w:instrText xml:space="preserve">REF _Ref49434144 \h</w:instrText>
      </w:r>
      <w:r>
        <w:instrText xml:space="preserve">  \* MERGEFORMAT </w:instrText>
      </w:r>
      <w:r>
        <w:fldChar w:fldCharType="separate"/>
      </w:r>
      <w:r>
        <w:rPr>
          <w:rFonts w:hint="eastAsia"/>
        </w:rPr>
        <w:t xml:space="preserve">图 </w:t>
      </w:r>
      <w:r>
        <w:t>94</w:t>
      </w:r>
      <w:r>
        <w:fldChar w:fldCharType="end"/>
      </w:r>
      <w:r>
        <w:rPr>
          <w:rFonts w:hint="eastAsia"/>
        </w:rPr>
        <w:t>所示。</w:t>
      </w:r>
    </w:p>
    <w:p w14:paraId="09CE72FA">
      <w:pPr>
        <w:pStyle w:val="50"/>
      </w:pPr>
      <w:r>
        <w:rPr>
          <w:rFonts w:hint="eastAsia"/>
        </w:rPr>
        <w:t>建立接入通路：物联终端和物联网关通过“接入物联网关请求”和“接入物联网关响应”消息，建立物联终端和物联网关之间的通信通路。</w:t>
      </w:r>
    </w:p>
    <w:p w14:paraId="716CD72D">
      <w:pPr>
        <w:pStyle w:val="50"/>
      </w:pPr>
      <w:r>
        <w:rPr>
          <w:rFonts w:hint="eastAsia"/>
        </w:rPr>
        <w:t>接入交互：物联网关向CCO转发物联终端的接入请求，并且在数传信道上与物联终端节点交互接入结果。</w:t>
      </w:r>
    </w:p>
    <w:p w14:paraId="6799EE6E">
      <w:pPr>
        <w:pStyle w:val="129"/>
      </w:pPr>
      <w:r>
        <w:object>
          <v:shape id="_x0000_i1111" o:spt="75" type="#_x0000_t75" style="height:227.25pt;width:260.25pt;" o:ole="t" filled="f" o:preferrelative="t" stroked="f" coordsize="21600,21600">
            <v:path/>
            <v:fill on="f" focussize="0,0"/>
            <v:stroke on="f" joinstyle="miter"/>
            <v:imagedata r:id="rId175" o:title=""/>
            <o:lock v:ext="edit" aspectratio="t"/>
            <w10:wrap type="none"/>
            <w10:anchorlock/>
          </v:shape>
          <o:OLEObject Type="Embed" ProgID="Visio.Drawing.15" ShapeID="_x0000_i1111" DrawAspect="Content" ObjectID="_1468075786" r:id="rId174">
            <o:LockedField>false</o:LockedField>
          </o:OLEObject>
        </w:object>
      </w:r>
    </w:p>
    <w:p w14:paraId="6F9F1716">
      <w:pPr>
        <w:pStyle w:val="10"/>
      </w:pPr>
      <w:bookmarkStart w:id="5007" w:name="_Ref4943414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94</w:t>
      </w:r>
      <w:r>
        <w:fldChar w:fldCharType="end"/>
      </w:r>
      <w:bookmarkEnd w:id="5007"/>
      <w:r>
        <w:t xml:space="preserve"> </w:t>
      </w:r>
      <w:r>
        <w:rPr>
          <w:rFonts w:hint="eastAsia"/>
        </w:rPr>
        <w:t>网络接入交互示意图</w:t>
      </w:r>
    </w:p>
    <w:p w14:paraId="6C3CB9DD">
      <w:pPr>
        <w:pStyle w:val="67"/>
      </w:pPr>
      <w:r>
        <w:rPr>
          <w:rFonts w:hint="eastAsia"/>
        </w:rPr>
        <w:t>物联终端接入请求</w:t>
      </w:r>
    </w:p>
    <w:p w14:paraId="360B56B8">
      <w:pPr>
        <w:pStyle w:val="50"/>
      </w:pPr>
      <w:r>
        <w:rPr>
          <w:rFonts w:hint="eastAsia"/>
        </w:rPr>
        <w:t>通过搜索物联网关，获取到周边物联网关信息后，物联终端节点选择合适的物联网关进行接入。物联终端依次在每个接入信道发送“接入物联网关请求”消息，每发送一个“接入物联网关请求”消息后，物联终端在该接入信道等到物联网关节点的响应，若超时后，未接收到响应，则切换到下一个接入信道上发送接入请求消息。物联终端接入请求发送流程如</w:t>
      </w:r>
      <w:r>
        <w:fldChar w:fldCharType="begin"/>
      </w:r>
      <w:r>
        <w:instrText xml:space="preserve"> </w:instrText>
      </w:r>
      <w:r>
        <w:rPr>
          <w:rFonts w:hint="eastAsia"/>
        </w:rPr>
        <w:instrText xml:space="preserve">REF _Ref49434194 \h</w:instrText>
      </w:r>
      <w:r>
        <w:instrText xml:space="preserve">  \* MERGEFORMAT </w:instrText>
      </w:r>
      <w:r>
        <w:fldChar w:fldCharType="separate"/>
      </w:r>
      <w:r>
        <w:rPr>
          <w:rFonts w:hint="eastAsia"/>
        </w:rPr>
        <w:t xml:space="preserve">图 </w:t>
      </w:r>
      <w:r>
        <w:t>95</w:t>
      </w:r>
      <w:r>
        <w:fldChar w:fldCharType="end"/>
      </w:r>
      <w:r>
        <w:rPr>
          <w:rFonts w:hint="eastAsia"/>
        </w:rPr>
        <w:t>所示。</w:t>
      </w:r>
    </w:p>
    <w:p w14:paraId="2CB24355">
      <w:pPr>
        <w:pStyle w:val="129"/>
        <w:rPr>
          <w:rFonts w:hAnsiTheme="minorEastAsia" w:eastAsiaTheme="minorEastAsia"/>
          <w:szCs w:val="22"/>
        </w:rPr>
      </w:pPr>
      <w:r>
        <w:object>
          <v:shape id="_x0000_i1112" o:spt="75" type="#_x0000_t75" style="height:155.25pt;width:410.25pt;" o:ole="t" filled="f" o:preferrelative="t" stroked="f" coordsize="21600,21600">
            <v:path/>
            <v:fill on="f" focussize="0,0"/>
            <v:stroke on="f" joinstyle="miter"/>
            <v:imagedata r:id="rId177" o:title=""/>
            <o:lock v:ext="edit" aspectratio="t"/>
            <w10:wrap type="none"/>
            <w10:anchorlock/>
          </v:shape>
          <o:OLEObject Type="Embed" ProgID="Visio.Drawing.15" ShapeID="_x0000_i1112" DrawAspect="Content" ObjectID="_1468075787" r:id="rId176">
            <o:LockedField>false</o:LockedField>
          </o:OLEObject>
        </w:object>
      </w:r>
    </w:p>
    <w:p w14:paraId="2E2FC492">
      <w:pPr>
        <w:pStyle w:val="10"/>
        <w:rPr>
          <w:rFonts w:hAnsiTheme="minorEastAsia" w:eastAsiaTheme="minorEastAsia"/>
          <w:szCs w:val="22"/>
        </w:rPr>
      </w:pPr>
      <w:bookmarkStart w:id="5008" w:name="_Ref4943419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95</w:t>
      </w:r>
      <w:r>
        <w:fldChar w:fldCharType="end"/>
      </w:r>
      <w:bookmarkEnd w:id="5008"/>
      <w:r>
        <w:t xml:space="preserve">  接入</w:t>
      </w:r>
      <w:r>
        <w:rPr>
          <w:rFonts w:hint="eastAsia"/>
        </w:rPr>
        <w:t>物联网关请求发送示意图</w:t>
      </w:r>
    </w:p>
    <w:p w14:paraId="48A04797">
      <w:pPr>
        <w:pStyle w:val="50"/>
      </w:pPr>
      <w:r>
        <w:rPr>
          <w:rFonts w:hint="eastAsia"/>
        </w:rPr>
        <w:t>物联终端在一次接入请求中，依次在</w:t>
      </w:r>
      <w:r>
        <w:t>3</w:t>
      </w:r>
      <w:r>
        <w:rPr>
          <w:rFonts w:hint="eastAsia"/>
        </w:rPr>
        <w:t>个接入信道上发送“接入物联网关请求”消息，未获取到物联网关的“接入物联网关响应”，则间隔一段时间后，再次启动接入请求。接入间隔时间</w:t>
      </w:r>
      <w:r>
        <w:t>AccessInterval = InitAccessInterval</w:t>
      </w:r>
      <w:r>
        <w:rPr>
          <w:rFonts w:hint="eastAsia"/>
        </w:rPr>
        <w:t>（初始接入间隔时间），每次接入请求失败，接入间隔时间呈指数增长，</w:t>
      </w:r>
      <w:r>
        <w:t xml:space="preserve">AccessInterval = AccessInterval </w:t>
      </w:r>
      <w:r>
        <w:rPr>
          <w:rFonts w:hint="eastAsia"/>
        </w:rPr>
        <w:t>×</w:t>
      </w:r>
      <w:r>
        <w:t xml:space="preserve"> 2</w:t>
      </w:r>
      <w:r>
        <w:rPr>
          <w:rFonts w:hint="eastAsia"/>
        </w:rPr>
        <w:t>，直到最大接入间隔</w:t>
      </w:r>
      <w:r>
        <w:t>MaxAccessInterval</w:t>
      </w:r>
      <w:r>
        <w:rPr>
          <w:rFonts w:hint="eastAsia"/>
        </w:rPr>
        <w:t>。物联终端在3个接入信道上发送“接入物联网关请求”消息的周期建议为1</w:t>
      </w:r>
      <w:r>
        <w:t>0毫秒到</w:t>
      </w:r>
      <w:r>
        <w:rPr>
          <w:rFonts w:hint="eastAsia"/>
        </w:rPr>
        <w:t>3</w:t>
      </w:r>
      <w:r>
        <w:t>00毫秒</w:t>
      </w:r>
      <w:r>
        <w:rPr>
          <w:rFonts w:hint="eastAsia"/>
        </w:rPr>
        <w:t>。</w:t>
      </w:r>
    </w:p>
    <w:p w14:paraId="07C43888">
      <w:pPr>
        <w:pStyle w:val="50"/>
      </w:pPr>
      <w:r>
        <w:rPr>
          <w:rFonts w:hint="eastAsia"/>
        </w:rPr>
        <w:t>物联网关接收到“接入物联网关请求”消息后，在接收“接入物联网关请求”的信道上回复“接入物联网关响应”消息，“接入物联网关响应”消息要求物联终端回复确认帧，若物联网关未接收到确认帧，若未超出过接入监听时间，则再次发送“接收物联网关响应”消息。“接入物联网关响应”消息中，携带物联终端等到“接入物联网关结果”的周期和通信信道信息：第一个接入周期偏移、接入周期通信时间、接入周期监听时长、接收周期个数、通信信道。</w:t>
      </w:r>
    </w:p>
    <w:p w14:paraId="7ED64081">
      <w:pPr>
        <w:pStyle w:val="50"/>
      </w:pPr>
      <w:r>
        <w:t>第一个接入周期开始时间</w:t>
      </w:r>
      <w:r>
        <w:rPr>
          <w:rFonts w:hint="eastAsia"/>
        </w:rPr>
        <w:t xml:space="preserve"> =</w:t>
      </w:r>
      <w:r>
        <w:t xml:space="preserve"> 接收</w:t>
      </w:r>
      <w:r>
        <w:rPr>
          <w:rFonts w:hint="eastAsia"/>
        </w:rPr>
        <w:t>“接入物联网关响应”时间 +</w:t>
      </w:r>
      <w:r>
        <w:t xml:space="preserve"> </w:t>
      </w:r>
      <w:r>
        <w:rPr>
          <w:rFonts w:hint="eastAsia"/>
        </w:rPr>
        <w:t>“接入结果偏移时间”；</w:t>
      </w:r>
    </w:p>
    <w:p w14:paraId="3968D36F">
      <w:pPr>
        <w:pStyle w:val="50"/>
      </w:pPr>
      <w:r>
        <w:t>第一个接入周期结束时间</w:t>
      </w:r>
      <w:r>
        <w:rPr>
          <w:rFonts w:hint="eastAsia"/>
        </w:rPr>
        <w:t xml:space="preserve"> =</w:t>
      </w:r>
      <w:r>
        <w:t xml:space="preserve"> 第一个接入周期开始时间</w:t>
      </w:r>
      <w:r>
        <w:rPr>
          <w:rFonts w:hint="eastAsia"/>
        </w:rPr>
        <w:t xml:space="preserve"> +接入监听时长；</w:t>
      </w:r>
    </w:p>
    <w:p w14:paraId="54C50F72">
      <w:pPr>
        <w:pStyle w:val="50"/>
      </w:pPr>
      <w:r>
        <w:rPr>
          <w:rFonts w:hint="eastAsia"/>
        </w:rPr>
        <w:t>……</w:t>
      </w:r>
    </w:p>
    <w:p w14:paraId="5AA18A59">
      <w:pPr>
        <w:pStyle w:val="50"/>
      </w:pPr>
      <w:r>
        <w:t>第N个接入周期开始时间</w:t>
      </w:r>
      <w:r>
        <w:rPr>
          <w:rFonts w:hint="eastAsia"/>
        </w:rPr>
        <w:t xml:space="preserve"> =</w:t>
      </w:r>
      <w:r>
        <w:t xml:space="preserve"> 第N</w:t>
      </w:r>
      <w:r>
        <w:rPr>
          <w:rFonts w:hint="eastAsia"/>
        </w:rPr>
        <w:t>-</w:t>
      </w:r>
      <w:r>
        <w:t>1个接入周期开始时间</w:t>
      </w:r>
      <w:r>
        <w:rPr>
          <w:rFonts w:hint="eastAsia"/>
        </w:rPr>
        <w:t xml:space="preserve"> +接入监听周期；</w:t>
      </w:r>
    </w:p>
    <w:p w14:paraId="32979095">
      <w:pPr>
        <w:pStyle w:val="50"/>
      </w:pPr>
      <w:r>
        <w:t>第</w:t>
      </w:r>
      <w:r>
        <w:rPr>
          <w:rFonts w:hint="eastAsia"/>
        </w:rPr>
        <w:t>N个接入周期结束时间 =</w:t>
      </w:r>
      <w:r>
        <w:t xml:space="preserve"> 第</w:t>
      </w:r>
      <w:r>
        <w:rPr>
          <w:rFonts w:hint="eastAsia"/>
        </w:rPr>
        <w:t>N个接入周期开始时间 +接入监听时长。</w:t>
      </w:r>
    </w:p>
    <w:p w14:paraId="5200FEC2">
      <w:pPr>
        <w:pStyle w:val="50"/>
      </w:pPr>
      <w:r>
        <w:rPr>
          <w:rFonts w:hint="eastAsia"/>
        </w:rPr>
        <w:t>物联网关在物联终端指定的接入周期的通信时间内，在指定的通信信道上发送“接入物联网关结果”消息。物联网关接入结果交互如</w:t>
      </w:r>
      <w:r>
        <w:fldChar w:fldCharType="begin"/>
      </w:r>
      <w:r>
        <w:instrText xml:space="preserve"> </w:instrText>
      </w:r>
      <w:r>
        <w:rPr>
          <w:rFonts w:hint="eastAsia"/>
        </w:rPr>
        <w:instrText xml:space="preserve">REF _Ref49434254 \h</w:instrText>
      </w:r>
      <w:r>
        <w:instrText xml:space="preserve">  \* MERGEFORMAT </w:instrText>
      </w:r>
      <w:r>
        <w:fldChar w:fldCharType="separate"/>
      </w:r>
      <w:r>
        <w:rPr>
          <w:rFonts w:hint="eastAsia"/>
        </w:rPr>
        <w:t xml:space="preserve">图 </w:t>
      </w:r>
      <w:r>
        <w:t>96</w:t>
      </w:r>
      <w:r>
        <w:fldChar w:fldCharType="end"/>
      </w:r>
      <w:r>
        <w:rPr>
          <w:rFonts w:hint="eastAsia"/>
        </w:rPr>
        <w:t>所示。</w:t>
      </w:r>
    </w:p>
    <w:p w14:paraId="540314C7">
      <w:pPr>
        <w:pStyle w:val="129"/>
        <w:rPr>
          <w:rFonts w:hAnsiTheme="minorEastAsia" w:eastAsiaTheme="minorEastAsia"/>
          <w:szCs w:val="22"/>
        </w:rPr>
      </w:pPr>
      <w:r>
        <w:object>
          <v:shape id="_x0000_i1113" o:spt="75" type="#_x0000_t75" style="height:136.5pt;width:410.25pt;" o:ole="t" filled="f" o:preferrelative="t" stroked="f" coordsize="21600,21600">
            <v:path/>
            <v:fill on="f" focussize="0,0"/>
            <v:stroke on="f" joinstyle="miter"/>
            <v:imagedata r:id="rId179" o:title=""/>
            <o:lock v:ext="edit" aspectratio="t"/>
            <w10:wrap type="none"/>
            <w10:anchorlock/>
          </v:shape>
          <o:OLEObject Type="Embed" ProgID="Visio.Drawing.15" ShapeID="_x0000_i1113" DrawAspect="Content" ObjectID="_1468075788" r:id="rId178">
            <o:LockedField>false</o:LockedField>
          </o:OLEObject>
        </w:object>
      </w:r>
    </w:p>
    <w:p w14:paraId="21466C47">
      <w:pPr>
        <w:pStyle w:val="10"/>
        <w:rPr>
          <w:rFonts w:hAnsiTheme="minorEastAsia" w:eastAsiaTheme="minorEastAsia"/>
          <w:szCs w:val="22"/>
        </w:rPr>
      </w:pPr>
      <w:bookmarkStart w:id="5009" w:name="_Ref4943425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96</w:t>
      </w:r>
      <w:r>
        <w:fldChar w:fldCharType="end"/>
      </w:r>
      <w:bookmarkEnd w:id="5009"/>
      <w:r>
        <w:t xml:space="preserve"> </w:t>
      </w:r>
      <w:r>
        <w:rPr>
          <w:rFonts w:hint="eastAsia"/>
        </w:rPr>
        <w:t>接入通信示意图</w:t>
      </w:r>
    </w:p>
    <w:p w14:paraId="508E5DD7">
      <w:pPr>
        <w:pStyle w:val="50"/>
      </w:pPr>
      <w:r>
        <w:rPr>
          <w:rFonts w:hint="eastAsia"/>
        </w:rPr>
        <w:t>物联终端和物联网关通过“接入物联网关请求”和“接入物联网关响应”建立起接入通路，物联网关在第一个接入周期向物联终端节点发送“接入物联网关结果”消息，物联终端接收到“接入物联网关结果”后，回复确认。物联终端成功接入网络，接入流程结束。</w:t>
      </w:r>
    </w:p>
    <w:p w14:paraId="71B323CD">
      <w:pPr>
        <w:pStyle w:val="50"/>
      </w:pPr>
      <w:r>
        <w:rPr>
          <w:rFonts w:hint="eastAsia"/>
        </w:rPr>
        <w:t>“接入物联网关结果”的通信周期建议为2秒到1</w:t>
      </w:r>
      <w:r>
        <w:t>2秒</w:t>
      </w:r>
      <w:r>
        <w:rPr>
          <w:rFonts w:hint="eastAsia"/>
        </w:rPr>
        <w:t>，</w:t>
      </w:r>
      <w:r>
        <w:t>监听时长建议为</w:t>
      </w:r>
      <w:r>
        <w:rPr>
          <w:rFonts w:hint="eastAsia"/>
        </w:rPr>
        <w:t>1</w:t>
      </w:r>
      <w:r>
        <w:t>0毫秒到</w:t>
      </w:r>
      <w:r>
        <w:rPr>
          <w:rFonts w:hint="eastAsia"/>
        </w:rPr>
        <w:t>4</w:t>
      </w:r>
      <w:r>
        <w:t>00毫秒</w:t>
      </w:r>
      <w:r>
        <w:rPr>
          <w:rFonts w:hint="eastAsia"/>
        </w:rPr>
        <w:t>。</w:t>
      </w:r>
    </w:p>
    <w:p w14:paraId="0A9C8CDD">
      <w:pPr>
        <w:pStyle w:val="67"/>
      </w:pPr>
      <w:r>
        <w:t>接入异常示例</w:t>
      </w:r>
    </w:p>
    <w:p w14:paraId="2FE676A3">
      <w:pPr>
        <w:pStyle w:val="50"/>
      </w:pPr>
      <w:r>
        <w:t>由于无线信道的噪声干扰</w:t>
      </w:r>
      <w:r>
        <w:rPr>
          <w:rFonts w:hint="eastAsia"/>
        </w:rPr>
        <w:t>、</w:t>
      </w:r>
      <w:r>
        <w:t>无线帧的冲突等原因</w:t>
      </w:r>
      <w:r>
        <w:rPr>
          <w:rFonts w:hint="eastAsia"/>
        </w:rPr>
        <w:t>，</w:t>
      </w:r>
      <w:r>
        <w:t>会导致无线帧的传输失败</w:t>
      </w:r>
      <w:r>
        <w:rPr>
          <w:rFonts w:hint="eastAsia"/>
        </w:rPr>
        <w:t>，</w:t>
      </w:r>
      <w:r>
        <w:t>在物联终端接入交互流程中</w:t>
      </w:r>
      <w:r>
        <w:rPr>
          <w:rFonts w:hint="eastAsia"/>
        </w:rPr>
        <w:t>，</w:t>
      </w:r>
      <w:r>
        <w:t>通过对接入交互的帧进行重传</w:t>
      </w:r>
      <w:r>
        <w:rPr>
          <w:rFonts w:hint="eastAsia"/>
        </w:rPr>
        <w:t>，</w:t>
      </w:r>
      <w:r>
        <w:t>提高接入成功的概率</w:t>
      </w:r>
      <w:r>
        <w:rPr>
          <w:rFonts w:hint="eastAsia"/>
        </w:rPr>
        <w:t>。</w:t>
      </w:r>
      <w:r>
        <w:t>接入异常情况如</w:t>
      </w:r>
      <w:r>
        <w:fldChar w:fldCharType="begin"/>
      </w:r>
      <w:r>
        <w:instrText xml:space="preserve"> REF _Ref53151192 \h  \* MERGEFORMAT </w:instrText>
      </w:r>
      <w:r>
        <w:fldChar w:fldCharType="separate"/>
      </w:r>
      <w:r>
        <w:rPr>
          <w:rFonts w:hint="eastAsia"/>
        </w:rPr>
        <w:t xml:space="preserve">表 </w:t>
      </w:r>
      <w:r>
        <w:t>250</w:t>
      </w:r>
      <w:r>
        <w:fldChar w:fldCharType="end"/>
      </w:r>
      <w:r>
        <w:t>所示</w:t>
      </w:r>
      <w:r>
        <w:rPr>
          <w:rFonts w:hint="eastAsia"/>
        </w:rPr>
        <w:t>。</w:t>
      </w:r>
    </w:p>
    <w:p w14:paraId="46C6D6DD">
      <w:pPr>
        <w:pStyle w:val="10"/>
      </w:pPr>
      <w:bookmarkStart w:id="5010" w:name="_Ref5315119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250</w:t>
      </w:r>
      <w:r>
        <w:fldChar w:fldCharType="end"/>
      </w:r>
      <w:bookmarkEnd w:id="5010"/>
      <w:r>
        <w:t xml:space="preserve"> 接入异常情况表</w:t>
      </w:r>
    </w:p>
    <w:tbl>
      <w:tblPr>
        <w:tblStyle w:val="3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8"/>
        <w:gridCol w:w="6674"/>
      </w:tblGrid>
      <w:tr w14:paraId="5ECC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4" w:type="pct"/>
          </w:tcPr>
          <w:p w14:paraId="445D6D84">
            <w:pPr>
              <w:pStyle w:val="125"/>
              <w:rPr>
                <w:rFonts w:ascii="Times New Roman" w:hAnsi="Times New Roman"/>
                <w:sz w:val="18"/>
                <w:szCs w:val="18"/>
              </w:rPr>
            </w:pPr>
            <w:r>
              <w:rPr>
                <w:rFonts w:ascii="Times New Roman" w:hAnsi="Times New Roman"/>
                <w:sz w:val="18"/>
                <w:szCs w:val="18"/>
              </w:rPr>
              <w:t>异常场景</w:t>
            </w:r>
          </w:p>
        </w:tc>
        <w:tc>
          <w:tcPr>
            <w:tcW w:w="3486" w:type="pct"/>
          </w:tcPr>
          <w:p w14:paraId="45599825">
            <w:pPr>
              <w:pStyle w:val="125"/>
              <w:rPr>
                <w:rFonts w:ascii="Times New Roman" w:hAnsi="Times New Roman"/>
                <w:sz w:val="18"/>
                <w:szCs w:val="18"/>
              </w:rPr>
            </w:pPr>
            <w:r>
              <w:rPr>
                <w:rFonts w:ascii="Times New Roman" w:hAnsi="Times New Roman"/>
                <w:sz w:val="18"/>
                <w:szCs w:val="18"/>
              </w:rPr>
              <w:t>异常处理</w:t>
            </w:r>
          </w:p>
        </w:tc>
      </w:tr>
      <w:tr w14:paraId="7310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4" w:type="pct"/>
          </w:tcPr>
          <w:p w14:paraId="15E24F1A">
            <w:pPr>
              <w:pStyle w:val="125"/>
              <w:rPr>
                <w:rFonts w:ascii="Times New Roman" w:hAnsi="Times New Roman"/>
                <w:sz w:val="18"/>
                <w:szCs w:val="18"/>
              </w:rPr>
            </w:pPr>
            <w:r>
              <w:rPr>
                <w:rFonts w:ascii="Times New Roman" w:hAnsi="Times New Roman"/>
                <w:sz w:val="18"/>
                <w:szCs w:val="18"/>
              </w:rPr>
              <w:t>接入物联网关响应丢失</w:t>
            </w:r>
          </w:p>
        </w:tc>
        <w:tc>
          <w:tcPr>
            <w:tcW w:w="3486" w:type="pct"/>
          </w:tcPr>
          <w:p w14:paraId="4FA964D7">
            <w:pPr>
              <w:pStyle w:val="125"/>
              <w:rPr>
                <w:rFonts w:ascii="Times New Roman" w:hAnsi="Times New Roman"/>
                <w:sz w:val="18"/>
                <w:szCs w:val="18"/>
              </w:rPr>
            </w:pPr>
            <w:r>
              <w:rPr>
                <w:rFonts w:ascii="Times New Roman" w:hAnsi="Times New Roman"/>
                <w:sz w:val="18"/>
                <w:szCs w:val="18"/>
              </w:rPr>
              <w:t>物联网关重传</w:t>
            </w:r>
            <w:r>
              <w:rPr>
                <w:rFonts w:hint="eastAsia" w:ascii="Times New Roman" w:hAnsi="Times New Roman"/>
                <w:sz w:val="18"/>
                <w:szCs w:val="18"/>
              </w:rPr>
              <w:t>“接入物联网关响应”帧，直至重传成功或者达到最大次数。</w:t>
            </w:r>
          </w:p>
        </w:tc>
      </w:tr>
      <w:tr w14:paraId="4E9D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4" w:type="pct"/>
          </w:tcPr>
          <w:p w14:paraId="603A3EFE">
            <w:pPr>
              <w:pStyle w:val="125"/>
              <w:rPr>
                <w:rFonts w:ascii="Times New Roman" w:hAnsi="Times New Roman"/>
                <w:sz w:val="18"/>
                <w:szCs w:val="18"/>
              </w:rPr>
            </w:pPr>
            <w:r>
              <w:rPr>
                <w:rFonts w:ascii="Times New Roman" w:hAnsi="Times New Roman"/>
                <w:sz w:val="18"/>
                <w:szCs w:val="18"/>
              </w:rPr>
              <w:t>接入物联网关响应确认丢失</w:t>
            </w:r>
          </w:p>
        </w:tc>
        <w:tc>
          <w:tcPr>
            <w:tcW w:w="3486" w:type="pct"/>
          </w:tcPr>
          <w:p w14:paraId="6A6F2AA4">
            <w:pPr>
              <w:pStyle w:val="125"/>
              <w:rPr>
                <w:rFonts w:ascii="Times New Roman" w:hAnsi="Times New Roman"/>
                <w:sz w:val="18"/>
                <w:szCs w:val="18"/>
              </w:rPr>
            </w:pPr>
            <w:r>
              <w:rPr>
                <w:rFonts w:ascii="Times New Roman" w:hAnsi="Times New Roman"/>
                <w:sz w:val="18"/>
                <w:szCs w:val="18"/>
              </w:rPr>
              <w:t>物联网关重传</w:t>
            </w:r>
            <w:r>
              <w:rPr>
                <w:rFonts w:hint="eastAsia" w:ascii="Times New Roman" w:hAnsi="Times New Roman"/>
                <w:sz w:val="18"/>
                <w:szCs w:val="18"/>
              </w:rPr>
              <w:t>“接入物联网关响应”帧，直至接收到确认帧或者达到最大次数。</w:t>
            </w:r>
          </w:p>
        </w:tc>
      </w:tr>
      <w:tr w14:paraId="6BE2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4" w:type="pct"/>
          </w:tcPr>
          <w:p w14:paraId="64D33237">
            <w:pPr>
              <w:pStyle w:val="125"/>
              <w:rPr>
                <w:rFonts w:ascii="Times New Roman" w:hAnsi="Times New Roman"/>
                <w:sz w:val="18"/>
                <w:szCs w:val="18"/>
              </w:rPr>
            </w:pPr>
            <w:r>
              <w:rPr>
                <w:rFonts w:ascii="Times New Roman" w:hAnsi="Times New Roman"/>
                <w:sz w:val="18"/>
                <w:szCs w:val="18"/>
              </w:rPr>
              <w:t>接入物联网关结果丢失</w:t>
            </w:r>
          </w:p>
        </w:tc>
        <w:tc>
          <w:tcPr>
            <w:tcW w:w="3486" w:type="pct"/>
          </w:tcPr>
          <w:p w14:paraId="2BFD2F2E">
            <w:pPr>
              <w:pStyle w:val="125"/>
              <w:rPr>
                <w:rFonts w:ascii="Times New Roman" w:hAnsi="Times New Roman"/>
                <w:sz w:val="18"/>
                <w:szCs w:val="18"/>
              </w:rPr>
            </w:pPr>
            <w:r>
              <w:rPr>
                <w:rFonts w:ascii="Times New Roman" w:hAnsi="Times New Roman"/>
                <w:sz w:val="18"/>
                <w:szCs w:val="18"/>
              </w:rPr>
              <w:t>物联网关重传</w:t>
            </w:r>
            <w:r>
              <w:rPr>
                <w:rFonts w:hint="eastAsia" w:ascii="Times New Roman" w:hAnsi="Times New Roman"/>
                <w:sz w:val="18"/>
                <w:szCs w:val="18"/>
              </w:rPr>
              <w:t>“接入物联网关结果”帧，直至重传成功或者达到最大次数。</w:t>
            </w:r>
          </w:p>
        </w:tc>
      </w:tr>
      <w:tr w14:paraId="7961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4" w:type="pct"/>
          </w:tcPr>
          <w:p w14:paraId="7064E6CE">
            <w:pPr>
              <w:pStyle w:val="125"/>
              <w:rPr>
                <w:rFonts w:ascii="Times New Roman" w:hAnsi="Times New Roman"/>
                <w:sz w:val="18"/>
                <w:szCs w:val="18"/>
              </w:rPr>
            </w:pPr>
            <w:r>
              <w:rPr>
                <w:rFonts w:ascii="Times New Roman" w:hAnsi="Times New Roman"/>
                <w:sz w:val="18"/>
                <w:szCs w:val="18"/>
              </w:rPr>
              <w:t>接入物联网关结果确认丢失</w:t>
            </w:r>
          </w:p>
        </w:tc>
        <w:tc>
          <w:tcPr>
            <w:tcW w:w="3486" w:type="pct"/>
          </w:tcPr>
          <w:p w14:paraId="38B43CE8">
            <w:pPr>
              <w:pStyle w:val="125"/>
              <w:rPr>
                <w:rFonts w:ascii="Times New Roman" w:hAnsi="Times New Roman"/>
                <w:sz w:val="18"/>
                <w:szCs w:val="18"/>
              </w:rPr>
            </w:pPr>
            <w:r>
              <w:rPr>
                <w:rFonts w:ascii="Times New Roman" w:hAnsi="Times New Roman"/>
                <w:sz w:val="18"/>
                <w:szCs w:val="18"/>
              </w:rPr>
              <w:t>物联网关重传</w:t>
            </w:r>
            <w:r>
              <w:rPr>
                <w:rFonts w:hint="eastAsia" w:ascii="Times New Roman" w:hAnsi="Times New Roman"/>
                <w:sz w:val="18"/>
                <w:szCs w:val="18"/>
              </w:rPr>
              <w:t>“接入物联网关结果”帧，直至接收到确认帧或者达到最大次数。</w:t>
            </w:r>
          </w:p>
        </w:tc>
      </w:tr>
      <w:tr w14:paraId="1132C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4" w:type="pct"/>
          </w:tcPr>
          <w:p w14:paraId="38B848C9">
            <w:pPr>
              <w:pStyle w:val="125"/>
              <w:rPr>
                <w:rFonts w:ascii="Times New Roman" w:hAnsi="Times New Roman"/>
                <w:sz w:val="18"/>
                <w:szCs w:val="18"/>
              </w:rPr>
            </w:pPr>
            <w:r>
              <w:rPr>
                <w:rFonts w:ascii="Times New Roman" w:hAnsi="Times New Roman"/>
                <w:sz w:val="18"/>
                <w:szCs w:val="18"/>
              </w:rPr>
              <w:t>第一个接入周期未接收到</w:t>
            </w:r>
            <w:r>
              <w:rPr>
                <w:rFonts w:hint="eastAsia" w:ascii="Times New Roman" w:hAnsi="Times New Roman"/>
                <w:sz w:val="18"/>
                <w:szCs w:val="18"/>
              </w:rPr>
              <w:t>“接入物联网关结果”</w:t>
            </w:r>
          </w:p>
        </w:tc>
        <w:tc>
          <w:tcPr>
            <w:tcW w:w="3486" w:type="pct"/>
          </w:tcPr>
          <w:p w14:paraId="2727FF71">
            <w:pPr>
              <w:pStyle w:val="125"/>
              <w:rPr>
                <w:rFonts w:ascii="Times New Roman" w:hAnsi="Times New Roman"/>
                <w:sz w:val="18"/>
                <w:szCs w:val="18"/>
              </w:rPr>
            </w:pPr>
            <w:r>
              <w:rPr>
                <w:rFonts w:ascii="Times New Roman" w:hAnsi="Times New Roman"/>
                <w:sz w:val="18"/>
                <w:szCs w:val="18"/>
              </w:rPr>
              <w:t>接入周期到期后</w:t>
            </w:r>
            <w:r>
              <w:rPr>
                <w:rFonts w:hint="eastAsia" w:ascii="Times New Roman" w:hAnsi="Times New Roman"/>
                <w:sz w:val="18"/>
                <w:szCs w:val="18"/>
              </w:rPr>
              <w:t>，</w:t>
            </w:r>
            <w:r>
              <w:rPr>
                <w:rFonts w:ascii="Times New Roman" w:hAnsi="Times New Roman"/>
                <w:sz w:val="18"/>
                <w:szCs w:val="18"/>
              </w:rPr>
              <w:t>物联终端进入休眠</w:t>
            </w:r>
            <w:r>
              <w:rPr>
                <w:rFonts w:hint="eastAsia" w:ascii="Times New Roman" w:hAnsi="Times New Roman"/>
                <w:sz w:val="18"/>
                <w:szCs w:val="18"/>
              </w:rPr>
              <w:t>，</w:t>
            </w:r>
            <w:r>
              <w:rPr>
                <w:rFonts w:ascii="Times New Roman" w:hAnsi="Times New Roman"/>
                <w:sz w:val="18"/>
                <w:szCs w:val="18"/>
              </w:rPr>
              <w:t>等待第二个接入周期到期唤醒后</w:t>
            </w:r>
            <w:r>
              <w:rPr>
                <w:rFonts w:hint="eastAsia" w:ascii="Times New Roman" w:hAnsi="Times New Roman"/>
                <w:sz w:val="18"/>
                <w:szCs w:val="18"/>
              </w:rPr>
              <w:t>，</w:t>
            </w:r>
            <w:r>
              <w:rPr>
                <w:rFonts w:ascii="Times New Roman" w:hAnsi="Times New Roman"/>
                <w:sz w:val="18"/>
                <w:szCs w:val="18"/>
              </w:rPr>
              <w:t>继续监听等待接收</w:t>
            </w:r>
            <w:r>
              <w:rPr>
                <w:rFonts w:hint="eastAsia" w:ascii="Times New Roman" w:hAnsi="Times New Roman"/>
                <w:sz w:val="18"/>
                <w:szCs w:val="18"/>
              </w:rPr>
              <w:t>“接入物联网关结果”帧。</w:t>
            </w:r>
          </w:p>
        </w:tc>
      </w:tr>
    </w:tbl>
    <w:p w14:paraId="02562572">
      <w:pPr>
        <w:pStyle w:val="50"/>
      </w:pPr>
    </w:p>
    <w:p w14:paraId="4985F464">
      <w:pPr>
        <w:pStyle w:val="67"/>
        <w:rPr>
          <w:sz w:val="24"/>
          <w:szCs w:val="24"/>
        </w:rPr>
      </w:pPr>
      <w:bookmarkStart w:id="5011" w:name="_Toc45285853"/>
      <w:r>
        <w:rPr>
          <w:rFonts w:hint="eastAsia"/>
        </w:rPr>
        <w:t>物联终端重新接入</w:t>
      </w:r>
      <w:bookmarkEnd w:id="5011"/>
    </w:p>
    <w:p w14:paraId="415AE16C">
      <w:pPr>
        <w:pStyle w:val="50"/>
      </w:pPr>
      <w:r>
        <w:rPr>
          <w:rFonts w:hint="eastAsia"/>
        </w:rPr>
        <w:t>物联终端重新接入网络时，物联网关节点中物联终端节点状态为在线，则可以由物联网关节点可以直接回复物联终端节点“接入物联网关结果”消息。</w:t>
      </w:r>
    </w:p>
    <w:p w14:paraId="1EF54CDD">
      <w:pPr>
        <w:pStyle w:val="129"/>
        <w:rPr>
          <w:rFonts w:hAnsiTheme="minorEastAsia" w:eastAsiaTheme="minorEastAsia"/>
          <w:szCs w:val="22"/>
        </w:rPr>
      </w:pPr>
      <w:r>
        <w:object>
          <v:shape id="_x0000_i1114" o:spt="75" type="#_x0000_t75" style="height:141pt;width:299.25pt;" o:ole="t" filled="f" o:preferrelative="t" stroked="f" coordsize="21600,21600">
            <v:path/>
            <v:fill on="f" focussize="0,0"/>
            <v:stroke on="f" joinstyle="miter"/>
            <v:imagedata r:id="rId181" o:title=""/>
            <o:lock v:ext="edit" aspectratio="t"/>
            <w10:wrap type="none"/>
            <w10:anchorlock/>
          </v:shape>
          <o:OLEObject Type="Embed" ProgID="Visio.Drawing.15" ShapeID="_x0000_i1114" DrawAspect="Content" ObjectID="_1468075789" r:id="rId180">
            <o:LockedField>false</o:LockedField>
          </o:OLEObject>
        </w:object>
      </w:r>
    </w:p>
    <w:p w14:paraId="3EF37094">
      <w:pPr>
        <w:pStyle w:val="10"/>
        <w:rPr>
          <w:rFonts w:hAnsiTheme="minorEastAsia" w:eastAsiaTheme="minorEastAsia"/>
          <w:szCs w:val="22"/>
        </w:rPr>
      </w:pPr>
      <w:bookmarkStart w:id="5012" w:name="_Ref4943515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97</w:t>
      </w:r>
      <w:r>
        <w:fldChar w:fldCharType="end"/>
      </w:r>
      <w:bookmarkEnd w:id="5012"/>
      <w:r>
        <w:t xml:space="preserve"> </w:t>
      </w:r>
      <w:r>
        <w:rPr>
          <w:rFonts w:hint="eastAsia"/>
        </w:rPr>
        <w:t>物联终端重新接入示意图</w:t>
      </w:r>
    </w:p>
    <w:p w14:paraId="249A7C59">
      <w:pPr>
        <w:pStyle w:val="50"/>
      </w:pPr>
      <w:r>
        <w:t>物联终端重新节加入示例如</w:t>
      </w:r>
      <w:r>
        <w:fldChar w:fldCharType="begin"/>
      </w:r>
      <w:r>
        <w:instrText xml:space="preserve"> REF _Ref49435156 \h  \* MERGEFORMAT </w:instrText>
      </w:r>
      <w:r>
        <w:fldChar w:fldCharType="separate"/>
      </w:r>
      <w:r>
        <w:rPr>
          <w:rFonts w:hint="eastAsia"/>
        </w:rPr>
        <w:t xml:space="preserve">图 </w:t>
      </w:r>
      <w:r>
        <w:t>97</w:t>
      </w:r>
      <w:r>
        <w:fldChar w:fldCharType="end"/>
      </w:r>
      <w:r>
        <w:t>所示</w:t>
      </w:r>
      <w:r>
        <w:rPr>
          <w:rFonts w:hint="eastAsia"/>
        </w:rPr>
        <w:t>。</w:t>
      </w:r>
      <w:r>
        <w:t>集中器下发新的档案后</w:t>
      </w:r>
      <w:r>
        <w:rPr>
          <w:rFonts w:hint="eastAsia"/>
        </w:rPr>
        <w:t>，C</w:t>
      </w:r>
      <w:r>
        <w:t>CO将不在档案中的物联终端置为不在线</w:t>
      </w:r>
      <w:r>
        <w:rPr>
          <w:rFonts w:hint="eastAsia"/>
        </w:rPr>
        <w:t>，</w:t>
      </w:r>
      <w:r>
        <w:t>并且通知物联网关节点</w:t>
      </w:r>
      <w:r>
        <w:rPr>
          <w:rFonts w:hint="eastAsia"/>
        </w:rPr>
        <w:t>，</w:t>
      </w:r>
      <w:r>
        <w:t>将对应的物联终端节点从网络中删除</w:t>
      </w:r>
      <w:r>
        <w:rPr>
          <w:rFonts w:hint="eastAsia"/>
        </w:rPr>
        <w:t>。</w:t>
      </w:r>
    </w:p>
    <w:p w14:paraId="3FF07ED9">
      <w:pPr>
        <w:pStyle w:val="50"/>
      </w:pPr>
      <w:r>
        <w:rPr>
          <w:rFonts w:hint="eastAsia"/>
        </w:rPr>
        <w:t>C</w:t>
      </w:r>
      <w:r>
        <w:t>CO若接收到不在线物联终端节点的数据</w:t>
      </w:r>
      <w:r>
        <w:rPr>
          <w:rFonts w:hint="eastAsia"/>
        </w:rPr>
        <w:t>，</w:t>
      </w:r>
      <w:r>
        <w:t>主动通知物联网关节点</w:t>
      </w:r>
      <w:r>
        <w:rPr>
          <w:rFonts w:hint="eastAsia"/>
        </w:rPr>
        <w:t>，</w:t>
      </w:r>
      <w:r>
        <w:t>将物联终端节点从网络中删除</w:t>
      </w:r>
      <w:r>
        <w:rPr>
          <w:rFonts w:hint="eastAsia"/>
        </w:rPr>
        <w:t>。</w:t>
      </w:r>
    </w:p>
    <w:p w14:paraId="254A9CCC">
      <w:pPr>
        <w:pStyle w:val="67"/>
        <w:rPr>
          <w:sz w:val="24"/>
          <w:szCs w:val="24"/>
        </w:rPr>
      </w:pPr>
      <w:bookmarkStart w:id="5013" w:name="_Toc45285854"/>
      <w:r>
        <w:rPr>
          <w:rFonts w:hint="eastAsia"/>
        </w:rPr>
        <w:t>物联网关与</w:t>
      </w:r>
      <w:r>
        <w:t>CCO</w:t>
      </w:r>
      <w:r>
        <w:rPr>
          <w:rFonts w:hint="eastAsia"/>
        </w:rPr>
        <w:t>的交互</w:t>
      </w:r>
      <w:bookmarkEnd w:id="5013"/>
    </w:p>
    <w:p w14:paraId="79E17454">
      <w:pPr>
        <w:pStyle w:val="50"/>
      </w:pPr>
      <w:r>
        <w:rPr>
          <w:rFonts w:hint="eastAsia"/>
        </w:rPr>
        <w:t>物联网关（</w:t>
      </w:r>
      <w:r>
        <w:t>STA</w:t>
      </w:r>
      <w:r>
        <w:rPr>
          <w:rFonts w:hint="eastAsia"/>
        </w:rPr>
        <w:t>）接收到物联终端发送的“物联终端接入请求”消息后，需要根据物联终端的“物联终端接收请求”消息创建</w:t>
      </w:r>
      <w:r>
        <w:t>BPLC</w:t>
      </w:r>
      <w:r>
        <w:rPr>
          <w:rFonts w:hint="eastAsia"/>
        </w:rPr>
        <w:t>上的“物联终端接入请求”，并发送到</w:t>
      </w:r>
      <w:r>
        <w:t>CCO</w:t>
      </w:r>
      <w:r>
        <w:rPr>
          <w:rFonts w:hint="eastAsia"/>
        </w:rPr>
        <w:t>端，由</w:t>
      </w:r>
      <w:r>
        <w:t>CCO</w:t>
      </w:r>
      <w:r>
        <w:rPr>
          <w:rFonts w:hint="eastAsia"/>
        </w:rPr>
        <w:t>进行物联终端设备的认证。</w:t>
      </w:r>
      <w:r>
        <w:t>CCO</w:t>
      </w:r>
      <w:r>
        <w:rPr>
          <w:rFonts w:hint="eastAsia"/>
        </w:rPr>
        <w:t>将认证结果通过“物联终端接入结果”消息，发送到物联网关（</w:t>
      </w:r>
      <w:r>
        <w:t>STA</w:t>
      </w:r>
      <w:r>
        <w:rPr>
          <w:rFonts w:hint="eastAsia"/>
        </w:rPr>
        <w:t>），然后在由物联网关转发给物联终端。物联网关与</w:t>
      </w:r>
      <w:r>
        <w:t>CCO</w:t>
      </w:r>
      <w:r>
        <w:rPr>
          <w:rFonts w:hint="eastAsia"/>
        </w:rPr>
        <w:t>的消息交互如</w:t>
      </w:r>
      <w:r>
        <w:fldChar w:fldCharType="begin"/>
      </w:r>
      <w:r>
        <w:instrText xml:space="preserve"> </w:instrText>
      </w:r>
      <w:r>
        <w:rPr>
          <w:rFonts w:hint="eastAsia"/>
        </w:rPr>
        <w:instrText xml:space="preserve">REF _Ref49435181 \h</w:instrText>
      </w:r>
      <w:r>
        <w:instrText xml:space="preserve">  \* MERGEFORMAT </w:instrText>
      </w:r>
      <w:r>
        <w:fldChar w:fldCharType="separate"/>
      </w:r>
      <w:r>
        <w:rPr>
          <w:rFonts w:hint="eastAsia"/>
        </w:rPr>
        <w:t xml:space="preserve">图 </w:t>
      </w:r>
      <w:r>
        <w:t>98</w:t>
      </w:r>
      <w:r>
        <w:fldChar w:fldCharType="end"/>
      </w:r>
      <w:r>
        <w:rPr>
          <w:rFonts w:hint="eastAsia"/>
        </w:rPr>
        <w:t>所示，物联网关（STA）与CCO之间的通信遵循《中国南方电网有限责任公司低压电力线宽带载波通信规约》。</w:t>
      </w:r>
    </w:p>
    <w:p w14:paraId="2386BDBF">
      <w:pPr>
        <w:pStyle w:val="129"/>
        <w:rPr>
          <w:rFonts w:hAnsiTheme="minorEastAsia" w:eastAsiaTheme="minorEastAsia"/>
          <w:szCs w:val="22"/>
        </w:rPr>
      </w:pPr>
      <w:r>
        <w:object>
          <v:shape id="_x0000_i1115" o:spt="75" type="#_x0000_t75" style="height:99.75pt;width:234pt;" o:ole="t" filled="f" o:preferrelative="t" stroked="f" coordsize="21600,21600">
            <v:path/>
            <v:fill on="f" focussize="0,0"/>
            <v:stroke on="f" joinstyle="miter"/>
            <v:imagedata r:id="rId183" o:title=""/>
            <o:lock v:ext="edit" aspectratio="t"/>
            <w10:wrap type="none"/>
            <w10:anchorlock/>
          </v:shape>
          <o:OLEObject Type="Embed" ProgID="Visio.Drawing.15" ShapeID="_x0000_i1115" DrawAspect="Content" ObjectID="_1468075790" r:id="rId182">
            <o:LockedField>false</o:LockedField>
          </o:OLEObject>
        </w:object>
      </w:r>
    </w:p>
    <w:p w14:paraId="7C21C7FD">
      <w:pPr>
        <w:pStyle w:val="10"/>
        <w:rPr>
          <w:rFonts w:hAnsiTheme="minorEastAsia" w:eastAsiaTheme="minorEastAsia"/>
          <w:szCs w:val="22"/>
        </w:rPr>
      </w:pPr>
      <w:bookmarkStart w:id="5014" w:name="_Ref4943518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98</w:t>
      </w:r>
      <w:r>
        <w:fldChar w:fldCharType="end"/>
      </w:r>
      <w:bookmarkEnd w:id="5014"/>
      <w:r>
        <w:t xml:space="preserve"> </w:t>
      </w:r>
      <w:r>
        <w:rPr>
          <w:rFonts w:hint="eastAsia"/>
        </w:rPr>
        <w:t>物联网关与CCO交互示意图</w:t>
      </w:r>
    </w:p>
    <w:p w14:paraId="533FAACF">
      <w:pPr>
        <w:pStyle w:val="48"/>
      </w:pPr>
      <w:bookmarkStart w:id="5015" w:name="_Toc49160358"/>
      <w:r>
        <w:t>连接状态</w:t>
      </w:r>
      <w:bookmarkEnd w:id="5015"/>
    </w:p>
    <w:p w14:paraId="30ED4E86">
      <w:pPr>
        <w:pStyle w:val="57"/>
        <w:ind w:left="420" w:hanging="420"/>
        <w:rPr>
          <w:sz w:val="28"/>
          <w:szCs w:val="24"/>
        </w:rPr>
      </w:pPr>
      <w:bookmarkStart w:id="5016" w:name="_Toc45285855"/>
      <w:r>
        <w:rPr>
          <w:rFonts w:hint="eastAsia"/>
        </w:rPr>
        <w:t>非连续接收</w:t>
      </w:r>
      <w:bookmarkEnd w:id="5016"/>
    </w:p>
    <w:p w14:paraId="09E6B500">
      <w:pPr>
        <w:pStyle w:val="50"/>
      </w:pPr>
      <w:r>
        <w:rPr>
          <w:rFonts w:hint="eastAsia"/>
        </w:rPr>
        <w:t>对于有实时性要求的物联终端设备，在接入网络成功后，进入非连续接收模式，即物联终端设备周期性打开接收，进入唤醒状态，等待与物联网关设备进行数据传输，而在其他时间，关闭接收机，进入睡眠状态。非连续接收周期如</w:t>
      </w:r>
      <w:r>
        <w:fldChar w:fldCharType="begin"/>
      </w:r>
      <w:r>
        <w:instrText xml:space="preserve"> </w:instrText>
      </w:r>
      <w:r>
        <w:rPr>
          <w:rFonts w:hint="eastAsia"/>
        </w:rPr>
        <w:instrText xml:space="preserve">REF _Ref49435212 \h</w:instrText>
      </w:r>
      <w:r>
        <w:instrText xml:space="preserve">  \* MERGEFORMAT </w:instrText>
      </w:r>
      <w:r>
        <w:fldChar w:fldCharType="separate"/>
      </w:r>
      <w:r>
        <w:rPr>
          <w:rFonts w:hint="eastAsia"/>
        </w:rPr>
        <w:t xml:space="preserve">图 </w:t>
      </w:r>
      <w:r>
        <w:t>99</w:t>
      </w:r>
      <w:r>
        <w:fldChar w:fldCharType="end"/>
      </w:r>
      <w:r>
        <w:rPr>
          <w:rFonts w:hint="eastAsia"/>
        </w:rPr>
        <w:t>所示。</w:t>
      </w:r>
    </w:p>
    <w:p w14:paraId="6DDEB935">
      <w:pPr>
        <w:pStyle w:val="129"/>
        <w:rPr>
          <w:rFonts w:hAnsiTheme="minorEastAsia" w:eastAsiaTheme="minorEastAsia"/>
          <w:szCs w:val="22"/>
        </w:rPr>
      </w:pPr>
      <w:r>
        <w:object>
          <v:shape id="_x0000_i1116" o:spt="75" type="#_x0000_t75" style="height:111pt;width:470.25pt;" o:ole="t" filled="f" o:preferrelative="t" stroked="f" coordsize="21600,21600">
            <v:path/>
            <v:fill on="f" focussize="0,0"/>
            <v:stroke on="f" joinstyle="miter"/>
            <v:imagedata r:id="rId185" o:title=""/>
            <o:lock v:ext="edit" aspectratio="t"/>
            <w10:wrap type="none"/>
            <w10:anchorlock/>
          </v:shape>
          <o:OLEObject Type="Embed" ProgID="Visio.Drawing.15" ShapeID="_x0000_i1116" DrawAspect="Content" ObjectID="_1468075791" r:id="rId184">
            <o:LockedField>false</o:LockedField>
          </o:OLEObject>
        </w:object>
      </w:r>
    </w:p>
    <w:p w14:paraId="60456E9E">
      <w:pPr>
        <w:pStyle w:val="10"/>
        <w:rPr>
          <w:rFonts w:hAnsiTheme="minorEastAsia" w:eastAsiaTheme="minorEastAsia"/>
          <w:szCs w:val="22"/>
        </w:rPr>
      </w:pPr>
      <w:bookmarkStart w:id="5017" w:name="_Ref4943521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99</w:t>
      </w:r>
      <w:r>
        <w:fldChar w:fldCharType="end"/>
      </w:r>
      <w:bookmarkEnd w:id="5017"/>
      <w:r>
        <w:t xml:space="preserve"> </w:t>
      </w:r>
      <w:r>
        <w:rPr>
          <w:rFonts w:hint="eastAsia"/>
        </w:rPr>
        <w:t>非连续接收周期示意图</w:t>
      </w:r>
    </w:p>
    <w:p w14:paraId="6532ED14">
      <w:pPr>
        <w:pStyle w:val="50"/>
      </w:pPr>
      <w:r>
        <w:rPr>
          <w:rFonts w:hint="eastAsia"/>
        </w:rPr>
        <w:t>物联终端设备接入物联网关时，通过“物联网关接入请求”消息，告知物联网关设备功耗类型为“非连续接收”，由物联网关设备通过“接入结果”向物联终端设备下发非连续接收周期参数。物联网关和物联终端在指定的时间和信道上进行通信。</w:t>
      </w:r>
    </w:p>
    <w:p w14:paraId="006B84D6">
      <w:pPr>
        <w:pStyle w:val="67"/>
      </w:pPr>
      <w:r>
        <w:t>物联网关有数据传输</w:t>
      </w:r>
      <w:r>
        <w:rPr>
          <w:rFonts w:hint="eastAsia"/>
        </w:rPr>
        <w:t>，</w:t>
      </w:r>
      <w:r>
        <w:t>物联终端无数据传输</w:t>
      </w:r>
    </w:p>
    <w:p w14:paraId="73BD7048">
      <w:pPr>
        <w:pStyle w:val="50"/>
      </w:pPr>
      <w:bookmarkStart w:id="5018" w:name="OLE_LINK3"/>
      <w:r>
        <w:t>物联网关有数据需要传输给物联终端</w:t>
      </w:r>
      <w:r>
        <w:rPr>
          <w:rFonts w:hint="eastAsia"/>
        </w:rPr>
        <w:t>，</w:t>
      </w:r>
      <w:r>
        <w:t>物联终端无数据传输给物联网关</w:t>
      </w:r>
      <w:r>
        <w:rPr>
          <w:rFonts w:hint="eastAsia"/>
        </w:rPr>
        <w:t>。</w:t>
      </w:r>
      <w:r>
        <w:t>在物联网关和物联终端协商的通信时间段</w:t>
      </w:r>
      <w:r>
        <w:rPr>
          <w:rFonts w:hint="eastAsia"/>
        </w:rPr>
        <w:t>，</w:t>
      </w:r>
      <w:r>
        <w:t>启动物联网关与物联终端的数据传输</w:t>
      </w:r>
      <w:r>
        <w:rPr>
          <w:rFonts w:hint="eastAsia"/>
        </w:rPr>
        <w:t>。交互如</w:t>
      </w:r>
      <w:r>
        <w:fldChar w:fldCharType="begin"/>
      </w:r>
      <w:r>
        <w:instrText xml:space="preserve"> </w:instrText>
      </w:r>
      <w:r>
        <w:rPr>
          <w:rFonts w:hint="eastAsia"/>
        </w:rPr>
        <w:instrText xml:space="preserve">REF _Ref51681036 \h</w:instrText>
      </w:r>
      <w:r>
        <w:instrText xml:space="preserve">  \* MERGEFORMAT </w:instrText>
      </w:r>
      <w:r>
        <w:fldChar w:fldCharType="separate"/>
      </w:r>
      <w:r>
        <w:rPr>
          <w:rFonts w:hint="eastAsia"/>
        </w:rPr>
        <w:t xml:space="preserve">图 </w:t>
      </w:r>
      <w:r>
        <w:t>100</w:t>
      </w:r>
      <w:r>
        <w:fldChar w:fldCharType="end"/>
      </w:r>
      <w:r>
        <w:rPr>
          <w:rFonts w:hint="eastAsia"/>
        </w:rPr>
        <w:t>所示，</w:t>
      </w:r>
      <w:r>
        <w:t>分为以下</w:t>
      </w:r>
      <w:r>
        <w:rPr>
          <w:rFonts w:hint="eastAsia"/>
        </w:rPr>
        <w:t>3个步骤：</w:t>
      </w:r>
    </w:p>
    <w:p w14:paraId="7B58158E">
      <w:pPr>
        <w:pStyle w:val="50"/>
        <w:numPr>
          <w:ilvl w:val="0"/>
          <w:numId w:val="38"/>
        </w:numPr>
        <w:ind w:firstLineChars="0"/>
      </w:pPr>
      <w:r>
        <w:t>物联网关在通信窗口内</w:t>
      </w:r>
      <w:r>
        <w:rPr>
          <w:rFonts w:hint="eastAsia"/>
        </w:rPr>
        <w:t>，</w:t>
      </w:r>
      <w:r>
        <w:t>向物联终端发送</w:t>
      </w:r>
      <w:r>
        <w:rPr>
          <w:rFonts w:hint="eastAsia"/>
        </w:rPr>
        <w:t>“数传指示”，其中“数传指示标志”为1，表示物联网关有数据传输。物联终端接收到物联网关的“数传指示”后，向物联网关发送“数传指示”，其中“数传指示标志”为0，表示物联终端无数据向物联网关传输。</w:t>
      </w:r>
    </w:p>
    <w:p w14:paraId="257EAE2F">
      <w:pPr>
        <w:pStyle w:val="50"/>
        <w:numPr>
          <w:ilvl w:val="0"/>
          <w:numId w:val="38"/>
        </w:numPr>
        <w:ind w:firstLineChars="0"/>
      </w:pPr>
      <w:r>
        <w:t>物联网关接收到物联终端的</w:t>
      </w:r>
      <w:r>
        <w:rPr>
          <w:rFonts w:hint="eastAsia"/>
        </w:rPr>
        <w:t>“数传指示”后，启动与物联终端的数据传输。</w:t>
      </w:r>
    </w:p>
    <w:p w14:paraId="055DE0ED">
      <w:pPr>
        <w:pStyle w:val="50"/>
        <w:numPr>
          <w:ilvl w:val="0"/>
          <w:numId w:val="38"/>
        </w:numPr>
        <w:ind w:firstLineChars="0"/>
      </w:pPr>
      <w:r>
        <w:t>物联网关的数据发送完成后</w:t>
      </w:r>
      <w:r>
        <w:rPr>
          <w:rFonts w:hint="eastAsia"/>
        </w:rPr>
        <w:t>，</w:t>
      </w:r>
      <w:r>
        <w:t>向物联终端发送</w:t>
      </w:r>
      <w:r>
        <w:rPr>
          <w:rFonts w:hint="eastAsia"/>
        </w:rPr>
        <w:t>“数传指示”，其中“数传指示标志”为0，标志物联网关数据传输结束。物联终端接收到“数传指示”后，可向物联网关回复“数传指示”，其中“数传指示标志”为0（物联终端回复“数传指示”可选）。物联终端接收到上述“数传指示”消息后，进入低功耗状态。</w:t>
      </w:r>
      <w:bookmarkEnd w:id="5018"/>
    </w:p>
    <w:p w14:paraId="04E0489D">
      <w:pPr>
        <w:pStyle w:val="129"/>
      </w:pPr>
      <w:r>
        <w:object>
          <v:shape id="_x0000_i1117" o:spt="75" type="#_x0000_t75" style="height:234pt;width:243.75pt;" o:ole="t" filled="f" o:preferrelative="t" stroked="f" coordsize="21600,21600">
            <v:path/>
            <v:fill on="f" focussize="0,0"/>
            <v:stroke on="f" joinstyle="miter"/>
            <v:imagedata r:id="rId187" o:title=""/>
            <o:lock v:ext="edit" aspectratio="t"/>
            <w10:wrap type="none"/>
            <w10:anchorlock/>
          </v:shape>
          <o:OLEObject Type="Embed" ProgID="Visio.Drawing.15" ShapeID="_x0000_i1117" DrawAspect="Content" ObjectID="_1468075792" r:id="rId186">
            <o:LockedField>false</o:LockedField>
          </o:OLEObject>
        </w:object>
      </w:r>
    </w:p>
    <w:p w14:paraId="43707631">
      <w:pPr>
        <w:pStyle w:val="10"/>
        <w:rPr>
          <w:rFonts w:hAnsiTheme="minorEastAsia" w:eastAsiaTheme="minorEastAsia"/>
          <w:szCs w:val="22"/>
        </w:rPr>
      </w:pPr>
      <w:bookmarkStart w:id="5019" w:name="_Ref5168103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100</w:t>
      </w:r>
      <w:r>
        <w:fldChar w:fldCharType="end"/>
      </w:r>
      <w:bookmarkEnd w:id="5019"/>
      <w:r>
        <w:t xml:space="preserve"> 物联网关数据传输示意图</w:t>
      </w:r>
    </w:p>
    <w:p w14:paraId="5B4C874B">
      <w:pPr>
        <w:pStyle w:val="67"/>
      </w:pPr>
      <w:r>
        <w:t>物联网关无数据传输</w:t>
      </w:r>
      <w:r>
        <w:rPr>
          <w:rFonts w:hint="eastAsia"/>
        </w:rPr>
        <w:t>，</w:t>
      </w:r>
      <w:r>
        <w:t>物联终端有数据传输</w:t>
      </w:r>
    </w:p>
    <w:p w14:paraId="12B659E7">
      <w:pPr>
        <w:pStyle w:val="50"/>
      </w:pPr>
      <w:r>
        <w:t>物联网关无数据需要传输给物联终端</w:t>
      </w:r>
      <w:r>
        <w:rPr>
          <w:rFonts w:hint="eastAsia"/>
        </w:rPr>
        <w:t>，</w:t>
      </w:r>
      <w:r>
        <w:t>物联终端有数据传输给物联网关</w:t>
      </w:r>
      <w:r>
        <w:rPr>
          <w:rFonts w:hint="eastAsia"/>
        </w:rPr>
        <w:t>。</w:t>
      </w:r>
      <w:r>
        <w:t>在物联网关和物联终端协商的通信时间段</w:t>
      </w:r>
      <w:r>
        <w:rPr>
          <w:rFonts w:hint="eastAsia"/>
        </w:rPr>
        <w:t>，</w:t>
      </w:r>
      <w:r>
        <w:t>启动物联网关与物联终端的数据传输协商</w:t>
      </w:r>
      <w:r>
        <w:rPr>
          <w:rFonts w:hint="eastAsia"/>
        </w:rPr>
        <w:t>。交互如</w:t>
      </w:r>
      <w:r>
        <w:fldChar w:fldCharType="begin"/>
      </w:r>
      <w:r>
        <w:instrText xml:space="preserve"> </w:instrText>
      </w:r>
      <w:r>
        <w:rPr>
          <w:rFonts w:hint="eastAsia"/>
        </w:rPr>
        <w:instrText xml:space="preserve">REF _Ref51681018 \h</w:instrText>
      </w:r>
      <w:r>
        <w:instrText xml:space="preserve">  \* MERGEFORMAT </w:instrText>
      </w:r>
      <w:r>
        <w:fldChar w:fldCharType="separate"/>
      </w:r>
      <w:r>
        <w:rPr>
          <w:rFonts w:hint="eastAsia"/>
        </w:rPr>
        <w:t xml:space="preserve">图 </w:t>
      </w:r>
      <w:r>
        <w:t>101</w:t>
      </w:r>
      <w:r>
        <w:fldChar w:fldCharType="end"/>
      </w:r>
      <w:r>
        <w:rPr>
          <w:rFonts w:hint="eastAsia"/>
        </w:rPr>
        <w:t>所示，</w:t>
      </w:r>
      <w:r>
        <w:t>分为以下</w:t>
      </w:r>
      <w:r>
        <w:rPr>
          <w:rFonts w:hint="eastAsia"/>
        </w:rPr>
        <w:t>3个步骤：</w:t>
      </w:r>
    </w:p>
    <w:p w14:paraId="4AA57A8C">
      <w:pPr>
        <w:pStyle w:val="129"/>
      </w:pPr>
      <w:r>
        <w:object>
          <v:shape id="_x0000_i1118" o:spt="75" type="#_x0000_t75" style="height:234pt;width:243.75pt;" o:ole="t" filled="f" o:preferrelative="t" stroked="f" coordsize="21600,21600">
            <v:path/>
            <v:fill on="f" focussize="0,0"/>
            <v:stroke on="f" joinstyle="miter"/>
            <v:imagedata r:id="rId189" o:title=""/>
            <o:lock v:ext="edit" aspectratio="t"/>
            <w10:wrap type="none"/>
            <w10:anchorlock/>
          </v:shape>
          <o:OLEObject Type="Embed" ProgID="Visio.Drawing.15" ShapeID="_x0000_i1118" DrawAspect="Content" ObjectID="_1468075793" r:id="rId188">
            <o:LockedField>false</o:LockedField>
          </o:OLEObject>
        </w:object>
      </w:r>
    </w:p>
    <w:p w14:paraId="18AFC433">
      <w:pPr>
        <w:pStyle w:val="10"/>
      </w:pPr>
      <w:bookmarkStart w:id="5020" w:name="_Ref5168101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101</w:t>
      </w:r>
      <w:r>
        <w:fldChar w:fldCharType="end"/>
      </w:r>
      <w:bookmarkEnd w:id="5020"/>
      <w:r>
        <w:t xml:space="preserve"> </w:t>
      </w:r>
      <w:r>
        <w:rPr>
          <w:rFonts w:hint="eastAsia"/>
        </w:rPr>
        <w:t>物联终端数据传输示意图</w:t>
      </w:r>
    </w:p>
    <w:p w14:paraId="59C61182">
      <w:pPr>
        <w:pStyle w:val="50"/>
        <w:numPr>
          <w:ilvl w:val="0"/>
          <w:numId w:val="39"/>
        </w:numPr>
        <w:ind w:firstLineChars="0"/>
      </w:pPr>
      <w:r>
        <w:t>物联网关在通信窗口内</w:t>
      </w:r>
      <w:r>
        <w:rPr>
          <w:rFonts w:hint="eastAsia"/>
        </w:rPr>
        <w:t>，</w:t>
      </w:r>
      <w:r>
        <w:t>向物联终端发送</w:t>
      </w:r>
      <w:r>
        <w:rPr>
          <w:rFonts w:hint="eastAsia"/>
        </w:rPr>
        <w:t>“数传指示”，其中“数传指示标志”为0，表示物联网关无数据传输。物联终端接收到物联网关的“数传指示”后，向物联网关发送“数传指示”，其中“数传指示标志”为1，表示物联终端有数据向物联网关传输。</w:t>
      </w:r>
    </w:p>
    <w:p w14:paraId="781D0945">
      <w:pPr>
        <w:pStyle w:val="50"/>
        <w:numPr>
          <w:ilvl w:val="0"/>
          <w:numId w:val="39"/>
        </w:numPr>
        <w:ind w:firstLineChars="0"/>
      </w:pPr>
      <w:r>
        <w:t>物联</w:t>
      </w:r>
      <w:r>
        <w:rPr>
          <w:rFonts w:hint="eastAsia"/>
        </w:rPr>
        <w:t>终端</w:t>
      </w:r>
      <w:r>
        <w:t>发送</w:t>
      </w:r>
      <w:r>
        <w:rPr>
          <w:rFonts w:hint="eastAsia"/>
        </w:rPr>
        <w:t>“数传指示”后，启动与物联网关的数据传输。</w:t>
      </w:r>
    </w:p>
    <w:p w14:paraId="60745101">
      <w:pPr>
        <w:pStyle w:val="50"/>
        <w:numPr>
          <w:ilvl w:val="0"/>
          <w:numId w:val="39"/>
        </w:numPr>
        <w:ind w:firstLineChars="0"/>
      </w:pPr>
      <w:r>
        <w:t>物联</w:t>
      </w:r>
      <w:r>
        <w:rPr>
          <w:rFonts w:hint="eastAsia"/>
        </w:rPr>
        <w:t>终端</w:t>
      </w:r>
      <w:r>
        <w:t>的数据发送完成后</w:t>
      </w:r>
      <w:r>
        <w:rPr>
          <w:rFonts w:hint="eastAsia"/>
        </w:rPr>
        <w:t>，</w:t>
      </w:r>
      <w:r>
        <w:t>向物联网关发送</w:t>
      </w:r>
      <w:r>
        <w:rPr>
          <w:rFonts w:hint="eastAsia"/>
        </w:rPr>
        <w:t>“数传指示”，其中“数传指示标志”为0，表示物联终端数据传输结束。物联网关接收到“数传指示”后，向物联终端回复“数传指示”，其中“数传指示标志”为0。物联终端接收到上述“数传指示”消息后，进入低功耗状态。</w:t>
      </w:r>
    </w:p>
    <w:p w14:paraId="224AF095">
      <w:pPr>
        <w:pStyle w:val="67"/>
      </w:pPr>
      <w:r>
        <w:t>物联网关和物联终端都有数据传输</w:t>
      </w:r>
    </w:p>
    <w:p w14:paraId="6CC768BE">
      <w:pPr>
        <w:pStyle w:val="50"/>
      </w:pPr>
      <w:r>
        <w:t>物联网关与物联终端均有数据传输时</w:t>
      </w:r>
      <w:r>
        <w:rPr>
          <w:rFonts w:hint="eastAsia"/>
        </w:rPr>
        <w:t>，</w:t>
      </w:r>
      <w:r>
        <w:t>数据传输协商如</w:t>
      </w:r>
      <w:r>
        <w:fldChar w:fldCharType="begin"/>
      </w:r>
      <w:r>
        <w:instrText xml:space="preserve"> REF _Ref51680991 \h  \* MERGEFORMAT </w:instrText>
      </w:r>
      <w:r>
        <w:fldChar w:fldCharType="separate"/>
      </w:r>
      <w:r>
        <w:rPr>
          <w:rFonts w:hint="eastAsia"/>
        </w:rPr>
        <w:t xml:space="preserve">图 </w:t>
      </w:r>
      <w:r>
        <w:t>102</w:t>
      </w:r>
      <w:r>
        <w:fldChar w:fldCharType="end"/>
      </w:r>
      <w:r>
        <w:t>所示</w:t>
      </w:r>
      <w:r>
        <w:rPr>
          <w:rFonts w:hint="eastAsia"/>
        </w:rPr>
        <w:t>。</w:t>
      </w:r>
    </w:p>
    <w:p w14:paraId="2623DD02">
      <w:pPr>
        <w:pStyle w:val="129"/>
      </w:pPr>
      <w:r>
        <w:object>
          <v:shape id="_x0000_i1119" o:spt="75" type="#_x0000_t75" style="height:240pt;width:243.75pt;" o:ole="t" filled="f" o:preferrelative="t" stroked="f" coordsize="21600,21600">
            <v:path/>
            <v:fill on="f" focussize="0,0"/>
            <v:stroke on="f" joinstyle="miter"/>
            <v:imagedata r:id="rId191" o:title=""/>
            <o:lock v:ext="edit" aspectratio="t"/>
            <w10:wrap type="none"/>
            <w10:anchorlock/>
          </v:shape>
          <o:OLEObject Type="Embed" ProgID="Visio.Drawing.15" ShapeID="_x0000_i1119" DrawAspect="Content" ObjectID="_1468075794" r:id="rId190">
            <o:LockedField>false</o:LockedField>
          </o:OLEObject>
        </w:object>
      </w:r>
    </w:p>
    <w:p w14:paraId="6C91CC92">
      <w:pPr>
        <w:pStyle w:val="10"/>
      </w:pPr>
      <w:bookmarkStart w:id="5021" w:name="_Ref5168099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102</w:t>
      </w:r>
      <w:r>
        <w:fldChar w:fldCharType="end"/>
      </w:r>
      <w:bookmarkEnd w:id="5021"/>
      <w:r>
        <w:t xml:space="preserve"> </w:t>
      </w:r>
      <w:r>
        <w:rPr>
          <w:rFonts w:hint="eastAsia"/>
        </w:rPr>
        <w:t>物联网关和终端分别进行数据传输示意图</w:t>
      </w:r>
    </w:p>
    <w:p w14:paraId="26B64086">
      <w:pPr>
        <w:pStyle w:val="50"/>
        <w:numPr>
          <w:ilvl w:val="0"/>
          <w:numId w:val="40"/>
        </w:numPr>
        <w:ind w:firstLineChars="0"/>
      </w:pPr>
      <w:r>
        <w:t>物联网关在通信窗口内</w:t>
      </w:r>
      <w:r>
        <w:rPr>
          <w:rFonts w:hint="eastAsia"/>
        </w:rPr>
        <w:t>，</w:t>
      </w:r>
      <w:r>
        <w:t>向物联终端发送</w:t>
      </w:r>
      <w:r>
        <w:rPr>
          <w:rFonts w:hint="eastAsia"/>
        </w:rPr>
        <w:t>“数传指示”，其中“数传指示标志”为</w:t>
      </w:r>
      <w:r>
        <w:t>1</w:t>
      </w:r>
      <w:r>
        <w:rPr>
          <w:rFonts w:hint="eastAsia"/>
        </w:rPr>
        <w:t>，表示物联网关有数据传输。物联终端接收到物联网关的“数传指示”后，向物联网关发送“数传指示”，其中“数传指示标志”为1，表示物联终端有数据向物联网关传输。</w:t>
      </w:r>
    </w:p>
    <w:p w14:paraId="54184412">
      <w:pPr>
        <w:pStyle w:val="50"/>
        <w:numPr>
          <w:ilvl w:val="0"/>
          <w:numId w:val="40"/>
        </w:numPr>
        <w:ind w:firstLineChars="0"/>
      </w:pPr>
      <w:r>
        <w:t>优先启动物联网关向物联终端的数据传输</w:t>
      </w:r>
      <w:r>
        <w:rPr>
          <w:rFonts w:hint="eastAsia"/>
        </w:rPr>
        <w:t>。</w:t>
      </w:r>
    </w:p>
    <w:p w14:paraId="4A56F0DA">
      <w:pPr>
        <w:pStyle w:val="50"/>
        <w:numPr>
          <w:ilvl w:val="0"/>
          <w:numId w:val="40"/>
        </w:numPr>
        <w:ind w:firstLineChars="0"/>
      </w:pPr>
      <w:r>
        <w:t>物联网关数据完成后</w:t>
      </w:r>
      <w:r>
        <w:rPr>
          <w:rFonts w:hint="eastAsia"/>
        </w:rPr>
        <w:t>，</w:t>
      </w:r>
      <w:r>
        <w:t>向物联终端发送</w:t>
      </w:r>
      <w:r>
        <w:rPr>
          <w:rFonts w:hint="eastAsia"/>
        </w:rPr>
        <w:t>“数传指示”，其中“数传指示标志”为0，表示物联网关数据传输结束，物联终端接收到“数传指示”后，向物联网关回复“数传指示”，其中“数传指示标志”为1，表示物联终端有数据向物联终端传输。</w:t>
      </w:r>
    </w:p>
    <w:p w14:paraId="4329C8B7">
      <w:pPr>
        <w:pStyle w:val="50"/>
        <w:numPr>
          <w:ilvl w:val="0"/>
          <w:numId w:val="40"/>
        </w:numPr>
        <w:ind w:firstLineChars="0"/>
      </w:pPr>
      <w:r>
        <w:t>启动与</w:t>
      </w:r>
      <w:r>
        <w:rPr>
          <w:rFonts w:hint="eastAsia"/>
        </w:rPr>
        <w:t>“物联网关无数据传输、物联终端有数据传输”小节的数据通信流程。</w:t>
      </w:r>
    </w:p>
    <w:p w14:paraId="4DFF665D">
      <w:pPr>
        <w:pStyle w:val="67"/>
      </w:pPr>
      <w:r>
        <w:rPr>
          <w:rFonts w:hint="eastAsia"/>
        </w:rPr>
        <w:t>物联网关和物联终端均无数据传输</w:t>
      </w:r>
    </w:p>
    <w:p w14:paraId="0B9C3CBF">
      <w:pPr>
        <w:pStyle w:val="50"/>
      </w:pPr>
      <w:r>
        <w:tab/>
      </w:r>
      <w:r>
        <w:t>物联网关和物联终端均无数据传输</w:t>
      </w:r>
      <w:r>
        <w:rPr>
          <w:rFonts w:hint="eastAsia"/>
        </w:rPr>
        <w:t>，</w:t>
      </w:r>
      <w:r>
        <w:t>物联网关在通信窗口内</w:t>
      </w:r>
      <w:r>
        <w:rPr>
          <w:rFonts w:hint="eastAsia"/>
        </w:rPr>
        <w:t>，</w:t>
      </w:r>
      <w:r>
        <w:t>向物联终端发送</w:t>
      </w:r>
      <w:r>
        <w:rPr>
          <w:rFonts w:hint="eastAsia"/>
        </w:rPr>
        <w:t>“数传指示”，其中“数传指示标志”为0，表示物联网关无数据传输，物联终端接收到“数传指示”后，可向物联网关回复“数传指示”（可选），其中“数传指示标志”为0，表示物联终端无数据传输。经过上述交互后，物联终端进入低功耗状态。交互如</w:t>
      </w:r>
      <w:r>
        <w:fldChar w:fldCharType="begin"/>
      </w:r>
      <w:r>
        <w:instrText xml:space="preserve"> </w:instrText>
      </w:r>
      <w:r>
        <w:rPr>
          <w:rFonts w:hint="eastAsia"/>
        </w:rPr>
        <w:instrText xml:space="preserve">REF _Ref51680976 \h</w:instrText>
      </w:r>
      <w:r>
        <w:instrText xml:space="preserve">  \* MERGEFORMAT </w:instrText>
      </w:r>
      <w:r>
        <w:fldChar w:fldCharType="separate"/>
      </w:r>
      <w:r>
        <w:rPr>
          <w:rFonts w:hint="eastAsia"/>
        </w:rPr>
        <w:t xml:space="preserve">图 </w:t>
      </w:r>
      <w:r>
        <w:t>103</w:t>
      </w:r>
      <w:r>
        <w:fldChar w:fldCharType="end"/>
      </w:r>
      <w:r>
        <w:t>所</w:t>
      </w:r>
      <w:r>
        <w:rPr>
          <w:rFonts w:hint="eastAsia"/>
        </w:rPr>
        <w:t>示。</w:t>
      </w:r>
    </w:p>
    <w:p w14:paraId="7234B37D">
      <w:pPr>
        <w:pStyle w:val="129"/>
      </w:pPr>
      <w:r>
        <w:object>
          <v:shape id="_x0000_i1120" o:spt="75" type="#_x0000_t75" style="height:102.75pt;width:231.75pt;" o:ole="t" filled="f" o:preferrelative="t" stroked="f" coordsize="21600,21600">
            <v:path/>
            <v:fill on="f" focussize="0,0"/>
            <v:stroke on="f" joinstyle="miter"/>
            <v:imagedata r:id="rId193" o:title=""/>
            <o:lock v:ext="edit" aspectratio="t"/>
            <w10:wrap type="none"/>
            <w10:anchorlock/>
          </v:shape>
          <o:OLEObject Type="Embed" ProgID="Visio.Drawing.15" ShapeID="_x0000_i1120" DrawAspect="Content" ObjectID="_1468075795" r:id="rId192">
            <o:LockedField>false</o:LockedField>
          </o:OLEObject>
        </w:object>
      </w:r>
    </w:p>
    <w:p w14:paraId="04C97C8B">
      <w:pPr>
        <w:pStyle w:val="10"/>
      </w:pPr>
      <w:bookmarkStart w:id="5022" w:name="_Ref5168097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103</w:t>
      </w:r>
      <w:r>
        <w:fldChar w:fldCharType="end"/>
      </w:r>
      <w:bookmarkEnd w:id="5022"/>
      <w:r>
        <w:t xml:space="preserve"> </w:t>
      </w:r>
      <w:r>
        <w:rPr>
          <w:rFonts w:hint="eastAsia"/>
        </w:rPr>
        <w:t>物联网关和终端无数据传输示意图</w:t>
      </w:r>
    </w:p>
    <w:p w14:paraId="499E8735">
      <w:pPr>
        <w:pStyle w:val="50"/>
      </w:pPr>
      <w:r>
        <w:t>非连续接收周期建议为</w:t>
      </w:r>
      <w:r>
        <w:rPr>
          <w:rFonts w:hint="eastAsia"/>
        </w:rPr>
        <w:t>2秒到3</w:t>
      </w:r>
      <w:r>
        <w:t>00秒</w:t>
      </w:r>
      <w:r>
        <w:rPr>
          <w:rFonts w:hint="eastAsia"/>
        </w:rPr>
        <w:t>，</w:t>
      </w:r>
      <w:r>
        <w:t>每个周期的监听时长建议为</w:t>
      </w:r>
      <w:r>
        <w:rPr>
          <w:rFonts w:hint="eastAsia"/>
        </w:rPr>
        <w:t>5</w:t>
      </w:r>
      <w:r>
        <w:t>0毫秒到</w:t>
      </w:r>
      <w:r>
        <w:rPr>
          <w:rFonts w:hint="eastAsia"/>
        </w:rPr>
        <w:t>5</w:t>
      </w:r>
      <w:r>
        <w:t>00毫秒</w:t>
      </w:r>
      <w:r>
        <w:rPr>
          <w:rFonts w:hint="eastAsia"/>
        </w:rPr>
        <w:t>。</w:t>
      </w:r>
    </w:p>
    <w:p w14:paraId="4E2BA3AC">
      <w:pPr>
        <w:pStyle w:val="57"/>
        <w:ind w:left="420" w:hanging="420"/>
      </w:pPr>
      <w:bookmarkStart w:id="5023" w:name="_Ref54701925"/>
      <w:bookmarkStart w:id="5024" w:name="_Toc45285859"/>
      <w:r>
        <w:rPr>
          <w:rFonts w:hint="eastAsia"/>
        </w:rPr>
        <w:t>省电模式</w:t>
      </w:r>
      <w:bookmarkEnd w:id="5023"/>
      <w:bookmarkEnd w:id="5024"/>
    </w:p>
    <w:p w14:paraId="3D532CA0">
      <w:pPr>
        <w:pStyle w:val="50"/>
      </w:pPr>
      <w:r>
        <w:rPr>
          <w:rFonts w:hint="eastAsia"/>
        </w:rPr>
        <w:t>对于实时性无要求的物联终端设备，比如一天定期唤醒</w:t>
      </w:r>
      <w:r>
        <w:t>2</w:t>
      </w:r>
      <w:r>
        <w:rPr>
          <w:rFonts w:hint="eastAsia"/>
        </w:rPr>
        <w:t>次，则物联终端设备不需要跟物联网关保持连接，每次通信时，通过接入信道与物联网关建立通信信道，然后上报数据。</w:t>
      </w:r>
    </w:p>
    <w:p w14:paraId="15047E00">
      <w:pPr>
        <w:pStyle w:val="50"/>
      </w:pPr>
      <w:r>
        <w:t>物联终端在</w:t>
      </w:r>
      <w:r>
        <w:rPr>
          <w:rFonts w:hint="eastAsia"/>
        </w:rPr>
        <w:t>3个接入信道上，向物联网关节点发送“创建通信通道请求”，物联网关接收到后，回复“创建通信通道响应”，该消息中携带物联网关和物联终端节点之间通信的参数，如通信开始的偏移、通信间隔、通信持续时间以及采用的通信信道。省电模式交互如</w:t>
      </w:r>
      <w:r>
        <w:fldChar w:fldCharType="begin"/>
      </w:r>
      <w:r>
        <w:instrText xml:space="preserve"> </w:instrText>
      </w:r>
      <w:r>
        <w:rPr>
          <w:rFonts w:hint="eastAsia"/>
        </w:rPr>
        <w:instrText xml:space="preserve">REF _Ref49435328 \h</w:instrText>
      </w:r>
      <w:r>
        <w:instrText xml:space="preserve">  \* MERGEFORMAT </w:instrText>
      </w:r>
      <w:r>
        <w:fldChar w:fldCharType="separate"/>
      </w:r>
      <w:r>
        <w:rPr>
          <w:rFonts w:hint="eastAsia"/>
        </w:rPr>
        <w:t xml:space="preserve">图 </w:t>
      </w:r>
      <w:r>
        <w:t>104</w:t>
      </w:r>
      <w:r>
        <w:fldChar w:fldCharType="end"/>
      </w:r>
      <w:r>
        <w:rPr>
          <w:rFonts w:hint="eastAsia"/>
        </w:rPr>
        <w:t>所示。</w:t>
      </w:r>
    </w:p>
    <w:p w14:paraId="60CAB0CB">
      <w:pPr>
        <w:pStyle w:val="129"/>
        <w:rPr>
          <w:rFonts w:hAnsiTheme="minorEastAsia" w:eastAsiaTheme="minorEastAsia"/>
          <w:szCs w:val="22"/>
        </w:rPr>
      </w:pPr>
      <w:r>
        <w:object>
          <v:shape id="_x0000_i1121" o:spt="75" type="#_x0000_t75" style="height:194.25pt;width:342pt;" o:ole="t" filled="f" o:preferrelative="t" stroked="f" coordsize="21600,21600">
            <v:path/>
            <v:fill on="f" focussize="0,0"/>
            <v:stroke on="f" joinstyle="miter"/>
            <v:imagedata r:id="rId195" o:title=""/>
            <o:lock v:ext="edit" aspectratio="t"/>
            <w10:wrap type="none"/>
            <w10:anchorlock/>
          </v:shape>
          <o:OLEObject Type="Embed" ProgID="Visio.Drawing.15" ShapeID="_x0000_i1121" DrawAspect="Content" ObjectID="_1468075796" r:id="rId194">
            <o:LockedField>false</o:LockedField>
          </o:OLEObject>
        </w:object>
      </w:r>
    </w:p>
    <w:p w14:paraId="181BC3F8">
      <w:pPr>
        <w:pStyle w:val="10"/>
      </w:pPr>
      <w:bookmarkStart w:id="5025" w:name="_Ref4943532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104</w:t>
      </w:r>
      <w:r>
        <w:fldChar w:fldCharType="end"/>
      </w:r>
      <w:bookmarkEnd w:id="5025"/>
      <w:r>
        <w:t xml:space="preserve"> </w:t>
      </w:r>
      <w:r>
        <w:rPr>
          <w:rFonts w:hint="eastAsia"/>
        </w:rPr>
        <w:t>省电模式示意图</w:t>
      </w:r>
    </w:p>
    <w:p w14:paraId="6C7E1AF8">
      <w:pPr>
        <w:pStyle w:val="50"/>
      </w:pPr>
      <w:r>
        <w:t>物联网关接收到物联终端的</w:t>
      </w:r>
      <w:r>
        <w:rPr>
          <w:rFonts w:hint="eastAsia"/>
        </w:rPr>
        <w:t>“创建通信通道请求”时，若该物网关判定该物联终端超时离线，或者C</w:t>
      </w:r>
      <w:r>
        <w:t>CO端下发该物联终端不在白名单</w:t>
      </w:r>
      <w:r>
        <w:rPr>
          <w:rFonts w:hint="eastAsia"/>
        </w:rPr>
        <w:t>，</w:t>
      </w:r>
      <w:r>
        <w:t>则在回复</w:t>
      </w:r>
      <w:r>
        <w:rPr>
          <w:rFonts w:hint="eastAsia"/>
        </w:rPr>
        <w:t>“创建通信通道响应”拒绝物联终端创建通信通道的请求，通过“创建通道结果”字段传递拒绝的原因。</w:t>
      </w:r>
      <w:r>
        <w:t>若物联网关回复</w:t>
      </w:r>
      <w:r>
        <w:rPr>
          <w:rFonts w:hint="eastAsia"/>
        </w:rPr>
        <w:t>“创建通信通道响应”中“</w:t>
      </w:r>
      <w:r>
        <w:rPr>
          <w:rFonts w:hint="eastAsia" w:ascii="宋体" w:hAnsi="宋体" w:cs="宋体"/>
          <w:color w:val="000000"/>
          <w:sz w:val="22"/>
          <w:szCs w:val="22"/>
        </w:rPr>
        <w:t>创建通道结果</w:t>
      </w:r>
      <w:r>
        <w:rPr>
          <w:rFonts w:hint="eastAsia"/>
        </w:rPr>
        <w:t>”值表示为创建失败，则物联终端需要重新接入网络。</w:t>
      </w:r>
    </w:p>
    <w:p w14:paraId="03DAC895">
      <w:pPr>
        <w:pStyle w:val="57"/>
        <w:ind w:left="420" w:hanging="420"/>
      </w:pPr>
      <w:bookmarkStart w:id="5026" w:name="_Toc45285858"/>
      <w:r>
        <w:rPr>
          <w:rFonts w:hint="eastAsia"/>
        </w:rPr>
        <w:t>超时处理</w:t>
      </w:r>
      <w:bookmarkEnd w:id="5026"/>
    </w:p>
    <w:p w14:paraId="522FF027">
      <w:pPr>
        <w:pStyle w:val="50"/>
      </w:pPr>
      <w:r>
        <w:rPr>
          <w:rFonts w:hint="eastAsia"/>
        </w:rPr>
        <w:t>物联网关：</w:t>
      </w:r>
    </w:p>
    <w:p w14:paraId="3C4B08D2">
      <w:pPr>
        <w:pStyle w:val="50"/>
      </w:pPr>
      <w:r>
        <w:t>1</w:t>
      </w:r>
      <w:r>
        <w:rPr>
          <w:rFonts w:hint="eastAsia"/>
        </w:rPr>
        <w:t>个数据通信周期，发送“数传开始指示”</w:t>
      </w:r>
      <w:r>
        <w:t>MaxDataTranReq</w:t>
      </w:r>
      <w:r>
        <w:rPr>
          <w:rFonts w:hint="eastAsia"/>
        </w:rPr>
        <w:t>次，无响应，判定该通信周期失败；</w:t>
      </w:r>
    </w:p>
    <w:p w14:paraId="592709DC">
      <w:pPr>
        <w:pStyle w:val="50"/>
      </w:pPr>
      <w:r>
        <w:rPr>
          <w:rFonts w:hint="eastAsia"/>
        </w:rPr>
        <w:t>连续</w:t>
      </w:r>
      <w:r>
        <w:t>MaxDataTranCycle</w:t>
      </w:r>
      <w:r>
        <w:rPr>
          <w:rFonts w:hint="eastAsia"/>
        </w:rPr>
        <w:t>个通信周期都失败，则判定与物联终端断开连接。</w:t>
      </w:r>
    </w:p>
    <w:p w14:paraId="7F8EA089">
      <w:pPr>
        <w:pStyle w:val="50"/>
      </w:pPr>
      <w:r>
        <w:rPr>
          <w:rFonts w:hint="eastAsia"/>
        </w:rPr>
        <w:t>物联终端：</w:t>
      </w:r>
    </w:p>
    <w:p w14:paraId="6FF61F13">
      <w:pPr>
        <w:pStyle w:val="50"/>
      </w:pPr>
      <w:r>
        <w:t>1</w:t>
      </w:r>
      <w:r>
        <w:rPr>
          <w:rFonts w:hint="eastAsia"/>
        </w:rPr>
        <w:t>个数据通信周期，发送“数传开始指示”</w:t>
      </w:r>
      <w:r>
        <w:t>MaxDataTranReq</w:t>
      </w:r>
      <w:r>
        <w:rPr>
          <w:rFonts w:hint="eastAsia"/>
        </w:rPr>
        <w:t>次，无响应，判定该通信周期失败；</w:t>
      </w:r>
    </w:p>
    <w:p w14:paraId="34535D69">
      <w:pPr>
        <w:pStyle w:val="50"/>
      </w:pPr>
      <w:r>
        <w:rPr>
          <w:rFonts w:hint="eastAsia"/>
        </w:rPr>
        <w:t>在通信周期内，</w:t>
      </w:r>
      <w:r>
        <w:t>MaxDataTranTimeout</w:t>
      </w:r>
      <w:r>
        <w:rPr>
          <w:rFonts w:hint="eastAsia"/>
        </w:rPr>
        <w:t>时间内，无数据交互，判定本次通信周期结束；</w:t>
      </w:r>
    </w:p>
    <w:p w14:paraId="329623EE">
      <w:pPr>
        <w:pStyle w:val="50"/>
      </w:pPr>
      <w:r>
        <w:rPr>
          <w:rFonts w:hint="eastAsia"/>
        </w:rPr>
        <w:t>连续</w:t>
      </w:r>
      <w:r>
        <w:t>MaxDataTranCycle</w:t>
      </w:r>
      <w:r>
        <w:rPr>
          <w:rFonts w:hint="eastAsia"/>
        </w:rPr>
        <w:t>个通信周期都失败，则判定与物联网关断开连接。</w:t>
      </w:r>
    </w:p>
    <w:p w14:paraId="081FF11B">
      <w:pPr>
        <w:pStyle w:val="50"/>
      </w:pPr>
      <w:r>
        <w:rPr>
          <w:rFonts w:hint="eastAsia"/>
        </w:rPr>
        <w:t>与物联网关连接断开后，物联终端启动物联网关接入流程。</w:t>
      </w:r>
    </w:p>
    <w:p w14:paraId="25CB50D8">
      <w:pPr>
        <w:pStyle w:val="48"/>
        <w:rPr>
          <w:sz w:val="28"/>
          <w:szCs w:val="24"/>
        </w:rPr>
      </w:pPr>
      <w:bookmarkStart w:id="5027" w:name="_Toc49160359"/>
      <w:bookmarkStart w:id="5028" w:name="_Toc45285860"/>
      <w:r>
        <w:rPr>
          <w:rFonts w:hint="eastAsia"/>
        </w:rPr>
        <w:t>物联终端节点管理</w:t>
      </w:r>
      <w:bookmarkEnd w:id="5027"/>
      <w:bookmarkEnd w:id="5028"/>
    </w:p>
    <w:p w14:paraId="3D0D57C8">
      <w:pPr>
        <w:pStyle w:val="57"/>
        <w:ind w:left="420" w:hanging="420"/>
      </w:pPr>
      <w:bookmarkStart w:id="5029" w:name="_Toc45285861"/>
      <w:bookmarkStart w:id="5030" w:name="_Toc49160360"/>
      <w:r>
        <w:rPr>
          <w:rFonts w:hint="eastAsia"/>
        </w:rPr>
        <w:t>物联网关侧物联终端节点管理</w:t>
      </w:r>
      <w:bookmarkEnd w:id="5029"/>
      <w:bookmarkEnd w:id="5030"/>
    </w:p>
    <w:p w14:paraId="4F830003">
      <w:pPr>
        <w:pStyle w:val="50"/>
      </w:pPr>
      <w:r>
        <w:rPr>
          <w:rFonts w:hint="eastAsia"/>
        </w:rPr>
        <w:t>物联网关维护</w:t>
      </w:r>
      <w:r>
        <w:t>RF</w:t>
      </w:r>
      <w:r>
        <w:rPr>
          <w:rFonts w:hint="eastAsia"/>
        </w:rPr>
        <w:t>星型子网中所有物联终端设备的地址、通信状态、功耗类型、以及通信参数。物联终端管理表项如</w:t>
      </w:r>
      <w:r>
        <w:fldChar w:fldCharType="begin"/>
      </w:r>
      <w:r>
        <w:instrText xml:space="preserve"> </w:instrText>
      </w:r>
      <w:r>
        <w:rPr>
          <w:rFonts w:hint="eastAsia"/>
        </w:rPr>
        <w:instrText xml:space="preserve">REF _Ref49435373 \h</w:instrText>
      </w:r>
      <w:r>
        <w:instrText xml:space="preserve">  \* MERGEFORMAT </w:instrText>
      </w:r>
      <w:r>
        <w:fldChar w:fldCharType="separate"/>
      </w:r>
      <w:r>
        <w:rPr>
          <w:rFonts w:hint="eastAsia"/>
        </w:rPr>
        <w:t xml:space="preserve">表 </w:t>
      </w:r>
      <w:r>
        <w:t>251</w:t>
      </w:r>
      <w:r>
        <w:fldChar w:fldCharType="end"/>
      </w:r>
      <w:r>
        <w:rPr>
          <w:rFonts w:hint="eastAsia"/>
        </w:rPr>
        <w:t>所示。</w:t>
      </w:r>
    </w:p>
    <w:p w14:paraId="1907BC6A">
      <w:pPr>
        <w:pStyle w:val="10"/>
        <w:rPr>
          <w:rFonts w:hAnsiTheme="minorEastAsia" w:eastAsiaTheme="minorEastAsia"/>
          <w:szCs w:val="22"/>
        </w:rPr>
      </w:pPr>
      <w:bookmarkStart w:id="5031" w:name="_Ref4943537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251</w:t>
      </w:r>
      <w:r>
        <w:fldChar w:fldCharType="end"/>
      </w:r>
      <w:bookmarkEnd w:id="5031"/>
      <w:r>
        <w:t xml:space="preserve"> </w:t>
      </w:r>
      <w:r>
        <w:rPr>
          <w:rFonts w:hint="eastAsia"/>
        </w:rPr>
        <w:t>物联终端管理表项</w:t>
      </w:r>
    </w:p>
    <w:tbl>
      <w:tblPr>
        <w:tblStyle w:val="31"/>
        <w:tblW w:w="6232" w:type="dxa"/>
        <w:jc w:val="center"/>
        <w:tblLayout w:type="fixed"/>
        <w:tblCellMar>
          <w:top w:w="0" w:type="dxa"/>
          <w:left w:w="108" w:type="dxa"/>
          <w:bottom w:w="0" w:type="dxa"/>
          <w:right w:w="108" w:type="dxa"/>
        </w:tblCellMar>
      </w:tblPr>
      <w:tblGrid>
        <w:gridCol w:w="2831"/>
        <w:gridCol w:w="3401"/>
      </w:tblGrid>
      <w:tr w14:paraId="0A48863F">
        <w:tblPrEx>
          <w:tblCellMar>
            <w:top w:w="0" w:type="dxa"/>
            <w:left w:w="108" w:type="dxa"/>
            <w:bottom w:w="0" w:type="dxa"/>
            <w:right w:w="108" w:type="dxa"/>
          </w:tblCellMar>
        </w:tblPrEx>
        <w:trPr>
          <w:jc w:val="center"/>
        </w:trPr>
        <w:tc>
          <w:tcPr>
            <w:tcW w:w="2831" w:type="dxa"/>
            <w:tcBorders>
              <w:top w:val="single" w:color="auto" w:sz="4" w:space="0"/>
              <w:left w:val="single" w:color="auto" w:sz="4" w:space="0"/>
              <w:bottom w:val="single" w:color="auto" w:sz="4" w:space="0"/>
              <w:right w:val="single" w:color="auto" w:sz="4" w:space="0"/>
            </w:tcBorders>
          </w:tcPr>
          <w:p w14:paraId="23F57E6B">
            <w:pPr>
              <w:pStyle w:val="125"/>
              <w:rPr>
                <w:rFonts w:ascii="Times New Roman" w:hAnsi="Times New Roman"/>
                <w:sz w:val="18"/>
                <w:szCs w:val="18"/>
              </w:rPr>
            </w:pPr>
            <w:r>
              <w:rPr>
                <w:rFonts w:hint="eastAsia" w:ascii="Times New Roman" w:hAnsi="Times New Roman"/>
                <w:sz w:val="18"/>
                <w:szCs w:val="18"/>
              </w:rPr>
              <w:t>字段</w:t>
            </w:r>
          </w:p>
        </w:tc>
        <w:tc>
          <w:tcPr>
            <w:tcW w:w="3401" w:type="dxa"/>
            <w:tcBorders>
              <w:top w:val="single" w:color="auto" w:sz="4" w:space="0"/>
              <w:left w:val="single" w:color="auto" w:sz="4" w:space="0"/>
              <w:bottom w:val="single" w:color="auto" w:sz="4" w:space="0"/>
              <w:right w:val="single" w:color="auto" w:sz="4" w:space="0"/>
            </w:tcBorders>
          </w:tcPr>
          <w:p w14:paraId="6C6671DC">
            <w:pPr>
              <w:pStyle w:val="125"/>
              <w:rPr>
                <w:rFonts w:ascii="Times New Roman" w:hAnsi="Times New Roman"/>
                <w:sz w:val="18"/>
                <w:szCs w:val="18"/>
              </w:rPr>
            </w:pPr>
            <w:r>
              <w:rPr>
                <w:rFonts w:hint="eastAsia" w:ascii="Times New Roman" w:hAnsi="Times New Roman"/>
                <w:sz w:val="18"/>
                <w:szCs w:val="18"/>
              </w:rPr>
              <w:t>说明</w:t>
            </w:r>
          </w:p>
        </w:tc>
      </w:tr>
      <w:tr w14:paraId="05565FE7">
        <w:tblPrEx>
          <w:tblCellMar>
            <w:top w:w="0" w:type="dxa"/>
            <w:left w:w="108" w:type="dxa"/>
            <w:bottom w:w="0" w:type="dxa"/>
            <w:right w:w="108" w:type="dxa"/>
          </w:tblCellMar>
        </w:tblPrEx>
        <w:trPr>
          <w:jc w:val="center"/>
        </w:trPr>
        <w:tc>
          <w:tcPr>
            <w:tcW w:w="2831" w:type="dxa"/>
            <w:tcBorders>
              <w:top w:val="single" w:color="auto" w:sz="4" w:space="0"/>
              <w:left w:val="single" w:color="auto" w:sz="4" w:space="0"/>
              <w:bottom w:val="single" w:color="auto" w:sz="4" w:space="0"/>
              <w:right w:val="single" w:color="auto" w:sz="4" w:space="0"/>
            </w:tcBorders>
          </w:tcPr>
          <w:p w14:paraId="2C5DEFA9">
            <w:pPr>
              <w:pStyle w:val="125"/>
              <w:rPr>
                <w:rFonts w:ascii="Times New Roman" w:hAnsi="Times New Roman"/>
                <w:sz w:val="18"/>
                <w:szCs w:val="18"/>
              </w:rPr>
            </w:pPr>
            <w:r>
              <w:rPr>
                <w:rFonts w:hint="eastAsia" w:ascii="Times New Roman" w:hAnsi="Times New Roman"/>
                <w:sz w:val="18"/>
                <w:szCs w:val="18"/>
              </w:rPr>
              <w:t>物联终端设备地址</w:t>
            </w:r>
          </w:p>
        </w:tc>
        <w:tc>
          <w:tcPr>
            <w:tcW w:w="3401" w:type="dxa"/>
            <w:tcBorders>
              <w:top w:val="single" w:color="auto" w:sz="4" w:space="0"/>
              <w:left w:val="single" w:color="auto" w:sz="4" w:space="0"/>
              <w:bottom w:val="single" w:color="auto" w:sz="4" w:space="0"/>
              <w:right w:val="single" w:color="auto" w:sz="4" w:space="0"/>
            </w:tcBorders>
          </w:tcPr>
          <w:p w14:paraId="6287E7F5">
            <w:pPr>
              <w:pStyle w:val="125"/>
              <w:rPr>
                <w:rFonts w:ascii="Times New Roman" w:hAnsi="Times New Roman"/>
                <w:sz w:val="18"/>
                <w:szCs w:val="18"/>
              </w:rPr>
            </w:pPr>
            <w:r>
              <w:rPr>
                <w:rFonts w:ascii="Times New Roman" w:hAnsi="Times New Roman"/>
                <w:sz w:val="18"/>
                <w:szCs w:val="18"/>
              </w:rPr>
              <w:t>48</w:t>
            </w:r>
            <w:r>
              <w:rPr>
                <w:rFonts w:hint="eastAsia" w:ascii="Times New Roman" w:hAnsi="Times New Roman"/>
                <w:sz w:val="18"/>
                <w:szCs w:val="18"/>
              </w:rPr>
              <w:t>比特的物联终端设备物理地址</w:t>
            </w:r>
          </w:p>
        </w:tc>
      </w:tr>
      <w:tr w14:paraId="18AF4D99">
        <w:tblPrEx>
          <w:tblCellMar>
            <w:top w:w="0" w:type="dxa"/>
            <w:left w:w="108" w:type="dxa"/>
            <w:bottom w:w="0" w:type="dxa"/>
            <w:right w:w="108" w:type="dxa"/>
          </w:tblCellMar>
        </w:tblPrEx>
        <w:trPr>
          <w:jc w:val="center"/>
        </w:trPr>
        <w:tc>
          <w:tcPr>
            <w:tcW w:w="2831" w:type="dxa"/>
            <w:tcBorders>
              <w:top w:val="single" w:color="auto" w:sz="4" w:space="0"/>
              <w:left w:val="single" w:color="auto" w:sz="4" w:space="0"/>
              <w:bottom w:val="single" w:color="auto" w:sz="4" w:space="0"/>
              <w:right w:val="single" w:color="auto" w:sz="4" w:space="0"/>
            </w:tcBorders>
          </w:tcPr>
          <w:p w14:paraId="42FD1A26">
            <w:pPr>
              <w:pStyle w:val="125"/>
              <w:rPr>
                <w:rFonts w:ascii="Times New Roman" w:hAnsi="Times New Roman"/>
                <w:sz w:val="18"/>
                <w:szCs w:val="18"/>
              </w:rPr>
            </w:pPr>
            <w:r>
              <w:rPr>
                <w:rFonts w:hint="eastAsia" w:ascii="Times New Roman" w:hAnsi="Times New Roman"/>
                <w:sz w:val="18"/>
                <w:szCs w:val="18"/>
              </w:rPr>
              <w:t>物联终端功耗类型</w:t>
            </w:r>
          </w:p>
        </w:tc>
        <w:tc>
          <w:tcPr>
            <w:tcW w:w="3401" w:type="dxa"/>
            <w:tcBorders>
              <w:top w:val="single" w:color="auto" w:sz="4" w:space="0"/>
              <w:left w:val="single" w:color="auto" w:sz="4" w:space="0"/>
              <w:bottom w:val="single" w:color="auto" w:sz="4" w:space="0"/>
              <w:right w:val="single" w:color="auto" w:sz="4" w:space="0"/>
            </w:tcBorders>
          </w:tcPr>
          <w:p w14:paraId="23702A09">
            <w:pPr>
              <w:pStyle w:val="125"/>
              <w:rPr>
                <w:rFonts w:ascii="Times New Roman" w:hAnsi="Times New Roman"/>
                <w:sz w:val="18"/>
                <w:szCs w:val="18"/>
              </w:rPr>
            </w:pPr>
            <w:r>
              <w:rPr>
                <w:rFonts w:hint="eastAsia" w:ascii="Times New Roman" w:hAnsi="Times New Roman"/>
                <w:sz w:val="18"/>
                <w:szCs w:val="18"/>
              </w:rPr>
              <w:t>非连续接收或者省电模式</w:t>
            </w:r>
          </w:p>
        </w:tc>
      </w:tr>
      <w:tr w14:paraId="7FC90C1F">
        <w:tblPrEx>
          <w:tblCellMar>
            <w:top w:w="0" w:type="dxa"/>
            <w:left w:w="108" w:type="dxa"/>
            <w:bottom w:w="0" w:type="dxa"/>
            <w:right w:w="108" w:type="dxa"/>
          </w:tblCellMar>
        </w:tblPrEx>
        <w:trPr>
          <w:jc w:val="center"/>
        </w:trPr>
        <w:tc>
          <w:tcPr>
            <w:tcW w:w="2831" w:type="dxa"/>
            <w:tcBorders>
              <w:top w:val="single" w:color="auto" w:sz="4" w:space="0"/>
              <w:left w:val="single" w:color="auto" w:sz="4" w:space="0"/>
              <w:bottom w:val="single" w:color="auto" w:sz="4" w:space="0"/>
              <w:right w:val="single" w:color="auto" w:sz="4" w:space="0"/>
            </w:tcBorders>
          </w:tcPr>
          <w:p w14:paraId="3C8E25C8">
            <w:pPr>
              <w:pStyle w:val="125"/>
              <w:rPr>
                <w:rFonts w:ascii="Times New Roman" w:hAnsi="Times New Roman"/>
                <w:sz w:val="18"/>
                <w:szCs w:val="18"/>
              </w:rPr>
            </w:pPr>
            <w:r>
              <w:rPr>
                <w:rFonts w:hint="eastAsia" w:ascii="Times New Roman" w:hAnsi="Times New Roman"/>
                <w:sz w:val="18"/>
                <w:szCs w:val="18"/>
              </w:rPr>
              <w:t>通信状态</w:t>
            </w:r>
          </w:p>
        </w:tc>
        <w:tc>
          <w:tcPr>
            <w:tcW w:w="3401" w:type="dxa"/>
            <w:tcBorders>
              <w:top w:val="single" w:color="auto" w:sz="4" w:space="0"/>
              <w:left w:val="single" w:color="auto" w:sz="4" w:space="0"/>
              <w:bottom w:val="single" w:color="auto" w:sz="4" w:space="0"/>
              <w:right w:val="single" w:color="auto" w:sz="4" w:space="0"/>
            </w:tcBorders>
          </w:tcPr>
          <w:p w14:paraId="37DF8BA5">
            <w:pPr>
              <w:pStyle w:val="125"/>
              <w:rPr>
                <w:rFonts w:ascii="Times New Roman" w:hAnsi="Times New Roman"/>
                <w:sz w:val="18"/>
                <w:szCs w:val="18"/>
              </w:rPr>
            </w:pPr>
            <w:r>
              <w:rPr>
                <w:rFonts w:hint="eastAsia" w:ascii="Times New Roman" w:hAnsi="Times New Roman"/>
                <w:sz w:val="18"/>
                <w:szCs w:val="18"/>
              </w:rPr>
              <w:t>表示物联终端通信是否可用</w:t>
            </w:r>
          </w:p>
        </w:tc>
      </w:tr>
      <w:tr w14:paraId="15F2E251">
        <w:tblPrEx>
          <w:tblCellMar>
            <w:top w:w="0" w:type="dxa"/>
            <w:left w:w="108" w:type="dxa"/>
            <w:bottom w:w="0" w:type="dxa"/>
            <w:right w:w="108" w:type="dxa"/>
          </w:tblCellMar>
        </w:tblPrEx>
        <w:trPr>
          <w:jc w:val="center"/>
        </w:trPr>
        <w:tc>
          <w:tcPr>
            <w:tcW w:w="2831" w:type="dxa"/>
            <w:tcBorders>
              <w:top w:val="single" w:color="auto" w:sz="4" w:space="0"/>
              <w:left w:val="single" w:color="auto" w:sz="4" w:space="0"/>
              <w:bottom w:val="single" w:color="auto" w:sz="4" w:space="0"/>
              <w:right w:val="single" w:color="auto" w:sz="4" w:space="0"/>
            </w:tcBorders>
          </w:tcPr>
          <w:p w14:paraId="13AFB209">
            <w:pPr>
              <w:pStyle w:val="125"/>
              <w:rPr>
                <w:rFonts w:ascii="Times New Roman" w:hAnsi="Times New Roman"/>
                <w:sz w:val="18"/>
                <w:szCs w:val="18"/>
              </w:rPr>
            </w:pPr>
            <w:r>
              <w:rPr>
                <w:rFonts w:hint="eastAsia" w:ascii="Times New Roman" w:hAnsi="Times New Roman"/>
                <w:sz w:val="18"/>
                <w:szCs w:val="18"/>
              </w:rPr>
              <w:t>数据通信参数</w:t>
            </w:r>
          </w:p>
        </w:tc>
        <w:tc>
          <w:tcPr>
            <w:tcW w:w="3401" w:type="dxa"/>
            <w:tcBorders>
              <w:top w:val="single" w:color="auto" w:sz="4" w:space="0"/>
              <w:left w:val="single" w:color="auto" w:sz="4" w:space="0"/>
              <w:bottom w:val="single" w:color="auto" w:sz="4" w:space="0"/>
              <w:right w:val="single" w:color="auto" w:sz="4" w:space="0"/>
            </w:tcBorders>
          </w:tcPr>
          <w:p w14:paraId="56ABE8ED">
            <w:pPr>
              <w:pStyle w:val="125"/>
              <w:rPr>
                <w:rFonts w:ascii="Times New Roman" w:hAnsi="Times New Roman"/>
                <w:sz w:val="18"/>
                <w:szCs w:val="18"/>
              </w:rPr>
            </w:pPr>
            <w:r>
              <w:rPr>
                <w:rFonts w:hint="eastAsia" w:ascii="Times New Roman" w:hAnsi="Times New Roman"/>
                <w:sz w:val="18"/>
                <w:szCs w:val="18"/>
              </w:rPr>
              <w:t>与物联终端下次通信的开始时间</w:t>
            </w:r>
          </w:p>
          <w:p w14:paraId="32398C90">
            <w:pPr>
              <w:pStyle w:val="125"/>
              <w:rPr>
                <w:rFonts w:ascii="Times New Roman" w:hAnsi="Times New Roman"/>
                <w:sz w:val="18"/>
                <w:szCs w:val="18"/>
              </w:rPr>
            </w:pPr>
            <w:r>
              <w:rPr>
                <w:rFonts w:hint="eastAsia" w:ascii="Times New Roman" w:hAnsi="Times New Roman"/>
                <w:sz w:val="18"/>
                <w:szCs w:val="18"/>
              </w:rPr>
              <w:t>与物联终端通信周期</w:t>
            </w:r>
          </w:p>
          <w:p w14:paraId="6BCCE5E4">
            <w:pPr>
              <w:pStyle w:val="125"/>
              <w:rPr>
                <w:rFonts w:ascii="Times New Roman" w:hAnsi="Times New Roman"/>
                <w:sz w:val="18"/>
                <w:szCs w:val="18"/>
              </w:rPr>
            </w:pPr>
            <w:r>
              <w:rPr>
                <w:rFonts w:hint="eastAsia" w:ascii="Times New Roman" w:hAnsi="Times New Roman"/>
                <w:sz w:val="18"/>
                <w:szCs w:val="18"/>
              </w:rPr>
              <w:t>与物联终端通信持续时间</w:t>
            </w:r>
          </w:p>
        </w:tc>
      </w:tr>
      <w:tr w14:paraId="5C71D7BE">
        <w:tblPrEx>
          <w:tblCellMar>
            <w:top w:w="0" w:type="dxa"/>
            <w:left w:w="108" w:type="dxa"/>
            <w:bottom w:w="0" w:type="dxa"/>
            <w:right w:w="108" w:type="dxa"/>
          </w:tblCellMar>
        </w:tblPrEx>
        <w:trPr>
          <w:jc w:val="center"/>
        </w:trPr>
        <w:tc>
          <w:tcPr>
            <w:tcW w:w="2831" w:type="dxa"/>
            <w:tcBorders>
              <w:top w:val="single" w:color="auto" w:sz="4" w:space="0"/>
              <w:left w:val="single" w:color="auto" w:sz="4" w:space="0"/>
              <w:bottom w:val="single" w:color="auto" w:sz="4" w:space="0"/>
              <w:right w:val="single" w:color="auto" w:sz="4" w:space="0"/>
            </w:tcBorders>
          </w:tcPr>
          <w:p w14:paraId="0BA80ABC">
            <w:pPr>
              <w:pStyle w:val="125"/>
              <w:rPr>
                <w:rFonts w:ascii="Times New Roman" w:hAnsi="Times New Roman"/>
                <w:sz w:val="18"/>
                <w:szCs w:val="18"/>
              </w:rPr>
            </w:pPr>
            <w:r>
              <w:rPr>
                <w:rFonts w:hint="eastAsia" w:ascii="Times New Roman" w:hAnsi="Times New Roman"/>
                <w:sz w:val="18"/>
                <w:szCs w:val="18"/>
              </w:rPr>
              <w:t>数据缓存</w:t>
            </w:r>
          </w:p>
        </w:tc>
        <w:tc>
          <w:tcPr>
            <w:tcW w:w="3401" w:type="dxa"/>
            <w:tcBorders>
              <w:top w:val="single" w:color="auto" w:sz="4" w:space="0"/>
              <w:left w:val="single" w:color="auto" w:sz="4" w:space="0"/>
              <w:bottom w:val="single" w:color="auto" w:sz="4" w:space="0"/>
              <w:right w:val="single" w:color="auto" w:sz="4" w:space="0"/>
            </w:tcBorders>
          </w:tcPr>
          <w:p w14:paraId="4B2E3E72">
            <w:pPr>
              <w:pStyle w:val="125"/>
              <w:rPr>
                <w:rFonts w:ascii="Times New Roman" w:hAnsi="Times New Roman"/>
                <w:sz w:val="18"/>
                <w:szCs w:val="18"/>
              </w:rPr>
            </w:pPr>
            <w:r>
              <w:rPr>
                <w:rFonts w:hint="eastAsia" w:ascii="Times New Roman" w:hAnsi="Times New Roman"/>
                <w:sz w:val="18"/>
                <w:szCs w:val="18"/>
              </w:rPr>
              <w:t>缓存</w:t>
            </w:r>
            <w:r>
              <w:rPr>
                <w:rFonts w:ascii="Times New Roman" w:hAnsi="Times New Roman"/>
                <w:sz w:val="18"/>
                <w:szCs w:val="18"/>
              </w:rPr>
              <w:t>CCO</w:t>
            </w:r>
            <w:r>
              <w:rPr>
                <w:rFonts w:hint="eastAsia" w:ascii="Times New Roman" w:hAnsi="Times New Roman"/>
                <w:sz w:val="18"/>
                <w:szCs w:val="18"/>
              </w:rPr>
              <w:t>下发到物联终端的数据</w:t>
            </w:r>
          </w:p>
        </w:tc>
      </w:tr>
    </w:tbl>
    <w:p w14:paraId="2C146CBD">
      <w:pPr>
        <w:pStyle w:val="67"/>
        <w:rPr>
          <w:rFonts w:ascii="Arial" w:hAnsi="Arial"/>
          <w:sz w:val="24"/>
          <w:szCs w:val="24"/>
        </w:rPr>
      </w:pPr>
      <w:bookmarkStart w:id="5032" w:name="_Toc45285863"/>
      <w:bookmarkStart w:id="5033" w:name="_Toc45285862"/>
      <w:r>
        <w:rPr>
          <w:rFonts w:hint="eastAsia"/>
        </w:rPr>
        <w:t>物联网关侧物联终端节点唤醒周期管理</w:t>
      </w:r>
      <w:bookmarkEnd w:id="5032"/>
    </w:p>
    <w:p w14:paraId="4B674FBF">
      <w:pPr>
        <w:pStyle w:val="50"/>
      </w:pPr>
      <w:r>
        <w:rPr>
          <w:rFonts w:hint="eastAsia"/>
        </w:rPr>
        <w:t>对于非连续接收的物联终端设备，由物</w:t>
      </w:r>
      <w:r>
        <w:rPr>
          <w:rStyle w:val="51"/>
          <w:rFonts w:hint="eastAsia"/>
        </w:rPr>
        <w:t>联网关侧统一划分物联终端设备的唤醒周期和唤醒持续时间。一个</w:t>
      </w:r>
      <w:r>
        <w:rPr>
          <w:rStyle w:val="51"/>
        </w:rPr>
        <w:t>RF</w:t>
      </w:r>
      <w:r>
        <w:rPr>
          <w:rStyle w:val="51"/>
          <w:rFonts w:hint="eastAsia"/>
        </w:rPr>
        <w:t>子网下面所有的物联终端设备采用同一个数据传输信道。物联网关管理子网中物联终端节点唤醒周期如</w:t>
      </w:r>
      <w:r>
        <w:rPr>
          <w:rStyle w:val="51"/>
        </w:rPr>
        <w:fldChar w:fldCharType="begin"/>
      </w:r>
      <w:r>
        <w:rPr>
          <w:rStyle w:val="51"/>
        </w:rPr>
        <w:instrText xml:space="preserve"> </w:instrText>
      </w:r>
      <w:r>
        <w:rPr>
          <w:rStyle w:val="51"/>
          <w:rFonts w:hint="eastAsia"/>
        </w:rPr>
        <w:instrText xml:space="preserve">REF _Ref49435420 \h</w:instrText>
      </w:r>
      <w:r>
        <w:rPr>
          <w:rStyle w:val="51"/>
        </w:rPr>
        <w:instrText xml:space="preserve">  \* MERGEFORMAT </w:instrText>
      </w:r>
      <w:r>
        <w:rPr>
          <w:rStyle w:val="51"/>
        </w:rPr>
        <w:fldChar w:fldCharType="separate"/>
      </w:r>
      <w:r>
        <w:rPr>
          <w:rStyle w:val="51"/>
          <w:rFonts w:hint="eastAsia"/>
        </w:rPr>
        <w:t xml:space="preserve">图 </w:t>
      </w:r>
      <w:r>
        <w:rPr>
          <w:rStyle w:val="51"/>
        </w:rPr>
        <w:t>105</w:t>
      </w:r>
      <w:r>
        <w:rPr>
          <w:rStyle w:val="51"/>
        </w:rPr>
        <w:fldChar w:fldCharType="end"/>
      </w:r>
      <w:r>
        <w:rPr>
          <w:rStyle w:val="51"/>
          <w:rFonts w:hint="eastAsia"/>
        </w:rPr>
        <w:t>所示。</w:t>
      </w:r>
    </w:p>
    <w:p w14:paraId="0414C223">
      <w:pPr>
        <w:pStyle w:val="129"/>
        <w:rPr>
          <w:rFonts w:hAnsiTheme="minorEastAsia" w:eastAsiaTheme="minorEastAsia"/>
          <w:szCs w:val="22"/>
        </w:rPr>
      </w:pPr>
      <w:r>
        <w:object>
          <v:shape id="_x0000_i1122" o:spt="75" type="#_x0000_t75" style="height:162pt;width:410.25pt;" o:ole="t" filled="f" o:preferrelative="t" stroked="f" coordsize="21600,21600">
            <v:path/>
            <v:fill on="f" focussize="0,0"/>
            <v:stroke on="f" joinstyle="miter"/>
            <v:imagedata r:id="rId197" o:title=""/>
            <o:lock v:ext="edit" aspectratio="t"/>
            <w10:wrap type="none"/>
            <w10:anchorlock/>
          </v:shape>
          <o:OLEObject Type="Embed" ProgID="Visio.Drawing.15" ShapeID="_x0000_i1122" DrawAspect="Content" ObjectID="_1468075797" r:id="rId196">
            <o:LockedField>false</o:LockedField>
          </o:OLEObject>
        </w:object>
      </w:r>
    </w:p>
    <w:p w14:paraId="70DD5C4B">
      <w:pPr>
        <w:pStyle w:val="10"/>
      </w:pPr>
      <w:bookmarkStart w:id="5034" w:name="_Ref4943542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105</w:t>
      </w:r>
      <w:r>
        <w:fldChar w:fldCharType="end"/>
      </w:r>
      <w:bookmarkEnd w:id="5034"/>
      <w:r>
        <w:t xml:space="preserve"> </w:t>
      </w:r>
      <w:r>
        <w:rPr>
          <w:rFonts w:hint="eastAsia"/>
        </w:rPr>
        <w:t>子网物联终端节点唤醒周期示意图</w:t>
      </w:r>
    </w:p>
    <w:p w14:paraId="3D4A136A">
      <w:pPr>
        <w:pStyle w:val="57"/>
        <w:ind w:left="420" w:hanging="420"/>
        <w:rPr>
          <w:rFonts w:hAnsi="Arial"/>
          <w:sz w:val="24"/>
          <w:szCs w:val="24"/>
        </w:rPr>
      </w:pPr>
      <w:bookmarkStart w:id="5035" w:name="_Toc49160361"/>
      <w:r>
        <w:t>CCO</w:t>
      </w:r>
      <w:r>
        <w:rPr>
          <w:rFonts w:hint="eastAsia"/>
        </w:rPr>
        <w:t>侧物联终端节点管理</w:t>
      </w:r>
      <w:bookmarkEnd w:id="5033"/>
      <w:bookmarkEnd w:id="5035"/>
    </w:p>
    <w:p w14:paraId="7D1470B6">
      <w:pPr>
        <w:pStyle w:val="67"/>
      </w:pPr>
      <w:r>
        <w:rPr>
          <w:rFonts w:hint="eastAsia"/>
        </w:rPr>
        <w:t>物联终端白名单</w:t>
      </w:r>
    </w:p>
    <w:p w14:paraId="20D4B185">
      <w:pPr>
        <w:pStyle w:val="50"/>
      </w:pPr>
      <w:r>
        <w:t>CCO</w:t>
      </w:r>
      <w:r>
        <w:rPr>
          <w:rFonts w:hint="eastAsia"/>
        </w:rPr>
        <w:t>端维护物联终端认证的白名单，只允许在名单内的物联终端接入网络。</w:t>
      </w:r>
      <w:r>
        <w:t>CCO</w:t>
      </w:r>
      <w:r>
        <w:rPr>
          <w:rFonts w:hint="eastAsia"/>
        </w:rPr>
        <w:t>的物联终端白名单由集中器下发。</w:t>
      </w:r>
    </w:p>
    <w:p w14:paraId="2B850D7F">
      <w:pPr>
        <w:pStyle w:val="67"/>
        <w:rPr>
          <w:rFonts w:hAnsi="Arial"/>
          <w:sz w:val="24"/>
        </w:rPr>
      </w:pPr>
      <w:r>
        <w:rPr>
          <w:rFonts w:hint="eastAsia"/>
        </w:rPr>
        <w:t>物联终端与物联网关映射表</w:t>
      </w:r>
    </w:p>
    <w:p w14:paraId="5F0FC836">
      <w:pPr>
        <w:pStyle w:val="50"/>
        <w:rPr>
          <w:rStyle w:val="51"/>
        </w:rPr>
      </w:pPr>
      <w:r>
        <w:rPr>
          <w:rFonts w:hint="eastAsia"/>
        </w:rPr>
        <w:t>物联终端设备接入网络后，在</w:t>
      </w:r>
      <w:r>
        <w:t>C</w:t>
      </w:r>
      <w:r>
        <w:rPr>
          <w:rStyle w:val="51"/>
        </w:rPr>
        <w:t>CO</w:t>
      </w:r>
      <w:r>
        <w:rPr>
          <w:rStyle w:val="51"/>
          <w:rFonts w:hint="eastAsia"/>
        </w:rPr>
        <w:t>端维护物联终端设备与物联网关设备的映射关系。</w:t>
      </w:r>
      <w:r>
        <w:rPr>
          <w:rStyle w:val="51"/>
        </w:rPr>
        <w:t>CCO</w:t>
      </w:r>
      <w:r>
        <w:rPr>
          <w:rStyle w:val="51"/>
          <w:rFonts w:hint="eastAsia"/>
        </w:rPr>
        <w:t>需要向物联终端设备发送数据时，首先在物联终端与物联网关映射表查找物联终端设备对应的物联网关设备地址；然后</w:t>
      </w:r>
      <w:r>
        <w:rPr>
          <w:rStyle w:val="51"/>
        </w:rPr>
        <w:t>CCO</w:t>
      </w:r>
      <w:r>
        <w:rPr>
          <w:rStyle w:val="51"/>
          <w:rFonts w:hint="eastAsia"/>
        </w:rPr>
        <w:t>将数据发送到物联网关设备；最后有物联网关设备将数据转发给物联终端设备。物联网关与物联终端映射表如</w:t>
      </w:r>
      <w:r>
        <w:rPr>
          <w:rStyle w:val="51"/>
        </w:rPr>
        <w:fldChar w:fldCharType="begin"/>
      </w:r>
      <w:r>
        <w:rPr>
          <w:rStyle w:val="51"/>
        </w:rPr>
        <w:instrText xml:space="preserve"> </w:instrText>
      </w:r>
      <w:r>
        <w:rPr>
          <w:rStyle w:val="51"/>
          <w:rFonts w:hint="eastAsia"/>
        </w:rPr>
        <w:instrText xml:space="preserve">REF _Ref219398484 \h</w:instrText>
      </w:r>
      <w:r>
        <w:rPr>
          <w:rStyle w:val="51"/>
        </w:rPr>
        <w:instrText xml:space="preserve">  \* MERGEFORMAT </w:instrText>
      </w:r>
      <w:r>
        <w:rPr>
          <w:rStyle w:val="51"/>
        </w:rPr>
        <w:fldChar w:fldCharType="separate"/>
      </w:r>
      <w:r>
        <w:rPr>
          <w:rFonts w:hint="eastAsia"/>
        </w:rPr>
        <w:t xml:space="preserve">表 </w:t>
      </w:r>
      <w:r>
        <w:t>252</w:t>
      </w:r>
      <w:r>
        <w:rPr>
          <w:rStyle w:val="51"/>
        </w:rPr>
        <w:fldChar w:fldCharType="end"/>
      </w:r>
      <w:r>
        <w:rPr>
          <w:rStyle w:val="51"/>
          <w:rFonts w:hint="eastAsia"/>
        </w:rPr>
        <w:t>所示。</w:t>
      </w:r>
    </w:p>
    <w:p w14:paraId="65FE1AF1">
      <w:pPr>
        <w:pStyle w:val="10"/>
      </w:pPr>
      <w:bookmarkStart w:id="5036" w:name="_Ref219398484"/>
      <w:bookmarkStart w:id="5037" w:name="_Ref4943545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252</w:t>
      </w:r>
      <w:r>
        <w:fldChar w:fldCharType="end"/>
      </w:r>
      <w:bookmarkEnd w:id="5036"/>
      <w:r>
        <w:t xml:space="preserve"> </w:t>
      </w:r>
      <w:r>
        <w:rPr>
          <w:rFonts w:hint="eastAsia"/>
        </w:rPr>
        <w:t>物联网关与物联终端映射表</w:t>
      </w:r>
      <w:bookmarkEnd w:id="5037"/>
    </w:p>
    <w:tbl>
      <w:tblPr>
        <w:tblStyle w:val="31"/>
        <w:tblW w:w="5954" w:type="dxa"/>
        <w:jc w:val="center"/>
        <w:tblLayout w:type="fixed"/>
        <w:tblCellMar>
          <w:top w:w="0" w:type="dxa"/>
          <w:left w:w="108" w:type="dxa"/>
          <w:bottom w:w="0" w:type="dxa"/>
          <w:right w:w="108" w:type="dxa"/>
        </w:tblCellMar>
      </w:tblPr>
      <w:tblGrid>
        <w:gridCol w:w="1701"/>
        <w:gridCol w:w="4253"/>
      </w:tblGrid>
      <w:tr w14:paraId="0E503201">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tcPr>
          <w:p w14:paraId="2A951264">
            <w:pPr>
              <w:pStyle w:val="125"/>
              <w:rPr>
                <w:rFonts w:ascii="Times New Roman" w:hAnsi="Times New Roman"/>
                <w:sz w:val="18"/>
                <w:szCs w:val="18"/>
              </w:rPr>
            </w:pPr>
            <w:r>
              <w:rPr>
                <w:rFonts w:hint="eastAsia" w:ascii="Times New Roman" w:hAnsi="Times New Roman"/>
                <w:sz w:val="18"/>
                <w:szCs w:val="18"/>
              </w:rPr>
              <w:t>字段</w:t>
            </w:r>
          </w:p>
        </w:tc>
        <w:tc>
          <w:tcPr>
            <w:tcW w:w="4253" w:type="dxa"/>
            <w:tcBorders>
              <w:top w:val="single" w:color="auto" w:sz="4" w:space="0"/>
              <w:left w:val="single" w:color="auto" w:sz="4" w:space="0"/>
              <w:bottom w:val="single" w:color="auto" w:sz="4" w:space="0"/>
              <w:right w:val="single" w:color="auto" w:sz="4" w:space="0"/>
            </w:tcBorders>
          </w:tcPr>
          <w:p w14:paraId="76F5AFB4">
            <w:pPr>
              <w:pStyle w:val="125"/>
              <w:rPr>
                <w:rFonts w:ascii="Times New Roman" w:hAnsi="Times New Roman"/>
                <w:sz w:val="18"/>
                <w:szCs w:val="18"/>
              </w:rPr>
            </w:pPr>
            <w:r>
              <w:rPr>
                <w:rFonts w:hint="eastAsia" w:ascii="Times New Roman" w:hAnsi="Times New Roman"/>
                <w:sz w:val="18"/>
                <w:szCs w:val="18"/>
              </w:rPr>
              <w:t>说明</w:t>
            </w:r>
          </w:p>
        </w:tc>
      </w:tr>
      <w:tr w14:paraId="548F9396">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tcPr>
          <w:p w14:paraId="25D055B0">
            <w:pPr>
              <w:pStyle w:val="125"/>
              <w:rPr>
                <w:rFonts w:ascii="Times New Roman" w:hAnsi="Times New Roman"/>
                <w:sz w:val="18"/>
                <w:szCs w:val="18"/>
              </w:rPr>
            </w:pPr>
            <w:r>
              <w:rPr>
                <w:rFonts w:hint="eastAsia" w:ascii="Times New Roman" w:hAnsi="Times New Roman"/>
                <w:sz w:val="18"/>
                <w:szCs w:val="18"/>
              </w:rPr>
              <w:t>物联终端设备地址</w:t>
            </w:r>
          </w:p>
        </w:tc>
        <w:tc>
          <w:tcPr>
            <w:tcW w:w="4253" w:type="dxa"/>
            <w:tcBorders>
              <w:top w:val="single" w:color="auto" w:sz="4" w:space="0"/>
              <w:left w:val="single" w:color="auto" w:sz="4" w:space="0"/>
              <w:bottom w:val="single" w:color="auto" w:sz="4" w:space="0"/>
              <w:right w:val="single" w:color="auto" w:sz="4" w:space="0"/>
            </w:tcBorders>
          </w:tcPr>
          <w:p w14:paraId="299B65CA">
            <w:pPr>
              <w:pStyle w:val="125"/>
              <w:rPr>
                <w:rFonts w:ascii="Times New Roman" w:hAnsi="Times New Roman"/>
                <w:sz w:val="18"/>
                <w:szCs w:val="18"/>
              </w:rPr>
            </w:pPr>
            <w:r>
              <w:rPr>
                <w:rFonts w:hint="eastAsia" w:ascii="Times New Roman" w:hAnsi="Times New Roman"/>
                <w:sz w:val="18"/>
                <w:szCs w:val="18"/>
              </w:rPr>
              <w:t>物联终端设备的</w:t>
            </w:r>
            <w:r>
              <w:rPr>
                <w:rFonts w:ascii="Times New Roman" w:hAnsi="Times New Roman"/>
                <w:sz w:val="18"/>
                <w:szCs w:val="18"/>
              </w:rPr>
              <w:t>48</w:t>
            </w:r>
            <w:r>
              <w:rPr>
                <w:rFonts w:hint="eastAsia" w:ascii="Times New Roman" w:hAnsi="Times New Roman"/>
                <w:sz w:val="18"/>
                <w:szCs w:val="18"/>
              </w:rPr>
              <w:t>比特物理地址</w:t>
            </w:r>
          </w:p>
        </w:tc>
      </w:tr>
      <w:tr w14:paraId="28686A86">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tcPr>
          <w:p w14:paraId="1065B5D9">
            <w:pPr>
              <w:pStyle w:val="125"/>
              <w:rPr>
                <w:rFonts w:ascii="Times New Roman" w:hAnsi="Times New Roman"/>
                <w:sz w:val="18"/>
                <w:szCs w:val="18"/>
              </w:rPr>
            </w:pPr>
            <w:r>
              <w:rPr>
                <w:rFonts w:hint="eastAsia" w:ascii="Times New Roman" w:hAnsi="Times New Roman"/>
                <w:sz w:val="18"/>
                <w:szCs w:val="18"/>
              </w:rPr>
              <w:t>物联网关设备地址</w:t>
            </w:r>
          </w:p>
        </w:tc>
        <w:tc>
          <w:tcPr>
            <w:tcW w:w="4253" w:type="dxa"/>
            <w:tcBorders>
              <w:top w:val="single" w:color="auto" w:sz="4" w:space="0"/>
              <w:left w:val="single" w:color="auto" w:sz="4" w:space="0"/>
              <w:bottom w:val="single" w:color="auto" w:sz="4" w:space="0"/>
              <w:right w:val="single" w:color="auto" w:sz="4" w:space="0"/>
            </w:tcBorders>
          </w:tcPr>
          <w:p w14:paraId="2E2F317E">
            <w:pPr>
              <w:pStyle w:val="125"/>
              <w:rPr>
                <w:rFonts w:ascii="Times New Roman" w:hAnsi="Times New Roman"/>
                <w:sz w:val="18"/>
                <w:szCs w:val="18"/>
              </w:rPr>
            </w:pPr>
            <w:r>
              <w:rPr>
                <w:rFonts w:hint="eastAsia" w:ascii="Times New Roman" w:hAnsi="Times New Roman"/>
                <w:sz w:val="18"/>
                <w:szCs w:val="18"/>
              </w:rPr>
              <w:t>物联网关设备的</w:t>
            </w:r>
            <w:r>
              <w:rPr>
                <w:rFonts w:ascii="Times New Roman" w:hAnsi="Times New Roman"/>
                <w:sz w:val="18"/>
                <w:szCs w:val="18"/>
              </w:rPr>
              <w:t>48</w:t>
            </w:r>
            <w:r>
              <w:rPr>
                <w:rFonts w:hint="eastAsia" w:ascii="Times New Roman" w:hAnsi="Times New Roman"/>
                <w:sz w:val="18"/>
                <w:szCs w:val="18"/>
              </w:rPr>
              <w:t>比特的物理地址</w:t>
            </w:r>
          </w:p>
        </w:tc>
      </w:tr>
      <w:tr w14:paraId="0EE90746">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tcPr>
          <w:p w14:paraId="76ACDEC2">
            <w:pPr>
              <w:pStyle w:val="125"/>
              <w:rPr>
                <w:rFonts w:ascii="Times New Roman" w:hAnsi="Times New Roman"/>
                <w:sz w:val="18"/>
                <w:szCs w:val="18"/>
              </w:rPr>
            </w:pPr>
            <w:r>
              <w:rPr>
                <w:rFonts w:hint="eastAsia" w:ascii="Times New Roman" w:hAnsi="Times New Roman"/>
                <w:sz w:val="18"/>
                <w:szCs w:val="18"/>
              </w:rPr>
              <w:t>物联终端功耗类型</w:t>
            </w:r>
          </w:p>
        </w:tc>
        <w:tc>
          <w:tcPr>
            <w:tcW w:w="4253" w:type="dxa"/>
            <w:tcBorders>
              <w:top w:val="single" w:color="auto" w:sz="4" w:space="0"/>
              <w:left w:val="single" w:color="auto" w:sz="4" w:space="0"/>
              <w:bottom w:val="single" w:color="auto" w:sz="4" w:space="0"/>
              <w:right w:val="single" w:color="auto" w:sz="4" w:space="0"/>
            </w:tcBorders>
          </w:tcPr>
          <w:p w14:paraId="601CC1CC">
            <w:pPr>
              <w:pStyle w:val="125"/>
              <w:rPr>
                <w:rFonts w:ascii="Times New Roman" w:hAnsi="Times New Roman"/>
                <w:sz w:val="18"/>
                <w:szCs w:val="18"/>
              </w:rPr>
            </w:pPr>
            <w:r>
              <w:rPr>
                <w:rFonts w:hint="eastAsia" w:ascii="Times New Roman" w:hAnsi="Times New Roman"/>
                <w:sz w:val="18"/>
                <w:szCs w:val="18"/>
              </w:rPr>
              <w:t>记录物联终端设备的功耗类型</w:t>
            </w:r>
          </w:p>
        </w:tc>
      </w:tr>
      <w:tr w14:paraId="681FB2A2">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tcPr>
          <w:p w14:paraId="70AA5CED">
            <w:pPr>
              <w:pStyle w:val="125"/>
              <w:rPr>
                <w:rFonts w:ascii="Times New Roman" w:hAnsi="Times New Roman"/>
                <w:sz w:val="18"/>
                <w:szCs w:val="18"/>
              </w:rPr>
            </w:pPr>
            <w:r>
              <w:rPr>
                <w:rFonts w:hint="eastAsia" w:ascii="Times New Roman" w:hAnsi="Times New Roman"/>
                <w:sz w:val="18"/>
                <w:szCs w:val="18"/>
              </w:rPr>
              <w:t>连接状态</w:t>
            </w:r>
          </w:p>
        </w:tc>
        <w:tc>
          <w:tcPr>
            <w:tcW w:w="4253" w:type="dxa"/>
            <w:tcBorders>
              <w:top w:val="single" w:color="auto" w:sz="4" w:space="0"/>
              <w:left w:val="single" w:color="auto" w:sz="4" w:space="0"/>
              <w:bottom w:val="single" w:color="auto" w:sz="4" w:space="0"/>
              <w:right w:val="single" w:color="auto" w:sz="4" w:space="0"/>
            </w:tcBorders>
          </w:tcPr>
          <w:p w14:paraId="0607D99F">
            <w:pPr>
              <w:pStyle w:val="125"/>
              <w:rPr>
                <w:rFonts w:ascii="Times New Roman" w:hAnsi="Times New Roman"/>
                <w:sz w:val="18"/>
                <w:szCs w:val="18"/>
              </w:rPr>
            </w:pPr>
            <w:r>
              <w:rPr>
                <w:rFonts w:hint="eastAsia" w:ascii="Times New Roman" w:hAnsi="Times New Roman"/>
                <w:sz w:val="18"/>
                <w:szCs w:val="18"/>
              </w:rPr>
              <w:t>当前的连接状态</w:t>
            </w:r>
          </w:p>
        </w:tc>
      </w:tr>
      <w:tr w14:paraId="5F5CC2C7">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tcPr>
          <w:p w14:paraId="0A0456BD">
            <w:pPr>
              <w:pStyle w:val="125"/>
              <w:rPr>
                <w:rFonts w:ascii="Times New Roman" w:hAnsi="Times New Roman"/>
                <w:sz w:val="18"/>
                <w:szCs w:val="18"/>
              </w:rPr>
            </w:pPr>
            <w:r>
              <w:rPr>
                <w:rFonts w:hint="eastAsia" w:ascii="Times New Roman" w:hAnsi="Times New Roman"/>
                <w:sz w:val="18"/>
                <w:szCs w:val="18"/>
              </w:rPr>
              <w:t>接入时间</w:t>
            </w:r>
          </w:p>
        </w:tc>
        <w:tc>
          <w:tcPr>
            <w:tcW w:w="4253" w:type="dxa"/>
            <w:tcBorders>
              <w:top w:val="single" w:color="auto" w:sz="4" w:space="0"/>
              <w:left w:val="single" w:color="auto" w:sz="4" w:space="0"/>
              <w:bottom w:val="single" w:color="auto" w:sz="4" w:space="0"/>
              <w:right w:val="single" w:color="auto" w:sz="4" w:space="0"/>
            </w:tcBorders>
          </w:tcPr>
          <w:p w14:paraId="2E19882B">
            <w:pPr>
              <w:pStyle w:val="125"/>
              <w:rPr>
                <w:rFonts w:ascii="Times New Roman" w:hAnsi="Times New Roman"/>
                <w:sz w:val="18"/>
                <w:szCs w:val="18"/>
              </w:rPr>
            </w:pPr>
            <w:r>
              <w:rPr>
                <w:rFonts w:hint="eastAsia" w:ascii="Times New Roman" w:hAnsi="Times New Roman"/>
                <w:sz w:val="18"/>
                <w:szCs w:val="18"/>
              </w:rPr>
              <w:t>物联终端设备的接入时间</w:t>
            </w:r>
          </w:p>
        </w:tc>
      </w:tr>
      <w:tr w14:paraId="14227629">
        <w:tblPrEx>
          <w:tblCellMar>
            <w:top w:w="0" w:type="dxa"/>
            <w:left w:w="108" w:type="dxa"/>
            <w:bottom w:w="0" w:type="dxa"/>
            <w:right w:w="108" w:type="dxa"/>
          </w:tblCellMar>
        </w:tblPrEx>
        <w:trPr>
          <w:jc w:val="center"/>
        </w:trPr>
        <w:tc>
          <w:tcPr>
            <w:tcW w:w="1701" w:type="dxa"/>
            <w:tcBorders>
              <w:top w:val="single" w:color="auto" w:sz="4" w:space="0"/>
              <w:left w:val="single" w:color="auto" w:sz="4" w:space="0"/>
              <w:bottom w:val="single" w:color="auto" w:sz="4" w:space="0"/>
              <w:right w:val="single" w:color="auto" w:sz="4" w:space="0"/>
            </w:tcBorders>
          </w:tcPr>
          <w:p w14:paraId="163FAF7F">
            <w:pPr>
              <w:pStyle w:val="125"/>
              <w:rPr>
                <w:rFonts w:ascii="Times New Roman" w:hAnsi="Times New Roman"/>
                <w:sz w:val="18"/>
                <w:szCs w:val="18"/>
              </w:rPr>
            </w:pPr>
            <w:r>
              <w:rPr>
                <w:rFonts w:ascii="Times New Roman" w:hAnsi="Times New Roman"/>
                <w:sz w:val="18"/>
                <w:szCs w:val="18"/>
              </w:rPr>
              <w:t>最后一次通信时间</w:t>
            </w:r>
          </w:p>
        </w:tc>
        <w:tc>
          <w:tcPr>
            <w:tcW w:w="4253" w:type="dxa"/>
            <w:tcBorders>
              <w:top w:val="single" w:color="auto" w:sz="4" w:space="0"/>
              <w:left w:val="single" w:color="auto" w:sz="4" w:space="0"/>
              <w:bottom w:val="single" w:color="auto" w:sz="4" w:space="0"/>
              <w:right w:val="single" w:color="auto" w:sz="4" w:space="0"/>
            </w:tcBorders>
          </w:tcPr>
          <w:p w14:paraId="55563667">
            <w:pPr>
              <w:pStyle w:val="125"/>
              <w:rPr>
                <w:rFonts w:ascii="Times New Roman" w:hAnsi="Times New Roman"/>
                <w:sz w:val="18"/>
                <w:szCs w:val="18"/>
              </w:rPr>
            </w:pPr>
            <w:r>
              <w:rPr>
                <w:rFonts w:ascii="Times New Roman" w:hAnsi="Times New Roman"/>
                <w:sz w:val="18"/>
                <w:szCs w:val="18"/>
              </w:rPr>
              <w:t>最后一次接收到物联终端设备数据的时间</w:t>
            </w:r>
            <w:r>
              <w:rPr>
                <w:rFonts w:hint="eastAsia" w:ascii="Times New Roman" w:hAnsi="Times New Roman"/>
                <w:sz w:val="18"/>
                <w:szCs w:val="18"/>
              </w:rPr>
              <w:t>，</w:t>
            </w:r>
            <w:r>
              <w:rPr>
                <w:rFonts w:ascii="Times New Roman" w:hAnsi="Times New Roman"/>
                <w:sz w:val="18"/>
                <w:szCs w:val="18"/>
              </w:rPr>
              <w:t>可用于判定物联终端是否在线</w:t>
            </w:r>
            <w:r>
              <w:rPr>
                <w:rFonts w:hint="eastAsia" w:ascii="Times New Roman" w:hAnsi="Times New Roman"/>
                <w:sz w:val="18"/>
                <w:szCs w:val="18"/>
              </w:rPr>
              <w:t>。</w:t>
            </w:r>
          </w:p>
        </w:tc>
      </w:tr>
    </w:tbl>
    <w:p w14:paraId="467DE4E8"/>
    <w:p w14:paraId="7FD5A00C">
      <w:pPr>
        <w:pStyle w:val="48"/>
      </w:pPr>
      <w:bookmarkStart w:id="5038" w:name="_Toc49160362"/>
      <w:bookmarkStart w:id="5039" w:name="_Toc45285865"/>
      <w:r>
        <w:rPr>
          <w:rFonts w:hint="eastAsia"/>
        </w:rPr>
        <w:t>通信窗口同步</w:t>
      </w:r>
      <w:bookmarkEnd w:id="5038"/>
      <w:bookmarkEnd w:id="5039"/>
    </w:p>
    <w:p w14:paraId="7F060354">
      <w:pPr>
        <w:pStyle w:val="57"/>
        <w:ind w:left="420" w:hanging="420"/>
      </w:pPr>
      <w:bookmarkStart w:id="5040" w:name="_Toc49160363"/>
      <w:r>
        <w:rPr>
          <w:rFonts w:hint="eastAsia"/>
        </w:rPr>
        <w:t>窗口同步机制</w:t>
      </w:r>
      <w:bookmarkEnd w:id="5040"/>
    </w:p>
    <w:p w14:paraId="4BB92F28">
      <w:pPr>
        <w:pStyle w:val="50"/>
      </w:pPr>
      <w:r>
        <w:t>每一个节点维护一个</w:t>
      </w:r>
      <w:r>
        <w:rPr>
          <w:rFonts w:hint="eastAsia"/>
        </w:rPr>
        <w:t>3</w:t>
      </w:r>
      <w:r>
        <w:t>2位的计时器</w:t>
      </w:r>
      <w:r>
        <w:rPr>
          <w:rFonts w:hint="eastAsia"/>
        </w:rPr>
        <w:t>。</w:t>
      </w:r>
    </w:p>
    <w:p w14:paraId="4A748536">
      <w:pPr>
        <w:pStyle w:val="50"/>
      </w:pPr>
      <w:r>
        <w:t>发送节点在发送带</w:t>
      </w:r>
      <w:r>
        <w:rPr>
          <w:rFonts w:hint="eastAsia"/>
        </w:rPr>
        <w:t>“</w:t>
      </w:r>
      <w:r>
        <w:t>通信窗口偏移</w:t>
      </w:r>
      <w:r>
        <w:rPr>
          <w:rFonts w:hint="eastAsia"/>
        </w:rPr>
        <w:t>”时，在发送时，计算offset（通信窗口偏移），offset</w:t>
      </w:r>
      <w:r>
        <w:t xml:space="preserve"> </w:t>
      </w:r>
      <w:r>
        <w:rPr>
          <w:rFonts w:hint="eastAsia"/>
        </w:rPr>
        <w:t>=</w:t>
      </w:r>
      <w:r>
        <w:t xml:space="preserve"> Tbegin</w:t>
      </w:r>
      <w:r>
        <w:rPr>
          <w:rFonts w:hint="eastAsia"/>
        </w:rPr>
        <w:t>（通信窗口开始时间） -</w:t>
      </w:r>
      <w:r>
        <w:t xml:space="preserve"> Tsnd</w:t>
      </w:r>
      <w:r>
        <w:rPr>
          <w:rFonts w:hint="eastAsia"/>
        </w:rPr>
        <w:t>（发送时间），在P</w:t>
      </w:r>
      <w:r>
        <w:t>SDU中携带offset</w:t>
      </w:r>
      <w:r>
        <w:rPr>
          <w:rFonts w:hint="eastAsia"/>
        </w:rPr>
        <w:t>。</w:t>
      </w:r>
    </w:p>
    <w:p w14:paraId="41A30E00">
      <w:pPr>
        <w:pStyle w:val="50"/>
      </w:pPr>
      <w:r>
        <w:t>接收节点在接收每一个帧时</w:t>
      </w:r>
      <w:r>
        <w:rPr>
          <w:rFonts w:hint="eastAsia"/>
        </w:rPr>
        <w:t>，</w:t>
      </w:r>
      <w:r>
        <w:t>接收到</w:t>
      </w:r>
      <w:r>
        <w:rPr>
          <w:rFonts w:hint="eastAsia"/>
        </w:rPr>
        <w:t>S</w:t>
      </w:r>
      <w:r>
        <w:t>HR时</w:t>
      </w:r>
      <w:r>
        <w:rPr>
          <w:rFonts w:hint="eastAsia"/>
        </w:rPr>
        <w:t>，</w:t>
      </w:r>
      <w:r>
        <w:t>记录本地的</w:t>
      </w:r>
      <w:r>
        <w:rPr>
          <w:rFonts w:hint="eastAsia"/>
        </w:rPr>
        <w:t>接收S</w:t>
      </w:r>
      <w:r>
        <w:t>HR的时间Trcv</w:t>
      </w:r>
      <w:r>
        <w:rPr>
          <w:rFonts w:hint="eastAsia"/>
        </w:rPr>
        <w:t>。接收完P</w:t>
      </w:r>
      <w:r>
        <w:t>SDU时</w:t>
      </w:r>
      <w:r>
        <w:rPr>
          <w:rFonts w:hint="eastAsia"/>
        </w:rPr>
        <w:t>，</w:t>
      </w:r>
      <w:r>
        <w:t>解析获取到offset</w:t>
      </w:r>
      <w:r>
        <w:rPr>
          <w:rFonts w:hint="eastAsia"/>
        </w:rPr>
        <w:t>，</w:t>
      </w:r>
      <w:r>
        <w:t xml:space="preserve">接收端计算Tbegin </w:t>
      </w:r>
      <w:r>
        <w:rPr>
          <w:rFonts w:hint="eastAsia"/>
        </w:rPr>
        <w:t>=</w:t>
      </w:r>
      <w:r>
        <w:t xml:space="preserve"> Trcv – SHR的帧长</w:t>
      </w:r>
      <w:r>
        <w:rPr>
          <w:rFonts w:hint="eastAsia"/>
        </w:rPr>
        <w:t xml:space="preserve"> +</w:t>
      </w:r>
      <w:r>
        <w:t xml:space="preserve"> offset</w:t>
      </w:r>
      <w:r>
        <w:rPr>
          <w:rFonts w:hint="eastAsia"/>
        </w:rPr>
        <w:t>。</w:t>
      </w:r>
    </w:p>
    <w:p w14:paraId="47A5CE5A">
      <w:pPr>
        <w:pStyle w:val="50"/>
      </w:pPr>
      <w:r>
        <w:t>通信窗口同步如</w:t>
      </w:r>
      <w:r>
        <w:rPr>
          <w:kern w:val="2"/>
          <w:szCs w:val="24"/>
        </w:rPr>
        <w:fldChar w:fldCharType="begin"/>
      </w:r>
      <w:r>
        <w:instrText xml:space="preserve"> REF _Ref49435492 \h </w:instrText>
      </w:r>
      <w:r>
        <w:rPr>
          <w:kern w:val="2"/>
          <w:szCs w:val="24"/>
        </w:rPr>
        <w:instrText xml:space="preserve"> \* MERGEFORMAT </w:instrText>
      </w:r>
      <w:r>
        <w:rPr>
          <w:kern w:val="2"/>
          <w:szCs w:val="24"/>
        </w:rPr>
        <w:fldChar w:fldCharType="separate"/>
      </w:r>
      <w:r>
        <w:rPr>
          <w:rFonts w:hint="eastAsia"/>
        </w:rPr>
        <w:t xml:space="preserve">图 </w:t>
      </w:r>
      <w:r>
        <w:t xml:space="preserve">106 </w:t>
      </w:r>
      <w:r>
        <w:rPr>
          <w:rFonts w:hint="eastAsia"/>
        </w:rPr>
        <w:t>通信窗口同步示意图</w:t>
      </w:r>
      <w:r>
        <w:fldChar w:fldCharType="end"/>
      </w:r>
      <w:r>
        <w:t>所示</w:t>
      </w:r>
      <w:r>
        <w:rPr>
          <w:rFonts w:hint="eastAsia"/>
        </w:rPr>
        <w:t>。</w:t>
      </w:r>
    </w:p>
    <w:p w14:paraId="6EE78488">
      <w:pPr>
        <w:pStyle w:val="129"/>
      </w:pPr>
      <w:r>
        <w:object>
          <v:shape id="_x0000_i1123" o:spt="75" type="#_x0000_t75" style="height:125.25pt;width:344.25pt;" o:ole="t" filled="f" o:preferrelative="t" stroked="f" coordsize="21600,21600">
            <v:path/>
            <v:fill on="f" focussize="0,0"/>
            <v:stroke on="f" joinstyle="miter"/>
            <v:imagedata r:id="rId199" o:title=""/>
            <o:lock v:ext="edit" aspectratio="t"/>
            <w10:wrap type="none"/>
            <w10:anchorlock/>
          </v:shape>
          <o:OLEObject Type="Embed" ProgID="Visio.Drawing.15" ShapeID="_x0000_i1123" DrawAspect="Content" ObjectID="_1468075798" r:id="rId198">
            <o:LockedField>false</o:LockedField>
          </o:OLEObject>
        </w:object>
      </w:r>
    </w:p>
    <w:p w14:paraId="10189988">
      <w:pPr>
        <w:pStyle w:val="10"/>
      </w:pPr>
      <w:bookmarkStart w:id="5041" w:name="_Ref4943549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106</w:t>
      </w:r>
      <w:r>
        <w:fldChar w:fldCharType="end"/>
      </w:r>
      <w:r>
        <w:t xml:space="preserve"> </w:t>
      </w:r>
      <w:r>
        <w:rPr>
          <w:rFonts w:hint="eastAsia"/>
        </w:rPr>
        <w:t>通信窗口同步示意图</w:t>
      </w:r>
      <w:bookmarkEnd w:id="5041"/>
    </w:p>
    <w:p w14:paraId="16E22850">
      <w:pPr>
        <w:pStyle w:val="57"/>
        <w:ind w:left="420" w:hanging="420"/>
      </w:pPr>
      <w:bookmarkStart w:id="5042" w:name="_Toc49160364"/>
      <w:r>
        <w:t>通信窗口周期性同步</w:t>
      </w:r>
      <w:bookmarkEnd w:id="5042"/>
    </w:p>
    <w:p w14:paraId="0556BCA0">
      <w:pPr>
        <w:pStyle w:val="50"/>
      </w:pPr>
      <w:r>
        <w:rPr>
          <w:rFonts w:hint="eastAsia"/>
        </w:rPr>
        <w:t>由于物联网关和物</w:t>
      </w:r>
      <w:r>
        <w:rPr>
          <w:rStyle w:val="51"/>
          <w:rFonts w:hint="eastAsia"/>
        </w:rPr>
        <w:t>联终端之间的时钟频率存在偏差，因此每隔一段时间，物联网关需要对物联终端进行同步。物联网关每隔一段时间在通信</w:t>
      </w:r>
      <w:r>
        <w:rPr>
          <w:rFonts w:hint="eastAsia"/>
        </w:rPr>
        <w:t>窗口内，在协商的数据传输信道上向物联终端发送“通信周期同步”消息，定期同步物联网关和物联终端时间的通信周期。</w:t>
      </w:r>
    </w:p>
    <w:p w14:paraId="00930A6F">
      <w:pPr>
        <w:pStyle w:val="48"/>
      </w:pPr>
      <w:bookmarkStart w:id="5043" w:name="_Toc49160366"/>
      <w:r>
        <w:t>物联网关之间信道协调机制</w:t>
      </w:r>
      <w:r>
        <w:rPr>
          <w:rFonts w:hint="eastAsia"/>
        </w:rPr>
        <w:t>（可选）</w:t>
      </w:r>
      <w:bookmarkEnd w:id="5043"/>
    </w:p>
    <w:p w14:paraId="62EF4A38">
      <w:pPr>
        <w:pStyle w:val="50"/>
      </w:pPr>
      <w:r>
        <w:rPr>
          <w:rFonts w:hint="eastAsia"/>
        </w:rPr>
        <w:t>物联网关可在接入信道上发送“物联信道告知”消息，周边邻居物联网关接收到后，根据“物联信道告知”消息中的告知类型，决定是否回复“物联信道告知”消息。若发布“物联信道告知”的物联网关，发现与其他物联网关节点的数传信道冲突，则在发布结束后，根据收集到邻居物联网关的数据信道信息，选择合适的物联信道作为本节点的数传信道。</w:t>
      </w:r>
    </w:p>
    <w:p w14:paraId="652DDB25">
      <w:pPr>
        <w:pStyle w:val="48"/>
      </w:pPr>
      <w:bookmarkStart w:id="5044" w:name="_Toc49160367"/>
      <w:r>
        <w:t>物联网关优选</w:t>
      </w:r>
      <w:bookmarkEnd w:id="5044"/>
    </w:p>
    <w:p w14:paraId="27A4DA00">
      <w:pPr>
        <w:pStyle w:val="50"/>
      </w:pPr>
      <w:r>
        <w:t>物联终端检测到当前选择的物联网关不能满足通信需求</w:t>
      </w:r>
      <w:r>
        <w:rPr>
          <w:rFonts w:hint="eastAsia"/>
        </w:rPr>
        <w:t>，</w:t>
      </w:r>
      <w:r>
        <w:t>可以重新发起物联网络搜索</w:t>
      </w:r>
      <w:r>
        <w:rPr>
          <w:rFonts w:hint="eastAsia"/>
        </w:rPr>
        <w:t>，</w:t>
      </w:r>
      <w:r>
        <w:t>搜索是否存在更优的物联网关</w:t>
      </w:r>
      <w:r>
        <w:rPr>
          <w:rFonts w:hint="eastAsia"/>
        </w:rPr>
        <w:t>，</w:t>
      </w:r>
      <w:r>
        <w:t>若存在</w:t>
      </w:r>
      <w:r>
        <w:rPr>
          <w:rFonts w:hint="eastAsia"/>
        </w:rPr>
        <w:t>，</w:t>
      </w:r>
      <w:r>
        <w:t>则可选择更优的物联网关接入</w:t>
      </w:r>
      <w:r>
        <w:rPr>
          <w:rFonts w:hint="eastAsia"/>
        </w:rPr>
        <w:t>。</w:t>
      </w:r>
    </w:p>
    <w:p w14:paraId="59212EFF">
      <w:pPr>
        <w:pStyle w:val="50"/>
      </w:pPr>
      <w:r>
        <w:t>由于进行一次物联网关优选消耗的功耗比较大</w:t>
      </w:r>
      <w:r>
        <w:rPr>
          <w:rFonts w:hint="eastAsia"/>
        </w:rPr>
        <w:t>，</w:t>
      </w:r>
      <w:r>
        <w:t>不建议太频繁的进行物联网关的优选</w:t>
      </w:r>
      <w:r>
        <w:rPr>
          <w:rFonts w:hint="eastAsia"/>
        </w:rPr>
        <w:t>。</w:t>
      </w:r>
    </w:p>
    <w:p w14:paraId="3EC57B81">
      <w:pPr>
        <w:pStyle w:val="48"/>
      </w:pPr>
      <w:bookmarkStart w:id="5045" w:name="_Toc49160368"/>
      <w:r>
        <w:t>物联网关与物联终端的功率控制</w:t>
      </w:r>
      <w:r>
        <w:rPr>
          <w:rFonts w:hint="eastAsia"/>
        </w:rPr>
        <w:t>（可选）</w:t>
      </w:r>
      <w:bookmarkEnd w:id="5045"/>
    </w:p>
    <w:p w14:paraId="06743995">
      <w:pPr>
        <w:pStyle w:val="50"/>
      </w:pPr>
      <w:r>
        <w:t>物联网关与物联终端功率控制交互如</w:t>
      </w:r>
      <w:r>
        <w:rPr>
          <w:kern w:val="2"/>
          <w:szCs w:val="24"/>
        </w:rPr>
        <w:fldChar w:fldCharType="begin"/>
      </w:r>
      <w:r>
        <w:instrText xml:space="preserve"> REF _Ref49435535 \h </w:instrText>
      </w:r>
      <w:r>
        <w:rPr>
          <w:kern w:val="2"/>
          <w:szCs w:val="24"/>
        </w:rPr>
        <w:instrText xml:space="preserve"> \* MERGEFORMAT </w:instrText>
      </w:r>
      <w:r>
        <w:rPr>
          <w:kern w:val="2"/>
          <w:szCs w:val="24"/>
        </w:rPr>
        <w:fldChar w:fldCharType="separate"/>
      </w:r>
      <w:r>
        <w:rPr>
          <w:rFonts w:hint="eastAsia"/>
        </w:rPr>
        <w:t xml:space="preserve">图 </w:t>
      </w:r>
      <w:r>
        <w:t xml:space="preserve">107 </w:t>
      </w:r>
      <w:r>
        <w:rPr>
          <w:rFonts w:hint="eastAsia"/>
        </w:rPr>
        <w:t>功率控制交互示意图</w:t>
      </w:r>
      <w:r>
        <w:fldChar w:fldCharType="end"/>
      </w:r>
      <w:r>
        <w:t>所示</w:t>
      </w:r>
      <w:r>
        <w:rPr>
          <w:rFonts w:hint="eastAsia"/>
        </w:rPr>
        <w:t>。</w:t>
      </w:r>
    </w:p>
    <w:p w14:paraId="5B2CD501">
      <w:pPr>
        <w:pStyle w:val="129"/>
      </w:pPr>
      <w:r>
        <w:object>
          <v:shape id="_x0000_i1124" o:spt="75" type="#_x0000_t75" style="height:102.75pt;width:221.25pt;" o:ole="t" filled="f" o:preferrelative="t" stroked="f" coordsize="21600,21600">
            <v:path/>
            <v:fill on="f" focussize="0,0"/>
            <v:stroke on="f" joinstyle="miter"/>
            <v:imagedata r:id="rId201" o:title=""/>
            <o:lock v:ext="edit" aspectratio="t"/>
            <w10:wrap type="none"/>
            <w10:anchorlock/>
          </v:shape>
          <o:OLEObject Type="Embed" ProgID="Visio.Drawing.15" ShapeID="_x0000_i1124" DrawAspect="Content" ObjectID="_1468075799" r:id="rId200">
            <o:LockedField>false</o:LockedField>
          </o:OLEObject>
        </w:object>
      </w:r>
    </w:p>
    <w:p w14:paraId="342583F3">
      <w:pPr>
        <w:pStyle w:val="10"/>
      </w:pPr>
      <w:bookmarkStart w:id="5046" w:name="_Ref4943553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107</w:t>
      </w:r>
      <w:r>
        <w:fldChar w:fldCharType="end"/>
      </w:r>
      <w:r>
        <w:t xml:space="preserve"> </w:t>
      </w:r>
      <w:r>
        <w:rPr>
          <w:rFonts w:hint="eastAsia"/>
        </w:rPr>
        <w:t>功率控制交互示意图</w:t>
      </w:r>
      <w:bookmarkEnd w:id="5046"/>
    </w:p>
    <w:p w14:paraId="7B9CC052">
      <w:pPr>
        <w:pStyle w:val="50"/>
      </w:pPr>
      <w:r>
        <w:t>物联网关可根据接收物联终端帧时的物理信道质量</w:t>
      </w:r>
      <w:r>
        <w:rPr>
          <w:rFonts w:hint="eastAsia"/>
        </w:rPr>
        <w:t>，</w:t>
      </w:r>
      <w:r>
        <w:t>判断是否需要调整物联终端的发射功率</w:t>
      </w:r>
      <w:r>
        <w:rPr>
          <w:rFonts w:hint="eastAsia"/>
        </w:rPr>
        <w:t>。</w:t>
      </w:r>
      <w:r>
        <w:t>当物联网关接收到物联终端发送的帧的物理信道质量小于下门限时</w:t>
      </w:r>
      <w:r>
        <w:rPr>
          <w:rFonts w:hint="eastAsia"/>
        </w:rPr>
        <w:t>，</w:t>
      </w:r>
      <w:r>
        <w:t>可请求物联终端提升发射功率</w:t>
      </w:r>
      <w:r>
        <w:rPr>
          <w:rFonts w:hint="eastAsia"/>
        </w:rPr>
        <w:t>；若大于上门限时，可请求物联终端降低发射功率。</w:t>
      </w:r>
    </w:p>
    <w:p w14:paraId="3A109EA0">
      <w:pPr>
        <w:pStyle w:val="50"/>
      </w:pPr>
      <w:r>
        <w:t>若物联终端回复已经达到最大发射功率</w:t>
      </w:r>
      <w:r>
        <w:rPr>
          <w:rFonts w:hint="eastAsia"/>
        </w:rPr>
        <w:t>，</w:t>
      </w:r>
      <w:r>
        <w:t>或者最小发射功率时</w:t>
      </w:r>
      <w:r>
        <w:rPr>
          <w:rFonts w:hint="eastAsia"/>
        </w:rPr>
        <w:t>，</w:t>
      </w:r>
      <w:r>
        <w:t>物联网关不</w:t>
      </w:r>
      <w:r>
        <w:rPr>
          <w:rFonts w:hint="eastAsia"/>
        </w:rPr>
        <w:t>再</w:t>
      </w:r>
      <w:r>
        <w:t>重复请求</w:t>
      </w:r>
      <w:r>
        <w:rPr>
          <w:rFonts w:hint="eastAsia"/>
        </w:rPr>
        <w:t>。</w:t>
      </w:r>
      <w:r>
        <w:t>若物联终端回复</w:t>
      </w:r>
      <w:r>
        <w:rPr>
          <w:rFonts w:hint="eastAsia"/>
        </w:rPr>
        <w:t>“未知消息响应”消息时，物联网关不再对该物联终端进行功率控制。若物联终端回复的“功率控制指示”中最大值标志和最小值标志都为1，则表示物联终端不支持发射功率调整，则不再对该物联终端进行功率控制。</w:t>
      </w:r>
    </w:p>
    <w:p w14:paraId="3D47738F">
      <w:pPr>
        <w:pStyle w:val="48"/>
        <w:rPr>
          <w:sz w:val="28"/>
          <w:szCs w:val="24"/>
        </w:rPr>
      </w:pPr>
      <w:bookmarkStart w:id="5047" w:name="_Toc45285866"/>
      <w:bookmarkStart w:id="5048" w:name="_Toc49160369"/>
      <w:r>
        <w:rPr>
          <w:rFonts w:hint="eastAsia"/>
        </w:rPr>
        <w:t>数据交互</w:t>
      </w:r>
      <w:bookmarkEnd w:id="5047"/>
      <w:bookmarkEnd w:id="5048"/>
    </w:p>
    <w:p w14:paraId="3F2C5B50">
      <w:pPr>
        <w:pStyle w:val="57"/>
        <w:ind w:left="420" w:hanging="420"/>
      </w:pPr>
      <w:bookmarkStart w:id="5049" w:name="_Toc45285867"/>
      <w:bookmarkStart w:id="5050" w:name="_Toc49160370"/>
      <w:r>
        <w:rPr>
          <w:rFonts w:hint="eastAsia"/>
        </w:rPr>
        <w:t>上行数据交互</w:t>
      </w:r>
      <w:bookmarkEnd w:id="5049"/>
      <w:bookmarkEnd w:id="5050"/>
    </w:p>
    <w:p w14:paraId="7B7B7A9E">
      <w:pPr>
        <w:pStyle w:val="50"/>
      </w:pPr>
      <w:r>
        <w:t>上行数据交互流程如</w:t>
      </w:r>
      <w:r>
        <w:fldChar w:fldCharType="begin"/>
      </w:r>
      <w:r>
        <w:instrText xml:space="preserve"> REF _Ref49435561 \h  \* MERGEFORMAT </w:instrText>
      </w:r>
      <w:r>
        <w:fldChar w:fldCharType="separate"/>
      </w:r>
      <w:r>
        <w:rPr>
          <w:rFonts w:hint="eastAsia"/>
        </w:rPr>
        <w:t xml:space="preserve">图 </w:t>
      </w:r>
      <w:r>
        <w:t xml:space="preserve">108 </w:t>
      </w:r>
      <w:r>
        <w:rPr>
          <w:rFonts w:hint="eastAsia"/>
        </w:rPr>
        <w:t>上行数据交互流程图</w:t>
      </w:r>
      <w:r>
        <w:fldChar w:fldCharType="end"/>
      </w:r>
      <w:r>
        <w:t>所示</w:t>
      </w:r>
      <w:r>
        <w:rPr>
          <w:rFonts w:hint="eastAsia"/>
        </w:rPr>
        <w:t>。</w:t>
      </w:r>
    </w:p>
    <w:p w14:paraId="6644FC44">
      <w:pPr>
        <w:pStyle w:val="129"/>
      </w:pPr>
      <w:r>
        <w:object>
          <v:shape id="_x0000_i1125" o:spt="75" type="#_x0000_t75" style="height:212.25pt;width:462.75pt;" o:ole="t" filled="f" o:preferrelative="t" stroked="f" coordsize="21600,21600">
            <v:path/>
            <v:fill on="f" focussize="0,0"/>
            <v:stroke on="f" joinstyle="miter"/>
            <v:imagedata r:id="rId203" o:title=""/>
            <o:lock v:ext="edit" aspectratio="t"/>
            <w10:wrap type="none"/>
            <w10:anchorlock/>
          </v:shape>
          <o:OLEObject Type="Embed" ProgID="Visio.Drawing.15" ShapeID="_x0000_i1125" DrawAspect="Content" ObjectID="_1468075800" r:id="rId202">
            <o:LockedField>false</o:LockedField>
          </o:OLEObject>
        </w:object>
      </w:r>
    </w:p>
    <w:p w14:paraId="28FA6F71">
      <w:pPr>
        <w:pStyle w:val="10"/>
        <w:rPr>
          <w:rFonts w:hAnsiTheme="minorEastAsia" w:eastAsiaTheme="minorEastAsia"/>
          <w:szCs w:val="22"/>
        </w:rPr>
      </w:pPr>
      <w:bookmarkStart w:id="5051" w:name="_Ref4943556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108</w:t>
      </w:r>
      <w:r>
        <w:fldChar w:fldCharType="end"/>
      </w:r>
      <w:r>
        <w:t xml:space="preserve"> </w:t>
      </w:r>
      <w:r>
        <w:rPr>
          <w:rFonts w:hint="eastAsia"/>
        </w:rPr>
        <w:t>上行数据交互流程图</w:t>
      </w:r>
      <w:bookmarkEnd w:id="5051"/>
    </w:p>
    <w:p w14:paraId="6041DD8B">
      <w:pPr>
        <w:pStyle w:val="50"/>
      </w:pPr>
      <w:r>
        <w:t>Step1</w:t>
      </w:r>
      <w:r>
        <w:rPr>
          <w:rFonts w:hint="eastAsia"/>
        </w:rPr>
        <w:t>：物联终端产生数据，需要上报到</w:t>
      </w:r>
      <w:r>
        <w:t>CCO</w:t>
      </w:r>
      <w:r>
        <w:rPr>
          <w:rFonts w:hint="eastAsia"/>
        </w:rPr>
        <w:t>端时，启动与物联网关建立通信连接；</w:t>
      </w:r>
    </w:p>
    <w:p w14:paraId="236BBCBC">
      <w:pPr>
        <w:pStyle w:val="50"/>
      </w:pPr>
      <w:r>
        <w:t>Step2</w:t>
      </w:r>
      <w:r>
        <w:rPr>
          <w:rFonts w:hint="eastAsia"/>
        </w:rPr>
        <w:t>：物联终端与物联网关建立通信连接后，将数据发送到物联网关；</w:t>
      </w:r>
    </w:p>
    <w:p w14:paraId="63AC313C">
      <w:pPr>
        <w:pStyle w:val="50"/>
      </w:pPr>
      <w:r>
        <w:t>Step3</w:t>
      </w:r>
      <w:r>
        <w:rPr>
          <w:rFonts w:hint="eastAsia"/>
        </w:rPr>
        <w:t>：物联网关接收到物联终端的数据后，负责将数据发送到</w:t>
      </w:r>
      <w:r>
        <w:t>CCO</w:t>
      </w:r>
      <w:r>
        <w:rPr>
          <w:rFonts w:hint="eastAsia"/>
        </w:rPr>
        <w:t>端。</w:t>
      </w:r>
      <w:r>
        <w:t>CCO</w:t>
      </w:r>
      <w:r>
        <w:rPr>
          <w:rFonts w:hint="eastAsia"/>
        </w:rPr>
        <w:t>端接收到数据，需要回复确认。物联网关若一段时间后，未接收到确认，需要重传物联终端数据。</w:t>
      </w:r>
    </w:p>
    <w:p w14:paraId="498FC536">
      <w:pPr>
        <w:pStyle w:val="50"/>
      </w:pPr>
      <w:r>
        <w:t>Step4</w:t>
      </w:r>
      <w:r>
        <w:rPr>
          <w:rFonts w:hint="eastAsia"/>
        </w:rPr>
        <w:t>：物联网关将数据上报的结果，发送给物联终端。</w:t>
      </w:r>
    </w:p>
    <w:p w14:paraId="20907B1B">
      <w:pPr>
        <w:pStyle w:val="57"/>
        <w:ind w:left="420" w:hanging="420"/>
      </w:pPr>
      <w:bookmarkStart w:id="5052" w:name="_Toc49160371"/>
      <w:bookmarkStart w:id="5053" w:name="_Toc45285868"/>
      <w:r>
        <w:rPr>
          <w:rFonts w:hint="eastAsia"/>
        </w:rPr>
        <w:t>下行数据交互</w:t>
      </w:r>
      <w:bookmarkEnd w:id="5052"/>
      <w:bookmarkEnd w:id="5053"/>
    </w:p>
    <w:p w14:paraId="133A880D">
      <w:pPr>
        <w:pStyle w:val="50"/>
      </w:pPr>
      <w:r>
        <w:t>下行数据交互流程如</w:t>
      </w:r>
      <w:r>
        <w:rPr>
          <w:kern w:val="2"/>
          <w:szCs w:val="24"/>
        </w:rPr>
        <w:fldChar w:fldCharType="begin"/>
      </w:r>
      <w:r>
        <w:instrText xml:space="preserve"> REF _Ref49435589 \h </w:instrText>
      </w:r>
      <w:r>
        <w:rPr>
          <w:kern w:val="2"/>
          <w:szCs w:val="24"/>
        </w:rPr>
        <w:instrText xml:space="preserve"> \* MERGEFORMAT </w:instrText>
      </w:r>
      <w:r>
        <w:rPr>
          <w:kern w:val="2"/>
          <w:szCs w:val="24"/>
        </w:rPr>
        <w:fldChar w:fldCharType="separate"/>
      </w:r>
      <w:r>
        <w:rPr>
          <w:rFonts w:hint="eastAsia"/>
        </w:rPr>
        <w:t xml:space="preserve">图 </w:t>
      </w:r>
      <w:r>
        <w:t xml:space="preserve">109 </w:t>
      </w:r>
      <w:r>
        <w:rPr>
          <w:rFonts w:hint="eastAsia"/>
        </w:rPr>
        <w:t>下行数据交互流程图</w:t>
      </w:r>
      <w:r>
        <w:fldChar w:fldCharType="end"/>
      </w:r>
      <w:r>
        <w:t>所示</w:t>
      </w:r>
      <w:r>
        <w:rPr>
          <w:rFonts w:hint="eastAsia"/>
        </w:rPr>
        <w:t>。</w:t>
      </w:r>
    </w:p>
    <w:p w14:paraId="74C9B1FA">
      <w:pPr>
        <w:pStyle w:val="129"/>
        <w:rPr>
          <w:rFonts w:hAnsiTheme="minorEastAsia" w:eastAsiaTheme="minorEastAsia"/>
          <w:szCs w:val="22"/>
        </w:rPr>
      </w:pPr>
      <w:r>
        <w:object>
          <v:shape id="_x0000_i1126" o:spt="75" type="#_x0000_t75" style="height:329.25pt;width:466.5pt;" o:ole="t" filled="f" o:preferrelative="t" stroked="f" coordsize="21600,21600">
            <v:path/>
            <v:fill on="f" focussize="0,0"/>
            <v:stroke on="f" joinstyle="miter"/>
            <v:imagedata r:id="rId205" o:title=""/>
            <o:lock v:ext="edit" aspectratio="t"/>
            <w10:wrap type="none"/>
            <w10:anchorlock/>
          </v:shape>
          <o:OLEObject Type="Embed" ProgID="Visio.Drawing.15" ShapeID="_x0000_i1126" DrawAspect="Content" ObjectID="_1468075801" r:id="rId204">
            <o:LockedField>false</o:LockedField>
          </o:OLEObject>
        </w:object>
      </w:r>
    </w:p>
    <w:p w14:paraId="601F6BF2">
      <w:pPr>
        <w:pStyle w:val="10"/>
        <w:rPr>
          <w:rFonts w:hAnsiTheme="minorEastAsia" w:eastAsiaTheme="minorEastAsia"/>
          <w:szCs w:val="22"/>
        </w:rPr>
      </w:pPr>
      <w:bookmarkStart w:id="5054" w:name="_Ref4943558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109</w:t>
      </w:r>
      <w:r>
        <w:fldChar w:fldCharType="end"/>
      </w:r>
      <w:r>
        <w:t xml:space="preserve"> </w:t>
      </w:r>
      <w:r>
        <w:rPr>
          <w:rFonts w:hint="eastAsia"/>
        </w:rPr>
        <w:t>下行数据交互流程图</w:t>
      </w:r>
      <w:bookmarkEnd w:id="5054"/>
    </w:p>
    <w:p w14:paraId="66D2FE4B">
      <w:pPr>
        <w:pStyle w:val="50"/>
      </w:pPr>
      <w:r>
        <w:t>Step1</w:t>
      </w:r>
      <w:r>
        <w:rPr>
          <w:rFonts w:hint="eastAsia"/>
        </w:rPr>
        <w:t>：上位机下发物联终端设备的数据，</w:t>
      </w:r>
      <w:r>
        <w:t>CCO</w:t>
      </w:r>
      <w:r>
        <w:rPr>
          <w:rFonts w:hint="eastAsia"/>
        </w:rPr>
        <w:t>接收到后，将数据发送到对应的物联网关设备，物联网关设备接收到</w:t>
      </w:r>
      <w:r>
        <w:t>CCO</w:t>
      </w:r>
      <w:r>
        <w:rPr>
          <w:rFonts w:hint="eastAsia"/>
        </w:rPr>
        <w:t>发送的物联终端设备数据，缓存在物联网关侧；</w:t>
      </w:r>
    </w:p>
    <w:p w14:paraId="65114B1A">
      <w:pPr>
        <w:pStyle w:val="50"/>
      </w:pPr>
      <w:r>
        <w:t>Step2</w:t>
      </w:r>
      <w:r>
        <w:rPr>
          <w:rFonts w:hint="eastAsia"/>
        </w:rPr>
        <w:t>：物联网关等到与物联终端设备周期性建立通信连接；</w:t>
      </w:r>
    </w:p>
    <w:p w14:paraId="46C49C7B">
      <w:pPr>
        <w:pStyle w:val="50"/>
      </w:pPr>
      <w:r>
        <w:t>Step3</w:t>
      </w:r>
      <w:r>
        <w:rPr>
          <w:rFonts w:hint="eastAsia"/>
        </w:rPr>
        <w:t>：物联网关与物联终端设备建立后，启动物联网关和物联终端设备之间的数据交互；</w:t>
      </w:r>
    </w:p>
    <w:p w14:paraId="058A4EC7">
      <w:pPr>
        <w:pStyle w:val="50"/>
      </w:pPr>
      <w:r>
        <w:t>Step4</w:t>
      </w:r>
      <w:r>
        <w:rPr>
          <w:rFonts w:hint="eastAsia"/>
        </w:rPr>
        <w:t>：物联网关接收到物联终端的数据后，将数据发送到</w:t>
      </w:r>
      <w:r>
        <w:t>CCO</w:t>
      </w:r>
      <w:r>
        <w:rPr>
          <w:rFonts w:hint="eastAsia"/>
        </w:rPr>
        <w:t>端。</w:t>
      </w:r>
    </w:p>
    <w:p w14:paraId="607B72C4">
      <w:pPr>
        <w:pStyle w:val="48"/>
      </w:pPr>
      <w:bookmarkStart w:id="5055" w:name="_Toc49160372"/>
      <w:r>
        <w:t>物联网关间通信</w:t>
      </w:r>
      <w:bookmarkEnd w:id="5055"/>
    </w:p>
    <w:p w14:paraId="2029E6D4">
      <w:pPr>
        <w:pStyle w:val="57"/>
        <w:ind w:left="420" w:hanging="420"/>
        <w:rPr>
          <w:sz w:val="28"/>
          <w:szCs w:val="24"/>
        </w:rPr>
      </w:pPr>
      <w:bookmarkStart w:id="5056" w:name="_Toc49160373"/>
      <w:bookmarkStart w:id="5057" w:name="_Toc45285864"/>
      <w:r>
        <w:rPr>
          <w:rFonts w:hint="eastAsia"/>
        </w:rPr>
        <w:t>停电上报</w:t>
      </w:r>
      <w:bookmarkEnd w:id="5056"/>
      <w:bookmarkEnd w:id="5057"/>
    </w:p>
    <w:p w14:paraId="39592929">
      <w:pPr>
        <w:pStyle w:val="50"/>
      </w:pPr>
      <w:r>
        <w:t>STA</w:t>
      </w:r>
      <w:r>
        <w:rPr>
          <w:rFonts w:hint="eastAsia"/>
        </w:rPr>
        <w:t>（物联网关）停电后，不再维护其</w:t>
      </w:r>
      <w:r>
        <w:t>RF</w:t>
      </w:r>
      <w:r>
        <w:rPr>
          <w:rFonts w:hint="eastAsia"/>
        </w:rPr>
        <w:t>星型子网络节点的连接。停电的</w:t>
      </w:r>
      <w:r>
        <w:t>STA</w:t>
      </w:r>
      <w:r>
        <w:rPr>
          <w:rFonts w:hint="eastAsia"/>
        </w:rPr>
        <w:t>在三个接入信道上广播发送停电帧。</w:t>
      </w:r>
    </w:p>
    <w:p w14:paraId="2C10088A">
      <w:pPr>
        <w:pStyle w:val="50"/>
      </w:pPr>
      <w:r>
        <w:rPr>
          <w:rFonts w:hint="eastAsia"/>
        </w:rPr>
        <w:t>未停电的</w:t>
      </w:r>
      <w:r>
        <w:t>STA</w:t>
      </w:r>
      <w:r>
        <w:rPr>
          <w:rFonts w:hint="eastAsia"/>
        </w:rPr>
        <w:t>，在接收到一个停电上报帧后，在</w:t>
      </w:r>
      <w:r>
        <w:t>60</w:t>
      </w:r>
      <w:r>
        <w:rPr>
          <w:rFonts w:hint="eastAsia"/>
        </w:rPr>
        <w:t>秒内，不再维护与其星型子网物联终端设备的连接，停留在接入信道，接收停电上报帧</w:t>
      </w:r>
      <w:bookmarkEnd w:id="4994"/>
      <w:r>
        <w:rPr>
          <w:rFonts w:hint="eastAsia"/>
        </w:rPr>
        <w:t>。停电上报6</w:t>
      </w:r>
      <w:r>
        <w:t>0秒超时后</w:t>
      </w:r>
      <w:r>
        <w:rPr>
          <w:rFonts w:hint="eastAsia"/>
        </w:rPr>
        <w:t>，</w:t>
      </w:r>
      <w:r>
        <w:t>恢复对其星型子网物联终端设备的连接的维护</w:t>
      </w:r>
      <w:r>
        <w:rPr>
          <w:rFonts w:hint="eastAsia"/>
        </w:rPr>
        <w:t>。</w:t>
      </w:r>
    </w:p>
    <w:p w14:paraId="08416C33">
      <w:pPr>
        <w:pStyle w:val="48"/>
      </w:pPr>
      <w:r>
        <w:t>抄控器的通信</w:t>
      </w:r>
    </w:p>
    <w:p w14:paraId="707A5BD6">
      <w:pPr>
        <w:pStyle w:val="50"/>
      </w:pPr>
      <w:r>
        <w:t>抄控器主要有两个</w:t>
      </w:r>
      <w:r>
        <w:rPr>
          <w:rFonts w:hint="eastAsia"/>
        </w:rPr>
        <w:t>状态：物联网关搜索状态、物联网关通信状态。物联网关搜索状态时，抄控器搜索周边存在的物联网关的信息。物联网关通信状态时，抄控器与指定的物联网关建立通信通道，并使用已经建立的通信通道与物联网关进行数据交互。</w:t>
      </w:r>
    </w:p>
    <w:p w14:paraId="19E405DE">
      <w:pPr>
        <w:pStyle w:val="57"/>
        <w:ind w:left="420" w:hanging="420"/>
      </w:pPr>
      <w:bookmarkStart w:id="5058" w:name="_Ref54701735"/>
      <w:r>
        <w:rPr>
          <w:rFonts w:hint="eastAsia"/>
        </w:rPr>
        <w:t>物联网关的搜索</w:t>
      </w:r>
      <w:bookmarkEnd w:id="5058"/>
    </w:p>
    <w:p w14:paraId="2F1D4BA7">
      <w:pPr>
        <w:pStyle w:val="50"/>
      </w:pPr>
      <w:r>
        <w:rPr>
          <w:rFonts w:hint="eastAsia"/>
        </w:rPr>
        <w:t>抄控器使用“搜索物联网关请求”和“搜索物联网关响应”完成对周边物联网关的搜索。搜索的交互流程与</w:t>
      </w:r>
      <w:r>
        <w:fldChar w:fldCharType="begin"/>
      </w:r>
      <w:r>
        <w:instrText xml:space="preserve"> </w:instrText>
      </w:r>
      <w:r>
        <w:rPr>
          <w:rFonts w:hint="eastAsia"/>
        </w:rPr>
        <w:instrText xml:space="preserve">REF _Ref54701601 \r \h</w:instrText>
      </w:r>
      <w:r>
        <w:instrText xml:space="preserve">  \* MERGEFORMAT </w:instrText>
      </w:r>
      <w:r>
        <w:fldChar w:fldCharType="separate"/>
      </w:r>
      <w:r>
        <w:rPr>
          <w:rFonts w:hint="eastAsia"/>
        </w:rPr>
        <w:t>6.3.2.2　</w:t>
      </w:r>
      <w:r>
        <w:fldChar w:fldCharType="end"/>
      </w:r>
      <w:r>
        <w:rPr>
          <w:rFonts w:hint="eastAsia"/>
        </w:rPr>
        <w:t>一致。</w:t>
      </w:r>
    </w:p>
    <w:p w14:paraId="186DD648">
      <w:pPr>
        <w:pStyle w:val="57"/>
        <w:ind w:left="420" w:hanging="420"/>
      </w:pPr>
      <w:r>
        <w:t>与物联网关的通信</w:t>
      </w:r>
    </w:p>
    <w:p w14:paraId="17A22310">
      <w:pPr>
        <w:pStyle w:val="50"/>
      </w:pPr>
      <w:r>
        <w:rPr>
          <w:rFonts w:hint="eastAsia"/>
        </w:rPr>
        <w:t>抄控器使用“创建通信通道请求”和“创建通信通道响应”，与物联网关建立通信通道。抄控器通过</w:t>
      </w:r>
      <w:r>
        <w:fldChar w:fldCharType="begin"/>
      </w:r>
      <w:r>
        <w:instrText xml:space="preserve"> </w:instrText>
      </w:r>
      <w:r>
        <w:rPr>
          <w:rFonts w:hint="eastAsia"/>
        </w:rPr>
        <w:instrText xml:space="preserve">REF _Ref54701735 \r \h</w:instrText>
      </w:r>
      <w:r>
        <w:instrText xml:space="preserve">  \* MERGEFORMAT </w:instrText>
      </w:r>
      <w:r>
        <w:fldChar w:fldCharType="separate"/>
      </w:r>
      <w:r>
        <w:rPr>
          <w:rFonts w:hint="eastAsia"/>
        </w:rPr>
        <w:t>6.3.11.1　</w:t>
      </w:r>
      <w:r>
        <w:fldChar w:fldCharType="end"/>
      </w:r>
      <w:r>
        <w:rPr>
          <w:rFonts w:hint="eastAsia"/>
        </w:rPr>
        <w:t>获取到周边物联网关的信息，选择与指定的物联网关建立通信通道，抄控器向指定的物联网关发送“创建通信通道请求”，物联网关接收到“创建通信通道请求”后，设备类型为抄控器，则给抄控器回复“创建通信通道响应”。创建通信通道的交互流程与</w:t>
      </w:r>
      <w:r>
        <w:fldChar w:fldCharType="begin"/>
      </w:r>
      <w:r>
        <w:instrText xml:space="preserve"> </w:instrText>
      </w:r>
      <w:r>
        <w:rPr>
          <w:rFonts w:hint="eastAsia"/>
        </w:rPr>
        <w:instrText xml:space="preserve">REF _Ref54701925 \r \h</w:instrText>
      </w:r>
      <w:r>
        <w:instrText xml:space="preserve">  \* MERGEFORMAT </w:instrText>
      </w:r>
      <w:r>
        <w:fldChar w:fldCharType="separate"/>
      </w:r>
      <w:r>
        <w:rPr>
          <w:rFonts w:hint="eastAsia"/>
        </w:rPr>
        <w:t>6.3.3.2　</w:t>
      </w:r>
      <w:r>
        <w:fldChar w:fldCharType="end"/>
      </w:r>
      <w:r>
        <w:rPr>
          <w:rFonts w:hint="eastAsia"/>
        </w:rPr>
        <w:t>一致。</w:t>
      </w:r>
    </w:p>
    <w:p w14:paraId="6EA7AA5C">
      <w:pPr>
        <w:pStyle w:val="49"/>
      </w:pPr>
      <w:r>
        <w:rPr>
          <w:rFonts w:hint="eastAsia"/>
        </w:rPr>
        <w:t>无线数据链路层服务</w:t>
      </w:r>
    </w:p>
    <w:p w14:paraId="58717CC8">
      <w:pPr>
        <w:pStyle w:val="48"/>
      </w:pPr>
      <w:r>
        <w:rPr>
          <w:rFonts w:hint="eastAsia"/>
        </w:rPr>
        <w:t>概述</w:t>
      </w:r>
    </w:p>
    <w:p w14:paraId="13F83FB2">
      <w:pPr>
        <w:pStyle w:val="50"/>
      </w:pPr>
      <w:r>
        <w:t>数据链路层为应用层提供两个服务</w:t>
      </w:r>
      <w:r>
        <w:rPr>
          <w:rFonts w:hint="eastAsia"/>
        </w:rPr>
        <w:t>：</w:t>
      </w:r>
      <w:r>
        <w:t>数据传输和数据管理</w:t>
      </w:r>
      <w:r>
        <w:rPr>
          <w:rFonts w:hint="eastAsia"/>
        </w:rPr>
        <w:t>。</w:t>
      </w:r>
      <w:r>
        <w:t>其中数据传输服务主要用来完成物联终端和物联网关</w:t>
      </w:r>
      <w:r>
        <w:rPr>
          <w:rFonts w:hint="eastAsia"/>
        </w:rPr>
        <w:t>、S</w:t>
      </w:r>
      <w:r>
        <w:t>TA和</w:t>
      </w:r>
      <w:r>
        <w:rPr>
          <w:rFonts w:hint="eastAsia"/>
        </w:rPr>
        <w:t>C</w:t>
      </w:r>
      <w:r>
        <w:t>CO之间应用层数据的传输</w:t>
      </w:r>
      <w:r>
        <w:rPr>
          <w:rFonts w:hint="eastAsia"/>
        </w:rPr>
        <w:t>。</w:t>
      </w:r>
      <w:r>
        <w:t>数据管理服务主要用来供应用层查询或者设置</w:t>
      </w:r>
      <w:r>
        <w:rPr>
          <w:rFonts w:hint="eastAsia"/>
        </w:rPr>
        <w:t>C</w:t>
      </w:r>
      <w:r>
        <w:t>CO</w:t>
      </w:r>
      <w:r>
        <w:rPr>
          <w:rFonts w:hint="eastAsia"/>
        </w:rPr>
        <w:t>、</w:t>
      </w:r>
      <w:r>
        <w:t>物联网关本地的数据信息或者配置本地数据</w:t>
      </w:r>
      <w:r>
        <w:rPr>
          <w:rFonts w:hint="eastAsia"/>
        </w:rPr>
        <w:t>。</w:t>
      </w:r>
    </w:p>
    <w:p w14:paraId="42465298">
      <w:pPr>
        <w:pStyle w:val="48"/>
      </w:pPr>
      <w:bookmarkStart w:id="5059" w:name="_Toc49160376"/>
      <w:r>
        <w:t>无线数据链路层数据传输服务</w:t>
      </w:r>
      <w:bookmarkEnd w:id="5059"/>
    </w:p>
    <w:p w14:paraId="692375B9">
      <w:pPr>
        <w:pStyle w:val="50"/>
      </w:pPr>
      <w:r>
        <w:t>数据链路层的数据传输服务原语一共有</w:t>
      </w:r>
      <w:r>
        <w:rPr>
          <w:rFonts w:hint="eastAsia"/>
        </w:rPr>
        <w:t>2个，如</w:t>
      </w:r>
      <w:r>
        <w:fldChar w:fldCharType="begin"/>
      </w:r>
      <w:r>
        <w:instrText xml:space="preserve"> </w:instrText>
      </w:r>
      <w:r>
        <w:rPr>
          <w:rFonts w:hint="eastAsia"/>
        </w:rPr>
        <w:instrText xml:space="preserve">REF _Ref49435652 \h</w:instrText>
      </w:r>
      <w:r>
        <w:instrText xml:space="preserve">  \* MERGEFORMAT </w:instrText>
      </w:r>
      <w:r>
        <w:fldChar w:fldCharType="separate"/>
      </w:r>
      <w:r>
        <w:rPr>
          <w:rFonts w:hint="eastAsia"/>
        </w:rPr>
        <w:t xml:space="preserve">表 </w:t>
      </w:r>
      <w:r>
        <w:t>253</w:t>
      </w:r>
      <w:r>
        <w:fldChar w:fldCharType="end"/>
      </w:r>
      <w:r>
        <w:rPr>
          <w:rFonts w:hint="eastAsia"/>
        </w:rPr>
        <w:t>所示。</w:t>
      </w:r>
    </w:p>
    <w:p w14:paraId="4C5DFC3D">
      <w:pPr>
        <w:pStyle w:val="10"/>
      </w:pPr>
      <w:bookmarkStart w:id="5060" w:name="_Ref49435652"/>
      <w:bookmarkStart w:id="5061" w:name="_Ref4943561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253</w:t>
      </w:r>
      <w:r>
        <w:fldChar w:fldCharType="end"/>
      </w:r>
      <w:bookmarkEnd w:id="5060"/>
      <w:r>
        <w:t xml:space="preserve"> </w:t>
      </w:r>
      <w:r>
        <w:rPr>
          <w:rFonts w:hint="eastAsia"/>
        </w:rPr>
        <w:t>数据链路层数据传输服务原语</w:t>
      </w:r>
      <w:bookmarkEnd w:id="5061"/>
    </w:p>
    <w:tbl>
      <w:tblPr>
        <w:tblStyle w:val="31"/>
        <w:tblW w:w="64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02"/>
        <w:gridCol w:w="3685"/>
      </w:tblGrid>
      <w:tr w14:paraId="79317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tcPr>
          <w:p w14:paraId="4436CEE4">
            <w:pPr>
              <w:pStyle w:val="125"/>
              <w:rPr>
                <w:rFonts w:ascii="Times New Roman" w:hAnsi="Times New Roman"/>
                <w:sz w:val="18"/>
                <w:szCs w:val="18"/>
              </w:rPr>
            </w:pPr>
            <w:r>
              <w:rPr>
                <w:rFonts w:ascii="Times New Roman" w:hAnsi="Times New Roman"/>
                <w:sz w:val="18"/>
                <w:szCs w:val="18"/>
              </w:rPr>
              <w:t>原语名称</w:t>
            </w:r>
          </w:p>
        </w:tc>
        <w:tc>
          <w:tcPr>
            <w:tcW w:w="3685" w:type="dxa"/>
          </w:tcPr>
          <w:p w14:paraId="2780D0BA">
            <w:pPr>
              <w:pStyle w:val="125"/>
              <w:rPr>
                <w:rFonts w:ascii="Times New Roman" w:hAnsi="Times New Roman"/>
                <w:sz w:val="18"/>
                <w:szCs w:val="18"/>
              </w:rPr>
            </w:pPr>
            <w:r>
              <w:rPr>
                <w:rFonts w:ascii="Times New Roman" w:hAnsi="Times New Roman"/>
                <w:sz w:val="18"/>
                <w:szCs w:val="18"/>
              </w:rPr>
              <w:t>功能</w:t>
            </w:r>
          </w:p>
        </w:tc>
      </w:tr>
      <w:tr w14:paraId="0717D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tcPr>
          <w:p w14:paraId="6A6E4F43">
            <w:pPr>
              <w:pStyle w:val="125"/>
              <w:rPr>
                <w:rFonts w:ascii="Times New Roman" w:hAnsi="Times New Roman"/>
                <w:sz w:val="18"/>
                <w:szCs w:val="18"/>
              </w:rPr>
            </w:pPr>
            <w:r>
              <w:rPr>
                <w:rFonts w:ascii="Times New Roman" w:hAnsi="Times New Roman"/>
                <w:sz w:val="18"/>
                <w:szCs w:val="18"/>
              </w:rPr>
              <w:t>MSDU发送原语</w:t>
            </w:r>
          </w:p>
        </w:tc>
        <w:tc>
          <w:tcPr>
            <w:tcW w:w="3685" w:type="dxa"/>
          </w:tcPr>
          <w:p w14:paraId="4325DBE6">
            <w:pPr>
              <w:pStyle w:val="125"/>
              <w:rPr>
                <w:rFonts w:ascii="Times New Roman" w:hAnsi="Times New Roman"/>
                <w:sz w:val="18"/>
                <w:szCs w:val="18"/>
              </w:rPr>
            </w:pPr>
            <w:r>
              <w:rPr>
                <w:rFonts w:ascii="Times New Roman" w:hAnsi="Times New Roman"/>
                <w:sz w:val="18"/>
                <w:szCs w:val="18"/>
              </w:rPr>
              <w:t>发送MSDU帧</w:t>
            </w:r>
          </w:p>
        </w:tc>
      </w:tr>
      <w:tr w14:paraId="5625F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02" w:type="dxa"/>
          </w:tcPr>
          <w:p w14:paraId="083B5FA0">
            <w:pPr>
              <w:pStyle w:val="125"/>
              <w:rPr>
                <w:rFonts w:ascii="Times New Roman" w:hAnsi="Times New Roman"/>
                <w:sz w:val="18"/>
                <w:szCs w:val="18"/>
              </w:rPr>
            </w:pPr>
            <w:r>
              <w:rPr>
                <w:rFonts w:ascii="Times New Roman" w:hAnsi="Times New Roman"/>
                <w:sz w:val="18"/>
                <w:szCs w:val="18"/>
              </w:rPr>
              <w:t>MSDU接收原语</w:t>
            </w:r>
          </w:p>
        </w:tc>
        <w:tc>
          <w:tcPr>
            <w:tcW w:w="3685" w:type="dxa"/>
          </w:tcPr>
          <w:p w14:paraId="1775F4E3">
            <w:pPr>
              <w:pStyle w:val="125"/>
              <w:rPr>
                <w:rFonts w:ascii="Times New Roman" w:hAnsi="Times New Roman"/>
                <w:sz w:val="18"/>
                <w:szCs w:val="18"/>
              </w:rPr>
            </w:pPr>
            <w:r>
              <w:rPr>
                <w:rFonts w:ascii="Times New Roman" w:hAnsi="Times New Roman"/>
                <w:sz w:val="18"/>
                <w:szCs w:val="18"/>
              </w:rPr>
              <w:t>接收MSDU帧</w:t>
            </w:r>
          </w:p>
        </w:tc>
      </w:tr>
    </w:tbl>
    <w:p w14:paraId="36306B9B">
      <w:pPr>
        <w:pStyle w:val="57"/>
        <w:ind w:left="420" w:hanging="420"/>
      </w:pPr>
      <w:bookmarkStart w:id="5062" w:name="_Toc49160377"/>
      <w:r>
        <w:rPr>
          <w:rFonts w:hint="eastAsia"/>
        </w:rPr>
        <w:t>M</w:t>
      </w:r>
      <w:r>
        <w:t>SDU发送原语</w:t>
      </w:r>
      <w:bookmarkEnd w:id="5062"/>
    </w:p>
    <w:p w14:paraId="34D24698">
      <w:pPr>
        <w:pStyle w:val="50"/>
      </w:pPr>
      <w:r>
        <w:t>通过</w:t>
      </w:r>
      <w:r>
        <w:rPr>
          <w:rFonts w:hint="eastAsia"/>
        </w:rPr>
        <w:t>M</w:t>
      </w:r>
      <w:r>
        <w:t>SDU发送原语</w:t>
      </w:r>
      <w:r>
        <w:rPr>
          <w:rFonts w:hint="eastAsia"/>
        </w:rPr>
        <w:t>，</w:t>
      </w:r>
      <w:r>
        <w:t>应用层可以将完整的</w:t>
      </w:r>
      <w:r>
        <w:rPr>
          <w:rFonts w:hint="eastAsia"/>
        </w:rPr>
        <w:t>M</w:t>
      </w:r>
      <w:r>
        <w:t>SDU交由数据链路层发送</w:t>
      </w:r>
      <w:r>
        <w:rPr>
          <w:rFonts w:hint="eastAsia"/>
        </w:rPr>
        <w:t>。</w:t>
      </w:r>
    </w:p>
    <w:p w14:paraId="39670583">
      <w:pPr>
        <w:pStyle w:val="67"/>
      </w:pPr>
      <w:r>
        <w:t>原语定义</w:t>
      </w:r>
    </w:p>
    <w:p w14:paraId="1B815433">
      <w:r>
        <w:rPr>
          <w:rFonts w:hint="eastAsia"/>
        </w:rPr>
        <w:t>M</w:t>
      </w:r>
      <w:r>
        <w:t>SDU发送原语的语义如</w:t>
      </w:r>
      <w:r>
        <w:fldChar w:fldCharType="begin"/>
      </w:r>
      <w:r>
        <w:instrText xml:space="preserve"> REF _Ref49435632 \h  \* MERGEFORMAT </w:instrText>
      </w:r>
      <w:r>
        <w:fldChar w:fldCharType="separate"/>
      </w:r>
      <w:r>
        <w:rPr>
          <w:rFonts w:hint="eastAsia"/>
        </w:rPr>
        <w:t xml:space="preserve">表 </w:t>
      </w:r>
      <w:r>
        <w:t>254</w:t>
      </w:r>
      <w:r>
        <w:fldChar w:fldCharType="end"/>
      </w:r>
      <w:r>
        <w:t>所示</w:t>
      </w:r>
      <w:r>
        <w:rPr>
          <w:rFonts w:hint="eastAsia"/>
        </w:rPr>
        <w:t>。</w:t>
      </w:r>
    </w:p>
    <w:p w14:paraId="3977A788">
      <w:pPr>
        <w:pStyle w:val="10"/>
      </w:pPr>
      <w:bookmarkStart w:id="5063" w:name="_Ref4943563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254</w:t>
      </w:r>
      <w:r>
        <w:fldChar w:fldCharType="end"/>
      </w:r>
      <w:bookmarkEnd w:id="5063"/>
      <w:r>
        <w:t xml:space="preserve"> </w:t>
      </w:r>
      <w:r>
        <w:rPr>
          <w:rFonts w:hint="eastAsia"/>
        </w:rPr>
        <w:t>MSDU发送原语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992"/>
        <w:gridCol w:w="1560"/>
        <w:gridCol w:w="3685"/>
      </w:tblGrid>
      <w:tr w14:paraId="30755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05901AEB">
            <w:pPr>
              <w:pStyle w:val="125"/>
              <w:rPr>
                <w:rFonts w:ascii="Times New Roman" w:hAnsi="Times New Roman"/>
                <w:sz w:val="18"/>
                <w:szCs w:val="18"/>
              </w:rPr>
            </w:pPr>
            <w:r>
              <w:rPr>
                <w:rFonts w:ascii="Times New Roman" w:hAnsi="Times New Roman"/>
                <w:sz w:val="18"/>
                <w:szCs w:val="18"/>
              </w:rPr>
              <w:tab/>
            </w:r>
            <w:r>
              <w:rPr>
                <w:rFonts w:ascii="Times New Roman" w:hAnsi="Times New Roman"/>
                <w:sz w:val="18"/>
                <w:szCs w:val="18"/>
              </w:rPr>
              <w:t>名称</w:t>
            </w:r>
            <w:r>
              <w:rPr>
                <w:rFonts w:ascii="Times New Roman" w:hAnsi="Times New Roman"/>
                <w:sz w:val="18"/>
                <w:szCs w:val="18"/>
              </w:rPr>
              <w:tab/>
            </w:r>
          </w:p>
        </w:tc>
        <w:tc>
          <w:tcPr>
            <w:tcW w:w="992" w:type="dxa"/>
            <w:tcBorders>
              <w:right w:val="single" w:color="auto" w:sz="4" w:space="0"/>
            </w:tcBorders>
          </w:tcPr>
          <w:p w14:paraId="1C9DE3A4">
            <w:pPr>
              <w:pStyle w:val="125"/>
              <w:rPr>
                <w:rFonts w:ascii="Times New Roman" w:hAnsi="Times New Roman"/>
                <w:sz w:val="18"/>
                <w:szCs w:val="18"/>
              </w:rPr>
            </w:pPr>
            <w:r>
              <w:rPr>
                <w:rFonts w:ascii="Times New Roman" w:hAnsi="Times New Roman"/>
                <w:sz w:val="18"/>
                <w:szCs w:val="18"/>
              </w:rPr>
              <w:t>类型</w:t>
            </w:r>
          </w:p>
        </w:tc>
        <w:tc>
          <w:tcPr>
            <w:tcW w:w="1560" w:type="dxa"/>
            <w:tcBorders>
              <w:left w:val="single" w:color="auto" w:sz="4" w:space="0"/>
            </w:tcBorders>
          </w:tcPr>
          <w:p w14:paraId="2A6F0B69">
            <w:pPr>
              <w:pStyle w:val="125"/>
              <w:rPr>
                <w:rFonts w:ascii="Times New Roman" w:hAnsi="Times New Roman"/>
                <w:sz w:val="18"/>
                <w:szCs w:val="18"/>
              </w:rPr>
            </w:pPr>
            <w:r>
              <w:rPr>
                <w:rFonts w:ascii="Times New Roman" w:hAnsi="Times New Roman"/>
                <w:sz w:val="18"/>
                <w:szCs w:val="18"/>
              </w:rPr>
              <w:t>有效范围</w:t>
            </w:r>
          </w:p>
        </w:tc>
        <w:tc>
          <w:tcPr>
            <w:tcW w:w="3685" w:type="dxa"/>
          </w:tcPr>
          <w:p w14:paraId="08FFF22C">
            <w:pPr>
              <w:pStyle w:val="125"/>
              <w:rPr>
                <w:rFonts w:ascii="Times New Roman" w:hAnsi="Times New Roman"/>
                <w:sz w:val="18"/>
                <w:szCs w:val="18"/>
              </w:rPr>
            </w:pPr>
            <w:r>
              <w:rPr>
                <w:rFonts w:ascii="Times New Roman" w:hAnsi="Times New Roman"/>
                <w:sz w:val="18"/>
                <w:szCs w:val="18"/>
              </w:rPr>
              <w:t>描述</w:t>
            </w:r>
          </w:p>
        </w:tc>
      </w:tr>
      <w:tr w14:paraId="67C8C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5A262268">
            <w:pPr>
              <w:pStyle w:val="125"/>
              <w:rPr>
                <w:rFonts w:ascii="Times New Roman" w:hAnsi="Times New Roman"/>
                <w:sz w:val="18"/>
                <w:szCs w:val="18"/>
              </w:rPr>
            </w:pPr>
            <w:r>
              <w:rPr>
                <w:rFonts w:hint="eastAsia" w:ascii="Times New Roman" w:hAnsi="Times New Roman"/>
                <w:sz w:val="18"/>
                <w:szCs w:val="18"/>
              </w:rPr>
              <w:t>M</w:t>
            </w:r>
            <w:r>
              <w:rPr>
                <w:rFonts w:ascii="Times New Roman" w:hAnsi="Times New Roman"/>
                <w:sz w:val="18"/>
                <w:szCs w:val="18"/>
              </w:rPr>
              <w:t>SDU</w:t>
            </w:r>
          </w:p>
        </w:tc>
        <w:tc>
          <w:tcPr>
            <w:tcW w:w="992" w:type="dxa"/>
            <w:tcBorders>
              <w:right w:val="single" w:color="auto" w:sz="4" w:space="0"/>
            </w:tcBorders>
          </w:tcPr>
          <w:p w14:paraId="61AD09D7">
            <w:pPr>
              <w:pStyle w:val="125"/>
              <w:rPr>
                <w:rFonts w:ascii="Times New Roman" w:hAnsi="Times New Roman"/>
                <w:sz w:val="18"/>
                <w:szCs w:val="18"/>
              </w:rPr>
            </w:pPr>
            <w:r>
              <w:rPr>
                <w:rFonts w:ascii="Times New Roman" w:hAnsi="Times New Roman"/>
                <w:sz w:val="18"/>
                <w:szCs w:val="18"/>
              </w:rPr>
              <w:t>字节流</w:t>
            </w:r>
          </w:p>
        </w:tc>
        <w:tc>
          <w:tcPr>
            <w:tcW w:w="1560" w:type="dxa"/>
            <w:tcBorders>
              <w:left w:val="single" w:color="auto" w:sz="4" w:space="0"/>
            </w:tcBorders>
          </w:tcPr>
          <w:p w14:paraId="44E6569D">
            <w:pPr>
              <w:pStyle w:val="125"/>
              <w:rPr>
                <w:rFonts w:ascii="Times New Roman" w:hAnsi="Times New Roman"/>
                <w:sz w:val="18"/>
                <w:szCs w:val="18"/>
              </w:rPr>
            </w:pPr>
            <w:r>
              <w:rPr>
                <w:rFonts w:hint="eastAsia" w:ascii="Times New Roman" w:hAnsi="Times New Roman"/>
                <w:sz w:val="18"/>
                <w:szCs w:val="18"/>
              </w:rPr>
              <w:t>-</w:t>
            </w:r>
          </w:p>
        </w:tc>
        <w:tc>
          <w:tcPr>
            <w:tcW w:w="3685" w:type="dxa"/>
          </w:tcPr>
          <w:p w14:paraId="2EEEC6A6">
            <w:pPr>
              <w:pStyle w:val="125"/>
              <w:rPr>
                <w:rFonts w:ascii="Times New Roman" w:hAnsi="Times New Roman"/>
                <w:sz w:val="18"/>
                <w:szCs w:val="18"/>
              </w:rPr>
            </w:pPr>
            <w:r>
              <w:rPr>
                <w:rFonts w:ascii="Times New Roman" w:hAnsi="Times New Roman"/>
                <w:sz w:val="18"/>
                <w:szCs w:val="18"/>
              </w:rPr>
              <w:t>组成</w:t>
            </w:r>
            <w:r>
              <w:rPr>
                <w:rFonts w:hint="eastAsia" w:ascii="Times New Roman" w:hAnsi="Times New Roman"/>
                <w:sz w:val="18"/>
                <w:szCs w:val="18"/>
              </w:rPr>
              <w:t>M</w:t>
            </w:r>
            <w:r>
              <w:rPr>
                <w:rFonts w:ascii="Times New Roman" w:hAnsi="Times New Roman"/>
                <w:sz w:val="18"/>
                <w:szCs w:val="18"/>
              </w:rPr>
              <w:t>SDU的字节流</w:t>
            </w:r>
          </w:p>
        </w:tc>
      </w:tr>
      <w:tr w14:paraId="738A0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24D5DBEE">
            <w:pPr>
              <w:pStyle w:val="125"/>
              <w:rPr>
                <w:rFonts w:ascii="Times New Roman" w:hAnsi="Times New Roman"/>
                <w:sz w:val="18"/>
                <w:szCs w:val="18"/>
              </w:rPr>
            </w:pPr>
            <w:r>
              <w:rPr>
                <w:rFonts w:hint="eastAsia" w:ascii="Times New Roman" w:hAnsi="Times New Roman"/>
                <w:sz w:val="18"/>
                <w:szCs w:val="18"/>
              </w:rPr>
              <w:t>M</w:t>
            </w:r>
            <w:r>
              <w:rPr>
                <w:rFonts w:ascii="Times New Roman" w:hAnsi="Times New Roman"/>
                <w:sz w:val="18"/>
                <w:szCs w:val="18"/>
              </w:rPr>
              <w:t>SDU长度</w:t>
            </w:r>
          </w:p>
        </w:tc>
        <w:tc>
          <w:tcPr>
            <w:tcW w:w="992" w:type="dxa"/>
            <w:tcBorders>
              <w:right w:val="single" w:color="auto" w:sz="4" w:space="0"/>
            </w:tcBorders>
          </w:tcPr>
          <w:p w14:paraId="13F04AA5">
            <w:pPr>
              <w:pStyle w:val="125"/>
              <w:rPr>
                <w:rFonts w:ascii="Times New Roman" w:hAnsi="Times New Roman"/>
                <w:sz w:val="18"/>
                <w:szCs w:val="18"/>
              </w:rPr>
            </w:pPr>
            <w:r>
              <w:rPr>
                <w:rFonts w:ascii="Times New Roman" w:hAnsi="Times New Roman"/>
                <w:sz w:val="18"/>
                <w:szCs w:val="18"/>
              </w:rPr>
              <w:t>整型</w:t>
            </w:r>
          </w:p>
        </w:tc>
        <w:tc>
          <w:tcPr>
            <w:tcW w:w="1560" w:type="dxa"/>
            <w:tcBorders>
              <w:left w:val="single" w:color="auto" w:sz="4" w:space="0"/>
            </w:tcBorders>
          </w:tcPr>
          <w:p w14:paraId="7185DECA">
            <w:pPr>
              <w:pStyle w:val="125"/>
              <w:rPr>
                <w:rFonts w:ascii="Times New Roman" w:hAnsi="Times New Roman"/>
                <w:sz w:val="18"/>
                <w:szCs w:val="18"/>
              </w:rPr>
            </w:pPr>
            <w:r>
              <w:rPr>
                <w:rFonts w:ascii="Times New Roman" w:hAnsi="Times New Roman"/>
                <w:sz w:val="18"/>
                <w:szCs w:val="18"/>
              </w:rPr>
              <w:t>1-229</w:t>
            </w:r>
          </w:p>
        </w:tc>
        <w:tc>
          <w:tcPr>
            <w:tcW w:w="3685" w:type="dxa"/>
          </w:tcPr>
          <w:p w14:paraId="066951BD">
            <w:pPr>
              <w:pStyle w:val="125"/>
              <w:rPr>
                <w:rFonts w:ascii="Times New Roman" w:hAnsi="Times New Roman"/>
                <w:sz w:val="18"/>
                <w:szCs w:val="18"/>
              </w:rPr>
            </w:pPr>
            <w:r>
              <w:rPr>
                <w:rFonts w:hint="eastAsia" w:ascii="Times New Roman" w:hAnsi="Times New Roman"/>
                <w:sz w:val="18"/>
                <w:szCs w:val="18"/>
              </w:rPr>
              <w:t>M</w:t>
            </w:r>
            <w:r>
              <w:rPr>
                <w:rFonts w:ascii="Times New Roman" w:hAnsi="Times New Roman"/>
                <w:sz w:val="18"/>
                <w:szCs w:val="18"/>
              </w:rPr>
              <w:t>SDU的长度</w:t>
            </w:r>
            <w:r>
              <w:rPr>
                <w:rFonts w:hint="eastAsia" w:ascii="Times New Roman" w:hAnsi="Times New Roman"/>
                <w:sz w:val="18"/>
                <w:szCs w:val="18"/>
              </w:rPr>
              <w:t>，</w:t>
            </w:r>
            <w:r>
              <w:rPr>
                <w:rFonts w:ascii="Times New Roman" w:hAnsi="Times New Roman"/>
                <w:sz w:val="18"/>
                <w:szCs w:val="18"/>
              </w:rPr>
              <w:t>总字节数</w:t>
            </w:r>
          </w:p>
        </w:tc>
      </w:tr>
    </w:tbl>
    <w:p w14:paraId="57A8ACC3">
      <w:pPr>
        <w:pStyle w:val="67"/>
      </w:pPr>
      <w:r>
        <w:t>数据链路层处理</w:t>
      </w:r>
    </w:p>
    <w:p w14:paraId="0498C42D">
      <w:pPr>
        <w:pStyle w:val="50"/>
      </w:pPr>
      <w:r>
        <w:t>数据链路层将</w:t>
      </w:r>
      <w:r>
        <w:rPr>
          <w:rFonts w:hint="eastAsia"/>
        </w:rPr>
        <w:t>M</w:t>
      </w:r>
      <w:r>
        <w:t>SDU帧封装为</w:t>
      </w:r>
      <w:r>
        <w:rPr>
          <w:rFonts w:hint="eastAsia"/>
        </w:rPr>
        <w:t>M</w:t>
      </w:r>
      <w:r>
        <w:t>AC帧</w:t>
      </w:r>
      <w:r>
        <w:rPr>
          <w:rFonts w:hint="eastAsia"/>
        </w:rPr>
        <w:t>，数据链路层不对M</w:t>
      </w:r>
      <w:r>
        <w:t>SDU帧内容做任何修改</w:t>
      </w:r>
      <w:r>
        <w:rPr>
          <w:rFonts w:hint="eastAsia"/>
        </w:rPr>
        <w:t>。</w:t>
      </w:r>
    </w:p>
    <w:p w14:paraId="34550132">
      <w:pPr>
        <w:pStyle w:val="57"/>
        <w:ind w:left="420" w:hanging="420"/>
      </w:pPr>
      <w:bookmarkStart w:id="5064" w:name="_Toc49160378"/>
      <w:r>
        <w:rPr>
          <w:rFonts w:hint="eastAsia"/>
        </w:rPr>
        <w:t>M</w:t>
      </w:r>
      <w:r>
        <w:t>SDU接收原语</w:t>
      </w:r>
      <w:bookmarkEnd w:id="5064"/>
    </w:p>
    <w:p w14:paraId="0BCB530D">
      <w:pPr>
        <w:pStyle w:val="50"/>
      </w:pPr>
      <w:r>
        <w:t>数据链路层通过</w:t>
      </w:r>
      <w:r>
        <w:rPr>
          <w:rFonts w:hint="eastAsia"/>
        </w:rPr>
        <w:t>M</w:t>
      </w:r>
      <w:r>
        <w:t>SDU接收原语</w:t>
      </w:r>
      <w:r>
        <w:rPr>
          <w:rFonts w:hint="eastAsia"/>
        </w:rPr>
        <w:t>，</w:t>
      </w:r>
      <w:r>
        <w:t>通知应用层接收</w:t>
      </w:r>
      <w:r>
        <w:rPr>
          <w:rFonts w:hint="eastAsia"/>
        </w:rPr>
        <w:t>M</w:t>
      </w:r>
      <w:r>
        <w:t>SDU帧</w:t>
      </w:r>
      <w:r>
        <w:rPr>
          <w:rFonts w:hint="eastAsia"/>
        </w:rPr>
        <w:t>。</w:t>
      </w:r>
    </w:p>
    <w:p w14:paraId="6804EEAF">
      <w:pPr>
        <w:pStyle w:val="67"/>
      </w:pPr>
      <w:r>
        <w:t>原语定义</w:t>
      </w:r>
    </w:p>
    <w:p w14:paraId="3225DEC3">
      <w:pPr>
        <w:pStyle w:val="50"/>
      </w:pPr>
      <w:r>
        <w:t>MSDU接收原语的语义定义如</w:t>
      </w:r>
      <w:r>
        <w:fldChar w:fldCharType="begin"/>
      </w:r>
      <w:r>
        <w:instrText xml:space="preserve"> REF _Ref49435670 \h  \* MERGEFORMAT </w:instrText>
      </w:r>
      <w:r>
        <w:fldChar w:fldCharType="separate"/>
      </w:r>
      <w:r>
        <w:rPr>
          <w:rFonts w:hint="eastAsia"/>
        </w:rPr>
        <w:t xml:space="preserve">表 </w:t>
      </w:r>
      <w:r>
        <w:t>255</w:t>
      </w:r>
      <w:r>
        <w:fldChar w:fldCharType="end"/>
      </w:r>
      <w:r>
        <w:t>所示</w:t>
      </w:r>
      <w:r>
        <w:rPr>
          <w:rFonts w:hint="eastAsia"/>
        </w:rPr>
        <w:t>。</w:t>
      </w:r>
    </w:p>
    <w:p w14:paraId="675A8E46">
      <w:pPr>
        <w:pStyle w:val="10"/>
      </w:pPr>
      <w:bookmarkStart w:id="5065" w:name="_Ref4943567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255</w:t>
      </w:r>
      <w:r>
        <w:fldChar w:fldCharType="end"/>
      </w:r>
      <w:bookmarkEnd w:id="5065"/>
      <w:r>
        <w:t xml:space="preserve"> </w:t>
      </w:r>
      <w:r>
        <w:rPr>
          <w:rFonts w:hint="eastAsia"/>
        </w:rPr>
        <w:t>MSDU接收原语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1"/>
        <w:gridCol w:w="992"/>
        <w:gridCol w:w="1560"/>
        <w:gridCol w:w="3685"/>
      </w:tblGrid>
      <w:tr w14:paraId="7A5DB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4C7AE7F6">
            <w:pPr>
              <w:pStyle w:val="125"/>
              <w:rPr>
                <w:rFonts w:ascii="Times New Roman" w:hAnsi="Times New Roman"/>
                <w:sz w:val="18"/>
                <w:szCs w:val="18"/>
              </w:rPr>
            </w:pPr>
            <w:r>
              <w:rPr>
                <w:rFonts w:ascii="Times New Roman" w:hAnsi="Times New Roman"/>
                <w:sz w:val="18"/>
                <w:szCs w:val="18"/>
              </w:rPr>
              <w:tab/>
            </w:r>
            <w:r>
              <w:rPr>
                <w:rFonts w:ascii="Times New Roman" w:hAnsi="Times New Roman"/>
                <w:sz w:val="18"/>
                <w:szCs w:val="18"/>
              </w:rPr>
              <w:t>名称</w:t>
            </w:r>
            <w:r>
              <w:rPr>
                <w:rFonts w:ascii="Times New Roman" w:hAnsi="Times New Roman"/>
                <w:sz w:val="18"/>
                <w:szCs w:val="18"/>
              </w:rPr>
              <w:tab/>
            </w:r>
          </w:p>
        </w:tc>
        <w:tc>
          <w:tcPr>
            <w:tcW w:w="992" w:type="dxa"/>
            <w:tcBorders>
              <w:right w:val="single" w:color="auto" w:sz="4" w:space="0"/>
            </w:tcBorders>
          </w:tcPr>
          <w:p w14:paraId="1F2864E4">
            <w:pPr>
              <w:pStyle w:val="125"/>
              <w:rPr>
                <w:rFonts w:ascii="Times New Roman" w:hAnsi="Times New Roman"/>
                <w:sz w:val="18"/>
                <w:szCs w:val="18"/>
              </w:rPr>
            </w:pPr>
            <w:r>
              <w:rPr>
                <w:rFonts w:ascii="Times New Roman" w:hAnsi="Times New Roman"/>
                <w:sz w:val="18"/>
                <w:szCs w:val="18"/>
              </w:rPr>
              <w:t>类型</w:t>
            </w:r>
          </w:p>
        </w:tc>
        <w:tc>
          <w:tcPr>
            <w:tcW w:w="1560" w:type="dxa"/>
            <w:tcBorders>
              <w:left w:val="single" w:color="auto" w:sz="4" w:space="0"/>
            </w:tcBorders>
          </w:tcPr>
          <w:p w14:paraId="5F9E8041">
            <w:pPr>
              <w:pStyle w:val="125"/>
              <w:rPr>
                <w:rFonts w:ascii="Times New Roman" w:hAnsi="Times New Roman"/>
                <w:sz w:val="18"/>
                <w:szCs w:val="18"/>
              </w:rPr>
            </w:pPr>
            <w:r>
              <w:rPr>
                <w:rFonts w:ascii="Times New Roman" w:hAnsi="Times New Roman"/>
                <w:sz w:val="18"/>
                <w:szCs w:val="18"/>
              </w:rPr>
              <w:t>有效范围</w:t>
            </w:r>
          </w:p>
        </w:tc>
        <w:tc>
          <w:tcPr>
            <w:tcW w:w="3685" w:type="dxa"/>
          </w:tcPr>
          <w:p w14:paraId="4162FB91">
            <w:pPr>
              <w:pStyle w:val="125"/>
              <w:rPr>
                <w:rFonts w:ascii="Times New Roman" w:hAnsi="Times New Roman"/>
                <w:sz w:val="18"/>
                <w:szCs w:val="18"/>
              </w:rPr>
            </w:pPr>
            <w:r>
              <w:rPr>
                <w:rFonts w:ascii="Times New Roman" w:hAnsi="Times New Roman"/>
                <w:sz w:val="18"/>
                <w:szCs w:val="18"/>
              </w:rPr>
              <w:t>描述</w:t>
            </w:r>
          </w:p>
        </w:tc>
      </w:tr>
      <w:tr w14:paraId="6B17A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2A7D1AAA">
            <w:pPr>
              <w:pStyle w:val="125"/>
              <w:rPr>
                <w:rFonts w:ascii="Times New Roman" w:hAnsi="Times New Roman"/>
                <w:sz w:val="18"/>
                <w:szCs w:val="18"/>
              </w:rPr>
            </w:pPr>
            <w:r>
              <w:rPr>
                <w:rFonts w:hint="eastAsia" w:ascii="Times New Roman" w:hAnsi="Times New Roman"/>
                <w:sz w:val="18"/>
                <w:szCs w:val="18"/>
              </w:rPr>
              <w:t>M</w:t>
            </w:r>
            <w:r>
              <w:rPr>
                <w:rFonts w:ascii="Times New Roman" w:hAnsi="Times New Roman"/>
                <w:sz w:val="18"/>
                <w:szCs w:val="18"/>
              </w:rPr>
              <w:t>SDU</w:t>
            </w:r>
          </w:p>
        </w:tc>
        <w:tc>
          <w:tcPr>
            <w:tcW w:w="992" w:type="dxa"/>
            <w:tcBorders>
              <w:right w:val="single" w:color="auto" w:sz="4" w:space="0"/>
            </w:tcBorders>
          </w:tcPr>
          <w:p w14:paraId="344FAB91">
            <w:pPr>
              <w:pStyle w:val="125"/>
              <w:rPr>
                <w:rFonts w:ascii="Times New Roman" w:hAnsi="Times New Roman"/>
                <w:sz w:val="18"/>
                <w:szCs w:val="18"/>
              </w:rPr>
            </w:pPr>
            <w:r>
              <w:rPr>
                <w:rFonts w:ascii="Times New Roman" w:hAnsi="Times New Roman"/>
                <w:sz w:val="18"/>
                <w:szCs w:val="18"/>
              </w:rPr>
              <w:t>字节流</w:t>
            </w:r>
          </w:p>
        </w:tc>
        <w:tc>
          <w:tcPr>
            <w:tcW w:w="1560" w:type="dxa"/>
            <w:tcBorders>
              <w:left w:val="single" w:color="auto" w:sz="4" w:space="0"/>
            </w:tcBorders>
          </w:tcPr>
          <w:p w14:paraId="17EBA44F">
            <w:pPr>
              <w:pStyle w:val="125"/>
              <w:rPr>
                <w:rFonts w:ascii="Times New Roman" w:hAnsi="Times New Roman"/>
                <w:sz w:val="18"/>
                <w:szCs w:val="18"/>
              </w:rPr>
            </w:pPr>
            <w:r>
              <w:rPr>
                <w:rFonts w:hint="eastAsia" w:ascii="Times New Roman" w:hAnsi="Times New Roman"/>
                <w:sz w:val="18"/>
                <w:szCs w:val="18"/>
              </w:rPr>
              <w:t>-</w:t>
            </w:r>
          </w:p>
        </w:tc>
        <w:tc>
          <w:tcPr>
            <w:tcW w:w="3685" w:type="dxa"/>
          </w:tcPr>
          <w:p w14:paraId="71D59E7E">
            <w:pPr>
              <w:pStyle w:val="125"/>
              <w:rPr>
                <w:rFonts w:ascii="Times New Roman" w:hAnsi="Times New Roman"/>
                <w:sz w:val="18"/>
                <w:szCs w:val="18"/>
              </w:rPr>
            </w:pPr>
            <w:r>
              <w:rPr>
                <w:rFonts w:ascii="Times New Roman" w:hAnsi="Times New Roman"/>
                <w:sz w:val="18"/>
                <w:szCs w:val="18"/>
              </w:rPr>
              <w:t>组成</w:t>
            </w:r>
            <w:r>
              <w:rPr>
                <w:rFonts w:hint="eastAsia" w:ascii="Times New Roman" w:hAnsi="Times New Roman"/>
                <w:sz w:val="18"/>
                <w:szCs w:val="18"/>
              </w:rPr>
              <w:t>M</w:t>
            </w:r>
            <w:r>
              <w:rPr>
                <w:rFonts w:ascii="Times New Roman" w:hAnsi="Times New Roman"/>
                <w:sz w:val="18"/>
                <w:szCs w:val="18"/>
              </w:rPr>
              <w:t>SDU的字节流</w:t>
            </w:r>
          </w:p>
        </w:tc>
      </w:tr>
      <w:tr w14:paraId="65189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51" w:type="dxa"/>
          </w:tcPr>
          <w:p w14:paraId="0FAEC066">
            <w:pPr>
              <w:pStyle w:val="125"/>
              <w:rPr>
                <w:rFonts w:ascii="Times New Roman" w:hAnsi="Times New Roman"/>
                <w:sz w:val="18"/>
                <w:szCs w:val="18"/>
              </w:rPr>
            </w:pPr>
            <w:r>
              <w:rPr>
                <w:rFonts w:hint="eastAsia" w:ascii="Times New Roman" w:hAnsi="Times New Roman"/>
                <w:sz w:val="18"/>
                <w:szCs w:val="18"/>
              </w:rPr>
              <w:t>M</w:t>
            </w:r>
            <w:r>
              <w:rPr>
                <w:rFonts w:ascii="Times New Roman" w:hAnsi="Times New Roman"/>
                <w:sz w:val="18"/>
                <w:szCs w:val="18"/>
              </w:rPr>
              <w:t>SDU长度</w:t>
            </w:r>
          </w:p>
        </w:tc>
        <w:tc>
          <w:tcPr>
            <w:tcW w:w="992" w:type="dxa"/>
            <w:tcBorders>
              <w:right w:val="single" w:color="auto" w:sz="4" w:space="0"/>
            </w:tcBorders>
          </w:tcPr>
          <w:p w14:paraId="07CF7F57">
            <w:pPr>
              <w:pStyle w:val="125"/>
              <w:rPr>
                <w:rFonts w:ascii="Times New Roman" w:hAnsi="Times New Roman"/>
                <w:sz w:val="18"/>
                <w:szCs w:val="18"/>
              </w:rPr>
            </w:pPr>
            <w:r>
              <w:rPr>
                <w:rFonts w:ascii="Times New Roman" w:hAnsi="Times New Roman"/>
                <w:sz w:val="18"/>
                <w:szCs w:val="18"/>
              </w:rPr>
              <w:t>整型</w:t>
            </w:r>
          </w:p>
        </w:tc>
        <w:tc>
          <w:tcPr>
            <w:tcW w:w="1560" w:type="dxa"/>
            <w:tcBorders>
              <w:left w:val="single" w:color="auto" w:sz="4" w:space="0"/>
            </w:tcBorders>
          </w:tcPr>
          <w:p w14:paraId="1B1595AF">
            <w:pPr>
              <w:pStyle w:val="125"/>
              <w:rPr>
                <w:rFonts w:ascii="Times New Roman" w:hAnsi="Times New Roman"/>
                <w:sz w:val="18"/>
                <w:szCs w:val="18"/>
              </w:rPr>
            </w:pPr>
            <w:r>
              <w:rPr>
                <w:rFonts w:ascii="Times New Roman" w:hAnsi="Times New Roman"/>
                <w:sz w:val="18"/>
                <w:szCs w:val="18"/>
              </w:rPr>
              <w:t>1-229</w:t>
            </w:r>
          </w:p>
        </w:tc>
        <w:tc>
          <w:tcPr>
            <w:tcW w:w="3685" w:type="dxa"/>
          </w:tcPr>
          <w:p w14:paraId="4937ECB3">
            <w:pPr>
              <w:pStyle w:val="125"/>
              <w:rPr>
                <w:rFonts w:ascii="Times New Roman" w:hAnsi="Times New Roman"/>
                <w:sz w:val="18"/>
                <w:szCs w:val="18"/>
              </w:rPr>
            </w:pPr>
            <w:r>
              <w:rPr>
                <w:rFonts w:hint="eastAsia" w:ascii="Times New Roman" w:hAnsi="Times New Roman"/>
                <w:sz w:val="18"/>
                <w:szCs w:val="18"/>
              </w:rPr>
              <w:t>M</w:t>
            </w:r>
            <w:r>
              <w:rPr>
                <w:rFonts w:ascii="Times New Roman" w:hAnsi="Times New Roman"/>
                <w:sz w:val="18"/>
                <w:szCs w:val="18"/>
              </w:rPr>
              <w:t>SDU的长度</w:t>
            </w:r>
            <w:r>
              <w:rPr>
                <w:rFonts w:hint="eastAsia" w:ascii="Times New Roman" w:hAnsi="Times New Roman"/>
                <w:sz w:val="18"/>
                <w:szCs w:val="18"/>
              </w:rPr>
              <w:t>，</w:t>
            </w:r>
            <w:r>
              <w:rPr>
                <w:rFonts w:ascii="Times New Roman" w:hAnsi="Times New Roman"/>
                <w:sz w:val="18"/>
                <w:szCs w:val="18"/>
              </w:rPr>
              <w:t>总字节数</w:t>
            </w:r>
          </w:p>
        </w:tc>
      </w:tr>
    </w:tbl>
    <w:p w14:paraId="5180C26F">
      <w:pPr>
        <w:pStyle w:val="67"/>
      </w:pPr>
      <w:r>
        <w:rPr>
          <w:rFonts w:hint="eastAsia"/>
        </w:rPr>
        <w:t>数据链路层处理</w:t>
      </w:r>
    </w:p>
    <w:p w14:paraId="487BA6BA">
      <w:pPr>
        <w:pStyle w:val="50"/>
      </w:pPr>
      <w:r>
        <w:t>数据链路层在接收到</w:t>
      </w:r>
      <w:r>
        <w:rPr>
          <w:rFonts w:hint="eastAsia"/>
        </w:rPr>
        <w:t>M</w:t>
      </w:r>
      <w:r>
        <w:t>AC帧后</w:t>
      </w:r>
      <w:r>
        <w:rPr>
          <w:rFonts w:hint="eastAsia"/>
        </w:rPr>
        <w:t>，</w:t>
      </w:r>
      <w:r>
        <w:t>对</w:t>
      </w:r>
      <w:r>
        <w:rPr>
          <w:rFonts w:hint="eastAsia"/>
        </w:rPr>
        <w:t>M</w:t>
      </w:r>
      <w:r>
        <w:t>AC帧进行解析后</w:t>
      </w:r>
      <w:r>
        <w:rPr>
          <w:rFonts w:hint="eastAsia"/>
        </w:rPr>
        <w:t>，</w:t>
      </w:r>
      <w:r>
        <w:t>可以将解析出来的</w:t>
      </w:r>
      <w:r>
        <w:rPr>
          <w:rFonts w:hint="eastAsia"/>
        </w:rPr>
        <w:t>M</w:t>
      </w:r>
      <w:r>
        <w:t>SDU帧</w:t>
      </w:r>
      <w:r>
        <w:rPr>
          <w:rFonts w:hint="eastAsia"/>
        </w:rPr>
        <w:t>，</w:t>
      </w:r>
      <w:r>
        <w:t>通过</w:t>
      </w:r>
      <w:r>
        <w:rPr>
          <w:rFonts w:hint="eastAsia"/>
        </w:rPr>
        <w:t>M</w:t>
      </w:r>
      <w:r>
        <w:t>SDU接收原语</w:t>
      </w:r>
      <w:r>
        <w:rPr>
          <w:rFonts w:hint="eastAsia"/>
        </w:rPr>
        <w:t>，</w:t>
      </w:r>
      <w:r>
        <w:t>交由应用层处理</w:t>
      </w:r>
      <w:r>
        <w:rPr>
          <w:rFonts w:hint="eastAsia"/>
        </w:rPr>
        <w:t>。</w:t>
      </w:r>
    </w:p>
    <w:p w14:paraId="2715E7B9">
      <w:pPr>
        <w:pStyle w:val="48"/>
      </w:pPr>
      <w:bookmarkStart w:id="5066" w:name="_Toc49160379"/>
      <w:r>
        <w:t>无线数据链路层管理服务</w:t>
      </w:r>
      <w:bookmarkEnd w:id="5066"/>
    </w:p>
    <w:p w14:paraId="347754F5">
      <w:pPr>
        <w:pStyle w:val="50"/>
      </w:pPr>
      <w:r>
        <w:t>数据链路层的数据管理服务原语一共有个</w:t>
      </w:r>
      <w:r>
        <w:rPr>
          <w:rFonts w:hint="eastAsia"/>
        </w:rPr>
        <w:t>，</w:t>
      </w:r>
      <w:r>
        <w:t>如</w:t>
      </w:r>
      <w:r>
        <w:fldChar w:fldCharType="begin"/>
      </w:r>
      <w:r>
        <w:instrText xml:space="preserve"> REF _Ref49435684 \h  \* MERGEFORMAT </w:instrText>
      </w:r>
      <w:r>
        <w:fldChar w:fldCharType="separate"/>
      </w:r>
      <w:r>
        <w:rPr>
          <w:rFonts w:hint="eastAsia"/>
        </w:rPr>
        <w:t xml:space="preserve">表 </w:t>
      </w:r>
      <w:r>
        <w:t>256</w:t>
      </w:r>
      <w:r>
        <w:fldChar w:fldCharType="end"/>
      </w:r>
      <w:r>
        <w:t>所示</w:t>
      </w:r>
      <w:r>
        <w:rPr>
          <w:rFonts w:hint="eastAsia"/>
        </w:rPr>
        <w:t>。</w:t>
      </w:r>
    </w:p>
    <w:p w14:paraId="3A08C049">
      <w:pPr>
        <w:pStyle w:val="10"/>
      </w:pPr>
      <w:bookmarkStart w:id="5067" w:name="_Ref4943568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256</w:t>
      </w:r>
      <w:r>
        <w:fldChar w:fldCharType="end"/>
      </w:r>
      <w:bookmarkEnd w:id="5067"/>
      <w:r>
        <w:t xml:space="preserve"> </w:t>
      </w:r>
      <w:r>
        <w:rPr>
          <w:rFonts w:hint="eastAsia"/>
        </w:rPr>
        <w:t>数据链路层数据管理服务原语</w:t>
      </w:r>
    </w:p>
    <w:tbl>
      <w:tblPr>
        <w:tblStyle w:val="31"/>
        <w:tblW w:w="64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5"/>
        <w:gridCol w:w="3402"/>
      </w:tblGrid>
      <w:tr w14:paraId="6E9E7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7AD96585">
            <w:pPr>
              <w:pStyle w:val="125"/>
              <w:rPr>
                <w:rFonts w:ascii="Times New Roman" w:hAnsi="Times New Roman"/>
                <w:sz w:val="18"/>
                <w:szCs w:val="18"/>
              </w:rPr>
            </w:pPr>
            <w:r>
              <w:rPr>
                <w:rFonts w:ascii="Times New Roman" w:hAnsi="Times New Roman"/>
                <w:sz w:val="18"/>
                <w:szCs w:val="18"/>
              </w:rPr>
              <w:t>原语名称</w:t>
            </w:r>
          </w:p>
        </w:tc>
        <w:tc>
          <w:tcPr>
            <w:tcW w:w="3402" w:type="dxa"/>
          </w:tcPr>
          <w:p w14:paraId="44072577">
            <w:pPr>
              <w:pStyle w:val="125"/>
              <w:rPr>
                <w:rFonts w:ascii="Times New Roman" w:hAnsi="Times New Roman"/>
                <w:sz w:val="18"/>
                <w:szCs w:val="18"/>
              </w:rPr>
            </w:pPr>
            <w:r>
              <w:rPr>
                <w:rFonts w:ascii="Times New Roman" w:hAnsi="Times New Roman"/>
                <w:sz w:val="18"/>
                <w:szCs w:val="18"/>
              </w:rPr>
              <w:t>功能</w:t>
            </w:r>
          </w:p>
        </w:tc>
      </w:tr>
      <w:tr w14:paraId="73C52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68EB286A">
            <w:pPr>
              <w:pStyle w:val="125"/>
              <w:rPr>
                <w:rFonts w:ascii="Times New Roman" w:hAnsi="Times New Roman"/>
                <w:sz w:val="18"/>
                <w:szCs w:val="18"/>
              </w:rPr>
            </w:pPr>
            <w:r>
              <w:rPr>
                <w:rFonts w:ascii="Times New Roman" w:hAnsi="Times New Roman"/>
                <w:sz w:val="18"/>
                <w:szCs w:val="18"/>
              </w:rPr>
              <w:t>接入信道参数设置原语</w:t>
            </w:r>
          </w:p>
        </w:tc>
        <w:tc>
          <w:tcPr>
            <w:tcW w:w="3402" w:type="dxa"/>
          </w:tcPr>
          <w:p w14:paraId="0F96EBC7">
            <w:pPr>
              <w:pStyle w:val="125"/>
              <w:rPr>
                <w:rFonts w:ascii="Times New Roman" w:hAnsi="Times New Roman"/>
                <w:sz w:val="18"/>
                <w:szCs w:val="18"/>
              </w:rPr>
            </w:pPr>
            <w:r>
              <w:rPr>
                <w:rFonts w:ascii="Times New Roman" w:hAnsi="Times New Roman"/>
                <w:sz w:val="18"/>
                <w:szCs w:val="18"/>
              </w:rPr>
              <w:t>配置接入信道参数</w:t>
            </w:r>
          </w:p>
        </w:tc>
      </w:tr>
      <w:tr w14:paraId="3C9BC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3458FE53">
            <w:pPr>
              <w:pStyle w:val="125"/>
              <w:rPr>
                <w:rFonts w:ascii="Times New Roman" w:hAnsi="Times New Roman"/>
                <w:sz w:val="18"/>
                <w:szCs w:val="18"/>
              </w:rPr>
            </w:pPr>
            <w:r>
              <w:rPr>
                <w:rFonts w:ascii="Times New Roman" w:hAnsi="Times New Roman"/>
                <w:sz w:val="18"/>
                <w:szCs w:val="18"/>
              </w:rPr>
              <w:t>接入信道参数查询原语</w:t>
            </w:r>
          </w:p>
        </w:tc>
        <w:tc>
          <w:tcPr>
            <w:tcW w:w="3402" w:type="dxa"/>
          </w:tcPr>
          <w:p w14:paraId="66F8EB9D">
            <w:pPr>
              <w:pStyle w:val="125"/>
              <w:rPr>
                <w:rFonts w:ascii="Times New Roman" w:hAnsi="Times New Roman"/>
                <w:sz w:val="18"/>
                <w:szCs w:val="18"/>
              </w:rPr>
            </w:pPr>
            <w:r>
              <w:rPr>
                <w:rFonts w:ascii="Times New Roman" w:hAnsi="Times New Roman"/>
                <w:sz w:val="18"/>
                <w:szCs w:val="18"/>
              </w:rPr>
              <w:t>查询接入信道参数信息</w:t>
            </w:r>
          </w:p>
        </w:tc>
      </w:tr>
      <w:tr w14:paraId="5F70F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006C3D2E">
            <w:pPr>
              <w:pStyle w:val="125"/>
              <w:rPr>
                <w:rFonts w:ascii="Times New Roman" w:hAnsi="Times New Roman"/>
                <w:sz w:val="18"/>
                <w:szCs w:val="18"/>
              </w:rPr>
            </w:pPr>
            <w:r>
              <w:rPr>
                <w:rFonts w:ascii="Times New Roman" w:hAnsi="Times New Roman"/>
                <w:sz w:val="18"/>
                <w:szCs w:val="18"/>
              </w:rPr>
              <w:t>接入信道参数上报原语</w:t>
            </w:r>
          </w:p>
        </w:tc>
        <w:tc>
          <w:tcPr>
            <w:tcW w:w="3402" w:type="dxa"/>
          </w:tcPr>
          <w:p w14:paraId="7375797B">
            <w:pPr>
              <w:pStyle w:val="125"/>
              <w:rPr>
                <w:rFonts w:ascii="Times New Roman" w:hAnsi="Times New Roman"/>
                <w:sz w:val="18"/>
                <w:szCs w:val="18"/>
              </w:rPr>
            </w:pPr>
            <w:r>
              <w:rPr>
                <w:rFonts w:ascii="Times New Roman" w:hAnsi="Times New Roman"/>
                <w:sz w:val="18"/>
                <w:szCs w:val="18"/>
              </w:rPr>
              <w:t>上报接入信道参数的信息</w:t>
            </w:r>
          </w:p>
        </w:tc>
      </w:tr>
      <w:tr w14:paraId="6A7E4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17E1DE63">
            <w:pPr>
              <w:pStyle w:val="125"/>
              <w:rPr>
                <w:rFonts w:ascii="Times New Roman" w:hAnsi="Times New Roman"/>
                <w:sz w:val="18"/>
                <w:szCs w:val="18"/>
              </w:rPr>
            </w:pPr>
            <w:r>
              <w:rPr>
                <w:rFonts w:ascii="Times New Roman" w:hAnsi="Times New Roman"/>
                <w:sz w:val="18"/>
                <w:szCs w:val="18"/>
              </w:rPr>
              <w:t>工作信道参数设置原语</w:t>
            </w:r>
          </w:p>
        </w:tc>
        <w:tc>
          <w:tcPr>
            <w:tcW w:w="3402" w:type="dxa"/>
          </w:tcPr>
          <w:p w14:paraId="18521B13">
            <w:pPr>
              <w:pStyle w:val="125"/>
              <w:rPr>
                <w:rFonts w:ascii="Times New Roman" w:hAnsi="Times New Roman"/>
                <w:sz w:val="18"/>
                <w:szCs w:val="18"/>
              </w:rPr>
            </w:pPr>
            <w:r>
              <w:rPr>
                <w:rFonts w:ascii="Times New Roman" w:hAnsi="Times New Roman"/>
                <w:sz w:val="18"/>
                <w:szCs w:val="18"/>
              </w:rPr>
              <w:t>配置工作信道参数</w:t>
            </w:r>
          </w:p>
        </w:tc>
      </w:tr>
      <w:tr w14:paraId="1E9EC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04686F33">
            <w:pPr>
              <w:pStyle w:val="125"/>
              <w:rPr>
                <w:rFonts w:ascii="Times New Roman" w:hAnsi="Times New Roman"/>
                <w:sz w:val="18"/>
                <w:szCs w:val="18"/>
              </w:rPr>
            </w:pPr>
            <w:r>
              <w:rPr>
                <w:rFonts w:ascii="Times New Roman" w:hAnsi="Times New Roman"/>
                <w:sz w:val="18"/>
                <w:szCs w:val="18"/>
              </w:rPr>
              <w:t>工作信道参数查询原语</w:t>
            </w:r>
          </w:p>
        </w:tc>
        <w:tc>
          <w:tcPr>
            <w:tcW w:w="3402" w:type="dxa"/>
          </w:tcPr>
          <w:p w14:paraId="57529914">
            <w:pPr>
              <w:pStyle w:val="125"/>
              <w:rPr>
                <w:rFonts w:ascii="Times New Roman" w:hAnsi="Times New Roman"/>
                <w:sz w:val="18"/>
                <w:szCs w:val="18"/>
              </w:rPr>
            </w:pPr>
            <w:r>
              <w:rPr>
                <w:rFonts w:ascii="Times New Roman" w:hAnsi="Times New Roman"/>
                <w:sz w:val="18"/>
                <w:szCs w:val="18"/>
              </w:rPr>
              <w:t>查询工作信道参数信息</w:t>
            </w:r>
          </w:p>
        </w:tc>
      </w:tr>
      <w:tr w14:paraId="49110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4C3C021B">
            <w:pPr>
              <w:pStyle w:val="125"/>
              <w:rPr>
                <w:rFonts w:ascii="Times New Roman" w:hAnsi="Times New Roman"/>
                <w:sz w:val="18"/>
                <w:szCs w:val="18"/>
              </w:rPr>
            </w:pPr>
            <w:r>
              <w:rPr>
                <w:rFonts w:ascii="Times New Roman" w:hAnsi="Times New Roman"/>
                <w:sz w:val="18"/>
                <w:szCs w:val="18"/>
              </w:rPr>
              <w:t>工作信道参数上报原语</w:t>
            </w:r>
          </w:p>
        </w:tc>
        <w:tc>
          <w:tcPr>
            <w:tcW w:w="3402" w:type="dxa"/>
          </w:tcPr>
          <w:p w14:paraId="562DABD1">
            <w:pPr>
              <w:pStyle w:val="125"/>
              <w:rPr>
                <w:rFonts w:ascii="Times New Roman" w:hAnsi="Times New Roman"/>
                <w:sz w:val="18"/>
                <w:szCs w:val="18"/>
              </w:rPr>
            </w:pPr>
            <w:r>
              <w:rPr>
                <w:rFonts w:ascii="Times New Roman" w:hAnsi="Times New Roman"/>
                <w:sz w:val="18"/>
                <w:szCs w:val="18"/>
              </w:rPr>
              <w:t>上报工作信道参数信息</w:t>
            </w:r>
          </w:p>
        </w:tc>
      </w:tr>
      <w:tr w14:paraId="229C3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007BE55D">
            <w:pPr>
              <w:pStyle w:val="125"/>
              <w:rPr>
                <w:rFonts w:ascii="Times New Roman" w:hAnsi="Times New Roman"/>
                <w:sz w:val="18"/>
                <w:szCs w:val="18"/>
              </w:rPr>
            </w:pPr>
            <w:r>
              <w:rPr>
                <w:rFonts w:ascii="Times New Roman" w:hAnsi="Times New Roman"/>
                <w:sz w:val="18"/>
                <w:szCs w:val="18"/>
              </w:rPr>
              <w:t>通信周期参数配置原语</w:t>
            </w:r>
          </w:p>
        </w:tc>
        <w:tc>
          <w:tcPr>
            <w:tcW w:w="3402" w:type="dxa"/>
          </w:tcPr>
          <w:p w14:paraId="4CD66CF0">
            <w:pPr>
              <w:pStyle w:val="125"/>
              <w:rPr>
                <w:rFonts w:ascii="Times New Roman" w:hAnsi="Times New Roman"/>
                <w:sz w:val="18"/>
                <w:szCs w:val="18"/>
              </w:rPr>
            </w:pPr>
            <w:r>
              <w:rPr>
                <w:rFonts w:ascii="Times New Roman" w:hAnsi="Times New Roman"/>
                <w:sz w:val="18"/>
                <w:szCs w:val="18"/>
              </w:rPr>
              <w:t>配置通信周期参数</w:t>
            </w:r>
          </w:p>
        </w:tc>
      </w:tr>
      <w:tr w14:paraId="0EAD1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4F679791">
            <w:pPr>
              <w:pStyle w:val="125"/>
              <w:rPr>
                <w:rFonts w:ascii="Times New Roman" w:hAnsi="Times New Roman"/>
                <w:sz w:val="18"/>
                <w:szCs w:val="18"/>
              </w:rPr>
            </w:pPr>
            <w:r>
              <w:rPr>
                <w:rFonts w:ascii="Times New Roman" w:hAnsi="Times New Roman"/>
                <w:sz w:val="18"/>
                <w:szCs w:val="18"/>
              </w:rPr>
              <w:t>启动接入原语</w:t>
            </w:r>
          </w:p>
        </w:tc>
        <w:tc>
          <w:tcPr>
            <w:tcW w:w="3402" w:type="dxa"/>
          </w:tcPr>
          <w:p w14:paraId="145250BF">
            <w:pPr>
              <w:pStyle w:val="125"/>
              <w:rPr>
                <w:rFonts w:ascii="Times New Roman" w:hAnsi="Times New Roman"/>
                <w:sz w:val="18"/>
                <w:szCs w:val="18"/>
              </w:rPr>
            </w:pPr>
            <w:r>
              <w:rPr>
                <w:rFonts w:ascii="Times New Roman" w:hAnsi="Times New Roman"/>
                <w:sz w:val="18"/>
                <w:szCs w:val="18"/>
              </w:rPr>
              <w:t>启动物联终端的接入</w:t>
            </w:r>
          </w:p>
        </w:tc>
      </w:tr>
      <w:tr w14:paraId="2E600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49DBE119">
            <w:pPr>
              <w:pStyle w:val="125"/>
              <w:rPr>
                <w:rFonts w:ascii="Times New Roman" w:hAnsi="Times New Roman"/>
                <w:sz w:val="18"/>
                <w:szCs w:val="18"/>
              </w:rPr>
            </w:pPr>
            <w:r>
              <w:rPr>
                <w:rFonts w:ascii="Times New Roman" w:hAnsi="Times New Roman"/>
                <w:sz w:val="18"/>
                <w:szCs w:val="18"/>
              </w:rPr>
              <w:t>停止接入原语</w:t>
            </w:r>
          </w:p>
        </w:tc>
        <w:tc>
          <w:tcPr>
            <w:tcW w:w="3402" w:type="dxa"/>
          </w:tcPr>
          <w:p w14:paraId="71F72164">
            <w:pPr>
              <w:pStyle w:val="125"/>
              <w:rPr>
                <w:rFonts w:ascii="Times New Roman" w:hAnsi="Times New Roman"/>
                <w:sz w:val="18"/>
                <w:szCs w:val="18"/>
              </w:rPr>
            </w:pPr>
            <w:r>
              <w:rPr>
                <w:rFonts w:ascii="Times New Roman" w:hAnsi="Times New Roman"/>
                <w:sz w:val="18"/>
                <w:szCs w:val="18"/>
              </w:rPr>
              <w:t>停止物联终端的接入</w:t>
            </w:r>
          </w:p>
        </w:tc>
      </w:tr>
      <w:tr w14:paraId="716AC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53BFBF21">
            <w:pPr>
              <w:pStyle w:val="125"/>
              <w:rPr>
                <w:rFonts w:ascii="Times New Roman" w:hAnsi="Times New Roman"/>
                <w:sz w:val="18"/>
                <w:szCs w:val="18"/>
              </w:rPr>
            </w:pPr>
            <w:r>
              <w:rPr>
                <w:rFonts w:ascii="Times New Roman" w:hAnsi="Times New Roman"/>
                <w:sz w:val="18"/>
                <w:szCs w:val="18"/>
              </w:rPr>
              <w:t>物联终端设备档案配置原语</w:t>
            </w:r>
          </w:p>
        </w:tc>
        <w:tc>
          <w:tcPr>
            <w:tcW w:w="3402" w:type="dxa"/>
          </w:tcPr>
          <w:p w14:paraId="48C59D3E">
            <w:pPr>
              <w:pStyle w:val="125"/>
              <w:rPr>
                <w:rFonts w:ascii="Times New Roman" w:hAnsi="Times New Roman"/>
                <w:sz w:val="18"/>
                <w:szCs w:val="18"/>
              </w:rPr>
            </w:pPr>
            <w:r>
              <w:rPr>
                <w:rFonts w:ascii="Times New Roman" w:hAnsi="Times New Roman"/>
                <w:sz w:val="18"/>
                <w:szCs w:val="18"/>
              </w:rPr>
              <w:t>配置物联终端设备档案</w:t>
            </w:r>
          </w:p>
        </w:tc>
      </w:tr>
      <w:tr w14:paraId="2D4B6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7FE8E7A6">
            <w:pPr>
              <w:pStyle w:val="125"/>
              <w:rPr>
                <w:rFonts w:ascii="Times New Roman" w:hAnsi="Times New Roman"/>
                <w:sz w:val="18"/>
                <w:szCs w:val="18"/>
              </w:rPr>
            </w:pPr>
            <w:r>
              <w:rPr>
                <w:rFonts w:ascii="Times New Roman" w:hAnsi="Times New Roman"/>
                <w:sz w:val="18"/>
                <w:szCs w:val="18"/>
              </w:rPr>
              <w:t>物联终端设备档案查询原语</w:t>
            </w:r>
          </w:p>
        </w:tc>
        <w:tc>
          <w:tcPr>
            <w:tcW w:w="3402" w:type="dxa"/>
          </w:tcPr>
          <w:p w14:paraId="4D9FE1CB">
            <w:pPr>
              <w:pStyle w:val="125"/>
              <w:rPr>
                <w:rFonts w:ascii="Times New Roman" w:hAnsi="Times New Roman"/>
                <w:sz w:val="18"/>
                <w:szCs w:val="18"/>
              </w:rPr>
            </w:pPr>
            <w:r>
              <w:rPr>
                <w:rFonts w:ascii="Times New Roman" w:hAnsi="Times New Roman"/>
                <w:sz w:val="18"/>
                <w:szCs w:val="18"/>
              </w:rPr>
              <w:t>查询物联终端设备档案</w:t>
            </w:r>
          </w:p>
        </w:tc>
      </w:tr>
      <w:tr w14:paraId="6CA91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85" w:type="dxa"/>
          </w:tcPr>
          <w:p w14:paraId="265B918A">
            <w:pPr>
              <w:pStyle w:val="125"/>
              <w:rPr>
                <w:rFonts w:ascii="Times New Roman" w:hAnsi="Times New Roman"/>
                <w:sz w:val="18"/>
                <w:szCs w:val="18"/>
              </w:rPr>
            </w:pPr>
            <w:r>
              <w:rPr>
                <w:rFonts w:ascii="Times New Roman" w:hAnsi="Times New Roman"/>
                <w:sz w:val="18"/>
                <w:szCs w:val="18"/>
              </w:rPr>
              <w:t>物联终端设备档案上报原语</w:t>
            </w:r>
          </w:p>
        </w:tc>
        <w:tc>
          <w:tcPr>
            <w:tcW w:w="3402" w:type="dxa"/>
          </w:tcPr>
          <w:p w14:paraId="4EB16D7D">
            <w:pPr>
              <w:pStyle w:val="125"/>
              <w:rPr>
                <w:rFonts w:ascii="Times New Roman" w:hAnsi="Times New Roman"/>
                <w:sz w:val="18"/>
                <w:szCs w:val="18"/>
              </w:rPr>
            </w:pPr>
            <w:r>
              <w:rPr>
                <w:rFonts w:ascii="Times New Roman" w:hAnsi="Times New Roman"/>
                <w:sz w:val="18"/>
                <w:szCs w:val="18"/>
              </w:rPr>
              <w:t>上报物联终端设备档案</w:t>
            </w:r>
          </w:p>
        </w:tc>
      </w:tr>
    </w:tbl>
    <w:p w14:paraId="12233C0D">
      <w:pPr>
        <w:pStyle w:val="57"/>
        <w:ind w:left="420" w:hanging="420"/>
      </w:pPr>
      <w:bookmarkStart w:id="5068" w:name="_Toc49160380"/>
      <w:r>
        <w:rPr>
          <w:rFonts w:hint="eastAsia"/>
        </w:rPr>
        <w:t>接入信道参数设置原语</w:t>
      </w:r>
      <w:bookmarkEnd w:id="5068"/>
    </w:p>
    <w:p w14:paraId="3D879242">
      <w:pPr>
        <w:pStyle w:val="50"/>
      </w:pPr>
      <w:r>
        <w:t>应用层可以通过接入信道参数设置原语设置设备的接入信道</w:t>
      </w:r>
      <w:r>
        <w:rPr>
          <w:rFonts w:hint="eastAsia"/>
        </w:rPr>
        <w:t>。</w:t>
      </w:r>
    </w:p>
    <w:p w14:paraId="067AF588">
      <w:pPr>
        <w:pStyle w:val="67"/>
      </w:pPr>
      <w:bookmarkStart w:id="5069" w:name="_Toc219223273"/>
      <w:r>
        <w:t>原语定义</w:t>
      </w:r>
      <w:bookmarkEnd w:id="5069"/>
    </w:p>
    <w:p w14:paraId="5E106D24">
      <w:pPr>
        <w:pStyle w:val="50"/>
      </w:pPr>
      <w:r>
        <w:t>接入信道参数设置原语的语义定义如</w:t>
      </w:r>
      <w:r>
        <w:fldChar w:fldCharType="begin"/>
      </w:r>
      <w:r>
        <w:instrText xml:space="preserve"> REF _Ref49435700 \h  \* MERGEFORMAT </w:instrText>
      </w:r>
      <w:r>
        <w:fldChar w:fldCharType="separate"/>
      </w:r>
      <w:r>
        <w:rPr>
          <w:rFonts w:hint="eastAsia"/>
        </w:rPr>
        <w:t xml:space="preserve">表 </w:t>
      </w:r>
      <w:r>
        <w:t>257</w:t>
      </w:r>
      <w:r>
        <w:fldChar w:fldCharType="end"/>
      </w:r>
      <w:r>
        <w:t>所示</w:t>
      </w:r>
      <w:r>
        <w:rPr>
          <w:rFonts w:hint="eastAsia"/>
        </w:rPr>
        <w:t>。</w:t>
      </w:r>
    </w:p>
    <w:p w14:paraId="6CE2EF88">
      <w:pPr>
        <w:pStyle w:val="10"/>
      </w:pPr>
      <w:bookmarkStart w:id="5070" w:name="_Ref4943570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257</w:t>
      </w:r>
      <w:r>
        <w:fldChar w:fldCharType="end"/>
      </w:r>
      <w:bookmarkEnd w:id="5070"/>
      <w:r>
        <w:t xml:space="preserve"> </w:t>
      </w:r>
      <w:r>
        <w:rPr>
          <w:rFonts w:hint="eastAsia"/>
        </w:rPr>
        <w:t>接入信道参数设置原语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343FC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5E51574D">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7E52E005">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00F06083">
            <w:pPr>
              <w:pStyle w:val="125"/>
              <w:rPr>
                <w:rFonts w:ascii="Times New Roman" w:hAnsi="Times New Roman"/>
                <w:sz w:val="18"/>
                <w:szCs w:val="18"/>
              </w:rPr>
            </w:pPr>
            <w:r>
              <w:rPr>
                <w:rFonts w:ascii="Times New Roman" w:hAnsi="Times New Roman"/>
                <w:sz w:val="18"/>
                <w:szCs w:val="18"/>
              </w:rPr>
              <w:t>有效范围</w:t>
            </w:r>
          </w:p>
        </w:tc>
        <w:tc>
          <w:tcPr>
            <w:tcW w:w="2835" w:type="dxa"/>
          </w:tcPr>
          <w:p w14:paraId="1FBF0997">
            <w:pPr>
              <w:pStyle w:val="125"/>
              <w:rPr>
                <w:rFonts w:ascii="Times New Roman" w:hAnsi="Times New Roman"/>
                <w:sz w:val="18"/>
                <w:szCs w:val="18"/>
              </w:rPr>
            </w:pPr>
            <w:r>
              <w:rPr>
                <w:rFonts w:ascii="Times New Roman" w:hAnsi="Times New Roman"/>
                <w:sz w:val="18"/>
                <w:szCs w:val="18"/>
              </w:rPr>
              <w:t>描述</w:t>
            </w:r>
          </w:p>
        </w:tc>
      </w:tr>
      <w:tr w14:paraId="47814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6B5D59E">
            <w:pPr>
              <w:pStyle w:val="125"/>
              <w:rPr>
                <w:rFonts w:ascii="Times New Roman" w:hAnsi="Times New Roman"/>
                <w:sz w:val="18"/>
                <w:szCs w:val="18"/>
              </w:rPr>
            </w:pPr>
            <w:r>
              <w:rPr>
                <w:rFonts w:ascii="Times New Roman" w:hAnsi="Times New Roman"/>
                <w:sz w:val="18"/>
                <w:szCs w:val="18"/>
              </w:rPr>
              <w:t>接入信道个数</w:t>
            </w:r>
          </w:p>
        </w:tc>
        <w:tc>
          <w:tcPr>
            <w:tcW w:w="1560" w:type="dxa"/>
            <w:tcBorders>
              <w:right w:val="single" w:color="auto" w:sz="4" w:space="0"/>
            </w:tcBorders>
          </w:tcPr>
          <w:p w14:paraId="38DB5EF2">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15E4FD06">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3</w:t>
            </w:r>
          </w:p>
        </w:tc>
        <w:tc>
          <w:tcPr>
            <w:tcW w:w="2835" w:type="dxa"/>
          </w:tcPr>
          <w:p w14:paraId="260CD9E1">
            <w:pPr>
              <w:pStyle w:val="125"/>
              <w:rPr>
                <w:rFonts w:ascii="Times New Roman" w:hAnsi="Times New Roman"/>
                <w:sz w:val="18"/>
                <w:szCs w:val="18"/>
              </w:rPr>
            </w:pPr>
            <w:r>
              <w:rPr>
                <w:rFonts w:ascii="Times New Roman" w:hAnsi="Times New Roman"/>
                <w:sz w:val="18"/>
                <w:szCs w:val="18"/>
              </w:rPr>
              <w:t>接入信道的个数</w:t>
            </w:r>
          </w:p>
        </w:tc>
      </w:tr>
      <w:tr w14:paraId="63AFA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ACDDFD1">
            <w:pPr>
              <w:pStyle w:val="125"/>
              <w:rPr>
                <w:rFonts w:ascii="Times New Roman" w:hAnsi="Times New Roman"/>
                <w:sz w:val="18"/>
                <w:szCs w:val="18"/>
              </w:rPr>
            </w:pPr>
            <w:r>
              <w:rPr>
                <w:rFonts w:ascii="Times New Roman" w:hAnsi="Times New Roman"/>
                <w:sz w:val="18"/>
                <w:szCs w:val="18"/>
              </w:rPr>
              <w:t>接入信道</w:t>
            </w:r>
            <w:r>
              <w:rPr>
                <w:rFonts w:hint="eastAsia" w:ascii="Times New Roman" w:hAnsi="Times New Roman"/>
                <w:sz w:val="18"/>
                <w:szCs w:val="18"/>
              </w:rPr>
              <w:t>1</w:t>
            </w:r>
          </w:p>
        </w:tc>
        <w:tc>
          <w:tcPr>
            <w:tcW w:w="1560" w:type="dxa"/>
            <w:tcBorders>
              <w:right w:val="single" w:color="auto" w:sz="4" w:space="0"/>
            </w:tcBorders>
          </w:tcPr>
          <w:p w14:paraId="6B5C06E1">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055D2B39">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5607B77F">
            <w:pPr>
              <w:pStyle w:val="125"/>
              <w:rPr>
                <w:rFonts w:ascii="Times New Roman" w:hAnsi="Times New Roman"/>
                <w:sz w:val="18"/>
                <w:szCs w:val="18"/>
              </w:rPr>
            </w:pPr>
            <w:r>
              <w:rPr>
                <w:rFonts w:ascii="Times New Roman" w:hAnsi="Times New Roman"/>
                <w:sz w:val="18"/>
                <w:szCs w:val="18"/>
              </w:rPr>
              <w:t>接入信道编号</w:t>
            </w:r>
          </w:p>
        </w:tc>
      </w:tr>
      <w:tr w14:paraId="3AE98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3E08DF4">
            <w:pPr>
              <w:pStyle w:val="125"/>
              <w:rPr>
                <w:rFonts w:ascii="Times New Roman" w:hAnsi="Times New Roman"/>
                <w:sz w:val="18"/>
                <w:szCs w:val="18"/>
              </w:rPr>
            </w:pPr>
            <w:r>
              <w:rPr>
                <w:rFonts w:ascii="Times New Roman" w:hAnsi="Times New Roman"/>
                <w:sz w:val="18"/>
                <w:szCs w:val="18"/>
              </w:rPr>
              <w:t>接入信道</w:t>
            </w:r>
            <w:r>
              <w:rPr>
                <w:rFonts w:hint="eastAsia" w:ascii="Times New Roman" w:hAnsi="Times New Roman"/>
                <w:sz w:val="18"/>
                <w:szCs w:val="18"/>
              </w:rPr>
              <w:t>2</w:t>
            </w:r>
          </w:p>
        </w:tc>
        <w:tc>
          <w:tcPr>
            <w:tcW w:w="1560" w:type="dxa"/>
            <w:tcBorders>
              <w:right w:val="single" w:color="auto" w:sz="4" w:space="0"/>
            </w:tcBorders>
          </w:tcPr>
          <w:p w14:paraId="242FB117">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5E3E37D4">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319AC032">
            <w:pPr>
              <w:pStyle w:val="125"/>
              <w:rPr>
                <w:rFonts w:ascii="Times New Roman" w:hAnsi="Times New Roman"/>
                <w:sz w:val="18"/>
                <w:szCs w:val="18"/>
              </w:rPr>
            </w:pPr>
            <w:r>
              <w:rPr>
                <w:rFonts w:ascii="Times New Roman" w:hAnsi="Times New Roman"/>
                <w:sz w:val="18"/>
                <w:szCs w:val="18"/>
              </w:rPr>
              <w:t>接入信道编号</w:t>
            </w:r>
          </w:p>
        </w:tc>
      </w:tr>
      <w:tr w14:paraId="5AB76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F0407B7">
            <w:pPr>
              <w:pStyle w:val="125"/>
              <w:rPr>
                <w:rFonts w:ascii="Times New Roman" w:hAnsi="Times New Roman"/>
                <w:sz w:val="18"/>
                <w:szCs w:val="18"/>
              </w:rPr>
            </w:pPr>
            <w:r>
              <w:rPr>
                <w:rFonts w:ascii="Times New Roman" w:hAnsi="Times New Roman"/>
                <w:sz w:val="18"/>
                <w:szCs w:val="18"/>
              </w:rPr>
              <w:t>接入信道</w:t>
            </w:r>
            <w:r>
              <w:rPr>
                <w:rFonts w:hint="eastAsia" w:ascii="Times New Roman" w:hAnsi="Times New Roman"/>
                <w:sz w:val="18"/>
                <w:szCs w:val="18"/>
              </w:rPr>
              <w:t>3</w:t>
            </w:r>
          </w:p>
        </w:tc>
        <w:tc>
          <w:tcPr>
            <w:tcW w:w="1560" w:type="dxa"/>
            <w:tcBorders>
              <w:right w:val="single" w:color="auto" w:sz="4" w:space="0"/>
            </w:tcBorders>
          </w:tcPr>
          <w:p w14:paraId="10172B47">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7D4D8584">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6E36EA72">
            <w:pPr>
              <w:pStyle w:val="125"/>
              <w:rPr>
                <w:rFonts w:ascii="Times New Roman" w:hAnsi="Times New Roman"/>
                <w:sz w:val="18"/>
                <w:szCs w:val="18"/>
              </w:rPr>
            </w:pPr>
            <w:r>
              <w:rPr>
                <w:rFonts w:ascii="Times New Roman" w:hAnsi="Times New Roman"/>
                <w:sz w:val="18"/>
                <w:szCs w:val="18"/>
              </w:rPr>
              <w:t>接入信道编号</w:t>
            </w:r>
          </w:p>
        </w:tc>
      </w:tr>
    </w:tbl>
    <w:p w14:paraId="6AF2322A">
      <w:pPr>
        <w:pStyle w:val="67"/>
      </w:pPr>
      <w:bookmarkStart w:id="5071" w:name="_Toc219223274"/>
      <w:r>
        <w:t>数据链路层处理</w:t>
      </w:r>
      <w:bookmarkEnd w:id="5071"/>
    </w:p>
    <w:p w14:paraId="7078B71E">
      <w:pPr>
        <w:pStyle w:val="50"/>
      </w:pPr>
      <w:r>
        <w:t>数据链路层根据接入信道参数设置原语中的接入信道信息</w:t>
      </w:r>
      <w:r>
        <w:rPr>
          <w:rFonts w:hint="eastAsia"/>
        </w:rPr>
        <w:t>，</w:t>
      </w:r>
      <w:r>
        <w:t>配置本地可使用的接入信道</w:t>
      </w:r>
      <w:r>
        <w:rPr>
          <w:rFonts w:hint="eastAsia"/>
        </w:rPr>
        <w:t>。</w:t>
      </w:r>
    </w:p>
    <w:p w14:paraId="639FECB8">
      <w:pPr>
        <w:pStyle w:val="57"/>
        <w:ind w:left="420" w:hanging="420"/>
      </w:pPr>
      <w:bookmarkStart w:id="5072" w:name="_Toc49160381"/>
      <w:r>
        <w:t>接入信道参数查询原语</w:t>
      </w:r>
      <w:bookmarkEnd w:id="5072"/>
    </w:p>
    <w:p w14:paraId="27EB9A70">
      <w:pPr>
        <w:pStyle w:val="50"/>
      </w:pPr>
      <w:r>
        <w:t>应用层可以通过接入信道参数查询原语查询当前使用的接入信道</w:t>
      </w:r>
      <w:r>
        <w:rPr>
          <w:rFonts w:hint="eastAsia"/>
        </w:rPr>
        <w:t>。</w:t>
      </w:r>
    </w:p>
    <w:p w14:paraId="4B8AEF45">
      <w:pPr>
        <w:pStyle w:val="67"/>
      </w:pPr>
      <w:bookmarkStart w:id="5073" w:name="_Toc219223275"/>
      <w:r>
        <w:t>原语定义</w:t>
      </w:r>
      <w:bookmarkEnd w:id="5073"/>
    </w:p>
    <w:p w14:paraId="022AF5B8">
      <w:pPr>
        <w:pStyle w:val="50"/>
      </w:pPr>
      <w:r>
        <w:t>接入信道参数查询原语的语义如</w:t>
      </w:r>
      <w:r>
        <w:fldChar w:fldCharType="begin"/>
      </w:r>
      <w:r>
        <w:instrText xml:space="preserve"> REF _Ref49435714 \h  \* MERGEFORMAT </w:instrText>
      </w:r>
      <w:r>
        <w:fldChar w:fldCharType="separate"/>
      </w:r>
      <w:r>
        <w:rPr>
          <w:rFonts w:hint="eastAsia"/>
        </w:rPr>
        <w:t xml:space="preserve">表 </w:t>
      </w:r>
      <w:r>
        <w:t>258</w:t>
      </w:r>
      <w:r>
        <w:fldChar w:fldCharType="end"/>
      </w:r>
      <w:r>
        <w:t>所示</w:t>
      </w:r>
      <w:r>
        <w:rPr>
          <w:rFonts w:hint="eastAsia"/>
        </w:rPr>
        <w:t>。</w:t>
      </w:r>
    </w:p>
    <w:p w14:paraId="01A2E967">
      <w:pPr>
        <w:pStyle w:val="10"/>
      </w:pPr>
      <w:bookmarkStart w:id="5074" w:name="_Ref4943571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258</w:t>
      </w:r>
      <w:r>
        <w:fldChar w:fldCharType="end"/>
      </w:r>
      <w:bookmarkEnd w:id="5074"/>
      <w:r>
        <w:t xml:space="preserve"> </w:t>
      </w:r>
      <w:r>
        <w:rPr>
          <w:rFonts w:hint="eastAsia"/>
        </w:rPr>
        <w:t>接入信道参数查询原语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087A8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0A31A2D">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087598C9">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074DC084">
            <w:pPr>
              <w:pStyle w:val="125"/>
              <w:rPr>
                <w:rFonts w:ascii="Times New Roman" w:hAnsi="Times New Roman"/>
                <w:sz w:val="18"/>
                <w:szCs w:val="18"/>
              </w:rPr>
            </w:pPr>
            <w:r>
              <w:rPr>
                <w:rFonts w:ascii="Times New Roman" w:hAnsi="Times New Roman"/>
                <w:sz w:val="18"/>
                <w:szCs w:val="18"/>
              </w:rPr>
              <w:t>有效范围</w:t>
            </w:r>
          </w:p>
        </w:tc>
        <w:tc>
          <w:tcPr>
            <w:tcW w:w="2835" w:type="dxa"/>
          </w:tcPr>
          <w:p w14:paraId="4BF9F7FB">
            <w:pPr>
              <w:pStyle w:val="125"/>
              <w:rPr>
                <w:rFonts w:ascii="Times New Roman" w:hAnsi="Times New Roman"/>
                <w:sz w:val="18"/>
                <w:szCs w:val="18"/>
              </w:rPr>
            </w:pPr>
            <w:r>
              <w:rPr>
                <w:rFonts w:ascii="Times New Roman" w:hAnsi="Times New Roman"/>
                <w:sz w:val="18"/>
                <w:szCs w:val="18"/>
              </w:rPr>
              <w:t>描述</w:t>
            </w:r>
          </w:p>
        </w:tc>
      </w:tr>
      <w:tr w14:paraId="0A52E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92C5988">
            <w:pPr>
              <w:pStyle w:val="125"/>
              <w:rPr>
                <w:rFonts w:ascii="Times New Roman" w:hAnsi="Times New Roman"/>
                <w:sz w:val="18"/>
                <w:szCs w:val="18"/>
              </w:rPr>
            </w:pPr>
            <w:r>
              <w:rPr>
                <w:rFonts w:hint="eastAsia" w:ascii="Times New Roman" w:hAnsi="Times New Roman"/>
                <w:sz w:val="18"/>
                <w:szCs w:val="18"/>
              </w:rPr>
              <w:t>-</w:t>
            </w:r>
          </w:p>
        </w:tc>
        <w:tc>
          <w:tcPr>
            <w:tcW w:w="1560" w:type="dxa"/>
            <w:tcBorders>
              <w:right w:val="single" w:color="auto" w:sz="4" w:space="0"/>
            </w:tcBorders>
          </w:tcPr>
          <w:p w14:paraId="54CF69F9">
            <w:pPr>
              <w:pStyle w:val="125"/>
              <w:rPr>
                <w:rFonts w:ascii="Times New Roman" w:hAnsi="Times New Roman"/>
                <w:sz w:val="18"/>
                <w:szCs w:val="18"/>
              </w:rPr>
            </w:pPr>
            <w:r>
              <w:rPr>
                <w:rFonts w:hint="eastAsia" w:ascii="Times New Roman" w:hAnsi="Times New Roman"/>
                <w:sz w:val="18"/>
                <w:szCs w:val="18"/>
              </w:rPr>
              <w:t>-</w:t>
            </w:r>
          </w:p>
        </w:tc>
        <w:tc>
          <w:tcPr>
            <w:tcW w:w="1417" w:type="dxa"/>
            <w:tcBorders>
              <w:left w:val="single" w:color="auto" w:sz="4" w:space="0"/>
            </w:tcBorders>
          </w:tcPr>
          <w:p w14:paraId="0CE7B5DA">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7D6823C4">
            <w:pPr>
              <w:pStyle w:val="125"/>
              <w:rPr>
                <w:rFonts w:ascii="Times New Roman" w:hAnsi="Times New Roman"/>
                <w:sz w:val="18"/>
                <w:szCs w:val="18"/>
              </w:rPr>
            </w:pPr>
            <w:r>
              <w:rPr>
                <w:rFonts w:hint="eastAsia" w:ascii="Times New Roman" w:hAnsi="Times New Roman"/>
                <w:sz w:val="18"/>
                <w:szCs w:val="18"/>
              </w:rPr>
              <w:t>-</w:t>
            </w:r>
          </w:p>
        </w:tc>
      </w:tr>
    </w:tbl>
    <w:p w14:paraId="1DA5634D">
      <w:pPr>
        <w:pStyle w:val="67"/>
      </w:pPr>
      <w:bookmarkStart w:id="5075" w:name="_Toc219223276"/>
      <w:r>
        <w:t>数据链路层处理</w:t>
      </w:r>
      <w:bookmarkEnd w:id="5075"/>
    </w:p>
    <w:p w14:paraId="1C3BA242">
      <w:pPr>
        <w:pStyle w:val="50"/>
      </w:pPr>
      <w:r>
        <w:t>数据链路层接收到接入信道参数查询原语后</w:t>
      </w:r>
      <w:r>
        <w:rPr>
          <w:rFonts w:hint="eastAsia"/>
        </w:rPr>
        <w:t>，</w:t>
      </w:r>
      <w:r>
        <w:t>通过接入信道参数上报原语</w:t>
      </w:r>
      <w:r>
        <w:rPr>
          <w:rFonts w:hint="eastAsia"/>
        </w:rPr>
        <w:t>，</w:t>
      </w:r>
      <w:r>
        <w:t>向应用层上报设备使用的接入信道信息</w:t>
      </w:r>
      <w:r>
        <w:rPr>
          <w:rFonts w:hint="eastAsia"/>
        </w:rPr>
        <w:t>。</w:t>
      </w:r>
    </w:p>
    <w:p w14:paraId="46D8A8B2">
      <w:pPr>
        <w:pStyle w:val="57"/>
        <w:ind w:left="420" w:hanging="420"/>
      </w:pPr>
      <w:bookmarkStart w:id="5076" w:name="_Toc49160382"/>
      <w:r>
        <w:t>接入信道参数上报原语</w:t>
      </w:r>
      <w:bookmarkEnd w:id="5076"/>
    </w:p>
    <w:p w14:paraId="7B6E8DB6">
      <w:pPr>
        <w:pStyle w:val="50"/>
      </w:pPr>
      <w:r>
        <w:t>数据链路层通过接入信道参数上报原语</w:t>
      </w:r>
      <w:r>
        <w:rPr>
          <w:rFonts w:hint="eastAsia"/>
        </w:rPr>
        <w:t>，</w:t>
      </w:r>
      <w:r>
        <w:t>向应用层提交设备使用的接入信道信息</w:t>
      </w:r>
      <w:r>
        <w:rPr>
          <w:rFonts w:hint="eastAsia"/>
        </w:rPr>
        <w:t>。</w:t>
      </w:r>
    </w:p>
    <w:p w14:paraId="1E73379E">
      <w:pPr>
        <w:pStyle w:val="67"/>
      </w:pPr>
      <w:bookmarkStart w:id="5077" w:name="_Toc219223277"/>
      <w:r>
        <w:t>原语定义</w:t>
      </w:r>
      <w:bookmarkEnd w:id="5077"/>
    </w:p>
    <w:p w14:paraId="70FFA3C0">
      <w:pPr>
        <w:pStyle w:val="50"/>
      </w:pPr>
      <w:r>
        <w:t>接入信道参数上报原语的语义如</w:t>
      </w:r>
      <w:r>
        <w:fldChar w:fldCharType="begin"/>
      </w:r>
      <w:r>
        <w:instrText xml:space="preserve"> REF _Ref49435728 \h  \* MERGEFORMAT </w:instrText>
      </w:r>
      <w:r>
        <w:fldChar w:fldCharType="separate"/>
      </w:r>
      <w:r>
        <w:rPr>
          <w:rFonts w:hint="eastAsia"/>
        </w:rPr>
        <w:t xml:space="preserve">表 </w:t>
      </w:r>
      <w:r>
        <w:t>259</w:t>
      </w:r>
      <w:r>
        <w:fldChar w:fldCharType="end"/>
      </w:r>
      <w:r>
        <w:t>所示</w:t>
      </w:r>
      <w:r>
        <w:rPr>
          <w:rFonts w:hint="eastAsia"/>
        </w:rPr>
        <w:t>。</w:t>
      </w:r>
    </w:p>
    <w:p w14:paraId="7592DED0">
      <w:pPr>
        <w:pStyle w:val="10"/>
      </w:pPr>
      <w:bookmarkStart w:id="5078" w:name="_Ref4943572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259</w:t>
      </w:r>
      <w:r>
        <w:fldChar w:fldCharType="end"/>
      </w:r>
      <w:bookmarkEnd w:id="5078"/>
      <w:r>
        <w:t xml:space="preserve"> </w:t>
      </w:r>
      <w:r>
        <w:rPr>
          <w:rFonts w:hint="eastAsia"/>
        </w:rPr>
        <w:t>接入信道参数上报原语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11310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55232820">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13698F8B">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776A479B">
            <w:pPr>
              <w:pStyle w:val="125"/>
              <w:rPr>
                <w:rFonts w:ascii="Times New Roman" w:hAnsi="Times New Roman"/>
                <w:sz w:val="18"/>
                <w:szCs w:val="18"/>
              </w:rPr>
            </w:pPr>
            <w:r>
              <w:rPr>
                <w:rFonts w:ascii="Times New Roman" w:hAnsi="Times New Roman"/>
                <w:sz w:val="18"/>
                <w:szCs w:val="18"/>
              </w:rPr>
              <w:t>有效范围</w:t>
            </w:r>
          </w:p>
        </w:tc>
        <w:tc>
          <w:tcPr>
            <w:tcW w:w="2835" w:type="dxa"/>
          </w:tcPr>
          <w:p w14:paraId="6C0D7705">
            <w:pPr>
              <w:pStyle w:val="125"/>
              <w:rPr>
                <w:rFonts w:ascii="Times New Roman" w:hAnsi="Times New Roman"/>
                <w:sz w:val="18"/>
                <w:szCs w:val="18"/>
              </w:rPr>
            </w:pPr>
            <w:r>
              <w:rPr>
                <w:rFonts w:ascii="Times New Roman" w:hAnsi="Times New Roman"/>
                <w:sz w:val="18"/>
                <w:szCs w:val="18"/>
              </w:rPr>
              <w:t>描述</w:t>
            </w:r>
          </w:p>
        </w:tc>
      </w:tr>
      <w:tr w14:paraId="04303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5E6D58BC">
            <w:pPr>
              <w:pStyle w:val="125"/>
              <w:rPr>
                <w:rFonts w:ascii="Times New Roman" w:hAnsi="Times New Roman"/>
                <w:sz w:val="18"/>
                <w:szCs w:val="18"/>
              </w:rPr>
            </w:pPr>
            <w:r>
              <w:rPr>
                <w:rFonts w:ascii="Times New Roman" w:hAnsi="Times New Roman"/>
                <w:sz w:val="18"/>
                <w:szCs w:val="18"/>
              </w:rPr>
              <w:t>接入信道个数</w:t>
            </w:r>
          </w:p>
        </w:tc>
        <w:tc>
          <w:tcPr>
            <w:tcW w:w="1560" w:type="dxa"/>
            <w:tcBorders>
              <w:right w:val="single" w:color="auto" w:sz="4" w:space="0"/>
            </w:tcBorders>
          </w:tcPr>
          <w:p w14:paraId="4A053279">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0C249962">
            <w:pPr>
              <w:pStyle w:val="125"/>
              <w:rPr>
                <w:rFonts w:ascii="Times New Roman" w:hAnsi="Times New Roman"/>
                <w:sz w:val="18"/>
                <w:szCs w:val="18"/>
              </w:rPr>
            </w:pPr>
            <w:r>
              <w:rPr>
                <w:rFonts w:hint="eastAsia" w:ascii="Times New Roman" w:hAnsi="Times New Roman"/>
                <w:sz w:val="18"/>
                <w:szCs w:val="18"/>
              </w:rPr>
              <w:t>1-</w:t>
            </w:r>
            <w:r>
              <w:rPr>
                <w:rFonts w:ascii="Times New Roman" w:hAnsi="Times New Roman"/>
                <w:sz w:val="18"/>
                <w:szCs w:val="18"/>
              </w:rPr>
              <w:t>3</w:t>
            </w:r>
          </w:p>
        </w:tc>
        <w:tc>
          <w:tcPr>
            <w:tcW w:w="2835" w:type="dxa"/>
          </w:tcPr>
          <w:p w14:paraId="65E40170">
            <w:pPr>
              <w:pStyle w:val="125"/>
              <w:rPr>
                <w:rFonts w:ascii="Times New Roman" w:hAnsi="Times New Roman"/>
                <w:sz w:val="18"/>
                <w:szCs w:val="18"/>
              </w:rPr>
            </w:pPr>
            <w:r>
              <w:rPr>
                <w:rFonts w:ascii="Times New Roman" w:hAnsi="Times New Roman"/>
                <w:sz w:val="18"/>
                <w:szCs w:val="18"/>
              </w:rPr>
              <w:t>接入信道的个数</w:t>
            </w:r>
          </w:p>
        </w:tc>
      </w:tr>
      <w:tr w14:paraId="00A41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B4515A5">
            <w:pPr>
              <w:pStyle w:val="125"/>
              <w:rPr>
                <w:rFonts w:ascii="Times New Roman" w:hAnsi="Times New Roman"/>
                <w:sz w:val="18"/>
                <w:szCs w:val="18"/>
              </w:rPr>
            </w:pPr>
            <w:r>
              <w:rPr>
                <w:rFonts w:ascii="Times New Roman" w:hAnsi="Times New Roman"/>
                <w:sz w:val="18"/>
                <w:szCs w:val="18"/>
              </w:rPr>
              <w:t>接入信道</w:t>
            </w:r>
            <w:r>
              <w:rPr>
                <w:rFonts w:hint="eastAsia" w:ascii="Times New Roman" w:hAnsi="Times New Roman"/>
                <w:sz w:val="18"/>
                <w:szCs w:val="18"/>
              </w:rPr>
              <w:t>1</w:t>
            </w:r>
          </w:p>
        </w:tc>
        <w:tc>
          <w:tcPr>
            <w:tcW w:w="1560" w:type="dxa"/>
            <w:tcBorders>
              <w:right w:val="single" w:color="auto" w:sz="4" w:space="0"/>
            </w:tcBorders>
          </w:tcPr>
          <w:p w14:paraId="543994D1">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2AC7D9A2">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0E4BB963">
            <w:pPr>
              <w:pStyle w:val="125"/>
              <w:rPr>
                <w:rFonts w:ascii="Times New Roman" w:hAnsi="Times New Roman"/>
                <w:sz w:val="18"/>
                <w:szCs w:val="18"/>
              </w:rPr>
            </w:pPr>
            <w:r>
              <w:rPr>
                <w:rFonts w:ascii="Times New Roman" w:hAnsi="Times New Roman"/>
                <w:sz w:val="18"/>
                <w:szCs w:val="18"/>
              </w:rPr>
              <w:t>接入信道编号</w:t>
            </w:r>
          </w:p>
        </w:tc>
      </w:tr>
      <w:tr w14:paraId="55233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69C54FFB">
            <w:pPr>
              <w:pStyle w:val="125"/>
              <w:rPr>
                <w:rFonts w:ascii="Times New Roman" w:hAnsi="Times New Roman"/>
                <w:sz w:val="18"/>
                <w:szCs w:val="18"/>
              </w:rPr>
            </w:pPr>
            <w:r>
              <w:rPr>
                <w:rFonts w:ascii="Times New Roman" w:hAnsi="Times New Roman"/>
                <w:sz w:val="18"/>
                <w:szCs w:val="18"/>
              </w:rPr>
              <w:t>接入信道</w:t>
            </w:r>
            <w:r>
              <w:rPr>
                <w:rFonts w:hint="eastAsia" w:ascii="Times New Roman" w:hAnsi="Times New Roman"/>
                <w:sz w:val="18"/>
                <w:szCs w:val="18"/>
              </w:rPr>
              <w:t>2</w:t>
            </w:r>
          </w:p>
        </w:tc>
        <w:tc>
          <w:tcPr>
            <w:tcW w:w="1560" w:type="dxa"/>
            <w:tcBorders>
              <w:right w:val="single" w:color="auto" w:sz="4" w:space="0"/>
            </w:tcBorders>
          </w:tcPr>
          <w:p w14:paraId="6F8D3517">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6640CAD0">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672936A6">
            <w:pPr>
              <w:pStyle w:val="125"/>
              <w:rPr>
                <w:rFonts w:ascii="Times New Roman" w:hAnsi="Times New Roman"/>
                <w:sz w:val="18"/>
                <w:szCs w:val="18"/>
              </w:rPr>
            </w:pPr>
            <w:r>
              <w:rPr>
                <w:rFonts w:ascii="Times New Roman" w:hAnsi="Times New Roman"/>
                <w:sz w:val="18"/>
                <w:szCs w:val="18"/>
              </w:rPr>
              <w:t>接入信道编号</w:t>
            </w:r>
          </w:p>
        </w:tc>
      </w:tr>
      <w:tr w14:paraId="5AB65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DDAC133">
            <w:pPr>
              <w:pStyle w:val="125"/>
              <w:rPr>
                <w:rFonts w:ascii="Times New Roman" w:hAnsi="Times New Roman"/>
                <w:sz w:val="18"/>
                <w:szCs w:val="18"/>
              </w:rPr>
            </w:pPr>
            <w:r>
              <w:rPr>
                <w:rFonts w:ascii="Times New Roman" w:hAnsi="Times New Roman"/>
                <w:sz w:val="18"/>
                <w:szCs w:val="18"/>
              </w:rPr>
              <w:t>接入信道</w:t>
            </w:r>
            <w:r>
              <w:rPr>
                <w:rFonts w:hint="eastAsia" w:ascii="Times New Roman" w:hAnsi="Times New Roman"/>
                <w:sz w:val="18"/>
                <w:szCs w:val="18"/>
              </w:rPr>
              <w:t>3</w:t>
            </w:r>
          </w:p>
        </w:tc>
        <w:tc>
          <w:tcPr>
            <w:tcW w:w="1560" w:type="dxa"/>
            <w:tcBorders>
              <w:right w:val="single" w:color="auto" w:sz="4" w:space="0"/>
            </w:tcBorders>
          </w:tcPr>
          <w:p w14:paraId="636BF301">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55DE639F">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5E43CED0">
            <w:pPr>
              <w:pStyle w:val="125"/>
              <w:rPr>
                <w:rFonts w:ascii="Times New Roman" w:hAnsi="Times New Roman"/>
                <w:sz w:val="18"/>
                <w:szCs w:val="18"/>
              </w:rPr>
            </w:pPr>
            <w:r>
              <w:rPr>
                <w:rFonts w:ascii="Times New Roman" w:hAnsi="Times New Roman"/>
                <w:sz w:val="18"/>
                <w:szCs w:val="18"/>
              </w:rPr>
              <w:t>接入信道编号</w:t>
            </w:r>
          </w:p>
        </w:tc>
      </w:tr>
    </w:tbl>
    <w:p w14:paraId="4751E2BB">
      <w:pPr>
        <w:pStyle w:val="67"/>
      </w:pPr>
      <w:bookmarkStart w:id="5079" w:name="_Toc219223278"/>
      <w:r>
        <w:t>数据链路层处理</w:t>
      </w:r>
      <w:bookmarkEnd w:id="5079"/>
    </w:p>
    <w:p w14:paraId="2D7F55E2">
      <w:pPr>
        <w:pStyle w:val="50"/>
      </w:pPr>
      <w:r>
        <w:t>数据链路层接收到接入信道参数查询原语后</w:t>
      </w:r>
      <w:r>
        <w:rPr>
          <w:rFonts w:hint="eastAsia"/>
        </w:rPr>
        <w:t>，</w:t>
      </w:r>
      <w:r>
        <w:t>通过接入信道参数上报原语</w:t>
      </w:r>
      <w:r>
        <w:rPr>
          <w:rFonts w:hint="eastAsia"/>
        </w:rPr>
        <w:t>，</w:t>
      </w:r>
      <w:r>
        <w:t>向应用层上报设备使用的接入信道信息</w:t>
      </w:r>
      <w:r>
        <w:rPr>
          <w:rFonts w:hint="eastAsia"/>
        </w:rPr>
        <w:t>。</w:t>
      </w:r>
    </w:p>
    <w:p w14:paraId="21C7BED0">
      <w:pPr>
        <w:pStyle w:val="57"/>
        <w:ind w:left="420" w:hanging="420"/>
      </w:pPr>
      <w:bookmarkStart w:id="5080" w:name="_Toc49160383"/>
      <w:r>
        <w:t>数据传输信道参数设置原语</w:t>
      </w:r>
      <w:bookmarkEnd w:id="5080"/>
    </w:p>
    <w:p w14:paraId="1C5BE10B">
      <w:pPr>
        <w:pStyle w:val="50"/>
      </w:pPr>
      <w:r>
        <w:t>应用层通过数据传输信道参数设置原语设置</w:t>
      </w:r>
      <w:r>
        <w:rPr>
          <w:rFonts w:hint="eastAsia"/>
        </w:rPr>
        <w:t>所</w:t>
      </w:r>
      <w:r>
        <w:t>设置的数据传输信道</w:t>
      </w:r>
      <w:r>
        <w:rPr>
          <w:rFonts w:hint="eastAsia"/>
        </w:rPr>
        <w:t>。</w:t>
      </w:r>
    </w:p>
    <w:p w14:paraId="5BDE255D">
      <w:pPr>
        <w:pStyle w:val="67"/>
      </w:pPr>
      <w:bookmarkStart w:id="5081" w:name="_Toc219223279"/>
      <w:r>
        <w:t>原语定义</w:t>
      </w:r>
      <w:bookmarkEnd w:id="5081"/>
    </w:p>
    <w:p w14:paraId="61A33C79">
      <w:pPr>
        <w:pStyle w:val="50"/>
      </w:pPr>
      <w:r>
        <w:rPr>
          <w:rFonts w:hint="eastAsia"/>
        </w:rPr>
        <w:t>数据传输信道参数设置原语的语义如</w:t>
      </w:r>
      <w:r>
        <w:fldChar w:fldCharType="begin"/>
      </w:r>
      <w:r>
        <w:instrText xml:space="preserve"> </w:instrText>
      </w:r>
      <w:r>
        <w:rPr>
          <w:rFonts w:hint="eastAsia"/>
        </w:rPr>
        <w:instrText xml:space="preserve">REF _Ref49435743 \h</w:instrText>
      </w:r>
      <w:r>
        <w:instrText xml:space="preserve">  \* MERGEFORMAT </w:instrText>
      </w:r>
      <w:r>
        <w:fldChar w:fldCharType="separate"/>
      </w:r>
      <w:r>
        <w:rPr>
          <w:rFonts w:hint="eastAsia"/>
        </w:rPr>
        <w:t xml:space="preserve">表 </w:t>
      </w:r>
      <w:r>
        <w:t>260</w:t>
      </w:r>
      <w:r>
        <w:fldChar w:fldCharType="end"/>
      </w:r>
      <w:r>
        <w:rPr>
          <w:rFonts w:hint="eastAsia"/>
        </w:rPr>
        <w:t>所示。</w:t>
      </w:r>
    </w:p>
    <w:p w14:paraId="3101361C">
      <w:pPr>
        <w:pStyle w:val="10"/>
      </w:pPr>
      <w:bookmarkStart w:id="5082" w:name="_Ref4943574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260</w:t>
      </w:r>
      <w:r>
        <w:fldChar w:fldCharType="end"/>
      </w:r>
      <w:bookmarkEnd w:id="5082"/>
      <w:r>
        <w:t xml:space="preserve"> </w:t>
      </w:r>
      <w:r>
        <w:rPr>
          <w:rFonts w:hint="eastAsia"/>
        </w:rPr>
        <w:t>数据传输信道参数设置原语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0E506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FF98ABC">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6EE8C711">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263C3869">
            <w:pPr>
              <w:pStyle w:val="125"/>
              <w:rPr>
                <w:rFonts w:ascii="Times New Roman" w:hAnsi="Times New Roman"/>
                <w:sz w:val="18"/>
                <w:szCs w:val="18"/>
              </w:rPr>
            </w:pPr>
            <w:r>
              <w:rPr>
                <w:rFonts w:ascii="Times New Roman" w:hAnsi="Times New Roman"/>
                <w:sz w:val="18"/>
                <w:szCs w:val="18"/>
              </w:rPr>
              <w:t>有效范围</w:t>
            </w:r>
          </w:p>
        </w:tc>
        <w:tc>
          <w:tcPr>
            <w:tcW w:w="2835" w:type="dxa"/>
          </w:tcPr>
          <w:p w14:paraId="65229908">
            <w:pPr>
              <w:pStyle w:val="125"/>
              <w:rPr>
                <w:rFonts w:ascii="Times New Roman" w:hAnsi="Times New Roman"/>
                <w:sz w:val="18"/>
                <w:szCs w:val="18"/>
              </w:rPr>
            </w:pPr>
            <w:r>
              <w:rPr>
                <w:rFonts w:ascii="Times New Roman" w:hAnsi="Times New Roman"/>
                <w:sz w:val="18"/>
                <w:szCs w:val="18"/>
              </w:rPr>
              <w:t>描述</w:t>
            </w:r>
          </w:p>
        </w:tc>
      </w:tr>
      <w:tr w14:paraId="3B17C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F2ED6E4">
            <w:pPr>
              <w:pStyle w:val="125"/>
              <w:rPr>
                <w:rFonts w:ascii="Times New Roman" w:hAnsi="Times New Roman"/>
                <w:sz w:val="18"/>
                <w:szCs w:val="18"/>
              </w:rPr>
            </w:pPr>
            <w:r>
              <w:rPr>
                <w:rFonts w:ascii="Times New Roman" w:hAnsi="Times New Roman"/>
                <w:sz w:val="18"/>
                <w:szCs w:val="18"/>
              </w:rPr>
              <w:t>数据传输信道个数</w:t>
            </w:r>
          </w:p>
        </w:tc>
        <w:tc>
          <w:tcPr>
            <w:tcW w:w="1560" w:type="dxa"/>
            <w:tcBorders>
              <w:right w:val="single" w:color="auto" w:sz="4" w:space="0"/>
            </w:tcBorders>
          </w:tcPr>
          <w:p w14:paraId="7E39DDF4">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047046D5">
            <w:pPr>
              <w:pStyle w:val="125"/>
              <w:rPr>
                <w:rFonts w:ascii="Times New Roman" w:hAnsi="Times New Roman"/>
                <w:sz w:val="18"/>
                <w:szCs w:val="18"/>
              </w:rPr>
            </w:pPr>
            <w:r>
              <w:rPr>
                <w:rFonts w:hint="eastAsia" w:ascii="Times New Roman" w:hAnsi="Times New Roman"/>
                <w:sz w:val="18"/>
                <w:szCs w:val="18"/>
              </w:rPr>
              <w:t>大于等于1</w:t>
            </w:r>
          </w:p>
        </w:tc>
        <w:tc>
          <w:tcPr>
            <w:tcW w:w="2835" w:type="dxa"/>
          </w:tcPr>
          <w:p w14:paraId="22C53341">
            <w:pPr>
              <w:pStyle w:val="125"/>
              <w:rPr>
                <w:rFonts w:ascii="Times New Roman" w:hAnsi="Times New Roman"/>
                <w:sz w:val="18"/>
                <w:szCs w:val="18"/>
              </w:rPr>
            </w:pPr>
            <w:r>
              <w:rPr>
                <w:rFonts w:ascii="Times New Roman" w:hAnsi="Times New Roman"/>
                <w:sz w:val="18"/>
                <w:szCs w:val="18"/>
              </w:rPr>
              <w:t>配置数据传输信道的个数</w:t>
            </w:r>
          </w:p>
        </w:tc>
      </w:tr>
      <w:tr w14:paraId="16BCD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988B635">
            <w:pPr>
              <w:pStyle w:val="125"/>
              <w:rPr>
                <w:rFonts w:ascii="Times New Roman" w:hAnsi="Times New Roman"/>
                <w:sz w:val="18"/>
                <w:szCs w:val="18"/>
              </w:rPr>
            </w:pPr>
            <w:r>
              <w:rPr>
                <w:rFonts w:ascii="Times New Roman" w:hAnsi="Times New Roman"/>
                <w:sz w:val="18"/>
                <w:szCs w:val="18"/>
              </w:rPr>
              <w:t>信道编号</w:t>
            </w:r>
            <w:r>
              <w:rPr>
                <w:rFonts w:hint="eastAsia" w:ascii="Times New Roman" w:hAnsi="Times New Roman"/>
                <w:sz w:val="18"/>
                <w:szCs w:val="18"/>
              </w:rPr>
              <w:t>1</w:t>
            </w:r>
          </w:p>
        </w:tc>
        <w:tc>
          <w:tcPr>
            <w:tcW w:w="1560" w:type="dxa"/>
            <w:tcBorders>
              <w:right w:val="single" w:color="auto" w:sz="4" w:space="0"/>
            </w:tcBorders>
          </w:tcPr>
          <w:p w14:paraId="64242F0A">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62C242A7">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0970D06A">
            <w:pPr>
              <w:pStyle w:val="125"/>
              <w:rPr>
                <w:rFonts w:ascii="Times New Roman" w:hAnsi="Times New Roman"/>
                <w:sz w:val="18"/>
                <w:szCs w:val="18"/>
              </w:rPr>
            </w:pPr>
            <w:r>
              <w:rPr>
                <w:rFonts w:ascii="Times New Roman" w:hAnsi="Times New Roman"/>
                <w:sz w:val="18"/>
                <w:szCs w:val="18"/>
              </w:rPr>
              <w:t>信道编号</w:t>
            </w:r>
          </w:p>
        </w:tc>
      </w:tr>
      <w:tr w14:paraId="771BE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97CD9B2">
            <w:pPr>
              <w:pStyle w:val="125"/>
              <w:rPr>
                <w:rFonts w:ascii="Times New Roman" w:hAnsi="Times New Roman"/>
                <w:sz w:val="18"/>
                <w:szCs w:val="18"/>
              </w:rPr>
            </w:pPr>
            <w:r>
              <w:rPr>
                <w:rFonts w:ascii="Times New Roman" w:hAnsi="Times New Roman"/>
                <w:sz w:val="18"/>
                <w:szCs w:val="18"/>
              </w:rPr>
              <w:t>信道编号2</w:t>
            </w:r>
          </w:p>
        </w:tc>
        <w:tc>
          <w:tcPr>
            <w:tcW w:w="1560" w:type="dxa"/>
            <w:tcBorders>
              <w:right w:val="single" w:color="auto" w:sz="4" w:space="0"/>
            </w:tcBorders>
          </w:tcPr>
          <w:p w14:paraId="6858479A">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0E99789F">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39791D9C">
            <w:pPr>
              <w:pStyle w:val="125"/>
              <w:rPr>
                <w:rFonts w:ascii="Times New Roman" w:hAnsi="Times New Roman"/>
                <w:sz w:val="18"/>
                <w:szCs w:val="18"/>
              </w:rPr>
            </w:pPr>
            <w:r>
              <w:rPr>
                <w:rFonts w:ascii="Times New Roman" w:hAnsi="Times New Roman"/>
                <w:sz w:val="18"/>
                <w:szCs w:val="18"/>
              </w:rPr>
              <w:t>信道编号</w:t>
            </w:r>
          </w:p>
        </w:tc>
      </w:tr>
      <w:tr w14:paraId="0FC40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46A4D87">
            <w:pPr>
              <w:pStyle w:val="125"/>
              <w:rPr>
                <w:rFonts w:ascii="Times New Roman" w:hAnsi="Times New Roman"/>
                <w:sz w:val="18"/>
                <w:szCs w:val="18"/>
              </w:rPr>
            </w:pPr>
            <w:r>
              <w:rPr>
                <w:rFonts w:hint="eastAsia" w:ascii="Times New Roman" w:hAnsi="Times New Roman"/>
                <w:sz w:val="18"/>
                <w:szCs w:val="18"/>
              </w:rPr>
              <w:t>……</w:t>
            </w:r>
          </w:p>
        </w:tc>
        <w:tc>
          <w:tcPr>
            <w:tcW w:w="1560" w:type="dxa"/>
            <w:tcBorders>
              <w:right w:val="single" w:color="auto" w:sz="4" w:space="0"/>
            </w:tcBorders>
          </w:tcPr>
          <w:p w14:paraId="415DB10C">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6AD1CCF7">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4ED59430">
            <w:pPr>
              <w:pStyle w:val="125"/>
              <w:rPr>
                <w:rFonts w:ascii="Times New Roman" w:hAnsi="Times New Roman"/>
                <w:sz w:val="18"/>
                <w:szCs w:val="18"/>
              </w:rPr>
            </w:pPr>
            <w:r>
              <w:rPr>
                <w:rFonts w:ascii="Times New Roman" w:hAnsi="Times New Roman"/>
                <w:sz w:val="18"/>
                <w:szCs w:val="18"/>
              </w:rPr>
              <w:t>信道编号</w:t>
            </w:r>
          </w:p>
        </w:tc>
      </w:tr>
      <w:tr w14:paraId="2AF0D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8C375FF">
            <w:pPr>
              <w:pStyle w:val="125"/>
              <w:rPr>
                <w:rFonts w:ascii="Times New Roman" w:hAnsi="Times New Roman"/>
                <w:sz w:val="18"/>
                <w:szCs w:val="18"/>
              </w:rPr>
            </w:pPr>
            <w:r>
              <w:rPr>
                <w:rFonts w:ascii="Times New Roman" w:hAnsi="Times New Roman"/>
                <w:sz w:val="18"/>
                <w:szCs w:val="18"/>
              </w:rPr>
              <w:t>信道编号N</w:t>
            </w:r>
          </w:p>
        </w:tc>
        <w:tc>
          <w:tcPr>
            <w:tcW w:w="1560" w:type="dxa"/>
            <w:tcBorders>
              <w:right w:val="single" w:color="auto" w:sz="4" w:space="0"/>
            </w:tcBorders>
          </w:tcPr>
          <w:p w14:paraId="2D1D0510">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63B7B15B">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79124C7F">
            <w:pPr>
              <w:pStyle w:val="125"/>
              <w:rPr>
                <w:rFonts w:ascii="Times New Roman" w:hAnsi="Times New Roman"/>
                <w:sz w:val="18"/>
                <w:szCs w:val="18"/>
              </w:rPr>
            </w:pPr>
            <w:r>
              <w:rPr>
                <w:rFonts w:ascii="Times New Roman" w:hAnsi="Times New Roman"/>
                <w:sz w:val="18"/>
                <w:szCs w:val="18"/>
              </w:rPr>
              <w:t>信道编号</w:t>
            </w:r>
          </w:p>
        </w:tc>
      </w:tr>
    </w:tbl>
    <w:p w14:paraId="6231C2A3">
      <w:pPr>
        <w:pStyle w:val="67"/>
      </w:pPr>
      <w:bookmarkStart w:id="5083" w:name="_Toc219223280"/>
      <w:r>
        <w:t>数据链路层处理</w:t>
      </w:r>
      <w:bookmarkEnd w:id="5083"/>
    </w:p>
    <w:p w14:paraId="57AC5A92">
      <w:pPr>
        <w:pStyle w:val="50"/>
      </w:pPr>
      <w:r>
        <w:t>数据链路层接收到数据传输信道设置原语后</w:t>
      </w:r>
      <w:r>
        <w:rPr>
          <w:rFonts w:hint="eastAsia"/>
        </w:rPr>
        <w:t>，</w:t>
      </w:r>
      <w:r>
        <w:t>更新本地可使用的数据传输信道参数</w:t>
      </w:r>
      <w:r>
        <w:rPr>
          <w:rFonts w:hint="eastAsia"/>
        </w:rPr>
        <w:t>。</w:t>
      </w:r>
    </w:p>
    <w:p w14:paraId="069CE1EE">
      <w:pPr>
        <w:pStyle w:val="57"/>
        <w:ind w:left="420" w:hanging="420"/>
      </w:pPr>
      <w:bookmarkStart w:id="5084" w:name="_Toc49160384"/>
      <w:r>
        <w:rPr>
          <w:rFonts w:hint="eastAsia"/>
        </w:rPr>
        <w:t>数据传输信道参数查询原语</w:t>
      </w:r>
      <w:bookmarkEnd w:id="5084"/>
    </w:p>
    <w:p w14:paraId="2819E476">
      <w:pPr>
        <w:pStyle w:val="50"/>
      </w:pPr>
      <w:r>
        <w:t>应用层通过数据传输信道参数查询原语</w:t>
      </w:r>
      <w:r>
        <w:rPr>
          <w:rFonts w:hint="eastAsia"/>
        </w:rPr>
        <w:t>，</w:t>
      </w:r>
      <w:r>
        <w:t>查询设备可使用的数据传输信道信息</w:t>
      </w:r>
      <w:r>
        <w:rPr>
          <w:rFonts w:hint="eastAsia"/>
        </w:rPr>
        <w:t>。</w:t>
      </w:r>
    </w:p>
    <w:p w14:paraId="5CC6FABD">
      <w:pPr>
        <w:pStyle w:val="67"/>
      </w:pPr>
      <w:bookmarkStart w:id="5085" w:name="_Toc219223281"/>
      <w:r>
        <w:t>原语定义</w:t>
      </w:r>
      <w:bookmarkEnd w:id="5085"/>
    </w:p>
    <w:p w14:paraId="50250CD3">
      <w:pPr>
        <w:pStyle w:val="50"/>
      </w:pPr>
      <w:r>
        <w:t>数据传输信道参数查询原语的语义如</w:t>
      </w:r>
      <w:r>
        <w:fldChar w:fldCharType="begin"/>
      </w:r>
      <w:r>
        <w:instrText xml:space="preserve"> REF _Ref49435758 \h  \* MERGEFORMAT </w:instrText>
      </w:r>
      <w:r>
        <w:fldChar w:fldCharType="separate"/>
      </w:r>
      <w:r>
        <w:rPr>
          <w:rFonts w:hint="eastAsia"/>
        </w:rPr>
        <w:t xml:space="preserve">表 </w:t>
      </w:r>
      <w:r>
        <w:t>261</w:t>
      </w:r>
      <w:r>
        <w:fldChar w:fldCharType="end"/>
      </w:r>
      <w:r>
        <w:t>所示</w:t>
      </w:r>
      <w:r>
        <w:rPr>
          <w:rFonts w:hint="eastAsia"/>
        </w:rPr>
        <w:t>。</w:t>
      </w:r>
    </w:p>
    <w:p w14:paraId="00AD16A5">
      <w:pPr>
        <w:pStyle w:val="10"/>
      </w:pPr>
      <w:bookmarkStart w:id="5086" w:name="_Ref4943575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261</w:t>
      </w:r>
      <w:r>
        <w:fldChar w:fldCharType="end"/>
      </w:r>
      <w:bookmarkEnd w:id="5086"/>
      <w:r>
        <w:t xml:space="preserve"> </w:t>
      </w:r>
      <w:r>
        <w:rPr>
          <w:rFonts w:hint="eastAsia"/>
        </w:rPr>
        <w:t>数据传输信道参数查询原语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481F1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A763F60">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51465240">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30BCC6DF">
            <w:pPr>
              <w:pStyle w:val="125"/>
              <w:rPr>
                <w:rFonts w:ascii="Times New Roman" w:hAnsi="Times New Roman"/>
                <w:sz w:val="18"/>
                <w:szCs w:val="18"/>
              </w:rPr>
            </w:pPr>
            <w:r>
              <w:rPr>
                <w:rFonts w:ascii="Times New Roman" w:hAnsi="Times New Roman"/>
                <w:sz w:val="18"/>
                <w:szCs w:val="18"/>
              </w:rPr>
              <w:t>有效范围</w:t>
            </w:r>
          </w:p>
        </w:tc>
        <w:tc>
          <w:tcPr>
            <w:tcW w:w="2835" w:type="dxa"/>
          </w:tcPr>
          <w:p w14:paraId="2A513AD8">
            <w:pPr>
              <w:pStyle w:val="125"/>
              <w:rPr>
                <w:rFonts w:ascii="Times New Roman" w:hAnsi="Times New Roman"/>
                <w:sz w:val="18"/>
                <w:szCs w:val="18"/>
              </w:rPr>
            </w:pPr>
            <w:r>
              <w:rPr>
                <w:rFonts w:ascii="Times New Roman" w:hAnsi="Times New Roman"/>
                <w:sz w:val="18"/>
                <w:szCs w:val="18"/>
              </w:rPr>
              <w:t>描述</w:t>
            </w:r>
          </w:p>
        </w:tc>
      </w:tr>
      <w:tr w14:paraId="31E9B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9AD6D11">
            <w:pPr>
              <w:pStyle w:val="125"/>
              <w:rPr>
                <w:rFonts w:ascii="Times New Roman" w:hAnsi="Times New Roman"/>
                <w:sz w:val="18"/>
                <w:szCs w:val="18"/>
              </w:rPr>
            </w:pPr>
            <w:r>
              <w:rPr>
                <w:rFonts w:hint="eastAsia" w:ascii="Times New Roman" w:hAnsi="Times New Roman"/>
                <w:sz w:val="18"/>
                <w:szCs w:val="18"/>
              </w:rPr>
              <w:t>-</w:t>
            </w:r>
          </w:p>
        </w:tc>
        <w:tc>
          <w:tcPr>
            <w:tcW w:w="1560" w:type="dxa"/>
            <w:tcBorders>
              <w:right w:val="single" w:color="auto" w:sz="4" w:space="0"/>
            </w:tcBorders>
          </w:tcPr>
          <w:p w14:paraId="0A614D96">
            <w:pPr>
              <w:pStyle w:val="125"/>
              <w:rPr>
                <w:rFonts w:ascii="Times New Roman" w:hAnsi="Times New Roman"/>
                <w:sz w:val="18"/>
                <w:szCs w:val="18"/>
              </w:rPr>
            </w:pPr>
            <w:r>
              <w:rPr>
                <w:rFonts w:hint="eastAsia" w:ascii="Times New Roman" w:hAnsi="Times New Roman"/>
                <w:sz w:val="18"/>
                <w:szCs w:val="18"/>
              </w:rPr>
              <w:t>-</w:t>
            </w:r>
          </w:p>
        </w:tc>
        <w:tc>
          <w:tcPr>
            <w:tcW w:w="1417" w:type="dxa"/>
            <w:tcBorders>
              <w:left w:val="single" w:color="auto" w:sz="4" w:space="0"/>
            </w:tcBorders>
          </w:tcPr>
          <w:p w14:paraId="019CFADA">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7C5D1643">
            <w:pPr>
              <w:pStyle w:val="125"/>
              <w:rPr>
                <w:rFonts w:ascii="Times New Roman" w:hAnsi="Times New Roman"/>
                <w:sz w:val="18"/>
                <w:szCs w:val="18"/>
              </w:rPr>
            </w:pPr>
            <w:r>
              <w:rPr>
                <w:rFonts w:hint="eastAsia" w:ascii="Times New Roman" w:hAnsi="Times New Roman"/>
                <w:sz w:val="18"/>
                <w:szCs w:val="18"/>
              </w:rPr>
              <w:t>-</w:t>
            </w:r>
          </w:p>
        </w:tc>
      </w:tr>
    </w:tbl>
    <w:p w14:paraId="1DA0F5A6">
      <w:pPr>
        <w:pStyle w:val="67"/>
      </w:pPr>
      <w:bookmarkStart w:id="5087" w:name="_Toc219223282"/>
      <w:r>
        <w:t>数据链路层处理</w:t>
      </w:r>
      <w:bookmarkEnd w:id="5087"/>
    </w:p>
    <w:p w14:paraId="516667A6">
      <w:pPr>
        <w:pStyle w:val="50"/>
      </w:pPr>
      <w:r>
        <w:t>数据链路层接收数据传输信道参数查询原语后</w:t>
      </w:r>
      <w:r>
        <w:rPr>
          <w:rFonts w:hint="eastAsia"/>
        </w:rPr>
        <w:t>，</w:t>
      </w:r>
      <w:r>
        <w:t>通过数据传输信道参数上报原语向应用层上报数据传输信道信息</w:t>
      </w:r>
      <w:r>
        <w:rPr>
          <w:rFonts w:hint="eastAsia"/>
        </w:rPr>
        <w:t>。</w:t>
      </w:r>
    </w:p>
    <w:p w14:paraId="6F267A9D">
      <w:pPr>
        <w:pStyle w:val="57"/>
        <w:ind w:left="420" w:hanging="420"/>
      </w:pPr>
      <w:bookmarkStart w:id="5088" w:name="_Toc49160385"/>
      <w:r>
        <w:t>数据传输信道参数上报原语</w:t>
      </w:r>
      <w:bookmarkEnd w:id="5088"/>
    </w:p>
    <w:p w14:paraId="1A3FB881">
      <w:pPr>
        <w:pStyle w:val="69"/>
      </w:pPr>
      <w:r>
        <w:t>数据链路鄫通过数据传输信道参数上报原语</w:t>
      </w:r>
      <w:r>
        <w:rPr>
          <w:rFonts w:hint="eastAsia"/>
        </w:rPr>
        <w:t>，</w:t>
      </w:r>
      <w:r>
        <w:t>向应用层上报本地使用的数据传输信道信息</w:t>
      </w:r>
      <w:r>
        <w:rPr>
          <w:rFonts w:hint="eastAsia"/>
        </w:rPr>
        <w:t>。</w:t>
      </w:r>
    </w:p>
    <w:p w14:paraId="5811A5D6">
      <w:pPr>
        <w:pStyle w:val="67"/>
      </w:pPr>
      <w:bookmarkStart w:id="5089" w:name="_Toc219223283"/>
      <w:r>
        <w:t>原语定义</w:t>
      </w:r>
      <w:bookmarkEnd w:id="5089"/>
    </w:p>
    <w:p w14:paraId="662953E7">
      <w:pPr>
        <w:pStyle w:val="50"/>
      </w:pPr>
      <w:r>
        <w:rPr>
          <w:rFonts w:hint="eastAsia"/>
        </w:rPr>
        <w:t>数据传输信道参数上报原语的语义如</w:t>
      </w:r>
      <w:r>
        <w:fldChar w:fldCharType="begin"/>
      </w:r>
      <w:r>
        <w:instrText xml:space="preserve"> </w:instrText>
      </w:r>
      <w:r>
        <w:rPr>
          <w:rFonts w:hint="eastAsia"/>
        </w:rPr>
        <w:instrText xml:space="preserve">REF _Ref49435772 \h</w:instrText>
      </w:r>
      <w:r>
        <w:instrText xml:space="preserve">  \* MERGEFORMAT </w:instrText>
      </w:r>
      <w:r>
        <w:fldChar w:fldCharType="separate"/>
      </w:r>
      <w:r>
        <w:rPr>
          <w:rFonts w:hint="eastAsia"/>
        </w:rPr>
        <w:t xml:space="preserve">表 </w:t>
      </w:r>
      <w:r>
        <w:t>262</w:t>
      </w:r>
      <w:r>
        <w:fldChar w:fldCharType="end"/>
      </w:r>
      <w:r>
        <w:rPr>
          <w:rFonts w:hint="eastAsia"/>
        </w:rPr>
        <w:t>所示。</w:t>
      </w:r>
    </w:p>
    <w:p w14:paraId="25C30B3F">
      <w:pPr>
        <w:pStyle w:val="10"/>
      </w:pPr>
      <w:bookmarkStart w:id="5090" w:name="_Ref4943577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262</w:t>
      </w:r>
      <w:r>
        <w:fldChar w:fldCharType="end"/>
      </w:r>
      <w:bookmarkEnd w:id="5090"/>
      <w:r>
        <w:t xml:space="preserve"> </w:t>
      </w:r>
      <w:r>
        <w:rPr>
          <w:rFonts w:hint="eastAsia"/>
        </w:rPr>
        <w:t>数据传输信道参数上报原语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5F1C6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2EAA02E">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44D31528">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30A92C03">
            <w:pPr>
              <w:pStyle w:val="125"/>
              <w:rPr>
                <w:rFonts w:ascii="Times New Roman" w:hAnsi="Times New Roman"/>
                <w:sz w:val="18"/>
                <w:szCs w:val="18"/>
              </w:rPr>
            </w:pPr>
            <w:r>
              <w:rPr>
                <w:rFonts w:ascii="Times New Roman" w:hAnsi="Times New Roman"/>
                <w:sz w:val="18"/>
                <w:szCs w:val="18"/>
              </w:rPr>
              <w:t>有效范围</w:t>
            </w:r>
          </w:p>
        </w:tc>
        <w:tc>
          <w:tcPr>
            <w:tcW w:w="2835" w:type="dxa"/>
          </w:tcPr>
          <w:p w14:paraId="78D566C1">
            <w:pPr>
              <w:pStyle w:val="125"/>
              <w:rPr>
                <w:rFonts w:ascii="Times New Roman" w:hAnsi="Times New Roman"/>
                <w:sz w:val="18"/>
                <w:szCs w:val="18"/>
              </w:rPr>
            </w:pPr>
            <w:r>
              <w:rPr>
                <w:rFonts w:ascii="Times New Roman" w:hAnsi="Times New Roman"/>
                <w:sz w:val="18"/>
                <w:szCs w:val="18"/>
              </w:rPr>
              <w:t>描述</w:t>
            </w:r>
          </w:p>
        </w:tc>
      </w:tr>
      <w:tr w14:paraId="0B9CA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5382BA30">
            <w:pPr>
              <w:pStyle w:val="125"/>
              <w:rPr>
                <w:rFonts w:ascii="Times New Roman" w:hAnsi="Times New Roman"/>
                <w:sz w:val="18"/>
                <w:szCs w:val="18"/>
              </w:rPr>
            </w:pPr>
            <w:r>
              <w:rPr>
                <w:rFonts w:ascii="Times New Roman" w:hAnsi="Times New Roman"/>
                <w:sz w:val="18"/>
                <w:szCs w:val="18"/>
              </w:rPr>
              <w:t>数据传输信道个数</w:t>
            </w:r>
          </w:p>
        </w:tc>
        <w:tc>
          <w:tcPr>
            <w:tcW w:w="1560" w:type="dxa"/>
            <w:tcBorders>
              <w:right w:val="single" w:color="auto" w:sz="4" w:space="0"/>
            </w:tcBorders>
          </w:tcPr>
          <w:p w14:paraId="118FF31F">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59AB2A6B">
            <w:pPr>
              <w:pStyle w:val="125"/>
              <w:rPr>
                <w:rFonts w:ascii="Times New Roman" w:hAnsi="Times New Roman"/>
                <w:sz w:val="18"/>
                <w:szCs w:val="18"/>
              </w:rPr>
            </w:pPr>
            <w:r>
              <w:rPr>
                <w:rFonts w:hint="eastAsia" w:ascii="Times New Roman" w:hAnsi="Times New Roman"/>
                <w:sz w:val="18"/>
                <w:szCs w:val="18"/>
              </w:rPr>
              <w:t>大于等于1</w:t>
            </w:r>
          </w:p>
        </w:tc>
        <w:tc>
          <w:tcPr>
            <w:tcW w:w="2835" w:type="dxa"/>
          </w:tcPr>
          <w:p w14:paraId="66C76A8A">
            <w:pPr>
              <w:pStyle w:val="125"/>
              <w:rPr>
                <w:rFonts w:ascii="Times New Roman" w:hAnsi="Times New Roman"/>
                <w:sz w:val="18"/>
                <w:szCs w:val="18"/>
              </w:rPr>
            </w:pPr>
            <w:r>
              <w:rPr>
                <w:rFonts w:ascii="Times New Roman" w:hAnsi="Times New Roman"/>
                <w:sz w:val="18"/>
                <w:szCs w:val="18"/>
              </w:rPr>
              <w:t>配置数据传输信道的个数</w:t>
            </w:r>
          </w:p>
        </w:tc>
      </w:tr>
      <w:tr w14:paraId="1F901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40A675F">
            <w:pPr>
              <w:pStyle w:val="125"/>
              <w:rPr>
                <w:rFonts w:ascii="Times New Roman" w:hAnsi="Times New Roman"/>
                <w:sz w:val="18"/>
                <w:szCs w:val="18"/>
              </w:rPr>
            </w:pPr>
            <w:r>
              <w:rPr>
                <w:rFonts w:ascii="Times New Roman" w:hAnsi="Times New Roman"/>
                <w:sz w:val="18"/>
                <w:szCs w:val="18"/>
              </w:rPr>
              <w:t>信道编号</w:t>
            </w:r>
            <w:r>
              <w:rPr>
                <w:rFonts w:hint="eastAsia" w:ascii="Times New Roman" w:hAnsi="Times New Roman"/>
                <w:sz w:val="18"/>
                <w:szCs w:val="18"/>
              </w:rPr>
              <w:t>1</w:t>
            </w:r>
          </w:p>
        </w:tc>
        <w:tc>
          <w:tcPr>
            <w:tcW w:w="1560" w:type="dxa"/>
            <w:tcBorders>
              <w:right w:val="single" w:color="auto" w:sz="4" w:space="0"/>
            </w:tcBorders>
          </w:tcPr>
          <w:p w14:paraId="2C80F062">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56321E01">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3FF5B20D">
            <w:pPr>
              <w:pStyle w:val="125"/>
              <w:rPr>
                <w:rFonts w:ascii="Times New Roman" w:hAnsi="Times New Roman"/>
                <w:sz w:val="18"/>
                <w:szCs w:val="18"/>
              </w:rPr>
            </w:pPr>
            <w:r>
              <w:rPr>
                <w:rFonts w:ascii="Times New Roman" w:hAnsi="Times New Roman"/>
                <w:sz w:val="18"/>
                <w:szCs w:val="18"/>
              </w:rPr>
              <w:t>信道编号</w:t>
            </w:r>
          </w:p>
        </w:tc>
      </w:tr>
      <w:tr w14:paraId="09CE7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33E93F8">
            <w:pPr>
              <w:pStyle w:val="125"/>
              <w:rPr>
                <w:rFonts w:ascii="Times New Roman" w:hAnsi="Times New Roman"/>
                <w:sz w:val="18"/>
                <w:szCs w:val="18"/>
              </w:rPr>
            </w:pPr>
            <w:r>
              <w:rPr>
                <w:rFonts w:ascii="Times New Roman" w:hAnsi="Times New Roman"/>
                <w:sz w:val="18"/>
                <w:szCs w:val="18"/>
              </w:rPr>
              <w:t>信道编号2</w:t>
            </w:r>
          </w:p>
        </w:tc>
        <w:tc>
          <w:tcPr>
            <w:tcW w:w="1560" w:type="dxa"/>
            <w:tcBorders>
              <w:right w:val="single" w:color="auto" w:sz="4" w:space="0"/>
            </w:tcBorders>
          </w:tcPr>
          <w:p w14:paraId="59654EB8">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306680CD">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5FCE858C">
            <w:pPr>
              <w:pStyle w:val="125"/>
              <w:rPr>
                <w:rFonts w:ascii="Times New Roman" w:hAnsi="Times New Roman"/>
                <w:sz w:val="18"/>
                <w:szCs w:val="18"/>
              </w:rPr>
            </w:pPr>
            <w:r>
              <w:rPr>
                <w:rFonts w:ascii="Times New Roman" w:hAnsi="Times New Roman"/>
                <w:sz w:val="18"/>
                <w:szCs w:val="18"/>
              </w:rPr>
              <w:t>信道编号</w:t>
            </w:r>
          </w:p>
        </w:tc>
      </w:tr>
      <w:tr w14:paraId="29C69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8FF853A">
            <w:pPr>
              <w:pStyle w:val="125"/>
              <w:rPr>
                <w:rFonts w:ascii="Times New Roman" w:hAnsi="Times New Roman"/>
                <w:sz w:val="18"/>
                <w:szCs w:val="18"/>
              </w:rPr>
            </w:pPr>
            <w:r>
              <w:rPr>
                <w:rFonts w:hint="eastAsia" w:ascii="Times New Roman" w:hAnsi="Times New Roman"/>
                <w:sz w:val="18"/>
                <w:szCs w:val="18"/>
              </w:rPr>
              <w:t>……</w:t>
            </w:r>
          </w:p>
        </w:tc>
        <w:tc>
          <w:tcPr>
            <w:tcW w:w="1560" w:type="dxa"/>
            <w:tcBorders>
              <w:right w:val="single" w:color="auto" w:sz="4" w:space="0"/>
            </w:tcBorders>
          </w:tcPr>
          <w:p w14:paraId="35C63BCE">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7D85CB79">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02740EC2">
            <w:pPr>
              <w:pStyle w:val="125"/>
              <w:rPr>
                <w:rFonts w:ascii="Times New Roman" w:hAnsi="Times New Roman"/>
                <w:sz w:val="18"/>
                <w:szCs w:val="18"/>
              </w:rPr>
            </w:pPr>
            <w:r>
              <w:rPr>
                <w:rFonts w:ascii="Times New Roman" w:hAnsi="Times New Roman"/>
                <w:sz w:val="18"/>
                <w:szCs w:val="18"/>
              </w:rPr>
              <w:t>信道编号</w:t>
            </w:r>
          </w:p>
        </w:tc>
      </w:tr>
      <w:tr w14:paraId="527B6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89E26D4">
            <w:pPr>
              <w:pStyle w:val="125"/>
              <w:rPr>
                <w:rFonts w:ascii="Times New Roman" w:hAnsi="Times New Roman"/>
                <w:sz w:val="18"/>
                <w:szCs w:val="18"/>
              </w:rPr>
            </w:pPr>
            <w:r>
              <w:rPr>
                <w:rFonts w:ascii="Times New Roman" w:hAnsi="Times New Roman"/>
                <w:sz w:val="18"/>
                <w:szCs w:val="18"/>
              </w:rPr>
              <w:t>信道编号N</w:t>
            </w:r>
          </w:p>
        </w:tc>
        <w:tc>
          <w:tcPr>
            <w:tcW w:w="1560" w:type="dxa"/>
            <w:tcBorders>
              <w:right w:val="single" w:color="auto" w:sz="4" w:space="0"/>
            </w:tcBorders>
          </w:tcPr>
          <w:p w14:paraId="50B5C5C0">
            <w:pPr>
              <w:pStyle w:val="125"/>
              <w:rPr>
                <w:rFonts w:ascii="Times New Roman" w:hAnsi="Times New Roman"/>
                <w:sz w:val="18"/>
                <w:szCs w:val="18"/>
              </w:rPr>
            </w:pPr>
            <w:r>
              <w:rPr>
                <w:rFonts w:hint="eastAsia" w:ascii="Times New Roman" w:hAnsi="Times New Roman"/>
                <w:sz w:val="18"/>
                <w:szCs w:val="18"/>
              </w:rPr>
              <w:t>1字节</w:t>
            </w:r>
          </w:p>
        </w:tc>
        <w:tc>
          <w:tcPr>
            <w:tcW w:w="1417" w:type="dxa"/>
            <w:tcBorders>
              <w:left w:val="single" w:color="auto" w:sz="4" w:space="0"/>
            </w:tcBorders>
          </w:tcPr>
          <w:p w14:paraId="51BB2DFC">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2E79DE4A">
            <w:pPr>
              <w:pStyle w:val="125"/>
              <w:rPr>
                <w:rFonts w:ascii="Times New Roman" w:hAnsi="Times New Roman"/>
                <w:sz w:val="18"/>
                <w:szCs w:val="18"/>
              </w:rPr>
            </w:pPr>
            <w:r>
              <w:rPr>
                <w:rFonts w:ascii="Times New Roman" w:hAnsi="Times New Roman"/>
                <w:sz w:val="18"/>
                <w:szCs w:val="18"/>
              </w:rPr>
              <w:t>信道编号</w:t>
            </w:r>
          </w:p>
        </w:tc>
      </w:tr>
    </w:tbl>
    <w:p w14:paraId="74E1BD39">
      <w:pPr>
        <w:pStyle w:val="67"/>
      </w:pPr>
      <w:bookmarkStart w:id="5091" w:name="_Toc219223284"/>
      <w:r>
        <w:t>数据链路层处理</w:t>
      </w:r>
      <w:bookmarkEnd w:id="5091"/>
    </w:p>
    <w:p w14:paraId="18670ED8">
      <w:pPr>
        <w:pStyle w:val="50"/>
      </w:pPr>
      <w:r>
        <w:t>数据链路层接收数据传输信道参数查询原语后</w:t>
      </w:r>
      <w:r>
        <w:rPr>
          <w:rFonts w:hint="eastAsia"/>
        </w:rPr>
        <w:t>，</w:t>
      </w:r>
      <w:r>
        <w:t>通过数据传输信道参数上报原语向应用层上报数据传输信道信息</w:t>
      </w:r>
      <w:r>
        <w:rPr>
          <w:rFonts w:hint="eastAsia"/>
        </w:rPr>
        <w:t>。</w:t>
      </w:r>
    </w:p>
    <w:p w14:paraId="2087269A">
      <w:pPr>
        <w:pStyle w:val="57"/>
        <w:ind w:left="420" w:hanging="420"/>
      </w:pPr>
      <w:bookmarkStart w:id="5092" w:name="_Toc49160386"/>
      <w:r>
        <w:t>通信周期参数配置原语</w:t>
      </w:r>
      <w:bookmarkEnd w:id="5092"/>
    </w:p>
    <w:p w14:paraId="6E68A86E">
      <w:pPr>
        <w:pStyle w:val="50"/>
      </w:pPr>
      <w:r>
        <w:t>应用层通过通信周期参数配置原语</w:t>
      </w:r>
      <w:r>
        <w:rPr>
          <w:rFonts w:hint="eastAsia"/>
        </w:rPr>
        <w:t>，</w:t>
      </w:r>
      <w:r>
        <w:t>设置数据链路层使用的通信周期参数信息</w:t>
      </w:r>
      <w:r>
        <w:rPr>
          <w:rFonts w:hint="eastAsia"/>
        </w:rPr>
        <w:t>。</w:t>
      </w:r>
    </w:p>
    <w:p w14:paraId="1AA48559">
      <w:pPr>
        <w:pStyle w:val="67"/>
      </w:pPr>
      <w:bookmarkStart w:id="5093" w:name="_Toc219223285"/>
      <w:r>
        <w:t>原语定义</w:t>
      </w:r>
      <w:bookmarkEnd w:id="5093"/>
    </w:p>
    <w:p w14:paraId="45C31CA2">
      <w:pPr>
        <w:pStyle w:val="50"/>
      </w:pPr>
      <w:r>
        <w:t>通信周期参数配置原语的语义如</w:t>
      </w:r>
      <w:r>
        <w:fldChar w:fldCharType="begin"/>
      </w:r>
      <w:r>
        <w:instrText xml:space="preserve"> REF _Ref49435787 \h  \* MERGEFORMAT </w:instrText>
      </w:r>
      <w:r>
        <w:fldChar w:fldCharType="separate"/>
      </w:r>
      <w:r>
        <w:rPr>
          <w:rFonts w:hint="eastAsia"/>
        </w:rPr>
        <w:t xml:space="preserve">表 </w:t>
      </w:r>
      <w:r>
        <w:t>263</w:t>
      </w:r>
      <w:r>
        <w:fldChar w:fldCharType="end"/>
      </w:r>
      <w:r>
        <w:t>所示</w:t>
      </w:r>
      <w:r>
        <w:rPr>
          <w:rFonts w:hint="eastAsia"/>
        </w:rPr>
        <w:t>。</w:t>
      </w:r>
    </w:p>
    <w:p w14:paraId="77F9A176">
      <w:pPr>
        <w:pStyle w:val="10"/>
      </w:pPr>
      <w:bookmarkStart w:id="5094" w:name="_Ref4943578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263</w:t>
      </w:r>
      <w:r>
        <w:fldChar w:fldCharType="end"/>
      </w:r>
      <w:bookmarkEnd w:id="5094"/>
      <w:r>
        <w:t xml:space="preserve"> </w:t>
      </w:r>
      <w:r>
        <w:rPr>
          <w:rFonts w:hint="eastAsia"/>
        </w:rPr>
        <w:t>通信周期参数配置原语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3CD65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4A273BB">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0E858089">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11D46B0A">
            <w:pPr>
              <w:pStyle w:val="125"/>
              <w:rPr>
                <w:rFonts w:ascii="Times New Roman" w:hAnsi="Times New Roman"/>
                <w:sz w:val="18"/>
                <w:szCs w:val="18"/>
              </w:rPr>
            </w:pPr>
            <w:r>
              <w:rPr>
                <w:rFonts w:ascii="Times New Roman" w:hAnsi="Times New Roman"/>
                <w:sz w:val="18"/>
                <w:szCs w:val="18"/>
              </w:rPr>
              <w:t>有效范围</w:t>
            </w:r>
          </w:p>
        </w:tc>
        <w:tc>
          <w:tcPr>
            <w:tcW w:w="2835" w:type="dxa"/>
          </w:tcPr>
          <w:p w14:paraId="2B53B35B">
            <w:pPr>
              <w:pStyle w:val="125"/>
              <w:rPr>
                <w:rFonts w:ascii="Times New Roman" w:hAnsi="Times New Roman"/>
                <w:sz w:val="18"/>
                <w:szCs w:val="18"/>
              </w:rPr>
            </w:pPr>
            <w:r>
              <w:rPr>
                <w:rFonts w:ascii="Times New Roman" w:hAnsi="Times New Roman"/>
                <w:sz w:val="18"/>
                <w:szCs w:val="18"/>
              </w:rPr>
              <w:t>描述</w:t>
            </w:r>
          </w:p>
        </w:tc>
      </w:tr>
      <w:tr w14:paraId="36D8B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EB8953D">
            <w:pPr>
              <w:pStyle w:val="125"/>
              <w:rPr>
                <w:rFonts w:ascii="Times New Roman" w:hAnsi="Times New Roman"/>
                <w:sz w:val="18"/>
                <w:szCs w:val="18"/>
              </w:rPr>
            </w:pPr>
            <w:r>
              <w:rPr>
                <w:rFonts w:ascii="Times New Roman" w:hAnsi="Times New Roman"/>
                <w:sz w:val="18"/>
                <w:szCs w:val="18"/>
              </w:rPr>
              <w:t>最小通信间隔</w:t>
            </w:r>
          </w:p>
        </w:tc>
        <w:tc>
          <w:tcPr>
            <w:tcW w:w="1560" w:type="dxa"/>
            <w:tcBorders>
              <w:right w:val="single" w:color="auto" w:sz="4" w:space="0"/>
            </w:tcBorders>
          </w:tcPr>
          <w:p w14:paraId="36D3B26C">
            <w:pPr>
              <w:pStyle w:val="125"/>
              <w:rPr>
                <w:rFonts w:ascii="Times New Roman" w:hAnsi="Times New Roman"/>
                <w:sz w:val="18"/>
                <w:szCs w:val="18"/>
              </w:rPr>
            </w:pPr>
            <w:r>
              <w:rPr>
                <w:rFonts w:hint="eastAsia" w:ascii="Times New Roman" w:hAnsi="Times New Roman"/>
                <w:sz w:val="18"/>
                <w:szCs w:val="18"/>
              </w:rPr>
              <w:t>2字节</w:t>
            </w:r>
          </w:p>
        </w:tc>
        <w:tc>
          <w:tcPr>
            <w:tcW w:w="1417" w:type="dxa"/>
            <w:tcBorders>
              <w:left w:val="single" w:color="auto" w:sz="4" w:space="0"/>
            </w:tcBorders>
          </w:tcPr>
          <w:p w14:paraId="2C5C9AC8">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35122E06">
            <w:pPr>
              <w:pStyle w:val="125"/>
              <w:rPr>
                <w:rFonts w:ascii="Times New Roman" w:hAnsi="Times New Roman"/>
                <w:sz w:val="18"/>
                <w:szCs w:val="18"/>
              </w:rPr>
            </w:pPr>
            <w:r>
              <w:rPr>
                <w:rFonts w:ascii="Times New Roman" w:hAnsi="Times New Roman"/>
                <w:sz w:val="18"/>
                <w:szCs w:val="18"/>
              </w:rPr>
              <w:t>通信周期的最小间隔</w:t>
            </w:r>
          </w:p>
        </w:tc>
      </w:tr>
      <w:tr w14:paraId="44ECB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27CB60B">
            <w:pPr>
              <w:pStyle w:val="125"/>
              <w:rPr>
                <w:rFonts w:ascii="Times New Roman" w:hAnsi="Times New Roman"/>
                <w:sz w:val="18"/>
                <w:szCs w:val="18"/>
              </w:rPr>
            </w:pPr>
            <w:r>
              <w:rPr>
                <w:rFonts w:ascii="Times New Roman" w:hAnsi="Times New Roman"/>
                <w:sz w:val="18"/>
                <w:szCs w:val="18"/>
              </w:rPr>
              <w:t>最大通信间隔</w:t>
            </w:r>
          </w:p>
        </w:tc>
        <w:tc>
          <w:tcPr>
            <w:tcW w:w="1560" w:type="dxa"/>
            <w:tcBorders>
              <w:right w:val="single" w:color="auto" w:sz="4" w:space="0"/>
            </w:tcBorders>
          </w:tcPr>
          <w:p w14:paraId="5EF6C9E7">
            <w:pPr>
              <w:pStyle w:val="125"/>
              <w:rPr>
                <w:rFonts w:ascii="Times New Roman" w:hAnsi="Times New Roman"/>
                <w:sz w:val="18"/>
                <w:szCs w:val="18"/>
              </w:rPr>
            </w:pPr>
            <w:r>
              <w:rPr>
                <w:rFonts w:hint="eastAsia" w:ascii="Times New Roman" w:hAnsi="Times New Roman"/>
                <w:sz w:val="18"/>
                <w:szCs w:val="18"/>
              </w:rPr>
              <w:t>2字节</w:t>
            </w:r>
          </w:p>
        </w:tc>
        <w:tc>
          <w:tcPr>
            <w:tcW w:w="1417" w:type="dxa"/>
            <w:tcBorders>
              <w:left w:val="single" w:color="auto" w:sz="4" w:space="0"/>
            </w:tcBorders>
          </w:tcPr>
          <w:p w14:paraId="6AECBEA1">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061F361C">
            <w:pPr>
              <w:pStyle w:val="125"/>
              <w:rPr>
                <w:rFonts w:ascii="Times New Roman" w:hAnsi="Times New Roman"/>
                <w:sz w:val="18"/>
                <w:szCs w:val="18"/>
              </w:rPr>
            </w:pPr>
            <w:r>
              <w:rPr>
                <w:rFonts w:ascii="Times New Roman" w:hAnsi="Times New Roman"/>
                <w:sz w:val="18"/>
                <w:szCs w:val="18"/>
              </w:rPr>
              <w:t>通信周期的最大间隔</w:t>
            </w:r>
          </w:p>
        </w:tc>
      </w:tr>
      <w:tr w14:paraId="12B36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7021C84">
            <w:pPr>
              <w:pStyle w:val="125"/>
              <w:rPr>
                <w:rFonts w:ascii="Times New Roman" w:hAnsi="Times New Roman"/>
                <w:sz w:val="18"/>
                <w:szCs w:val="18"/>
              </w:rPr>
            </w:pPr>
            <w:r>
              <w:rPr>
                <w:rFonts w:ascii="Times New Roman" w:hAnsi="Times New Roman"/>
                <w:sz w:val="18"/>
                <w:szCs w:val="18"/>
              </w:rPr>
              <w:t>通信周期最小持续时间</w:t>
            </w:r>
          </w:p>
        </w:tc>
        <w:tc>
          <w:tcPr>
            <w:tcW w:w="1560" w:type="dxa"/>
            <w:tcBorders>
              <w:right w:val="single" w:color="auto" w:sz="4" w:space="0"/>
            </w:tcBorders>
          </w:tcPr>
          <w:p w14:paraId="3A423841">
            <w:pPr>
              <w:pStyle w:val="125"/>
              <w:rPr>
                <w:rFonts w:ascii="Times New Roman" w:hAnsi="Times New Roman"/>
                <w:sz w:val="18"/>
                <w:szCs w:val="18"/>
              </w:rPr>
            </w:pPr>
            <w:r>
              <w:rPr>
                <w:rFonts w:hint="eastAsia" w:ascii="Times New Roman" w:hAnsi="Times New Roman"/>
                <w:sz w:val="18"/>
                <w:szCs w:val="18"/>
              </w:rPr>
              <w:t>2字节</w:t>
            </w:r>
          </w:p>
        </w:tc>
        <w:tc>
          <w:tcPr>
            <w:tcW w:w="1417" w:type="dxa"/>
            <w:tcBorders>
              <w:left w:val="single" w:color="auto" w:sz="4" w:space="0"/>
            </w:tcBorders>
          </w:tcPr>
          <w:p w14:paraId="484303EF">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27FAEB0D">
            <w:pPr>
              <w:pStyle w:val="125"/>
              <w:rPr>
                <w:rFonts w:ascii="Times New Roman" w:hAnsi="Times New Roman"/>
                <w:sz w:val="18"/>
                <w:szCs w:val="18"/>
              </w:rPr>
            </w:pPr>
            <w:r>
              <w:rPr>
                <w:rFonts w:ascii="Times New Roman" w:hAnsi="Times New Roman"/>
                <w:sz w:val="18"/>
                <w:szCs w:val="18"/>
              </w:rPr>
              <w:t>一个通信周期最小持续时间</w:t>
            </w:r>
          </w:p>
        </w:tc>
      </w:tr>
      <w:tr w14:paraId="297CA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C369471">
            <w:pPr>
              <w:pStyle w:val="125"/>
              <w:rPr>
                <w:rFonts w:ascii="Times New Roman" w:hAnsi="Times New Roman"/>
                <w:sz w:val="18"/>
                <w:szCs w:val="18"/>
              </w:rPr>
            </w:pPr>
            <w:r>
              <w:rPr>
                <w:rFonts w:ascii="Times New Roman" w:hAnsi="Times New Roman"/>
                <w:sz w:val="18"/>
                <w:szCs w:val="18"/>
              </w:rPr>
              <w:t>通信周期最大持续时间</w:t>
            </w:r>
          </w:p>
        </w:tc>
        <w:tc>
          <w:tcPr>
            <w:tcW w:w="1560" w:type="dxa"/>
            <w:tcBorders>
              <w:right w:val="single" w:color="auto" w:sz="4" w:space="0"/>
            </w:tcBorders>
          </w:tcPr>
          <w:p w14:paraId="19957957">
            <w:pPr>
              <w:pStyle w:val="125"/>
              <w:rPr>
                <w:rFonts w:ascii="Times New Roman" w:hAnsi="Times New Roman"/>
                <w:sz w:val="18"/>
                <w:szCs w:val="18"/>
              </w:rPr>
            </w:pPr>
            <w:r>
              <w:rPr>
                <w:rFonts w:hint="eastAsia" w:ascii="Times New Roman" w:hAnsi="Times New Roman"/>
                <w:sz w:val="18"/>
                <w:szCs w:val="18"/>
              </w:rPr>
              <w:t>2字节</w:t>
            </w:r>
          </w:p>
        </w:tc>
        <w:tc>
          <w:tcPr>
            <w:tcW w:w="1417" w:type="dxa"/>
            <w:tcBorders>
              <w:left w:val="single" w:color="auto" w:sz="4" w:space="0"/>
            </w:tcBorders>
          </w:tcPr>
          <w:p w14:paraId="7D4F422A">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41944873">
            <w:pPr>
              <w:pStyle w:val="125"/>
              <w:rPr>
                <w:rFonts w:ascii="Times New Roman" w:hAnsi="Times New Roman"/>
                <w:sz w:val="18"/>
                <w:szCs w:val="18"/>
              </w:rPr>
            </w:pPr>
            <w:r>
              <w:rPr>
                <w:rFonts w:ascii="Times New Roman" w:hAnsi="Times New Roman"/>
                <w:sz w:val="18"/>
                <w:szCs w:val="18"/>
              </w:rPr>
              <w:t>一个通信周期最大持续时间</w:t>
            </w:r>
          </w:p>
        </w:tc>
      </w:tr>
    </w:tbl>
    <w:p w14:paraId="12B6593B">
      <w:pPr>
        <w:pStyle w:val="67"/>
      </w:pPr>
      <w:bookmarkStart w:id="5095" w:name="_Toc219223286"/>
      <w:r>
        <w:t>数据链路层处理</w:t>
      </w:r>
      <w:bookmarkEnd w:id="5095"/>
    </w:p>
    <w:p w14:paraId="4309EED5">
      <w:pPr>
        <w:pStyle w:val="50"/>
      </w:pPr>
      <w:r>
        <w:t>数据链路层在接收到通信周期参数配置原语后</w:t>
      </w:r>
      <w:r>
        <w:rPr>
          <w:rFonts w:hint="eastAsia"/>
        </w:rPr>
        <w:t>，</w:t>
      </w:r>
      <w:r>
        <w:t>配置本地的通信周期参数</w:t>
      </w:r>
      <w:r>
        <w:rPr>
          <w:rFonts w:hint="eastAsia"/>
        </w:rPr>
        <w:t>。</w:t>
      </w:r>
    </w:p>
    <w:p w14:paraId="12EDF143">
      <w:pPr>
        <w:pStyle w:val="57"/>
        <w:ind w:left="420" w:hanging="420"/>
      </w:pPr>
      <w:bookmarkStart w:id="5096" w:name="_Toc49160387"/>
      <w:r>
        <w:t>启动接入原语</w:t>
      </w:r>
      <w:bookmarkEnd w:id="5096"/>
    </w:p>
    <w:p w14:paraId="70A6D4F0">
      <w:pPr>
        <w:pStyle w:val="50"/>
      </w:pPr>
      <w:r>
        <w:t>应用层可通过启动接入原语</w:t>
      </w:r>
      <w:r>
        <w:rPr>
          <w:rFonts w:hint="eastAsia"/>
        </w:rPr>
        <w:t>，</w:t>
      </w:r>
      <w:r>
        <w:t>配置数据链路层发起网络接入流程</w:t>
      </w:r>
      <w:r>
        <w:rPr>
          <w:rFonts w:hint="eastAsia"/>
        </w:rPr>
        <w:t>。</w:t>
      </w:r>
    </w:p>
    <w:p w14:paraId="45229AB1">
      <w:pPr>
        <w:pStyle w:val="67"/>
      </w:pPr>
      <w:bookmarkStart w:id="5097" w:name="_Toc219223287"/>
      <w:r>
        <w:t>原语定义</w:t>
      </w:r>
      <w:bookmarkEnd w:id="5097"/>
    </w:p>
    <w:p w14:paraId="7BC80068">
      <w:pPr>
        <w:pStyle w:val="50"/>
      </w:pPr>
      <w:r>
        <w:t>启动接入原语的语义</w:t>
      </w:r>
      <w:r>
        <w:rPr>
          <w:rFonts w:hint="eastAsia"/>
        </w:rPr>
        <w:t>为空。</w:t>
      </w:r>
    </w:p>
    <w:p w14:paraId="206CE1C2">
      <w:pPr>
        <w:pStyle w:val="67"/>
      </w:pPr>
      <w:bookmarkStart w:id="5098" w:name="_Toc219223288"/>
      <w:r>
        <w:t>数据链路层处理</w:t>
      </w:r>
      <w:bookmarkEnd w:id="5098"/>
    </w:p>
    <w:p w14:paraId="4C812347">
      <w:pPr>
        <w:pStyle w:val="50"/>
      </w:pPr>
      <w:r>
        <w:t>数据链路层接收到启动接入原语后</w:t>
      </w:r>
      <w:r>
        <w:rPr>
          <w:rFonts w:hint="eastAsia"/>
        </w:rPr>
        <w:t>，</w:t>
      </w:r>
      <w:r>
        <w:t>启动设备的接入流程</w:t>
      </w:r>
      <w:r>
        <w:rPr>
          <w:rFonts w:hint="eastAsia"/>
        </w:rPr>
        <w:t>。</w:t>
      </w:r>
    </w:p>
    <w:p w14:paraId="5CB991B1">
      <w:pPr>
        <w:pStyle w:val="57"/>
        <w:ind w:left="420" w:hanging="420"/>
      </w:pPr>
      <w:bookmarkStart w:id="5099" w:name="_Toc49160388"/>
      <w:r>
        <w:t>停止接入原语</w:t>
      </w:r>
      <w:bookmarkEnd w:id="5099"/>
    </w:p>
    <w:p w14:paraId="4359A71A">
      <w:pPr>
        <w:pStyle w:val="50"/>
      </w:pPr>
      <w:r>
        <w:t>应用层通过停止接入原语</w:t>
      </w:r>
      <w:r>
        <w:rPr>
          <w:rFonts w:hint="eastAsia"/>
        </w:rPr>
        <w:t>，</w:t>
      </w:r>
      <w:r>
        <w:t>控制数据链路层停止网络接入</w:t>
      </w:r>
      <w:r>
        <w:rPr>
          <w:rFonts w:hint="eastAsia"/>
        </w:rPr>
        <w:t>。</w:t>
      </w:r>
    </w:p>
    <w:p w14:paraId="1BA2D268">
      <w:pPr>
        <w:pStyle w:val="67"/>
      </w:pPr>
      <w:bookmarkStart w:id="5100" w:name="_Toc219223289"/>
      <w:r>
        <w:t>原语定义</w:t>
      </w:r>
      <w:bookmarkEnd w:id="5100"/>
    </w:p>
    <w:p w14:paraId="0DFEF832">
      <w:pPr>
        <w:pStyle w:val="50"/>
      </w:pPr>
      <w:r>
        <w:t>停止接入原语的语义定义</w:t>
      </w:r>
      <w:r>
        <w:rPr>
          <w:rFonts w:hint="eastAsia"/>
        </w:rPr>
        <w:t>为空。</w:t>
      </w:r>
    </w:p>
    <w:p w14:paraId="203E5A31">
      <w:pPr>
        <w:pStyle w:val="67"/>
      </w:pPr>
      <w:bookmarkStart w:id="5101" w:name="_Toc219223290"/>
      <w:r>
        <w:t>数据链路层处理</w:t>
      </w:r>
      <w:bookmarkEnd w:id="5101"/>
    </w:p>
    <w:p w14:paraId="31BC33E8">
      <w:pPr>
        <w:pStyle w:val="50"/>
      </w:pPr>
      <w:r>
        <w:t>数据链路层接收到停止接入原语后</w:t>
      </w:r>
      <w:r>
        <w:rPr>
          <w:rFonts w:hint="eastAsia"/>
        </w:rPr>
        <w:t>，</w:t>
      </w:r>
      <w:r>
        <w:t>停止网络接入流程</w:t>
      </w:r>
      <w:r>
        <w:rPr>
          <w:rFonts w:hint="eastAsia"/>
        </w:rPr>
        <w:t>。</w:t>
      </w:r>
    </w:p>
    <w:p w14:paraId="3B70F921">
      <w:pPr>
        <w:pStyle w:val="57"/>
        <w:ind w:left="420" w:hanging="420"/>
      </w:pPr>
      <w:bookmarkStart w:id="5102" w:name="_Toc49160389"/>
      <w:r>
        <w:rPr>
          <w:rFonts w:hint="eastAsia"/>
        </w:rPr>
        <w:t>物联终端设备档案配置原语</w:t>
      </w:r>
      <w:bookmarkEnd w:id="5102"/>
    </w:p>
    <w:p w14:paraId="47B17195">
      <w:pPr>
        <w:pStyle w:val="50"/>
      </w:pPr>
      <w:r>
        <w:t>应用层通过物联终端设备当前配置原语</w:t>
      </w:r>
      <w:r>
        <w:rPr>
          <w:rFonts w:hint="eastAsia"/>
        </w:rPr>
        <w:t>，</w:t>
      </w:r>
      <w:r>
        <w:t>配置</w:t>
      </w:r>
      <w:r>
        <w:rPr>
          <w:rFonts w:hint="eastAsia"/>
        </w:rPr>
        <w:t>C</w:t>
      </w:r>
      <w:r>
        <w:t>CO端物联终端的白名单</w:t>
      </w:r>
      <w:r>
        <w:rPr>
          <w:rFonts w:hint="eastAsia"/>
        </w:rPr>
        <w:t>。</w:t>
      </w:r>
    </w:p>
    <w:p w14:paraId="47F043AF">
      <w:pPr>
        <w:pStyle w:val="67"/>
      </w:pPr>
      <w:bookmarkStart w:id="5103" w:name="_Toc219223291"/>
      <w:r>
        <w:t>原语定义</w:t>
      </w:r>
      <w:bookmarkEnd w:id="5103"/>
    </w:p>
    <w:p w14:paraId="1C438904">
      <w:pPr>
        <w:pStyle w:val="50"/>
      </w:pPr>
      <w:r>
        <w:t>物联终端设备档案配置原语的语义定义如</w:t>
      </w:r>
      <w:r>
        <w:fldChar w:fldCharType="begin"/>
      </w:r>
      <w:r>
        <w:instrText xml:space="preserve"> REF _Ref49435835 \h  \* MERGEFORMAT </w:instrText>
      </w:r>
      <w:r>
        <w:fldChar w:fldCharType="separate"/>
      </w:r>
      <w:r>
        <w:rPr>
          <w:rFonts w:hint="eastAsia"/>
        </w:rPr>
        <w:t xml:space="preserve">表 </w:t>
      </w:r>
      <w:r>
        <w:t>264</w:t>
      </w:r>
      <w:r>
        <w:fldChar w:fldCharType="end"/>
      </w:r>
      <w:r>
        <w:t>所示</w:t>
      </w:r>
      <w:r>
        <w:rPr>
          <w:rFonts w:hint="eastAsia"/>
        </w:rPr>
        <w:t>。</w:t>
      </w:r>
    </w:p>
    <w:p w14:paraId="2D004158">
      <w:pPr>
        <w:pStyle w:val="10"/>
      </w:pPr>
      <w:bookmarkStart w:id="5104" w:name="_Ref4943583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264</w:t>
      </w:r>
      <w:r>
        <w:fldChar w:fldCharType="end"/>
      </w:r>
      <w:bookmarkEnd w:id="5104"/>
      <w:r>
        <w:t xml:space="preserve"> </w:t>
      </w:r>
      <w:r>
        <w:rPr>
          <w:rFonts w:hint="eastAsia"/>
        </w:rPr>
        <w:t>物联终端设备档案配置原语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4D9EE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62B43FF">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762A72EC">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181A142F">
            <w:pPr>
              <w:pStyle w:val="125"/>
              <w:rPr>
                <w:rFonts w:ascii="Times New Roman" w:hAnsi="Times New Roman"/>
                <w:sz w:val="18"/>
                <w:szCs w:val="18"/>
              </w:rPr>
            </w:pPr>
            <w:r>
              <w:rPr>
                <w:rFonts w:ascii="Times New Roman" w:hAnsi="Times New Roman"/>
                <w:sz w:val="18"/>
                <w:szCs w:val="18"/>
              </w:rPr>
              <w:t>有效范围</w:t>
            </w:r>
          </w:p>
        </w:tc>
        <w:tc>
          <w:tcPr>
            <w:tcW w:w="2835" w:type="dxa"/>
          </w:tcPr>
          <w:p w14:paraId="7293EC3B">
            <w:pPr>
              <w:pStyle w:val="125"/>
              <w:rPr>
                <w:rFonts w:ascii="Times New Roman" w:hAnsi="Times New Roman"/>
                <w:sz w:val="18"/>
                <w:szCs w:val="18"/>
              </w:rPr>
            </w:pPr>
            <w:r>
              <w:rPr>
                <w:rFonts w:ascii="Times New Roman" w:hAnsi="Times New Roman"/>
                <w:sz w:val="18"/>
                <w:szCs w:val="18"/>
              </w:rPr>
              <w:t>描述</w:t>
            </w:r>
          </w:p>
        </w:tc>
      </w:tr>
      <w:tr w14:paraId="0611E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B8D1346">
            <w:pPr>
              <w:pStyle w:val="125"/>
              <w:rPr>
                <w:rFonts w:ascii="Times New Roman" w:hAnsi="Times New Roman"/>
                <w:sz w:val="18"/>
                <w:szCs w:val="18"/>
              </w:rPr>
            </w:pPr>
            <w:r>
              <w:rPr>
                <w:rFonts w:ascii="Times New Roman" w:hAnsi="Times New Roman"/>
                <w:sz w:val="18"/>
                <w:szCs w:val="18"/>
              </w:rPr>
              <w:t>物联终端设备个数</w:t>
            </w:r>
          </w:p>
        </w:tc>
        <w:tc>
          <w:tcPr>
            <w:tcW w:w="1560" w:type="dxa"/>
            <w:tcBorders>
              <w:right w:val="single" w:color="auto" w:sz="4" w:space="0"/>
            </w:tcBorders>
          </w:tcPr>
          <w:p w14:paraId="6E5A8D41">
            <w:pPr>
              <w:pStyle w:val="125"/>
              <w:rPr>
                <w:rFonts w:ascii="Times New Roman" w:hAnsi="Times New Roman"/>
                <w:sz w:val="18"/>
                <w:szCs w:val="18"/>
              </w:rPr>
            </w:pPr>
            <w:r>
              <w:rPr>
                <w:rFonts w:hint="eastAsia" w:ascii="Times New Roman" w:hAnsi="Times New Roman"/>
                <w:sz w:val="18"/>
                <w:szCs w:val="18"/>
              </w:rPr>
              <w:t>2字节</w:t>
            </w:r>
          </w:p>
        </w:tc>
        <w:tc>
          <w:tcPr>
            <w:tcW w:w="1417" w:type="dxa"/>
            <w:tcBorders>
              <w:left w:val="single" w:color="auto" w:sz="4" w:space="0"/>
            </w:tcBorders>
          </w:tcPr>
          <w:p w14:paraId="0D9A17F6">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5E16EB35">
            <w:pPr>
              <w:pStyle w:val="125"/>
              <w:rPr>
                <w:rFonts w:ascii="Times New Roman" w:hAnsi="Times New Roman"/>
                <w:sz w:val="18"/>
                <w:szCs w:val="18"/>
              </w:rPr>
            </w:pPr>
            <w:r>
              <w:rPr>
                <w:rFonts w:ascii="Times New Roman" w:hAnsi="Times New Roman"/>
                <w:sz w:val="18"/>
                <w:szCs w:val="18"/>
              </w:rPr>
              <w:t>网络中物联终端设备个数</w:t>
            </w:r>
          </w:p>
        </w:tc>
      </w:tr>
      <w:tr w14:paraId="66A88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7CA1AE6">
            <w:pPr>
              <w:pStyle w:val="125"/>
              <w:rPr>
                <w:rFonts w:ascii="Times New Roman" w:hAnsi="Times New Roman"/>
                <w:sz w:val="18"/>
                <w:szCs w:val="18"/>
              </w:rPr>
            </w:pPr>
            <w:r>
              <w:rPr>
                <w:rFonts w:ascii="Times New Roman" w:hAnsi="Times New Roman"/>
                <w:sz w:val="18"/>
                <w:szCs w:val="18"/>
              </w:rPr>
              <w:t>物联终端设备</w:t>
            </w:r>
            <w:r>
              <w:rPr>
                <w:rFonts w:hint="eastAsia" w:ascii="Times New Roman" w:hAnsi="Times New Roman"/>
                <w:sz w:val="18"/>
                <w:szCs w:val="18"/>
              </w:rPr>
              <w:t>1</w:t>
            </w:r>
          </w:p>
        </w:tc>
        <w:tc>
          <w:tcPr>
            <w:tcW w:w="1560" w:type="dxa"/>
            <w:tcBorders>
              <w:right w:val="single" w:color="auto" w:sz="4" w:space="0"/>
            </w:tcBorders>
          </w:tcPr>
          <w:p w14:paraId="30833066">
            <w:pPr>
              <w:pStyle w:val="125"/>
              <w:rPr>
                <w:rFonts w:ascii="Times New Roman" w:hAnsi="Times New Roman"/>
                <w:sz w:val="18"/>
                <w:szCs w:val="18"/>
              </w:rPr>
            </w:pPr>
            <w:r>
              <w:rPr>
                <w:rFonts w:hint="eastAsia" w:ascii="Times New Roman" w:hAnsi="Times New Roman"/>
                <w:sz w:val="18"/>
                <w:szCs w:val="18"/>
              </w:rPr>
              <w:t>6字节</w:t>
            </w:r>
          </w:p>
        </w:tc>
        <w:tc>
          <w:tcPr>
            <w:tcW w:w="1417" w:type="dxa"/>
            <w:tcBorders>
              <w:left w:val="single" w:color="auto" w:sz="4" w:space="0"/>
            </w:tcBorders>
          </w:tcPr>
          <w:p w14:paraId="4EEA4EFD">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5D87E742">
            <w:pPr>
              <w:pStyle w:val="125"/>
              <w:rPr>
                <w:rFonts w:ascii="Times New Roman" w:hAnsi="Times New Roman"/>
                <w:sz w:val="18"/>
                <w:szCs w:val="18"/>
              </w:rPr>
            </w:pPr>
            <w:r>
              <w:rPr>
                <w:rFonts w:ascii="Times New Roman" w:hAnsi="Times New Roman"/>
                <w:sz w:val="18"/>
                <w:szCs w:val="18"/>
              </w:rPr>
              <w:t>物联终端设备地址</w:t>
            </w:r>
          </w:p>
        </w:tc>
      </w:tr>
      <w:tr w14:paraId="5E68B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536B116B">
            <w:pPr>
              <w:pStyle w:val="125"/>
              <w:rPr>
                <w:rFonts w:ascii="Times New Roman" w:hAnsi="Times New Roman"/>
                <w:sz w:val="18"/>
                <w:szCs w:val="18"/>
              </w:rPr>
            </w:pPr>
            <w:r>
              <w:rPr>
                <w:rFonts w:ascii="Times New Roman" w:hAnsi="Times New Roman"/>
                <w:sz w:val="18"/>
                <w:szCs w:val="18"/>
              </w:rPr>
              <w:t>物联终端设备</w:t>
            </w:r>
            <w:r>
              <w:rPr>
                <w:rFonts w:hint="eastAsia" w:ascii="Times New Roman" w:hAnsi="Times New Roman"/>
                <w:sz w:val="18"/>
                <w:szCs w:val="18"/>
              </w:rPr>
              <w:t>2</w:t>
            </w:r>
          </w:p>
        </w:tc>
        <w:tc>
          <w:tcPr>
            <w:tcW w:w="1560" w:type="dxa"/>
            <w:tcBorders>
              <w:right w:val="single" w:color="auto" w:sz="4" w:space="0"/>
            </w:tcBorders>
          </w:tcPr>
          <w:p w14:paraId="10563BB3">
            <w:pPr>
              <w:pStyle w:val="125"/>
              <w:rPr>
                <w:rFonts w:ascii="Times New Roman" w:hAnsi="Times New Roman"/>
                <w:sz w:val="18"/>
                <w:szCs w:val="18"/>
              </w:rPr>
            </w:pPr>
            <w:r>
              <w:rPr>
                <w:rFonts w:hint="eastAsia" w:ascii="Times New Roman" w:hAnsi="Times New Roman"/>
                <w:sz w:val="18"/>
                <w:szCs w:val="18"/>
              </w:rPr>
              <w:t>6字节</w:t>
            </w:r>
          </w:p>
        </w:tc>
        <w:tc>
          <w:tcPr>
            <w:tcW w:w="1417" w:type="dxa"/>
            <w:tcBorders>
              <w:left w:val="single" w:color="auto" w:sz="4" w:space="0"/>
            </w:tcBorders>
          </w:tcPr>
          <w:p w14:paraId="4EA865C7">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6C226E86">
            <w:pPr>
              <w:pStyle w:val="125"/>
              <w:rPr>
                <w:rFonts w:ascii="Times New Roman" w:hAnsi="Times New Roman"/>
                <w:sz w:val="18"/>
                <w:szCs w:val="18"/>
              </w:rPr>
            </w:pPr>
            <w:r>
              <w:rPr>
                <w:rFonts w:ascii="Times New Roman" w:hAnsi="Times New Roman"/>
                <w:sz w:val="18"/>
                <w:szCs w:val="18"/>
              </w:rPr>
              <w:t>物联终端设备地址</w:t>
            </w:r>
          </w:p>
        </w:tc>
      </w:tr>
      <w:tr w14:paraId="6F37D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C73D9B2">
            <w:pPr>
              <w:pStyle w:val="125"/>
              <w:rPr>
                <w:rFonts w:ascii="Times New Roman" w:hAnsi="Times New Roman"/>
                <w:sz w:val="18"/>
                <w:szCs w:val="18"/>
              </w:rPr>
            </w:pPr>
            <w:r>
              <w:rPr>
                <w:rFonts w:hint="eastAsia" w:ascii="Times New Roman" w:hAnsi="Times New Roman"/>
                <w:sz w:val="18"/>
                <w:szCs w:val="18"/>
              </w:rPr>
              <w:t>……</w:t>
            </w:r>
          </w:p>
        </w:tc>
        <w:tc>
          <w:tcPr>
            <w:tcW w:w="1560" w:type="dxa"/>
            <w:tcBorders>
              <w:right w:val="single" w:color="auto" w:sz="4" w:space="0"/>
            </w:tcBorders>
          </w:tcPr>
          <w:p w14:paraId="34D8D4E3">
            <w:pPr>
              <w:pStyle w:val="125"/>
              <w:rPr>
                <w:rFonts w:ascii="Times New Roman" w:hAnsi="Times New Roman"/>
                <w:sz w:val="18"/>
                <w:szCs w:val="18"/>
              </w:rPr>
            </w:pPr>
            <w:r>
              <w:rPr>
                <w:rFonts w:hint="eastAsia" w:ascii="Times New Roman" w:hAnsi="Times New Roman"/>
                <w:sz w:val="18"/>
                <w:szCs w:val="18"/>
              </w:rPr>
              <w:t>……</w:t>
            </w:r>
          </w:p>
        </w:tc>
        <w:tc>
          <w:tcPr>
            <w:tcW w:w="1417" w:type="dxa"/>
            <w:tcBorders>
              <w:left w:val="single" w:color="auto" w:sz="4" w:space="0"/>
            </w:tcBorders>
          </w:tcPr>
          <w:p w14:paraId="03CABD68">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77DCD41C">
            <w:pPr>
              <w:pStyle w:val="125"/>
              <w:rPr>
                <w:rFonts w:ascii="Times New Roman" w:hAnsi="Times New Roman"/>
                <w:sz w:val="18"/>
                <w:szCs w:val="18"/>
              </w:rPr>
            </w:pPr>
            <w:r>
              <w:rPr>
                <w:rFonts w:hint="eastAsia" w:ascii="Times New Roman" w:hAnsi="Times New Roman"/>
                <w:sz w:val="18"/>
                <w:szCs w:val="18"/>
              </w:rPr>
              <w:t>……</w:t>
            </w:r>
          </w:p>
        </w:tc>
      </w:tr>
      <w:tr w14:paraId="27410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5316B62E">
            <w:pPr>
              <w:pStyle w:val="125"/>
              <w:rPr>
                <w:rFonts w:ascii="Times New Roman" w:hAnsi="Times New Roman"/>
                <w:sz w:val="18"/>
                <w:szCs w:val="18"/>
              </w:rPr>
            </w:pPr>
            <w:r>
              <w:rPr>
                <w:rFonts w:hint="eastAsia" w:ascii="Times New Roman" w:hAnsi="Times New Roman"/>
                <w:sz w:val="18"/>
                <w:szCs w:val="18"/>
              </w:rPr>
              <w:t>物联终端设备N</w:t>
            </w:r>
          </w:p>
        </w:tc>
        <w:tc>
          <w:tcPr>
            <w:tcW w:w="1560" w:type="dxa"/>
            <w:tcBorders>
              <w:right w:val="single" w:color="auto" w:sz="4" w:space="0"/>
            </w:tcBorders>
          </w:tcPr>
          <w:p w14:paraId="343F342C">
            <w:pPr>
              <w:pStyle w:val="125"/>
              <w:rPr>
                <w:rFonts w:ascii="Times New Roman" w:hAnsi="Times New Roman"/>
                <w:sz w:val="18"/>
                <w:szCs w:val="18"/>
              </w:rPr>
            </w:pPr>
            <w:r>
              <w:rPr>
                <w:rFonts w:hint="eastAsia" w:ascii="Times New Roman" w:hAnsi="Times New Roman"/>
                <w:sz w:val="18"/>
                <w:szCs w:val="18"/>
              </w:rPr>
              <w:t>6字节</w:t>
            </w:r>
          </w:p>
        </w:tc>
        <w:tc>
          <w:tcPr>
            <w:tcW w:w="1417" w:type="dxa"/>
            <w:tcBorders>
              <w:left w:val="single" w:color="auto" w:sz="4" w:space="0"/>
            </w:tcBorders>
          </w:tcPr>
          <w:p w14:paraId="1C4B1640">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6B283B43">
            <w:pPr>
              <w:pStyle w:val="125"/>
              <w:rPr>
                <w:rFonts w:ascii="Times New Roman" w:hAnsi="Times New Roman"/>
                <w:sz w:val="18"/>
                <w:szCs w:val="18"/>
              </w:rPr>
            </w:pPr>
            <w:r>
              <w:rPr>
                <w:rFonts w:hint="eastAsia" w:ascii="Times New Roman" w:hAnsi="Times New Roman"/>
                <w:sz w:val="18"/>
                <w:szCs w:val="18"/>
              </w:rPr>
              <w:t>物联终端设备地址</w:t>
            </w:r>
          </w:p>
        </w:tc>
      </w:tr>
    </w:tbl>
    <w:p w14:paraId="3DBCFDC7">
      <w:pPr>
        <w:pStyle w:val="67"/>
      </w:pPr>
      <w:bookmarkStart w:id="5105" w:name="_Toc219223292"/>
      <w:r>
        <w:t>数据链路层处理</w:t>
      </w:r>
      <w:bookmarkEnd w:id="5105"/>
    </w:p>
    <w:p w14:paraId="03884F15">
      <w:pPr>
        <w:pStyle w:val="50"/>
      </w:pPr>
      <w:r>
        <w:t>数据链路层接收到物联终端设备档案配置原语后</w:t>
      </w:r>
      <w:r>
        <w:rPr>
          <w:rFonts w:hint="eastAsia"/>
        </w:rPr>
        <w:t>，</w:t>
      </w:r>
      <w:r>
        <w:t>更新本地存储的物联终端设备白名单</w:t>
      </w:r>
      <w:r>
        <w:rPr>
          <w:rFonts w:hint="eastAsia"/>
        </w:rPr>
        <w:t>，</w:t>
      </w:r>
      <w:r>
        <w:t>并通知不在档案中的物联终端设备离线</w:t>
      </w:r>
      <w:r>
        <w:rPr>
          <w:rFonts w:hint="eastAsia"/>
        </w:rPr>
        <w:t>。</w:t>
      </w:r>
    </w:p>
    <w:p w14:paraId="3C3D268D">
      <w:pPr>
        <w:pStyle w:val="57"/>
        <w:ind w:left="420" w:hanging="420"/>
      </w:pPr>
      <w:bookmarkStart w:id="5106" w:name="_Toc49160390"/>
      <w:r>
        <w:t>物联终端设备档案查询原语</w:t>
      </w:r>
      <w:bookmarkEnd w:id="5106"/>
    </w:p>
    <w:p w14:paraId="664329AA">
      <w:pPr>
        <w:pStyle w:val="50"/>
      </w:pPr>
      <w:r>
        <w:t>应用层通过物联终端设备档案查询原语</w:t>
      </w:r>
      <w:r>
        <w:rPr>
          <w:rFonts w:hint="eastAsia"/>
        </w:rPr>
        <w:t>，</w:t>
      </w:r>
      <w:r>
        <w:t>参数</w:t>
      </w:r>
      <w:r>
        <w:rPr>
          <w:rFonts w:hint="eastAsia"/>
        </w:rPr>
        <w:t>C</w:t>
      </w:r>
      <w:r>
        <w:t>CO维护的物联终端设备档案</w:t>
      </w:r>
      <w:r>
        <w:rPr>
          <w:rFonts w:hint="eastAsia"/>
        </w:rPr>
        <w:t>。</w:t>
      </w:r>
    </w:p>
    <w:p w14:paraId="2DB231A6">
      <w:pPr>
        <w:pStyle w:val="67"/>
      </w:pPr>
      <w:bookmarkStart w:id="5107" w:name="_Toc219223293"/>
      <w:r>
        <w:t>原语定义</w:t>
      </w:r>
      <w:bookmarkEnd w:id="5107"/>
    </w:p>
    <w:p w14:paraId="46D11E15">
      <w:pPr>
        <w:pStyle w:val="50"/>
      </w:pPr>
      <w:r>
        <w:t>物联终端设备档案查询原语的语义</w:t>
      </w:r>
      <w:r>
        <w:rPr>
          <w:rFonts w:hint="eastAsia"/>
        </w:rPr>
        <w:t>定义为空。</w:t>
      </w:r>
    </w:p>
    <w:p w14:paraId="19EDB359">
      <w:pPr>
        <w:pStyle w:val="67"/>
      </w:pPr>
      <w:bookmarkStart w:id="5108" w:name="_Toc219223294"/>
      <w:r>
        <w:t>数据链路层处理</w:t>
      </w:r>
      <w:bookmarkEnd w:id="5108"/>
    </w:p>
    <w:p w14:paraId="643D9F31">
      <w:pPr>
        <w:pStyle w:val="50"/>
      </w:pPr>
      <w:r>
        <w:t>数据链路层接收到物联终端设备档案查询原语后</w:t>
      </w:r>
      <w:r>
        <w:rPr>
          <w:rFonts w:hint="eastAsia"/>
        </w:rPr>
        <w:t>，</w:t>
      </w:r>
      <w:r>
        <w:t>通过物联终端设备档案上报原语</w:t>
      </w:r>
      <w:r>
        <w:rPr>
          <w:rFonts w:hint="eastAsia"/>
        </w:rPr>
        <w:t>，</w:t>
      </w:r>
      <w:r>
        <w:t>将本地维护的物联终端设备档案上报到应用层</w:t>
      </w:r>
      <w:r>
        <w:rPr>
          <w:rFonts w:hint="eastAsia"/>
        </w:rPr>
        <w:t>。</w:t>
      </w:r>
    </w:p>
    <w:p w14:paraId="41B1FE6E">
      <w:pPr>
        <w:pStyle w:val="57"/>
        <w:ind w:left="420" w:hanging="420"/>
      </w:pPr>
      <w:bookmarkStart w:id="5109" w:name="_Toc49160391"/>
      <w:r>
        <w:t>物联终端设备档案上报原语</w:t>
      </w:r>
      <w:bookmarkEnd w:id="5109"/>
    </w:p>
    <w:p w14:paraId="5BACA29D">
      <w:pPr>
        <w:pStyle w:val="50"/>
      </w:pPr>
      <w:r>
        <w:t>数据链路层通过物联终端设备档案上报原语</w:t>
      </w:r>
      <w:r>
        <w:rPr>
          <w:rFonts w:hint="eastAsia"/>
        </w:rPr>
        <w:t>，</w:t>
      </w:r>
      <w:r>
        <w:t>将本地维护的物联终端设备档案上报到应用层</w:t>
      </w:r>
      <w:r>
        <w:rPr>
          <w:rFonts w:hint="eastAsia"/>
        </w:rPr>
        <w:t>。</w:t>
      </w:r>
    </w:p>
    <w:p w14:paraId="6DB5B955">
      <w:pPr>
        <w:pStyle w:val="67"/>
      </w:pPr>
      <w:bookmarkStart w:id="5110" w:name="_Toc219223295"/>
      <w:r>
        <w:t>原语定义</w:t>
      </w:r>
      <w:bookmarkEnd w:id="5110"/>
    </w:p>
    <w:p w14:paraId="536380C3">
      <w:pPr>
        <w:pStyle w:val="50"/>
      </w:pPr>
      <w:r>
        <w:t>物联终端设备档案上报原语的语义定义如</w:t>
      </w:r>
      <w:r>
        <w:fldChar w:fldCharType="begin"/>
      </w:r>
      <w:r>
        <w:instrText xml:space="preserve"> REF _Ref49435864 \h  \* MERGEFORMAT </w:instrText>
      </w:r>
      <w:r>
        <w:fldChar w:fldCharType="separate"/>
      </w:r>
      <w:r>
        <w:rPr>
          <w:rFonts w:hint="eastAsia"/>
        </w:rPr>
        <w:t xml:space="preserve">表 </w:t>
      </w:r>
      <w:r>
        <w:t>265</w:t>
      </w:r>
      <w:r>
        <w:fldChar w:fldCharType="end"/>
      </w:r>
      <w:r>
        <w:t>所示</w:t>
      </w:r>
      <w:r>
        <w:rPr>
          <w:rFonts w:hint="eastAsia"/>
        </w:rPr>
        <w:t>：</w:t>
      </w:r>
    </w:p>
    <w:p w14:paraId="1BB69A17">
      <w:pPr>
        <w:pStyle w:val="10"/>
      </w:pPr>
      <w:bookmarkStart w:id="5111" w:name="_Ref49435864"/>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265</w:t>
      </w:r>
      <w:r>
        <w:fldChar w:fldCharType="end"/>
      </w:r>
      <w:bookmarkEnd w:id="5111"/>
      <w:r>
        <w:t xml:space="preserve"> </w:t>
      </w:r>
      <w:r>
        <w:rPr>
          <w:rFonts w:hint="eastAsia"/>
        </w:rPr>
        <w:t>物联终端设备档案上报原语</w:t>
      </w:r>
    </w:p>
    <w:tbl>
      <w:tblPr>
        <w:tblStyle w:val="31"/>
        <w:tblW w:w="81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6"/>
        <w:gridCol w:w="1560"/>
        <w:gridCol w:w="1417"/>
        <w:gridCol w:w="2835"/>
      </w:tblGrid>
      <w:tr w14:paraId="52702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0EEFD49">
            <w:pPr>
              <w:pStyle w:val="125"/>
              <w:rPr>
                <w:rFonts w:ascii="Times New Roman" w:hAnsi="Times New Roman"/>
                <w:sz w:val="18"/>
                <w:szCs w:val="18"/>
              </w:rPr>
            </w:pPr>
            <w:r>
              <w:rPr>
                <w:rFonts w:ascii="Times New Roman" w:hAnsi="Times New Roman"/>
                <w:sz w:val="18"/>
                <w:szCs w:val="18"/>
              </w:rPr>
              <w:t>名称</w:t>
            </w:r>
          </w:p>
        </w:tc>
        <w:tc>
          <w:tcPr>
            <w:tcW w:w="1560" w:type="dxa"/>
            <w:tcBorders>
              <w:right w:val="single" w:color="auto" w:sz="4" w:space="0"/>
            </w:tcBorders>
          </w:tcPr>
          <w:p w14:paraId="1B73C6C6">
            <w:pPr>
              <w:pStyle w:val="125"/>
              <w:rPr>
                <w:rFonts w:ascii="Times New Roman" w:hAnsi="Times New Roman"/>
                <w:sz w:val="18"/>
                <w:szCs w:val="18"/>
              </w:rPr>
            </w:pPr>
            <w:r>
              <w:rPr>
                <w:rFonts w:ascii="Times New Roman" w:hAnsi="Times New Roman"/>
                <w:sz w:val="18"/>
                <w:szCs w:val="18"/>
              </w:rPr>
              <w:t>类型</w:t>
            </w:r>
          </w:p>
        </w:tc>
        <w:tc>
          <w:tcPr>
            <w:tcW w:w="1417" w:type="dxa"/>
            <w:tcBorders>
              <w:left w:val="single" w:color="auto" w:sz="4" w:space="0"/>
            </w:tcBorders>
          </w:tcPr>
          <w:p w14:paraId="7FCE8BFB">
            <w:pPr>
              <w:pStyle w:val="125"/>
              <w:rPr>
                <w:rFonts w:ascii="Times New Roman" w:hAnsi="Times New Roman"/>
                <w:sz w:val="18"/>
                <w:szCs w:val="18"/>
              </w:rPr>
            </w:pPr>
            <w:r>
              <w:rPr>
                <w:rFonts w:ascii="Times New Roman" w:hAnsi="Times New Roman"/>
                <w:sz w:val="18"/>
                <w:szCs w:val="18"/>
              </w:rPr>
              <w:t>有效范围</w:t>
            </w:r>
          </w:p>
        </w:tc>
        <w:tc>
          <w:tcPr>
            <w:tcW w:w="2835" w:type="dxa"/>
          </w:tcPr>
          <w:p w14:paraId="38BA43A4">
            <w:pPr>
              <w:pStyle w:val="125"/>
              <w:rPr>
                <w:rFonts w:ascii="Times New Roman" w:hAnsi="Times New Roman"/>
                <w:sz w:val="18"/>
                <w:szCs w:val="18"/>
              </w:rPr>
            </w:pPr>
            <w:r>
              <w:rPr>
                <w:rFonts w:ascii="Times New Roman" w:hAnsi="Times New Roman"/>
                <w:sz w:val="18"/>
                <w:szCs w:val="18"/>
              </w:rPr>
              <w:t>描述</w:t>
            </w:r>
          </w:p>
        </w:tc>
      </w:tr>
      <w:tr w14:paraId="4383F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9EE8F80">
            <w:pPr>
              <w:pStyle w:val="125"/>
              <w:rPr>
                <w:rFonts w:ascii="Times New Roman" w:hAnsi="Times New Roman"/>
                <w:sz w:val="18"/>
                <w:szCs w:val="18"/>
              </w:rPr>
            </w:pPr>
            <w:r>
              <w:rPr>
                <w:rFonts w:ascii="Times New Roman" w:hAnsi="Times New Roman"/>
                <w:sz w:val="18"/>
                <w:szCs w:val="18"/>
              </w:rPr>
              <w:t>物联终端设备个数</w:t>
            </w:r>
          </w:p>
        </w:tc>
        <w:tc>
          <w:tcPr>
            <w:tcW w:w="1560" w:type="dxa"/>
            <w:tcBorders>
              <w:right w:val="single" w:color="auto" w:sz="4" w:space="0"/>
            </w:tcBorders>
          </w:tcPr>
          <w:p w14:paraId="18264E27">
            <w:pPr>
              <w:pStyle w:val="125"/>
              <w:rPr>
                <w:rFonts w:ascii="Times New Roman" w:hAnsi="Times New Roman"/>
                <w:sz w:val="18"/>
                <w:szCs w:val="18"/>
              </w:rPr>
            </w:pPr>
            <w:r>
              <w:rPr>
                <w:rFonts w:hint="eastAsia" w:ascii="Times New Roman" w:hAnsi="Times New Roman"/>
                <w:sz w:val="18"/>
                <w:szCs w:val="18"/>
              </w:rPr>
              <w:t>2字节</w:t>
            </w:r>
          </w:p>
        </w:tc>
        <w:tc>
          <w:tcPr>
            <w:tcW w:w="1417" w:type="dxa"/>
            <w:tcBorders>
              <w:left w:val="single" w:color="auto" w:sz="4" w:space="0"/>
            </w:tcBorders>
          </w:tcPr>
          <w:p w14:paraId="1922945F">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5C9AE4E4">
            <w:pPr>
              <w:pStyle w:val="125"/>
              <w:rPr>
                <w:rFonts w:ascii="Times New Roman" w:hAnsi="Times New Roman"/>
                <w:sz w:val="18"/>
                <w:szCs w:val="18"/>
              </w:rPr>
            </w:pPr>
            <w:r>
              <w:rPr>
                <w:rFonts w:ascii="Times New Roman" w:hAnsi="Times New Roman"/>
                <w:sz w:val="18"/>
                <w:szCs w:val="18"/>
              </w:rPr>
              <w:t>网络中物联终端设备个数</w:t>
            </w:r>
          </w:p>
        </w:tc>
      </w:tr>
      <w:tr w14:paraId="40676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275CA2B">
            <w:pPr>
              <w:pStyle w:val="125"/>
              <w:rPr>
                <w:rFonts w:ascii="Times New Roman" w:hAnsi="Times New Roman"/>
                <w:sz w:val="18"/>
                <w:szCs w:val="18"/>
              </w:rPr>
            </w:pPr>
            <w:r>
              <w:rPr>
                <w:rFonts w:ascii="Times New Roman" w:hAnsi="Times New Roman"/>
                <w:sz w:val="18"/>
                <w:szCs w:val="18"/>
              </w:rPr>
              <w:t>物联终端设备</w:t>
            </w:r>
            <w:r>
              <w:rPr>
                <w:rFonts w:hint="eastAsia" w:ascii="Times New Roman" w:hAnsi="Times New Roman"/>
                <w:sz w:val="18"/>
                <w:szCs w:val="18"/>
              </w:rPr>
              <w:t>1</w:t>
            </w:r>
          </w:p>
        </w:tc>
        <w:tc>
          <w:tcPr>
            <w:tcW w:w="1560" w:type="dxa"/>
            <w:tcBorders>
              <w:right w:val="single" w:color="auto" w:sz="4" w:space="0"/>
            </w:tcBorders>
          </w:tcPr>
          <w:p w14:paraId="26A45F2A">
            <w:pPr>
              <w:pStyle w:val="125"/>
              <w:rPr>
                <w:rFonts w:ascii="Times New Roman" w:hAnsi="Times New Roman"/>
                <w:sz w:val="18"/>
                <w:szCs w:val="18"/>
              </w:rPr>
            </w:pPr>
            <w:r>
              <w:rPr>
                <w:rFonts w:hint="eastAsia" w:ascii="Times New Roman" w:hAnsi="Times New Roman"/>
                <w:sz w:val="18"/>
                <w:szCs w:val="18"/>
              </w:rPr>
              <w:t>6字节</w:t>
            </w:r>
          </w:p>
        </w:tc>
        <w:tc>
          <w:tcPr>
            <w:tcW w:w="1417" w:type="dxa"/>
            <w:tcBorders>
              <w:left w:val="single" w:color="auto" w:sz="4" w:space="0"/>
            </w:tcBorders>
          </w:tcPr>
          <w:p w14:paraId="10E7A736">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49DC32FF">
            <w:pPr>
              <w:pStyle w:val="125"/>
              <w:rPr>
                <w:rFonts w:ascii="Times New Roman" w:hAnsi="Times New Roman"/>
                <w:sz w:val="18"/>
                <w:szCs w:val="18"/>
              </w:rPr>
            </w:pPr>
            <w:r>
              <w:rPr>
                <w:rFonts w:ascii="Times New Roman" w:hAnsi="Times New Roman"/>
                <w:sz w:val="18"/>
                <w:szCs w:val="18"/>
              </w:rPr>
              <w:t>物联终端设备地址</w:t>
            </w:r>
          </w:p>
        </w:tc>
      </w:tr>
      <w:tr w14:paraId="181BE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FCA53E0">
            <w:pPr>
              <w:pStyle w:val="125"/>
              <w:rPr>
                <w:rFonts w:ascii="Times New Roman" w:hAnsi="Times New Roman"/>
                <w:sz w:val="18"/>
                <w:szCs w:val="18"/>
              </w:rPr>
            </w:pPr>
            <w:r>
              <w:rPr>
                <w:rFonts w:ascii="Times New Roman" w:hAnsi="Times New Roman"/>
                <w:sz w:val="18"/>
                <w:szCs w:val="18"/>
              </w:rPr>
              <w:t>物联终端设备</w:t>
            </w:r>
            <w:r>
              <w:rPr>
                <w:rFonts w:hint="eastAsia" w:ascii="Times New Roman" w:hAnsi="Times New Roman"/>
                <w:sz w:val="18"/>
                <w:szCs w:val="18"/>
              </w:rPr>
              <w:t>2</w:t>
            </w:r>
          </w:p>
        </w:tc>
        <w:tc>
          <w:tcPr>
            <w:tcW w:w="1560" w:type="dxa"/>
            <w:tcBorders>
              <w:right w:val="single" w:color="auto" w:sz="4" w:space="0"/>
            </w:tcBorders>
          </w:tcPr>
          <w:p w14:paraId="353019E3">
            <w:pPr>
              <w:pStyle w:val="125"/>
              <w:rPr>
                <w:rFonts w:ascii="Times New Roman" w:hAnsi="Times New Roman"/>
                <w:sz w:val="18"/>
                <w:szCs w:val="18"/>
              </w:rPr>
            </w:pPr>
            <w:r>
              <w:rPr>
                <w:rFonts w:hint="eastAsia" w:ascii="Times New Roman" w:hAnsi="Times New Roman"/>
                <w:sz w:val="18"/>
                <w:szCs w:val="18"/>
              </w:rPr>
              <w:t>6字节</w:t>
            </w:r>
          </w:p>
        </w:tc>
        <w:tc>
          <w:tcPr>
            <w:tcW w:w="1417" w:type="dxa"/>
            <w:tcBorders>
              <w:left w:val="single" w:color="auto" w:sz="4" w:space="0"/>
            </w:tcBorders>
          </w:tcPr>
          <w:p w14:paraId="53A048EC">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1B591157">
            <w:pPr>
              <w:pStyle w:val="125"/>
              <w:rPr>
                <w:rFonts w:ascii="Times New Roman" w:hAnsi="Times New Roman"/>
                <w:sz w:val="18"/>
                <w:szCs w:val="18"/>
              </w:rPr>
            </w:pPr>
            <w:r>
              <w:rPr>
                <w:rFonts w:ascii="Times New Roman" w:hAnsi="Times New Roman"/>
                <w:sz w:val="18"/>
                <w:szCs w:val="18"/>
              </w:rPr>
              <w:t>物联终端设备地址</w:t>
            </w:r>
          </w:p>
        </w:tc>
      </w:tr>
      <w:tr w14:paraId="30798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F426A37">
            <w:pPr>
              <w:pStyle w:val="125"/>
              <w:rPr>
                <w:rFonts w:ascii="Times New Roman" w:hAnsi="Times New Roman"/>
                <w:sz w:val="18"/>
                <w:szCs w:val="18"/>
              </w:rPr>
            </w:pPr>
            <w:r>
              <w:rPr>
                <w:rFonts w:hint="eastAsia" w:ascii="Times New Roman" w:hAnsi="Times New Roman"/>
                <w:sz w:val="18"/>
                <w:szCs w:val="18"/>
              </w:rPr>
              <w:t>……</w:t>
            </w:r>
          </w:p>
        </w:tc>
        <w:tc>
          <w:tcPr>
            <w:tcW w:w="1560" w:type="dxa"/>
            <w:tcBorders>
              <w:right w:val="single" w:color="auto" w:sz="4" w:space="0"/>
            </w:tcBorders>
          </w:tcPr>
          <w:p w14:paraId="0627F816">
            <w:pPr>
              <w:pStyle w:val="125"/>
              <w:rPr>
                <w:rFonts w:ascii="Times New Roman" w:hAnsi="Times New Roman"/>
                <w:sz w:val="18"/>
                <w:szCs w:val="18"/>
              </w:rPr>
            </w:pPr>
            <w:r>
              <w:rPr>
                <w:rFonts w:hint="eastAsia" w:ascii="Times New Roman" w:hAnsi="Times New Roman"/>
                <w:sz w:val="18"/>
                <w:szCs w:val="18"/>
              </w:rPr>
              <w:t>……</w:t>
            </w:r>
          </w:p>
        </w:tc>
        <w:tc>
          <w:tcPr>
            <w:tcW w:w="1417" w:type="dxa"/>
            <w:tcBorders>
              <w:left w:val="single" w:color="auto" w:sz="4" w:space="0"/>
            </w:tcBorders>
          </w:tcPr>
          <w:p w14:paraId="584256A8">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0816ED6F">
            <w:pPr>
              <w:pStyle w:val="125"/>
              <w:rPr>
                <w:rFonts w:ascii="Times New Roman" w:hAnsi="Times New Roman"/>
                <w:sz w:val="18"/>
                <w:szCs w:val="18"/>
              </w:rPr>
            </w:pPr>
            <w:r>
              <w:rPr>
                <w:rFonts w:hint="eastAsia" w:ascii="Times New Roman" w:hAnsi="Times New Roman"/>
                <w:sz w:val="18"/>
                <w:szCs w:val="18"/>
              </w:rPr>
              <w:t>……</w:t>
            </w:r>
          </w:p>
        </w:tc>
      </w:tr>
      <w:tr w14:paraId="29BD7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67829395">
            <w:pPr>
              <w:pStyle w:val="125"/>
              <w:rPr>
                <w:rFonts w:ascii="Times New Roman" w:hAnsi="Times New Roman"/>
                <w:sz w:val="18"/>
                <w:szCs w:val="18"/>
              </w:rPr>
            </w:pPr>
            <w:r>
              <w:rPr>
                <w:rFonts w:hint="eastAsia" w:ascii="Times New Roman" w:hAnsi="Times New Roman"/>
                <w:sz w:val="18"/>
                <w:szCs w:val="18"/>
              </w:rPr>
              <w:t>物联终端设备N</w:t>
            </w:r>
          </w:p>
        </w:tc>
        <w:tc>
          <w:tcPr>
            <w:tcW w:w="1560" w:type="dxa"/>
            <w:tcBorders>
              <w:right w:val="single" w:color="auto" w:sz="4" w:space="0"/>
            </w:tcBorders>
          </w:tcPr>
          <w:p w14:paraId="0CCDBE25">
            <w:pPr>
              <w:pStyle w:val="125"/>
              <w:rPr>
                <w:rFonts w:ascii="Times New Roman" w:hAnsi="Times New Roman"/>
                <w:sz w:val="18"/>
                <w:szCs w:val="18"/>
              </w:rPr>
            </w:pPr>
            <w:r>
              <w:rPr>
                <w:rFonts w:hint="eastAsia" w:ascii="Times New Roman" w:hAnsi="Times New Roman"/>
                <w:sz w:val="18"/>
                <w:szCs w:val="18"/>
              </w:rPr>
              <w:t>6字节</w:t>
            </w:r>
          </w:p>
        </w:tc>
        <w:tc>
          <w:tcPr>
            <w:tcW w:w="1417" w:type="dxa"/>
            <w:tcBorders>
              <w:left w:val="single" w:color="auto" w:sz="4" w:space="0"/>
            </w:tcBorders>
          </w:tcPr>
          <w:p w14:paraId="40BF46B5">
            <w:pPr>
              <w:pStyle w:val="125"/>
              <w:rPr>
                <w:rFonts w:ascii="Times New Roman" w:hAnsi="Times New Roman"/>
                <w:sz w:val="18"/>
                <w:szCs w:val="18"/>
              </w:rPr>
            </w:pPr>
            <w:r>
              <w:rPr>
                <w:rFonts w:hint="eastAsia" w:ascii="Times New Roman" w:hAnsi="Times New Roman"/>
                <w:sz w:val="18"/>
                <w:szCs w:val="18"/>
              </w:rPr>
              <w:t>-</w:t>
            </w:r>
          </w:p>
        </w:tc>
        <w:tc>
          <w:tcPr>
            <w:tcW w:w="2835" w:type="dxa"/>
          </w:tcPr>
          <w:p w14:paraId="1E203D26">
            <w:pPr>
              <w:pStyle w:val="125"/>
              <w:rPr>
                <w:rFonts w:ascii="Times New Roman" w:hAnsi="Times New Roman"/>
                <w:sz w:val="18"/>
                <w:szCs w:val="18"/>
              </w:rPr>
            </w:pPr>
            <w:r>
              <w:rPr>
                <w:rFonts w:hint="eastAsia" w:ascii="Times New Roman" w:hAnsi="Times New Roman"/>
                <w:sz w:val="18"/>
                <w:szCs w:val="18"/>
              </w:rPr>
              <w:t>物联终端设备地址</w:t>
            </w:r>
          </w:p>
        </w:tc>
      </w:tr>
    </w:tbl>
    <w:p w14:paraId="25036753"/>
    <w:p w14:paraId="57671676">
      <w:pPr>
        <w:pStyle w:val="67"/>
      </w:pPr>
      <w:bookmarkStart w:id="5112" w:name="_Toc219223296"/>
      <w:r>
        <w:t>数据链路层处理</w:t>
      </w:r>
      <w:bookmarkEnd w:id="5112"/>
    </w:p>
    <w:p w14:paraId="21E9B9B3">
      <w:pPr>
        <w:pStyle w:val="50"/>
      </w:pPr>
      <w:r>
        <w:t>数据链路层接收到物联终端设备档案查询原语后</w:t>
      </w:r>
      <w:r>
        <w:rPr>
          <w:rFonts w:hint="eastAsia"/>
        </w:rPr>
        <w:t>，</w:t>
      </w:r>
      <w:r>
        <w:t>通过物联终端设备档案上报原语</w:t>
      </w:r>
      <w:r>
        <w:rPr>
          <w:rFonts w:hint="eastAsia"/>
        </w:rPr>
        <w:t>，</w:t>
      </w:r>
      <w:r>
        <w:t>将本地维护的物联终端设备档案上报到应用层</w:t>
      </w:r>
      <w:r>
        <w:rPr>
          <w:rFonts w:hint="eastAsia"/>
        </w:rPr>
        <w:t>。</w:t>
      </w:r>
    </w:p>
    <w:p w14:paraId="67082C1C">
      <w:bookmarkStart w:id="5113" w:name="_Ref21398"/>
    </w:p>
    <w:bookmarkEnd w:id="5113"/>
    <w:p w14:paraId="09694CB2">
      <w:pPr>
        <w:pStyle w:val="50"/>
      </w:pPr>
      <w:r>
        <w:br w:type="page"/>
      </w:r>
      <w:bookmarkStart w:id="5114" w:name="_Toc251070829"/>
      <w:bookmarkEnd w:id="5114"/>
    </w:p>
    <w:p w14:paraId="3BE4186F">
      <w:pPr>
        <w:pStyle w:val="102"/>
      </w:pPr>
      <w:bookmarkStart w:id="5115" w:name="_Toc220920833"/>
      <w:bookmarkEnd w:id="5115"/>
      <w:bookmarkStart w:id="5116" w:name="_Toc219223321"/>
      <w:bookmarkStart w:id="5117" w:name="_Toc219223297"/>
    </w:p>
    <w:p w14:paraId="7C97EBB5">
      <w:pPr>
        <w:pStyle w:val="151"/>
        <w:rPr>
          <w:rFonts w:ascii="黑体" w:hAnsi="黑体" w:eastAsia="黑体"/>
        </w:rPr>
      </w:pPr>
      <w:r>
        <w:rPr>
          <w:rFonts w:hint="eastAsia" w:ascii="黑体" w:hAnsi="黑体" w:eastAsia="黑体"/>
        </w:rPr>
        <w:t>（规范性附录）</w:t>
      </w:r>
    </w:p>
    <w:p w14:paraId="0B3EE86E">
      <w:pPr>
        <w:pStyle w:val="151"/>
        <w:rPr>
          <w:rFonts w:ascii="黑体" w:hAnsi="黑体" w:eastAsia="黑体"/>
        </w:rPr>
      </w:pPr>
      <w:r>
        <w:rPr>
          <w:rFonts w:hint="eastAsia" w:ascii="黑体" w:hAnsi="黑体" w:eastAsia="黑体"/>
        </w:rPr>
        <w:t>ISAC-PLC 组网建议</w:t>
      </w:r>
    </w:p>
    <w:p w14:paraId="661DF112">
      <w:pPr>
        <w:pStyle w:val="50"/>
        <w:numPr>
          <w:ilvl w:val="1"/>
          <w:numId w:val="41"/>
        </w:numPr>
        <w:tabs>
          <w:tab w:val="clear" w:pos="420"/>
          <w:tab w:val="clear" w:pos="4201"/>
          <w:tab w:val="clear" w:pos="9298"/>
        </w:tabs>
        <w:autoSpaceDE/>
        <w:autoSpaceDN/>
        <w:ind w:firstLine="420"/>
      </w:pPr>
      <w:r>
        <w:rPr>
          <w:rFonts w:hint="eastAsia"/>
        </w:rPr>
        <w:t>兼容组网</w:t>
      </w:r>
    </w:p>
    <w:p w14:paraId="7751743E">
      <w:pPr>
        <w:pStyle w:val="50"/>
        <w:numPr>
          <w:ilvl w:val="3"/>
          <w:numId w:val="41"/>
        </w:numPr>
        <w:tabs>
          <w:tab w:val="clear" w:pos="4201"/>
          <w:tab w:val="clear" w:pos="9298"/>
        </w:tabs>
        <w:autoSpaceDE/>
        <w:autoSpaceDN/>
        <w:ind w:firstLine="420"/>
      </w:pPr>
      <w:r>
        <w:t>模块默认遵循</w:t>
      </w:r>
      <w:r>
        <w:rPr>
          <w:rFonts w:hint="eastAsia"/>
        </w:rPr>
        <w:t>BPLC</w:t>
      </w:r>
      <w:r>
        <w:t>链路层协议信标发送</w:t>
      </w:r>
      <w:r>
        <w:rPr>
          <w:rFonts w:hint="eastAsia"/>
        </w:rPr>
        <w:t>、发现列表发送、路由评估等网络维护机制，以保证BPLC</w:t>
      </w:r>
      <w:r>
        <w:t>模块能正常组网</w:t>
      </w:r>
      <w:r>
        <w:rPr>
          <w:rFonts w:hint="eastAsia"/>
        </w:rPr>
        <w:t>；</w:t>
      </w:r>
    </w:p>
    <w:p w14:paraId="1D9FE362">
      <w:pPr>
        <w:pStyle w:val="50"/>
        <w:numPr>
          <w:ilvl w:val="3"/>
          <w:numId w:val="41"/>
        </w:numPr>
        <w:tabs>
          <w:tab w:val="clear" w:pos="4201"/>
          <w:tab w:val="clear" w:pos="9298"/>
        </w:tabs>
        <w:autoSpaceDE/>
        <w:autoSpaceDN/>
        <w:ind w:firstLine="420"/>
      </w:pPr>
      <w:r>
        <w:rPr>
          <w:rFonts w:hint="eastAsia"/>
        </w:rPr>
        <w:t>C</w:t>
      </w:r>
      <w:r>
        <w:t>CO安排网络的信标周期可根据网络业务状态动态调整</w:t>
      </w:r>
      <w:r>
        <w:rPr>
          <w:rFonts w:hint="eastAsia"/>
        </w:rPr>
        <w:t>，</w:t>
      </w:r>
      <w:r>
        <w:t>提升网络效率</w:t>
      </w:r>
      <w:r>
        <w:rPr>
          <w:rFonts w:hint="eastAsia"/>
        </w:rPr>
        <w:t>；</w:t>
      </w:r>
    </w:p>
    <w:p w14:paraId="0BF518BE">
      <w:pPr>
        <w:pStyle w:val="50"/>
        <w:numPr>
          <w:ilvl w:val="3"/>
          <w:numId w:val="41"/>
        </w:numPr>
        <w:tabs>
          <w:tab w:val="clear" w:pos="4201"/>
          <w:tab w:val="clear" w:pos="9298"/>
        </w:tabs>
        <w:autoSpaceDE/>
        <w:autoSpaceDN/>
        <w:ind w:firstLine="420"/>
      </w:pPr>
      <w:r>
        <w:rPr>
          <w:rFonts w:hint="eastAsia"/>
        </w:rPr>
        <w:t>C</w:t>
      </w:r>
      <w:r>
        <w:t>CO本网络内有</w:t>
      </w:r>
      <w:r>
        <w:rPr>
          <w:rFonts w:hint="eastAsia"/>
        </w:rPr>
        <w:t>BPLC</w:t>
      </w:r>
      <w:r>
        <w:t>站点</w:t>
      </w:r>
      <w:r>
        <w:rPr>
          <w:rFonts w:hint="eastAsia"/>
        </w:rPr>
        <w:t>，</w:t>
      </w:r>
      <w:r>
        <w:t>或邻居网络为</w:t>
      </w:r>
      <w:r>
        <w:rPr>
          <w:rFonts w:hint="eastAsia"/>
        </w:rPr>
        <w:t>BPLC</w:t>
      </w:r>
      <w:r>
        <w:t>网络时</w:t>
      </w:r>
      <w:r>
        <w:rPr>
          <w:rFonts w:hint="eastAsia"/>
        </w:rPr>
        <w:t>，</w:t>
      </w:r>
      <w:r>
        <w:t>短网络标识应使用</w:t>
      </w:r>
      <w:r>
        <w:rPr>
          <w:rFonts w:hint="eastAsia"/>
        </w:rPr>
        <w:t>1</w:t>
      </w:r>
      <w:r>
        <w:t>-15范围内的值</w:t>
      </w:r>
      <w:r>
        <w:rPr>
          <w:rFonts w:hint="eastAsia"/>
        </w:rPr>
        <w:t>。</w:t>
      </w:r>
    </w:p>
    <w:p w14:paraId="6FCA3035">
      <w:pPr>
        <w:pStyle w:val="50"/>
        <w:numPr>
          <w:ilvl w:val="1"/>
          <w:numId w:val="41"/>
        </w:numPr>
        <w:tabs>
          <w:tab w:val="clear" w:pos="420"/>
          <w:tab w:val="clear" w:pos="4201"/>
          <w:tab w:val="clear" w:pos="9298"/>
        </w:tabs>
        <w:autoSpaceDE/>
        <w:autoSpaceDN/>
        <w:ind w:firstLine="420"/>
      </w:pPr>
      <w:r>
        <w:rPr>
          <w:rFonts w:hint="eastAsia"/>
        </w:rPr>
        <w:t>代理选择</w:t>
      </w:r>
    </w:p>
    <w:p w14:paraId="24CFE7F3">
      <w:pPr>
        <w:pStyle w:val="50"/>
      </w:pPr>
      <w:r>
        <w:tab/>
      </w:r>
      <w:r>
        <w:t>已入网模块通过信标</w:t>
      </w:r>
      <w:r>
        <w:rPr>
          <w:rFonts w:hint="eastAsia"/>
        </w:rPr>
        <w:t>、</w:t>
      </w:r>
      <w:r>
        <w:t>发现列表向周围站点广播告知本站点是否支持</w:t>
      </w:r>
      <w:r>
        <w:rPr>
          <w:rFonts w:hint="eastAsia"/>
        </w:rPr>
        <w:t>ISAC-P</w:t>
      </w:r>
      <w:r>
        <w:t>LC</w:t>
      </w:r>
      <w:r>
        <w:rPr>
          <w:rFonts w:hint="eastAsia"/>
        </w:rPr>
        <w:t>以及</w:t>
      </w:r>
      <w:r>
        <w:t>通道数能力</w:t>
      </w:r>
      <w:r>
        <w:rPr>
          <w:rFonts w:hint="eastAsia"/>
        </w:rPr>
        <w:t>，候选代理的角色、层级、通行成功率等条件相当的情况下，</w:t>
      </w:r>
      <w:r>
        <w:t>代理评估优先选择</w:t>
      </w:r>
      <w:r>
        <w:rPr>
          <w:rFonts w:hint="eastAsia"/>
        </w:rPr>
        <w:t>M</w:t>
      </w:r>
      <w:r>
        <w:t>IMO站点</w:t>
      </w:r>
      <w:r>
        <w:rPr>
          <w:rFonts w:hint="eastAsia"/>
        </w:rPr>
        <w:t>。</w:t>
      </w:r>
    </w:p>
    <w:p w14:paraId="572A97B5">
      <w:r>
        <w:br w:type="page"/>
      </w:r>
    </w:p>
    <w:bookmarkEnd w:id="5116"/>
    <w:bookmarkEnd w:id="5117"/>
    <w:p w14:paraId="7128E493">
      <w:pPr>
        <w:pStyle w:val="102"/>
      </w:pPr>
      <w:bookmarkStart w:id="5118" w:name="_Toc220920834"/>
      <w:bookmarkEnd w:id="5118"/>
    </w:p>
    <w:p w14:paraId="7889F954">
      <w:pPr>
        <w:pStyle w:val="151"/>
        <w:rPr>
          <w:rFonts w:ascii="黑体" w:hAnsi="黑体" w:eastAsia="黑体"/>
        </w:rPr>
      </w:pPr>
      <w:r>
        <w:rPr>
          <w:rFonts w:ascii="黑体" w:hAnsi="黑体" w:eastAsia="黑体"/>
        </w:rPr>
        <w:t>（规范性附录）</w:t>
      </w:r>
    </w:p>
    <w:p w14:paraId="784B318B">
      <w:pPr>
        <w:pStyle w:val="151"/>
        <w:rPr>
          <w:rFonts w:ascii="黑体" w:hAnsi="黑体" w:eastAsia="黑体"/>
        </w:rPr>
      </w:pPr>
      <w:r>
        <w:rPr>
          <w:rFonts w:ascii="黑体" w:hAnsi="黑体" w:eastAsia="黑体"/>
        </w:rPr>
        <w:t>白名单管理说明</w:t>
      </w:r>
    </w:p>
    <w:p w14:paraId="1A9477CF">
      <w:pPr>
        <w:pStyle w:val="50"/>
      </w:pPr>
      <w:r>
        <w:rPr>
          <w:rFonts w:eastAsia="Times New Roman"/>
        </w:rPr>
        <w:t>STA</w:t>
      </w:r>
      <w:r>
        <w:t>通过搜索电表地址，作为自身</w:t>
      </w:r>
      <w:r>
        <w:rPr>
          <w:rFonts w:eastAsia="Times New Roman"/>
        </w:rPr>
        <w:t>MAC</w:t>
      </w:r>
      <w:r>
        <w:t xml:space="preserve">地址申请入网。当使用电表地址作为设备的MAC地址时，需要转换为网络字节序。由于集中器可以获取电表（设备）地址，从而由CCO判断允许或拒绝载波节点是否入网，可以自动完成组网，即白名单认证管理。 </w:t>
      </w:r>
    </w:p>
    <w:p w14:paraId="6601B720">
      <w:pPr>
        <w:pStyle w:val="50"/>
      </w:pPr>
      <w:r>
        <w:t xml:space="preserve">具体载波节点搜表策略： </w:t>
      </w:r>
    </w:p>
    <w:p w14:paraId="2C1C0F03">
      <w:pPr>
        <w:pStyle w:val="50"/>
        <w:numPr>
          <w:ilvl w:val="0"/>
          <w:numId w:val="42"/>
        </w:numPr>
        <w:ind w:firstLineChars="0"/>
      </w:pPr>
      <w:r>
        <w:t xml:space="preserve">载波表，模块上电后，执行读取电表地址后，以该地址申请入网； </w:t>
      </w:r>
    </w:p>
    <w:p w14:paraId="5CAB5A8F">
      <w:pPr>
        <w:pStyle w:val="50"/>
        <w:numPr>
          <w:ilvl w:val="0"/>
          <w:numId w:val="42"/>
        </w:numPr>
        <w:ind w:firstLineChars="0"/>
        <w:sectPr>
          <w:headerReference r:id="rId9" w:type="first"/>
          <w:footerReference r:id="rId11" w:type="first"/>
          <w:headerReference r:id="rId7" w:type="default"/>
          <w:footerReference r:id="rId10" w:type="default"/>
          <w:headerReference r:id="rId8" w:type="even"/>
          <w:pgSz w:w="11907" w:h="16839"/>
          <w:pgMar w:top="1417" w:right="1134" w:bottom="1134" w:left="1417" w:header="1020" w:footer="1020" w:gutter="0"/>
          <w:pgNumType w:start="3"/>
          <w:cols w:space="720" w:num="1"/>
          <w:docGrid w:linePitch="312" w:charSpace="0"/>
        </w:sectPr>
      </w:pPr>
      <w:r>
        <w:t>载波采集器，上电后，启动采集器搜表，以第一块电表地址申请入网。</w:t>
      </w:r>
    </w:p>
    <w:p w14:paraId="2E3439DF">
      <w:pPr>
        <w:pStyle w:val="102"/>
      </w:pPr>
      <w:bookmarkStart w:id="5119" w:name="_Toc220920835"/>
      <w:bookmarkEnd w:id="5119"/>
      <w:bookmarkStart w:id="5120" w:name="_Toc219223322"/>
      <w:bookmarkStart w:id="5121" w:name="_Toc219223298"/>
    </w:p>
    <w:p w14:paraId="3652FAC6">
      <w:pPr>
        <w:pStyle w:val="151"/>
        <w:rPr>
          <w:rFonts w:ascii="黑体" w:hAnsi="黑体" w:eastAsia="黑体"/>
        </w:rPr>
      </w:pPr>
      <w:r>
        <w:rPr>
          <w:rFonts w:ascii="黑体" w:hAnsi="黑体" w:eastAsia="黑体"/>
        </w:rPr>
        <w:t>（资料性附录）</w:t>
      </w:r>
    </w:p>
    <w:p w14:paraId="237DC71D">
      <w:pPr>
        <w:pStyle w:val="151"/>
        <w:rPr>
          <w:rFonts w:ascii="黑体" w:hAnsi="黑体" w:eastAsia="黑体" w:cs="宋体"/>
        </w:rPr>
      </w:pPr>
      <w:r>
        <w:rPr>
          <w:rFonts w:ascii="黑体" w:hAnsi="黑体" w:eastAsia="黑体"/>
        </w:rPr>
        <w:t>CSMA退避流程</w:t>
      </w:r>
      <w:bookmarkEnd w:id="5120"/>
      <w:bookmarkEnd w:id="5121"/>
    </w:p>
    <w:p w14:paraId="38E0AFF9">
      <w:r>
        <w:object>
          <v:shape id="_x0000_i1127" o:spt="75" type="#_x0000_t75" style="height:568.5pt;width:349.5pt;" o:ole="t" filled="f" o:preferrelative="t" stroked="f" coordsize="21600,21600">
            <v:path/>
            <v:fill on="f" focussize="0,0"/>
            <v:stroke on="f" joinstyle="miter"/>
            <v:imagedata r:id="rId207" o:title=""/>
            <o:lock v:ext="edit" aspectratio="t"/>
            <w10:wrap type="none"/>
            <w10:anchorlock/>
          </v:shape>
          <o:OLEObject Type="Embed" ProgID="EdrawMax.EdrawDocument.1" ShapeID="_x0000_i1127" DrawAspect="Content" ObjectID="_1468075802" r:id="rId206">
            <o:LockedField>false</o:LockedField>
          </o:OLEObject>
        </w:object>
      </w:r>
      <w:r>
        <w:br w:type="page"/>
      </w:r>
    </w:p>
    <w:p w14:paraId="5A30F3CE">
      <w:pPr>
        <w:rPr>
          <w:rFonts w:ascii="宋体" w:hAnsi="宋体" w:cs="宋体"/>
        </w:rPr>
      </w:pPr>
      <w:r>
        <w:t xml:space="preserve">图B.1 CSMA退避流程 </w:t>
      </w:r>
    </w:p>
    <w:p w14:paraId="62051E26">
      <w:pPr>
        <w:pStyle w:val="50"/>
      </w:pPr>
      <w:r>
        <w:rPr>
          <w:rFonts w:eastAsia="Times New Roman"/>
        </w:rPr>
        <w:t>CSMA/CA</w:t>
      </w:r>
      <w:r>
        <w:t>退避算法由以下步骤组成：</w:t>
      </w:r>
      <w:r>
        <w:rPr>
          <w:rFonts w:eastAsia="Times New Roman"/>
        </w:rPr>
        <w:t xml:space="preserve"> </w:t>
      </w:r>
    </w:p>
    <w:p w14:paraId="462BBBE3">
      <w:pPr>
        <w:pStyle w:val="50"/>
        <w:numPr>
          <w:ilvl w:val="0"/>
          <w:numId w:val="43"/>
        </w:numPr>
        <w:ind w:firstLineChars="0"/>
      </w:pPr>
      <w:r>
        <w:t xml:space="preserve">初始化 </w:t>
      </w:r>
      <w:r>
        <w:rPr>
          <w:rFonts w:eastAsia="Times New Roman"/>
        </w:rPr>
        <w:t xml:space="preserve">NB </w:t>
      </w:r>
      <w:r>
        <w:t xml:space="preserve">为 </w:t>
      </w:r>
      <w:r>
        <w:rPr>
          <w:rFonts w:eastAsia="Times New Roman"/>
        </w:rPr>
        <w:t>0</w:t>
      </w:r>
      <w:r>
        <w:t>，</w:t>
      </w:r>
      <w:r>
        <w:rPr>
          <w:rFonts w:eastAsia="Times New Roman"/>
        </w:rPr>
        <w:t xml:space="preserve">BE </w:t>
      </w:r>
      <w:r>
        <w:t xml:space="preserve">为 </w:t>
      </w:r>
      <w:r>
        <w:rPr>
          <w:rFonts w:eastAsia="Times New Roman"/>
        </w:rPr>
        <w:t>minBE</w:t>
      </w:r>
      <w:r>
        <w:t>，</w:t>
      </w:r>
      <w:r>
        <w:rPr>
          <w:rFonts w:eastAsia="Times New Roman"/>
        </w:rPr>
        <w:t xml:space="preserve">PE </w:t>
      </w:r>
      <w:r>
        <w:t xml:space="preserve">根据报文优先级初始化，进入步骤 </w:t>
      </w:r>
      <w:r>
        <w:rPr>
          <w:rFonts w:eastAsia="Times New Roman"/>
        </w:rPr>
        <w:t>b)</w:t>
      </w:r>
      <w:r>
        <w:t>。</w:t>
      </w:r>
      <w:r>
        <w:rPr>
          <w:rFonts w:eastAsia="Times New Roman"/>
        </w:rPr>
        <w:t xml:space="preserve"> </w:t>
      </w:r>
    </w:p>
    <w:p w14:paraId="75C17BD5">
      <w:pPr>
        <w:pStyle w:val="50"/>
        <w:numPr>
          <w:ilvl w:val="0"/>
          <w:numId w:val="43"/>
        </w:numPr>
        <w:ind w:firstLineChars="0"/>
        <w:rPr>
          <w:rFonts w:ascii="宋体" w:hAnsi="宋体" w:cs="宋体"/>
        </w:rPr>
      </w:pPr>
      <w:r>
        <w:rPr>
          <w:rFonts w:ascii="宋体" w:hAnsi="宋体" w:cs="宋体"/>
        </w:rPr>
        <w:t>通过公式计算退避时间：</w:t>
      </w:r>
      <w:r>
        <w:t>BackOffTime=(Rand(2BE-1)+PE)*SLOT_TIME</w:t>
      </w:r>
      <w:r>
        <w:rPr>
          <w:rFonts w:ascii="宋体" w:hAnsi="宋体" w:cs="宋体"/>
        </w:rPr>
        <w:t xml:space="preserve">，并设置 </w:t>
      </w:r>
      <w:r>
        <w:t>BackOffTimer</w:t>
      </w:r>
      <w:r>
        <w:rPr>
          <w:rFonts w:ascii="宋体" w:hAnsi="宋体" w:cs="宋体"/>
        </w:rPr>
        <w:t xml:space="preserve">，进入步骤 </w:t>
      </w:r>
      <w:r>
        <w:t>c)</w:t>
      </w:r>
      <w:r>
        <w:rPr>
          <w:rFonts w:ascii="宋体" w:hAnsi="宋体" w:cs="宋体"/>
        </w:rPr>
        <w:t>。</w:t>
      </w:r>
      <w:r>
        <w:t xml:space="preserve"> </w:t>
      </w:r>
    </w:p>
    <w:p w14:paraId="28F28F75">
      <w:pPr>
        <w:pStyle w:val="50"/>
        <w:numPr>
          <w:ilvl w:val="0"/>
          <w:numId w:val="43"/>
        </w:numPr>
        <w:ind w:firstLineChars="0"/>
      </w:pPr>
      <w:r>
        <w:t xml:space="preserve">若 </w:t>
      </w:r>
      <w:r>
        <w:rPr>
          <w:rFonts w:eastAsia="Times New Roman"/>
        </w:rPr>
        <w:t xml:space="preserve">BackOffTimer </w:t>
      </w:r>
      <w:r>
        <w:t>溢出前未接收到来自物理层</w:t>
      </w:r>
      <w:r>
        <w:rPr>
          <w:rFonts w:eastAsia="Times New Roman"/>
        </w:rPr>
        <w:t>“</w:t>
      </w:r>
      <w:r>
        <w:t>接收机信号接收开始状态原语</w:t>
      </w:r>
      <w:r>
        <w:rPr>
          <w:rFonts w:eastAsia="Times New Roman"/>
        </w:rPr>
        <w:t>”</w:t>
      </w:r>
      <w:r>
        <w:t xml:space="preserve">，切换物理层为发射机，启动 </w:t>
      </w:r>
      <w:r>
        <w:rPr>
          <w:rFonts w:eastAsia="Times New Roman"/>
        </w:rPr>
        <w:t xml:space="preserve">MPDU </w:t>
      </w:r>
      <w:r>
        <w:t xml:space="preserve">帧的发送发送，进入步骤 </w:t>
      </w:r>
      <w:r>
        <w:rPr>
          <w:rFonts w:eastAsia="Times New Roman"/>
        </w:rPr>
        <w:t>e)</w:t>
      </w:r>
      <w:r>
        <w:t xml:space="preserve">，否则进入步骤 </w:t>
      </w:r>
      <w:r>
        <w:rPr>
          <w:rFonts w:eastAsia="Times New Roman"/>
        </w:rPr>
        <w:t>d)</w:t>
      </w:r>
      <w:r>
        <w:t>。</w:t>
      </w:r>
      <w:r>
        <w:rPr>
          <w:rFonts w:eastAsia="Times New Roman"/>
        </w:rPr>
        <w:t xml:space="preserve"> </w:t>
      </w:r>
    </w:p>
    <w:p w14:paraId="1A42B54D">
      <w:pPr>
        <w:pStyle w:val="50"/>
        <w:numPr>
          <w:ilvl w:val="0"/>
          <w:numId w:val="43"/>
        </w:numPr>
        <w:ind w:firstLineChars="0"/>
      </w:pPr>
      <w:r>
        <w:t>若</w:t>
      </w:r>
      <w:r>
        <w:rPr>
          <w:rFonts w:eastAsia="Times New Roman"/>
        </w:rPr>
        <w:t>BackOffTimer</w:t>
      </w:r>
      <w:r>
        <w:t>溢出前收到来自物理层的</w:t>
      </w:r>
      <w:r>
        <w:rPr>
          <w:rFonts w:eastAsia="Times New Roman"/>
        </w:rPr>
        <w:t>“</w:t>
      </w:r>
      <w:r>
        <w:t>接收机信号接收开始状态原语</w:t>
      </w:r>
      <w:r>
        <w:rPr>
          <w:rFonts w:eastAsia="Times New Roman"/>
        </w:rPr>
        <w:t>”</w:t>
      </w:r>
      <w:r>
        <w:t>，暂停</w:t>
      </w:r>
      <w:r>
        <w:rPr>
          <w:rFonts w:eastAsia="Times New Roman"/>
        </w:rPr>
        <w:t xml:space="preserve">BackOffTimer </w:t>
      </w:r>
      <w:r>
        <w:t xml:space="preserve">定时器，直到报文接收结束，然后继续 </w:t>
      </w:r>
      <w:r>
        <w:rPr>
          <w:rFonts w:eastAsia="Times New Roman"/>
        </w:rPr>
        <w:t xml:space="preserve">BackOffTimer </w:t>
      </w:r>
      <w:r>
        <w:t xml:space="preserve">运行，并进入步骤 </w:t>
      </w:r>
      <w:r>
        <w:rPr>
          <w:rFonts w:eastAsia="Times New Roman"/>
        </w:rPr>
        <w:t>c)</w:t>
      </w:r>
      <w:r>
        <w:t>。</w:t>
      </w:r>
      <w:r>
        <w:rPr>
          <w:rFonts w:eastAsia="Times New Roman"/>
        </w:rPr>
        <w:t xml:space="preserve"> </w:t>
      </w:r>
    </w:p>
    <w:p w14:paraId="22D5952E">
      <w:pPr>
        <w:pStyle w:val="50"/>
        <w:numPr>
          <w:ilvl w:val="0"/>
          <w:numId w:val="43"/>
        </w:numPr>
        <w:ind w:firstLineChars="0"/>
      </w:pPr>
      <w:r>
        <w:t xml:space="preserve">若该 </w:t>
      </w:r>
      <w:r>
        <w:rPr>
          <w:rFonts w:eastAsia="Times New Roman"/>
        </w:rPr>
        <w:t xml:space="preserve">MPDU </w:t>
      </w:r>
      <w:r>
        <w:t xml:space="preserve">帧发送成功，则本次数据发送结束。若该 </w:t>
      </w:r>
      <w:r>
        <w:rPr>
          <w:rFonts w:eastAsia="Times New Roman"/>
        </w:rPr>
        <w:t xml:space="preserve">MPDU </w:t>
      </w:r>
      <w:r>
        <w:t xml:space="preserve">帧发送失败，则 </w:t>
      </w:r>
      <w:r>
        <w:rPr>
          <w:rFonts w:eastAsia="Times New Roman"/>
        </w:rPr>
        <w:t xml:space="preserve">NB </w:t>
      </w:r>
      <w:r>
        <w:t xml:space="preserve">加 </w:t>
      </w:r>
      <w:r>
        <w:rPr>
          <w:rFonts w:eastAsia="Times New Roman"/>
        </w:rPr>
        <w:t>1</w:t>
      </w:r>
      <w:r>
        <w:t xml:space="preserve">，若 </w:t>
      </w:r>
      <w:r>
        <w:rPr>
          <w:rFonts w:eastAsia="Times New Roman"/>
        </w:rPr>
        <w:t>NB &gt; maxNB</w:t>
      </w:r>
      <w:r>
        <w:t>，则发送失败；否则，</w:t>
      </w:r>
      <w:r>
        <w:rPr>
          <w:rFonts w:eastAsia="Times New Roman"/>
        </w:rPr>
        <w:t>BE=min(BE ++</w:t>
      </w:r>
      <w:r>
        <w:t>，</w:t>
      </w:r>
      <w:r>
        <w:rPr>
          <w:rFonts w:eastAsia="Times New Roman"/>
        </w:rPr>
        <w:t>MaxBE)</w:t>
      </w:r>
      <w:r>
        <w:t xml:space="preserve">，进入步骤 </w:t>
      </w:r>
      <w:r>
        <w:rPr>
          <w:rFonts w:eastAsia="Times New Roman"/>
        </w:rPr>
        <w:t>b)</w:t>
      </w:r>
      <w:r>
        <w:t>。</w:t>
      </w:r>
    </w:p>
    <w:p w14:paraId="19AB9B76">
      <w:bookmarkStart w:id="5122" w:name="_Toc219223333"/>
      <w:bookmarkStart w:id="5123" w:name="_Toc219223314"/>
      <w:r>
        <w:rPr>
          <w:rFonts w:hint="eastAsia"/>
        </w:rPr>
        <w:t>━━━━</w:t>
      </w:r>
      <w:bookmarkEnd w:id="5122"/>
      <w:bookmarkEnd w:id="5123"/>
    </w:p>
    <w:sectPr>
      <w:footerReference r:id="rId12" w:type="default"/>
      <w:footerReference r:id="rId13" w:type="even"/>
      <w:pgSz w:w="11906" w:h="16838"/>
      <w:pgMar w:top="1417" w:right="1134" w:bottom="1134" w:left="1417" w:header="851" w:footer="624" w:gutter="0"/>
      <w:pgNumType w:fmt="decimal"/>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ddw" w:date="2026-02-09T14:28:52Z" w:initials="">
    <w:p w14:paraId="49FE590C">
      <w:pPr>
        <w:pStyle w:val="12"/>
        <w:rPr>
          <w:rFonts w:hint="default" w:eastAsia="宋体"/>
          <w:lang w:val="en-US" w:eastAsia="zh-CN"/>
        </w:rPr>
      </w:pPr>
      <w:r>
        <w:rPr>
          <w:rFonts w:hint="eastAsia"/>
          <w:lang w:val="en-US" w:eastAsia="zh-CN"/>
        </w:rPr>
        <w:t>有几个协议后文中没有引用，按照修改的要求需要删掉。</w:t>
      </w:r>
    </w:p>
  </w:comment>
  <w:comment w:id="1" w:author="gddw" w:date="2026-02-10T09:25:01Z" w:initials="">
    <w:p w14:paraId="3E734B1D">
      <w:pPr>
        <w:pStyle w:val="12"/>
        <w:rPr>
          <w:rFonts w:hint="default" w:eastAsia="宋体"/>
          <w:lang w:val="en-US" w:eastAsia="zh-CN"/>
        </w:rPr>
      </w:pPr>
      <w:r>
        <w:rPr>
          <w:rFonts w:hint="eastAsia"/>
          <w:lang w:val="en-US" w:eastAsia="zh-CN"/>
        </w:rPr>
        <w:t>后续所有图和表的字体格式都按照标准修改好了。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FE590C" w15:done="0"/>
  <w15:commentEx w15:paraId="3E734B1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EU-F1">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Monotype Corsiva">
    <w:panose1 w:val="03010101010201010101"/>
    <w:charset w:val="00"/>
    <w:family w:val="script"/>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81F0D">
    <w:pPr>
      <w:pStyle w:val="18"/>
    </w:pPr>
    <w:r>
      <w:fldChar w:fldCharType="begin"/>
    </w:r>
    <w:r>
      <w:instrText xml:space="preserve">PAGE   \* MERGEFORMAT</w:instrText>
    </w:r>
    <w:r>
      <w:fldChar w:fldCharType="separate"/>
    </w:r>
    <w:r>
      <w:rPr>
        <w:lang w:val="zh-CN"/>
      </w:rPr>
      <w:t>40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2ACC5">
    <w:pPr>
      <w:pStyle w:val="99"/>
    </w:pPr>
    <w:r>
      <w:rPr>
        <w:rFonts w:hint="eastAsia"/>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271BE">
    <w:pPr>
      <w:pStyle w:val="99"/>
    </w:pPr>
    <w:r>
      <w:fldChar w:fldCharType="begin"/>
    </w:r>
    <w:r>
      <w:instrText xml:space="preserve">PAGE   \* MERGEFORMAT</w:instrText>
    </w:r>
    <w:r>
      <w:fldChar w:fldCharType="separate"/>
    </w:r>
    <w:r>
      <w:rPr>
        <w:lang w:val="zh-CN"/>
      </w:rPr>
      <w:t>41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4CD2E">
    <w:r>
      <w:fldChar w:fldCharType="begin"/>
    </w:r>
    <w:r>
      <w:instrText xml:space="preserve"> PAGE   \* MERGEFORMAT </w:instrText>
    </w:r>
    <w:r>
      <w:fldChar w:fldCharType="separate"/>
    </w:r>
    <w:r>
      <w:rPr>
        <w:rFonts w:ascii="宋体" w:hAnsi="宋体" w:cs="宋体"/>
        <w:sz w:val="18"/>
      </w:rPr>
      <w:t>20</w:t>
    </w:r>
    <w:r>
      <w:rPr>
        <w:rFonts w:ascii="宋体" w:hAnsi="宋体" w:cs="宋体"/>
        <w:sz w:val="18"/>
      </w:rPr>
      <w:fldChar w:fldCharType="end"/>
    </w:r>
    <w:r>
      <w:rPr>
        <w:rFonts w:ascii="宋体" w:hAnsi="宋体" w:cs="宋体"/>
        <w:sz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E1232">
    <w:pPr>
      <w:pStyle w:val="18"/>
    </w:pPr>
    <w:ins w:id="0" w:author="GaaihoengNg" w:date="2026-02-27T14:43:11Z">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3166"/>
                            </w:sdtPr>
                            <w:sdtContent>
                              <w:p w14:paraId="67D4143F">
                                <w:pPr>
                                  <w:pStyle w:val="18"/>
                                </w:pPr>
                                <w:r>
                                  <w:fldChar w:fldCharType="begin"/>
                                </w:r>
                                <w:r>
                                  <w:instrText xml:space="preserve">PAGE   \* MERGEFORMAT</w:instrText>
                                </w:r>
                                <w:r>
                                  <w:fldChar w:fldCharType="separate"/>
                                </w:r>
                                <w:r>
                                  <w:rPr>
                                    <w:lang w:val="zh-CN"/>
                                  </w:rPr>
                                  <w:t>1</w:t>
                                </w:r>
                                <w:r>
                                  <w:fldChar w:fldCharType="end"/>
                                </w:r>
                              </w:p>
                            </w:sdtContent>
                          </w:sdt>
                          <w:p w14:paraId="03FE2F94"/>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sdt>
                      <w:sdtPr>
                        <w:id w:val="147483166"/>
                      </w:sdtPr>
                      <w:sdtContent>
                        <w:p w14:paraId="67D4143F">
                          <w:pPr>
                            <w:pStyle w:val="18"/>
                          </w:pPr>
                          <w:r>
                            <w:fldChar w:fldCharType="begin"/>
                          </w:r>
                          <w:r>
                            <w:instrText xml:space="preserve">PAGE   \* MERGEFORMAT</w:instrText>
                          </w:r>
                          <w:r>
                            <w:fldChar w:fldCharType="separate"/>
                          </w:r>
                          <w:r>
                            <w:rPr>
                              <w:lang w:val="zh-CN"/>
                            </w:rPr>
                            <w:t>1</w:t>
                          </w:r>
                          <w:r>
                            <w:fldChar w:fldCharType="end"/>
                          </w:r>
                        </w:p>
                      </w:sdtContent>
                    </w:sdt>
                    <w:p w14:paraId="03FE2F94"/>
                  </w:txbxContent>
                </v:textbox>
              </v:shape>
            </w:pict>
          </mc:Fallback>
        </mc:AlternateContent>
      </w:r>
    </w:ins>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B3B1F">
    <w:pPr>
      <w:pStyle w:val="18"/>
    </w:pPr>
    <w:ins w:id="2" w:author="GaaihoengNg" w:date="2026-02-27T14:43:11Z">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A39891">
                            <w:pPr>
                              <w:pStyle w:val="18"/>
                            </w:pPr>
                            <w:r>
                              <w:fldChar w:fldCharType="begin"/>
                            </w:r>
                            <w:r>
                              <w:instrText xml:space="preserve">PAGE   \* MERGEFORMAT</w:instrText>
                            </w:r>
                            <w:r>
                              <w:fldChar w:fldCharType="separate"/>
                            </w:r>
                            <w:r>
                              <w:rPr>
                                <w:lang w:val="zh-CN"/>
                              </w:rPr>
                              <w:t>40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FA39891">
                      <w:pPr>
                        <w:pStyle w:val="18"/>
                      </w:pPr>
                      <w:r>
                        <w:fldChar w:fldCharType="begin"/>
                      </w:r>
                      <w:r>
                        <w:instrText xml:space="preserve">PAGE   \* MERGEFORMAT</w:instrText>
                      </w:r>
                      <w:r>
                        <w:fldChar w:fldCharType="separate"/>
                      </w:r>
                      <w:r>
                        <w:rPr>
                          <w:lang w:val="zh-CN"/>
                        </w:rPr>
                        <w:t>40</w:t>
                      </w:r>
                      <w:r>
                        <w:fldChar w:fldCharType="end"/>
                      </w:r>
                    </w:p>
                  </w:txbxContent>
                </v:textbox>
              </v:shape>
            </w:pict>
          </mc:Fallback>
        </mc:AlternateContent>
      </w:r>
    </w:ins>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9DACD">
    <w:pPr>
      <w:pStyle w:val="97"/>
    </w:pPr>
    <w:r>
      <w:rPr>
        <w:rFonts w:hint="eastAsia"/>
      </w:rPr>
      <w:t xml:space="preserve">        </w:t>
    </w:r>
    <w:r>
      <w:t xml:space="preserve"> Q/XXX XXXXX—XXXX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A4D59">
    <w:pPr>
      <w:pStyle w:val="164"/>
    </w:pPr>
    <w:r>
      <w:t>Q/XXX XXXXX</w:t>
    </w:r>
    <w:r>
      <w:rPr>
        <w:rFonts w:eastAsia="Times New Roman"/>
      </w:rPr>
      <w:t>—</w:t>
    </w:r>
    <w:r>
      <w:t>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5DE98">
    <w:r>
      <w:t>Q/XXX XXXXX</w:t>
    </w:r>
    <w:r>
      <w:rPr>
        <w:rFonts w:eastAsia="Times New Roman"/>
      </w:rPr>
      <w:t>—</w:t>
    </w:r>
    <w:r>
      <w:t xml:space="preserve">XXXX </w:t>
    </w:r>
  </w:p>
  <w:p w14:paraId="151F5625">
    <w:r>
      <w:t>表</w:t>
    </w:r>
    <w:r>
      <w:rPr>
        <w:rFonts w:eastAsia="Times New Roman"/>
      </w:rPr>
      <w:t>20</w:t>
    </w:r>
    <w:r>
      <w:t>（续）</w:t>
    </w:r>
    <w:r>
      <w:rPr>
        <w:rFonts w:eastAsia="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110E5C"/>
    <w:multiLevelType w:val="singleLevel"/>
    <w:tmpl w:val="CC110E5C"/>
    <w:lvl w:ilvl="0" w:tentative="0">
      <w:start w:val="1"/>
      <w:numFmt w:val="lowerLetter"/>
      <w:lvlText w:val="%1)"/>
      <w:lvlJc w:val="left"/>
      <w:pPr>
        <w:tabs>
          <w:tab w:val="left" w:pos="840"/>
        </w:tabs>
        <w:ind w:left="845" w:hanging="425"/>
      </w:pPr>
      <w:rPr>
        <w:rFonts w:hint="default" w:ascii="黑体" w:hAnsi="黑体" w:eastAsia="黑体" w:cs="黑体"/>
        <w:sz w:val="21"/>
        <w:szCs w:val="21"/>
      </w:rPr>
    </w:lvl>
  </w:abstractNum>
  <w:abstractNum w:abstractNumId="1">
    <w:nsid w:val="00000015"/>
    <w:multiLevelType w:val="multilevel"/>
    <w:tmpl w:val="00000015"/>
    <w:lvl w:ilvl="0" w:tentative="0">
      <w:start w:val="1"/>
      <w:numFmt w:val="none"/>
      <w:pStyle w:val="114"/>
      <w:suff w:val="nothing"/>
      <w:lvlText w:val="%1"/>
      <w:lvlJc w:val="left"/>
      <w:pPr>
        <w:ind w:left="-993" w:firstLine="0"/>
      </w:pPr>
      <w:rPr>
        <w:rFonts w:hint="default" w:ascii="Times New Roman" w:hAnsi="Times New Roman" w:eastAsia="黑体"/>
        <w:b/>
        <w:i w:val="0"/>
        <w:sz w:val="21"/>
      </w:rPr>
    </w:lvl>
    <w:lvl w:ilvl="1" w:tentative="0">
      <w:start w:val="1"/>
      <w:numFmt w:val="decimal"/>
      <w:suff w:val="nothing"/>
      <w:lvlText w:val="%1%2　"/>
      <w:lvlJc w:val="left"/>
      <w:pPr>
        <w:ind w:left="-993" w:firstLine="0"/>
      </w:pPr>
      <w:rPr>
        <w:rFonts w:hint="eastAsia" w:ascii="黑体" w:hAnsi="Times New Roman" w:eastAsia="黑体"/>
        <w:b/>
        <w:i w:val="0"/>
        <w:sz w:val="21"/>
      </w:rPr>
    </w:lvl>
    <w:lvl w:ilvl="2" w:tentative="0">
      <w:start w:val="1"/>
      <w:numFmt w:val="decimal"/>
      <w:suff w:val="nothing"/>
      <w:lvlText w:val="%1%2.%3　"/>
      <w:lvlJc w:val="left"/>
      <w:pPr>
        <w:ind w:left="-993" w:firstLine="0"/>
      </w:pPr>
      <w:rPr>
        <w:rFonts w:hint="eastAsia" w:ascii="黑体" w:hAnsi="Times New Roman" w:eastAsia="黑体"/>
        <w:b/>
        <w:i w:val="0"/>
        <w:sz w:val="21"/>
      </w:rPr>
    </w:lvl>
    <w:lvl w:ilvl="3" w:tentative="0">
      <w:start w:val="1"/>
      <w:numFmt w:val="decimal"/>
      <w:suff w:val="nothing"/>
      <w:lvlText w:val="%1%2.%3.%4　"/>
      <w:lvlJc w:val="left"/>
      <w:pPr>
        <w:ind w:left="-993" w:firstLine="0"/>
      </w:pPr>
      <w:rPr>
        <w:rFonts w:hint="eastAsia" w:ascii="黑体" w:hAnsi="Times New Roman" w:eastAsia="黑体"/>
        <w:b/>
        <w:i w:val="0"/>
        <w:sz w:val="21"/>
      </w:rPr>
    </w:lvl>
    <w:lvl w:ilvl="4" w:tentative="0">
      <w:start w:val="1"/>
      <w:numFmt w:val="decimal"/>
      <w:suff w:val="nothing"/>
      <w:lvlText w:val="%1%2.%3.%4.%5　"/>
      <w:lvlJc w:val="left"/>
      <w:pPr>
        <w:ind w:left="-993" w:firstLine="0"/>
      </w:pPr>
      <w:rPr>
        <w:rFonts w:hint="eastAsia" w:ascii="黑体" w:hAnsi="Times New Roman" w:eastAsia="黑体"/>
        <w:b/>
        <w:i w:val="0"/>
        <w:sz w:val="21"/>
      </w:rPr>
    </w:lvl>
    <w:lvl w:ilvl="5" w:tentative="0">
      <w:start w:val="1"/>
      <w:numFmt w:val="decimal"/>
      <w:suff w:val="nothing"/>
      <w:lvlText w:val="%1%2.%3.%4.%5.%6　"/>
      <w:lvlJc w:val="left"/>
      <w:pPr>
        <w:ind w:left="-993" w:firstLine="0"/>
      </w:pPr>
      <w:rPr>
        <w:rFonts w:hint="eastAsia" w:ascii="黑体" w:hAnsi="Times New Roman" w:eastAsia="黑体"/>
        <w:b/>
        <w:i w:val="0"/>
        <w:sz w:val="21"/>
      </w:rPr>
    </w:lvl>
    <w:lvl w:ilvl="6" w:tentative="0">
      <w:start w:val="1"/>
      <w:numFmt w:val="decimal"/>
      <w:suff w:val="nothing"/>
      <w:lvlText w:val="%1%2.%3.%4.%5.%6.%7　"/>
      <w:lvlJc w:val="left"/>
      <w:pPr>
        <w:ind w:left="-993" w:firstLine="0"/>
      </w:pPr>
      <w:rPr>
        <w:rFonts w:hint="eastAsia" w:ascii="黑体" w:hAnsi="Times New Roman" w:eastAsia="黑体"/>
        <w:b/>
        <w:i w:val="0"/>
        <w:sz w:val="21"/>
      </w:rPr>
    </w:lvl>
    <w:lvl w:ilvl="7" w:tentative="0">
      <w:start w:val="1"/>
      <w:numFmt w:val="decimal"/>
      <w:lvlText w:val="%1.%2.%3.%4.%5.%6.%7.%8"/>
      <w:lvlJc w:val="left"/>
      <w:pPr>
        <w:tabs>
          <w:tab w:val="left" w:pos="3358"/>
        </w:tabs>
        <w:ind w:left="2976" w:hanging="1418"/>
      </w:pPr>
      <w:rPr>
        <w:rFonts w:hint="eastAsia"/>
      </w:rPr>
    </w:lvl>
    <w:lvl w:ilvl="8" w:tentative="0">
      <w:start w:val="1"/>
      <w:numFmt w:val="decimal"/>
      <w:lvlText w:val="%1.%2.%3.%4.%5.%6.%7.%8.%9"/>
      <w:lvlJc w:val="left"/>
      <w:pPr>
        <w:tabs>
          <w:tab w:val="left" w:pos="3784"/>
        </w:tabs>
        <w:ind w:left="3684" w:hanging="1700"/>
      </w:pPr>
      <w:rPr>
        <w:rFonts w:hint="eastAsia"/>
      </w:rPr>
    </w:lvl>
  </w:abstractNum>
  <w:abstractNum w:abstractNumId="2">
    <w:nsid w:val="028135B6"/>
    <w:multiLevelType w:val="multilevel"/>
    <w:tmpl w:val="028135B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079102AD"/>
    <w:multiLevelType w:val="multilevel"/>
    <w:tmpl w:val="079102AD"/>
    <w:lvl w:ilvl="0" w:tentative="0">
      <w:start w:val="1"/>
      <w:numFmt w:val="decimal"/>
      <w:pStyle w:val="94"/>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pStyle w:val="135"/>
      <w:lvlText w:val="%3."/>
      <w:lvlJc w:val="right"/>
      <w:pPr>
        <w:tabs>
          <w:tab w:val="left" w:pos="0"/>
        </w:tabs>
        <w:ind w:left="992" w:hanging="629"/>
      </w:pPr>
      <w:rPr>
        <w:rFonts w:hint="eastAsia"/>
      </w:rPr>
    </w:lvl>
    <w:lvl w:ilvl="3" w:tentative="0">
      <w:start w:val="1"/>
      <w:numFmt w:val="decimal"/>
      <w:pStyle w:val="140"/>
      <w:lvlText w:val="%4."/>
      <w:lvlJc w:val="left"/>
      <w:pPr>
        <w:tabs>
          <w:tab w:val="left" w:pos="0"/>
        </w:tabs>
        <w:ind w:left="992" w:hanging="629"/>
      </w:pPr>
      <w:rPr>
        <w:rFonts w:hint="eastAsia"/>
      </w:rPr>
    </w:lvl>
    <w:lvl w:ilvl="4" w:tentative="0">
      <w:start w:val="1"/>
      <w:numFmt w:val="lowerLetter"/>
      <w:pStyle w:val="137"/>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4">
    <w:nsid w:val="0B2957EF"/>
    <w:multiLevelType w:val="multilevel"/>
    <w:tmpl w:val="0B2957EF"/>
    <w:lvl w:ilvl="0" w:tentative="0">
      <w:start w:val="1"/>
      <w:numFmt w:val="lowerLetter"/>
      <w:lvlText w:val="%1)"/>
      <w:lvlJc w:val="left"/>
      <w:pPr>
        <w:ind w:left="860" w:hanging="440"/>
      </w:pPr>
      <w:rPr>
        <w:rFonts w:hint="default" w:ascii="黑体" w:hAnsi="黑体" w:eastAsia="黑体" w:cs="黑体"/>
        <w:sz w:val="21"/>
        <w:szCs w:val="21"/>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157849A0"/>
    <w:multiLevelType w:val="multilevel"/>
    <w:tmpl w:val="157849A0"/>
    <w:lvl w:ilvl="0" w:tentative="0">
      <w:start w:val="0"/>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6184C6D"/>
    <w:multiLevelType w:val="multilevel"/>
    <w:tmpl w:val="16184C6D"/>
    <w:lvl w:ilvl="0" w:tentative="0">
      <w:start w:val="1"/>
      <w:numFmt w:val="decimal"/>
      <w:pStyle w:val="150"/>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
    <w:nsid w:val="17F41875"/>
    <w:multiLevelType w:val="multilevel"/>
    <w:tmpl w:val="17F4187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8">
    <w:nsid w:val="18400867"/>
    <w:multiLevelType w:val="multilevel"/>
    <w:tmpl w:val="18400867"/>
    <w:lvl w:ilvl="0" w:tentative="0">
      <w:start w:val="1"/>
      <w:numFmt w:val="lowerLetter"/>
      <w:lvlText w:val="%1)"/>
      <w:lvlJc w:val="left"/>
      <w:pPr>
        <w:ind w:left="860" w:hanging="440"/>
      </w:pPr>
      <w:rPr>
        <w:rFonts w:hint="default" w:ascii="黑体" w:hAnsi="黑体" w:eastAsia="黑体" w:cs="黑体"/>
        <w:sz w:val="21"/>
        <w:szCs w:val="21"/>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9">
    <w:nsid w:val="1BF5327B"/>
    <w:multiLevelType w:val="multilevel"/>
    <w:tmpl w:val="1BF5327B"/>
    <w:lvl w:ilvl="0" w:tentative="0">
      <w:start w:val="1"/>
      <w:numFmt w:val="lowerLetter"/>
      <w:lvlText w:val="%1)"/>
      <w:lvlJc w:val="left"/>
      <w:pPr>
        <w:ind w:left="440" w:hanging="440"/>
      </w:pPr>
      <w:rPr>
        <w:rFonts w:hint="default" w:ascii="黑体" w:hAnsi="黑体" w:eastAsia="黑体" w:cs="黑体"/>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1E6654A8"/>
    <w:multiLevelType w:val="multilevel"/>
    <w:tmpl w:val="1E6654A8"/>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1FC91163"/>
    <w:multiLevelType w:val="multilevel"/>
    <w:tmpl w:val="1FC91163"/>
    <w:lvl w:ilvl="0" w:tentative="0">
      <w:start w:val="1"/>
      <w:numFmt w:val="decimal"/>
      <w:pStyle w:val="78"/>
      <w:suff w:val="nothing"/>
      <w:lvlText w:val="%1　"/>
      <w:lvlJc w:val="left"/>
      <w:pPr>
        <w:ind w:left="0" w:firstLine="0"/>
      </w:pPr>
      <w:rPr>
        <w:rFonts w:hint="eastAsia"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49"/>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pStyle w:val="48"/>
      <w:suff w:val="nothing"/>
      <w:lvlText w:val="%1.%2.%3　"/>
      <w:lvlJc w:val="left"/>
      <w:pPr>
        <w:ind w:left="568" w:firstLine="0"/>
      </w:pPr>
      <w:rPr>
        <w:rFonts w:hint="eastAsia" w:ascii="黑体" w:hAnsi="Times New Roman" w:eastAsia="黑体"/>
        <w:b w:val="0"/>
        <w:i w:val="0"/>
        <w:sz w:val="21"/>
        <w:szCs w:val="21"/>
      </w:rPr>
    </w:lvl>
    <w:lvl w:ilvl="3" w:tentative="0">
      <w:start w:val="1"/>
      <w:numFmt w:val="decimal"/>
      <w:pStyle w:val="57"/>
      <w:suff w:val="nothing"/>
      <w:lvlText w:val="%1.%2.%3.%4　"/>
      <w:lvlJc w:val="left"/>
      <w:pPr>
        <w:ind w:left="0" w:firstLine="0"/>
      </w:pPr>
      <w:rPr>
        <w:rFonts w:hint="eastAsia" w:ascii="黑体" w:hAnsi="黑体" w:eastAsia="黑体"/>
        <w:sz w:val="21"/>
        <w:szCs w:val="21"/>
      </w:rPr>
    </w:lvl>
    <w:lvl w:ilvl="4" w:tentative="0">
      <w:start w:val="1"/>
      <w:numFmt w:val="decimal"/>
      <w:pStyle w:val="67"/>
      <w:suff w:val="nothing"/>
      <w:lvlText w:val="%1.%2.%3.%4.%5　"/>
      <w:lvlJc w:val="left"/>
      <w:pPr>
        <w:ind w:left="5670" w:firstLine="0"/>
      </w:pPr>
      <w:rPr>
        <w:rFonts w:hint="eastAsia" w:ascii="黑体" w:hAnsi="黑体" w:eastAsia="黑体"/>
        <w:b w:val="0"/>
        <w:bCs w:val="0"/>
        <w:i w:val="0"/>
        <w:iCs w:val="0"/>
        <w:caps w:val="0"/>
        <w:smallCaps w:val="0"/>
        <w:strike w:val="0"/>
        <w:dstrike w:val="0"/>
        <w:outline w:val="0"/>
        <w:shadow w:val="0"/>
        <w:emboss w:val="0"/>
        <w:imprint w:val="0"/>
        <w:vanish w:val="0"/>
        <w:spacing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13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2">
    <w:nsid w:val="2793717C"/>
    <w:multiLevelType w:val="multilevel"/>
    <w:tmpl w:val="2793717C"/>
    <w:lvl w:ilvl="0" w:tentative="0">
      <w:start w:val="1"/>
      <w:numFmt w:val="lowerLetter"/>
      <w:lvlText w:val="%1)"/>
      <w:lvlJc w:val="left"/>
      <w:pPr>
        <w:ind w:left="440" w:hanging="440"/>
      </w:pPr>
      <w:rPr>
        <w:rFonts w:hint="default" w:ascii="黑体" w:hAnsi="黑体" w:eastAsia="黑体" w:cs="黑体"/>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2A8F7113"/>
    <w:multiLevelType w:val="multilevel"/>
    <w:tmpl w:val="2A8F7113"/>
    <w:lvl w:ilvl="0" w:tentative="0">
      <w:start w:val="1"/>
      <w:numFmt w:val="upperLetter"/>
      <w:pStyle w:val="80"/>
      <w:suff w:val="space"/>
      <w:lvlText w:val="%1"/>
      <w:lvlJc w:val="left"/>
      <w:pPr>
        <w:ind w:left="623" w:hanging="425"/>
      </w:pPr>
      <w:rPr>
        <w:rFonts w:hint="eastAsia"/>
      </w:rPr>
    </w:lvl>
    <w:lvl w:ilvl="1" w:tentative="0">
      <w:start w:val="1"/>
      <w:numFmt w:val="decimal"/>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4">
    <w:nsid w:val="2C5917C3"/>
    <w:multiLevelType w:val="multilevel"/>
    <w:tmpl w:val="2C5917C3"/>
    <w:lvl w:ilvl="0" w:tentative="0">
      <w:start w:val="1"/>
      <w:numFmt w:val="none"/>
      <w:pStyle w:val="105"/>
      <w:suff w:val="nothing"/>
      <w:lvlText w:val="%1——"/>
      <w:lvlJc w:val="left"/>
      <w:pPr>
        <w:ind w:left="833" w:hanging="408"/>
      </w:pPr>
      <w:rPr>
        <w:rFonts w:hint="eastAsia" w:ascii="楷体" w:hAnsi="楷体" w:eastAsia="楷体"/>
      </w:r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5">
    <w:nsid w:val="2C5F01AB"/>
    <w:multiLevelType w:val="multilevel"/>
    <w:tmpl w:val="2C5F01AB"/>
    <w:lvl w:ilvl="0" w:tentative="0">
      <w:start w:val="1"/>
      <w:numFmt w:val="lowerLetter"/>
      <w:lvlText w:val="%1)"/>
      <w:lvlJc w:val="left"/>
      <w:pPr>
        <w:ind w:left="860" w:hanging="440"/>
      </w:pPr>
      <w:rPr>
        <w:rFonts w:hint="default" w:ascii="黑体" w:hAnsi="黑体" w:eastAsia="黑体" w:cs="黑体"/>
        <w:sz w:val="21"/>
        <w:szCs w:val="21"/>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
    <w:nsid w:val="3FF7239E"/>
    <w:multiLevelType w:val="multilevel"/>
    <w:tmpl w:val="3FF7239E"/>
    <w:lvl w:ilvl="0" w:tentative="0">
      <w:start w:val="1"/>
      <w:numFmt w:val="upperLetter"/>
      <w:suff w:val="nothing"/>
      <w:lvlText w:val="附录%1"/>
      <w:lvlJc w:val="left"/>
      <w:pPr>
        <w:tabs>
          <w:tab w:val="left" w:pos="0"/>
        </w:tabs>
        <w:ind w:left="0" w:firstLine="402"/>
      </w:pPr>
      <w:rPr>
        <w:rFonts w:hint="eastAsia" w:ascii="宋体" w:hAnsi="宋体" w:eastAsia="黑体" w:cs="黑体"/>
        <w:sz w:val="21"/>
        <w:szCs w:val="21"/>
      </w:rPr>
    </w:lvl>
    <w:lvl w:ilvl="1" w:tentative="0">
      <w:start w:val="1"/>
      <w:numFmt w:val="decimal"/>
      <w:lvlText w:val="%1.%2"/>
      <w:lvlJc w:val="left"/>
      <w:pPr>
        <w:tabs>
          <w:tab w:val="left" w:pos="420"/>
        </w:tabs>
        <w:ind w:left="0" w:firstLine="0"/>
      </w:pPr>
      <w:rPr>
        <w:rFonts w:hint="eastAsia" w:ascii="黑体" w:hAnsi="黑体" w:eastAsia="黑体"/>
        <w:sz w:val="21"/>
        <w:szCs w:val="21"/>
      </w:rPr>
    </w:lvl>
    <w:lvl w:ilvl="2" w:tentative="0">
      <w:start w:val="1"/>
      <w:numFmt w:val="decimal"/>
      <w:suff w:val="nothing"/>
      <w:lvlText w:val="%1.%2.%3"/>
      <w:lvlJc w:val="left"/>
      <w:pPr>
        <w:ind w:left="0" w:firstLine="402"/>
      </w:pPr>
      <w:rPr>
        <w:rFonts w:hint="eastAsia" w:ascii="宋体" w:hAnsi="宋体" w:eastAsia="宋体"/>
        <w:sz w:val="21"/>
        <w:szCs w:val="21"/>
      </w:rPr>
    </w:lvl>
    <w:lvl w:ilvl="3" w:tentative="0">
      <w:start w:val="1"/>
      <w:numFmt w:val="decimal"/>
      <w:suff w:val="nothing"/>
      <w:lvlText w:val="（%4）"/>
      <w:lvlJc w:val="left"/>
      <w:pPr>
        <w:ind w:left="0" w:firstLine="402"/>
      </w:pPr>
      <w:rPr>
        <w:rFonts w:hint="default" w:ascii="Times New Roman" w:hAnsi="Times New Roman" w:cs="Times New Roman"/>
      </w:rPr>
    </w:lvl>
    <w:lvl w:ilvl="4" w:tentative="0">
      <w:start w:val="1"/>
      <w:numFmt w:val="decimalEnclosedCircleChinese"/>
      <w:suff w:val="nothing"/>
      <w:lvlText w:val="%5 "/>
      <w:lvlJc w:val="left"/>
      <w:pPr>
        <w:ind w:left="0" w:firstLine="402"/>
      </w:pPr>
      <w:rPr>
        <w:rFonts w:hint="eastAsia" w:ascii="宋体" w:hAnsi="宋体" w:eastAsia="宋体"/>
      </w:rPr>
    </w:lvl>
    <w:lvl w:ilvl="5" w:tentative="0">
      <w:start w:val="1"/>
      <w:numFmt w:val="decimal"/>
      <w:suff w:val="nothing"/>
      <w:lvlText w:val="%6）"/>
      <w:lvlJc w:val="left"/>
      <w:pPr>
        <w:ind w:left="0" w:firstLine="402"/>
      </w:pPr>
      <w:rPr>
        <w:rFonts w:hint="default" w:ascii="Times New Roman" w:hAnsi="Times New Roman" w:cs="Times New Roman"/>
      </w:rPr>
    </w:lvl>
    <w:lvl w:ilvl="6" w:tentative="0">
      <w:start w:val="1"/>
      <w:numFmt w:val="lowerLetter"/>
      <w:suff w:val="nothing"/>
      <w:lvlText w:val="%7．"/>
      <w:lvlJc w:val="left"/>
      <w:pPr>
        <w:ind w:left="0" w:firstLine="402"/>
      </w:pPr>
      <w:rPr>
        <w:rFonts w:hint="default" w:ascii="Times New Roman" w:hAnsi="Times New Roman" w:cs="Times New Roman"/>
      </w:rPr>
    </w:lvl>
    <w:lvl w:ilvl="7" w:tentative="0">
      <w:start w:val="1"/>
      <w:numFmt w:val="lowerLetter"/>
      <w:suff w:val="nothing"/>
      <w:lvlText w:val="%8）"/>
      <w:lvlJc w:val="left"/>
      <w:pPr>
        <w:ind w:left="0" w:firstLine="402"/>
      </w:pPr>
      <w:rPr>
        <w:rFonts w:hint="default" w:ascii="Times New Roman" w:hAnsi="Times New Roman" w:cs="Times New Roman"/>
      </w:rPr>
    </w:lvl>
    <w:lvl w:ilvl="8" w:tentative="0">
      <w:start w:val="1"/>
      <w:numFmt w:val="lowerRoman"/>
      <w:suff w:val="nothing"/>
      <w:lvlText w:val="%9. "/>
      <w:lvlJc w:val="left"/>
      <w:pPr>
        <w:ind w:left="0" w:firstLine="402"/>
      </w:pPr>
      <w:rPr>
        <w:rFonts w:hint="default" w:ascii="Times New Roman" w:hAnsi="Times New Roman" w:cs="Times New Roman"/>
      </w:rPr>
    </w:lvl>
  </w:abstractNum>
  <w:abstractNum w:abstractNumId="17">
    <w:nsid w:val="46EB6D44"/>
    <w:multiLevelType w:val="multilevel"/>
    <w:tmpl w:val="46EB6D44"/>
    <w:lvl w:ilvl="0" w:tentative="0">
      <w:start w:val="1"/>
      <w:numFmt w:val="lowerLetter"/>
      <w:lvlText w:val="%1)"/>
      <w:lvlJc w:val="left"/>
      <w:pPr>
        <w:ind w:left="860" w:hanging="440"/>
      </w:pPr>
      <w:rPr>
        <w:rFonts w:hint="default" w:ascii="黑体" w:hAnsi="黑体" w:eastAsia="黑体" w:cs="黑体"/>
        <w:sz w:val="21"/>
        <w:szCs w:val="21"/>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
    <w:nsid w:val="4BC62334"/>
    <w:multiLevelType w:val="multilevel"/>
    <w:tmpl w:val="4BC62334"/>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9">
    <w:nsid w:val="50F9155C"/>
    <w:multiLevelType w:val="multilevel"/>
    <w:tmpl w:val="50F9155C"/>
    <w:lvl w:ilvl="0" w:tentative="0">
      <w:start w:val="1"/>
      <w:numFmt w:val="lowerLetter"/>
      <w:pStyle w:val="88"/>
      <w:lvlText w:val="%1)"/>
      <w:lvlJc w:val="left"/>
      <w:pPr>
        <w:ind w:left="440" w:hanging="440"/>
      </w:pPr>
      <w:rPr>
        <w:rFonts w:hint="default" w:ascii="黑体" w:hAnsi="黑体" w:eastAsia="黑体" w:cs="黑体"/>
        <w:b w:val="0"/>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557C2AF5"/>
    <w:multiLevelType w:val="multilevel"/>
    <w:tmpl w:val="557C2AF5"/>
    <w:lvl w:ilvl="0" w:tentative="0">
      <w:start w:val="1"/>
      <w:numFmt w:val="decimal"/>
      <w:pStyle w:val="177"/>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1">
    <w:nsid w:val="5ABA61D8"/>
    <w:multiLevelType w:val="multilevel"/>
    <w:tmpl w:val="5ABA61D8"/>
    <w:lvl w:ilvl="0" w:tentative="0">
      <w:start w:val="1"/>
      <w:numFmt w:val="lowerLetter"/>
      <w:pStyle w:val="13"/>
      <w:lvlText w:val="%1)"/>
      <w:lvlJc w:val="left"/>
      <w:pPr>
        <w:ind w:left="860" w:hanging="440"/>
      </w:pPr>
      <w:rPr>
        <w:rFonts w:hint="default" w:ascii="黑体" w:hAnsi="黑体" w:eastAsia="黑体" w:cs="黑体"/>
        <w:sz w:val="21"/>
        <w:szCs w:val="21"/>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
    <w:nsid w:val="5C81DBDE"/>
    <w:multiLevelType w:val="multilevel"/>
    <w:tmpl w:val="5C81DBDE"/>
    <w:lvl w:ilvl="0" w:tentative="0">
      <w:start w:val="1"/>
      <w:numFmt w:val="upperLetter"/>
      <w:pStyle w:val="121"/>
      <w:suff w:val="nothing"/>
      <w:lvlText w:val="附录%1"/>
      <w:lvlJc w:val="left"/>
      <w:pPr>
        <w:tabs>
          <w:tab w:val="left" w:pos="0"/>
        </w:tabs>
        <w:ind w:left="0" w:firstLine="402"/>
      </w:pPr>
      <w:rPr>
        <w:rFonts w:hint="default" w:ascii="宋体" w:hAnsi="宋体" w:eastAsia="黑体" w:cs="黑体"/>
        <w:sz w:val="21"/>
        <w:szCs w:val="21"/>
      </w:rPr>
    </w:lvl>
    <w:lvl w:ilvl="1" w:tentative="0">
      <w:start w:val="1"/>
      <w:numFmt w:val="decimal"/>
      <w:pStyle w:val="122"/>
      <w:lvlText w:val="%1.%2"/>
      <w:lvlJc w:val="left"/>
      <w:pPr>
        <w:tabs>
          <w:tab w:val="left" w:pos="420"/>
        </w:tabs>
        <w:ind w:left="0" w:firstLine="0"/>
      </w:pPr>
      <w:rPr>
        <w:rFonts w:hint="default" w:ascii="黑体" w:hAnsi="黑体" w:eastAsia="黑体" w:cs="黑体"/>
        <w:sz w:val="21"/>
        <w:szCs w:val="21"/>
      </w:rPr>
    </w:lvl>
    <w:lvl w:ilvl="2" w:tentative="0">
      <w:start w:val="1"/>
      <w:numFmt w:val="decimal"/>
      <w:suff w:val="nothing"/>
      <w:lvlText w:val="%1.%2.%3"/>
      <w:lvlJc w:val="left"/>
      <w:pPr>
        <w:ind w:left="0" w:firstLine="402"/>
      </w:pPr>
      <w:rPr>
        <w:rFonts w:hint="default" w:ascii="宋体" w:hAnsi="宋体" w:eastAsia="宋体" w:cs="宋体"/>
        <w:sz w:val="21"/>
        <w:szCs w:val="21"/>
      </w:rPr>
    </w:lvl>
    <w:lvl w:ilvl="3" w:tentative="0">
      <w:start w:val="1"/>
      <w:numFmt w:val="decimal"/>
      <w:suff w:val="nothing"/>
      <w:lvlText w:val="（%4）"/>
      <w:lvlJc w:val="left"/>
      <w:pPr>
        <w:ind w:left="0" w:firstLine="402"/>
      </w:pPr>
      <w:rPr>
        <w:rFonts w:hint="default"/>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default"/>
      </w:rPr>
    </w:lvl>
    <w:lvl w:ilvl="6" w:tentative="0">
      <w:start w:val="1"/>
      <w:numFmt w:val="lowerLetter"/>
      <w:suff w:val="nothing"/>
      <w:lvlText w:val="%7．"/>
      <w:lvlJc w:val="left"/>
      <w:pPr>
        <w:ind w:left="0" w:firstLine="402"/>
      </w:pPr>
      <w:rPr>
        <w:rFonts w:hint="default"/>
      </w:rPr>
    </w:lvl>
    <w:lvl w:ilvl="7" w:tentative="0">
      <w:start w:val="1"/>
      <w:numFmt w:val="lowerLetter"/>
      <w:suff w:val="nothing"/>
      <w:lvlText w:val="%8）"/>
      <w:lvlJc w:val="left"/>
      <w:pPr>
        <w:ind w:left="0" w:firstLine="402"/>
      </w:pPr>
      <w:rPr>
        <w:rFonts w:hint="default"/>
      </w:rPr>
    </w:lvl>
    <w:lvl w:ilvl="8" w:tentative="0">
      <w:start w:val="1"/>
      <w:numFmt w:val="lowerRoman"/>
      <w:suff w:val="nothing"/>
      <w:lvlText w:val="%9. "/>
      <w:lvlJc w:val="left"/>
      <w:pPr>
        <w:ind w:left="0" w:firstLine="402"/>
      </w:pPr>
      <w:rPr>
        <w:rFonts w:hint="default"/>
      </w:rPr>
    </w:lvl>
  </w:abstractNum>
  <w:abstractNum w:abstractNumId="23">
    <w:nsid w:val="5C8215DE"/>
    <w:multiLevelType w:val="multilevel"/>
    <w:tmpl w:val="5C8215DE"/>
    <w:lvl w:ilvl="0" w:tentative="0">
      <w:start w:val="1"/>
      <w:numFmt w:val="decimal"/>
      <w:pStyle w:val="84"/>
      <w:lvlText w:val="%1 "/>
      <w:lvlJc w:val="left"/>
      <w:pPr>
        <w:tabs>
          <w:tab w:val="left" w:pos="0"/>
        </w:tabs>
        <w:ind w:left="0" w:firstLine="0"/>
      </w:pPr>
      <w:rPr>
        <w:rFonts w:hint="default" w:ascii="黑体" w:hAnsi="黑体" w:eastAsia="黑体" w:cs="黑体"/>
      </w:rPr>
    </w:lvl>
    <w:lvl w:ilvl="1" w:tentative="0">
      <w:start w:val="1"/>
      <w:numFmt w:val="decimal"/>
      <w:pStyle w:val="86"/>
      <w:suff w:val="nothing"/>
      <w:lvlText w:val="%1.%2 "/>
      <w:lvlJc w:val="left"/>
      <w:pPr>
        <w:ind w:left="0" w:firstLine="0"/>
      </w:pPr>
      <w:rPr>
        <w:rFonts w:hint="default" w:ascii="黑体" w:hAnsi="黑体" w:eastAsia="黑体" w:cs="黑体"/>
      </w:rPr>
    </w:lvl>
    <w:lvl w:ilvl="2" w:tentative="0">
      <w:start w:val="1"/>
      <w:numFmt w:val="decimal"/>
      <w:pStyle w:val="92"/>
      <w:lvlText w:val="%1.%2.%3"/>
      <w:lvlJc w:val="left"/>
      <w:pPr>
        <w:tabs>
          <w:tab w:val="left" w:pos="0"/>
        </w:tabs>
        <w:ind w:left="0" w:firstLine="0"/>
      </w:pPr>
      <w:rPr>
        <w:rFonts w:hint="default" w:ascii="黑体" w:hAnsi="黑体" w:eastAsia="黑体" w:cs="黑体"/>
      </w:rPr>
    </w:lvl>
    <w:lvl w:ilvl="3" w:tentative="0">
      <w:start w:val="1"/>
      <w:numFmt w:val="decimal"/>
      <w:pStyle w:val="90"/>
      <w:lvlText w:val="%1.%2.%3.%4"/>
      <w:lvlJc w:val="left"/>
      <w:pPr>
        <w:tabs>
          <w:tab w:val="left" w:pos="0"/>
        </w:tabs>
        <w:ind w:left="0" w:firstLine="0"/>
      </w:pPr>
      <w:rPr>
        <w:rFonts w:hint="default" w:ascii="Times New Roman" w:hAnsi="Times New Roman" w:eastAsia="宋体" w:cs="黑体"/>
      </w:rPr>
    </w:lvl>
    <w:lvl w:ilvl="4" w:tentative="0">
      <w:start w:val="1"/>
      <w:numFmt w:val="decimal"/>
      <w:pStyle w:val="104"/>
      <w:lvlText w:val="%1.%2.%3.%4.%5"/>
      <w:lvlJc w:val="left"/>
      <w:pPr>
        <w:tabs>
          <w:tab w:val="left" w:pos="0"/>
        </w:tabs>
        <w:ind w:left="0" w:firstLine="0"/>
      </w:pPr>
      <w:rPr>
        <w:rFonts w:hint="default" w:ascii="黑体" w:hAnsi="黑体" w:eastAsia="黑体" w:cs="黑体"/>
      </w:rPr>
    </w:lvl>
    <w:lvl w:ilvl="5" w:tentative="0">
      <w:start w:val="1"/>
      <w:numFmt w:val="decimal"/>
      <w:lvlText w:val="%1.%2.%3.%4.%5.%6"/>
      <w:lvlJc w:val="left"/>
      <w:pPr>
        <w:tabs>
          <w:tab w:val="left" w:pos="0"/>
        </w:tabs>
        <w:ind w:left="0" w:firstLine="0"/>
      </w:pPr>
      <w:rPr>
        <w:rFonts w:hint="default" w:ascii="宋体" w:hAnsi="宋体" w:eastAsia="宋体" w:cs="宋体"/>
      </w:rPr>
    </w:lvl>
    <w:lvl w:ilvl="6" w:tentative="0">
      <w:start w:val="1"/>
      <w:numFmt w:val="decimal"/>
      <w:lvlText w:val="%1.%2.%3.%4.%5.%6.%7"/>
      <w:lvlJc w:val="left"/>
      <w:pPr>
        <w:tabs>
          <w:tab w:val="left" w:pos="0"/>
        </w:tabs>
        <w:ind w:left="0" w:firstLine="0"/>
      </w:pPr>
      <w:rPr>
        <w:rFonts w:hint="default" w:ascii="宋体" w:hAnsi="宋体" w:eastAsia="黑体" w:cs="黑体"/>
      </w:rPr>
    </w:lvl>
    <w:lvl w:ilvl="7" w:tentative="0">
      <w:start w:val="1"/>
      <w:numFmt w:val="decimal"/>
      <w:lvlText w:val="%1.%2.%3.%4.%5.%6.%7.%8"/>
      <w:lvlJc w:val="left"/>
      <w:pPr>
        <w:tabs>
          <w:tab w:val="left" w:pos="0"/>
        </w:tabs>
        <w:ind w:left="0" w:firstLine="0"/>
      </w:pPr>
      <w:rPr>
        <w:rFonts w:hint="default" w:ascii="宋体" w:hAnsi="宋体" w:eastAsia="黑体" w:cs="黑体"/>
      </w:rPr>
    </w:lvl>
    <w:lvl w:ilvl="8" w:tentative="0">
      <w:start w:val="1"/>
      <w:numFmt w:val="decimal"/>
      <w:lvlText w:val="%1.%2.%3.%4.%5.%6.%7.%8.%9"/>
      <w:lvlJc w:val="left"/>
      <w:pPr>
        <w:tabs>
          <w:tab w:val="left" w:pos="0"/>
        </w:tabs>
        <w:ind w:left="0" w:firstLine="0"/>
      </w:pPr>
      <w:rPr>
        <w:rFonts w:hint="default" w:ascii="宋体" w:hAnsi="宋体" w:eastAsia="黑体" w:cs="黑体"/>
      </w:rPr>
    </w:lvl>
  </w:abstractNum>
  <w:abstractNum w:abstractNumId="24">
    <w:nsid w:val="5C82164E"/>
    <w:multiLevelType w:val="multilevel"/>
    <w:tmpl w:val="5C82164E"/>
    <w:lvl w:ilvl="0" w:tentative="0">
      <w:start w:val="1"/>
      <w:numFmt w:val="decimal"/>
      <w:suff w:val="space"/>
      <w:lvlText w:val="%1"/>
      <w:lvlJc w:val="left"/>
      <w:pPr>
        <w:ind w:left="0" w:firstLine="0"/>
      </w:pPr>
      <w:rPr>
        <w:rFonts w:hint="default" w:ascii="黑体" w:hAnsi="黑体" w:eastAsia="黑体" w:cs="黑体"/>
        <w:sz w:val="21"/>
        <w:szCs w:val="21"/>
      </w:rPr>
    </w:lvl>
    <w:lvl w:ilvl="1" w:tentative="0">
      <w:start w:val="1"/>
      <w:numFmt w:val="decimal"/>
      <w:pStyle w:val="77"/>
      <w:suff w:val="space"/>
      <w:lvlText w:val="%1.%2"/>
      <w:lvlJc w:val="left"/>
      <w:pPr>
        <w:ind w:left="0" w:firstLine="0"/>
      </w:pPr>
      <w:rPr>
        <w:rFonts w:hint="default" w:ascii="黑体" w:hAnsi="黑体" w:eastAsia="黑体" w:cs="黑体"/>
      </w:rPr>
    </w:lvl>
    <w:lvl w:ilvl="2" w:tentative="0">
      <w:start w:val="1"/>
      <w:numFmt w:val="decimal"/>
      <w:pStyle w:val="95"/>
      <w:suff w:val="space"/>
      <w:lvlText w:val="%1.%2.%3"/>
      <w:lvlJc w:val="left"/>
      <w:pPr>
        <w:ind w:left="0" w:firstLine="0"/>
      </w:pPr>
      <w:rPr>
        <w:rFonts w:hint="default" w:ascii="黑体" w:hAnsi="黑体" w:eastAsia="黑体" w:cs="黑体"/>
      </w:rPr>
    </w:lvl>
    <w:lvl w:ilvl="3" w:tentative="0">
      <w:start w:val="1"/>
      <w:numFmt w:val="decimal"/>
      <w:suff w:val="nothing"/>
      <w:lvlText w:val="（%4）"/>
      <w:lvlJc w:val="left"/>
      <w:pPr>
        <w:ind w:left="0" w:firstLine="402"/>
      </w:pPr>
      <w:rPr>
        <w:rFonts w:hint="default" w:ascii="宋体" w:hAnsi="宋体" w:eastAsia="宋体" w:cs="宋体"/>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5">
    <w:nsid w:val="60B55DC2"/>
    <w:multiLevelType w:val="multilevel"/>
    <w:tmpl w:val="60B55DC2"/>
    <w:lvl w:ilvl="0" w:tentative="0">
      <w:start w:val="1"/>
      <w:numFmt w:val="upperLetter"/>
      <w:pStyle w:val="93"/>
      <w:lvlText w:val="%1"/>
      <w:lvlJc w:val="left"/>
      <w:pPr>
        <w:tabs>
          <w:tab w:val="left" w:pos="0"/>
        </w:tabs>
        <w:ind w:left="0" w:hanging="425"/>
      </w:pPr>
      <w:rPr>
        <w:rFonts w:hint="eastAsia"/>
      </w:rPr>
    </w:lvl>
    <w:lvl w:ilvl="1" w:tentative="0">
      <w:start w:val="1"/>
      <w:numFmt w:val="decimal"/>
      <w:pStyle w:val="82"/>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26">
    <w:nsid w:val="618150AF"/>
    <w:multiLevelType w:val="multilevel"/>
    <w:tmpl w:val="618150AF"/>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7">
    <w:nsid w:val="62B455C4"/>
    <w:multiLevelType w:val="multilevel"/>
    <w:tmpl w:val="62B455C4"/>
    <w:lvl w:ilvl="0" w:tentative="0">
      <w:start w:val="1"/>
      <w:numFmt w:val="lowerLetter"/>
      <w:lvlText w:val="%1)"/>
      <w:lvlJc w:val="left"/>
      <w:pPr>
        <w:ind w:left="860" w:hanging="440"/>
      </w:pPr>
      <w:rPr>
        <w:rFonts w:hint="default" w:ascii="黑体" w:hAnsi="黑体" w:eastAsia="黑体" w:cs="黑体"/>
        <w:sz w:val="21"/>
        <w:szCs w:val="21"/>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8">
    <w:nsid w:val="646260FA"/>
    <w:multiLevelType w:val="multilevel"/>
    <w:tmpl w:val="646260FA"/>
    <w:lvl w:ilvl="0" w:tentative="0">
      <w:start w:val="1"/>
      <w:numFmt w:val="decimal"/>
      <w:pStyle w:val="103"/>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
    <w:nsid w:val="657D3FBC"/>
    <w:multiLevelType w:val="multilevel"/>
    <w:tmpl w:val="657D3FBC"/>
    <w:lvl w:ilvl="0" w:tentative="0">
      <w:start w:val="1"/>
      <w:numFmt w:val="upperLetter"/>
      <w:pStyle w:val="102"/>
      <w:suff w:val="nothing"/>
      <w:lvlText w:val="附　录　%1"/>
      <w:lvlJc w:val="left"/>
      <w:pPr>
        <w:ind w:left="5671" w:firstLine="0"/>
      </w:pPr>
    </w:lvl>
    <w:lvl w:ilvl="1" w:tentative="0">
      <w:start w:val="1"/>
      <w:numFmt w:val="decimal"/>
      <w:pStyle w:val="101"/>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0">
    <w:nsid w:val="66051502"/>
    <w:multiLevelType w:val="multilevel"/>
    <w:tmpl w:val="66051502"/>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1">
    <w:nsid w:val="69CA4516"/>
    <w:multiLevelType w:val="multilevel"/>
    <w:tmpl w:val="69CA4516"/>
    <w:lvl w:ilvl="0" w:tentative="0">
      <w:start w:val="1"/>
      <w:numFmt w:val="decimal"/>
      <w:pStyle w:val="73"/>
      <w:suff w:val="nothing"/>
      <w:lvlText w:val="注%1："/>
      <w:lvlJc w:val="left"/>
      <w:pPr>
        <w:ind w:left="731" w:hanging="448"/>
      </w:pPr>
      <w:rPr>
        <w:rFonts w:hint="eastAsia" w:ascii="黑体" w:eastAsia="黑体"/>
        <w:b w:val="0"/>
        <w:i w:val="0"/>
        <w:sz w:val="18"/>
        <w:szCs w:val="18"/>
        <w:vertAlign w:val="baseline"/>
        <w:lang w:val="en-US"/>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32">
    <w:nsid w:val="6BED3A96"/>
    <w:multiLevelType w:val="multilevel"/>
    <w:tmpl w:val="6BED3A9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3">
    <w:nsid w:val="6DBF04F4"/>
    <w:multiLevelType w:val="multilevel"/>
    <w:tmpl w:val="6DBF04F4"/>
    <w:lvl w:ilvl="0" w:tentative="0">
      <w:start w:val="1"/>
      <w:numFmt w:val="none"/>
      <w:pStyle w:val="83"/>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num w:numId="1">
    <w:abstractNumId w:val="21"/>
  </w:num>
  <w:num w:numId="2">
    <w:abstractNumId w:val="11"/>
  </w:num>
  <w:num w:numId="3">
    <w:abstractNumId w:val="31"/>
  </w:num>
  <w:num w:numId="4">
    <w:abstractNumId w:val="24"/>
  </w:num>
  <w:num w:numId="5">
    <w:abstractNumId w:val="13"/>
  </w:num>
  <w:num w:numId="6">
    <w:abstractNumId w:val="25"/>
  </w:num>
  <w:num w:numId="7">
    <w:abstractNumId w:val="33"/>
  </w:num>
  <w:num w:numId="8">
    <w:abstractNumId w:val="23"/>
  </w:num>
  <w:num w:numId="9">
    <w:abstractNumId w:val="19"/>
  </w:num>
  <w:num w:numId="10">
    <w:abstractNumId w:val="3"/>
  </w:num>
  <w:num w:numId="11">
    <w:abstractNumId w:val="29"/>
  </w:num>
  <w:num w:numId="12">
    <w:abstractNumId w:val="28"/>
  </w:num>
  <w:num w:numId="13">
    <w:abstractNumId w:val="14"/>
  </w:num>
  <w:num w:numId="14">
    <w:abstractNumId w:val="1"/>
  </w:num>
  <w:num w:numId="15">
    <w:abstractNumId w:val="22"/>
  </w:num>
  <w:num w:numId="16">
    <w:abstractNumId w:val="6"/>
  </w:num>
  <w:num w:numId="17">
    <w:abstractNumId w:val="20"/>
  </w:num>
  <w:num w:numId="18">
    <w:abstractNumId w:val="0"/>
  </w:num>
  <w:num w:numId="19">
    <w:abstractNumId w:val="7"/>
  </w:num>
  <w:num w:numId="20">
    <w:abstractNumId w:val="26"/>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num>
  <w:num w:numId="30">
    <w:abstractNumId w:val="4"/>
  </w:num>
  <w:num w:numId="31">
    <w:abstractNumId w:val="8"/>
  </w:num>
  <w:num w:numId="32">
    <w:abstractNumId w:val="9"/>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num>
  <w:num w:numId="35">
    <w:abstractNumId w:val="30"/>
  </w:num>
  <w:num w:numId="36">
    <w:abstractNumId w:val="27"/>
  </w:num>
  <w:num w:numId="37">
    <w:abstractNumId w:val="5"/>
  </w:num>
  <w:num w:numId="38">
    <w:abstractNumId w:val="18"/>
  </w:num>
  <w:num w:numId="39">
    <w:abstractNumId w:val="2"/>
  </w:num>
  <w:num w:numId="40">
    <w:abstractNumId w:val="32"/>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num>
  <w:num w:numId="43">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aaihoengNg">
    <w15:presenceInfo w15:providerId="None" w15:userId="GaaihoengNg"/>
  </w15:person>
  <w15:person w15:author="gddw">
    <w15:presenceInfo w15:providerId="None" w15:userId="gdd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hideSpellingErrors/>
  <w:trackRevisions w:val="1"/>
  <w:documentProtection w:edit="readOnly"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7U0NDMwNzY0NTIzMDFU0lEKTi0uzszPAykwNKsFAOY9acUtAAAA"/>
    <w:docVar w:name="commondata" w:val="eyJoZGlkIjoiOWFmMzZkYjUwZTg1ODBmMmQxZDhhYTU0MmFkZmQ0NWEifQ=="/>
  </w:docVars>
  <w:rsids>
    <w:rsidRoot w:val="11B2357C"/>
    <w:rsid w:val="00001385"/>
    <w:rsid w:val="000014B1"/>
    <w:rsid w:val="00001E09"/>
    <w:rsid w:val="00003BDF"/>
    <w:rsid w:val="0000530A"/>
    <w:rsid w:val="00007540"/>
    <w:rsid w:val="00010ED9"/>
    <w:rsid w:val="00011270"/>
    <w:rsid w:val="0001308B"/>
    <w:rsid w:val="000137FF"/>
    <w:rsid w:val="00013BE6"/>
    <w:rsid w:val="00013C00"/>
    <w:rsid w:val="00015688"/>
    <w:rsid w:val="0001651C"/>
    <w:rsid w:val="000165B5"/>
    <w:rsid w:val="00017160"/>
    <w:rsid w:val="000171C5"/>
    <w:rsid w:val="0002054A"/>
    <w:rsid w:val="00020D8B"/>
    <w:rsid w:val="00023033"/>
    <w:rsid w:val="0002311C"/>
    <w:rsid w:val="00024036"/>
    <w:rsid w:val="00024483"/>
    <w:rsid w:val="0002523B"/>
    <w:rsid w:val="0002729E"/>
    <w:rsid w:val="000308ED"/>
    <w:rsid w:val="000312D3"/>
    <w:rsid w:val="000312EB"/>
    <w:rsid w:val="00031C05"/>
    <w:rsid w:val="0003228D"/>
    <w:rsid w:val="000322A3"/>
    <w:rsid w:val="00032AB9"/>
    <w:rsid w:val="000346BB"/>
    <w:rsid w:val="0003473D"/>
    <w:rsid w:val="000348F8"/>
    <w:rsid w:val="00036511"/>
    <w:rsid w:val="00036B83"/>
    <w:rsid w:val="00037A5A"/>
    <w:rsid w:val="00037B99"/>
    <w:rsid w:val="00040B02"/>
    <w:rsid w:val="0004104D"/>
    <w:rsid w:val="00041B49"/>
    <w:rsid w:val="000440DE"/>
    <w:rsid w:val="00045EFE"/>
    <w:rsid w:val="000502E0"/>
    <w:rsid w:val="0005080C"/>
    <w:rsid w:val="00052147"/>
    <w:rsid w:val="0005419A"/>
    <w:rsid w:val="00054BC2"/>
    <w:rsid w:val="00056B02"/>
    <w:rsid w:val="00057ACD"/>
    <w:rsid w:val="000603EE"/>
    <w:rsid w:val="00060A33"/>
    <w:rsid w:val="00060E9E"/>
    <w:rsid w:val="0006127A"/>
    <w:rsid w:val="00061B25"/>
    <w:rsid w:val="00061CEC"/>
    <w:rsid w:val="00062505"/>
    <w:rsid w:val="0006262B"/>
    <w:rsid w:val="00067064"/>
    <w:rsid w:val="00067079"/>
    <w:rsid w:val="000701F3"/>
    <w:rsid w:val="00071B70"/>
    <w:rsid w:val="00072F80"/>
    <w:rsid w:val="0007696D"/>
    <w:rsid w:val="00077888"/>
    <w:rsid w:val="00080A29"/>
    <w:rsid w:val="00082598"/>
    <w:rsid w:val="0008659C"/>
    <w:rsid w:val="00087033"/>
    <w:rsid w:val="0008722A"/>
    <w:rsid w:val="00087403"/>
    <w:rsid w:val="00092C6A"/>
    <w:rsid w:val="0009331B"/>
    <w:rsid w:val="00094369"/>
    <w:rsid w:val="000951DA"/>
    <w:rsid w:val="00095BF3"/>
    <w:rsid w:val="00096B85"/>
    <w:rsid w:val="00096E03"/>
    <w:rsid w:val="000A01FE"/>
    <w:rsid w:val="000A20A6"/>
    <w:rsid w:val="000A2A30"/>
    <w:rsid w:val="000A3F38"/>
    <w:rsid w:val="000A6103"/>
    <w:rsid w:val="000A6104"/>
    <w:rsid w:val="000B1F65"/>
    <w:rsid w:val="000B2052"/>
    <w:rsid w:val="000B3126"/>
    <w:rsid w:val="000B37BE"/>
    <w:rsid w:val="000B3EF3"/>
    <w:rsid w:val="000B4C6F"/>
    <w:rsid w:val="000B6681"/>
    <w:rsid w:val="000B6F05"/>
    <w:rsid w:val="000B71AD"/>
    <w:rsid w:val="000B7423"/>
    <w:rsid w:val="000B75B5"/>
    <w:rsid w:val="000C0864"/>
    <w:rsid w:val="000C0D57"/>
    <w:rsid w:val="000C2B1B"/>
    <w:rsid w:val="000C511B"/>
    <w:rsid w:val="000C5FF1"/>
    <w:rsid w:val="000C63C6"/>
    <w:rsid w:val="000C7C66"/>
    <w:rsid w:val="000D40E3"/>
    <w:rsid w:val="000D43B7"/>
    <w:rsid w:val="000D5118"/>
    <w:rsid w:val="000D5F10"/>
    <w:rsid w:val="000D6B16"/>
    <w:rsid w:val="000D73FA"/>
    <w:rsid w:val="000E0DCC"/>
    <w:rsid w:val="000E233A"/>
    <w:rsid w:val="000E2E93"/>
    <w:rsid w:val="000E3603"/>
    <w:rsid w:val="000E5916"/>
    <w:rsid w:val="000E6ECD"/>
    <w:rsid w:val="000E7C14"/>
    <w:rsid w:val="000E7CA1"/>
    <w:rsid w:val="000F073B"/>
    <w:rsid w:val="000F1127"/>
    <w:rsid w:val="000F296B"/>
    <w:rsid w:val="000F3B6B"/>
    <w:rsid w:val="000F468E"/>
    <w:rsid w:val="000F4B4A"/>
    <w:rsid w:val="000F5C0C"/>
    <w:rsid w:val="000F5D6A"/>
    <w:rsid w:val="000F65A8"/>
    <w:rsid w:val="001008B5"/>
    <w:rsid w:val="00102384"/>
    <w:rsid w:val="00102D8B"/>
    <w:rsid w:val="00103602"/>
    <w:rsid w:val="00104BD6"/>
    <w:rsid w:val="0010576A"/>
    <w:rsid w:val="0010630E"/>
    <w:rsid w:val="00110D6C"/>
    <w:rsid w:val="00111938"/>
    <w:rsid w:val="0011338A"/>
    <w:rsid w:val="00117495"/>
    <w:rsid w:val="00120866"/>
    <w:rsid w:val="001208FF"/>
    <w:rsid w:val="00122411"/>
    <w:rsid w:val="0012256D"/>
    <w:rsid w:val="0012354B"/>
    <w:rsid w:val="001243EF"/>
    <w:rsid w:val="00124E33"/>
    <w:rsid w:val="00125A0C"/>
    <w:rsid w:val="00125E46"/>
    <w:rsid w:val="001264A1"/>
    <w:rsid w:val="00126603"/>
    <w:rsid w:val="001275C3"/>
    <w:rsid w:val="001300D2"/>
    <w:rsid w:val="00133387"/>
    <w:rsid w:val="00133BB3"/>
    <w:rsid w:val="00133EE7"/>
    <w:rsid w:val="0013765E"/>
    <w:rsid w:val="001377EB"/>
    <w:rsid w:val="00141753"/>
    <w:rsid w:val="00141AE2"/>
    <w:rsid w:val="00144C52"/>
    <w:rsid w:val="00144FD2"/>
    <w:rsid w:val="001452E2"/>
    <w:rsid w:val="0014567D"/>
    <w:rsid w:val="00146758"/>
    <w:rsid w:val="00151447"/>
    <w:rsid w:val="00153508"/>
    <w:rsid w:val="0015463E"/>
    <w:rsid w:val="00154813"/>
    <w:rsid w:val="0015507B"/>
    <w:rsid w:val="0015562E"/>
    <w:rsid w:val="00156714"/>
    <w:rsid w:val="001600A9"/>
    <w:rsid w:val="0016170A"/>
    <w:rsid w:val="001618B5"/>
    <w:rsid w:val="00163E44"/>
    <w:rsid w:val="001649B0"/>
    <w:rsid w:val="00167245"/>
    <w:rsid w:val="001677AF"/>
    <w:rsid w:val="001702E9"/>
    <w:rsid w:val="001711A3"/>
    <w:rsid w:val="00171556"/>
    <w:rsid w:val="00171F97"/>
    <w:rsid w:val="001723DF"/>
    <w:rsid w:val="00173334"/>
    <w:rsid w:val="00175A5F"/>
    <w:rsid w:val="00177D22"/>
    <w:rsid w:val="0018141A"/>
    <w:rsid w:val="001835DF"/>
    <w:rsid w:val="00183CD5"/>
    <w:rsid w:val="00185BA7"/>
    <w:rsid w:val="001921FF"/>
    <w:rsid w:val="00192436"/>
    <w:rsid w:val="001944D8"/>
    <w:rsid w:val="00194D14"/>
    <w:rsid w:val="00195994"/>
    <w:rsid w:val="00196B9C"/>
    <w:rsid w:val="00196F5D"/>
    <w:rsid w:val="00197496"/>
    <w:rsid w:val="001979AF"/>
    <w:rsid w:val="001A4EF9"/>
    <w:rsid w:val="001A5014"/>
    <w:rsid w:val="001A67F5"/>
    <w:rsid w:val="001A7766"/>
    <w:rsid w:val="001B0C2A"/>
    <w:rsid w:val="001B1EE2"/>
    <w:rsid w:val="001B2E0A"/>
    <w:rsid w:val="001B39E9"/>
    <w:rsid w:val="001B3AC7"/>
    <w:rsid w:val="001B7888"/>
    <w:rsid w:val="001C0963"/>
    <w:rsid w:val="001C404B"/>
    <w:rsid w:val="001C439C"/>
    <w:rsid w:val="001C4534"/>
    <w:rsid w:val="001C69CB"/>
    <w:rsid w:val="001C7286"/>
    <w:rsid w:val="001D0760"/>
    <w:rsid w:val="001D0FA1"/>
    <w:rsid w:val="001D1974"/>
    <w:rsid w:val="001D37C3"/>
    <w:rsid w:val="001D39E5"/>
    <w:rsid w:val="001D49DD"/>
    <w:rsid w:val="001D4E69"/>
    <w:rsid w:val="001D6180"/>
    <w:rsid w:val="001D62B5"/>
    <w:rsid w:val="001E1931"/>
    <w:rsid w:val="001E20E1"/>
    <w:rsid w:val="001E234D"/>
    <w:rsid w:val="001E5F21"/>
    <w:rsid w:val="001E6111"/>
    <w:rsid w:val="001E7035"/>
    <w:rsid w:val="001F03B8"/>
    <w:rsid w:val="001F0400"/>
    <w:rsid w:val="001F0A31"/>
    <w:rsid w:val="001F112C"/>
    <w:rsid w:val="001F1524"/>
    <w:rsid w:val="001F19D4"/>
    <w:rsid w:val="001F326B"/>
    <w:rsid w:val="001F3EE6"/>
    <w:rsid w:val="001F4C43"/>
    <w:rsid w:val="001F5590"/>
    <w:rsid w:val="001F5829"/>
    <w:rsid w:val="001F5B49"/>
    <w:rsid w:val="001F5BB5"/>
    <w:rsid w:val="001F68AE"/>
    <w:rsid w:val="002002C3"/>
    <w:rsid w:val="00200583"/>
    <w:rsid w:val="00200C62"/>
    <w:rsid w:val="002025A2"/>
    <w:rsid w:val="002028EC"/>
    <w:rsid w:val="00202EF5"/>
    <w:rsid w:val="0020347B"/>
    <w:rsid w:val="0020470F"/>
    <w:rsid w:val="002053A4"/>
    <w:rsid w:val="00205458"/>
    <w:rsid w:val="00206117"/>
    <w:rsid w:val="002063D4"/>
    <w:rsid w:val="0020735E"/>
    <w:rsid w:val="00210B96"/>
    <w:rsid w:val="002116A0"/>
    <w:rsid w:val="002125EC"/>
    <w:rsid w:val="00213CAA"/>
    <w:rsid w:val="00216D6D"/>
    <w:rsid w:val="00221197"/>
    <w:rsid w:val="00221FC6"/>
    <w:rsid w:val="002220C8"/>
    <w:rsid w:val="00222716"/>
    <w:rsid w:val="00222B08"/>
    <w:rsid w:val="00222B44"/>
    <w:rsid w:val="00223941"/>
    <w:rsid w:val="00224A18"/>
    <w:rsid w:val="002263CF"/>
    <w:rsid w:val="00227121"/>
    <w:rsid w:val="002273A5"/>
    <w:rsid w:val="00227802"/>
    <w:rsid w:val="00231044"/>
    <w:rsid w:val="0023546B"/>
    <w:rsid w:val="00237AE9"/>
    <w:rsid w:val="00237EB1"/>
    <w:rsid w:val="00240F18"/>
    <w:rsid w:val="00242B8F"/>
    <w:rsid w:val="0024337D"/>
    <w:rsid w:val="0024517F"/>
    <w:rsid w:val="002453C2"/>
    <w:rsid w:val="00245C15"/>
    <w:rsid w:val="00246456"/>
    <w:rsid w:val="00246BDF"/>
    <w:rsid w:val="00252BB7"/>
    <w:rsid w:val="00252D92"/>
    <w:rsid w:val="002532BD"/>
    <w:rsid w:val="00253AB6"/>
    <w:rsid w:val="0025457F"/>
    <w:rsid w:val="002558E5"/>
    <w:rsid w:val="00255FDA"/>
    <w:rsid w:val="002570B3"/>
    <w:rsid w:val="0026188C"/>
    <w:rsid w:val="002624E8"/>
    <w:rsid w:val="00262DDC"/>
    <w:rsid w:val="0026391D"/>
    <w:rsid w:val="00264C8A"/>
    <w:rsid w:val="00265C36"/>
    <w:rsid w:val="00266BAF"/>
    <w:rsid w:val="00271F43"/>
    <w:rsid w:val="00272BF2"/>
    <w:rsid w:val="002731E0"/>
    <w:rsid w:val="00275B08"/>
    <w:rsid w:val="00275E2E"/>
    <w:rsid w:val="002766C1"/>
    <w:rsid w:val="002837A7"/>
    <w:rsid w:val="0028499C"/>
    <w:rsid w:val="00284F67"/>
    <w:rsid w:val="00284FF0"/>
    <w:rsid w:val="002851DF"/>
    <w:rsid w:val="00286719"/>
    <w:rsid w:val="002871D7"/>
    <w:rsid w:val="00287C95"/>
    <w:rsid w:val="002905CD"/>
    <w:rsid w:val="00290FEA"/>
    <w:rsid w:val="00293054"/>
    <w:rsid w:val="00293F3D"/>
    <w:rsid w:val="00295074"/>
    <w:rsid w:val="00295D9F"/>
    <w:rsid w:val="00296139"/>
    <w:rsid w:val="00296ED9"/>
    <w:rsid w:val="002A1213"/>
    <w:rsid w:val="002A1F38"/>
    <w:rsid w:val="002A33EF"/>
    <w:rsid w:val="002A4B79"/>
    <w:rsid w:val="002A7A1F"/>
    <w:rsid w:val="002B07E7"/>
    <w:rsid w:val="002B0BE9"/>
    <w:rsid w:val="002B17AF"/>
    <w:rsid w:val="002B1EA9"/>
    <w:rsid w:val="002B1F8F"/>
    <w:rsid w:val="002B3FFD"/>
    <w:rsid w:val="002B5B13"/>
    <w:rsid w:val="002C00FE"/>
    <w:rsid w:val="002C0851"/>
    <w:rsid w:val="002C27A2"/>
    <w:rsid w:val="002C457D"/>
    <w:rsid w:val="002C5B3B"/>
    <w:rsid w:val="002C5C12"/>
    <w:rsid w:val="002C6CAE"/>
    <w:rsid w:val="002C70DC"/>
    <w:rsid w:val="002D013F"/>
    <w:rsid w:val="002D07C2"/>
    <w:rsid w:val="002D3173"/>
    <w:rsid w:val="002D4B2A"/>
    <w:rsid w:val="002D4F55"/>
    <w:rsid w:val="002D62CB"/>
    <w:rsid w:val="002D6916"/>
    <w:rsid w:val="002D6B55"/>
    <w:rsid w:val="002D76DC"/>
    <w:rsid w:val="002E10E4"/>
    <w:rsid w:val="002E1827"/>
    <w:rsid w:val="002E2D12"/>
    <w:rsid w:val="002E314B"/>
    <w:rsid w:val="002E3551"/>
    <w:rsid w:val="002E3BB5"/>
    <w:rsid w:val="002E5243"/>
    <w:rsid w:val="002E5320"/>
    <w:rsid w:val="002E54E9"/>
    <w:rsid w:val="002E5E24"/>
    <w:rsid w:val="002E6359"/>
    <w:rsid w:val="002E7C79"/>
    <w:rsid w:val="002E7DF5"/>
    <w:rsid w:val="002F2184"/>
    <w:rsid w:val="002F2CA6"/>
    <w:rsid w:val="002F2CDA"/>
    <w:rsid w:val="002F2CEB"/>
    <w:rsid w:val="002F32B5"/>
    <w:rsid w:val="002F3748"/>
    <w:rsid w:val="002F3DA1"/>
    <w:rsid w:val="002F6145"/>
    <w:rsid w:val="002F644E"/>
    <w:rsid w:val="002F6817"/>
    <w:rsid w:val="002F6FC4"/>
    <w:rsid w:val="00301165"/>
    <w:rsid w:val="00301B9B"/>
    <w:rsid w:val="00301D50"/>
    <w:rsid w:val="003020FE"/>
    <w:rsid w:val="00302768"/>
    <w:rsid w:val="00302C78"/>
    <w:rsid w:val="00305A16"/>
    <w:rsid w:val="00306E16"/>
    <w:rsid w:val="00310104"/>
    <w:rsid w:val="003115FD"/>
    <w:rsid w:val="003121B1"/>
    <w:rsid w:val="003126BD"/>
    <w:rsid w:val="003148D2"/>
    <w:rsid w:val="00314E79"/>
    <w:rsid w:val="00315378"/>
    <w:rsid w:val="00315C31"/>
    <w:rsid w:val="00316B7E"/>
    <w:rsid w:val="00317225"/>
    <w:rsid w:val="003250B9"/>
    <w:rsid w:val="00325B3E"/>
    <w:rsid w:val="00327081"/>
    <w:rsid w:val="00327388"/>
    <w:rsid w:val="003344E8"/>
    <w:rsid w:val="00335933"/>
    <w:rsid w:val="003377E3"/>
    <w:rsid w:val="00337DCD"/>
    <w:rsid w:val="00340063"/>
    <w:rsid w:val="00340AC6"/>
    <w:rsid w:val="00340F38"/>
    <w:rsid w:val="003419AF"/>
    <w:rsid w:val="00341F72"/>
    <w:rsid w:val="00342C9C"/>
    <w:rsid w:val="0034412A"/>
    <w:rsid w:val="0034490C"/>
    <w:rsid w:val="00346EC3"/>
    <w:rsid w:val="00350DCF"/>
    <w:rsid w:val="0035170F"/>
    <w:rsid w:val="00352CD0"/>
    <w:rsid w:val="0035329A"/>
    <w:rsid w:val="00353883"/>
    <w:rsid w:val="00357154"/>
    <w:rsid w:val="003574FA"/>
    <w:rsid w:val="0036239E"/>
    <w:rsid w:val="003640D1"/>
    <w:rsid w:val="0036695D"/>
    <w:rsid w:val="00370F5A"/>
    <w:rsid w:val="00371034"/>
    <w:rsid w:val="00371F7E"/>
    <w:rsid w:val="00372CBF"/>
    <w:rsid w:val="0037317F"/>
    <w:rsid w:val="00374062"/>
    <w:rsid w:val="003742C8"/>
    <w:rsid w:val="003768AD"/>
    <w:rsid w:val="00380206"/>
    <w:rsid w:val="0038077A"/>
    <w:rsid w:val="00380C55"/>
    <w:rsid w:val="003814B9"/>
    <w:rsid w:val="003819A0"/>
    <w:rsid w:val="00381B14"/>
    <w:rsid w:val="003832F1"/>
    <w:rsid w:val="00385B84"/>
    <w:rsid w:val="003868F6"/>
    <w:rsid w:val="00386B16"/>
    <w:rsid w:val="00390750"/>
    <w:rsid w:val="00390E96"/>
    <w:rsid w:val="00392056"/>
    <w:rsid w:val="00393652"/>
    <w:rsid w:val="00393D25"/>
    <w:rsid w:val="003967BD"/>
    <w:rsid w:val="003969F9"/>
    <w:rsid w:val="00397B3B"/>
    <w:rsid w:val="00397E5D"/>
    <w:rsid w:val="003A080D"/>
    <w:rsid w:val="003A0E41"/>
    <w:rsid w:val="003A15BB"/>
    <w:rsid w:val="003A1756"/>
    <w:rsid w:val="003A31D4"/>
    <w:rsid w:val="003A40A6"/>
    <w:rsid w:val="003A5181"/>
    <w:rsid w:val="003A570C"/>
    <w:rsid w:val="003A5AF8"/>
    <w:rsid w:val="003A71A5"/>
    <w:rsid w:val="003A7DCF"/>
    <w:rsid w:val="003B08B0"/>
    <w:rsid w:val="003B094C"/>
    <w:rsid w:val="003B1439"/>
    <w:rsid w:val="003B158E"/>
    <w:rsid w:val="003B4255"/>
    <w:rsid w:val="003B53EC"/>
    <w:rsid w:val="003B6430"/>
    <w:rsid w:val="003B6E09"/>
    <w:rsid w:val="003B7B5C"/>
    <w:rsid w:val="003C07D9"/>
    <w:rsid w:val="003C0E1F"/>
    <w:rsid w:val="003C1002"/>
    <w:rsid w:val="003C15D7"/>
    <w:rsid w:val="003C3312"/>
    <w:rsid w:val="003C3500"/>
    <w:rsid w:val="003C36DD"/>
    <w:rsid w:val="003C3CE4"/>
    <w:rsid w:val="003C4D93"/>
    <w:rsid w:val="003C60EC"/>
    <w:rsid w:val="003C6A49"/>
    <w:rsid w:val="003C6DF9"/>
    <w:rsid w:val="003D181B"/>
    <w:rsid w:val="003D1872"/>
    <w:rsid w:val="003D3074"/>
    <w:rsid w:val="003D5045"/>
    <w:rsid w:val="003D5CB0"/>
    <w:rsid w:val="003D5EC4"/>
    <w:rsid w:val="003D6916"/>
    <w:rsid w:val="003D703C"/>
    <w:rsid w:val="003E2655"/>
    <w:rsid w:val="003E2FD2"/>
    <w:rsid w:val="003E31C6"/>
    <w:rsid w:val="003E3232"/>
    <w:rsid w:val="003E3FF5"/>
    <w:rsid w:val="003E5076"/>
    <w:rsid w:val="003E5553"/>
    <w:rsid w:val="003E5CDF"/>
    <w:rsid w:val="003E5F4B"/>
    <w:rsid w:val="003E6210"/>
    <w:rsid w:val="003E6420"/>
    <w:rsid w:val="003E6EB9"/>
    <w:rsid w:val="003E789F"/>
    <w:rsid w:val="003F4ABB"/>
    <w:rsid w:val="003F5E9D"/>
    <w:rsid w:val="003F7088"/>
    <w:rsid w:val="003F7A97"/>
    <w:rsid w:val="00400BD1"/>
    <w:rsid w:val="00400D0E"/>
    <w:rsid w:val="00401102"/>
    <w:rsid w:val="004019A3"/>
    <w:rsid w:val="0040216F"/>
    <w:rsid w:val="00402673"/>
    <w:rsid w:val="00402E16"/>
    <w:rsid w:val="004037CB"/>
    <w:rsid w:val="004046DB"/>
    <w:rsid w:val="00404FC5"/>
    <w:rsid w:val="00405E04"/>
    <w:rsid w:val="004062F2"/>
    <w:rsid w:val="00406E84"/>
    <w:rsid w:val="004075A0"/>
    <w:rsid w:val="004076AE"/>
    <w:rsid w:val="00407FC8"/>
    <w:rsid w:val="00416AA2"/>
    <w:rsid w:val="00420C03"/>
    <w:rsid w:val="00420F50"/>
    <w:rsid w:val="00422815"/>
    <w:rsid w:val="00423151"/>
    <w:rsid w:val="00423179"/>
    <w:rsid w:val="00424ED7"/>
    <w:rsid w:val="0042749C"/>
    <w:rsid w:val="00430253"/>
    <w:rsid w:val="00430E96"/>
    <w:rsid w:val="00432324"/>
    <w:rsid w:val="0043242C"/>
    <w:rsid w:val="00434D5F"/>
    <w:rsid w:val="004359CD"/>
    <w:rsid w:val="00435D39"/>
    <w:rsid w:val="0043652A"/>
    <w:rsid w:val="00437611"/>
    <w:rsid w:val="004400F7"/>
    <w:rsid w:val="0044029B"/>
    <w:rsid w:val="00441A8D"/>
    <w:rsid w:val="00442190"/>
    <w:rsid w:val="00442631"/>
    <w:rsid w:val="0044488C"/>
    <w:rsid w:val="0044599D"/>
    <w:rsid w:val="00445A3F"/>
    <w:rsid w:val="00447697"/>
    <w:rsid w:val="00450655"/>
    <w:rsid w:val="00450D59"/>
    <w:rsid w:val="0045128D"/>
    <w:rsid w:val="00457588"/>
    <w:rsid w:val="00457697"/>
    <w:rsid w:val="00457EDE"/>
    <w:rsid w:val="0046045D"/>
    <w:rsid w:val="004627B4"/>
    <w:rsid w:val="00462ED0"/>
    <w:rsid w:val="004648A1"/>
    <w:rsid w:val="00465034"/>
    <w:rsid w:val="004651A8"/>
    <w:rsid w:val="00466654"/>
    <w:rsid w:val="004672A5"/>
    <w:rsid w:val="00467581"/>
    <w:rsid w:val="00470495"/>
    <w:rsid w:val="004724A1"/>
    <w:rsid w:val="00472CFB"/>
    <w:rsid w:val="00476FCF"/>
    <w:rsid w:val="00477788"/>
    <w:rsid w:val="00480830"/>
    <w:rsid w:val="00482100"/>
    <w:rsid w:val="00485000"/>
    <w:rsid w:val="004865F3"/>
    <w:rsid w:val="004871AE"/>
    <w:rsid w:val="004873CC"/>
    <w:rsid w:val="004900D2"/>
    <w:rsid w:val="004915F1"/>
    <w:rsid w:val="00492CF0"/>
    <w:rsid w:val="00493D70"/>
    <w:rsid w:val="00495E53"/>
    <w:rsid w:val="00496A52"/>
    <w:rsid w:val="004A02CB"/>
    <w:rsid w:val="004A0AF1"/>
    <w:rsid w:val="004A6928"/>
    <w:rsid w:val="004A7B23"/>
    <w:rsid w:val="004B1412"/>
    <w:rsid w:val="004B153C"/>
    <w:rsid w:val="004B2848"/>
    <w:rsid w:val="004B3AAF"/>
    <w:rsid w:val="004B6AFC"/>
    <w:rsid w:val="004B6D4F"/>
    <w:rsid w:val="004C055C"/>
    <w:rsid w:val="004C1342"/>
    <w:rsid w:val="004C4656"/>
    <w:rsid w:val="004C5429"/>
    <w:rsid w:val="004C6107"/>
    <w:rsid w:val="004C7AE9"/>
    <w:rsid w:val="004D1E87"/>
    <w:rsid w:val="004D32BD"/>
    <w:rsid w:val="004D63B9"/>
    <w:rsid w:val="004E2454"/>
    <w:rsid w:val="004E2A58"/>
    <w:rsid w:val="004E3503"/>
    <w:rsid w:val="004E60B7"/>
    <w:rsid w:val="004E6F46"/>
    <w:rsid w:val="004F09E1"/>
    <w:rsid w:val="004F11D7"/>
    <w:rsid w:val="004F4727"/>
    <w:rsid w:val="004F4946"/>
    <w:rsid w:val="004F7834"/>
    <w:rsid w:val="004F7C68"/>
    <w:rsid w:val="0050054F"/>
    <w:rsid w:val="00501888"/>
    <w:rsid w:val="0050235C"/>
    <w:rsid w:val="00506721"/>
    <w:rsid w:val="0050779F"/>
    <w:rsid w:val="005078C1"/>
    <w:rsid w:val="00507D85"/>
    <w:rsid w:val="00512D9B"/>
    <w:rsid w:val="0051547F"/>
    <w:rsid w:val="00515B57"/>
    <w:rsid w:val="00515F2C"/>
    <w:rsid w:val="00515FB4"/>
    <w:rsid w:val="0051670E"/>
    <w:rsid w:val="0051683E"/>
    <w:rsid w:val="005170CB"/>
    <w:rsid w:val="00520AD8"/>
    <w:rsid w:val="00521230"/>
    <w:rsid w:val="0052164B"/>
    <w:rsid w:val="00524A6D"/>
    <w:rsid w:val="0052565A"/>
    <w:rsid w:val="0052592A"/>
    <w:rsid w:val="00527C2F"/>
    <w:rsid w:val="005313DA"/>
    <w:rsid w:val="005331E8"/>
    <w:rsid w:val="00533586"/>
    <w:rsid w:val="00535B5A"/>
    <w:rsid w:val="00536092"/>
    <w:rsid w:val="005417A2"/>
    <w:rsid w:val="00542CCB"/>
    <w:rsid w:val="00542E50"/>
    <w:rsid w:val="00542EE6"/>
    <w:rsid w:val="00545100"/>
    <w:rsid w:val="00546357"/>
    <w:rsid w:val="00547BA1"/>
    <w:rsid w:val="005519A7"/>
    <w:rsid w:val="00551A7D"/>
    <w:rsid w:val="00552FD8"/>
    <w:rsid w:val="00554D05"/>
    <w:rsid w:val="00555E6B"/>
    <w:rsid w:val="005572C7"/>
    <w:rsid w:val="00560100"/>
    <w:rsid w:val="005616DD"/>
    <w:rsid w:val="0056226C"/>
    <w:rsid w:val="00562CDB"/>
    <w:rsid w:val="00564C6F"/>
    <w:rsid w:val="005654D4"/>
    <w:rsid w:val="00571A56"/>
    <w:rsid w:val="00572040"/>
    <w:rsid w:val="005726DB"/>
    <w:rsid w:val="0057415A"/>
    <w:rsid w:val="00575615"/>
    <w:rsid w:val="005765CC"/>
    <w:rsid w:val="0057669A"/>
    <w:rsid w:val="00580DB0"/>
    <w:rsid w:val="00581612"/>
    <w:rsid w:val="00582279"/>
    <w:rsid w:val="005824E9"/>
    <w:rsid w:val="00582EAA"/>
    <w:rsid w:val="00583E83"/>
    <w:rsid w:val="00584E23"/>
    <w:rsid w:val="005868B7"/>
    <w:rsid w:val="005878EF"/>
    <w:rsid w:val="00587C07"/>
    <w:rsid w:val="00587CBA"/>
    <w:rsid w:val="0059148F"/>
    <w:rsid w:val="0059267B"/>
    <w:rsid w:val="00592755"/>
    <w:rsid w:val="00592D60"/>
    <w:rsid w:val="00593CB0"/>
    <w:rsid w:val="0059493E"/>
    <w:rsid w:val="00596C3A"/>
    <w:rsid w:val="005978D6"/>
    <w:rsid w:val="005A1195"/>
    <w:rsid w:val="005A2445"/>
    <w:rsid w:val="005A3D05"/>
    <w:rsid w:val="005A4A5A"/>
    <w:rsid w:val="005A4B1B"/>
    <w:rsid w:val="005A5814"/>
    <w:rsid w:val="005A7BB4"/>
    <w:rsid w:val="005B166F"/>
    <w:rsid w:val="005B26D8"/>
    <w:rsid w:val="005B2860"/>
    <w:rsid w:val="005B33F4"/>
    <w:rsid w:val="005B588A"/>
    <w:rsid w:val="005B5AB7"/>
    <w:rsid w:val="005B6F50"/>
    <w:rsid w:val="005C1075"/>
    <w:rsid w:val="005C170E"/>
    <w:rsid w:val="005C253D"/>
    <w:rsid w:val="005C328F"/>
    <w:rsid w:val="005C3E01"/>
    <w:rsid w:val="005C4211"/>
    <w:rsid w:val="005C45A3"/>
    <w:rsid w:val="005C5ED4"/>
    <w:rsid w:val="005C6F5A"/>
    <w:rsid w:val="005C74FF"/>
    <w:rsid w:val="005C7738"/>
    <w:rsid w:val="005D1550"/>
    <w:rsid w:val="005D186D"/>
    <w:rsid w:val="005D21FD"/>
    <w:rsid w:val="005D2CF5"/>
    <w:rsid w:val="005D4D1A"/>
    <w:rsid w:val="005D6B15"/>
    <w:rsid w:val="005D7F19"/>
    <w:rsid w:val="005E029C"/>
    <w:rsid w:val="005E18F0"/>
    <w:rsid w:val="005E1D97"/>
    <w:rsid w:val="005E22FD"/>
    <w:rsid w:val="005E381F"/>
    <w:rsid w:val="005E3A75"/>
    <w:rsid w:val="005E4A1C"/>
    <w:rsid w:val="005E72BA"/>
    <w:rsid w:val="005F1ADD"/>
    <w:rsid w:val="005F2D43"/>
    <w:rsid w:val="005F3CCE"/>
    <w:rsid w:val="005F3DB3"/>
    <w:rsid w:val="005F4B13"/>
    <w:rsid w:val="005F5F74"/>
    <w:rsid w:val="005F6A96"/>
    <w:rsid w:val="00600205"/>
    <w:rsid w:val="00603D99"/>
    <w:rsid w:val="006042B9"/>
    <w:rsid w:val="00604827"/>
    <w:rsid w:val="006072C2"/>
    <w:rsid w:val="00607641"/>
    <w:rsid w:val="0060778F"/>
    <w:rsid w:val="0060786C"/>
    <w:rsid w:val="006120EA"/>
    <w:rsid w:val="006137EE"/>
    <w:rsid w:val="00614C42"/>
    <w:rsid w:val="0061535D"/>
    <w:rsid w:val="00615B6F"/>
    <w:rsid w:val="006173E3"/>
    <w:rsid w:val="006205DF"/>
    <w:rsid w:val="00621106"/>
    <w:rsid w:val="006214C6"/>
    <w:rsid w:val="00621AEB"/>
    <w:rsid w:val="006225C1"/>
    <w:rsid w:val="0062274A"/>
    <w:rsid w:val="00624C42"/>
    <w:rsid w:val="006251C4"/>
    <w:rsid w:val="0063046D"/>
    <w:rsid w:val="006317FE"/>
    <w:rsid w:val="00631F46"/>
    <w:rsid w:val="00636B08"/>
    <w:rsid w:val="00636F3A"/>
    <w:rsid w:val="00637847"/>
    <w:rsid w:val="006400BD"/>
    <w:rsid w:val="006400EC"/>
    <w:rsid w:val="006406F0"/>
    <w:rsid w:val="00641D2C"/>
    <w:rsid w:val="00643FEA"/>
    <w:rsid w:val="00644F7D"/>
    <w:rsid w:val="006456B0"/>
    <w:rsid w:val="00645D2D"/>
    <w:rsid w:val="00645EAA"/>
    <w:rsid w:val="00647584"/>
    <w:rsid w:val="00647B42"/>
    <w:rsid w:val="0065124C"/>
    <w:rsid w:val="006551B8"/>
    <w:rsid w:val="0065547C"/>
    <w:rsid w:val="00657416"/>
    <w:rsid w:val="006575D2"/>
    <w:rsid w:val="0066018F"/>
    <w:rsid w:val="00662B17"/>
    <w:rsid w:val="00663916"/>
    <w:rsid w:val="00665E1B"/>
    <w:rsid w:val="006674A1"/>
    <w:rsid w:val="0067349A"/>
    <w:rsid w:val="00675551"/>
    <w:rsid w:val="00675694"/>
    <w:rsid w:val="006773C8"/>
    <w:rsid w:val="00677644"/>
    <w:rsid w:val="006803D7"/>
    <w:rsid w:val="006804C5"/>
    <w:rsid w:val="00680999"/>
    <w:rsid w:val="00681D34"/>
    <w:rsid w:val="00682B5E"/>
    <w:rsid w:val="00682BEF"/>
    <w:rsid w:val="0068460A"/>
    <w:rsid w:val="00685803"/>
    <w:rsid w:val="00685EFF"/>
    <w:rsid w:val="006862B7"/>
    <w:rsid w:val="00686380"/>
    <w:rsid w:val="006867EB"/>
    <w:rsid w:val="00690EE4"/>
    <w:rsid w:val="00691BC8"/>
    <w:rsid w:val="00691CEC"/>
    <w:rsid w:val="00693F91"/>
    <w:rsid w:val="0069648B"/>
    <w:rsid w:val="006A0097"/>
    <w:rsid w:val="006A0CBC"/>
    <w:rsid w:val="006A23C9"/>
    <w:rsid w:val="006A3DF9"/>
    <w:rsid w:val="006A4765"/>
    <w:rsid w:val="006A4BFD"/>
    <w:rsid w:val="006A7479"/>
    <w:rsid w:val="006A77A0"/>
    <w:rsid w:val="006B0D68"/>
    <w:rsid w:val="006B14BD"/>
    <w:rsid w:val="006B14FD"/>
    <w:rsid w:val="006B1E53"/>
    <w:rsid w:val="006B462E"/>
    <w:rsid w:val="006B6457"/>
    <w:rsid w:val="006B69C0"/>
    <w:rsid w:val="006B7C53"/>
    <w:rsid w:val="006B7D95"/>
    <w:rsid w:val="006C3614"/>
    <w:rsid w:val="006C3B66"/>
    <w:rsid w:val="006C517C"/>
    <w:rsid w:val="006C6FEA"/>
    <w:rsid w:val="006C744A"/>
    <w:rsid w:val="006D01D5"/>
    <w:rsid w:val="006D0F6B"/>
    <w:rsid w:val="006D11B0"/>
    <w:rsid w:val="006D14F6"/>
    <w:rsid w:val="006D3FF9"/>
    <w:rsid w:val="006D4B22"/>
    <w:rsid w:val="006D4B2F"/>
    <w:rsid w:val="006D6991"/>
    <w:rsid w:val="006D73EB"/>
    <w:rsid w:val="006E0D8E"/>
    <w:rsid w:val="006E149E"/>
    <w:rsid w:val="006E21F1"/>
    <w:rsid w:val="006E3B71"/>
    <w:rsid w:val="006E4D06"/>
    <w:rsid w:val="006E62AB"/>
    <w:rsid w:val="006E6725"/>
    <w:rsid w:val="006E7F85"/>
    <w:rsid w:val="006F0BC7"/>
    <w:rsid w:val="006F0DAB"/>
    <w:rsid w:val="006F5B95"/>
    <w:rsid w:val="006F68FF"/>
    <w:rsid w:val="006F7228"/>
    <w:rsid w:val="006F7B5E"/>
    <w:rsid w:val="0070010C"/>
    <w:rsid w:val="007003F0"/>
    <w:rsid w:val="007007F4"/>
    <w:rsid w:val="00702A06"/>
    <w:rsid w:val="00703C9D"/>
    <w:rsid w:val="007052C1"/>
    <w:rsid w:val="00707B77"/>
    <w:rsid w:val="00710567"/>
    <w:rsid w:val="0071082B"/>
    <w:rsid w:val="00712028"/>
    <w:rsid w:val="007123BC"/>
    <w:rsid w:val="00712AE6"/>
    <w:rsid w:val="007130E9"/>
    <w:rsid w:val="007134F3"/>
    <w:rsid w:val="00721D9D"/>
    <w:rsid w:val="007225B2"/>
    <w:rsid w:val="00722C89"/>
    <w:rsid w:val="00723998"/>
    <w:rsid w:val="00723C46"/>
    <w:rsid w:val="007277DE"/>
    <w:rsid w:val="00731368"/>
    <w:rsid w:val="00732950"/>
    <w:rsid w:val="0073391D"/>
    <w:rsid w:val="00733E51"/>
    <w:rsid w:val="00734F3A"/>
    <w:rsid w:val="007350FD"/>
    <w:rsid w:val="007364A1"/>
    <w:rsid w:val="00736BB4"/>
    <w:rsid w:val="0073717D"/>
    <w:rsid w:val="007375B1"/>
    <w:rsid w:val="00740509"/>
    <w:rsid w:val="00740AB8"/>
    <w:rsid w:val="007410F7"/>
    <w:rsid w:val="00742969"/>
    <w:rsid w:val="007444D3"/>
    <w:rsid w:val="00744D4D"/>
    <w:rsid w:val="0074538F"/>
    <w:rsid w:val="00745A89"/>
    <w:rsid w:val="00746D07"/>
    <w:rsid w:val="00746F05"/>
    <w:rsid w:val="007475DF"/>
    <w:rsid w:val="007511B6"/>
    <w:rsid w:val="00752596"/>
    <w:rsid w:val="007525DF"/>
    <w:rsid w:val="00752F97"/>
    <w:rsid w:val="00753338"/>
    <w:rsid w:val="00753683"/>
    <w:rsid w:val="007561BF"/>
    <w:rsid w:val="00760EE7"/>
    <w:rsid w:val="00761439"/>
    <w:rsid w:val="00761864"/>
    <w:rsid w:val="00761963"/>
    <w:rsid w:val="0076312B"/>
    <w:rsid w:val="00763314"/>
    <w:rsid w:val="00764156"/>
    <w:rsid w:val="00765ECC"/>
    <w:rsid w:val="007666A6"/>
    <w:rsid w:val="007722C5"/>
    <w:rsid w:val="007741AC"/>
    <w:rsid w:val="007749FE"/>
    <w:rsid w:val="007756A2"/>
    <w:rsid w:val="00776F16"/>
    <w:rsid w:val="00776FA2"/>
    <w:rsid w:val="007778CC"/>
    <w:rsid w:val="00777BEA"/>
    <w:rsid w:val="00782159"/>
    <w:rsid w:val="00782450"/>
    <w:rsid w:val="00783010"/>
    <w:rsid w:val="0078339D"/>
    <w:rsid w:val="0078649C"/>
    <w:rsid w:val="00787E56"/>
    <w:rsid w:val="00791444"/>
    <w:rsid w:val="00792C55"/>
    <w:rsid w:val="00792CD3"/>
    <w:rsid w:val="00793059"/>
    <w:rsid w:val="007930B8"/>
    <w:rsid w:val="007931CB"/>
    <w:rsid w:val="007953CA"/>
    <w:rsid w:val="007979F8"/>
    <w:rsid w:val="007A09C2"/>
    <w:rsid w:val="007A125F"/>
    <w:rsid w:val="007A181A"/>
    <w:rsid w:val="007A3C0B"/>
    <w:rsid w:val="007A71DA"/>
    <w:rsid w:val="007B1D8D"/>
    <w:rsid w:val="007B1EA1"/>
    <w:rsid w:val="007B2409"/>
    <w:rsid w:val="007B37DA"/>
    <w:rsid w:val="007B453D"/>
    <w:rsid w:val="007B589A"/>
    <w:rsid w:val="007B5EC2"/>
    <w:rsid w:val="007B6346"/>
    <w:rsid w:val="007B6D15"/>
    <w:rsid w:val="007B7998"/>
    <w:rsid w:val="007C24E3"/>
    <w:rsid w:val="007C2A60"/>
    <w:rsid w:val="007C2CDA"/>
    <w:rsid w:val="007C31ED"/>
    <w:rsid w:val="007C33F5"/>
    <w:rsid w:val="007C4ACD"/>
    <w:rsid w:val="007C4D6C"/>
    <w:rsid w:val="007C568D"/>
    <w:rsid w:val="007C5785"/>
    <w:rsid w:val="007C7E22"/>
    <w:rsid w:val="007D0538"/>
    <w:rsid w:val="007D561A"/>
    <w:rsid w:val="007D62E5"/>
    <w:rsid w:val="007E3107"/>
    <w:rsid w:val="007E40AE"/>
    <w:rsid w:val="007E42B8"/>
    <w:rsid w:val="007F07BC"/>
    <w:rsid w:val="007F11BA"/>
    <w:rsid w:val="007F19EC"/>
    <w:rsid w:val="007F2477"/>
    <w:rsid w:val="007F37CA"/>
    <w:rsid w:val="007F42FE"/>
    <w:rsid w:val="007F5270"/>
    <w:rsid w:val="007F53A7"/>
    <w:rsid w:val="007F719F"/>
    <w:rsid w:val="00800F63"/>
    <w:rsid w:val="008020CA"/>
    <w:rsid w:val="00802233"/>
    <w:rsid w:val="0080381F"/>
    <w:rsid w:val="008044FA"/>
    <w:rsid w:val="008064B5"/>
    <w:rsid w:val="0080668C"/>
    <w:rsid w:val="00806D19"/>
    <w:rsid w:val="008077BE"/>
    <w:rsid w:val="00807AE3"/>
    <w:rsid w:val="00810956"/>
    <w:rsid w:val="00811436"/>
    <w:rsid w:val="008117F7"/>
    <w:rsid w:val="008147BB"/>
    <w:rsid w:val="0081787F"/>
    <w:rsid w:val="00817A4A"/>
    <w:rsid w:val="008209BE"/>
    <w:rsid w:val="00821DB1"/>
    <w:rsid w:val="00821F02"/>
    <w:rsid w:val="008229B8"/>
    <w:rsid w:val="00823AF4"/>
    <w:rsid w:val="0082512D"/>
    <w:rsid w:val="0082731E"/>
    <w:rsid w:val="008300B7"/>
    <w:rsid w:val="00831DC1"/>
    <w:rsid w:val="00832B6A"/>
    <w:rsid w:val="008364DE"/>
    <w:rsid w:val="008368B1"/>
    <w:rsid w:val="00836B3F"/>
    <w:rsid w:val="00840273"/>
    <w:rsid w:val="00840F03"/>
    <w:rsid w:val="00842056"/>
    <w:rsid w:val="0084350B"/>
    <w:rsid w:val="00843E65"/>
    <w:rsid w:val="008458C0"/>
    <w:rsid w:val="00845D33"/>
    <w:rsid w:val="00846D11"/>
    <w:rsid w:val="00847F31"/>
    <w:rsid w:val="00850F85"/>
    <w:rsid w:val="008516D4"/>
    <w:rsid w:val="008517A3"/>
    <w:rsid w:val="00852E9D"/>
    <w:rsid w:val="00852F27"/>
    <w:rsid w:val="00854382"/>
    <w:rsid w:val="008544CC"/>
    <w:rsid w:val="008547E7"/>
    <w:rsid w:val="00855822"/>
    <w:rsid w:val="00857B62"/>
    <w:rsid w:val="00860B49"/>
    <w:rsid w:val="00862051"/>
    <w:rsid w:val="00862BCC"/>
    <w:rsid w:val="00862E2D"/>
    <w:rsid w:val="008634FC"/>
    <w:rsid w:val="00863BC7"/>
    <w:rsid w:val="008640E9"/>
    <w:rsid w:val="00864917"/>
    <w:rsid w:val="00864939"/>
    <w:rsid w:val="00870489"/>
    <w:rsid w:val="00870769"/>
    <w:rsid w:val="00871589"/>
    <w:rsid w:val="00871C33"/>
    <w:rsid w:val="00872BE0"/>
    <w:rsid w:val="00873479"/>
    <w:rsid w:val="008734F0"/>
    <w:rsid w:val="008738E2"/>
    <w:rsid w:val="00873A50"/>
    <w:rsid w:val="008745E2"/>
    <w:rsid w:val="00874DB9"/>
    <w:rsid w:val="00875499"/>
    <w:rsid w:val="00875645"/>
    <w:rsid w:val="00875A91"/>
    <w:rsid w:val="00877804"/>
    <w:rsid w:val="00877B8F"/>
    <w:rsid w:val="0088156D"/>
    <w:rsid w:val="00881825"/>
    <w:rsid w:val="00882780"/>
    <w:rsid w:val="00886AD9"/>
    <w:rsid w:val="00890262"/>
    <w:rsid w:val="0089260C"/>
    <w:rsid w:val="0089385E"/>
    <w:rsid w:val="00894595"/>
    <w:rsid w:val="008966EC"/>
    <w:rsid w:val="00897F92"/>
    <w:rsid w:val="008A0CA9"/>
    <w:rsid w:val="008A15DE"/>
    <w:rsid w:val="008A3A50"/>
    <w:rsid w:val="008A462C"/>
    <w:rsid w:val="008A4DED"/>
    <w:rsid w:val="008A5E6D"/>
    <w:rsid w:val="008A612B"/>
    <w:rsid w:val="008A7B6B"/>
    <w:rsid w:val="008B1446"/>
    <w:rsid w:val="008B222F"/>
    <w:rsid w:val="008B2A37"/>
    <w:rsid w:val="008B3B13"/>
    <w:rsid w:val="008B45B1"/>
    <w:rsid w:val="008C006C"/>
    <w:rsid w:val="008C0D30"/>
    <w:rsid w:val="008C3669"/>
    <w:rsid w:val="008C47F2"/>
    <w:rsid w:val="008D299D"/>
    <w:rsid w:val="008D4134"/>
    <w:rsid w:val="008D540B"/>
    <w:rsid w:val="008D5A08"/>
    <w:rsid w:val="008D5AB4"/>
    <w:rsid w:val="008D6233"/>
    <w:rsid w:val="008E0D89"/>
    <w:rsid w:val="008E5303"/>
    <w:rsid w:val="008E5527"/>
    <w:rsid w:val="008E592F"/>
    <w:rsid w:val="008E6109"/>
    <w:rsid w:val="008F01F6"/>
    <w:rsid w:val="008F0397"/>
    <w:rsid w:val="008F130B"/>
    <w:rsid w:val="008F36B1"/>
    <w:rsid w:val="008F378C"/>
    <w:rsid w:val="008F42A7"/>
    <w:rsid w:val="008F4788"/>
    <w:rsid w:val="008F7317"/>
    <w:rsid w:val="008F76FF"/>
    <w:rsid w:val="008F7F38"/>
    <w:rsid w:val="00900A6E"/>
    <w:rsid w:val="00903074"/>
    <w:rsid w:val="009037BE"/>
    <w:rsid w:val="00904267"/>
    <w:rsid w:val="009045D7"/>
    <w:rsid w:val="00904AB7"/>
    <w:rsid w:val="00905635"/>
    <w:rsid w:val="00906BBD"/>
    <w:rsid w:val="00907D7E"/>
    <w:rsid w:val="00910D65"/>
    <w:rsid w:val="00911616"/>
    <w:rsid w:val="00911760"/>
    <w:rsid w:val="0091269D"/>
    <w:rsid w:val="00913051"/>
    <w:rsid w:val="00916519"/>
    <w:rsid w:val="0091665E"/>
    <w:rsid w:val="009203AB"/>
    <w:rsid w:val="009208EA"/>
    <w:rsid w:val="0092192C"/>
    <w:rsid w:val="00921CE4"/>
    <w:rsid w:val="00923E0C"/>
    <w:rsid w:val="0092420A"/>
    <w:rsid w:val="00924A59"/>
    <w:rsid w:val="00926B05"/>
    <w:rsid w:val="00927681"/>
    <w:rsid w:val="009303CA"/>
    <w:rsid w:val="00930CE0"/>
    <w:rsid w:val="0093299E"/>
    <w:rsid w:val="00933586"/>
    <w:rsid w:val="009342D6"/>
    <w:rsid w:val="0093624A"/>
    <w:rsid w:val="009402F6"/>
    <w:rsid w:val="00943AA4"/>
    <w:rsid w:val="00944116"/>
    <w:rsid w:val="00944353"/>
    <w:rsid w:val="00944E03"/>
    <w:rsid w:val="009452AA"/>
    <w:rsid w:val="0095061F"/>
    <w:rsid w:val="0095065B"/>
    <w:rsid w:val="009507B8"/>
    <w:rsid w:val="0095123E"/>
    <w:rsid w:val="00952BEE"/>
    <w:rsid w:val="0095351B"/>
    <w:rsid w:val="009560BE"/>
    <w:rsid w:val="00957279"/>
    <w:rsid w:val="00962F46"/>
    <w:rsid w:val="0096325F"/>
    <w:rsid w:val="0096362E"/>
    <w:rsid w:val="00963D46"/>
    <w:rsid w:val="0096630F"/>
    <w:rsid w:val="0097095D"/>
    <w:rsid w:val="009730F9"/>
    <w:rsid w:val="0097526C"/>
    <w:rsid w:val="009763F3"/>
    <w:rsid w:val="00977135"/>
    <w:rsid w:val="009816EE"/>
    <w:rsid w:val="00982137"/>
    <w:rsid w:val="00983118"/>
    <w:rsid w:val="00985B23"/>
    <w:rsid w:val="00987524"/>
    <w:rsid w:val="00987BE3"/>
    <w:rsid w:val="00991E1D"/>
    <w:rsid w:val="00991EEA"/>
    <w:rsid w:val="009953EB"/>
    <w:rsid w:val="009954D0"/>
    <w:rsid w:val="00995D99"/>
    <w:rsid w:val="00997279"/>
    <w:rsid w:val="00997B32"/>
    <w:rsid w:val="009A2301"/>
    <w:rsid w:val="009A29F5"/>
    <w:rsid w:val="009A3AEA"/>
    <w:rsid w:val="009A48CA"/>
    <w:rsid w:val="009A7C8D"/>
    <w:rsid w:val="009B0B37"/>
    <w:rsid w:val="009B18A3"/>
    <w:rsid w:val="009B2783"/>
    <w:rsid w:val="009B28B0"/>
    <w:rsid w:val="009B28C2"/>
    <w:rsid w:val="009B47CD"/>
    <w:rsid w:val="009B4A2C"/>
    <w:rsid w:val="009B6B62"/>
    <w:rsid w:val="009B6E22"/>
    <w:rsid w:val="009B72C3"/>
    <w:rsid w:val="009B73D3"/>
    <w:rsid w:val="009C042A"/>
    <w:rsid w:val="009C047B"/>
    <w:rsid w:val="009C0A56"/>
    <w:rsid w:val="009C3014"/>
    <w:rsid w:val="009C3179"/>
    <w:rsid w:val="009C4E63"/>
    <w:rsid w:val="009C5B99"/>
    <w:rsid w:val="009C64F9"/>
    <w:rsid w:val="009C70B4"/>
    <w:rsid w:val="009C7F4A"/>
    <w:rsid w:val="009D0B08"/>
    <w:rsid w:val="009D4DF3"/>
    <w:rsid w:val="009D50A4"/>
    <w:rsid w:val="009D5C6B"/>
    <w:rsid w:val="009D6D68"/>
    <w:rsid w:val="009D7E39"/>
    <w:rsid w:val="009E169E"/>
    <w:rsid w:val="009E2548"/>
    <w:rsid w:val="009E4B60"/>
    <w:rsid w:val="009E4DCA"/>
    <w:rsid w:val="009E52C3"/>
    <w:rsid w:val="009E581A"/>
    <w:rsid w:val="009E5D32"/>
    <w:rsid w:val="009E6935"/>
    <w:rsid w:val="009E7B95"/>
    <w:rsid w:val="009F224A"/>
    <w:rsid w:val="009F2500"/>
    <w:rsid w:val="009F2FE8"/>
    <w:rsid w:val="009F3AE7"/>
    <w:rsid w:val="009F45D1"/>
    <w:rsid w:val="009F5DFB"/>
    <w:rsid w:val="009F678B"/>
    <w:rsid w:val="009F6E6A"/>
    <w:rsid w:val="009F7739"/>
    <w:rsid w:val="00A00D5D"/>
    <w:rsid w:val="00A01B6A"/>
    <w:rsid w:val="00A030C3"/>
    <w:rsid w:val="00A04E1D"/>
    <w:rsid w:val="00A04F71"/>
    <w:rsid w:val="00A0540C"/>
    <w:rsid w:val="00A05A36"/>
    <w:rsid w:val="00A05C62"/>
    <w:rsid w:val="00A10AC8"/>
    <w:rsid w:val="00A1110D"/>
    <w:rsid w:val="00A112D4"/>
    <w:rsid w:val="00A122B2"/>
    <w:rsid w:val="00A22780"/>
    <w:rsid w:val="00A234CC"/>
    <w:rsid w:val="00A25D62"/>
    <w:rsid w:val="00A27CAC"/>
    <w:rsid w:val="00A3157E"/>
    <w:rsid w:val="00A31ACB"/>
    <w:rsid w:val="00A31CA8"/>
    <w:rsid w:val="00A31DFF"/>
    <w:rsid w:val="00A320BE"/>
    <w:rsid w:val="00A3257A"/>
    <w:rsid w:val="00A3333D"/>
    <w:rsid w:val="00A33482"/>
    <w:rsid w:val="00A33DC8"/>
    <w:rsid w:val="00A34267"/>
    <w:rsid w:val="00A37D86"/>
    <w:rsid w:val="00A405FB"/>
    <w:rsid w:val="00A4125B"/>
    <w:rsid w:val="00A41FCB"/>
    <w:rsid w:val="00A46C45"/>
    <w:rsid w:val="00A47CD9"/>
    <w:rsid w:val="00A51DD1"/>
    <w:rsid w:val="00A52510"/>
    <w:rsid w:val="00A55400"/>
    <w:rsid w:val="00A55694"/>
    <w:rsid w:val="00A57BA6"/>
    <w:rsid w:val="00A62890"/>
    <w:rsid w:val="00A638D7"/>
    <w:rsid w:val="00A63E8D"/>
    <w:rsid w:val="00A64158"/>
    <w:rsid w:val="00A64C84"/>
    <w:rsid w:val="00A6550E"/>
    <w:rsid w:val="00A7116D"/>
    <w:rsid w:val="00A71F54"/>
    <w:rsid w:val="00A72124"/>
    <w:rsid w:val="00A72C23"/>
    <w:rsid w:val="00A74222"/>
    <w:rsid w:val="00A760ED"/>
    <w:rsid w:val="00A766A2"/>
    <w:rsid w:val="00A80475"/>
    <w:rsid w:val="00A86D32"/>
    <w:rsid w:val="00A8703F"/>
    <w:rsid w:val="00A8795D"/>
    <w:rsid w:val="00A87984"/>
    <w:rsid w:val="00A9041F"/>
    <w:rsid w:val="00A90435"/>
    <w:rsid w:val="00A90F94"/>
    <w:rsid w:val="00A9183D"/>
    <w:rsid w:val="00A918A3"/>
    <w:rsid w:val="00A92109"/>
    <w:rsid w:val="00A92C82"/>
    <w:rsid w:val="00A936F7"/>
    <w:rsid w:val="00A962C0"/>
    <w:rsid w:val="00A968C7"/>
    <w:rsid w:val="00AA1222"/>
    <w:rsid w:val="00AA46B3"/>
    <w:rsid w:val="00AA47E4"/>
    <w:rsid w:val="00AA4C7E"/>
    <w:rsid w:val="00AA5288"/>
    <w:rsid w:val="00AB0061"/>
    <w:rsid w:val="00AB08EB"/>
    <w:rsid w:val="00AB0C26"/>
    <w:rsid w:val="00AB20C0"/>
    <w:rsid w:val="00AB2D07"/>
    <w:rsid w:val="00AB38E9"/>
    <w:rsid w:val="00AB494D"/>
    <w:rsid w:val="00AB4EAB"/>
    <w:rsid w:val="00AB511E"/>
    <w:rsid w:val="00AB5838"/>
    <w:rsid w:val="00AB6D2D"/>
    <w:rsid w:val="00AB7014"/>
    <w:rsid w:val="00AB7613"/>
    <w:rsid w:val="00AC0051"/>
    <w:rsid w:val="00AC0C01"/>
    <w:rsid w:val="00AC0D1C"/>
    <w:rsid w:val="00AC6602"/>
    <w:rsid w:val="00AC7E05"/>
    <w:rsid w:val="00AD069B"/>
    <w:rsid w:val="00AD1307"/>
    <w:rsid w:val="00AD29CA"/>
    <w:rsid w:val="00AD51BD"/>
    <w:rsid w:val="00AD52D5"/>
    <w:rsid w:val="00AD5F32"/>
    <w:rsid w:val="00AD65A5"/>
    <w:rsid w:val="00AE0829"/>
    <w:rsid w:val="00AE0E73"/>
    <w:rsid w:val="00AE12E7"/>
    <w:rsid w:val="00AE161A"/>
    <w:rsid w:val="00AE1A82"/>
    <w:rsid w:val="00AE1AD3"/>
    <w:rsid w:val="00AE1F87"/>
    <w:rsid w:val="00AE24F4"/>
    <w:rsid w:val="00AE4A02"/>
    <w:rsid w:val="00AE5E9E"/>
    <w:rsid w:val="00AE601D"/>
    <w:rsid w:val="00AE7FE9"/>
    <w:rsid w:val="00AF18DC"/>
    <w:rsid w:val="00AF19F5"/>
    <w:rsid w:val="00AF1B8C"/>
    <w:rsid w:val="00AF26E1"/>
    <w:rsid w:val="00AF44D1"/>
    <w:rsid w:val="00AF47D4"/>
    <w:rsid w:val="00AF526F"/>
    <w:rsid w:val="00AF5A8A"/>
    <w:rsid w:val="00AF5F59"/>
    <w:rsid w:val="00AF7D96"/>
    <w:rsid w:val="00B0026D"/>
    <w:rsid w:val="00B00478"/>
    <w:rsid w:val="00B02FA3"/>
    <w:rsid w:val="00B04868"/>
    <w:rsid w:val="00B058C6"/>
    <w:rsid w:val="00B06D16"/>
    <w:rsid w:val="00B073C6"/>
    <w:rsid w:val="00B104A8"/>
    <w:rsid w:val="00B10DE7"/>
    <w:rsid w:val="00B11053"/>
    <w:rsid w:val="00B12C62"/>
    <w:rsid w:val="00B13166"/>
    <w:rsid w:val="00B14704"/>
    <w:rsid w:val="00B14E2C"/>
    <w:rsid w:val="00B1629E"/>
    <w:rsid w:val="00B17357"/>
    <w:rsid w:val="00B20CCE"/>
    <w:rsid w:val="00B21630"/>
    <w:rsid w:val="00B22927"/>
    <w:rsid w:val="00B249E5"/>
    <w:rsid w:val="00B26C89"/>
    <w:rsid w:val="00B30D8C"/>
    <w:rsid w:val="00B348BE"/>
    <w:rsid w:val="00B37A2C"/>
    <w:rsid w:val="00B37B4F"/>
    <w:rsid w:val="00B40E8B"/>
    <w:rsid w:val="00B4145E"/>
    <w:rsid w:val="00B42A8E"/>
    <w:rsid w:val="00B434E5"/>
    <w:rsid w:val="00B43712"/>
    <w:rsid w:val="00B45A24"/>
    <w:rsid w:val="00B467D9"/>
    <w:rsid w:val="00B4778F"/>
    <w:rsid w:val="00B479FA"/>
    <w:rsid w:val="00B51F10"/>
    <w:rsid w:val="00B525FE"/>
    <w:rsid w:val="00B52D48"/>
    <w:rsid w:val="00B538CD"/>
    <w:rsid w:val="00B53A54"/>
    <w:rsid w:val="00B54B77"/>
    <w:rsid w:val="00B54F27"/>
    <w:rsid w:val="00B560A1"/>
    <w:rsid w:val="00B57585"/>
    <w:rsid w:val="00B61B72"/>
    <w:rsid w:val="00B61D91"/>
    <w:rsid w:val="00B62982"/>
    <w:rsid w:val="00B64537"/>
    <w:rsid w:val="00B66C90"/>
    <w:rsid w:val="00B674E0"/>
    <w:rsid w:val="00B7047D"/>
    <w:rsid w:val="00B71A8E"/>
    <w:rsid w:val="00B72491"/>
    <w:rsid w:val="00B72B66"/>
    <w:rsid w:val="00B73600"/>
    <w:rsid w:val="00B74045"/>
    <w:rsid w:val="00B74291"/>
    <w:rsid w:val="00B7532F"/>
    <w:rsid w:val="00B76EEF"/>
    <w:rsid w:val="00B773E9"/>
    <w:rsid w:val="00B81713"/>
    <w:rsid w:val="00B82656"/>
    <w:rsid w:val="00B8312B"/>
    <w:rsid w:val="00B83E87"/>
    <w:rsid w:val="00B8496E"/>
    <w:rsid w:val="00B87938"/>
    <w:rsid w:val="00B90520"/>
    <w:rsid w:val="00B910BB"/>
    <w:rsid w:val="00B922E0"/>
    <w:rsid w:val="00B9313B"/>
    <w:rsid w:val="00B9425B"/>
    <w:rsid w:val="00B957A8"/>
    <w:rsid w:val="00B96833"/>
    <w:rsid w:val="00BA018C"/>
    <w:rsid w:val="00BA0364"/>
    <w:rsid w:val="00BA22B6"/>
    <w:rsid w:val="00BA3064"/>
    <w:rsid w:val="00BA54A0"/>
    <w:rsid w:val="00BA5CD8"/>
    <w:rsid w:val="00BA7293"/>
    <w:rsid w:val="00BA778F"/>
    <w:rsid w:val="00BA7FC8"/>
    <w:rsid w:val="00BB1C37"/>
    <w:rsid w:val="00BB4049"/>
    <w:rsid w:val="00BB57E8"/>
    <w:rsid w:val="00BB5CBD"/>
    <w:rsid w:val="00BB7387"/>
    <w:rsid w:val="00BB772D"/>
    <w:rsid w:val="00BB7C3A"/>
    <w:rsid w:val="00BC0CA5"/>
    <w:rsid w:val="00BC1D8B"/>
    <w:rsid w:val="00BC1EF3"/>
    <w:rsid w:val="00BC20AC"/>
    <w:rsid w:val="00BC3821"/>
    <w:rsid w:val="00BC5286"/>
    <w:rsid w:val="00BC5384"/>
    <w:rsid w:val="00BC6DA4"/>
    <w:rsid w:val="00BC7FC0"/>
    <w:rsid w:val="00BD07C7"/>
    <w:rsid w:val="00BD1D8C"/>
    <w:rsid w:val="00BD4D75"/>
    <w:rsid w:val="00BD5060"/>
    <w:rsid w:val="00BD74DA"/>
    <w:rsid w:val="00BD764D"/>
    <w:rsid w:val="00BD77F9"/>
    <w:rsid w:val="00BD78D6"/>
    <w:rsid w:val="00BD7E0B"/>
    <w:rsid w:val="00BE0597"/>
    <w:rsid w:val="00BE0EBE"/>
    <w:rsid w:val="00BE1B4C"/>
    <w:rsid w:val="00BE278A"/>
    <w:rsid w:val="00BE4804"/>
    <w:rsid w:val="00BE4C60"/>
    <w:rsid w:val="00BE5113"/>
    <w:rsid w:val="00BE54B2"/>
    <w:rsid w:val="00BF114A"/>
    <w:rsid w:val="00BF34A3"/>
    <w:rsid w:val="00BF3F95"/>
    <w:rsid w:val="00BF462E"/>
    <w:rsid w:val="00BF4780"/>
    <w:rsid w:val="00BF485D"/>
    <w:rsid w:val="00BF65A8"/>
    <w:rsid w:val="00BF7919"/>
    <w:rsid w:val="00BF7988"/>
    <w:rsid w:val="00C00499"/>
    <w:rsid w:val="00C00992"/>
    <w:rsid w:val="00C00C71"/>
    <w:rsid w:val="00C0171D"/>
    <w:rsid w:val="00C03403"/>
    <w:rsid w:val="00C05F71"/>
    <w:rsid w:val="00C06968"/>
    <w:rsid w:val="00C11EFE"/>
    <w:rsid w:val="00C13CA1"/>
    <w:rsid w:val="00C147AF"/>
    <w:rsid w:val="00C149AF"/>
    <w:rsid w:val="00C1686D"/>
    <w:rsid w:val="00C16BBE"/>
    <w:rsid w:val="00C1709D"/>
    <w:rsid w:val="00C176F4"/>
    <w:rsid w:val="00C209A2"/>
    <w:rsid w:val="00C20E7E"/>
    <w:rsid w:val="00C2160D"/>
    <w:rsid w:val="00C2286E"/>
    <w:rsid w:val="00C2327A"/>
    <w:rsid w:val="00C24C50"/>
    <w:rsid w:val="00C25227"/>
    <w:rsid w:val="00C27D87"/>
    <w:rsid w:val="00C30C59"/>
    <w:rsid w:val="00C31B79"/>
    <w:rsid w:val="00C31FAC"/>
    <w:rsid w:val="00C32590"/>
    <w:rsid w:val="00C32C72"/>
    <w:rsid w:val="00C32DCF"/>
    <w:rsid w:val="00C33CD9"/>
    <w:rsid w:val="00C33E00"/>
    <w:rsid w:val="00C3449F"/>
    <w:rsid w:val="00C36C56"/>
    <w:rsid w:val="00C41818"/>
    <w:rsid w:val="00C42D14"/>
    <w:rsid w:val="00C4471D"/>
    <w:rsid w:val="00C44A97"/>
    <w:rsid w:val="00C44B29"/>
    <w:rsid w:val="00C455CB"/>
    <w:rsid w:val="00C45C31"/>
    <w:rsid w:val="00C464BE"/>
    <w:rsid w:val="00C47793"/>
    <w:rsid w:val="00C51221"/>
    <w:rsid w:val="00C54467"/>
    <w:rsid w:val="00C555B4"/>
    <w:rsid w:val="00C55946"/>
    <w:rsid w:val="00C56236"/>
    <w:rsid w:val="00C56386"/>
    <w:rsid w:val="00C57E9E"/>
    <w:rsid w:val="00C6167B"/>
    <w:rsid w:val="00C61E9D"/>
    <w:rsid w:val="00C629E1"/>
    <w:rsid w:val="00C6439C"/>
    <w:rsid w:val="00C65215"/>
    <w:rsid w:val="00C71E05"/>
    <w:rsid w:val="00C749A5"/>
    <w:rsid w:val="00C804E8"/>
    <w:rsid w:val="00C839CA"/>
    <w:rsid w:val="00C8446A"/>
    <w:rsid w:val="00C84643"/>
    <w:rsid w:val="00C85935"/>
    <w:rsid w:val="00C86D07"/>
    <w:rsid w:val="00C86E22"/>
    <w:rsid w:val="00C8722E"/>
    <w:rsid w:val="00C8748A"/>
    <w:rsid w:val="00C91248"/>
    <w:rsid w:val="00C92114"/>
    <w:rsid w:val="00C921C8"/>
    <w:rsid w:val="00C93314"/>
    <w:rsid w:val="00C94981"/>
    <w:rsid w:val="00C94B0B"/>
    <w:rsid w:val="00C95EA7"/>
    <w:rsid w:val="00C96075"/>
    <w:rsid w:val="00CA0DDA"/>
    <w:rsid w:val="00CA26DB"/>
    <w:rsid w:val="00CA3224"/>
    <w:rsid w:val="00CA5215"/>
    <w:rsid w:val="00CA76D1"/>
    <w:rsid w:val="00CB1ABA"/>
    <w:rsid w:val="00CB3511"/>
    <w:rsid w:val="00CB384D"/>
    <w:rsid w:val="00CB4648"/>
    <w:rsid w:val="00CB4A4E"/>
    <w:rsid w:val="00CB66D1"/>
    <w:rsid w:val="00CB6A2A"/>
    <w:rsid w:val="00CB7B18"/>
    <w:rsid w:val="00CC1741"/>
    <w:rsid w:val="00CC2B44"/>
    <w:rsid w:val="00CC52D2"/>
    <w:rsid w:val="00CC5D49"/>
    <w:rsid w:val="00CC5F1D"/>
    <w:rsid w:val="00CC6F17"/>
    <w:rsid w:val="00CC70F8"/>
    <w:rsid w:val="00CC7371"/>
    <w:rsid w:val="00CC777E"/>
    <w:rsid w:val="00CD235B"/>
    <w:rsid w:val="00CD2E38"/>
    <w:rsid w:val="00CD3566"/>
    <w:rsid w:val="00CD4339"/>
    <w:rsid w:val="00CD4759"/>
    <w:rsid w:val="00CD4CB7"/>
    <w:rsid w:val="00CD4D17"/>
    <w:rsid w:val="00CD5376"/>
    <w:rsid w:val="00CD58F3"/>
    <w:rsid w:val="00CD674A"/>
    <w:rsid w:val="00CD70E0"/>
    <w:rsid w:val="00CD7927"/>
    <w:rsid w:val="00CD79F8"/>
    <w:rsid w:val="00CE0FAD"/>
    <w:rsid w:val="00CE1430"/>
    <w:rsid w:val="00CE260F"/>
    <w:rsid w:val="00CE29A7"/>
    <w:rsid w:val="00CE2D5E"/>
    <w:rsid w:val="00CE31EB"/>
    <w:rsid w:val="00CE3AF4"/>
    <w:rsid w:val="00CE4609"/>
    <w:rsid w:val="00CE6242"/>
    <w:rsid w:val="00CE7349"/>
    <w:rsid w:val="00CE744E"/>
    <w:rsid w:val="00CE756D"/>
    <w:rsid w:val="00CF1374"/>
    <w:rsid w:val="00CF28E4"/>
    <w:rsid w:val="00CF4738"/>
    <w:rsid w:val="00CF4E2F"/>
    <w:rsid w:val="00CF5087"/>
    <w:rsid w:val="00CF6B71"/>
    <w:rsid w:val="00CF787D"/>
    <w:rsid w:val="00D00F57"/>
    <w:rsid w:val="00D01757"/>
    <w:rsid w:val="00D0191E"/>
    <w:rsid w:val="00D01A5E"/>
    <w:rsid w:val="00D01BDF"/>
    <w:rsid w:val="00D03F0F"/>
    <w:rsid w:val="00D049CB"/>
    <w:rsid w:val="00D0504F"/>
    <w:rsid w:val="00D050B4"/>
    <w:rsid w:val="00D112DD"/>
    <w:rsid w:val="00D113B9"/>
    <w:rsid w:val="00D1159B"/>
    <w:rsid w:val="00D11DC3"/>
    <w:rsid w:val="00D13E01"/>
    <w:rsid w:val="00D13E90"/>
    <w:rsid w:val="00D149A6"/>
    <w:rsid w:val="00D14DFD"/>
    <w:rsid w:val="00D15749"/>
    <w:rsid w:val="00D20025"/>
    <w:rsid w:val="00D21C96"/>
    <w:rsid w:val="00D25494"/>
    <w:rsid w:val="00D25F4B"/>
    <w:rsid w:val="00D264B1"/>
    <w:rsid w:val="00D26B0D"/>
    <w:rsid w:val="00D26F20"/>
    <w:rsid w:val="00D27553"/>
    <w:rsid w:val="00D30145"/>
    <w:rsid w:val="00D307AC"/>
    <w:rsid w:val="00D30834"/>
    <w:rsid w:val="00D30ADF"/>
    <w:rsid w:val="00D32572"/>
    <w:rsid w:val="00D33071"/>
    <w:rsid w:val="00D3341B"/>
    <w:rsid w:val="00D33BE3"/>
    <w:rsid w:val="00D33D73"/>
    <w:rsid w:val="00D34813"/>
    <w:rsid w:val="00D35A9A"/>
    <w:rsid w:val="00D37F66"/>
    <w:rsid w:val="00D42BEE"/>
    <w:rsid w:val="00D45CB8"/>
    <w:rsid w:val="00D46316"/>
    <w:rsid w:val="00D476CB"/>
    <w:rsid w:val="00D500D7"/>
    <w:rsid w:val="00D5090F"/>
    <w:rsid w:val="00D5363A"/>
    <w:rsid w:val="00D53A36"/>
    <w:rsid w:val="00D545DE"/>
    <w:rsid w:val="00D577F3"/>
    <w:rsid w:val="00D60195"/>
    <w:rsid w:val="00D612F3"/>
    <w:rsid w:val="00D617E0"/>
    <w:rsid w:val="00D625EF"/>
    <w:rsid w:val="00D635E1"/>
    <w:rsid w:val="00D63E1F"/>
    <w:rsid w:val="00D662C2"/>
    <w:rsid w:val="00D66FEE"/>
    <w:rsid w:val="00D700D1"/>
    <w:rsid w:val="00D7283F"/>
    <w:rsid w:val="00D731D4"/>
    <w:rsid w:val="00D73F7E"/>
    <w:rsid w:val="00D77E0E"/>
    <w:rsid w:val="00D80829"/>
    <w:rsid w:val="00D80B68"/>
    <w:rsid w:val="00D80BB1"/>
    <w:rsid w:val="00D821C4"/>
    <w:rsid w:val="00D821E4"/>
    <w:rsid w:val="00D82CA4"/>
    <w:rsid w:val="00D84A55"/>
    <w:rsid w:val="00D85644"/>
    <w:rsid w:val="00D866D0"/>
    <w:rsid w:val="00D8769A"/>
    <w:rsid w:val="00D90022"/>
    <w:rsid w:val="00D901FC"/>
    <w:rsid w:val="00D92A00"/>
    <w:rsid w:val="00D930EB"/>
    <w:rsid w:val="00D9316A"/>
    <w:rsid w:val="00D93397"/>
    <w:rsid w:val="00D95164"/>
    <w:rsid w:val="00D95A38"/>
    <w:rsid w:val="00D95D12"/>
    <w:rsid w:val="00D9704F"/>
    <w:rsid w:val="00DA13D1"/>
    <w:rsid w:val="00DA248E"/>
    <w:rsid w:val="00DA2ADC"/>
    <w:rsid w:val="00DA5BBA"/>
    <w:rsid w:val="00DA6414"/>
    <w:rsid w:val="00DA69F7"/>
    <w:rsid w:val="00DB16D2"/>
    <w:rsid w:val="00DB1836"/>
    <w:rsid w:val="00DB50C9"/>
    <w:rsid w:val="00DB736D"/>
    <w:rsid w:val="00DB7C65"/>
    <w:rsid w:val="00DC04A1"/>
    <w:rsid w:val="00DC0CCB"/>
    <w:rsid w:val="00DC2E43"/>
    <w:rsid w:val="00DC31C2"/>
    <w:rsid w:val="00DC33B5"/>
    <w:rsid w:val="00DC6435"/>
    <w:rsid w:val="00DC6BD4"/>
    <w:rsid w:val="00DC762F"/>
    <w:rsid w:val="00DD066F"/>
    <w:rsid w:val="00DD19A8"/>
    <w:rsid w:val="00DD2509"/>
    <w:rsid w:val="00DD3B6F"/>
    <w:rsid w:val="00DD3D08"/>
    <w:rsid w:val="00DD3F0C"/>
    <w:rsid w:val="00DD496D"/>
    <w:rsid w:val="00DE1AC0"/>
    <w:rsid w:val="00DE1EC3"/>
    <w:rsid w:val="00DE2245"/>
    <w:rsid w:val="00DE2273"/>
    <w:rsid w:val="00DE2DFF"/>
    <w:rsid w:val="00DE4425"/>
    <w:rsid w:val="00DE46D8"/>
    <w:rsid w:val="00DE4956"/>
    <w:rsid w:val="00DE662C"/>
    <w:rsid w:val="00DE7393"/>
    <w:rsid w:val="00DE75C5"/>
    <w:rsid w:val="00DE7C1E"/>
    <w:rsid w:val="00DF14BB"/>
    <w:rsid w:val="00DF1FE1"/>
    <w:rsid w:val="00DF38BF"/>
    <w:rsid w:val="00DF4023"/>
    <w:rsid w:val="00DF5A60"/>
    <w:rsid w:val="00DF5DE9"/>
    <w:rsid w:val="00DF7107"/>
    <w:rsid w:val="00DF7414"/>
    <w:rsid w:val="00E0028D"/>
    <w:rsid w:val="00E005B9"/>
    <w:rsid w:val="00E00FA3"/>
    <w:rsid w:val="00E0111C"/>
    <w:rsid w:val="00E01FA2"/>
    <w:rsid w:val="00E0246D"/>
    <w:rsid w:val="00E02D07"/>
    <w:rsid w:val="00E02EBC"/>
    <w:rsid w:val="00E03C20"/>
    <w:rsid w:val="00E043F2"/>
    <w:rsid w:val="00E049D1"/>
    <w:rsid w:val="00E04A3A"/>
    <w:rsid w:val="00E04D1E"/>
    <w:rsid w:val="00E06851"/>
    <w:rsid w:val="00E077F2"/>
    <w:rsid w:val="00E11271"/>
    <w:rsid w:val="00E115A2"/>
    <w:rsid w:val="00E13687"/>
    <w:rsid w:val="00E15BE1"/>
    <w:rsid w:val="00E160D1"/>
    <w:rsid w:val="00E20FBD"/>
    <w:rsid w:val="00E22433"/>
    <w:rsid w:val="00E2252B"/>
    <w:rsid w:val="00E230C7"/>
    <w:rsid w:val="00E245FB"/>
    <w:rsid w:val="00E24D6C"/>
    <w:rsid w:val="00E26524"/>
    <w:rsid w:val="00E26F09"/>
    <w:rsid w:val="00E30769"/>
    <w:rsid w:val="00E33548"/>
    <w:rsid w:val="00E34ADA"/>
    <w:rsid w:val="00E34F14"/>
    <w:rsid w:val="00E35281"/>
    <w:rsid w:val="00E37BEE"/>
    <w:rsid w:val="00E41714"/>
    <w:rsid w:val="00E41EA7"/>
    <w:rsid w:val="00E429E1"/>
    <w:rsid w:val="00E445C4"/>
    <w:rsid w:val="00E44B7F"/>
    <w:rsid w:val="00E44B8C"/>
    <w:rsid w:val="00E453DC"/>
    <w:rsid w:val="00E460D6"/>
    <w:rsid w:val="00E46B6B"/>
    <w:rsid w:val="00E46CE7"/>
    <w:rsid w:val="00E51B1B"/>
    <w:rsid w:val="00E53E58"/>
    <w:rsid w:val="00E54576"/>
    <w:rsid w:val="00E55EB6"/>
    <w:rsid w:val="00E60685"/>
    <w:rsid w:val="00E621ED"/>
    <w:rsid w:val="00E6227E"/>
    <w:rsid w:val="00E624C6"/>
    <w:rsid w:val="00E62795"/>
    <w:rsid w:val="00E62ADA"/>
    <w:rsid w:val="00E63463"/>
    <w:rsid w:val="00E63EE2"/>
    <w:rsid w:val="00E65A92"/>
    <w:rsid w:val="00E66905"/>
    <w:rsid w:val="00E72356"/>
    <w:rsid w:val="00E73AED"/>
    <w:rsid w:val="00E73CBC"/>
    <w:rsid w:val="00E7437C"/>
    <w:rsid w:val="00E80308"/>
    <w:rsid w:val="00E808E5"/>
    <w:rsid w:val="00E80FDE"/>
    <w:rsid w:val="00E8199E"/>
    <w:rsid w:val="00E83171"/>
    <w:rsid w:val="00E84E68"/>
    <w:rsid w:val="00E85363"/>
    <w:rsid w:val="00E85640"/>
    <w:rsid w:val="00E86387"/>
    <w:rsid w:val="00E909B9"/>
    <w:rsid w:val="00E90F9A"/>
    <w:rsid w:val="00E91539"/>
    <w:rsid w:val="00E93753"/>
    <w:rsid w:val="00E93BC2"/>
    <w:rsid w:val="00E944E2"/>
    <w:rsid w:val="00E95BE9"/>
    <w:rsid w:val="00E976EF"/>
    <w:rsid w:val="00EA07E3"/>
    <w:rsid w:val="00EA1B14"/>
    <w:rsid w:val="00EA24E6"/>
    <w:rsid w:val="00EA33E8"/>
    <w:rsid w:val="00EA371E"/>
    <w:rsid w:val="00EA432B"/>
    <w:rsid w:val="00EA7A45"/>
    <w:rsid w:val="00EA7C02"/>
    <w:rsid w:val="00EB03B2"/>
    <w:rsid w:val="00EB0DF7"/>
    <w:rsid w:val="00EB130D"/>
    <w:rsid w:val="00EB2E74"/>
    <w:rsid w:val="00EB4468"/>
    <w:rsid w:val="00EB4C31"/>
    <w:rsid w:val="00EB66D3"/>
    <w:rsid w:val="00EB6D44"/>
    <w:rsid w:val="00EB78EA"/>
    <w:rsid w:val="00EC122D"/>
    <w:rsid w:val="00EC1688"/>
    <w:rsid w:val="00EC1FC2"/>
    <w:rsid w:val="00EC258B"/>
    <w:rsid w:val="00EC40AE"/>
    <w:rsid w:val="00EC4EE2"/>
    <w:rsid w:val="00EC686B"/>
    <w:rsid w:val="00EC7F2C"/>
    <w:rsid w:val="00ED4A4E"/>
    <w:rsid w:val="00ED6346"/>
    <w:rsid w:val="00ED65FE"/>
    <w:rsid w:val="00EE0D89"/>
    <w:rsid w:val="00EE1146"/>
    <w:rsid w:val="00EE1244"/>
    <w:rsid w:val="00EE217D"/>
    <w:rsid w:val="00EE2D39"/>
    <w:rsid w:val="00EE32D3"/>
    <w:rsid w:val="00EE3737"/>
    <w:rsid w:val="00EE3CE1"/>
    <w:rsid w:val="00EE6586"/>
    <w:rsid w:val="00EE76AD"/>
    <w:rsid w:val="00EF1DC1"/>
    <w:rsid w:val="00EF2B1E"/>
    <w:rsid w:val="00EF2B87"/>
    <w:rsid w:val="00EF4011"/>
    <w:rsid w:val="00EF46C4"/>
    <w:rsid w:val="00EF4E25"/>
    <w:rsid w:val="00EF72C0"/>
    <w:rsid w:val="00EF7616"/>
    <w:rsid w:val="00EF7B27"/>
    <w:rsid w:val="00F0037A"/>
    <w:rsid w:val="00F00B68"/>
    <w:rsid w:val="00F034C8"/>
    <w:rsid w:val="00F03676"/>
    <w:rsid w:val="00F0407A"/>
    <w:rsid w:val="00F04122"/>
    <w:rsid w:val="00F064AD"/>
    <w:rsid w:val="00F0666B"/>
    <w:rsid w:val="00F0724F"/>
    <w:rsid w:val="00F079B4"/>
    <w:rsid w:val="00F109F2"/>
    <w:rsid w:val="00F10A1E"/>
    <w:rsid w:val="00F126A2"/>
    <w:rsid w:val="00F1327B"/>
    <w:rsid w:val="00F140C0"/>
    <w:rsid w:val="00F15717"/>
    <w:rsid w:val="00F16693"/>
    <w:rsid w:val="00F16A34"/>
    <w:rsid w:val="00F2110D"/>
    <w:rsid w:val="00F21B94"/>
    <w:rsid w:val="00F21C73"/>
    <w:rsid w:val="00F21EC8"/>
    <w:rsid w:val="00F224EF"/>
    <w:rsid w:val="00F26D52"/>
    <w:rsid w:val="00F26F49"/>
    <w:rsid w:val="00F270FE"/>
    <w:rsid w:val="00F27535"/>
    <w:rsid w:val="00F27BDA"/>
    <w:rsid w:val="00F306AF"/>
    <w:rsid w:val="00F30D65"/>
    <w:rsid w:val="00F3151E"/>
    <w:rsid w:val="00F3264E"/>
    <w:rsid w:val="00F33AA5"/>
    <w:rsid w:val="00F33C60"/>
    <w:rsid w:val="00F3404C"/>
    <w:rsid w:val="00F3440A"/>
    <w:rsid w:val="00F34D3A"/>
    <w:rsid w:val="00F35265"/>
    <w:rsid w:val="00F4080D"/>
    <w:rsid w:val="00F412CE"/>
    <w:rsid w:val="00F44036"/>
    <w:rsid w:val="00F443DA"/>
    <w:rsid w:val="00F45339"/>
    <w:rsid w:val="00F46E08"/>
    <w:rsid w:val="00F533D8"/>
    <w:rsid w:val="00F56673"/>
    <w:rsid w:val="00F60DD2"/>
    <w:rsid w:val="00F610C6"/>
    <w:rsid w:val="00F61A09"/>
    <w:rsid w:val="00F63BDA"/>
    <w:rsid w:val="00F6483C"/>
    <w:rsid w:val="00F65A7D"/>
    <w:rsid w:val="00F66557"/>
    <w:rsid w:val="00F667D7"/>
    <w:rsid w:val="00F70D96"/>
    <w:rsid w:val="00F73CD8"/>
    <w:rsid w:val="00F74439"/>
    <w:rsid w:val="00F747B0"/>
    <w:rsid w:val="00F75AED"/>
    <w:rsid w:val="00F825FB"/>
    <w:rsid w:val="00F83B41"/>
    <w:rsid w:val="00F84405"/>
    <w:rsid w:val="00F84429"/>
    <w:rsid w:val="00F8613A"/>
    <w:rsid w:val="00F86272"/>
    <w:rsid w:val="00F86BD0"/>
    <w:rsid w:val="00F877C9"/>
    <w:rsid w:val="00F87CE0"/>
    <w:rsid w:val="00F87D79"/>
    <w:rsid w:val="00F90187"/>
    <w:rsid w:val="00F9043C"/>
    <w:rsid w:val="00F90611"/>
    <w:rsid w:val="00F917D9"/>
    <w:rsid w:val="00F9180B"/>
    <w:rsid w:val="00F91E8A"/>
    <w:rsid w:val="00F9444E"/>
    <w:rsid w:val="00F94614"/>
    <w:rsid w:val="00F94B3A"/>
    <w:rsid w:val="00F95254"/>
    <w:rsid w:val="00F97EE2"/>
    <w:rsid w:val="00FA0E5C"/>
    <w:rsid w:val="00FA0EE9"/>
    <w:rsid w:val="00FA1D62"/>
    <w:rsid w:val="00FA2BC4"/>
    <w:rsid w:val="00FA38F7"/>
    <w:rsid w:val="00FA43F7"/>
    <w:rsid w:val="00FA64D8"/>
    <w:rsid w:val="00FA7F72"/>
    <w:rsid w:val="00FB0269"/>
    <w:rsid w:val="00FB07A7"/>
    <w:rsid w:val="00FB07C7"/>
    <w:rsid w:val="00FB0C45"/>
    <w:rsid w:val="00FB3A96"/>
    <w:rsid w:val="00FB4671"/>
    <w:rsid w:val="00FB5D83"/>
    <w:rsid w:val="00FB694D"/>
    <w:rsid w:val="00FB7E70"/>
    <w:rsid w:val="00FB7EEF"/>
    <w:rsid w:val="00FC0B0E"/>
    <w:rsid w:val="00FC0EA8"/>
    <w:rsid w:val="00FC1250"/>
    <w:rsid w:val="00FC1CFE"/>
    <w:rsid w:val="00FC4EA4"/>
    <w:rsid w:val="00FC4F1D"/>
    <w:rsid w:val="00FC690B"/>
    <w:rsid w:val="00FD0907"/>
    <w:rsid w:val="00FD103A"/>
    <w:rsid w:val="00FD2D24"/>
    <w:rsid w:val="00FD3239"/>
    <w:rsid w:val="00FD35D0"/>
    <w:rsid w:val="00FD3A3E"/>
    <w:rsid w:val="00FD4CE3"/>
    <w:rsid w:val="00FD4FF5"/>
    <w:rsid w:val="00FD6B72"/>
    <w:rsid w:val="00FD7C5A"/>
    <w:rsid w:val="00FE0256"/>
    <w:rsid w:val="00FE0CA8"/>
    <w:rsid w:val="00FE1FEE"/>
    <w:rsid w:val="00FE423F"/>
    <w:rsid w:val="00FE47FF"/>
    <w:rsid w:val="00FE5CFC"/>
    <w:rsid w:val="00FE600C"/>
    <w:rsid w:val="00FE6B41"/>
    <w:rsid w:val="00FF1D45"/>
    <w:rsid w:val="00FF3318"/>
    <w:rsid w:val="00FF3F4C"/>
    <w:rsid w:val="00FF59E1"/>
    <w:rsid w:val="00FF5EC5"/>
    <w:rsid w:val="00FF608F"/>
    <w:rsid w:val="00FF7277"/>
    <w:rsid w:val="01015C39"/>
    <w:rsid w:val="020016E9"/>
    <w:rsid w:val="0241349D"/>
    <w:rsid w:val="027020B5"/>
    <w:rsid w:val="0273010D"/>
    <w:rsid w:val="02AF69F7"/>
    <w:rsid w:val="02BD76A2"/>
    <w:rsid w:val="03261624"/>
    <w:rsid w:val="041D21DA"/>
    <w:rsid w:val="04800073"/>
    <w:rsid w:val="04AF335C"/>
    <w:rsid w:val="04FD6F43"/>
    <w:rsid w:val="052E5195"/>
    <w:rsid w:val="053973EC"/>
    <w:rsid w:val="053E7531"/>
    <w:rsid w:val="053F172A"/>
    <w:rsid w:val="054A74F7"/>
    <w:rsid w:val="05523D14"/>
    <w:rsid w:val="0570500B"/>
    <w:rsid w:val="06161C7D"/>
    <w:rsid w:val="061D6D0E"/>
    <w:rsid w:val="064C13BD"/>
    <w:rsid w:val="06F36A7D"/>
    <w:rsid w:val="06FD1204"/>
    <w:rsid w:val="070C1453"/>
    <w:rsid w:val="075C5614"/>
    <w:rsid w:val="07674C23"/>
    <w:rsid w:val="07AD4ABF"/>
    <w:rsid w:val="07F12200"/>
    <w:rsid w:val="07F8491F"/>
    <w:rsid w:val="08294FCB"/>
    <w:rsid w:val="082F4AD6"/>
    <w:rsid w:val="083B17A3"/>
    <w:rsid w:val="08917765"/>
    <w:rsid w:val="08A22BBA"/>
    <w:rsid w:val="08AB2C67"/>
    <w:rsid w:val="08AF636F"/>
    <w:rsid w:val="08FC470B"/>
    <w:rsid w:val="09033904"/>
    <w:rsid w:val="09062172"/>
    <w:rsid w:val="09117D77"/>
    <w:rsid w:val="091522C3"/>
    <w:rsid w:val="09227041"/>
    <w:rsid w:val="093C7FCC"/>
    <w:rsid w:val="09440A55"/>
    <w:rsid w:val="09AB20DD"/>
    <w:rsid w:val="09B94653"/>
    <w:rsid w:val="0AEB2DAE"/>
    <w:rsid w:val="0B0C7500"/>
    <w:rsid w:val="0B1701D0"/>
    <w:rsid w:val="0B574A70"/>
    <w:rsid w:val="0B703152"/>
    <w:rsid w:val="0B996E37"/>
    <w:rsid w:val="0BA963F7"/>
    <w:rsid w:val="0BE5207C"/>
    <w:rsid w:val="0BF25384"/>
    <w:rsid w:val="0C9B246A"/>
    <w:rsid w:val="0D421A6E"/>
    <w:rsid w:val="0E665F9B"/>
    <w:rsid w:val="0EFF3A38"/>
    <w:rsid w:val="0F141665"/>
    <w:rsid w:val="0F4D75A3"/>
    <w:rsid w:val="0F6F44E2"/>
    <w:rsid w:val="0F804F9C"/>
    <w:rsid w:val="0F8F14B5"/>
    <w:rsid w:val="0FFF62DC"/>
    <w:rsid w:val="10E32514"/>
    <w:rsid w:val="111451B1"/>
    <w:rsid w:val="119B18B2"/>
    <w:rsid w:val="119B5510"/>
    <w:rsid w:val="11B2357C"/>
    <w:rsid w:val="11B933B6"/>
    <w:rsid w:val="11BF3EA8"/>
    <w:rsid w:val="126A6C11"/>
    <w:rsid w:val="13554FC4"/>
    <w:rsid w:val="135C5EA1"/>
    <w:rsid w:val="13744DC1"/>
    <w:rsid w:val="13846A68"/>
    <w:rsid w:val="14103A0E"/>
    <w:rsid w:val="14214A15"/>
    <w:rsid w:val="14946D85"/>
    <w:rsid w:val="14A71D3E"/>
    <w:rsid w:val="14FB4178"/>
    <w:rsid w:val="150D2FD8"/>
    <w:rsid w:val="15967F7F"/>
    <w:rsid w:val="166B7621"/>
    <w:rsid w:val="16703E2E"/>
    <w:rsid w:val="16CB00C0"/>
    <w:rsid w:val="170E0F51"/>
    <w:rsid w:val="1760107F"/>
    <w:rsid w:val="177B44FD"/>
    <w:rsid w:val="17E72CD8"/>
    <w:rsid w:val="186E213F"/>
    <w:rsid w:val="187F78E2"/>
    <w:rsid w:val="18B10B00"/>
    <w:rsid w:val="18B232E6"/>
    <w:rsid w:val="18F7224B"/>
    <w:rsid w:val="19241D0A"/>
    <w:rsid w:val="193A3ED9"/>
    <w:rsid w:val="19C56A33"/>
    <w:rsid w:val="1A08144F"/>
    <w:rsid w:val="1A280484"/>
    <w:rsid w:val="1B107DD7"/>
    <w:rsid w:val="1BBC532F"/>
    <w:rsid w:val="1C2142E1"/>
    <w:rsid w:val="1C33473D"/>
    <w:rsid w:val="1C561F0A"/>
    <w:rsid w:val="1C5D41A0"/>
    <w:rsid w:val="1CB07F9C"/>
    <w:rsid w:val="1CCD1693"/>
    <w:rsid w:val="1CFC5211"/>
    <w:rsid w:val="1D1D05D0"/>
    <w:rsid w:val="1E386BAD"/>
    <w:rsid w:val="1EE530D2"/>
    <w:rsid w:val="1EF145C8"/>
    <w:rsid w:val="1EFD3709"/>
    <w:rsid w:val="1F02489B"/>
    <w:rsid w:val="1F8A4AE0"/>
    <w:rsid w:val="1FA146F8"/>
    <w:rsid w:val="201725C8"/>
    <w:rsid w:val="21240AF9"/>
    <w:rsid w:val="2136247E"/>
    <w:rsid w:val="21425423"/>
    <w:rsid w:val="216E2069"/>
    <w:rsid w:val="22000461"/>
    <w:rsid w:val="225D6BFD"/>
    <w:rsid w:val="22D05515"/>
    <w:rsid w:val="22D24456"/>
    <w:rsid w:val="22E41B63"/>
    <w:rsid w:val="22F536F8"/>
    <w:rsid w:val="236127B9"/>
    <w:rsid w:val="246428EA"/>
    <w:rsid w:val="24A17164"/>
    <w:rsid w:val="24ED0821"/>
    <w:rsid w:val="25053399"/>
    <w:rsid w:val="2524556B"/>
    <w:rsid w:val="25336912"/>
    <w:rsid w:val="25E65B8A"/>
    <w:rsid w:val="262233FA"/>
    <w:rsid w:val="2626747F"/>
    <w:rsid w:val="26C80178"/>
    <w:rsid w:val="274F6209"/>
    <w:rsid w:val="27564FBC"/>
    <w:rsid w:val="288C60BE"/>
    <w:rsid w:val="289B3DAB"/>
    <w:rsid w:val="28B76CF2"/>
    <w:rsid w:val="294C32E2"/>
    <w:rsid w:val="297665B1"/>
    <w:rsid w:val="297C3567"/>
    <w:rsid w:val="298B7791"/>
    <w:rsid w:val="299802D6"/>
    <w:rsid w:val="2A554679"/>
    <w:rsid w:val="2BF055DC"/>
    <w:rsid w:val="2C137C4F"/>
    <w:rsid w:val="2C5F5FAB"/>
    <w:rsid w:val="2C7548FE"/>
    <w:rsid w:val="2CF375CC"/>
    <w:rsid w:val="2D12630E"/>
    <w:rsid w:val="2E6932C2"/>
    <w:rsid w:val="2EC53D27"/>
    <w:rsid w:val="2F542EF1"/>
    <w:rsid w:val="2F68179B"/>
    <w:rsid w:val="2FA16C74"/>
    <w:rsid w:val="2FA83EFF"/>
    <w:rsid w:val="2FBD791A"/>
    <w:rsid w:val="2FF97B81"/>
    <w:rsid w:val="303B7C0D"/>
    <w:rsid w:val="30481792"/>
    <w:rsid w:val="30B60CC9"/>
    <w:rsid w:val="31A83080"/>
    <w:rsid w:val="31AE6656"/>
    <w:rsid w:val="31B9528D"/>
    <w:rsid w:val="31DB3455"/>
    <w:rsid w:val="31DC58C4"/>
    <w:rsid w:val="323A6783"/>
    <w:rsid w:val="32E62B90"/>
    <w:rsid w:val="331D4D4F"/>
    <w:rsid w:val="337E678E"/>
    <w:rsid w:val="33925D96"/>
    <w:rsid w:val="33947471"/>
    <w:rsid w:val="33F479B6"/>
    <w:rsid w:val="344B3A78"/>
    <w:rsid w:val="345A5E53"/>
    <w:rsid w:val="346B3C57"/>
    <w:rsid w:val="347A7EE2"/>
    <w:rsid w:val="35C754D0"/>
    <w:rsid w:val="36044CAC"/>
    <w:rsid w:val="360A074F"/>
    <w:rsid w:val="36633A19"/>
    <w:rsid w:val="36852CE8"/>
    <w:rsid w:val="37425D25"/>
    <w:rsid w:val="37433F8A"/>
    <w:rsid w:val="379D140C"/>
    <w:rsid w:val="37D22177"/>
    <w:rsid w:val="37EE45FE"/>
    <w:rsid w:val="380562C5"/>
    <w:rsid w:val="3854164E"/>
    <w:rsid w:val="38657F1D"/>
    <w:rsid w:val="38C70290"/>
    <w:rsid w:val="390A4620"/>
    <w:rsid w:val="39660544"/>
    <w:rsid w:val="398E0DAD"/>
    <w:rsid w:val="39A1134E"/>
    <w:rsid w:val="3A053AB7"/>
    <w:rsid w:val="3A597D2D"/>
    <w:rsid w:val="3AFF6407"/>
    <w:rsid w:val="3BED7FA5"/>
    <w:rsid w:val="3C1C3537"/>
    <w:rsid w:val="3C2F0FC9"/>
    <w:rsid w:val="3C630707"/>
    <w:rsid w:val="3CB66D6C"/>
    <w:rsid w:val="3CFA264D"/>
    <w:rsid w:val="3D3324E6"/>
    <w:rsid w:val="3DBA3A50"/>
    <w:rsid w:val="3DDD680A"/>
    <w:rsid w:val="3DEC24ED"/>
    <w:rsid w:val="3E235C2C"/>
    <w:rsid w:val="3E297001"/>
    <w:rsid w:val="3E8D7750"/>
    <w:rsid w:val="3ECB677F"/>
    <w:rsid w:val="3F8073EA"/>
    <w:rsid w:val="3FCA4B09"/>
    <w:rsid w:val="3FE67019"/>
    <w:rsid w:val="4081166C"/>
    <w:rsid w:val="40A508E2"/>
    <w:rsid w:val="411911E3"/>
    <w:rsid w:val="418F7DB9"/>
    <w:rsid w:val="41B810BD"/>
    <w:rsid w:val="41F603BE"/>
    <w:rsid w:val="4221770A"/>
    <w:rsid w:val="42A42B20"/>
    <w:rsid w:val="42A94EAA"/>
    <w:rsid w:val="42B14DDB"/>
    <w:rsid w:val="42E2739A"/>
    <w:rsid w:val="42E417FB"/>
    <w:rsid w:val="433513BF"/>
    <w:rsid w:val="43D91B41"/>
    <w:rsid w:val="44045C84"/>
    <w:rsid w:val="447C4EA1"/>
    <w:rsid w:val="44962692"/>
    <w:rsid w:val="44DB7C19"/>
    <w:rsid w:val="452A60EF"/>
    <w:rsid w:val="45C227AC"/>
    <w:rsid w:val="461E6445"/>
    <w:rsid w:val="462908AA"/>
    <w:rsid w:val="46B207D1"/>
    <w:rsid w:val="46EB783F"/>
    <w:rsid w:val="46EC35B7"/>
    <w:rsid w:val="472D4790"/>
    <w:rsid w:val="478A2FD2"/>
    <w:rsid w:val="47CA2A62"/>
    <w:rsid w:val="48047618"/>
    <w:rsid w:val="48074B4D"/>
    <w:rsid w:val="483F1D30"/>
    <w:rsid w:val="487F26D3"/>
    <w:rsid w:val="48923B63"/>
    <w:rsid w:val="48B55168"/>
    <w:rsid w:val="48C90054"/>
    <w:rsid w:val="48E94185"/>
    <w:rsid w:val="48FB3F9C"/>
    <w:rsid w:val="48FD6F0E"/>
    <w:rsid w:val="49316623"/>
    <w:rsid w:val="49851D60"/>
    <w:rsid w:val="49CD5922"/>
    <w:rsid w:val="49FA2065"/>
    <w:rsid w:val="4A7F7F8D"/>
    <w:rsid w:val="4B215F25"/>
    <w:rsid w:val="4B61258D"/>
    <w:rsid w:val="4BC04385"/>
    <w:rsid w:val="4C5F55F7"/>
    <w:rsid w:val="4CEE62DB"/>
    <w:rsid w:val="4D1E25B4"/>
    <w:rsid w:val="4D40640B"/>
    <w:rsid w:val="4D812F1B"/>
    <w:rsid w:val="4DF7375A"/>
    <w:rsid w:val="4E213E7C"/>
    <w:rsid w:val="4E245640"/>
    <w:rsid w:val="4E28581D"/>
    <w:rsid w:val="4E35400D"/>
    <w:rsid w:val="4E3A06FE"/>
    <w:rsid w:val="4EDD2B53"/>
    <w:rsid w:val="4F614E54"/>
    <w:rsid w:val="4F905399"/>
    <w:rsid w:val="4FAE58AE"/>
    <w:rsid w:val="4FF57206"/>
    <w:rsid w:val="50704A07"/>
    <w:rsid w:val="508004B8"/>
    <w:rsid w:val="509B22D6"/>
    <w:rsid w:val="50C7131D"/>
    <w:rsid w:val="50EF74D3"/>
    <w:rsid w:val="50F626E2"/>
    <w:rsid w:val="516741EB"/>
    <w:rsid w:val="528A4C9D"/>
    <w:rsid w:val="52A42F98"/>
    <w:rsid w:val="52BF2FCB"/>
    <w:rsid w:val="532838FB"/>
    <w:rsid w:val="53A1013C"/>
    <w:rsid w:val="540803C4"/>
    <w:rsid w:val="544A1865"/>
    <w:rsid w:val="546E1A14"/>
    <w:rsid w:val="54C36ED0"/>
    <w:rsid w:val="54C46B9F"/>
    <w:rsid w:val="55140CF2"/>
    <w:rsid w:val="55155FFD"/>
    <w:rsid w:val="551D6DD7"/>
    <w:rsid w:val="55326115"/>
    <w:rsid w:val="55342DCC"/>
    <w:rsid w:val="55C022BA"/>
    <w:rsid w:val="55FD49A5"/>
    <w:rsid w:val="574D3CC6"/>
    <w:rsid w:val="57DE2204"/>
    <w:rsid w:val="581B6551"/>
    <w:rsid w:val="581C0D00"/>
    <w:rsid w:val="58591F7E"/>
    <w:rsid w:val="587D49B7"/>
    <w:rsid w:val="58C80285"/>
    <w:rsid w:val="58CD3249"/>
    <w:rsid w:val="58F22BEB"/>
    <w:rsid w:val="590B1FC3"/>
    <w:rsid w:val="591241D3"/>
    <w:rsid w:val="59BD0DC5"/>
    <w:rsid w:val="5A0C21AF"/>
    <w:rsid w:val="5A6E45B7"/>
    <w:rsid w:val="5BEF6261"/>
    <w:rsid w:val="5C142AEC"/>
    <w:rsid w:val="5C714459"/>
    <w:rsid w:val="5D267DAB"/>
    <w:rsid w:val="5DD51E43"/>
    <w:rsid w:val="5EF27BD4"/>
    <w:rsid w:val="5F3F29C6"/>
    <w:rsid w:val="60184133"/>
    <w:rsid w:val="60B94115"/>
    <w:rsid w:val="60F811CA"/>
    <w:rsid w:val="611767A0"/>
    <w:rsid w:val="614B4785"/>
    <w:rsid w:val="61731FAD"/>
    <w:rsid w:val="61B92523"/>
    <w:rsid w:val="61DA7AB9"/>
    <w:rsid w:val="61E84C4F"/>
    <w:rsid w:val="61F54C7F"/>
    <w:rsid w:val="62410803"/>
    <w:rsid w:val="624D71A8"/>
    <w:rsid w:val="63275C4B"/>
    <w:rsid w:val="6332303C"/>
    <w:rsid w:val="63AF06CE"/>
    <w:rsid w:val="63C32869"/>
    <w:rsid w:val="63F10E62"/>
    <w:rsid w:val="64144A88"/>
    <w:rsid w:val="64482FFC"/>
    <w:rsid w:val="6476787E"/>
    <w:rsid w:val="64CD71ED"/>
    <w:rsid w:val="65827169"/>
    <w:rsid w:val="65840652"/>
    <w:rsid w:val="65982E30"/>
    <w:rsid w:val="65BB3504"/>
    <w:rsid w:val="66DE6971"/>
    <w:rsid w:val="66E761D7"/>
    <w:rsid w:val="6723130D"/>
    <w:rsid w:val="672F5C2E"/>
    <w:rsid w:val="6780592A"/>
    <w:rsid w:val="67A91325"/>
    <w:rsid w:val="67BC2E06"/>
    <w:rsid w:val="67E11B98"/>
    <w:rsid w:val="68E65C61"/>
    <w:rsid w:val="6A170EE8"/>
    <w:rsid w:val="6A38353E"/>
    <w:rsid w:val="6A8200E6"/>
    <w:rsid w:val="6B2B4BE8"/>
    <w:rsid w:val="6B4D5A4B"/>
    <w:rsid w:val="6B5832E7"/>
    <w:rsid w:val="6B7C2DB7"/>
    <w:rsid w:val="6BA845D7"/>
    <w:rsid w:val="6C644FE4"/>
    <w:rsid w:val="6CB63C68"/>
    <w:rsid w:val="6D3D27EC"/>
    <w:rsid w:val="6D7C21C8"/>
    <w:rsid w:val="6DAD7812"/>
    <w:rsid w:val="6E1F75DD"/>
    <w:rsid w:val="6E5B561D"/>
    <w:rsid w:val="6E930241"/>
    <w:rsid w:val="6EAD0A81"/>
    <w:rsid w:val="6EE977B2"/>
    <w:rsid w:val="6F1C4D34"/>
    <w:rsid w:val="6FA0489F"/>
    <w:rsid w:val="6FF5574F"/>
    <w:rsid w:val="70223A1C"/>
    <w:rsid w:val="70EE25D2"/>
    <w:rsid w:val="70F701FF"/>
    <w:rsid w:val="712F2099"/>
    <w:rsid w:val="713C66A1"/>
    <w:rsid w:val="71F47640"/>
    <w:rsid w:val="726B27F9"/>
    <w:rsid w:val="726B6A4A"/>
    <w:rsid w:val="72A057C0"/>
    <w:rsid w:val="72DA05FA"/>
    <w:rsid w:val="732B7092"/>
    <w:rsid w:val="732F055E"/>
    <w:rsid w:val="7372081D"/>
    <w:rsid w:val="737C64D7"/>
    <w:rsid w:val="73845235"/>
    <w:rsid w:val="73EB41C0"/>
    <w:rsid w:val="7415270E"/>
    <w:rsid w:val="74806A20"/>
    <w:rsid w:val="751C3136"/>
    <w:rsid w:val="75383CE8"/>
    <w:rsid w:val="75B36DDE"/>
    <w:rsid w:val="76276E68"/>
    <w:rsid w:val="76B23B65"/>
    <w:rsid w:val="76BB5D40"/>
    <w:rsid w:val="76C96351"/>
    <w:rsid w:val="76CF2052"/>
    <w:rsid w:val="774E4603"/>
    <w:rsid w:val="77C42A69"/>
    <w:rsid w:val="78832285"/>
    <w:rsid w:val="78EE5C3B"/>
    <w:rsid w:val="79552D6D"/>
    <w:rsid w:val="79D0134D"/>
    <w:rsid w:val="7A5D1B06"/>
    <w:rsid w:val="7A94551C"/>
    <w:rsid w:val="7AE44E58"/>
    <w:rsid w:val="7B02692A"/>
    <w:rsid w:val="7BB8189E"/>
    <w:rsid w:val="7C5E4A19"/>
    <w:rsid w:val="7C8B6DF3"/>
    <w:rsid w:val="7CB4180A"/>
    <w:rsid w:val="7CF97AE0"/>
    <w:rsid w:val="7DD41B82"/>
    <w:rsid w:val="7F423411"/>
    <w:rsid w:val="7F737DF6"/>
    <w:rsid w:val="7FF35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semiHidden="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35" w:semiHidden="0" w:name="caption"/>
    <w:lsdException w:qFormat="1" w:unhideWhenUsed="0" w:uiPriority="99" w:semiHidden="0" w:name="table of figures"/>
    <w:lsdException w:uiPriority="0" w:name="envelope address"/>
    <w:lsdException w:uiPriority="0" w:name="envelope return"/>
    <w:lsdException w:qFormat="1" w:uiPriority="0" w:semiHidden="0" w:name="footnote reference"/>
    <w:lsdException w:qFormat="1"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qFormat="1" w:unhideWhenUsed="0" w:uiPriority="0" w:semiHidden="0" w:name="table of authorities"/>
    <w:lsdException w:uiPriority="0" w:name="macro"/>
    <w:lsdException w:uiPriority="0" w:name="toa heading"/>
    <w:lsdException w:uiPriority="0" w:name="List"/>
    <w:lsdException w:uiPriority="0" w:name="List Bullet"/>
    <w:lsdException w:unhideWhenUsed="0" w:uiPriority="0" w:name="List Number"/>
    <w:lsdException w:uiPriority="0" w:name="List 2"/>
    <w:lsdException w:uiPriority="0" w:name="List 3"/>
    <w:lsdException w:unhideWhenUsed="0" w:uiPriority="0" w:name="List 4"/>
    <w:lsdException w:unhideWhenUsed="0"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name="Salutation"/>
    <w:lsdException w:unhideWhenUsed="0" w:uiPriority="0" w:name="Date"/>
    <w:lsdException w:qFormat="1" w:unhideWhenUsed="0" w:uiPriority="0" w:semiHidden="0" w:name="Body Text First Indent"/>
    <w:lsdException w:uiPriority="0" w:name="Body Text First Indent 2"/>
    <w:lsdException w:uiPriority="0" w:name="Note Heading"/>
    <w:lsdException w:qFormat="1"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0" w:semiHidden="0" w:name="Emphasis"/>
    <w:lsdException w:qFormat="1"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jc w:val="center"/>
    </w:pPr>
    <w:rPr>
      <w:rFonts w:ascii="Times New Roman" w:hAnsi="Times New Roman" w:eastAsia="宋体" w:cs="Times New Roman"/>
      <w:kern w:val="2"/>
      <w:sz w:val="22"/>
      <w:szCs w:val="28"/>
      <w:lang w:val="en-US" w:eastAsia="zh-CN" w:bidi="ar-SA"/>
    </w:rPr>
  </w:style>
  <w:style w:type="paragraph" w:styleId="2">
    <w:name w:val="heading 1"/>
    <w:basedOn w:val="1"/>
    <w:next w:val="1"/>
    <w:link w:val="40"/>
    <w:autoRedefine/>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1"/>
    <w:autoRedefine/>
    <w:qFormat/>
    <w:uiPriority w:val="0"/>
    <w:pPr>
      <w:keepNext/>
      <w:keepLines/>
      <w:spacing w:before="260" w:after="260" w:line="416" w:lineRule="auto"/>
      <w:outlineLvl w:val="1"/>
    </w:pPr>
    <w:rPr>
      <w:rFonts w:ascii="Calibri Light" w:hAnsi="Calibri Light"/>
      <w:b/>
      <w:bCs/>
      <w:sz w:val="32"/>
      <w:szCs w:val="32"/>
    </w:rPr>
  </w:style>
  <w:style w:type="paragraph" w:styleId="4">
    <w:name w:val="heading 3"/>
    <w:basedOn w:val="1"/>
    <w:next w:val="1"/>
    <w:link w:val="42"/>
    <w:autoRedefine/>
    <w:qFormat/>
    <w:uiPriority w:val="0"/>
    <w:pPr>
      <w:keepNext/>
      <w:keepLines/>
      <w:spacing w:before="260" w:after="260" w:line="416" w:lineRule="auto"/>
      <w:outlineLvl w:val="2"/>
    </w:pPr>
    <w:rPr>
      <w:b/>
      <w:bCs/>
      <w:sz w:val="32"/>
      <w:szCs w:val="32"/>
    </w:rPr>
  </w:style>
  <w:style w:type="paragraph" w:styleId="5">
    <w:name w:val="heading 4"/>
    <w:basedOn w:val="1"/>
    <w:next w:val="1"/>
    <w:link w:val="43"/>
    <w:autoRedefine/>
    <w:unhideWhenUsed/>
    <w:qFormat/>
    <w:uiPriority w:val="0"/>
    <w:pPr>
      <w:keepNext/>
      <w:keepLines/>
      <w:spacing w:before="280" w:after="290" w:line="376" w:lineRule="auto"/>
      <w:outlineLvl w:val="3"/>
    </w:pPr>
    <w:rPr>
      <w:rFonts w:asciiTheme="majorHAnsi" w:hAnsiTheme="majorHAnsi" w:eastAsiaTheme="majorEastAsia" w:cstheme="majorBidi"/>
      <w:b/>
      <w:bCs/>
      <w:sz w:val="28"/>
    </w:rPr>
  </w:style>
  <w:style w:type="paragraph" w:styleId="6">
    <w:name w:val="heading 5"/>
    <w:basedOn w:val="1"/>
    <w:next w:val="1"/>
    <w:link w:val="44"/>
    <w:autoRedefine/>
    <w:unhideWhenUsed/>
    <w:qFormat/>
    <w:uiPriority w:val="0"/>
    <w:pPr>
      <w:keepNext/>
      <w:keepLines/>
      <w:spacing w:before="280" w:after="290" w:line="376" w:lineRule="auto"/>
      <w:outlineLvl w:val="4"/>
    </w:pPr>
    <w:rPr>
      <w:b/>
      <w:bCs/>
      <w:sz w:val="28"/>
    </w:rPr>
  </w:style>
  <w:style w:type="paragraph" w:styleId="7">
    <w:name w:val="heading 6"/>
    <w:basedOn w:val="1"/>
    <w:next w:val="1"/>
    <w:link w:val="45"/>
    <w:autoRedefine/>
    <w:qFormat/>
    <w:uiPriority w:val="0"/>
    <w:pPr>
      <w:keepNext/>
      <w:tabs>
        <w:tab w:val="left" w:pos="0"/>
      </w:tabs>
      <w:spacing w:before="240" w:line="360" w:lineRule="auto"/>
      <w:ind w:left="1152" w:hanging="1152"/>
      <w:jc w:val="left"/>
      <w:outlineLvl w:val="5"/>
    </w:pPr>
    <w:rPr>
      <w:rFonts w:eastAsia="黑体"/>
      <w:szCs w:val="20"/>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autoRedefine/>
    <w:unhideWhenUsed/>
    <w:qFormat/>
    <w:uiPriority w:val="39"/>
    <w:pPr>
      <w:tabs>
        <w:tab w:val="right" w:leader="dot" w:pos="9241"/>
      </w:tabs>
      <w:ind w:firstLine="505" w:firstLineChars="500"/>
      <w:jc w:val="left"/>
    </w:pPr>
    <w:rPr>
      <w:rFonts w:ascii="Calibri" w:hAnsi="Calibri"/>
      <w:szCs w:val="22"/>
    </w:rPr>
  </w:style>
  <w:style w:type="paragraph" w:styleId="9">
    <w:name w:val="table of authorities"/>
    <w:basedOn w:val="1"/>
    <w:next w:val="1"/>
    <w:autoRedefine/>
    <w:qFormat/>
    <w:uiPriority w:val="0"/>
    <w:pPr>
      <w:ind w:left="420" w:leftChars="200"/>
    </w:pPr>
  </w:style>
  <w:style w:type="paragraph" w:styleId="10">
    <w:name w:val="caption"/>
    <w:basedOn w:val="1"/>
    <w:next w:val="1"/>
    <w:link w:val="144"/>
    <w:autoRedefine/>
    <w:qFormat/>
    <w:uiPriority w:val="35"/>
    <w:rPr>
      <w:rFonts w:ascii="Times New Roman" w:hAnsi="Times New Roman" w:eastAsia="黑体"/>
      <w:sz w:val="21"/>
      <w:szCs w:val="20"/>
    </w:rPr>
  </w:style>
  <w:style w:type="paragraph" w:styleId="11">
    <w:name w:val="Document Map"/>
    <w:basedOn w:val="1"/>
    <w:link w:val="70"/>
    <w:autoRedefine/>
    <w:unhideWhenUsed/>
    <w:qFormat/>
    <w:uiPriority w:val="0"/>
    <w:rPr>
      <w:rFonts w:ascii="宋体"/>
      <w:sz w:val="18"/>
      <w:szCs w:val="18"/>
    </w:rPr>
  </w:style>
  <w:style w:type="paragraph" w:styleId="12">
    <w:name w:val="annotation text"/>
    <w:basedOn w:val="1"/>
    <w:link w:val="65"/>
    <w:autoRedefine/>
    <w:unhideWhenUsed/>
    <w:qFormat/>
    <w:uiPriority w:val="0"/>
    <w:pPr>
      <w:jc w:val="left"/>
    </w:pPr>
  </w:style>
  <w:style w:type="paragraph" w:styleId="13">
    <w:name w:val="Body Text"/>
    <w:basedOn w:val="1"/>
    <w:link w:val="111"/>
    <w:autoRedefine/>
    <w:unhideWhenUsed/>
    <w:qFormat/>
    <w:uiPriority w:val="99"/>
    <w:pPr>
      <w:numPr>
        <w:ilvl w:val="0"/>
        <w:numId w:val="1"/>
      </w:numPr>
      <w:spacing w:after="120"/>
    </w:pPr>
  </w:style>
  <w:style w:type="paragraph" w:styleId="14">
    <w:name w:val="toc 5"/>
    <w:basedOn w:val="1"/>
    <w:next w:val="1"/>
    <w:autoRedefine/>
    <w:unhideWhenUsed/>
    <w:qFormat/>
    <w:uiPriority w:val="39"/>
    <w:pPr>
      <w:tabs>
        <w:tab w:val="right" w:leader="dot" w:pos="9241"/>
      </w:tabs>
      <w:ind w:firstLine="300" w:firstLineChars="300"/>
      <w:jc w:val="left"/>
    </w:pPr>
    <w:rPr>
      <w:rFonts w:ascii="Calibri" w:hAnsi="Calibri"/>
      <w:szCs w:val="22"/>
    </w:rPr>
  </w:style>
  <w:style w:type="paragraph" w:styleId="15">
    <w:name w:val="toc 3"/>
    <w:basedOn w:val="1"/>
    <w:next w:val="1"/>
    <w:autoRedefine/>
    <w:qFormat/>
    <w:uiPriority w:val="39"/>
    <w:pPr>
      <w:tabs>
        <w:tab w:val="right" w:leader="dot" w:pos="9241"/>
      </w:tabs>
      <w:ind w:firstLine="102" w:firstLineChars="100"/>
      <w:jc w:val="left"/>
    </w:pPr>
    <w:rPr>
      <w:rFonts w:ascii="宋体"/>
      <w:szCs w:val="21"/>
    </w:rPr>
  </w:style>
  <w:style w:type="paragraph" w:styleId="16">
    <w:name w:val="toc 8"/>
    <w:basedOn w:val="1"/>
    <w:next w:val="1"/>
    <w:autoRedefine/>
    <w:unhideWhenUsed/>
    <w:qFormat/>
    <w:uiPriority w:val="39"/>
    <w:pPr>
      <w:tabs>
        <w:tab w:val="right" w:leader="dot" w:pos="9241"/>
      </w:tabs>
      <w:ind w:firstLine="607" w:firstLineChars="600"/>
      <w:jc w:val="left"/>
    </w:pPr>
    <w:rPr>
      <w:rFonts w:ascii="Calibri" w:hAnsi="Calibri"/>
      <w:szCs w:val="22"/>
    </w:rPr>
  </w:style>
  <w:style w:type="paragraph" w:styleId="17">
    <w:name w:val="Balloon Text"/>
    <w:basedOn w:val="1"/>
    <w:link w:val="46"/>
    <w:autoRedefine/>
    <w:unhideWhenUsed/>
    <w:qFormat/>
    <w:uiPriority w:val="0"/>
    <w:rPr>
      <w:sz w:val="18"/>
      <w:szCs w:val="18"/>
    </w:rPr>
  </w:style>
  <w:style w:type="paragraph" w:styleId="18">
    <w:name w:val="footer"/>
    <w:basedOn w:val="1"/>
    <w:link w:val="72"/>
    <w:autoRedefine/>
    <w:qFormat/>
    <w:uiPriority w:val="99"/>
    <w:pPr>
      <w:tabs>
        <w:tab w:val="center" w:pos="4153"/>
        <w:tab w:val="right" w:pos="8306"/>
      </w:tabs>
      <w:jc w:val="left"/>
    </w:pPr>
    <w:rPr>
      <w:sz w:val="18"/>
    </w:rPr>
  </w:style>
  <w:style w:type="paragraph" w:styleId="19">
    <w:name w:val="header"/>
    <w:basedOn w:val="1"/>
    <w:link w:val="7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jc w:val="right"/>
    </w:pPr>
    <w:rPr>
      <w:sz w:val="18"/>
    </w:rPr>
  </w:style>
  <w:style w:type="paragraph" w:styleId="20">
    <w:name w:val="toc 1"/>
    <w:basedOn w:val="1"/>
    <w:next w:val="1"/>
    <w:autoRedefine/>
    <w:qFormat/>
    <w:uiPriority w:val="39"/>
    <w:pPr>
      <w:tabs>
        <w:tab w:val="right" w:leader="dot" w:pos="9241"/>
      </w:tabs>
      <w:spacing w:beforeLines="25" w:afterLines="25"/>
      <w:jc w:val="left"/>
    </w:pPr>
    <w:rPr>
      <w:rFonts w:ascii="宋体"/>
      <w:szCs w:val="21"/>
    </w:rPr>
  </w:style>
  <w:style w:type="paragraph" w:styleId="21">
    <w:name w:val="toc 4"/>
    <w:basedOn w:val="1"/>
    <w:next w:val="1"/>
    <w:autoRedefine/>
    <w:unhideWhenUsed/>
    <w:qFormat/>
    <w:uiPriority w:val="39"/>
    <w:pPr>
      <w:tabs>
        <w:tab w:val="right" w:leader="dot" w:pos="9241"/>
      </w:tabs>
      <w:ind w:firstLine="198"/>
      <w:jc w:val="left"/>
    </w:pPr>
  </w:style>
  <w:style w:type="paragraph" w:styleId="22">
    <w:name w:val="footnote text"/>
    <w:basedOn w:val="1"/>
    <w:link w:val="58"/>
    <w:autoRedefine/>
    <w:unhideWhenUsed/>
    <w:qFormat/>
    <w:uiPriority w:val="0"/>
    <w:pPr>
      <w:jc w:val="left"/>
    </w:pPr>
    <w:rPr>
      <w:sz w:val="18"/>
      <w:szCs w:val="18"/>
    </w:rPr>
  </w:style>
  <w:style w:type="paragraph" w:styleId="23">
    <w:name w:val="toc 6"/>
    <w:basedOn w:val="1"/>
    <w:next w:val="1"/>
    <w:autoRedefine/>
    <w:unhideWhenUsed/>
    <w:qFormat/>
    <w:uiPriority w:val="39"/>
    <w:pPr>
      <w:tabs>
        <w:tab w:val="right" w:leader="dot" w:pos="9241"/>
      </w:tabs>
      <w:ind w:firstLine="403" w:firstLineChars="400"/>
      <w:jc w:val="left"/>
    </w:pPr>
    <w:rPr>
      <w:rFonts w:ascii="Calibri" w:hAnsi="Calibri"/>
      <w:szCs w:val="22"/>
    </w:rPr>
  </w:style>
  <w:style w:type="paragraph" w:styleId="24">
    <w:name w:val="table of figures"/>
    <w:basedOn w:val="1"/>
    <w:next w:val="1"/>
    <w:autoRedefine/>
    <w:qFormat/>
    <w:uiPriority w:val="99"/>
    <w:pPr>
      <w:ind w:left="200" w:leftChars="200" w:hanging="200" w:hangingChars="200"/>
    </w:pPr>
  </w:style>
  <w:style w:type="paragraph" w:styleId="25">
    <w:name w:val="toc 2"/>
    <w:basedOn w:val="1"/>
    <w:next w:val="1"/>
    <w:autoRedefine/>
    <w:qFormat/>
    <w:uiPriority w:val="39"/>
    <w:pPr>
      <w:tabs>
        <w:tab w:val="right" w:leader="dot" w:pos="9241"/>
      </w:tabs>
      <w:ind w:left="420" w:leftChars="200"/>
    </w:pPr>
  </w:style>
  <w:style w:type="paragraph" w:styleId="26">
    <w:name w:val="toc 9"/>
    <w:basedOn w:val="1"/>
    <w:next w:val="1"/>
    <w:autoRedefine/>
    <w:unhideWhenUsed/>
    <w:qFormat/>
    <w:uiPriority w:val="39"/>
    <w:pPr>
      <w:ind w:left="3360" w:leftChars="1600"/>
    </w:pPr>
    <w:rPr>
      <w:rFonts w:ascii="Calibri" w:hAnsi="Calibri"/>
      <w:szCs w:val="22"/>
    </w:rPr>
  </w:style>
  <w:style w:type="paragraph" w:styleId="27">
    <w:name w:val="Body Text 2"/>
    <w:basedOn w:val="1"/>
    <w:link w:val="181"/>
    <w:autoRedefine/>
    <w:unhideWhenUsed/>
    <w:qFormat/>
    <w:uiPriority w:val="0"/>
    <w:pPr>
      <w:spacing w:after="120" w:line="480" w:lineRule="auto"/>
    </w:pPr>
  </w:style>
  <w:style w:type="paragraph" w:styleId="28">
    <w:name w:val="Title"/>
    <w:basedOn w:val="1"/>
    <w:next w:val="1"/>
    <w:link w:val="158"/>
    <w:autoRedefine/>
    <w:qFormat/>
    <w:uiPriority w:val="10"/>
    <w:pPr>
      <w:spacing w:before="240" w:after="60"/>
      <w:outlineLvl w:val="0"/>
    </w:pPr>
    <w:rPr>
      <w:rFonts w:ascii="Arial" w:hAnsi="Arial"/>
      <w:b/>
      <w:bCs/>
      <w:sz w:val="32"/>
      <w:szCs w:val="32"/>
    </w:rPr>
  </w:style>
  <w:style w:type="paragraph" w:styleId="29">
    <w:name w:val="annotation subject"/>
    <w:basedOn w:val="12"/>
    <w:next w:val="12"/>
    <w:link w:val="64"/>
    <w:autoRedefine/>
    <w:unhideWhenUsed/>
    <w:qFormat/>
    <w:uiPriority w:val="0"/>
    <w:rPr>
      <w:b/>
      <w:bCs/>
    </w:rPr>
  </w:style>
  <w:style w:type="paragraph" w:styleId="30">
    <w:name w:val="Body Text First Indent"/>
    <w:basedOn w:val="1"/>
    <w:link w:val="112"/>
    <w:autoRedefine/>
    <w:qFormat/>
    <w:uiPriority w:val="0"/>
    <w:pPr>
      <w:autoSpaceDE w:val="0"/>
      <w:autoSpaceDN w:val="0"/>
      <w:spacing w:line="360" w:lineRule="auto"/>
      <w:ind w:firstLine="420"/>
    </w:pPr>
    <w:rPr>
      <w:rFonts w:ascii="Arial" w:hAnsi="Arial"/>
      <w:kern w:val="0"/>
      <w:szCs w:val="21"/>
    </w:rPr>
  </w:style>
  <w:style w:type="table" w:styleId="32">
    <w:name w:val="Table Grid"/>
    <w:basedOn w:val="3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autoRedefine/>
    <w:qFormat/>
    <w:uiPriority w:val="0"/>
    <w:rPr>
      <w:rFonts w:ascii="Times New Roman" w:hAnsi="Times New Roman" w:eastAsia="宋体"/>
      <w:sz w:val="18"/>
    </w:rPr>
  </w:style>
  <w:style w:type="character" w:styleId="35">
    <w:name w:val="FollowedHyperlink"/>
    <w:basedOn w:val="33"/>
    <w:autoRedefine/>
    <w:semiHidden/>
    <w:unhideWhenUsed/>
    <w:qFormat/>
    <w:uiPriority w:val="99"/>
    <w:rPr>
      <w:color w:val="954F72" w:themeColor="followedHyperlink"/>
      <w:u w:val="single"/>
      <w14:textFill>
        <w14:solidFill>
          <w14:schemeClr w14:val="folHlink"/>
        </w14:solidFill>
      </w14:textFill>
    </w:rPr>
  </w:style>
  <w:style w:type="character" w:styleId="36">
    <w:name w:val="Emphasis"/>
    <w:basedOn w:val="33"/>
    <w:autoRedefine/>
    <w:qFormat/>
    <w:uiPriority w:val="0"/>
    <w:rPr>
      <w:i/>
      <w:iCs/>
    </w:rPr>
  </w:style>
  <w:style w:type="character" w:styleId="37">
    <w:name w:val="Hyperlink"/>
    <w:autoRedefine/>
    <w:qFormat/>
    <w:uiPriority w:val="99"/>
    <w:rPr>
      <w:color w:val="0000FF"/>
      <w:spacing w:val="0"/>
      <w:w w:val="100"/>
      <w:szCs w:val="21"/>
      <w:u w:val="single"/>
    </w:rPr>
  </w:style>
  <w:style w:type="character" w:styleId="38">
    <w:name w:val="annotation reference"/>
    <w:autoRedefine/>
    <w:unhideWhenUsed/>
    <w:qFormat/>
    <w:uiPriority w:val="0"/>
    <w:rPr>
      <w:sz w:val="21"/>
      <w:szCs w:val="21"/>
    </w:rPr>
  </w:style>
  <w:style w:type="character" w:styleId="39">
    <w:name w:val="footnote reference"/>
    <w:autoRedefine/>
    <w:unhideWhenUsed/>
    <w:qFormat/>
    <w:uiPriority w:val="0"/>
    <w:rPr>
      <w:vertAlign w:val="superscript"/>
    </w:rPr>
  </w:style>
  <w:style w:type="character" w:customStyle="1" w:styleId="40">
    <w:name w:val="标题 1 Char"/>
    <w:link w:val="2"/>
    <w:autoRedefine/>
    <w:qFormat/>
    <w:uiPriority w:val="0"/>
    <w:rPr>
      <w:b/>
      <w:bCs/>
      <w:kern w:val="44"/>
      <w:sz w:val="44"/>
      <w:szCs w:val="44"/>
    </w:rPr>
  </w:style>
  <w:style w:type="character" w:customStyle="1" w:styleId="41">
    <w:name w:val="标题 2 Char"/>
    <w:link w:val="3"/>
    <w:autoRedefine/>
    <w:qFormat/>
    <w:uiPriority w:val="0"/>
    <w:rPr>
      <w:rFonts w:ascii="Calibri Light" w:hAnsi="Calibri Light" w:eastAsia="宋体" w:cs="Times New Roman"/>
      <w:b/>
      <w:bCs/>
      <w:kern w:val="2"/>
      <w:sz w:val="32"/>
      <w:szCs w:val="32"/>
    </w:rPr>
  </w:style>
  <w:style w:type="character" w:customStyle="1" w:styleId="42">
    <w:name w:val="标题 3 Char"/>
    <w:link w:val="4"/>
    <w:autoRedefine/>
    <w:qFormat/>
    <w:uiPriority w:val="0"/>
    <w:rPr>
      <w:b/>
      <w:bCs/>
      <w:kern w:val="2"/>
      <w:sz w:val="32"/>
      <w:szCs w:val="32"/>
    </w:rPr>
  </w:style>
  <w:style w:type="character" w:customStyle="1" w:styleId="43">
    <w:name w:val="标题 4 Char"/>
    <w:basedOn w:val="33"/>
    <w:link w:val="5"/>
    <w:autoRedefine/>
    <w:qFormat/>
    <w:uiPriority w:val="0"/>
    <w:rPr>
      <w:rFonts w:asciiTheme="majorHAnsi" w:hAnsiTheme="majorHAnsi" w:eastAsiaTheme="majorEastAsia" w:cstheme="majorBidi"/>
      <w:b/>
      <w:bCs/>
      <w:kern w:val="2"/>
      <w:sz w:val="28"/>
      <w:szCs w:val="28"/>
    </w:rPr>
  </w:style>
  <w:style w:type="character" w:customStyle="1" w:styleId="44">
    <w:name w:val="标题 5 Char"/>
    <w:basedOn w:val="33"/>
    <w:link w:val="6"/>
    <w:autoRedefine/>
    <w:qFormat/>
    <w:uiPriority w:val="0"/>
    <w:rPr>
      <w:b/>
      <w:bCs/>
      <w:kern w:val="2"/>
      <w:sz w:val="28"/>
      <w:szCs w:val="28"/>
    </w:rPr>
  </w:style>
  <w:style w:type="character" w:customStyle="1" w:styleId="45">
    <w:name w:val="标题 6 Char"/>
    <w:link w:val="7"/>
    <w:autoRedefine/>
    <w:qFormat/>
    <w:uiPriority w:val="0"/>
    <w:rPr>
      <w:rFonts w:eastAsia="黑体"/>
      <w:kern w:val="2"/>
      <w:sz w:val="22"/>
    </w:rPr>
  </w:style>
  <w:style w:type="character" w:customStyle="1" w:styleId="46">
    <w:name w:val="批注框文本 Char"/>
    <w:link w:val="17"/>
    <w:autoRedefine/>
    <w:qFormat/>
    <w:uiPriority w:val="0"/>
    <w:rPr>
      <w:kern w:val="2"/>
      <w:sz w:val="18"/>
      <w:szCs w:val="18"/>
    </w:rPr>
  </w:style>
  <w:style w:type="character" w:customStyle="1" w:styleId="47">
    <w:name w:val="二级条标题 字符"/>
    <w:link w:val="48"/>
    <w:autoRedefine/>
    <w:qFormat/>
    <w:uiPriority w:val="0"/>
    <w:rPr>
      <w:rFonts w:ascii="黑体" w:eastAsia="黑体"/>
      <w:sz w:val="21"/>
      <w:szCs w:val="21"/>
    </w:rPr>
  </w:style>
  <w:style w:type="paragraph" w:customStyle="1" w:styleId="48">
    <w:name w:val="二级条标题"/>
    <w:basedOn w:val="49"/>
    <w:next w:val="50"/>
    <w:link w:val="47"/>
    <w:autoRedefine/>
    <w:qFormat/>
    <w:uiPriority w:val="0"/>
    <w:pPr>
      <w:numPr>
        <w:ilvl w:val="2"/>
      </w:numPr>
      <w:spacing w:before="0" w:after="0"/>
      <w:ind w:left="420" w:hanging="420" w:hangingChars="200"/>
      <w:outlineLvl w:val="2"/>
    </w:pPr>
  </w:style>
  <w:style w:type="paragraph" w:customStyle="1" w:styleId="49">
    <w:name w:val="一级条标题"/>
    <w:next w:val="50"/>
    <w:link w:val="52"/>
    <w:autoRedefine/>
    <w:qFormat/>
    <w:uiPriority w:val="0"/>
    <w:pPr>
      <w:numPr>
        <w:ilvl w:val="1"/>
        <w:numId w:val="2"/>
      </w:numPr>
      <w:adjustRightInd w:val="0"/>
      <w:snapToGrid w:val="0"/>
      <w:spacing w:before="120" w:after="120"/>
      <w:ind w:left="573" w:hanging="573"/>
      <w:outlineLvl w:val="1"/>
    </w:pPr>
    <w:rPr>
      <w:rFonts w:ascii="黑体" w:hAnsi="Times New Roman" w:eastAsia="黑体" w:cs="Times New Roman"/>
      <w:sz w:val="21"/>
      <w:szCs w:val="21"/>
      <w:lang w:val="en-US" w:eastAsia="zh-CN" w:bidi="ar-SA"/>
    </w:rPr>
  </w:style>
  <w:style w:type="paragraph" w:customStyle="1" w:styleId="50">
    <w:name w:val="段"/>
    <w:link w:val="51"/>
    <w:autoRedefine/>
    <w:qFormat/>
    <w:uiPriority w:val="0"/>
    <w:pPr>
      <w:tabs>
        <w:tab w:val="center" w:pos="4201"/>
        <w:tab w:val="right" w:leader="dot" w:pos="9298"/>
      </w:tabs>
      <w:autoSpaceDE w:val="0"/>
      <w:autoSpaceDN w:val="0"/>
      <w:ind w:firstLine="420" w:firstLineChars="200"/>
      <w:jc w:val="both"/>
    </w:pPr>
    <w:rPr>
      <w:rFonts w:ascii="Times New Roman" w:hAnsi="Times New Roman" w:eastAsia="宋体" w:cs="Times New Roman"/>
      <w:sz w:val="21"/>
      <w:lang w:val="en-US" w:eastAsia="zh-CN" w:bidi="ar-SA"/>
    </w:rPr>
  </w:style>
  <w:style w:type="character" w:customStyle="1" w:styleId="51">
    <w:name w:val="段 Char"/>
    <w:link w:val="50"/>
    <w:autoRedefine/>
    <w:qFormat/>
    <w:uiPriority w:val="0"/>
    <w:rPr>
      <w:sz w:val="21"/>
    </w:rPr>
  </w:style>
  <w:style w:type="character" w:customStyle="1" w:styleId="52">
    <w:name w:val="一级条标题 字符"/>
    <w:link w:val="49"/>
    <w:autoRedefine/>
    <w:qFormat/>
    <w:uiPriority w:val="0"/>
    <w:rPr>
      <w:rFonts w:ascii="黑体" w:eastAsia="黑体"/>
      <w:sz w:val="21"/>
      <w:szCs w:val="21"/>
    </w:rPr>
  </w:style>
  <w:style w:type="character" w:customStyle="1" w:styleId="53">
    <w:name w:val="朱表头 Char Char"/>
    <w:link w:val="54"/>
    <w:autoRedefine/>
    <w:qFormat/>
    <w:uiPriority w:val="0"/>
    <w:rPr>
      <w:rFonts w:ascii="EU-F1" w:hAnsi="Monotype Corsiva" w:eastAsia="黑体"/>
      <w:snapToGrid w:val="0"/>
      <w:kern w:val="2"/>
      <w:sz w:val="21"/>
      <w:szCs w:val="21"/>
    </w:rPr>
  </w:style>
  <w:style w:type="paragraph" w:customStyle="1" w:styleId="54">
    <w:name w:val="朱表头"/>
    <w:basedOn w:val="55"/>
    <w:link w:val="53"/>
    <w:autoRedefine/>
    <w:qFormat/>
    <w:uiPriority w:val="0"/>
    <w:pPr>
      <w:topLinePunct/>
    </w:pPr>
    <w:rPr>
      <w:rFonts w:hAnsi="Monotype Corsiva"/>
      <w:snapToGrid w:val="0"/>
    </w:rPr>
  </w:style>
  <w:style w:type="paragraph" w:customStyle="1" w:styleId="55">
    <w:name w:val="表头"/>
    <w:basedOn w:val="1"/>
    <w:autoRedefine/>
    <w:qFormat/>
    <w:uiPriority w:val="0"/>
    <w:pPr>
      <w:spacing w:before="160" w:after="60" w:line="312" w:lineRule="exact"/>
    </w:pPr>
    <w:rPr>
      <w:rFonts w:ascii="EU-F1" w:eastAsia="黑体"/>
      <w:szCs w:val="21"/>
    </w:rPr>
  </w:style>
  <w:style w:type="character" w:customStyle="1" w:styleId="56">
    <w:name w:val="三级条标题 字符"/>
    <w:link w:val="57"/>
    <w:autoRedefine/>
    <w:qFormat/>
    <w:uiPriority w:val="0"/>
    <w:rPr>
      <w:rFonts w:ascii="黑体" w:eastAsia="黑体"/>
      <w:sz w:val="21"/>
      <w:szCs w:val="21"/>
    </w:rPr>
  </w:style>
  <w:style w:type="paragraph" w:customStyle="1" w:styleId="57">
    <w:name w:val="三级条标题"/>
    <w:basedOn w:val="48"/>
    <w:next w:val="50"/>
    <w:link w:val="56"/>
    <w:autoRedefine/>
    <w:qFormat/>
    <w:uiPriority w:val="0"/>
    <w:pPr>
      <w:numPr>
        <w:ilvl w:val="3"/>
      </w:numPr>
      <w:jc w:val="both"/>
      <w:outlineLvl w:val="3"/>
    </w:pPr>
  </w:style>
  <w:style w:type="character" w:customStyle="1" w:styleId="58">
    <w:name w:val="脚注文本 Char"/>
    <w:link w:val="22"/>
    <w:autoRedefine/>
    <w:qFormat/>
    <w:uiPriority w:val="0"/>
    <w:rPr>
      <w:kern w:val="2"/>
      <w:sz w:val="18"/>
      <w:szCs w:val="18"/>
    </w:rPr>
  </w:style>
  <w:style w:type="character" w:customStyle="1" w:styleId="59">
    <w:name w:val="yq标题2 Char"/>
    <w:link w:val="60"/>
    <w:autoRedefine/>
    <w:qFormat/>
    <w:uiPriority w:val="0"/>
    <w:rPr>
      <w:rFonts w:ascii="Cambria" w:hAnsi="Cambria"/>
      <w:bCs/>
      <w:kern w:val="2"/>
      <w:sz w:val="21"/>
      <w:szCs w:val="21"/>
    </w:rPr>
  </w:style>
  <w:style w:type="paragraph" w:customStyle="1" w:styleId="60">
    <w:name w:val="yq标题2"/>
    <w:basedOn w:val="3"/>
    <w:link w:val="59"/>
    <w:autoRedefine/>
    <w:qFormat/>
    <w:uiPriority w:val="0"/>
    <w:pPr>
      <w:widowControl/>
      <w:spacing w:before="0" w:after="0" w:line="360" w:lineRule="auto"/>
    </w:pPr>
    <w:rPr>
      <w:rFonts w:ascii="Cambria" w:hAnsi="Cambria"/>
      <w:b w:val="0"/>
      <w:sz w:val="21"/>
      <w:szCs w:val="21"/>
    </w:rPr>
  </w:style>
  <w:style w:type="character" w:customStyle="1" w:styleId="61">
    <w:name w:val="段 Char Char"/>
    <w:autoRedefine/>
    <w:qFormat/>
    <w:uiPriority w:val="0"/>
    <w:rPr>
      <w:rFonts w:eastAsia="华文细黑"/>
      <w:kern w:val="2"/>
      <w:sz w:val="28"/>
    </w:rPr>
  </w:style>
  <w:style w:type="character" w:customStyle="1" w:styleId="62">
    <w:name w:val="样式 y2 + Char"/>
    <w:link w:val="63"/>
    <w:autoRedefine/>
    <w:qFormat/>
    <w:uiPriority w:val="0"/>
    <w:rPr>
      <w:rFonts w:ascii="EU-F1" w:eastAsia="黑体"/>
      <w:szCs w:val="21"/>
    </w:rPr>
  </w:style>
  <w:style w:type="paragraph" w:customStyle="1" w:styleId="63">
    <w:name w:val="样式 y2 +"/>
    <w:basedOn w:val="1"/>
    <w:link w:val="62"/>
    <w:autoRedefine/>
    <w:qFormat/>
    <w:uiPriority w:val="0"/>
    <w:pPr>
      <w:widowControl/>
      <w:spacing w:line="312" w:lineRule="exact"/>
      <w:jc w:val="left"/>
      <w:outlineLvl w:val="2"/>
    </w:pPr>
    <w:rPr>
      <w:rFonts w:ascii="EU-F1" w:eastAsia="黑体"/>
      <w:szCs w:val="21"/>
    </w:rPr>
  </w:style>
  <w:style w:type="character" w:customStyle="1" w:styleId="64">
    <w:name w:val="批注主题 Char"/>
    <w:link w:val="29"/>
    <w:autoRedefine/>
    <w:qFormat/>
    <w:uiPriority w:val="0"/>
    <w:rPr>
      <w:b/>
      <w:bCs/>
      <w:kern w:val="2"/>
      <w:sz w:val="21"/>
      <w:szCs w:val="24"/>
    </w:rPr>
  </w:style>
  <w:style w:type="character" w:customStyle="1" w:styleId="65">
    <w:name w:val="批注文字 Char"/>
    <w:link w:val="12"/>
    <w:autoRedefine/>
    <w:qFormat/>
    <w:uiPriority w:val="0"/>
    <w:rPr>
      <w:kern w:val="2"/>
      <w:sz w:val="21"/>
      <w:szCs w:val="24"/>
    </w:rPr>
  </w:style>
  <w:style w:type="character" w:customStyle="1" w:styleId="66">
    <w:name w:val="四级条标题 字符"/>
    <w:link w:val="67"/>
    <w:autoRedefine/>
    <w:qFormat/>
    <w:uiPriority w:val="0"/>
    <w:rPr>
      <w:rFonts w:ascii="黑体" w:eastAsia="黑体"/>
      <w:sz w:val="21"/>
      <w:szCs w:val="21"/>
    </w:rPr>
  </w:style>
  <w:style w:type="paragraph" w:customStyle="1" w:styleId="67">
    <w:name w:val="四级条标题"/>
    <w:basedOn w:val="57"/>
    <w:next w:val="50"/>
    <w:link w:val="66"/>
    <w:autoRedefine/>
    <w:qFormat/>
    <w:uiPriority w:val="0"/>
    <w:pPr>
      <w:numPr>
        <w:ilvl w:val="4"/>
      </w:numPr>
      <w:tabs>
        <w:tab w:val="center" w:pos="4201"/>
        <w:tab w:val="right" w:leader="dot" w:pos="9298"/>
      </w:tabs>
      <w:ind w:left="420" w:hanging="420"/>
      <w:outlineLvl w:val="4"/>
    </w:pPr>
  </w:style>
  <w:style w:type="character" w:customStyle="1" w:styleId="68">
    <w:name w:val="csg正文 Char"/>
    <w:link w:val="69"/>
    <w:autoRedefine/>
    <w:qFormat/>
    <w:uiPriority w:val="0"/>
    <w:rPr>
      <w:sz w:val="21"/>
      <w:szCs w:val="21"/>
    </w:rPr>
  </w:style>
  <w:style w:type="paragraph" w:customStyle="1" w:styleId="69">
    <w:name w:val="csg正文"/>
    <w:link w:val="68"/>
    <w:autoRedefine/>
    <w:qFormat/>
    <w:uiPriority w:val="0"/>
    <w:pPr>
      <w:spacing w:line="360" w:lineRule="auto"/>
      <w:jc w:val="center"/>
    </w:pPr>
    <w:rPr>
      <w:rFonts w:ascii="Times New Roman" w:hAnsi="Times New Roman" w:eastAsia="宋体" w:cs="Times New Roman"/>
      <w:sz w:val="21"/>
      <w:szCs w:val="21"/>
      <w:lang w:val="en-US" w:eastAsia="zh-CN" w:bidi="ar-SA"/>
    </w:rPr>
  </w:style>
  <w:style w:type="character" w:customStyle="1" w:styleId="70">
    <w:name w:val="文档结构图 Char"/>
    <w:link w:val="11"/>
    <w:autoRedefine/>
    <w:qFormat/>
    <w:uiPriority w:val="0"/>
    <w:rPr>
      <w:rFonts w:ascii="宋体"/>
      <w:kern w:val="2"/>
      <w:sz w:val="18"/>
      <w:szCs w:val="18"/>
    </w:rPr>
  </w:style>
  <w:style w:type="character" w:customStyle="1" w:styleId="71">
    <w:name w:val="页眉 Char"/>
    <w:link w:val="19"/>
    <w:autoRedefine/>
    <w:qFormat/>
    <w:uiPriority w:val="0"/>
    <w:rPr>
      <w:kern w:val="2"/>
      <w:sz w:val="18"/>
      <w:szCs w:val="24"/>
    </w:rPr>
  </w:style>
  <w:style w:type="character" w:customStyle="1" w:styleId="72">
    <w:name w:val="页脚 Char"/>
    <w:link w:val="18"/>
    <w:autoRedefine/>
    <w:qFormat/>
    <w:uiPriority w:val="99"/>
    <w:rPr>
      <w:kern w:val="2"/>
      <w:sz w:val="18"/>
      <w:szCs w:val="28"/>
    </w:rPr>
  </w:style>
  <w:style w:type="paragraph" w:customStyle="1" w:styleId="73">
    <w:name w:val="注×：（正文）"/>
    <w:autoRedefine/>
    <w:qFormat/>
    <w:uiPriority w:val="0"/>
    <w:pPr>
      <w:numPr>
        <w:ilvl w:val="0"/>
        <w:numId w:val="3"/>
      </w:numPr>
      <w:jc w:val="both"/>
    </w:pPr>
    <w:rPr>
      <w:rFonts w:ascii="宋体" w:hAnsi="Times New Roman" w:eastAsia="宋体" w:cs="Times New Roman"/>
      <w:sz w:val="18"/>
      <w:szCs w:val="18"/>
      <w:lang w:val="en-US" w:eastAsia="zh-CN" w:bidi="ar-SA"/>
    </w:rPr>
  </w:style>
  <w:style w:type="paragraph" w:customStyle="1" w:styleId="74">
    <w:name w:val="csg附录标题正文"/>
    <w:autoRedefine/>
    <w:qFormat/>
    <w:uiPriority w:val="0"/>
    <w:pPr>
      <w:jc w:val="center"/>
    </w:pPr>
    <w:rPr>
      <w:rFonts w:ascii="黑体" w:hAnsi="黑体" w:eastAsia="黑体" w:cs="黑体"/>
      <w:sz w:val="21"/>
      <w:szCs w:val="21"/>
      <w:lang w:val="en-US" w:eastAsia="zh-CN" w:bidi="ar-SA"/>
    </w:rPr>
  </w:style>
  <w:style w:type="paragraph" w:customStyle="1" w:styleId="75">
    <w:name w:val="样式 正文 样式 四号 行距: 1.5 倍行距 首行缩进:  2 字符 + 小四 首行缩进:  2 字符"/>
    <w:basedOn w:val="1"/>
    <w:autoRedefine/>
    <w:qFormat/>
    <w:uiPriority w:val="0"/>
    <w:pPr>
      <w:spacing w:line="360" w:lineRule="auto"/>
      <w:ind w:firstLine="480"/>
    </w:pPr>
    <w:rPr>
      <w:rFonts w:cs="宋体"/>
      <w:szCs w:val="20"/>
    </w:rPr>
  </w:style>
  <w:style w:type="paragraph" w:customStyle="1" w:styleId="76">
    <w:name w:val="Default"/>
    <w:autoRedefine/>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77">
    <w:name w:val="csg编制说明2"/>
    <w:autoRedefine/>
    <w:qFormat/>
    <w:uiPriority w:val="0"/>
    <w:pPr>
      <w:keepNext/>
      <w:numPr>
        <w:ilvl w:val="1"/>
        <w:numId w:val="4"/>
      </w:numPr>
      <w:tabs>
        <w:tab w:val="left" w:pos="0"/>
        <w:tab w:val="left" w:pos="420"/>
      </w:tabs>
      <w:outlineLvl w:val="1"/>
    </w:pPr>
    <w:rPr>
      <w:rFonts w:ascii="黑体" w:hAnsi="黑体" w:eastAsia="黑体" w:cs="黑体"/>
      <w:lang w:val="en-US" w:eastAsia="zh-CN" w:bidi="ar-SA"/>
    </w:rPr>
  </w:style>
  <w:style w:type="paragraph" w:customStyle="1" w:styleId="78">
    <w:name w:val="章标题"/>
    <w:next w:val="50"/>
    <w:autoRedefine/>
    <w:qFormat/>
    <w:uiPriority w:val="0"/>
    <w:pPr>
      <w:numPr>
        <w:ilvl w:val="0"/>
        <w:numId w:val="2"/>
      </w:numPr>
      <w:spacing w:before="120" w:after="120"/>
      <w:outlineLvl w:val="0"/>
    </w:pPr>
    <w:rPr>
      <w:rFonts w:ascii="黑体" w:hAnsi="Times New Roman" w:eastAsia="黑体" w:cs="Times New Roman"/>
      <w:sz w:val="21"/>
      <w:lang w:val="en-US" w:eastAsia="zh-CN" w:bidi="ar-SA"/>
    </w:rPr>
  </w:style>
  <w:style w:type="paragraph" w:customStyle="1" w:styleId="79">
    <w:name w:val="前言、引言标题"/>
    <w:next w:val="50"/>
    <w:autoRedefine/>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80">
    <w:name w:val="附录图标号"/>
    <w:basedOn w:val="1"/>
    <w:autoRedefine/>
    <w:qFormat/>
    <w:uiPriority w:val="0"/>
    <w:pPr>
      <w:keepNext/>
      <w:pageBreakBefore/>
      <w:widowControl/>
      <w:numPr>
        <w:ilvl w:val="0"/>
        <w:numId w:val="5"/>
      </w:numPr>
      <w:spacing w:line="14" w:lineRule="exact"/>
      <w:ind w:left="0" w:firstLine="363"/>
      <w:outlineLvl w:val="0"/>
    </w:pPr>
    <w:rPr>
      <w:color w:val="FFFFFF"/>
    </w:rPr>
  </w:style>
  <w:style w:type="paragraph" w:customStyle="1" w:styleId="81">
    <w:name w:val="Table Paragraph"/>
    <w:basedOn w:val="1"/>
    <w:autoRedefine/>
    <w:qFormat/>
    <w:uiPriority w:val="1"/>
    <w:pPr>
      <w:autoSpaceDE w:val="0"/>
      <w:autoSpaceDN w:val="0"/>
      <w:ind w:left="107"/>
      <w:jc w:val="left"/>
    </w:pPr>
    <w:rPr>
      <w:rFonts w:eastAsia="Times New Roman"/>
      <w:kern w:val="0"/>
      <w:szCs w:val="22"/>
      <w:lang w:eastAsia="en-US"/>
    </w:rPr>
  </w:style>
  <w:style w:type="paragraph" w:customStyle="1" w:styleId="82">
    <w:name w:val="附录表标题"/>
    <w:basedOn w:val="1"/>
    <w:next w:val="50"/>
    <w:autoRedefine/>
    <w:qFormat/>
    <w:uiPriority w:val="0"/>
    <w:pPr>
      <w:numPr>
        <w:ilvl w:val="1"/>
        <w:numId w:val="6"/>
      </w:numPr>
      <w:tabs>
        <w:tab w:val="left" w:pos="180"/>
      </w:tabs>
      <w:spacing w:beforeLines="50" w:afterLines="50"/>
      <w:ind w:left="0" w:firstLine="0"/>
    </w:pPr>
    <w:rPr>
      <w:rFonts w:ascii="黑体" w:eastAsia="黑体"/>
      <w:szCs w:val="21"/>
    </w:rPr>
  </w:style>
  <w:style w:type="paragraph" w:customStyle="1" w:styleId="83">
    <w:name w:val="注："/>
    <w:next w:val="50"/>
    <w:autoRedefine/>
    <w:qFormat/>
    <w:uiPriority w:val="0"/>
    <w:pPr>
      <w:widowControl w:val="0"/>
      <w:numPr>
        <w:ilvl w:val="0"/>
        <w:numId w:val="7"/>
      </w:numPr>
      <w:autoSpaceDE w:val="0"/>
      <w:autoSpaceDN w:val="0"/>
    </w:pPr>
    <w:rPr>
      <w:rFonts w:ascii="宋体" w:hAnsi="Times New Roman" w:eastAsia="宋体" w:cs="Times New Roman"/>
      <w:sz w:val="18"/>
      <w:szCs w:val="18"/>
      <w:lang w:val="en-US" w:eastAsia="zh-CN" w:bidi="ar-SA"/>
    </w:rPr>
  </w:style>
  <w:style w:type="paragraph" w:customStyle="1" w:styleId="84">
    <w:name w:val="csg1"/>
    <w:next w:val="69"/>
    <w:link w:val="85"/>
    <w:autoRedefine/>
    <w:qFormat/>
    <w:uiPriority w:val="0"/>
    <w:pPr>
      <w:keepNext/>
      <w:numPr>
        <w:ilvl w:val="0"/>
        <w:numId w:val="8"/>
      </w:numPr>
      <w:tabs>
        <w:tab w:val="left" w:pos="420"/>
      </w:tabs>
      <w:adjustRightInd w:val="0"/>
      <w:snapToGrid w:val="0"/>
      <w:outlineLvl w:val="0"/>
    </w:pPr>
    <w:rPr>
      <w:rFonts w:ascii="黑体" w:hAnsi="黑体" w:eastAsia="黑体" w:cs="黑体"/>
      <w:sz w:val="21"/>
      <w:szCs w:val="21"/>
      <w:lang w:val="en-US" w:eastAsia="zh-CN" w:bidi="ar-SA"/>
    </w:rPr>
  </w:style>
  <w:style w:type="character" w:customStyle="1" w:styleId="85">
    <w:name w:val="yq标题1 Char"/>
    <w:link w:val="84"/>
    <w:autoRedefine/>
    <w:qFormat/>
    <w:uiPriority w:val="0"/>
    <w:rPr>
      <w:rFonts w:ascii="黑体" w:hAnsi="黑体" w:eastAsia="黑体" w:cs="黑体"/>
      <w:sz w:val="21"/>
      <w:szCs w:val="21"/>
    </w:rPr>
  </w:style>
  <w:style w:type="paragraph" w:customStyle="1" w:styleId="86">
    <w:name w:val="csg2"/>
    <w:next w:val="69"/>
    <w:autoRedefine/>
    <w:qFormat/>
    <w:uiPriority w:val="0"/>
    <w:pPr>
      <w:keepNext/>
      <w:numPr>
        <w:ilvl w:val="1"/>
        <w:numId w:val="8"/>
      </w:numPr>
      <w:tabs>
        <w:tab w:val="left" w:pos="0"/>
        <w:tab w:val="left" w:pos="425"/>
      </w:tabs>
      <w:outlineLvl w:val="1"/>
    </w:pPr>
    <w:rPr>
      <w:rFonts w:ascii="黑体" w:hAnsi="黑体" w:eastAsia="黑体" w:cs="黑体"/>
      <w:bCs/>
      <w:sz w:val="21"/>
      <w:szCs w:val="21"/>
      <w:lang w:val="en-US" w:eastAsia="zh-CN" w:bidi="ar-SA"/>
    </w:rPr>
  </w:style>
  <w:style w:type="paragraph" w:customStyle="1" w:styleId="87">
    <w:name w:val="csg编制说明1"/>
    <w:autoRedefine/>
    <w:qFormat/>
    <w:uiPriority w:val="0"/>
    <w:pPr>
      <w:keepNext/>
      <w:tabs>
        <w:tab w:val="left" w:pos="0"/>
        <w:tab w:val="left" w:pos="420"/>
      </w:tabs>
      <w:outlineLvl w:val="0"/>
    </w:pPr>
    <w:rPr>
      <w:rFonts w:ascii="黑体" w:hAnsi="黑体" w:eastAsia="黑体" w:cs="黑体"/>
      <w:bCs/>
      <w:szCs w:val="21"/>
      <w:lang w:val="en-US" w:eastAsia="zh-CN" w:bidi="ar-SA"/>
    </w:rPr>
  </w:style>
  <w:style w:type="paragraph" w:customStyle="1" w:styleId="88">
    <w:name w:val="字母编号列项（一级）"/>
    <w:autoRedefine/>
    <w:qFormat/>
    <w:uiPriority w:val="0"/>
    <w:pPr>
      <w:numPr>
        <w:ilvl w:val="0"/>
        <w:numId w:val="9"/>
      </w:numPr>
      <w:ind w:right="210"/>
    </w:pPr>
    <w:rPr>
      <w:rFonts w:ascii="宋体" w:hAnsi="Times New Roman" w:eastAsia="宋体" w:cs="Times New Roman"/>
      <w:sz w:val="21"/>
      <w:lang w:val="en-US" w:eastAsia="zh-CN" w:bidi="ar-SA"/>
    </w:rPr>
  </w:style>
  <w:style w:type="paragraph" w:customStyle="1" w:styleId="89">
    <w:name w:val="列表段落1"/>
    <w:basedOn w:val="1"/>
    <w:autoRedefine/>
    <w:qFormat/>
    <w:uiPriority w:val="34"/>
    <w:pPr>
      <w:ind w:firstLine="420"/>
    </w:pPr>
    <w:rPr>
      <w:rFonts w:ascii="Calibri" w:hAnsi="Calibri"/>
      <w:szCs w:val="20"/>
    </w:rPr>
  </w:style>
  <w:style w:type="paragraph" w:customStyle="1" w:styleId="90">
    <w:name w:val="csg4"/>
    <w:basedOn w:val="1"/>
    <w:next w:val="69"/>
    <w:autoRedefine/>
    <w:qFormat/>
    <w:uiPriority w:val="0"/>
    <w:pPr>
      <w:keepNext/>
      <w:numPr>
        <w:ilvl w:val="3"/>
        <w:numId w:val="8"/>
      </w:numPr>
      <w:outlineLvl w:val="3"/>
    </w:pPr>
    <w:rPr>
      <w:rFonts w:ascii="黑体" w:hAnsi="黑体" w:eastAsia="黑体" w:cs="黑体"/>
      <w:bCs/>
      <w:szCs w:val="21"/>
    </w:rPr>
  </w:style>
  <w:style w:type="paragraph" w:customStyle="1" w:styleId="91">
    <w:name w:val="注：（正文）"/>
    <w:basedOn w:val="83"/>
    <w:next w:val="50"/>
    <w:autoRedefine/>
    <w:qFormat/>
    <w:uiPriority w:val="0"/>
  </w:style>
  <w:style w:type="paragraph" w:customStyle="1" w:styleId="92">
    <w:name w:val="csg3"/>
    <w:next w:val="69"/>
    <w:autoRedefine/>
    <w:qFormat/>
    <w:uiPriority w:val="0"/>
    <w:pPr>
      <w:keepNext/>
      <w:numPr>
        <w:ilvl w:val="2"/>
        <w:numId w:val="8"/>
      </w:numPr>
      <w:tabs>
        <w:tab w:val="left" w:pos="425"/>
        <w:tab w:val="left" w:pos="426"/>
      </w:tabs>
      <w:outlineLvl w:val="2"/>
    </w:pPr>
    <w:rPr>
      <w:rFonts w:ascii="黑体" w:hAnsi="黑体" w:eastAsia="黑体" w:cs="黑体"/>
      <w:sz w:val="21"/>
      <w:szCs w:val="21"/>
      <w:lang w:val="en-US" w:eastAsia="zh-CN" w:bidi="ar-SA"/>
    </w:rPr>
  </w:style>
  <w:style w:type="paragraph" w:customStyle="1" w:styleId="93">
    <w:name w:val="附录表标号"/>
    <w:basedOn w:val="1"/>
    <w:next w:val="50"/>
    <w:autoRedefine/>
    <w:qFormat/>
    <w:uiPriority w:val="0"/>
    <w:pPr>
      <w:numPr>
        <w:ilvl w:val="0"/>
        <w:numId w:val="6"/>
      </w:numPr>
      <w:tabs>
        <w:tab w:val="clear" w:pos="0"/>
      </w:tabs>
      <w:spacing w:line="14" w:lineRule="exact"/>
      <w:ind w:left="811" w:hanging="448"/>
      <w:outlineLvl w:val="0"/>
    </w:pPr>
    <w:rPr>
      <w:color w:val="FFFFFF"/>
    </w:rPr>
  </w:style>
  <w:style w:type="paragraph" w:customStyle="1" w:styleId="94">
    <w:name w:val="注×："/>
    <w:autoRedefine/>
    <w:qFormat/>
    <w:uiPriority w:val="0"/>
    <w:pPr>
      <w:widowControl w:val="0"/>
      <w:numPr>
        <w:ilvl w:val="0"/>
        <w:numId w:val="10"/>
      </w:numPr>
      <w:autoSpaceDE w:val="0"/>
      <w:autoSpaceDN w:val="0"/>
      <w:jc w:val="both"/>
    </w:pPr>
    <w:rPr>
      <w:rFonts w:ascii="宋体" w:hAnsi="Times New Roman" w:eastAsia="宋体" w:cs="Times New Roman"/>
      <w:sz w:val="18"/>
      <w:szCs w:val="18"/>
      <w:lang w:val="en-US" w:eastAsia="zh-CN" w:bidi="ar-SA"/>
    </w:rPr>
  </w:style>
  <w:style w:type="paragraph" w:customStyle="1" w:styleId="95">
    <w:name w:val="csg编制说明3"/>
    <w:autoRedefine/>
    <w:qFormat/>
    <w:uiPriority w:val="0"/>
    <w:pPr>
      <w:keepNext/>
      <w:numPr>
        <w:ilvl w:val="2"/>
        <w:numId w:val="4"/>
      </w:numPr>
      <w:tabs>
        <w:tab w:val="left" w:pos="0"/>
        <w:tab w:val="left" w:pos="420"/>
      </w:tabs>
      <w:outlineLvl w:val="2"/>
    </w:pPr>
    <w:rPr>
      <w:rFonts w:ascii="黑体" w:hAnsi="黑体" w:eastAsia="黑体" w:cs="黑体"/>
      <w:lang w:val="en-US" w:eastAsia="zh-CN" w:bidi="ar-SA"/>
    </w:rPr>
  </w:style>
  <w:style w:type="paragraph" w:customStyle="1" w:styleId="96">
    <w:name w:val="标准称谓"/>
    <w:next w:val="1"/>
    <w:autoRedefine/>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97">
    <w:name w:val="标准书眉_奇数页"/>
    <w:next w:val="1"/>
    <w:autoRedefine/>
    <w:qFormat/>
    <w:uiPriority w:val="0"/>
    <w:pPr>
      <w:tabs>
        <w:tab w:val="center" w:pos="4154"/>
        <w:tab w:val="right" w:pos="8306"/>
      </w:tabs>
      <w:spacing w:after="220"/>
      <w:jc w:val="right"/>
    </w:pPr>
    <w:rPr>
      <w:rFonts w:ascii="Times New Roman" w:hAnsi="Times New Roman" w:eastAsia="宋体" w:cs="Times New Roman"/>
      <w:sz w:val="21"/>
      <w:szCs w:val="21"/>
      <w:lang w:val="en-US" w:eastAsia="zh-CN" w:bidi="ar-SA"/>
    </w:rPr>
  </w:style>
  <w:style w:type="paragraph" w:customStyle="1" w:styleId="98">
    <w:name w:val="终结线"/>
    <w:basedOn w:val="1"/>
    <w:autoRedefine/>
    <w:qFormat/>
    <w:uiPriority w:val="0"/>
    <w:pPr>
      <w:framePr w:hSpace="181" w:vSpace="181" w:wrap="around" w:vAnchor="text" w:hAnchor="margin" w:xAlign="center" w:y="285"/>
    </w:pPr>
  </w:style>
  <w:style w:type="paragraph" w:customStyle="1" w:styleId="99">
    <w:name w:val="标准书脚_奇数页"/>
    <w:autoRedefine/>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100">
    <w:name w:val="csg表内容"/>
    <w:autoRedefine/>
    <w:qFormat/>
    <w:uiPriority w:val="0"/>
    <w:pPr>
      <w:widowControl w:val="0"/>
      <w:adjustRightInd w:val="0"/>
      <w:snapToGrid w:val="0"/>
      <w:jc w:val="center"/>
    </w:pPr>
    <w:rPr>
      <w:rFonts w:ascii="Times New Roman" w:hAnsi="Times New Roman" w:eastAsia="宋体" w:cs="Times New Roman"/>
      <w:sz w:val="18"/>
      <w:szCs w:val="18"/>
      <w:lang w:val="en-US" w:eastAsia="zh-CN" w:bidi="ar-SA"/>
    </w:rPr>
  </w:style>
  <w:style w:type="paragraph" w:customStyle="1" w:styleId="101">
    <w:name w:val="附录章标题"/>
    <w:next w:val="50"/>
    <w:autoRedefine/>
    <w:qFormat/>
    <w:uiPriority w:val="0"/>
    <w:pPr>
      <w:numPr>
        <w:ilvl w:val="1"/>
        <w:numId w:val="11"/>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02">
    <w:name w:val="附录标识"/>
    <w:basedOn w:val="1"/>
    <w:next w:val="50"/>
    <w:autoRedefine/>
    <w:qFormat/>
    <w:uiPriority w:val="0"/>
    <w:pPr>
      <w:keepNext/>
      <w:widowControl/>
      <w:numPr>
        <w:ilvl w:val="0"/>
        <w:numId w:val="11"/>
      </w:numPr>
      <w:shd w:val="clear" w:color="FFFFFF" w:fill="FFFFFF"/>
      <w:tabs>
        <w:tab w:val="left" w:pos="360"/>
        <w:tab w:val="left" w:pos="6405"/>
      </w:tabs>
      <w:spacing w:before="640" w:after="280"/>
      <w:ind w:left="0"/>
      <w:outlineLvl w:val="0"/>
    </w:pPr>
    <w:rPr>
      <w:rFonts w:ascii="黑体" w:eastAsia="黑体"/>
      <w:kern w:val="0"/>
      <w:szCs w:val="20"/>
    </w:rPr>
  </w:style>
  <w:style w:type="paragraph" w:customStyle="1" w:styleId="103">
    <w:name w:val="正文表标题"/>
    <w:next w:val="50"/>
    <w:autoRedefine/>
    <w:qFormat/>
    <w:uiPriority w:val="0"/>
    <w:pPr>
      <w:numPr>
        <w:ilvl w:val="0"/>
        <w:numId w:val="12"/>
      </w:num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104">
    <w:name w:val="csg5"/>
    <w:basedOn w:val="1"/>
    <w:next w:val="69"/>
    <w:autoRedefine/>
    <w:qFormat/>
    <w:uiPriority w:val="0"/>
    <w:pPr>
      <w:keepNext/>
      <w:numPr>
        <w:ilvl w:val="4"/>
        <w:numId w:val="8"/>
      </w:numPr>
      <w:outlineLvl w:val="4"/>
    </w:pPr>
    <w:rPr>
      <w:rFonts w:ascii="黑体" w:hAnsi="黑体" w:eastAsia="黑体" w:cs="黑体"/>
      <w:szCs w:val="21"/>
    </w:rPr>
  </w:style>
  <w:style w:type="paragraph" w:customStyle="1" w:styleId="105">
    <w:name w:val="列项——（一级）"/>
    <w:autoRedefine/>
    <w:qFormat/>
    <w:uiPriority w:val="0"/>
    <w:pPr>
      <w:widowControl w:val="0"/>
      <w:numPr>
        <w:ilvl w:val="0"/>
        <w:numId w:val="13"/>
      </w:numPr>
      <w:jc w:val="both"/>
    </w:pPr>
    <w:rPr>
      <w:rFonts w:ascii="宋体" w:hAnsi="Times New Roman" w:eastAsia="宋体" w:cs="Times New Roman"/>
      <w:sz w:val="21"/>
      <w:lang w:val="en-US" w:eastAsia="zh-CN" w:bidi="ar-SA"/>
    </w:rPr>
  </w:style>
  <w:style w:type="paragraph" w:customStyle="1" w:styleId="106">
    <w:name w:val="正文公式编号制表符"/>
    <w:basedOn w:val="50"/>
    <w:next w:val="50"/>
    <w:autoRedefine/>
    <w:qFormat/>
    <w:uiPriority w:val="0"/>
  </w:style>
  <w:style w:type="paragraph" w:customStyle="1" w:styleId="107">
    <w:name w:val="样式3"/>
    <w:basedOn w:val="1"/>
    <w:autoRedefine/>
    <w:qFormat/>
    <w:uiPriority w:val="0"/>
    <w:pPr>
      <w:tabs>
        <w:tab w:val="left" w:pos="420"/>
        <w:tab w:val="left" w:pos="851"/>
      </w:tabs>
      <w:ind w:left="851" w:hanging="851"/>
    </w:pPr>
    <w:rPr>
      <w:rFonts w:ascii="Calibri" w:hAnsi="Calibri"/>
      <w:szCs w:val="21"/>
    </w:rPr>
  </w:style>
  <w:style w:type="paragraph" w:customStyle="1" w:styleId="108">
    <w:name w:val="目次、标准名称标题"/>
    <w:basedOn w:val="1"/>
    <w:next w:val="50"/>
    <w:autoRedefine/>
    <w:qFormat/>
    <w:uiPriority w:val="0"/>
    <w:pPr>
      <w:keepNext/>
      <w:pageBreakBefore/>
      <w:widowControl/>
      <w:shd w:val="clear" w:color="FFFFFF" w:fill="FFFFFF"/>
      <w:spacing w:before="640" w:after="560" w:line="460" w:lineRule="exact"/>
      <w:outlineLvl w:val="0"/>
    </w:pPr>
    <w:rPr>
      <w:rFonts w:ascii="黑体" w:eastAsia="黑体"/>
      <w:kern w:val="0"/>
      <w:sz w:val="32"/>
      <w:szCs w:val="20"/>
    </w:rPr>
  </w:style>
  <w:style w:type="table" w:customStyle="1" w:styleId="109">
    <w:name w:val="Table Normal"/>
    <w:autoRedefine/>
    <w:unhideWhenUsed/>
    <w:qFormat/>
    <w:uiPriority w:val="2"/>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110">
    <w:name w:val="网格型1"/>
    <w:basedOn w:val="31"/>
    <w:autoRedefine/>
    <w:qFormat/>
    <w:uiPriority w:val="0"/>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11">
    <w:name w:val="正文文本 Char"/>
    <w:basedOn w:val="33"/>
    <w:link w:val="13"/>
    <w:autoRedefine/>
    <w:qFormat/>
    <w:uiPriority w:val="99"/>
    <w:rPr>
      <w:kern w:val="2"/>
      <w:sz w:val="21"/>
      <w:szCs w:val="24"/>
    </w:rPr>
  </w:style>
  <w:style w:type="character" w:customStyle="1" w:styleId="112">
    <w:name w:val="正文首行缩进 Char1"/>
    <w:basedOn w:val="111"/>
    <w:link w:val="30"/>
    <w:autoRedefine/>
    <w:qFormat/>
    <w:uiPriority w:val="0"/>
    <w:rPr>
      <w:rFonts w:ascii="Arial" w:hAnsi="Arial"/>
      <w:kern w:val="2"/>
      <w:sz w:val="21"/>
      <w:szCs w:val="21"/>
    </w:rPr>
  </w:style>
  <w:style w:type="paragraph" w:customStyle="1" w:styleId="113">
    <w:name w:val="csg目次、标准名称标题"/>
    <w:basedOn w:val="114"/>
    <w:next w:val="69"/>
    <w:autoRedefine/>
    <w:qFormat/>
    <w:uiPriority w:val="0"/>
    <w:pPr>
      <w:numPr>
        <w:numId w:val="0"/>
      </w:numPr>
      <w:spacing w:line="460" w:lineRule="exact"/>
      <w:outlineLvl w:val="9"/>
    </w:pPr>
    <w:rPr>
      <w:b w:val="0"/>
    </w:rPr>
  </w:style>
  <w:style w:type="paragraph" w:customStyle="1" w:styleId="114">
    <w:name w:val="csg前言、引言标题"/>
    <w:next w:val="1"/>
    <w:autoRedefine/>
    <w:qFormat/>
    <w:uiPriority w:val="0"/>
    <w:pPr>
      <w:numPr>
        <w:ilvl w:val="0"/>
        <w:numId w:val="14"/>
      </w:numPr>
      <w:shd w:val="clear" w:color="FFFFFF" w:fill="FFFFFF"/>
      <w:spacing w:before="640" w:after="560"/>
      <w:jc w:val="center"/>
      <w:outlineLvl w:val="0"/>
    </w:pPr>
    <w:rPr>
      <w:rFonts w:ascii="黑体" w:hAnsi="黑体" w:eastAsia="黑体" w:cs="Times New Roman"/>
      <w:b/>
      <w:sz w:val="32"/>
      <w:lang w:val="en-US" w:eastAsia="zh-CN" w:bidi="ar-SA"/>
    </w:rPr>
  </w:style>
  <w:style w:type="paragraph" w:customStyle="1" w:styleId="115">
    <w:name w:val="csg标准称谓(中国南方电网)"/>
    <w:next w:val="1"/>
    <w:autoRedefine/>
    <w:qFormat/>
    <w:uiPriority w:val="0"/>
    <w:pPr>
      <w:widowControl w:val="0"/>
      <w:kinsoku w:val="0"/>
      <w:overflowPunct w:val="0"/>
      <w:autoSpaceDE w:val="0"/>
      <w:autoSpaceDN w:val="0"/>
      <w:spacing w:line="0" w:lineRule="atLeast"/>
      <w:jc w:val="distribute"/>
    </w:pPr>
    <w:rPr>
      <w:rFonts w:ascii="宋体" w:hAnsi="宋体" w:eastAsia="宋体" w:cs="Times New Roman"/>
      <w:b/>
      <w:bCs/>
      <w:spacing w:val="20"/>
      <w:w w:val="148"/>
      <w:sz w:val="52"/>
      <w:lang w:val="en-US" w:eastAsia="zh-CN" w:bidi="ar-SA"/>
    </w:rPr>
  </w:style>
  <w:style w:type="paragraph" w:customStyle="1" w:styleId="116">
    <w:name w:val="csg标准书眉_奇数页"/>
    <w:next w:val="1"/>
    <w:autoRedefine/>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117">
    <w:name w:val="csg标准书眉_偶数页"/>
    <w:basedOn w:val="116"/>
    <w:next w:val="1"/>
    <w:autoRedefine/>
    <w:qFormat/>
    <w:uiPriority w:val="0"/>
    <w:pPr>
      <w:jc w:val="left"/>
    </w:pPr>
  </w:style>
  <w:style w:type="paragraph" w:customStyle="1" w:styleId="118">
    <w:name w:val="csg标准名"/>
    <w:next w:val="84"/>
    <w:autoRedefine/>
    <w:qFormat/>
    <w:uiPriority w:val="0"/>
    <w:pPr>
      <w:jc w:val="center"/>
    </w:pPr>
    <w:rPr>
      <w:rFonts w:ascii="Times New Roman" w:hAnsi="Times New Roman" w:eastAsia="黑体" w:cs="Times New Roman"/>
      <w:sz w:val="32"/>
      <w:lang w:val="en-US" w:eastAsia="zh-CN" w:bidi="ar-SA"/>
    </w:rPr>
  </w:style>
  <w:style w:type="paragraph" w:customStyle="1" w:styleId="119">
    <w:name w:val="csg2-术语名称"/>
    <w:autoRedefine/>
    <w:qFormat/>
    <w:uiPriority w:val="0"/>
    <w:pPr>
      <w:ind w:firstLine="425"/>
    </w:pPr>
    <w:rPr>
      <w:rFonts w:ascii="黑体" w:hAnsi="黑体" w:eastAsia="黑体" w:cs="黑体"/>
      <w:sz w:val="21"/>
      <w:szCs w:val="21"/>
      <w:lang w:val="en-US" w:eastAsia="zh-CN" w:bidi="ar-SA"/>
    </w:rPr>
  </w:style>
  <w:style w:type="paragraph" w:customStyle="1" w:styleId="120">
    <w:name w:val="csg图内容"/>
    <w:qFormat/>
    <w:uiPriority w:val="0"/>
    <w:pPr>
      <w:keepNext/>
      <w:widowControl w:val="0"/>
      <w:jc w:val="center"/>
    </w:pPr>
    <w:rPr>
      <w:rFonts w:ascii="Times New Roman" w:hAnsi="Times New Roman" w:eastAsia="宋体" w:cs="Times New Roman"/>
      <w:lang w:val="en-US" w:eastAsia="zh-CN" w:bidi="ar-SA"/>
    </w:rPr>
  </w:style>
  <w:style w:type="paragraph" w:customStyle="1" w:styleId="121">
    <w:name w:val="csg附录标题"/>
    <w:next w:val="74"/>
    <w:autoRedefine/>
    <w:qFormat/>
    <w:uiPriority w:val="0"/>
    <w:pPr>
      <w:numPr>
        <w:ilvl w:val="0"/>
        <w:numId w:val="15"/>
      </w:numPr>
      <w:ind w:firstLine="403"/>
      <w:jc w:val="center"/>
      <w:outlineLvl w:val="0"/>
    </w:pPr>
    <w:rPr>
      <w:rFonts w:ascii="Times New Roman" w:hAnsi="Times New Roman" w:eastAsia="黑体" w:cs="Times New Roman"/>
      <w:sz w:val="21"/>
      <w:lang w:val="en-US" w:eastAsia="zh-CN" w:bidi="ar-SA"/>
    </w:rPr>
  </w:style>
  <w:style w:type="paragraph" w:customStyle="1" w:styleId="122">
    <w:name w:val="csg附录2级"/>
    <w:next w:val="69"/>
    <w:qFormat/>
    <w:uiPriority w:val="0"/>
    <w:pPr>
      <w:keepNext/>
      <w:numPr>
        <w:ilvl w:val="1"/>
        <w:numId w:val="15"/>
      </w:numPr>
      <w:outlineLvl w:val="1"/>
    </w:pPr>
    <w:rPr>
      <w:rFonts w:ascii="黑体" w:hAnsi="黑体" w:eastAsia="黑体" w:cs="黑体"/>
      <w:sz w:val="21"/>
      <w:szCs w:val="21"/>
      <w:lang w:val="en-US" w:eastAsia="zh-CN" w:bidi="ar-SA"/>
    </w:rPr>
  </w:style>
  <w:style w:type="paragraph" w:customStyle="1" w:styleId="123">
    <w:name w:val="csg编制说明封面标题"/>
    <w:basedOn w:val="1"/>
    <w:qFormat/>
    <w:uiPriority w:val="0"/>
    <w:pPr>
      <w:keepNext/>
    </w:pPr>
    <w:rPr>
      <w:rFonts w:ascii="黑体" w:hAnsi="黑体" w:eastAsia="黑体" w:cs="黑体"/>
      <w:sz w:val="44"/>
      <w:szCs w:val="44"/>
    </w:rPr>
  </w:style>
  <w:style w:type="character" w:customStyle="1" w:styleId="124">
    <w:name w:val="正文首行缩进 Char"/>
    <w:basedOn w:val="111"/>
    <w:autoRedefine/>
    <w:qFormat/>
    <w:uiPriority w:val="0"/>
    <w:rPr>
      <w:kern w:val="2"/>
      <w:sz w:val="21"/>
      <w:szCs w:val="24"/>
    </w:rPr>
  </w:style>
  <w:style w:type="paragraph" w:customStyle="1" w:styleId="125">
    <w:name w:val="表格文本"/>
    <w:link w:val="126"/>
    <w:qFormat/>
    <w:uiPriority w:val="0"/>
    <w:pPr>
      <w:tabs>
        <w:tab w:val="decimal" w:pos="0"/>
      </w:tabs>
      <w:jc w:val="center"/>
    </w:pPr>
    <w:rPr>
      <w:rFonts w:ascii="宋体" w:hAnsi="宋体" w:eastAsia="宋体" w:cs="Times New Roman"/>
      <w:sz w:val="21"/>
      <w:szCs w:val="21"/>
      <w:lang w:val="en-US" w:eastAsia="zh-CN" w:bidi="ar-SA"/>
    </w:rPr>
  </w:style>
  <w:style w:type="character" w:customStyle="1" w:styleId="126">
    <w:name w:val="表格文本 Char"/>
    <w:link w:val="125"/>
    <w:autoRedefine/>
    <w:qFormat/>
    <w:uiPriority w:val="0"/>
    <w:rPr>
      <w:rFonts w:ascii="宋体" w:hAnsi="宋体"/>
      <w:sz w:val="21"/>
      <w:szCs w:val="21"/>
    </w:rPr>
  </w:style>
  <w:style w:type="character" w:styleId="127">
    <w:name w:val="Placeholder Text"/>
    <w:basedOn w:val="33"/>
    <w:autoRedefine/>
    <w:semiHidden/>
    <w:qFormat/>
    <w:uiPriority w:val="99"/>
    <w:rPr>
      <w:color w:val="808080"/>
    </w:rPr>
  </w:style>
  <w:style w:type="paragraph" w:styleId="128">
    <w:name w:val="List Paragraph"/>
    <w:basedOn w:val="1"/>
    <w:autoRedefine/>
    <w:qFormat/>
    <w:uiPriority w:val="34"/>
    <w:pPr>
      <w:ind w:firstLine="420"/>
    </w:pPr>
  </w:style>
  <w:style w:type="paragraph" w:customStyle="1" w:styleId="129">
    <w:name w:val="正文首行缩进Times Char"/>
    <w:basedOn w:val="30"/>
    <w:autoRedefine/>
    <w:qFormat/>
    <w:uiPriority w:val="0"/>
    <w:pPr>
      <w:ind w:firstLine="0"/>
    </w:pPr>
    <w:rPr>
      <w:rFonts w:ascii="Times New Roman" w:hAnsi="Times New Roman"/>
    </w:rPr>
  </w:style>
  <w:style w:type="character" w:customStyle="1" w:styleId="130">
    <w:name w:val="未处理的提及1"/>
    <w:basedOn w:val="33"/>
    <w:autoRedefine/>
    <w:semiHidden/>
    <w:unhideWhenUsed/>
    <w:qFormat/>
    <w:uiPriority w:val="99"/>
    <w:rPr>
      <w:color w:val="605E5C"/>
      <w:shd w:val="clear" w:color="auto" w:fill="E1DFDD"/>
    </w:rPr>
  </w:style>
  <w:style w:type="paragraph" w:customStyle="1" w:styleId="131">
    <w:name w:val="默认段落字体 Para Char Char Char Char Char Char Char Char Char"/>
    <w:basedOn w:val="1"/>
    <w:autoRedefine/>
    <w:qFormat/>
    <w:uiPriority w:val="0"/>
    <w:rPr>
      <w:rFonts w:ascii="Tahoma" w:hAnsi="Tahoma" w:eastAsia="Times New Roman"/>
      <w:sz w:val="24"/>
      <w:szCs w:val="20"/>
    </w:rPr>
  </w:style>
  <w:style w:type="paragraph" w:customStyle="1" w:styleId="132">
    <w:name w:val="五级条标题"/>
    <w:basedOn w:val="67"/>
    <w:next w:val="50"/>
    <w:link w:val="180"/>
    <w:autoRedefine/>
    <w:qFormat/>
    <w:uiPriority w:val="0"/>
    <w:pPr>
      <w:numPr>
        <w:ilvl w:val="5"/>
      </w:numPr>
      <w:ind w:left="105" w:hanging="105"/>
      <w:outlineLvl w:val="5"/>
    </w:pPr>
    <w:rPr>
      <w:rFonts w:ascii="Times New Roman"/>
    </w:rPr>
  </w:style>
  <w:style w:type="paragraph" w:customStyle="1" w:styleId="133">
    <w:name w:val="修订1"/>
    <w:autoRedefine/>
    <w:hidden/>
    <w:unhideWhenUsed/>
    <w:qFormat/>
    <w:uiPriority w:val="99"/>
    <w:rPr>
      <w:rFonts w:ascii="Times New Roman" w:hAnsi="Times New Roman" w:eastAsia="宋体" w:cs="Times New Roman"/>
      <w:kern w:val="2"/>
      <w:sz w:val="21"/>
      <w:szCs w:val="24"/>
      <w:lang w:val="en-US" w:eastAsia="zh-CN" w:bidi="ar-SA"/>
    </w:rPr>
  </w:style>
  <w:style w:type="character" w:customStyle="1" w:styleId="134">
    <w:name w:val="yq标题3 Char"/>
    <w:link w:val="135"/>
    <w:autoRedefine/>
    <w:qFormat/>
    <w:uiPriority w:val="0"/>
    <w:rPr>
      <w:rFonts w:ascii="Cambria" w:hAnsi="Cambria"/>
      <w:bCs/>
      <w:kern w:val="2"/>
      <w:sz w:val="21"/>
      <w:szCs w:val="21"/>
    </w:rPr>
  </w:style>
  <w:style w:type="paragraph" w:customStyle="1" w:styleId="135">
    <w:name w:val="yq标题3"/>
    <w:basedOn w:val="60"/>
    <w:link w:val="134"/>
    <w:qFormat/>
    <w:uiPriority w:val="0"/>
    <w:pPr>
      <w:numPr>
        <w:ilvl w:val="2"/>
        <w:numId w:val="10"/>
      </w:numPr>
      <w:ind w:left="0" w:hanging="270" w:hangingChars="270"/>
      <w:outlineLvl w:val="2"/>
    </w:pPr>
  </w:style>
  <w:style w:type="character" w:customStyle="1" w:styleId="136">
    <w:name w:val="yq5 Char"/>
    <w:link w:val="137"/>
    <w:qFormat/>
    <w:uiPriority w:val="0"/>
    <w:rPr>
      <w:bCs/>
      <w:kern w:val="2"/>
      <w:sz w:val="21"/>
      <w:szCs w:val="21"/>
    </w:rPr>
  </w:style>
  <w:style w:type="paragraph" w:customStyle="1" w:styleId="137">
    <w:name w:val="yq5"/>
    <w:basedOn w:val="1"/>
    <w:link w:val="136"/>
    <w:autoRedefine/>
    <w:qFormat/>
    <w:uiPriority w:val="0"/>
    <w:pPr>
      <w:keepNext/>
      <w:keepLines/>
      <w:widowControl/>
      <w:numPr>
        <w:ilvl w:val="4"/>
        <w:numId w:val="10"/>
      </w:numPr>
      <w:autoSpaceDN w:val="0"/>
      <w:ind w:hanging="270" w:hangingChars="270"/>
      <w:jc w:val="left"/>
      <w:outlineLvl w:val="4"/>
    </w:pPr>
    <w:rPr>
      <w:bCs/>
      <w:szCs w:val="21"/>
    </w:rPr>
  </w:style>
  <w:style w:type="character" w:customStyle="1" w:styleId="138">
    <w:name w:val="一级条标题 Char Char"/>
    <w:qFormat/>
    <w:uiPriority w:val="0"/>
    <w:rPr>
      <w:rFonts w:ascii="黑体" w:hAnsi="Times New Roman" w:eastAsia="黑体"/>
      <w:b/>
      <w:sz w:val="21"/>
    </w:rPr>
  </w:style>
  <w:style w:type="character" w:customStyle="1" w:styleId="139">
    <w:name w:val="yqbt4 Char"/>
    <w:link w:val="140"/>
    <w:autoRedefine/>
    <w:qFormat/>
    <w:uiPriority w:val="0"/>
    <w:rPr>
      <w:rFonts w:ascii="Cambria" w:hAnsi="Cambria"/>
      <w:bCs/>
      <w:kern w:val="2"/>
      <w:sz w:val="21"/>
      <w:szCs w:val="21"/>
    </w:rPr>
  </w:style>
  <w:style w:type="paragraph" w:customStyle="1" w:styleId="140">
    <w:name w:val="yqbt4"/>
    <w:basedOn w:val="135"/>
    <w:link w:val="139"/>
    <w:autoRedefine/>
    <w:qFormat/>
    <w:uiPriority w:val="0"/>
    <w:pPr>
      <w:numPr>
        <w:ilvl w:val="3"/>
      </w:numPr>
      <w:jc w:val="left"/>
    </w:pPr>
  </w:style>
  <w:style w:type="paragraph" w:customStyle="1" w:styleId="141">
    <w:name w:val="_标准条文"/>
    <w:basedOn w:val="1"/>
    <w:link w:val="142"/>
    <w:autoRedefine/>
    <w:qFormat/>
    <w:uiPriority w:val="0"/>
    <w:pPr>
      <w:overflowPunct w:val="0"/>
      <w:spacing w:line="276" w:lineRule="auto"/>
      <w:ind w:firstLine="420"/>
    </w:pPr>
    <w:rPr>
      <w:rFonts w:ascii="Arial" w:hAnsi="Arial" w:cs="宋体"/>
      <w:szCs w:val="20"/>
    </w:rPr>
  </w:style>
  <w:style w:type="character" w:customStyle="1" w:styleId="142">
    <w:name w:val="_标准条文 Char"/>
    <w:link w:val="141"/>
    <w:autoRedefine/>
    <w:qFormat/>
    <w:locked/>
    <w:uiPriority w:val="0"/>
    <w:rPr>
      <w:rFonts w:ascii="Arial" w:hAnsi="Arial" w:cs="宋体"/>
      <w:kern w:val="2"/>
      <w:sz w:val="21"/>
    </w:rPr>
  </w:style>
  <w:style w:type="character" w:customStyle="1" w:styleId="143">
    <w:name w:val="fontstyle01"/>
    <w:basedOn w:val="33"/>
    <w:qFormat/>
    <w:uiPriority w:val="0"/>
    <w:rPr>
      <w:rFonts w:hint="eastAsia" w:ascii="宋体" w:hAnsi="宋体" w:eastAsia="宋体"/>
      <w:color w:val="000000"/>
      <w:sz w:val="22"/>
      <w:szCs w:val="22"/>
    </w:rPr>
  </w:style>
  <w:style w:type="character" w:customStyle="1" w:styleId="144">
    <w:name w:val="题注 Char"/>
    <w:link w:val="10"/>
    <w:autoRedefine/>
    <w:qFormat/>
    <w:uiPriority w:val="35"/>
    <w:rPr>
      <w:rFonts w:ascii="Times New Roman" w:hAnsi="Times New Roman" w:eastAsia="黑体"/>
      <w:kern w:val="2"/>
      <w:sz w:val="21"/>
    </w:rPr>
  </w:style>
  <w:style w:type="paragraph" w:customStyle="1" w:styleId="145">
    <w:name w:val="修订2"/>
    <w:autoRedefine/>
    <w:hidden/>
    <w:qFormat/>
    <w:uiPriority w:val="99"/>
    <w:rPr>
      <w:rFonts w:ascii="Times New Roman" w:hAnsi="Times New Roman" w:eastAsia="宋体" w:cs="Times New Roman"/>
      <w:kern w:val="2"/>
      <w:sz w:val="21"/>
      <w:szCs w:val="24"/>
      <w:lang w:val="en-US" w:eastAsia="zh-CN" w:bidi="ar-SA"/>
    </w:rPr>
  </w:style>
  <w:style w:type="table" w:customStyle="1" w:styleId="146">
    <w:name w:val="TableGrid"/>
    <w:autoRedefine/>
    <w:qFormat/>
    <w:uiPriority w:val="0"/>
    <w:rPr>
      <w:rFonts w:ascii="等线" w:hAnsi="等线" w:eastAsia="等线"/>
      <w:kern w:val="2"/>
      <w:sz w:val="21"/>
      <w:szCs w:val="22"/>
    </w:rPr>
    <w:tblPr>
      <w:tblCellMar>
        <w:top w:w="0" w:type="dxa"/>
        <w:left w:w="0" w:type="dxa"/>
        <w:bottom w:w="0" w:type="dxa"/>
        <w:right w:w="0" w:type="dxa"/>
      </w:tblCellMar>
    </w:tblPr>
  </w:style>
  <w:style w:type="table" w:customStyle="1" w:styleId="147">
    <w:name w:val="TableGrid1"/>
    <w:autoRedefine/>
    <w:qFormat/>
    <w:uiPriority w:val="0"/>
    <w:rPr>
      <w:rFonts w:ascii="等线" w:hAnsi="等线" w:eastAsia="等线"/>
      <w:kern w:val="2"/>
      <w:sz w:val="21"/>
      <w:szCs w:val="22"/>
    </w:rPr>
    <w:tblPr>
      <w:tblCellMar>
        <w:top w:w="0" w:type="dxa"/>
        <w:left w:w="0" w:type="dxa"/>
        <w:bottom w:w="0" w:type="dxa"/>
        <w:right w:w="0" w:type="dxa"/>
      </w:tblCellMar>
    </w:tblPr>
  </w:style>
  <w:style w:type="table" w:customStyle="1" w:styleId="148">
    <w:name w:val="TableGrid2"/>
    <w:autoRedefine/>
    <w:qFormat/>
    <w:uiPriority w:val="0"/>
    <w:rPr>
      <w:rFonts w:ascii="等线" w:hAnsi="等线" w:eastAsia="等线"/>
      <w:kern w:val="2"/>
      <w:sz w:val="21"/>
      <w:szCs w:val="22"/>
    </w:rPr>
    <w:tblPr>
      <w:tblCellMar>
        <w:top w:w="0" w:type="dxa"/>
        <w:left w:w="0" w:type="dxa"/>
        <w:bottom w:w="0" w:type="dxa"/>
        <w:right w:w="0" w:type="dxa"/>
      </w:tblCellMar>
    </w:tblPr>
  </w:style>
  <w:style w:type="paragraph" w:customStyle="1" w:styleId="149">
    <w:name w:val="标题5"/>
    <w:basedOn w:val="5"/>
    <w:next w:val="6"/>
    <w:link w:val="152"/>
    <w:autoRedefine/>
    <w:qFormat/>
    <w:uiPriority w:val="0"/>
    <w:pPr>
      <w:tabs>
        <w:tab w:val="left" w:pos="0"/>
      </w:tabs>
      <w:spacing w:before="0" w:after="0" w:line="240" w:lineRule="auto"/>
      <w:ind w:left="1008" w:hanging="1008"/>
    </w:pPr>
    <w:rPr>
      <w:rFonts w:ascii="黑体" w:hAnsi="黑体" w:eastAsia="黑体" w:cs="黑体"/>
      <w:b w:val="0"/>
      <w:bCs w:val="0"/>
      <w:sz w:val="21"/>
      <w:szCs w:val="21"/>
    </w:rPr>
  </w:style>
  <w:style w:type="paragraph" w:customStyle="1" w:styleId="150">
    <w:name w:val="数字编号列项（二级）"/>
    <w:autoRedefine/>
    <w:qFormat/>
    <w:uiPriority w:val="0"/>
    <w:pPr>
      <w:numPr>
        <w:ilvl w:val="0"/>
        <w:numId w:val="16"/>
      </w:numPr>
      <w:tabs>
        <w:tab w:val="left" w:pos="846"/>
        <w:tab w:val="left" w:pos="1266"/>
      </w:tabs>
      <w:jc w:val="both"/>
    </w:pPr>
    <w:rPr>
      <w:rFonts w:ascii="宋体" w:hAnsi="Times New Roman" w:eastAsia="宋体" w:cs="Times New Roman"/>
      <w:sz w:val="21"/>
      <w:lang w:val="en-US" w:eastAsia="zh-CN" w:bidi="ar-SA"/>
    </w:rPr>
  </w:style>
  <w:style w:type="paragraph" w:customStyle="1" w:styleId="151">
    <w:name w:val="本文正文"/>
    <w:basedOn w:val="50"/>
    <w:autoRedefine/>
    <w:qFormat/>
    <w:uiPriority w:val="0"/>
    <w:pPr>
      <w:ind w:firstLine="0" w:firstLineChars="0"/>
      <w:jc w:val="center"/>
    </w:pPr>
    <w:rPr>
      <w:rFonts w:ascii="EU-F1"/>
    </w:rPr>
  </w:style>
  <w:style w:type="character" w:customStyle="1" w:styleId="152">
    <w:name w:val="标题5 字符"/>
    <w:link w:val="149"/>
    <w:autoRedefine/>
    <w:qFormat/>
    <w:uiPriority w:val="0"/>
    <w:rPr>
      <w:rFonts w:ascii="黑体" w:hAnsi="黑体" w:eastAsia="黑体" w:cs="黑体"/>
      <w:kern w:val="2"/>
      <w:sz w:val="21"/>
      <w:szCs w:val="21"/>
    </w:rPr>
  </w:style>
  <w:style w:type="paragraph" w:customStyle="1" w:styleId="153">
    <w:name w:val="封面标准号1"/>
    <w:autoRedefine/>
    <w:qFormat/>
    <w:uiPriority w:val="99"/>
    <w:pPr>
      <w:widowControl w:val="0"/>
      <w:kinsoku w:val="0"/>
      <w:overflowPunct w:val="0"/>
      <w:autoSpaceDE w:val="0"/>
      <w:autoSpaceDN w:val="0"/>
      <w:spacing w:line="360" w:lineRule="exact"/>
      <w:jc w:val="right"/>
      <w:textAlignment w:val="center"/>
    </w:pPr>
    <w:rPr>
      <w:rFonts w:ascii="黑体" w:hAnsi="Times New Roman" w:eastAsia="黑体" w:cs="Times New Roman"/>
      <w:sz w:val="28"/>
      <w:lang w:val="en-US" w:eastAsia="zh-CN" w:bidi="ar-SA"/>
    </w:rPr>
  </w:style>
  <w:style w:type="paragraph" w:customStyle="1" w:styleId="154">
    <w:name w:val="封面正文"/>
    <w:autoRedefine/>
    <w:qFormat/>
    <w:uiPriority w:val="0"/>
    <w:pPr>
      <w:jc w:val="both"/>
    </w:pPr>
    <w:rPr>
      <w:rFonts w:ascii="Times New Roman" w:hAnsi="Times New Roman" w:eastAsia="宋体" w:cs="Times New Roman"/>
      <w:lang w:val="en-US" w:eastAsia="zh-CN" w:bidi="ar-SA"/>
    </w:rPr>
  </w:style>
  <w:style w:type="paragraph" w:customStyle="1" w:styleId="155">
    <w:name w:val="标准书眉一"/>
    <w:autoRedefine/>
    <w:qFormat/>
    <w:uiPriority w:val="0"/>
    <w:pPr>
      <w:jc w:val="both"/>
    </w:pPr>
    <w:rPr>
      <w:rFonts w:ascii="Times New Roman" w:hAnsi="Times New Roman" w:eastAsia="宋体" w:cs="Times New Roman"/>
      <w:lang w:val="en-US" w:eastAsia="zh-CN" w:bidi="ar-SA"/>
    </w:rPr>
  </w:style>
  <w:style w:type="paragraph" w:customStyle="1" w:styleId="156">
    <w:name w:val="标准书脚_偶数页"/>
    <w:autoRedefine/>
    <w:qFormat/>
    <w:uiPriority w:val="0"/>
    <w:pPr>
      <w:spacing w:before="120"/>
    </w:pPr>
    <w:rPr>
      <w:rFonts w:ascii="Times New Roman" w:hAnsi="Times New Roman" w:eastAsia="宋体" w:cs="Times New Roman"/>
      <w:sz w:val="18"/>
      <w:lang w:val="en-US" w:eastAsia="zh-CN" w:bidi="ar-SA"/>
    </w:rPr>
  </w:style>
  <w:style w:type="paragraph" w:customStyle="1" w:styleId="157">
    <w:name w:val="发布部门QB"/>
    <w:next w:val="1"/>
    <w:autoRedefine/>
    <w:qFormat/>
    <w:uiPriority w:val="0"/>
    <w:pPr>
      <w:spacing w:line="360" w:lineRule="exact"/>
      <w:jc w:val="center"/>
    </w:pPr>
    <w:rPr>
      <w:rFonts w:ascii="黑体" w:hAnsi="黑体" w:eastAsia="黑体" w:cs="Times New Roman"/>
      <w:spacing w:val="20"/>
      <w:w w:val="135"/>
      <w:sz w:val="32"/>
      <w:lang w:val="en-US" w:eastAsia="zh-CN" w:bidi="ar-SA"/>
    </w:rPr>
  </w:style>
  <w:style w:type="character" w:customStyle="1" w:styleId="158">
    <w:name w:val="标题 Char"/>
    <w:basedOn w:val="33"/>
    <w:link w:val="28"/>
    <w:autoRedefine/>
    <w:qFormat/>
    <w:uiPriority w:val="10"/>
    <w:rPr>
      <w:rFonts w:ascii="Arial" w:hAnsi="Arial"/>
      <w:b/>
      <w:bCs/>
      <w:kern w:val="2"/>
      <w:sz w:val="32"/>
      <w:szCs w:val="32"/>
    </w:rPr>
  </w:style>
  <w:style w:type="paragraph" w:customStyle="1" w:styleId="159">
    <w:name w:val="封面标准名称"/>
    <w:autoRedefine/>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60">
    <w:name w:val="发布GB"/>
    <w:basedOn w:val="13"/>
    <w:autoRedefine/>
    <w:qFormat/>
    <w:uiPriority w:val="0"/>
    <w:pPr>
      <w:spacing w:after="0" w:line="280" w:lineRule="exact"/>
      <w:ind w:left="284" w:firstLine="0"/>
    </w:pPr>
    <w:rPr>
      <w:rFonts w:ascii="黑体" w:eastAsia="黑体"/>
      <w:kern w:val="3"/>
      <w:sz w:val="28"/>
    </w:rPr>
  </w:style>
  <w:style w:type="paragraph" w:customStyle="1" w:styleId="161">
    <w:name w:val="名称"/>
    <w:basedOn w:val="79"/>
    <w:next w:val="50"/>
    <w:autoRedefine/>
    <w:qFormat/>
    <w:uiPriority w:val="0"/>
    <w:pPr>
      <w:keepNext w:val="0"/>
      <w:pageBreakBefore w:val="0"/>
      <w:spacing w:line="460" w:lineRule="exact"/>
      <w:outlineLvl w:val="9"/>
    </w:pPr>
  </w:style>
  <w:style w:type="paragraph" w:customStyle="1" w:styleId="162">
    <w:name w:val="实施日期"/>
    <w:basedOn w:val="163"/>
    <w:autoRedefine/>
    <w:qFormat/>
    <w:uiPriority w:val="0"/>
    <w:pPr>
      <w:jc w:val="right"/>
    </w:pPr>
  </w:style>
  <w:style w:type="paragraph" w:customStyle="1" w:styleId="163">
    <w:name w:val="发布日期"/>
    <w:autoRedefine/>
    <w:qFormat/>
    <w:uiPriority w:val="0"/>
    <w:rPr>
      <w:rFonts w:ascii="黑体" w:hAnsi="黑体" w:eastAsia="黑体" w:cs="Times New Roman"/>
      <w:sz w:val="28"/>
      <w:lang w:val="en-US" w:eastAsia="zh-CN" w:bidi="ar-SA"/>
    </w:rPr>
  </w:style>
  <w:style w:type="paragraph" w:customStyle="1" w:styleId="164">
    <w:name w:val="标准书眉_偶数页"/>
    <w:basedOn w:val="97"/>
    <w:next w:val="1"/>
    <w:autoRedefine/>
    <w:qFormat/>
    <w:uiPriority w:val="0"/>
    <w:pPr>
      <w:spacing w:after="120"/>
      <w:jc w:val="left"/>
    </w:pPr>
    <w:rPr>
      <w:szCs w:val="20"/>
    </w:rPr>
  </w:style>
  <w:style w:type="paragraph" w:customStyle="1" w:styleId="165">
    <w:name w:val="封面标准号2"/>
    <w:basedOn w:val="153"/>
    <w:autoRedefine/>
    <w:qFormat/>
    <w:uiPriority w:val="0"/>
    <w:pPr>
      <w:adjustRightInd w:val="0"/>
      <w:spacing w:before="357" w:line="280" w:lineRule="exact"/>
    </w:pPr>
  </w:style>
  <w:style w:type="paragraph" w:customStyle="1" w:styleId="166">
    <w:name w:val="标准标志QB"/>
    <w:next w:val="1"/>
    <w:autoRedefine/>
    <w:qFormat/>
    <w:uiPriority w:val="0"/>
    <w:pPr>
      <w:shd w:val="solid" w:color="FFFFFF" w:fill="FFFFFF"/>
      <w:spacing w:line="0" w:lineRule="atLeast"/>
      <w:jc w:val="right"/>
    </w:pPr>
    <w:rPr>
      <w:rFonts w:ascii="Times New Roman" w:hAnsi="Times New Roman" w:eastAsia="Arial Unicode MS" w:cs="Times New Roman"/>
      <w:b/>
      <w:w w:val="130"/>
      <w:kern w:val="2"/>
      <w:sz w:val="96"/>
      <w:lang w:val="en-US" w:eastAsia="zh-CN" w:bidi="ar-SA"/>
    </w:rPr>
  </w:style>
  <w:style w:type="paragraph" w:customStyle="1" w:styleId="167">
    <w:name w:val="yq正文"/>
    <w:basedOn w:val="1"/>
    <w:autoRedefine/>
    <w:qFormat/>
    <w:uiPriority w:val="0"/>
    <w:pPr>
      <w:spacing w:line="360" w:lineRule="auto"/>
      <w:ind w:firstLine="412" w:firstLineChars="196"/>
    </w:pPr>
    <w:rPr>
      <w:szCs w:val="22"/>
    </w:rPr>
  </w:style>
  <w:style w:type="paragraph" w:customStyle="1" w:styleId="168">
    <w:name w:val="样式 段 + 首行缩进:  2 字符"/>
    <w:basedOn w:val="1"/>
    <w:autoRedefine/>
    <w:qFormat/>
    <w:uiPriority w:val="0"/>
    <w:pPr>
      <w:widowControl/>
    </w:pPr>
    <w:rPr>
      <w:rFonts w:ascii="宋体" w:eastAsia="仿宋_GB2312" w:cs="宋体"/>
      <w:kern w:val="0"/>
      <w:sz w:val="32"/>
      <w:szCs w:val="20"/>
    </w:rPr>
  </w:style>
  <w:style w:type="paragraph" w:customStyle="1" w:styleId="169">
    <w:name w:val="发布QB"/>
    <w:basedOn w:val="160"/>
    <w:autoRedefine/>
    <w:qFormat/>
    <w:uiPriority w:val="0"/>
    <w:pPr>
      <w:ind w:left="567"/>
    </w:pPr>
  </w:style>
  <w:style w:type="paragraph" w:customStyle="1" w:styleId="170">
    <w:name w:val="封面标准英文名称"/>
    <w:autoRedefine/>
    <w:qFormat/>
    <w:uiPriority w:val="0"/>
    <w:pPr>
      <w:widowControl w:val="0"/>
      <w:spacing w:before="330" w:line="400" w:lineRule="exact"/>
      <w:jc w:val="center"/>
    </w:pPr>
    <w:rPr>
      <w:rFonts w:ascii="黑体" w:hAnsi="Times New Roman" w:eastAsia="黑体" w:cs="Times New Roman"/>
      <w:sz w:val="28"/>
      <w:lang w:val="en-US" w:eastAsia="zh-CN" w:bidi="ar-SA"/>
    </w:rPr>
  </w:style>
  <w:style w:type="paragraph" w:customStyle="1" w:styleId="171">
    <w:name w:val="封面一致性程度标识"/>
    <w:autoRedefine/>
    <w:qFormat/>
    <w:uiPriority w:val="0"/>
    <w:pPr>
      <w:spacing w:before="680" w:line="400" w:lineRule="exact"/>
      <w:jc w:val="center"/>
    </w:pPr>
    <w:rPr>
      <w:rFonts w:ascii="黑体" w:hAnsi="黑体" w:eastAsia="黑体" w:cs="Times New Roman"/>
      <w:sz w:val="28"/>
      <w:lang w:val="en-US" w:eastAsia="zh-CN" w:bidi="ar-SA"/>
    </w:rPr>
  </w:style>
  <w:style w:type="paragraph" w:customStyle="1" w:styleId="172">
    <w:name w:val="封面标准代替信息"/>
    <w:basedOn w:val="165"/>
    <w:autoRedefine/>
    <w:qFormat/>
    <w:uiPriority w:val="0"/>
    <w:pPr>
      <w:spacing w:before="0" w:line="360" w:lineRule="exact"/>
    </w:pPr>
    <w:rPr>
      <w:rFonts w:hAnsi="黑体"/>
      <w:sz w:val="21"/>
    </w:rPr>
  </w:style>
  <w:style w:type="paragraph" w:customStyle="1" w:styleId="173">
    <w:name w:val="ICS"/>
    <w:basedOn w:val="154"/>
    <w:autoRedefine/>
    <w:qFormat/>
    <w:uiPriority w:val="0"/>
    <w:pPr>
      <w:jc w:val="left"/>
    </w:pPr>
    <w:rPr>
      <w:rFonts w:ascii="黑体" w:eastAsia="黑体"/>
      <w:sz w:val="21"/>
    </w:rPr>
  </w:style>
  <w:style w:type="paragraph" w:customStyle="1" w:styleId="174">
    <w:name w:val="标准称谓QB"/>
    <w:next w:val="1"/>
    <w:autoRedefine/>
    <w:qFormat/>
    <w:uiPriority w:val="0"/>
    <w:pPr>
      <w:widowControl w:val="0"/>
      <w:kinsoku w:val="0"/>
      <w:overflowPunct w:val="0"/>
      <w:autoSpaceDE w:val="0"/>
      <w:autoSpaceDN w:val="0"/>
      <w:spacing w:line="0" w:lineRule="atLeast"/>
      <w:jc w:val="distribute"/>
    </w:pPr>
    <w:rPr>
      <w:rFonts w:ascii="宋体" w:hAnsi="宋体" w:eastAsia="宋体" w:cs="Times New Roman"/>
      <w:b/>
      <w:bCs/>
      <w:spacing w:val="20"/>
      <w:sz w:val="52"/>
      <w:lang w:val="en-US" w:eastAsia="zh-CN" w:bidi="ar-SA"/>
    </w:rPr>
  </w:style>
  <w:style w:type="paragraph" w:customStyle="1" w:styleId="175">
    <w:name w:val="术语定义一级条标题"/>
    <w:basedOn w:val="49"/>
    <w:next w:val="50"/>
    <w:autoRedefine/>
    <w:qFormat/>
    <w:uiPriority w:val="0"/>
    <w:pPr>
      <w:numPr>
        <w:ilvl w:val="0"/>
        <w:numId w:val="0"/>
      </w:numPr>
      <w:adjustRightInd/>
      <w:snapToGrid/>
      <w:spacing w:before="0" w:after="0"/>
      <w:ind w:left="567" w:hanging="567"/>
      <w:outlineLvl w:val="9"/>
    </w:pPr>
  </w:style>
  <w:style w:type="paragraph" w:customStyle="1" w:styleId="176">
    <w:name w:val="列项——"/>
    <w:autoRedefine/>
    <w:qFormat/>
    <w:uiPriority w:val="0"/>
    <w:pPr>
      <w:widowControl w:val="0"/>
      <w:tabs>
        <w:tab w:val="left" w:pos="854"/>
        <w:tab w:val="left" w:pos="1140"/>
      </w:tabs>
      <w:ind w:left="623" w:hanging="425"/>
      <w:jc w:val="both"/>
    </w:pPr>
    <w:rPr>
      <w:rFonts w:ascii="宋体" w:hAnsi="Times New Roman" w:eastAsia="宋体" w:cs="Times New Roman"/>
      <w:sz w:val="21"/>
      <w:lang w:val="en-US" w:eastAsia="zh-CN" w:bidi="ar-SA"/>
    </w:rPr>
  </w:style>
  <w:style w:type="paragraph" w:customStyle="1" w:styleId="177">
    <w:name w:val="正文图标题"/>
    <w:next w:val="50"/>
    <w:qFormat/>
    <w:uiPriority w:val="0"/>
    <w:pPr>
      <w:numPr>
        <w:ilvl w:val="0"/>
        <w:numId w:val="17"/>
      </w:numPr>
      <w:spacing w:before="156" w:beforeLines="50" w:after="156" w:afterLines="50"/>
      <w:jc w:val="center"/>
    </w:pPr>
    <w:rPr>
      <w:rFonts w:ascii="黑体" w:hAnsi="Times New Roman" w:eastAsia="黑体" w:cs="Times New Roman"/>
      <w:sz w:val="21"/>
      <w:lang w:val="en-US" w:eastAsia="zh-CN" w:bidi="ar-SA"/>
    </w:rPr>
  </w:style>
  <w:style w:type="paragraph" w:customStyle="1" w:styleId="178">
    <w:name w:val="修订3"/>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79">
    <w:name w:val="未处理的提及2"/>
    <w:basedOn w:val="33"/>
    <w:autoRedefine/>
    <w:semiHidden/>
    <w:unhideWhenUsed/>
    <w:qFormat/>
    <w:uiPriority w:val="99"/>
    <w:rPr>
      <w:color w:val="605E5C"/>
      <w:shd w:val="clear" w:color="auto" w:fill="E1DFDD"/>
    </w:rPr>
  </w:style>
  <w:style w:type="character" w:customStyle="1" w:styleId="180">
    <w:name w:val="五级条标题 Char"/>
    <w:link w:val="132"/>
    <w:qFormat/>
    <w:uiPriority w:val="0"/>
    <w:rPr>
      <w:rFonts w:eastAsia="黑体"/>
      <w:sz w:val="21"/>
      <w:szCs w:val="21"/>
    </w:rPr>
  </w:style>
  <w:style w:type="character" w:customStyle="1" w:styleId="181">
    <w:name w:val="正文文本 2 Char"/>
    <w:link w:val="27"/>
    <w:qFormat/>
    <w:uiPriority w:val="0"/>
    <w:rPr>
      <w:kern w:val="2"/>
      <w:sz w:val="21"/>
      <w:szCs w:val="24"/>
    </w:rPr>
  </w:style>
  <w:style w:type="table" w:customStyle="1" w:styleId="182">
    <w:name w:val="网格型2"/>
    <w:basedOn w:val="31"/>
    <w:qFormat/>
    <w:uiPriority w:val="0"/>
    <w:pPr>
      <w:widowControl w:val="0"/>
      <w:autoSpaceDE w:val="0"/>
      <w:autoSpaceDN w:val="0"/>
      <w:adjustRightInd w:val="0"/>
      <w:spacing w:line="360" w:lineRule="auto"/>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3">
    <w:name w:val="网格型3"/>
    <w:basedOn w:val="31"/>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4">
    <w:name w:val="Unresolved Mention"/>
    <w:unhideWhenUsed/>
    <w:qFormat/>
    <w:uiPriority w:val="99"/>
    <w:rPr>
      <w:color w:val="605E5C"/>
      <w:shd w:val="clear" w:color="auto" w:fill="E1DFDD"/>
    </w:rPr>
  </w:style>
  <w:style w:type="paragraph" w:customStyle="1" w:styleId="185">
    <w:name w:val="TOC 标题1"/>
    <w:basedOn w:val="2"/>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paragraph" w:customStyle="1" w:styleId="186">
    <w:name w:val="六级条标题"/>
    <w:basedOn w:val="132"/>
    <w:link w:val="187"/>
    <w:autoRedefine/>
    <w:qFormat/>
    <w:uiPriority w:val="0"/>
    <w:pPr>
      <w:ind w:left="1418"/>
    </w:pPr>
    <w:rPr>
      <w:rFonts w:ascii="黑体" w:hAnsi="黑体" w:cs="黑体"/>
    </w:rPr>
  </w:style>
  <w:style w:type="character" w:customStyle="1" w:styleId="187">
    <w:name w:val="六级条标题 字符"/>
    <w:basedOn w:val="180"/>
    <w:link w:val="186"/>
    <w:qFormat/>
    <w:uiPriority w:val="0"/>
    <w:rPr>
      <w:rFonts w:ascii="黑体" w:hAnsi="黑体" w:eastAsia="黑体" w:cs="黑体"/>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58.emf"/><Relationship Id="rId98" Type="http://schemas.openxmlformats.org/officeDocument/2006/relationships/image" Target="media/image57.emf"/><Relationship Id="rId97" Type="http://schemas.openxmlformats.org/officeDocument/2006/relationships/image" Target="media/image56.emf"/><Relationship Id="rId96" Type="http://schemas.openxmlformats.org/officeDocument/2006/relationships/image" Target="media/image55.emf"/><Relationship Id="rId95" Type="http://schemas.openxmlformats.org/officeDocument/2006/relationships/image" Target="media/image54.wmf"/><Relationship Id="rId94" Type="http://schemas.openxmlformats.org/officeDocument/2006/relationships/oleObject" Target="embeddings/oleObject20.bin"/><Relationship Id="rId93" Type="http://schemas.openxmlformats.org/officeDocument/2006/relationships/image" Target="media/image53.wmf"/><Relationship Id="rId92" Type="http://schemas.openxmlformats.org/officeDocument/2006/relationships/oleObject" Target="embeddings/oleObject19.bin"/><Relationship Id="rId91" Type="http://schemas.openxmlformats.org/officeDocument/2006/relationships/image" Target="media/image52.wmf"/><Relationship Id="rId90" Type="http://schemas.openxmlformats.org/officeDocument/2006/relationships/oleObject" Target="embeddings/oleObject18.bin"/><Relationship Id="rId9" Type="http://schemas.openxmlformats.org/officeDocument/2006/relationships/header" Target="header3.xml"/><Relationship Id="rId89" Type="http://schemas.openxmlformats.org/officeDocument/2006/relationships/image" Target="media/image51.wmf"/><Relationship Id="rId88" Type="http://schemas.openxmlformats.org/officeDocument/2006/relationships/oleObject" Target="embeddings/oleObject17.bin"/><Relationship Id="rId87" Type="http://schemas.openxmlformats.org/officeDocument/2006/relationships/image" Target="media/image50.wmf"/><Relationship Id="rId86" Type="http://schemas.openxmlformats.org/officeDocument/2006/relationships/oleObject" Target="embeddings/oleObject16.bin"/><Relationship Id="rId85" Type="http://schemas.openxmlformats.org/officeDocument/2006/relationships/image" Target="media/image49.emf"/><Relationship Id="rId84" Type="http://schemas.openxmlformats.org/officeDocument/2006/relationships/oleObject" Target="embeddings/oleObject15.bin"/><Relationship Id="rId83" Type="http://schemas.openxmlformats.org/officeDocument/2006/relationships/image" Target="media/image48.png"/><Relationship Id="rId82" Type="http://schemas.openxmlformats.org/officeDocument/2006/relationships/oleObject" Target="embeddings/oleObject14.bin"/><Relationship Id="rId81" Type="http://schemas.openxmlformats.org/officeDocument/2006/relationships/image" Target="media/image47.png"/><Relationship Id="rId80" Type="http://schemas.openxmlformats.org/officeDocument/2006/relationships/oleObject" Target="embeddings/oleObject13.bin"/><Relationship Id="rId8" Type="http://schemas.openxmlformats.org/officeDocument/2006/relationships/header" Target="header2.xml"/><Relationship Id="rId79" Type="http://schemas.openxmlformats.org/officeDocument/2006/relationships/image" Target="media/image46.png"/><Relationship Id="rId78" Type="http://schemas.openxmlformats.org/officeDocument/2006/relationships/oleObject" Target="embeddings/oleObject12.bin"/><Relationship Id="rId77" Type="http://schemas.openxmlformats.org/officeDocument/2006/relationships/image" Target="media/image45.png"/><Relationship Id="rId76" Type="http://schemas.openxmlformats.org/officeDocument/2006/relationships/oleObject" Target="embeddings/oleObject11.bin"/><Relationship Id="rId75" Type="http://schemas.openxmlformats.org/officeDocument/2006/relationships/image" Target="media/image44.png"/><Relationship Id="rId74" Type="http://schemas.openxmlformats.org/officeDocument/2006/relationships/oleObject" Target="embeddings/oleObject10.bin"/><Relationship Id="rId73" Type="http://schemas.openxmlformats.org/officeDocument/2006/relationships/image" Target="media/image43.png"/><Relationship Id="rId72" Type="http://schemas.openxmlformats.org/officeDocument/2006/relationships/oleObject" Target="embeddings/oleObject9.bin"/><Relationship Id="rId71" Type="http://schemas.openxmlformats.org/officeDocument/2006/relationships/image" Target="media/image42.emf"/><Relationship Id="rId70" Type="http://schemas.openxmlformats.org/officeDocument/2006/relationships/oleObject" Target="embeddings/oleObject8.bin"/><Relationship Id="rId7" Type="http://schemas.openxmlformats.org/officeDocument/2006/relationships/header" Target="header1.xml"/><Relationship Id="rId69" Type="http://schemas.openxmlformats.org/officeDocument/2006/relationships/image" Target="media/image41.emf"/><Relationship Id="rId68" Type="http://schemas.openxmlformats.org/officeDocument/2006/relationships/oleObject" Target="embeddings/oleObject7.bin"/><Relationship Id="rId67" Type="http://schemas.openxmlformats.org/officeDocument/2006/relationships/image" Target="media/image40.png"/><Relationship Id="rId66" Type="http://schemas.openxmlformats.org/officeDocument/2006/relationships/oleObject" Target="embeddings/oleObject6.bin"/><Relationship Id="rId65" Type="http://schemas.openxmlformats.org/officeDocument/2006/relationships/image" Target="media/image39.png"/><Relationship Id="rId64" Type="http://schemas.openxmlformats.org/officeDocument/2006/relationships/oleObject" Target="embeddings/oleObject5.bin"/><Relationship Id="rId63" Type="http://schemas.openxmlformats.org/officeDocument/2006/relationships/image" Target="media/image38.emf"/><Relationship Id="rId62" Type="http://schemas.openxmlformats.org/officeDocument/2006/relationships/image" Target="media/image37.emf"/><Relationship Id="rId61" Type="http://schemas.openxmlformats.org/officeDocument/2006/relationships/image" Target="media/image36.emf"/><Relationship Id="rId60" Type="http://schemas.openxmlformats.org/officeDocument/2006/relationships/image" Target="media/image35.emf"/><Relationship Id="rId6" Type="http://schemas.openxmlformats.org/officeDocument/2006/relationships/footer" Target="footer2.xml"/><Relationship Id="rId59" Type="http://schemas.openxmlformats.org/officeDocument/2006/relationships/image" Target="media/image34.emf"/><Relationship Id="rId58" Type="http://schemas.openxmlformats.org/officeDocument/2006/relationships/image" Target="media/image33.emf"/><Relationship Id="rId57" Type="http://schemas.openxmlformats.org/officeDocument/2006/relationships/image" Target="media/image32.emf"/><Relationship Id="rId56" Type="http://schemas.openxmlformats.org/officeDocument/2006/relationships/oleObject" Target="embeddings/Microsoft_Visio_2003-2010___7.vsd"/><Relationship Id="rId55" Type="http://schemas.openxmlformats.org/officeDocument/2006/relationships/image" Target="media/image31.emf"/><Relationship Id="rId54" Type="http://schemas.openxmlformats.org/officeDocument/2006/relationships/image" Target="media/image30.emf"/><Relationship Id="rId53" Type="http://schemas.openxmlformats.org/officeDocument/2006/relationships/image" Target="media/image29.emf"/><Relationship Id="rId52" Type="http://schemas.openxmlformats.org/officeDocument/2006/relationships/image" Target="media/image28.emf"/><Relationship Id="rId51" Type="http://schemas.openxmlformats.org/officeDocument/2006/relationships/image" Target="media/image27.emf"/><Relationship Id="rId50" Type="http://schemas.openxmlformats.org/officeDocument/2006/relationships/image" Target="media/image26.emf"/><Relationship Id="rId5" Type="http://schemas.openxmlformats.org/officeDocument/2006/relationships/footer" Target="footer1.xml"/><Relationship Id="rId49" Type="http://schemas.openxmlformats.org/officeDocument/2006/relationships/image" Target="media/image25.emf"/><Relationship Id="rId48" Type="http://schemas.openxmlformats.org/officeDocument/2006/relationships/image" Target="media/image24.emf"/><Relationship Id="rId47" Type="http://schemas.openxmlformats.org/officeDocument/2006/relationships/oleObject" Target="embeddings/Microsoft_Visio_2003-2010___6.vsd"/><Relationship Id="rId46" Type="http://schemas.openxmlformats.org/officeDocument/2006/relationships/image" Target="media/image23.emf"/><Relationship Id="rId45" Type="http://schemas.openxmlformats.org/officeDocument/2006/relationships/image" Target="media/image22.emf"/><Relationship Id="rId44" Type="http://schemas.openxmlformats.org/officeDocument/2006/relationships/image" Target="media/image21.emf"/><Relationship Id="rId43" Type="http://schemas.openxmlformats.org/officeDocument/2006/relationships/package" Target="embeddings/Microsoft_Visio___5.vsdx"/><Relationship Id="rId42" Type="http://schemas.openxmlformats.org/officeDocument/2006/relationships/image" Target="media/image20.emf"/><Relationship Id="rId41" Type="http://schemas.openxmlformats.org/officeDocument/2006/relationships/image" Target="media/image19.emf"/><Relationship Id="rId40" Type="http://schemas.openxmlformats.org/officeDocument/2006/relationships/image" Target="media/image18.emf"/><Relationship Id="rId4" Type="http://schemas.microsoft.com/office/2011/relationships/commentsExtended" Target="commentsExtended.xml"/><Relationship Id="rId39" Type="http://schemas.openxmlformats.org/officeDocument/2006/relationships/image" Target="media/image17.png"/><Relationship Id="rId38" Type="http://schemas.openxmlformats.org/officeDocument/2006/relationships/oleObject" Target="embeddings/oleObject4.bin"/><Relationship Id="rId37" Type="http://schemas.openxmlformats.org/officeDocument/2006/relationships/image" Target="media/image16.emf"/><Relationship Id="rId36" Type="http://schemas.openxmlformats.org/officeDocument/2006/relationships/image" Target="media/image15.emf"/><Relationship Id="rId35" Type="http://schemas.openxmlformats.org/officeDocument/2006/relationships/image" Target="media/image14.emf"/><Relationship Id="rId34" Type="http://schemas.openxmlformats.org/officeDocument/2006/relationships/package" Target="embeddings/Microsoft_Visio___4.vsdx"/><Relationship Id="rId33" Type="http://schemas.openxmlformats.org/officeDocument/2006/relationships/image" Target="media/image13.emf"/><Relationship Id="rId32" Type="http://schemas.openxmlformats.org/officeDocument/2006/relationships/image" Target="media/image12.emf"/><Relationship Id="rId31" Type="http://schemas.openxmlformats.org/officeDocument/2006/relationships/package" Target="embeddings/Microsoft_Visio___3.vsdx"/><Relationship Id="rId30" Type="http://schemas.openxmlformats.org/officeDocument/2006/relationships/image" Target="media/image11.png"/><Relationship Id="rId3" Type="http://schemas.openxmlformats.org/officeDocument/2006/relationships/comments" Target="comments.xml"/><Relationship Id="rId29" Type="http://schemas.openxmlformats.org/officeDocument/2006/relationships/oleObject" Target="embeddings/oleObject3.bin"/><Relationship Id="rId28" Type="http://schemas.openxmlformats.org/officeDocument/2006/relationships/image" Target="media/image10.png"/><Relationship Id="rId27" Type="http://schemas.openxmlformats.org/officeDocument/2006/relationships/oleObject" Target="embeddings/oleObject2.bin"/><Relationship Id="rId26" Type="http://schemas.openxmlformats.org/officeDocument/2006/relationships/image" Target="media/image9.emf"/><Relationship Id="rId25" Type="http://schemas.openxmlformats.org/officeDocument/2006/relationships/oleObject" Target="embeddings/oleObject1.bin"/><Relationship Id="rId24" Type="http://schemas.openxmlformats.org/officeDocument/2006/relationships/image" Target="media/image8.emf"/><Relationship Id="rId23" Type="http://schemas.openxmlformats.org/officeDocument/2006/relationships/image" Target="media/image7.emf"/><Relationship Id="rId22" Type="http://schemas.openxmlformats.org/officeDocument/2006/relationships/image" Target="media/image6.emf"/><Relationship Id="rId212" Type="http://schemas.microsoft.com/office/2011/relationships/people" Target="people.xml"/><Relationship Id="rId211" Type="http://schemas.openxmlformats.org/officeDocument/2006/relationships/fontTable" Target="fontTable.xml"/><Relationship Id="rId210" Type="http://schemas.openxmlformats.org/officeDocument/2006/relationships/customXml" Target="../customXml/item2.xml"/><Relationship Id="rId21" Type="http://schemas.openxmlformats.org/officeDocument/2006/relationships/oleObject" Target="embeddings/Microsoft_Visio_2003-2010___2.vsd"/><Relationship Id="rId209" Type="http://schemas.openxmlformats.org/officeDocument/2006/relationships/numbering" Target="numbering.xml"/><Relationship Id="rId208" Type="http://schemas.openxmlformats.org/officeDocument/2006/relationships/customXml" Target="../customXml/item1.xml"/><Relationship Id="rId207" Type="http://schemas.openxmlformats.org/officeDocument/2006/relationships/image" Target="media/image115.png"/><Relationship Id="rId206" Type="http://schemas.openxmlformats.org/officeDocument/2006/relationships/oleObject" Target="embeddings/oleObject44.bin"/><Relationship Id="rId205" Type="http://schemas.openxmlformats.org/officeDocument/2006/relationships/image" Target="media/image114.emf"/><Relationship Id="rId204" Type="http://schemas.openxmlformats.org/officeDocument/2006/relationships/oleObject" Target="embeddings/oleObject43.bin"/><Relationship Id="rId203" Type="http://schemas.openxmlformats.org/officeDocument/2006/relationships/image" Target="media/image113.emf"/><Relationship Id="rId202" Type="http://schemas.openxmlformats.org/officeDocument/2006/relationships/oleObject" Target="embeddings/oleObject42.bin"/><Relationship Id="rId201" Type="http://schemas.openxmlformats.org/officeDocument/2006/relationships/image" Target="media/image112.emf"/><Relationship Id="rId200" Type="http://schemas.openxmlformats.org/officeDocument/2006/relationships/oleObject" Target="embeddings/oleObject41.bin"/><Relationship Id="rId20" Type="http://schemas.openxmlformats.org/officeDocument/2006/relationships/image" Target="media/image5.emf"/><Relationship Id="rId2" Type="http://schemas.openxmlformats.org/officeDocument/2006/relationships/settings" Target="settings.xml"/><Relationship Id="rId199" Type="http://schemas.openxmlformats.org/officeDocument/2006/relationships/image" Target="media/image111.emf"/><Relationship Id="rId198" Type="http://schemas.openxmlformats.org/officeDocument/2006/relationships/oleObject" Target="embeddings/oleObject40.bin"/><Relationship Id="rId197" Type="http://schemas.openxmlformats.org/officeDocument/2006/relationships/image" Target="media/image110.emf"/><Relationship Id="rId196" Type="http://schemas.openxmlformats.org/officeDocument/2006/relationships/oleObject" Target="embeddings/oleObject39.bin"/><Relationship Id="rId195" Type="http://schemas.openxmlformats.org/officeDocument/2006/relationships/image" Target="media/image109.emf"/><Relationship Id="rId194" Type="http://schemas.openxmlformats.org/officeDocument/2006/relationships/oleObject" Target="embeddings/oleObject38.bin"/><Relationship Id="rId193" Type="http://schemas.openxmlformats.org/officeDocument/2006/relationships/image" Target="media/image108.emf"/><Relationship Id="rId192" Type="http://schemas.openxmlformats.org/officeDocument/2006/relationships/oleObject" Target="embeddings/oleObject37.bin"/><Relationship Id="rId191" Type="http://schemas.openxmlformats.org/officeDocument/2006/relationships/image" Target="media/image107.emf"/><Relationship Id="rId190" Type="http://schemas.openxmlformats.org/officeDocument/2006/relationships/oleObject" Target="embeddings/oleObject36.bin"/><Relationship Id="rId19" Type="http://schemas.openxmlformats.org/officeDocument/2006/relationships/image" Target="media/image4.emf"/><Relationship Id="rId189" Type="http://schemas.openxmlformats.org/officeDocument/2006/relationships/image" Target="media/image106.emf"/><Relationship Id="rId188" Type="http://schemas.openxmlformats.org/officeDocument/2006/relationships/oleObject" Target="embeddings/oleObject35.bin"/><Relationship Id="rId187" Type="http://schemas.openxmlformats.org/officeDocument/2006/relationships/image" Target="media/image105.emf"/><Relationship Id="rId186" Type="http://schemas.openxmlformats.org/officeDocument/2006/relationships/oleObject" Target="embeddings/oleObject34.bin"/><Relationship Id="rId185" Type="http://schemas.openxmlformats.org/officeDocument/2006/relationships/image" Target="media/image104.emf"/><Relationship Id="rId184" Type="http://schemas.openxmlformats.org/officeDocument/2006/relationships/oleObject" Target="embeddings/oleObject33.bin"/><Relationship Id="rId183" Type="http://schemas.openxmlformats.org/officeDocument/2006/relationships/image" Target="media/image103.emf"/><Relationship Id="rId182" Type="http://schemas.openxmlformats.org/officeDocument/2006/relationships/oleObject" Target="embeddings/oleObject32.bin"/><Relationship Id="rId181" Type="http://schemas.openxmlformats.org/officeDocument/2006/relationships/image" Target="media/image102.emf"/><Relationship Id="rId180" Type="http://schemas.openxmlformats.org/officeDocument/2006/relationships/oleObject" Target="embeddings/oleObject31.bin"/><Relationship Id="rId18" Type="http://schemas.openxmlformats.org/officeDocument/2006/relationships/oleObject" Target="embeddings/Microsoft_Visio_2003-2010___1.vsd"/><Relationship Id="rId179" Type="http://schemas.openxmlformats.org/officeDocument/2006/relationships/image" Target="media/image101.emf"/><Relationship Id="rId178" Type="http://schemas.openxmlformats.org/officeDocument/2006/relationships/oleObject" Target="embeddings/oleObject30.bin"/><Relationship Id="rId177" Type="http://schemas.openxmlformats.org/officeDocument/2006/relationships/image" Target="media/image100.emf"/><Relationship Id="rId176" Type="http://schemas.openxmlformats.org/officeDocument/2006/relationships/oleObject" Target="embeddings/oleObject29.bin"/><Relationship Id="rId175" Type="http://schemas.openxmlformats.org/officeDocument/2006/relationships/image" Target="media/image99.emf"/><Relationship Id="rId174" Type="http://schemas.openxmlformats.org/officeDocument/2006/relationships/oleObject" Target="embeddings/oleObject28.bin"/><Relationship Id="rId173" Type="http://schemas.openxmlformats.org/officeDocument/2006/relationships/image" Target="media/image98.emf"/><Relationship Id="rId172" Type="http://schemas.openxmlformats.org/officeDocument/2006/relationships/oleObject" Target="embeddings/oleObject27.bin"/><Relationship Id="rId171" Type="http://schemas.openxmlformats.org/officeDocument/2006/relationships/image" Target="media/image97.emf"/><Relationship Id="rId170" Type="http://schemas.openxmlformats.org/officeDocument/2006/relationships/oleObject" Target="embeddings/oleObject26.bin"/><Relationship Id="rId17" Type="http://schemas.openxmlformats.org/officeDocument/2006/relationships/image" Target="media/image3.emf"/><Relationship Id="rId169" Type="http://schemas.openxmlformats.org/officeDocument/2006/relationships/image" Target="media/image96.emf"/><Relationship Id="rId168" Type="http://schemas.openxmlformats.org/officeDocument/2006/relationships/oleObject" Target="embeddings/oleObject25.bin"/><Relationship Id="rId167" Type="http://schemas.openxmlformats.org/officeDocument/2006/relationships/image" Target="media/image95.emf"/><Relationship Id="rId166" Type="http://schemas.openxmlformats.org/officeDocument/2006/relationships/oleObject" Target="embeddings/oleObject24.bin"/><Relationship Id="rId165" Type="http://schemas.openxmlformats.org/officeDocument/2006/relationships/image" Target="media/image94.emf"/><Relationship Id="rId164" Type="http://schemas.openxmlformats.org/officeDocument/2006/relationships/oleObject" Target="embeddings/oleObject23.bin"/><Relationship Id="rId163" Type="http://schemas.openxmlformats.org/officeDocument/2006/relationships/image" Target="media/image93.emf"/><Relationship Id="rId162" Type="http://schemas.openxmlformats.org/officeDocument/2006/relationships/oleObject" Target="embeddings/oleObject22.bin"/><Relationship Id="rId161" Type="http://schemas.openxmlformats.org/officeDocument/2006/relationships/image" Target="media/image92.emf"/><Relationship Id="rId160" Type="http://schemas.openxmlformats.org/officeDocument/2006/relationships/oleObject" Target="embeddings/oleObject21.bin"/><Relationship Id="rId16" Type="http://schemas.openxmlformats.org/officeDocument/2006/relationships/image" Target="media/image2.emf"/><Relationship Id="rId159" Type="http://schemas.openxmlformats.org/officeDocument/2006/relationships/image" Target="media/image91.emf"/><Relationship Id="rId158" Type="http://schemas.openxmlformats.org/officeDocument/2006/relationships/package" Target="embeddings/Microsoft_Visio___34.vsdx"/><Relationship Id="rId157" Type="http://schemas.openxmlformats.org/officeDocument/2006/relationships/image" Target="media/image90.png"/><Relationship Id="rId156" Type="http://schemas.openxmlformats.org/officeDocument/2006/relationships/image" Target="media/image89.emf"/><Relationship Id="rId155" Type="http://schemas.openxmlformats.org/officeDocument/2006/relationships/package" Target="embeddings/Microsoft_Visio___33.vsdx"/><Relationship Id="rId154" Type="http://schemas.openxmlformats.org/officeDocument/2006/relationships/image" Target="media/image88.emf"/><Relationship Id="rId153" Type="http://schemas.openxmlformats.org/officeDocument/2006/relationships/package" Target="embeddings/Microsoft_Visio___32.vsdx"/><Relationship Id="rId152" Type="http://schemas.openxmlformats.org/officeDocument/2006/relationships/image" Target="media/image87.emf"/><Relationship Id="rId151" Type="http://schemas.openxmlformats.org/officeDocument/2006/relationships/package" Target="embeddings/Microsoft_Visio___31.vsdx"/><Relationship Id="rId150" Type="http://schemas.openxmlformats.org/officeDocument/2006/relationships/image" Target="media/image86.emf"/><Relationship Id="rId15" Type="http://schemas.openxmlformats.org/officeDocument/2006/relationships/image" Target="media/image1.emf"/><Relationship Id="rId149" Type="http://schemas.openxmlformats.org/officeDocument/2006/relationships/package" Target="embeddings/Microsoft_Visio___30.vsdx"/><Relationship Id="rId148" Type="http://schemas.openxmlformats.org/officeDocument/2006/relationships/image" Target="media/image85.emf"/><Relationship Id="rId147" Type="http://schemas.openxmlformats.org/officeDocument/2006/relationships/package" Target="embeddings/Microsoft_Visio___29.vsdx"/><Relationship Id="rId146" Type="http://schemas.openxmlformats.org/officeDocument/2006/relationships/image" Target="media/image84.emf"/><Relationship Id="rId145" Type="http://schemas.openxmlformats.org/officeDocument/2006/relationships/package" Target="embeddings/Microsoft_Visio___28.vsdx"/><Relationship Id="rId144" Type="http://schemas.openxmlformats.org/officeDocument/2006/relationships/image" Target="media/image83.emf"/><Relationship Id="rId143" Type="http://schemas.openxmlformats.org/officeDocument/2006/relationships/package" Target="embeddings/Microsoft_Visio___27.vsdx"/><Relationship Id="rId142" Type="http://schemas.openxmlformats.org/officeDocument/2006/relationships/image" Target="media/image82.emf"/><Relationship Id="rId141" Type="http://schemas.openxmlformats.org/officeDocument/2006/relationships/package" Target="embeddings/Microsoft_Visio___26.vsdx"/><Relationship Id="rId140" Type="http://schemas.openxmlformats.org/officeDocument/2006/relationships/image" Target="media/image81.emf"/><Relationship Id="rId14" Type="http://schemas.openxmlformats.org/officeDocument/2006/relationships/theme" Target="theme/theme1.xml"/><Relationship Id="rId139" Type="http://schemas.openxmlformats.org/officeDocument/2006/relationships/package" Target="embeddings/Microsoft_Visio___25.vsdx"/><Relationship Id="rId138" Type="http://schemas.openxmlformats.org/officeDocument/2006/relationships/image" Target="media/image80.emf"/><Relationship Id="rId137" Type="http://schemas.openxmlformats.org/officeDocument/2006/relationships/package" Target="embeddings/Microsoft_Visio___24.vsdx"/><Relationship Id="rId136" Type="http://schemas.openxmlformats.org/officeDocument/2006/relationships/image" Target="media/image79.emf"/><Relationship Id="rId135" Type="http://schemas.openxmlformats.org/officeDocument/2006/relationships/package" Target="embeddings/Microsoft_Visio___23.vsdx"/><Relationship Id="rId134" Type="http://schemas.openxmlformats.org/officeDocument/2006/relationships/image" Target="media/image78.emf"/><Relationship Id="rId133" Type="http://schemas.openxmlformats.org/officeDocument/2006/relationships/package" Target="embeddings/Microsoft_Visio___22.vsdx"/><Relationship Id="rId132" Type="http://schemas.openxmlformats.org/officeDocument/2006/relationships/image" Target="media/image77.emf"/><Relationship Id="rId131" Type="http://schemas.openxmlformats.org/officeDocument/2006/relationships/package" Target="embeddings/Microsoft_Visio___21.vsdx"/><Relationship Id="rId130" Type="http://schemas.openxmlformats.org/officeDocument/2006/relationships/image" Target="media/image76.emf"/><Relationship Id="rId13" Type="http://schemas.openxmlformats.org/officeDocument/2006/relationships/footer" Target="footer6.xml"/><Relationship Id="rId129" Type="http://schemas.openxmlformats.org/officeDocument/2006/relationships/package" Target="embeddings/Microsoft_Visio___20.vsdx"/><Relationship Id="rId128" Type="http://schemas.openxmlformats.org/officeDocument/2006/relationships/image" Target="media/image75.emf"/><Relationship Id="rId127" Type="http://schemas.openxmlformats.org/officeDocument/2006/relationships/package" Target="embeddings/Microsoft_Visio___19.vsdx"/><Relationship Id="rId126" Type="http://schemas.openxmlformats.org/officeDocument/2006/relationships/image" Target="media/image74.emf"/><Relationship Id="rId125" Type="http://schemas.openxmlformats.org/officeDocument/2006/relationships/package" Target="embeddings/Microsoft_Visio___18.vsdx"/><Relationship Id="rId124" Type="http://schemas.openxmlformats.org/officeDocument/2006/relationships/image" Target="media/image73.emf"/><Relationship Id="rId123" Type="http://schemas.openxmlformats.org/officeDocument/2006/relationships/package" Target="embeddings/Microsoft_Visio___17.vsdx"/><Relationship Id="rId122" Type="http://schemas.openxmlformats.org/officeDocument/2006/relationships/image" Target="media/image72.emf"/><Relationship Id="rId121" Type="http://schemas.openxmlformats.org/officeDocument/2006/relationships/package" Target="embeddings/Microsoft_Visio___16.vsdx"/><Relationship Id="rId120" Type="http://schemas.openxmlformats.org/officeDocument/2006/relationships/image" Target="media/image71.emf"/><Relationship Id="rId12" Type="http://schemas.openxmlformats.org/officeDocument/2006/relationships/footer" Target="footer5.xml"/><Relationship Id="rId119" Type="http://schemas.openxmlformats.org/officeDocument/2006/relationships/package" Target="embeddings/Microsoft_Visio___15.vsdx"/><Relationship Id="rId118" Type="http://schemas.openxmlformats.org/officeDocument/2006/relationships/image" Target="media/image70.emf"/><Relationship Id="rId117" Type="http://schemas.openxmlformats.org/officeDocument/2006/relationships/image" Target="media/image69.emf"/><Relationship Id="rId116" Type="http://schemas.openxmlformats.org/officeDocument/2006/relationships/package" Target="embeddings/Microsoft_Visio___14.vsdx"/><Relationship Id="rId115" Type="http://schemas.openxmlformats.org/officeDocument/2006/relationships/image" Target="media/image68.emf"/><Relationship Id="rId114" Type="http://schemas.openxmlformats.org/officeDocument/2006/relationships/package" Target="embeddings/Microsoft_Visio___13.vsdx"/><Relationship Id="rId113" Type="http://schemas.openxmlformats.org/officeDocument/2006/relationships/image" Target="media/image67.emf"/><Relationship Id="rId112" Type="http://schemas.openxmlformats.org/officeDocument/2006/relationships/package" Target="embeddings/Microsoft_Visio___12.vsdx"/><Relationship Id="rId111" Type="http://schemas.openxmlformats.org/officeDocument/2006/relationships/image" Target="media/image66.emf"/><Relationship Id="rId110" Type="http://schemas.openxmlformats.org/officeDocument/2006/relationships/package" Target="embeddings/Microsoft_Visio___11.vsdx"/><Relationship Id="rId11" Type="http://schemas.openxmlformats.org/officeDocument/2006/relationships/footer" Target="footer4.xml"/><Relationship Id="rId109" Type="http://schemas.openxmlformats.org/officeDocument/2006/relationships/image" Target="media/image65.emf"/><Relationship Id="rId108" Type="http://schemas.openxmlformats.org/officeDocument/2006/relationships/package" Target="embeddings/Microsoft_Visio___10.vsdx"/><Relationship Id="rId107" Type="http://schemas.openxmlformats.org/officeDocument/2006/relationships/image" Target="media/image64.emf"/><Relationship Id="rId106" Type="http://schemas.openxmlformats.org/officeDocument/2006/relationships/package" Target="embeddings/Microsoft_Visio___9.vsdx"/><Relationship Id="rId105" Type="http://schemas.openxmlformats.org/officeDocument/2006/relationships/image" Target="media/image63.emf"/><Relationship Id="rId104" Type="http://schemas.openxmlformats.org/officeDocument/2006/relationships/package" Target="embeddings/Microsoft_Visio___8.vsdx"/><Relationship Id="rId103" Type="http://schemas.openxmlformats.org/officeDocument/2006/relationships/image" Target="media/image62.emf"/><Relationship Id="rId102" Type="http://schemas.openxmlformats.org/officeDocument/2006/relationships/image" Target="media/image61.emf"/><Relationship Id="rId101" Type="http://schemas.openxmlformats.org/officeDocument/2006/relationships/image" Target="media/image60.emf"/><Relationship Id="rId100" Type="http://schemas.openxmlformats.org/officeDocument/2006/relationships/image" Target="media/image59.e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E3A08F-0C8E-40ED-A530-372CE852223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151</Pages>
  <Words>4529</Words>
  <Characters>6177</Characters>
  <Lines>1100</Lines>
  <Paragraphs>309</Paragraphs>
  <TotalTime>77</TotalTime>
  <ScaleCrop>false</ScaleCrop>
  <LinksUpToDate>false</LinksUpToDate>
  <CharactersWithSpaces>6370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2026-02-02T02:42:00Z</dcterms:created>
  <dc:creator>yangyuyao</dc:creator>
  <cp:lastModifiedBy>黄博阳</cp:lastModifiedBy>
  <cp:lastPrinted>2024-03-22T07:23:00Z</cp:lastPrinted>
  <dcterms:modified xsi:type="dcterms:W3CDTF">2026-03-02T03:29:28Z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_2015_ms_pID_725343">
    <vt:lpwstr>(2)AsCwDnMsaxodgLVBOE2p4IiOKaRpH1/pyOs9+kaNQIxCdzAmxuXCJLgr3HcZrZTXdmVaA7gt
wlcijiHRjE+r/2m4GARfY/XxiQ8aEUcYi1WMLDN4qj8OGlEUI6mVI0Y4YGM2sByjYigunh81
70acTibiiWrvYtR13UYFAA2XPKscoQrodNqGGQK2PdMFrI3aJRIHhxGkNPQCs49W2yNe5jxp
s9ACo8lZ4hKts7WD6h</vt:lpwstr>
  </property>
  <property fmtid="{D5CDD505-2E9C-101B-9397-08002B2CF9AE}" pid="4" name="_2015_ms_pID_7253431">
    <vt:lpwstr>xIeyhl+42Jq6DAOJxqooNnZMHsmdDAv+sKFz/rEra5Bn5spmHGoczZ
pCdppQ223RDLj2Y74RWrx0PndfpFnXwnx7NUS44s41I45fZWbDls0Wz2WHDEi+iUWlkuhPy0
5lOO5MfKqz9YdRmLKh5zDxxLHkwnusU04xYqebtBEvaWUYJRJaNBzbNU6GQ5OUO6MbZIhFgk
GkBrKC3ZO8/hGr18</vt:lpwstr>
  </property>
  <property fmtid="{D5CDD505-2E9C-101B-9397-08002B2CF9AE}" pid="5" name="ICV">
    <vt:lpwstr>65F6A66E7026452DA706C7A3B1D3576B_13</vt:lpwstr>
  </property>
  <property fmtid="{D5CDD505-2E9C-101B-9397-08002B2CF9AE}" pid="6" name="KSOTemplateDocerSaveRecord">
    <vt:lpwstr>eyJoZGlkIjoiNmJmMzdlYzI0NGUyOGU5ZjM2ZmE5NmZlMDk5NzYxMDkiLCJ1c2VySWQiOiI2Mjg0ODM1MzYifQ==</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1770001890</vt:lpwstr>
  </property>
</Properties>
</file>