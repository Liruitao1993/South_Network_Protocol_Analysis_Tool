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emf" ContentType="image/x-emf"/>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23F" w:rsidRDefault="000A023F">
      <w:pPr>
        <w:pStyle w:val="affffffffff1"/>
        <w:ind w:firstLineChars="62" w:firstLine="199"/>
        <w:jc w:val="both"/>
        <w:rPr>
          <w:rFonts w:ascii="Times New Roman"/>
        </w:rPr>
      </w:pPr>
      <w:r w:rsidRPr="000A023F">
        <w:pict>
          <v:shapetype id="_x0000_t202" coordsize="21600,21600" o:spt="202" path="m,l,21600r21600,l21600,xe">
            <v:stroke joinstyle="miter"/>
            <v:path gradientshapeok="t" o:connecttype="rect"/>
          </v:shapetype>
          <v:shape id="文本框 30" o:spid="_x0000_s1026" type="#_x0000_t202" style="position:absolute;left:0;text-align:left;margin-left:-1.9pt;margin-top:3.3pt;width:315.85pt;height:61.25pt;z-index:251668480" o:gfxdata="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7JZu81gAAAAgBAAAPAAAAAAAAAAEAIAAAACIAAABkcnMvZG93bnJldi54bWxQ&#10;SwECFAAUAAAACACHTuJAFQBv6TICAABOBAAADgAAAAAAAAABACAAAAAlAQAAZHJzL2Uyb0RvYy54&#10;bWxQSwUGAAAAAAYABgBZAQAAyQUAAAAA&#10;" stroked="f">
            <v:textbox>
              <w:txbxContent>
                <w:p w:rsidR="00C6643D" w:rsidRDefault="00C6643D">
                  <w:pPr>
                    <w:ind w:firstLineChars="0" w:firstLine="0"/>
                    <w:rPr>
                      <w:rFonts w:ascii="黑体" w:eastAsia="黑体" w:hAnsi="黑体" w:cs="黑体"/>
                      <w:sz w:val="32"/>
                      <w:szCs w:val="32"/>
                    </w:rPr>
                  </w:pPr>
                </w:p>
              </w:txbxContent>
            </v:textbox>
          </v:shape>
        </w:pict>
      </w:r>
      <w:r w:rsidRPr="000A023F">
        <w:rPr>
          <w:rFonts w:ascii="Times New Roman" w:eastAsia="宋体"/>
        </w:rPr>
        <w:pict>
          <v:shape id="首页自画框图3" o:spid="_x0000_s1037" type="#_x0000_t202" style="position:absolute;left:0;text-align:left;margin-left:201.6pt;margin-top:4.25pt;width:255.15pt;height:70.9pt;z-index:251659264"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AHNe9kAAAAJAQAADwAAAAAAAAABACAAAAAi&#10;AAAAZHJzL2Rvd25yZXYueG1sUEsBAhQAFAAAAAgAh07iQAxlUUFCAgAATQQAAA4AAAAAAAAAAQAg&#10;AAAAKAEAAGRycy9lMm9Eb2MueG1sUEsFBgAAAAAGAAYAWQEAANwFAAAAAA==&#10;" stroked="f">
            <v:textbox inset="0,0">
              <w:txbxContent>
                <w:p w:rsidR="00C6643D" w:rsidRDefault="00C6643D">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rsidR="00C6643D" w:rsidRDefault="00C6643D">
                  <w:pPr>
                    <w:ind w:firstLine="2088"/>
                    <w:jc w:val="right"/>
                    <w:rPr>
                      <w:rFonts w:ascii="黑体" w:eastAsia="黑体"/>
                      <w:b/>
                      <w:sz w:val="104"/>
                    </w:rPr>
                  </w:pPr>
                </w:p>
              </w:txbxContent>
            </v:textbox>
          </v:shape>
        </w:pict>
      </w:r>
    </w:p>
    <w:p w:rsidR="000A023F" w:rsidRDefault="000A023F">
      <w:pPr>
        <w:pStyle w:val="affffff"/>
        <w:ind w:firstLine="420"/>
        <w:rPr>
          <w:rFonts w:ascii="Times New Roman"/>
        </w:rPr>
      </w:pPr>
      <w:r>
        <w:rPr>
          <w:rFonts w:ascii="Times New Roman"/>
        </w:rPr>
        <w:pict>
          <v:shape id="首页自画框图4" o:spid="_x0000_s1036" type="#_x0000_t202" style="position:absolute;left:0;text-align:left;margin-left:-46.75pt;margin-top:.7pt;width:572.65pt;height:34pt;z-index:251660288" o:gfxdata="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Hq2KLZAAAACQEAAA8AAAAAAAAAAQAgAAAA&#10;IgAAAGRycy9kb3ducmV2LnhtbFBLAQIUABQAAAAIAIdO4kBjQBm4QwIAAE0EAAAOAAAAAAAAAAEA&#10;IAAAACgBAABkcnMvZTJvRG9jLnhtbFBLBQYAAAAABgAGAFkBAADdBQAAAAA=&#10;" stroked="f">
            <v:textbox inset="0,0">
              <w:txbxContent>
                <w:p w:rsidR="00C6643D" w:rsidRDefault="00C6643D">
                  <w:pPr>
                    <w:pStyle w:val="affffffff6"/>
                    <w:jc w:val="center"/>
                    <w:rPr>
                      <w:w w:val="100"/>
                    </w:rPr>
                  </w:pPr>
                  <w:r>
                    <w:rPr>
                      <w:rFonts w:hint="eastAsia"/>
                      <w:w w:val="100"/>
                    </w:rPr>
                    <w:t>中国南方电网有限责任公司企业标准</w:t>
                  </w:r>
                </w:p>
              </w:txbxContent>
            </v:textbox>
          </v:shape>
        </w:pict>
      </w:r>
    </w:p>
    <w:p w:rsidR="000A023F" w:rsidRDefault="000A023F">
      <w:pPr>
        <w:pStyle w:val="affffff"/>
        <w:ind w:firstLine="420"/>
        <w:rPr>
          <w:rFonts w:ascii="Times New Roman"/>
        </w:rPr>
      </w:pPr>
    </w:p>
    <w:p w:rsidR="000A023F" w:rsidRDefault="000A023F">
      <w:pPr>
        <w:pStyle w:val="affffff"/>
        <w:ind w:firstLine="420"/>
        <w:rPr>
          <w:rFonts w:ascii="Times New Roman"/>
        </w:rPr>
      </w:pPr>
    </w:p>
    <w:p w:rsidR="000A023F" w:rsidRDefault="000A023F">
      <w:pPr>
        <w:pStyle w:val="affffff"/>
        <w:ind w:firstLine="420"/>
        <w:rPr>
          <w:rFonts w:ascii="Times New Roman"/>
        </w:rPr>
      </w:pPr>
    </w:p>
    <w:p w:rsidR="000A023F" w:rsidRDefault="000A023F">
      <w:pPr>
        <w:pStyle w:val="affffff"/>
        <w:ind w:firstLine="420"/>
        <w:rPr>
          <w:rFonts w:ascii="Times New Roman"/>
        </w:rPr>
      </w:pPr>
      <w:r>
        <w:rPr>
          <w:rFonts w:ascii="Times New Roman"/>
        </w:rPr>
        <w:pict>
          <v:shape id="首页自画框图5" o:spid="_x0000_s1035" type="#_x0000_t202" style="position:absolute;left:0;text-align:left;margin-left:131pt;margin-top:10.8pt;width:340.2pt;height:56.7pt;z-index:251661312" o:gfxdata="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Ya9WnZAAAACgEAAA8AAAAAAAAAAQAgAAAAIgAA&#10;AGRycy9kb3ducmV2LnhtbFBLAQIUABQAAAAIAIdO4kC+tQHiQAIAAE0EAAAOAAAAAAAAAAEAIAAA&#10;ACgBAABkcnMvZTJvRG9jLnhtbFBLBQYAAAAABgAGAFkBAADaBQAAAAA=&#10;" stroked="f">
            <v:textbox inset="0,0">
              <w:txbxContent>
                <w:p w:rsidR="00C6643D" w:rsidRDefault="00C6643D">
                  <w:pPr>
                    <w:ind w:firstLine="560"/>
                    <w:jc w:val="right"/>
                    <w:rPr>
                      <w:rFonts w:ascii="黑体" w:eastAsia="黑体"/>
                      <w:sz w:val="28"/>
                    </w:rPr>
                  </w:pPr>
                  <w:r>
                    <w:rPr>
                      <w:rFonts w:ascii="黑体" w:eastAsia="黑体" w:hint="eastAsia"/>
                      <w:sz w:val="28"/>
                    </w:rPr>
                    <w:t>Q</w:t>
                  </w:r>
                  <w:r>
                    <w:rPr>
                      <w:rFonts w:ascii="黑体" w:eastAsia="黑体"/>
                      <w:sz w:val="28"/>
                    </w:rPr>
                    <w:t xml:space="preserve">/CSG </w:t>
                  </w:r>
                  <w:r>
                    <w:rPr>
                      <w:rFonts w:ascii="黑体" w:eastAsia="黑体" w:hint="eastAsia"/>
                      <w:sz w:val="28"/>
                    </w:rPr>
                    <w:t>XXXXXX.X</w:t>
                  </w:r>
                  <w:r>
                    <w:rPr>
                      <w:rFonts w:ascii="黑体" w:eastAsia="黑体"/>
                      <w:sz w:val="28"/>
                    </w:rPr>
                    <w:t>-20</w:t>
                  </w:r>
                  <w:r>
                    <w:rPr>
                      <w:rFonts w:ascii="黑体" w:eastAsia="黑体" w:hint="eastAsia"/>
                      <w:sz w:val="28"/>
                    </w:rPr>
                    <w:t>XX</w:t>
                  </w:r>
                </w:p>
                <w:p w:rsidR="00C6643D" w:rsidRDefault="00C6643D">
                  <w:pPr>
                    <w:ind w:firstLine="420"/>
                    <w:jc w:val="right"/>
                    <w:rPr>
                      <w:rFonts w:ascii="宋体" w:hAnsi="宋体"/>
                    </w:rPr>
                  </w:pPr>
                </w:p>
              </w:txbxContent>
            </v:textbox>
          </v:shape>
        </w:pict>
      </w:r>
    </w:p>
    <w:p w:rsidR="000A023F" w:rsidRDefault="000A023F">
      <w:pPr>
        <w:pStyle w:val="affffff"/>
        <w:ind w:firstLine="420"/>
        <w:rPr>
          <w:rFonts w:ascii="Times New Roman"/>
        </w:rPr>
      </w:pPr>
    </w:p>
    <w:p w:rsidR="000A023F" w:rsidRDefault="000A023F">
      <w:pPr>
        <w:pStyle w:val="affffff"/>
        <w:ind w:firstLine="420"/>
        <w:rPr>
          <w:rFonts w:ascii="Times New Roman"/>
        </w:rPr>
      </w:pPr>
    </w:p>
    <w:p w:rsidR="000A023F" w:rsidRDefault="000A023F">
      <w:pPr>
        <w:pStyle w:val="affffff"/>
        <w:ind w:firstLineChars="0" w:firstLine="0"/>
        <w:rPr>
          <w:rFonts w:ascii="Times New Roman"/>
        </w:rPr>
        <w:sectPr w:rsidR="000A023F">
          <w:headerReference w:type="even" r:id="rId9"/>
          <w:headerReference w:type="default" r:id="rId10"/>
          <w:footerReference w:type="even" r:id="rId11"/>
          <w:footerReference w:type="default" r:id="rId12"/>
          <w:headerReference w:type="first" r:id="rId13"/>
          <w:footerReference w:type="first" r:id="rId14"/>
          <w:pgSz w:w="11907" w:h="16839"/>
          <w:pgMar w:top="567" w:right="1134" w:bottom="1134" w:left="1417" w:header="283" w:footer="1134" w:gutter="0"/>
          <w:pgNumType w:fmt="upperRoman" w:start="1"/>
          <w:cols w:space="720"/>
          <w:docGrid w:linePitch="312"/>
        </w:sectPr>
      </w:pPr>
      <w:r>
        <w:rPr>
          <w:rFonts w:ascii="Times New Roman"/>
        </w:rPr>
        <w:pict>
          <v:shape id="首页自画框图7" o:spid="_x0000_s1034" type="#_x0000_t202" style="position:absolute;left:0;text-align:left;margin-left:0;margin-top:99.65pt;width:481.95pt;height:359.25pt;z-index:251663360" o:gfxdata="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1sqEtkAAAAIAQAADwAAAAAAAAABACAAAAAi&#10;AAAAZHJzL2Rvd25yZXYueG1sUEsBAhQAFAAAAAgAh07iQB3b/2RCAgAATQQAAA4AAAAAAAAAAQAg&#10;AAAAKAEAAGRycy9lMm9Eb2MueG1sUEsFBgAAAAAGAAYAWQEAANwFAAAAAA==&#10;" stroked="f">
            <v:textbox inset="0,0">
              <w:txbxContent>
                <w:p w:rsidR="00C6643D" w:rsidRDefault="00C6643D">
                  <w:pPr>
                    <w:ind w:firstLine="1044"/>
                    <w:jc w:val="center"/>
                    <w:rPr>
                      <w:rFonts w:ascii="黑体" w:eastAsia="黑体"/>
                      <w:b/>
                      <w:sz w:val="52"/>
                    </w:rPr>
                  </w:pPr>
                </w:p>
                <w:p w:rsidR="00C6643D" w:rsidRDefault="00C6643D">
                  <w:pPr>
                    <w:spacing w:line="360" w:lineRule="auto"/>
                    <w:ind w:firstLineChars="0" w:firstLine="0"/>
                    <w:jc w:val="center"/>
                    <w:rPr>
                      <w:rFonts w:ascii="黑体" w:eastAsia="黑体"/>
                      <w:sz w:val="52"/>
                    </w:rPr>
                  </w:pPr>
                  <w:r>
                    <w:rPr>
                      <w:rFonts w:ascii="黑体" w:eastAsia="黑体" w:hint="eastAsia"/>
                      <w:sz w:val="52"/>
                    </w:rPr>
                    <w:t>通感一体化低压电力线宽带载波通信规约第2部分 技术要求</w:t>
                  </w:r>
                </w:p>
              </w:txbxContent>
            </v:textbox>
          </v:shape>
        </w:pict>
      </w:r>
      <w:r>
        <w:rPr>
          <w:rFonts w:ascii="Times New Roman"/>
        </w:rPr>
        <w:pict>
          <v:line id="首页自画框图6" o:spid="_x0000_s1033" style="position:absolute;left:0;text-align:left;z-index:251662336" from=".05pt,17.05pt" to="482pt,17.05pt" o:gfxdata="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isccPUAAAABgEAAA8AAAAAAAAAAQAgAAAAIgAAAGRycy9kb3ducmV2LnhtbFBLAQIUABQAAAAI&#10;AIdO4kDeOSt98QEAALoDAAAOAAAAAAAAAAEAIAAAACMBAABkcnMvZTJvRG9jLnhtbFBLBQYAAAAA&#10;BgAGAFkBAACGBQAAAAA=&#10;"/>
        </w:pict>
      </w:r>
      <w:r>
        <w:rPr>
          <w:rFonts w:ascii="Times New Roman"/>
        </w:rPr>
        <w:pict>
          <v:shape id="首页自画框图8" o:spid="_x0000_s1032" type="#_x0000_t202" style="position:absolute;left:0;text-align:left;margin-left:-11.85pt;margin-top:514pt;width:226.75pt;height:28.35pt;z-index:251664384" o:gfxdata="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gSegbcAAAADQEAAA8AAAAAAAAAAQAg&#10;AAAAIgAAAGRycy9kb3ducmV2LnhtbFBLAQIUABQAAAAIAIdO4kAxj3Z5QwIAAEwEAAAOAAAAAAAA&#10;AAEAIAAAACsBAABkcnMvZTJvRG9jLnhtbFBLBQYAAAAABgAGAFkBAADgBQAAAAA=&#10;" stroked="f">
            <v:textbox inset="0,0">
              <w:txbxContent>
                <w:p w:rsidR="00C6643D" w:rsidRDefault="00C6643D">
                  <w:pPr>
                    <w:ind w:firstLine="560"/>
                    <w:rPr>
                      <w:rFonts w:ascii="黑体" w:eastAsia="黑体"/>
                      <w:sz w:val="28"/>
                    </w:rPr>
                  </w:pPr>
                  <w:r>
                    <w:rPr>
                      <w:rFonts w:ascii="黑体" w:eastAsia="黑体" w:hint="eastAsia"/>
                      <w:sz w:val="28"/>
                    </w:rPr>
                    <w:t>20XX-XX-XX发布</w:t>
                  </w:r>
                </w:p>
              </w:txbxContent>
            </v:textbox>
          </v:shape>
        </w:pict>
      </w:r>
      <w:r>
        <w:rPr>
          <w:rFonts w:ascii="Times New Roman"/>
        </w:rPr>
        <w:pict>
          <v:shape id="首页自画框图9" o:spid="_x0000_s1031" type="#_x0000_t202" style="position:absolute;left:0;text-align:left;margin-left:245.8pt;margin-top:514pt;width:226.85pt;height:28.35pt;z-index:251665408" o:gfxdata="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dEO+zcAAAADQEAAA8AAAAAAAAAAQAg&#10;AAAAIgAAAGRycy9kb3ducmV2LnhtbFBLAQIUABQAAAAIAIdO4kAbTmwEQwIAAEwEAAAOAAAAAAAA&#10;AAEAIAAAACsBAABkcnMvZTJvRG9jLnhtbFBLBQYAAAAABgAGAFkBAADgBQAAAAA=&#10;" stroked="f">
            <v:textbox inset="0,0">
              <w:txbxContent>
                <w:p w:rsidR="00C6643D" w:rsidRDefault="00C6643D">
                  <w:pPr>
                    <w:ind w:firstLine="560"/>
                    <w:jc w:val="right"/>
                    <w:rPr>
                      <w:rFonts w:ascii="黑体" w:eastAsia="黑体"/>
                      <w:sz w:val="28"/>
                    </w:rPr>
                  </w:pPr>
                  <w:r>
                    <w:rPr>
                      <w:rFonts w:ascii="黑体" w:eastAsia="黑体" w:hint="eastAsia"/>
                      <w:sz w:val="28"/>
                    </w:rPr>
                    <w:t>20XX-XX-XX 实施</w:t>
                  </w:r>
                </w:p>
              </w:txbxContent>
            </v:textbox>
          </v:shape>
        </w:pict>
      </w:r>
      <w:r>
        <w:rPr>
          <w:rFonts w:ascii="Times New Roman"/>
        </w:rPr>
        <w:pict>
          <v:line id="首页自画框图10" o:spid="_x0000_s1030" style="position:absolute;left:0;text-align:left;z-index:251666432" from="11.85pt,533pt" to="470.95pt,533pt" o:gfxdata="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S6LmNYAAAAMAQAADwAAAAAAAAABACAAAAAiAAAAZHJzL2Rvd25yZXYueG1sUEsBAhQA&#10;FAAAAAgAh07iQLK3Igv0AQAAuwMAAA4AAAAAAAAAAQAgAAAAJQEAAGRycy9lMm9Eb2MueG1sUEsF&#10;BgAAAAAGAAYAWQEAAIsFAAAAAA==&#10;"/>
        </w:pict>
      </w:r>
      <w:r>
        <w:rPr>
          <w:rFonts w:ascii="Times New Roman"/>
        </w:rPr>
        <w:pict>
          <v:shape id="首页自画框图11" o:spid="_x0000_s1029" type="#_x0000_t202" style="position:absolute;left:0;text-align:left;margin-left:-5.9pt;margin-top:558.25pt;width:481.95pt;height:28.35pt;z-index:251667456" o:gfxdata="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55xHdsAAAANAQAADwAAAAAAAAABACAA&#10;AAAiAAAAZHJzL2Rvd25yZXYueG1sUEsBAhQAFAAAAAgAh07iQKbZwIhDAgAATQQAAA4AAAAAAAAA&#10;AQAgAAAAKgEAAGRycy9lMm9Eb2MueG1sUEsFBgAAAAAGAAYAWQEAAN8FAAAAAA==&#10;" stroked="f">
            <v:textbox inset="0,0">
              <w:txbxContent>
                <w:p w:rsidR="00C6643D" w:rsidRDefault="00C6643D">
                  <w:pPr>
                    <w:tabs>
                      <w:tab w:val="left" w:pos="1008"/>
                      <w:tab w:val="left" w:pos="8222"/>
                      <w:tab w:val="left" w:pos="8505"/>
                    </w:tabs>
                    <w:ind w:firstLine="940"/>
                    <w:jc w:val="center"/>
                    <w:rPr>
                      <w:rFonts w:ascii="黑体" w:eastAsia="黑体"/>
                      <w:spacing w:val="20"/>
                      <w:w w:val="135"/>
                      <w:sz w:val="28"/>
                    </w:rPr>
                  </w:pPr>
                  <w:r>
                    <w:rPr>
                      <w:rFonts w:ascii="黑体" w:eastAsia="黑体" w:hint="eastAsia"/>
                      <w:spacing w:val="20"/>
                      <w:w w:val="135"/>
                      <w:sz w:val="32"/>
                    </w:rPr>
                    <w:t>中国南方电网有限责任公司</w:t>
                  </w:r>
                  <w:r>
                    <w:rPr>
                      <w:rFonts w:ascii="黑体" w:eastAsia="黑体" w:hint="eastAsia"/>
                      <w:sz w:val="28"/>
                    </w:rPr>
                    <w:t>发布</w:t>
                  </w:r>
                </w:p>
              </w:txbxContent>
            </v:textbox>
          </v:shape>
        </w:pict>
      </w:r>
    </w:p>
    <w:p w:rsidR="000A023F" w:rsidRDefault="00C6643D">
      <w:pPr>
        <w:pStyle w:val="15"/>
        <w:tabs>
          <w:tab w:val="left" w:pos="420"/>
          <w:tab w:val="right" w:leader="dot" w:pos="9346"/>
        </w:tabs>
        <w:jc w:val="center"/>
        <w:rPr>
          <w:rFonts w:ascii="黑体" w:eastAsia="黑体" w:hAnsi="黑体"/>
          <w:b/>
          <w:color w:val="000000"/>
          <w:sz w:val="32"/>
          <w:szCs w:val="32"/>
        </w:rPr>
      </w:pPr>
      <w:bookmarkStart w:id="0" w:name="_Toc473021448"/>
      <w:bookmarkStart w:id="1" w:name="_Toc497913548"/>
      <w:bookmarkStart w:id="2" w:name="_Toc487042842"/>
      <w:r>
        <w:rPr>
          <w:rFonts w:ascii="黑体" w:eastAsia="黑体" w:hAnsi="黑体"/>
          <w:b/>
          <w:color w:val="000000"/>
          <w:sz w:val="32"/>
          <w:szCs w:val="32"/>
        </w:rPr>
        <w:lastRenderedPageBreak/>
        <w:t>目  次</w:t>
      </w:r>
      <w:bookmarkEnd w:id="0"/>
      <w:bookmarkEnd w:id="1"/>
      <w:bookmarkEnd w:id="2"/>
    </w:p>
    <w:p w:rsidR="000A023F" w:rsidRDefault="000A023F">
      <w:pPr>
        <w:pStyle w:val="15"/>
        <w:tabs>
          <w:tab w:val="right" w:leader="dot" w:pos="9356"/>
        </w:tabs>
        <w:rPr>
          <w:sz w:val="21"/>
          <w:szCs w:val="21"/>
        </w:rPr>
      </w:pPr>
      <w:r>
        <w:rPr>
          <w:rFonts w:ascii="黑体" w:eastAsia="黑体" w:hAnsi="黑体"/>
          <w:sz w:val="21"/>
          <w:szCs w:val="21"/>
        </w:rPr>
        <w:fldChar w:fldCharType="begin"/>
      </w:r>
      <w:r w:rsidR="00C6643D">
        <w:rPr>
          <w:rFonts w:ascii="黑体" w:eastAsia="黑体" w:hAnsi="黑体"/>
          <w:sz w:val="21"/>
          <w:szCs w:val="21"/>
        </w:rPr>
        <w:instrText xml:space="preserve"> TOC \o "1-1" \h \z \u </w:instrText>
      </w:r>
      <w:r>
        <w:rPr>
          <w:rFonts w:ascii="黑体" w:eastAsia="黑体" w:hAnsi="黑体"/>
          <w:sz w:val="21"/>
          <w:szCs w:val="21"/>
        </w:rPr>
        <w:fldChar w:fldCharType="separate"/>
      </w:r>
      <w:hyperlink w:anchor="_Toc15766" w:history="1">
        <w:r w:rsidR="00C6643D">
          <w:rPr>
            <w:rFonts w:hint="eastAsia"/>
            <w:sz w:val="21"/>
            <w:szCs w:val="21"/>
          </w:rPr>
          <w:t xml:space="preserve">1 </w:t>
        </w:r>
        <w:r w:rsidR="00C6643D">
          <w:rPr>
            <w:rFonts w:hint="eastAsia"/>
            <w:sz w:val="21"/>
            <w:szCs w:val="21"/>
          </w:rPr>
          <w:t>范围</w:t>
        </w:r>
        <w:r w:rsidR="00C6643D">
          <w:rPr>
            <w:sz w:val="21"/>
            <w:szCs w:val="21"/>
          </w:rPr>
          <w:tab/>
        </w:r>
        <w:r>
          <w:rPr>
            <w:sz w:val="21"/>
            <w:szCs w:val="21"/>
          </w:rPr>
          <w:fldChar w:fldCharType="begin"/>
        </w:r>
        <w:r w:rsidR="00C6643D">
          <w:rPr>
            <w:sz w:val="21"/>
            <w:szCs w:val="21"/>
          </w:rPr>
          <w:instrText xml:space="preserve"> PAGEREF _Toc15766 </w:instrText>
        </w:r>
        <w:r>
          <w:rPr>
            <w:sz w:val="21"/>
            <w:szCs w:val="21"/>
          </w:rPr>
          <w:fldChar w:fldCharType="separate"/>
        </w:r>
        <w:r w:rsidR="00C6643D">
          <w:rPr>
            <w:sz w:val="21"/>
            <w:szCs w:val="21"/>
          </w:rPr>
          <w:t>1</w:t>
        </w:r>
        <w:r>
          <w:rPr>
            <w:sz w:val="21"/>
            <w:szCs w:val="21"/>
          </w:rPr>
          <w:fldChar w:fldCharType="end"/>
        </w:r>
      </w:hyperlink>
    </w:p>
    <w:p w:rsidR="000A023F" w:rsidRDefault="000A023F">
      <w:pPr>
        <w:pStyle w:val="15"/>
        <w:tabs>
          <w:tab w:val="right" w:leader="dot" w:pos="9356"/>
        </w:tabs>
        <w:rPr>
          <w:sz w:val="21"/>
          <w:szCs w:val="21"/>
        </w:rPr>
      </w:pPr>
      <w:hyperlink w:anchor="_Toc26210" w:history="1">
        <w:r w:rsidR="00C6643D">
          <w:rPr>
            <w:rFonts w:hint="eastAsia"/>
            <w:sz w:val="21"/>
            <w:szCs w:val="21"/>
          </w:rPr>
          <w:t xml:space="preserve">2 </w:t>
        </w:r>
        <w:r w:rsidR="00C6643D">
          <w:rPr>
            <w:rFonts w:hint="eastAsia"/>
            <w:sz w:val="21"/>
            <w:szCs w:val="21"/>
          </w:rPr>
          <w:t>规范性引用文件</w:t>
        </w:r>
        <w:r w:rsidR="00C6643D">
          <w:rPr>
            <w:sz w:val="21"/>
            <w:szCs w:val="21"/>
          </w:rPr>
          <w:tab/>
        </w:r>
        <w:r>
          <w:rPr>
            <w:sz w:val="21"/>
            <w:szCs w:val="21"/>
          </w:rPr>
          <w:fldChar w:fldCharType="begin"/>
        </w:r>
        <w:r w:rsidR="00C6643D">
          <w:rPr>
            <w:sz w:val="21"/>
            <w:szCs w:val="21"/>
          </w:rPr>
          <w:instrText xml:space="preserve"> PAGEREF _Toc26210 </w:instrText>
        </w:r>
        <w:r>
          <w:rPr>
            <w:sz w:val="21"/>
            <w:szCs w:val="21"/>
          </w:rPr>
          <w:fldChar w:fldCharType="separate"/>
        </w:r>
        <w:r w:rsidR="00C6643D">
          <w:rPr>
            <w:sz w:val="21"/>
            <w:szCs w:val="21"/>
          </w:rPr>
          <w:t>1</w:t>
        </w:r>
        <w:r>
          <w:rPr>
            <w:sz w:val="21"/>
            <w:szCs w:val="21"/>
          </w:rPr>
          <w:fldChar w:fldCharType="end"/>
        </w:r>
      </w:hyperlink>
    </w:p>
    <w:p w:rsidR="000A023F" w:rsidRDefault="000A023F">
      <w:pPr>
        <w:pStyle w:val="15"/>
        <w:tabs>
          <w:tab w:val="right" w:leader="dot" w:pos="9356"/>
        </w:tabs>
        <w:rPr>
          <w:sz w:val="21"/>
          <w:szCs w:val="21"/>
        </w:rPr>
      </w:pPr>
      <w:hyperlink w:anchor="_Toc1028" w:history="1">
        <w:r w:rsidR="00C6643D">
          <w:rPr>
            <w:rFonts w:hint="eastAsia"/>
            <w:sz w:val="21"/>
            <w:szCs w:val="21"/>
          </w:rPr>
          <w:t xml:space="preserve">3 </w:t>
        </w:r>
        <w:r w:rsidR="00C6643D">
          <w:rPr>
            <w:rFonts w:hint="eastAsia"/>
            <w:sz w:val="21"/>
            <w:szCs w:val="21"/>
          </w:rPr>
          <w:t>术语和定义</w:t>
        </w:r>
        <w:r w:rsidR="00C6643D">
          <w:rPr>
            <w:sz w:val="21"/>
            <w:szCs w:val="21"/>
          </w:rPr>
          <w:tab/>
        </w:r>
        <w:r>
          <w:rPr>
            <w:sz w:val="21"/>
            <w:szCs w:val="21"/>
          </w:rPr>
          <w:fldChar w:fldCharType="begin"/>
        </w:r>
        <w:r w:rsidR="00C6643D">
          <w:rPr>
            <w:sz w:val="21"/>
            <w:szCs w:val="21"/>
          </w:rPr>
          <w:instrText xml:space="preserve"> PAGEREF _Toc1028 </w:instrText>
        </w:r>
        <w:r>
          <w:rPr>
            <w:sz w:val="21"/>
            <w:szCs w:val="21"/>
          </w:rPr>
          <w:fldChar w:fldCharType="separate"/>
        </w:r>
        <w:r w:rsidR="00C6643D">
          <w:rPr>
            <w:sz w:val="21"/>
            <w:szCs w:val="21"/>
          </w:rPr>
          <w:t>1</w:t>
        </w:r>
        <w:r>
          <w:rPr>
            <w:sz w:val="21"/>
            <w:szCs w:val="21"/>
          </w:rPr>
          <w:fldChar w:fldCharType="end"/>
        </w:r>
      </w:hyperlink>
    </w:p>
    <w:p w:rsidR="000A023F" w:rsidRDefault="000A023F">
      <w:pPr>
        <w:pStyle w:val="15"/>
        <w:tabs>
          <w:tab w:val="right" w:leader="dot" w:pos="9356"/>
        </w:tabs>
        <w:rPr>
          <w:sz w:val="21"/>
          <w:szCs w:val="21"/>
        </w:rPr>
      </w:pPr>
      <w:hyperlink w:anchor="_Toc14081" w:history="1">
        <w:r w:rsidR="00C6643D">
          <w:rPr>
            <w:rFonts w:hint="eastAsia"/>
            <w:sz w:val="21"/>
            <w:szCs w:val="21"/>
          </w:rPr>
          <w:t xml:space="preserve">4 </w:t>
        </w:r>
        <w:r w:rsidR="00C6643D">
          <w:rPr>
            <w:rFonts w:hint="eastAsia"/>
            <w:sz w:val="21"/>
            <w:szCs w:val="21"/>
          </w:rPr>
          <w:t>缩略语</w:t>
        </w:r>
        <w:r w:rsidR="00C6643D">
          <w:rPr>
            <w:sz w:val="21"/>
            <w:szCs w:val="21"/>
          </w:rPr>
          <w:tab/>
        </w:r>
        <w:r>
          <w:rPr>
            <w:sz w:val="21"/>
            <w:szCs w:val="21"/>
          </w:rPr>
          <w:fldChar w:fldCharType="begin"/>
        </w:r>
        <w:r w:rsidR="00C6643D">
          <w:rPr>
            <w:sz w:val="21"/>
            <w:szCs w:val="21"/>
          </w:rPr>
          <w:instrText xml:space="preserve"> PAGEREF _Toc14081 </w:instrText>
        </w:r>
        <w:r>
          <w:rPr>
            <w:sz w:val="21"/>
            <w:szCs w:val="21"/>
          </w:rPr>
          <w:fldChar w:fldCharType="separate"/>
        </w:r>
        <w:r w:rsidR="00C6643D">
          <w:rPr>
            <w:sz w:val="21"/>
            <w:szCs w:val="21"/>
          </w:rPr>
          <w:t>1</w:t>
        </w:r>
        <w:r>
          <w:rPr>
            <w:sz w:val="21"/>
            <w:szCs w:val="21"/>
          </w:rPr>
          <w:fldChar w:fldCharType="end"/>
        </w:r>
      </w:hyperlink>
    </w:p>
    <w:p w:rsidR="000A023F" w:rsidRDefault="000A023F">
      <w:pPr>
        <w:pStyle w:val="15"/>
        <w:tabs>
          <w:tab w:val="right" w:leader="dot" w:pos="9356"/>
        </w:tabs>
        <w:rPr>
          <w:sz w:val="21"/>
          <w:szCs w:val="21"/>
        </w:rPr>
      </w:pPr>
      <w:hyperlink w:anchor="_Toc16016" w:history="1">
        <w:r w:rsidR="00C6643D">
          <w:rPr>
            <w:rFonts w:hint="eastAsia"/>
            <w:sz w:val="21"/>
            <w:szCs w:val="21"/>
          </w:rPr>
          <w:t xml:space="preserve">5 </w:t>
        </w:r>
        <w:r w:rsidR="00C6643D">
          <w:rPr>
            <w:rFonts w:hint="eastAsia"/>
            <w:sz w:val="21"/>
            <w:szCs w:val="21"/>
          </w:rPr>
          <w:t>通信设备对象</w:t>
        </w:r>
        <w:r w:rsidR="00C6643D">
          <w:rPr>
            <w:sz w:val="21"/>
            <w:szCs w:val="21"/>
          </w:rPr>
          <w:tab/>
        </w:r>
        <w:r>
          <w:rPr>
            <w:sz w:val="21"/>
            <w:szCs w:val="21"/>
          </w:rPr>
          <w:fldChar w:fldCharType="begin"/>
        </w:r>
        <w:r w:rsidR="00C6643D">
          <w:rPr>
            <w:sz w:val="21"/>
            <w:szCs w:val="21"/>
          </w:rPr>
          <w:instrText xml:space="preserve"> PAGEREF _Toc16016 </w:instrText>
        </w:r>
        <w:r>
          <w:rPr>
            <w:sz w:val="21"/>
            <w:szCs w:val="21"/>
          </w:rPr>
          <w:fldChar w:fldCharType="separate"/>
        </w:r>
        <w:r w:rsidR="00C6643D">
          <w:rPr>
            <w:sz w:val="21"/>
            <w:szCs w:val="21"/>
          </w:rPr>
          <w:t>2</w:t>
        </w:r>
        <w:r>
          <w:rPr>
            <w:sz w:val="21"/>
            <w:szCs w:val="21"/>
          </w:rPr>
          <w:fldChar w:fldCharType="end"/>
        </w:r>
      </w:hyperlink>
    </w:p>
    <w:p w:rsidR="000A023F" w:rsidRDefault="000A023F">
      <w:pPr>
        <w:pStyle w:val="15"/>
        <w:tabs>
          <w:tab w:val="right" w:leader="dot" w:pos="9356"/>
        </w:tabs>
        <w:rPr>
          <w:sz w:val="21"/>
          <w:szCs w:val="21"/>
        </w:rPr>
      </w:pPr>
      <w:hyperlink w:anchor="_Toc14783" w:history="1">
        <w:r w:rsidR="00C6643D">
          <w:rPr>
            <w:rFonts w:hint="eastAsia"/>
            <w:sz w:val="21"/>
            <w:szCs w:val="21"/>
          </w:rPr>
          <w:t xml:space="preserve">6 </w:t>
        </w:r>
        <w:r w:rsidR="00C6643D">
          <w:rPr>
            <w:rFonts w:hint="eastAsia"/>
            <w:sz w:val="21"/>
            <w:szCs w:val="21"/>
          </w:rPr>
          <w:t>结构要求</w:t>
        </w:r>
        <w:r w:rsidR="00C6643D">
          <w:rPr>
            <w:sz w:val="21"/>
            <w:szCs w:val="21"/>
          </w:rPr>
          <w:tab/>
        </w:r>
        <w:r>
          <w:rPr>
            <w:sz w:val="21"/>
            <w:szCs w:val="21"/>
          </w:rPr>
          <w:fldChar w:fldCharType="begin"/>
        </w:r>
        <w:r w:rsidR="00C6643D">
          <w:rPr>
            <w:sz w:val="21"/>
            <w:szCs w:val="21"/>
          </w:rPr>
          <w:instrText xml:space="preserve"> PAGEREF _Toc14783 </w:instrText>
        </w:r>
        <w:r>
          <w:rPr>
            <w:sz w:val="21"/>
            <w:szCs w:val="21"/>
          </w:rPr>
          <w:fldChar w:fldCharType="separate"/>
        </w:r>
        <w:r w:rsidR="00C6643D">
          <w:rPr>
            <w:sz w:val="21"/>
            <w:szCs w:val="21"/>
          </w:rPr>
          <w:t>3</w:t>
        </w:r>
        <w:r>
          <w:rPr>
            <w:sz w:val="21"/>
            <w:szCs w:val="21"/>
          </w:rPr>
          <w:fldChar w:fldCharType="end"/>
        </w:r>
      </w:hyperlink>
    </w:p>
    <w:p w:rsidR="000A023F" w:rsidRDefault="000A023F">
      <w:pPr>
        <w:pStyle w:val="15"/>
        <w:tabs>
          <w:tab w:val="right" w:leader="dot" w:pos="9356"/>
        </w:tabs>
        <w:rPr>
          <w:sz w:val="21"/>
          <w:szCs w:val="21"/>
        </w:rPr>
      </w:pPr>
      <w:hyperlink w:anchor="_Toc30794" w:history="1">
        <w:r w:rsidR="00C6643D">
          <w:rPr>
            <w:rFonts w:hint="eastAsia"/>
            <w:sz w:val="21"/>
            <w:szCs w:val="21"/>
          </w:rPr>
          <w:t xml:space="preserve">7 </w:t>
        </w:r>
        <w:r w:rsidR="00C6643D">
          <w:rPr>
            <w:rFonts w:hint="eastAsia"/>
            <w:sz w:val="21"/>
            <w:szCs w:val="21"/>
          </w:rPr>
          <w:t>技术要求</w:t>
        </w:r>
        <w:r w:rsidR="00C6643D">
          <w:rPr>
            <w:rFonts w:hint="eastAsia"/>
            <w:sz w:val="21"/>
            <w:szCs w:val="21"/>
          </w:rPr>
          <w:tab/>
        </w:r>
        <w:r>
          <w:rPr>
            <w:rFonts w:hint="eastAsia"/>
            <w:sz w:val="21"/>
            <w:szCs w:val="21"/>
          </w:rPr>
          <w:fldChar w:fldCharType="begin"/>
        </w:r>
        <w:r w:rsidR="00C6643D">
          <w:rPr>
            <w:rFonts w:hint="eastAsia"/>
            <w:sz w:val="21"/>
            <w:szCs w:val="21"/>
          </w:rPr>
          <w:instrText xml:space="preserve"> PAGEREF _Toc30794 </w:instrText>
        </w:r>
        <w:r>
          <w:rPr>
            <w:rFonts w:hint="eastAsia"/>
            <w:sz w:val="21"/>
            <w:szCs w:val="21"/>
          </w:rPr>
          <w:fldChar w:fldCharType="separate"/>
        </w:r>
        <w:r w:rsidR="00C6643D">
          <w:rPr>
            <w:rFonts w:hint="eastAsia"/>
            <w:sz w:val="21"/>
            <w:szCs w:val="21"/>
          </w:rPr>
          <w:t>4</w:t>
        </w:r>
        <w:r>
          <w:rPr>
            <w:rFonts w:hint="eastAsia"/>
            <w:sz w:val="21"/>
            <w:szCs w:val="21"/>
          </w:rPr>
          <w:fldChar w:fldCharType="end"/>
        </w:r>
      </w:hyperlink>
    </w:p>
    <w:p w:rsidR="000A023F" w:rsidRDefault="000A023F">
      <w:pPr>
        <w:pStyle w:val="15"/>
        <w:tabs>
          <w:tab w:val="right" w:leader="dot" w:pos="9356"/>
        </w:tabs>
        <w:rPr>
          <w:sz w:val="21"/>
          <w:szCs w:val="21"/>
        </w:rPr>
      </w:pPr>
      <w:hyperlink w:anchor="_Toc15189" w:history="1">
        <w:r w:rsidR="00C6643D">
          <w:rPr>
            <w:rFonts w:hint="eastAsia"/>
            <w:sz w:val="21"/>
            <w:szCs w:val="21"/>
          </w:rPr>
          <w:t xml:space="preserve">8 </w:t>
        </w:r>
        <w:r w:rsidR="00C6643D">
          <w:rPr>
            <w:rFonts w:hint="eastAsia"/>
            <w:sz w:val="21"/>
            <w:szCs w:val="21"/>
          </w:rPr>
          <w:t>性能要求</w:t>
        </w:r>
        <w:r w:rsidR="00C6643D">
          <w:rPr>
            <w:rFonts w:hint="eastAsia"/>
            <w:sz w:val="21"/>
            <w:szCs w:val="21"/>
          </w:rPr>
          <w:tab/>
        </w:r>
        <w:r>
          <w:rPr>
            <w:rFonts w:hint="eastAsia"/>
            <w:sz w:val="21"/>
            <w:szCs w:val="21"/>
          </w:rPr>
          <w:fldChar w:fldCharType="begin"/>
        </w:r>
        <w:r w:rsidR="00C6643D">
          <w:rPr>
            <w:rFonts w:hint="eastAsia"/>
            <w:sz w:val="21"/>
            <w:szCs w:val="21"/>
          </w:rPr>
          <w:instrText xml:space="preserve"> PAGEREF _Toc15189 </w:instrText>
        </w:r>
        <w:r>
          <w:rPr>
            <w:rFonts w:hint="eastAsia"/>
            <w:sz w:val="21"/>
            <w:szCs w:val="21"/>
          </w:rPr>
          <w:fldChar w:fldCharType="separate"/>
        </w:r>
        <w:r w:rsidR="00C6643D">
          <w:rPr>
            <w:rFonts w:hint="eastAsia"/>
            <w:sz w:val="21"/>
            <w:szCs w:val="21"/>
          </w:rPr>
          <w:t>5</w:t>
        </w:r>
        <w:r>
          <w:rPr>
            <w:rFonts w:hint="eastAsia"/>
            <w:sz w:val="21"/>
            <w:szCs w:val="21"/>
          </w:rPr>
          <w:fldChar w:fldCharType="end"/>
        </w:r>
      </w:hyperlink>
    </w:p>
    <w:p w:rsidR="000A023F" w:rsidRDefault="000A023F">
      <w:pPr>
        <w:pStyle w:val="15"/>
        <w:tabs>
          <w:tab w:val="right" w:leader="dot" w:pos="9356"/>
        </w:tabs>
        <w:rPr>
          <w:sz w:val="21"/>
          <w:szCs w:val="21"/>
        </w:rPr>
      </w:pPr>
      <w:hyperlink w:anchor="_Toc2403" w:history="1">
        <w:r w:rsidR="00C6643D">
          <w:rPr>
            <w:rFonts w:hint="eastAsia"/>
            <w:sz w:val="21"/>
            <w:szCs w:val="21"/>
          </w:rPr>
          <w:t xml:space="preserve">9 </w:t>
        </w:r>
        <w:r w:rsidR="00C6643D">
          <w:rPr>
            <w:rFonts w:hint="eastAsia"/>
            <w:sz w:val="21"/>
            <w:szCs w:val="21"/>
          </w:rPr>
          <w:t>网管系统总体架构及总体要求</w:t>
        </w:r>
        <w:r w:rsidR="00C6643D">
          <w:rPr>
            <w:rFonts w:hint="eastAsia"/>
            <w:sz w:val="21"/>
            <w:szCs w:val="21"/>
          </w:rPr>
          <w:tab/>
        </w:r>
        <w:r>
          <w:rPr>
            <w:rFonts w:hint="eastAsia"/>
            <w:sz w:val="21"/>
            <w:szCs w:val="21"/>
          </w:rPr>
          <w:fldChar w:fldCharType="begin"/>
        </w:r>
        <w:r w:rsidR="00C6643D">
          <w:rPr>
            <w:rFonts w:hint="eastAsia"/>
            <w:sz w:val="21"/>
            <w:szCs w:val="21"/>
          </w:rPr>
          <w:instrText xml:space="preserve"> PAGEREF _Toc2403 </w:instrText>
        </w:r>
        <w:r>
          <w:rPr>
            <w:rFonts w:hint="eastAsia"/>
            <w:sz w:val="21"/>
            <w:szCs w:val="21"/>
          </w:rPr>
          <w:fldChar w:fldCharType="separate"/>
        </w:r>
        <w:r w:rsidR="00C6643D">
          <w:rPr>
            <w:rFonts w:hint="eastAsia"/>
            <w:sz w:val="21"/>
            <w:szCs w:val="21"/>
          </w:rPr>
          <w:t>13</w:t>
        </w:r>
        <w:r>
          <w:rPr>
            <w:rFonts w:hint="eastAsia"/>
            <w:sz w:val="21"/>
            <w:szCs w:val="21"/>
          </w:rPr>
          <w:fldChar w:fldCharType="end"/>
        </w:r>
      </w:hyperlink>
    </w:p>
    <w:p w:rsidR="000A023F" w:rsidRDefault="000A023F">
      <w:pPr>
        <w:pStyle w:val="15"/>
        <w:tabs>
          <w:tab w:val="right" w:leader="dot" w:pos="9356"/>
        </w:tabs>
        <w:rPr>
          <w:sz w:val="21"/>
          <w:szCs w:val="21"/>
        </w:rPr>
      </w:pPr>
      <w:hyperlink w:anchor="_Toc24604" w:history="1">
        <w:r w:rsidR="00C6643D">
          <w:rPr>
            <w:rFonts w:hint="eastAsia"/>
            <w:sz w:val="21"/>
            <w:szCs w:val="21"/>
          </w:rPr>
          <w:t xml:space="preserve">10 </w:t>
        </w:r>
        <w:r w:rsidR="00C6643D">
          <w:rPr>
            <w:rFonts w:hint="eastAsia"/>
            <w:sz w:val="21"/>
            <w:szCs w:val="21"/>
          </w:rPr>
          <w:t>检验规则</w:t>
        </w:r>
        <w:r w:rsidR="00C6643D">
          <w:rPr>
            <w:sz w:val="21"/>
            <w:szCs w:val="21"/>
          </w:rPr>
          <w:tab/>
        </w:r>
        <w:r>
          <w:rPr>
            <w:sz w:val="21"/>
            <w:szCs w:val="21"/>
          </w:rPr>
          <w:fldChar w:fldCharType="begin"/>
        </w:r>
        <w:r w:rsidR="00C6643D">
          <w:rPr>
            <w:sz w:val="21"/>
            <w:szCs w:val="21"/>
          </w:rPr>
          <w:instrText xml:space="preserve"> PAGEREF _Toc24604 </w:instrText>
        </w:r>
        <w:r>
          <w:rPr>
            <w:sz w:val="21"/>
            <w:szCs w:val="21"/>
          </w:rPr>
          <w:fldChar w:fldCharType="separate"/>
        </w:r>
        <w:r w:rsidR="00C6643D">
          <w:rPr>
            <w:sz w:val="21"/>
            <w:szCs w:val="21"/>
          </w:rPr>
          <w:t>13</w:t>
        </w:r>
        <w:r>
          <w:rPr>
            <w:sz w:val="21"/>
            <w:szCs w:val="21"/>
          </w:rPr>
          <w:fldChar w:fldCharType="end"/>
        </w:r>
      </w:hyperlink>
    </w:p>
    <w:p w:rsidR="000A023F" w:rsidRDefault="000A023F">
      <w:pPr>
        <w:pStyle w:val="15"/>
        <w:tabs>
          <w:tab w:val="right" w:leader="dot" w:pos="9346"/>
        </w:tabs>
        <w:rPr>
          <w:rFonts w:asciiTheme="minorHAnsi" w:eastAsiaTheme="minorEastAsia" w:hAnsiTheme="minorHAnsi" w:cstheme="minorBidi"/>
        </w:rPr>
      </w:pPr>
      <w:r>
        <w:rPr>
          <w:rFonts w:ascii="黑体" w:eastAsia="黑体" w:hAnsi="黑体"/>
          <w:sz w:val="21"/>
          <w:szCs w:val="21"/>
        </w:rPr>
        <w:fldChar w:fldCharType="end"/>
      </w:r>
    </w:p>
    <w:p w:rsidR="000A023F" w:rsidRDefault="000A023F">
      <w:pPr>
        <w:pStyle w:val="affffff"/>
        <w:ind w:firstLineChars="0" w:firstLine="0"/>
        <w:rPr>
          <w:rFonts w:ascii="Times New Roman"/>
        </w:rPr>
        <w:sectPr w:rsidR="000A023F">
          <w:headerReference w:type="even" r:id="rId15"/>
          <w:headerReference w:type="default" r:id="rId16"/>
          <w:footerReference w:type="even" r:id="rId17"/>
          <w:footerReference w:type="default" r:id="rId18"/>
          <w:pgSz w:w="11907" w:h="16839"/>
          <w:pgMar w:top="1417" w:right="1134" w:bottom="1134" w:left="1417" w:header="1020" w:footer="1020" w:gutter="0"/>
          <w:pgNumType w:fmt="upperRoman" w:start="1"/>
          <w:cols w:space="720"/>
          <w:docGrid w:linePitch="312"/>
        </w:sectPr>
      </w:pPr>
    </w:p>
    <w:p w:rsidR="000A023F" w:rsidRDefault="000A023F">
      <w:pPr>
        <w:ind w:firstLineChars="0" w:firstLine="0"/>
        <w:jc w:val="center"/>
        <w:rPr>
          <w:rFonts w:ascii="黑体" w:eastAsia="黑体" w:hAnsi="黑体"/>
          <w:bCs/>
          <w:color w:val="000000"/>
          <w:kern w:val="44"/>
          <w:sz w:val="32"/>
          <w:szCs w:val="28"/>
        </w:rPr>
      </w:pPr>
    </w:p>
    <w:p w:rsidR="000A023F" w:rsidRDefault="00C6643D">
      <w:pPr>
        <w:pStyle w:val="12"/>
      </w:pPr>
      <w:bookmarkStart w:id="3" w:name="_Toc81176436"/>
      <w:bookmarkStart w:id="4" w:name="_Toc84854254"/>
      <w:bookmarkStart w:id="5" w:name="_Toc15766"/>
      <w:bookmarkStart w:id="6" w:name="_Toc402534916"/>
      <w:r>
        <w:rPr>
          <w:rFonts w:hint="eastAsia"/>
        </w:rPr>
        <w:t>范围</w:t>
      </w:r>
      <w:bookmarkEnd w:id="3"/>
      <w:bookmarkEnd w:id="4"/>
      <w:bookmarkEnd w:id="5"/>
    </w:p>
    <w:p w:rsidR="000A023F" w:rsidRDefault="00C6643D">
      <w:pPr>
        <w:ind w:firstLine="420"/>
      </w:pPr>
      <w:r>
        <w:rPr>
          <w:rFonts w:hint="eastAsia"/>
        </w:rPr>
        <w:t>本标准规定了南方电网公司通感一体化低压电力线宽带载波通信技术总体要求，包括单元分类、基本功能等要求。</w:t>
      </w:r>
    </w:p>
    <w:p w:rsidR="000A023F" w:rsidRDefault="00C6643D">
      <w:pPr>
        <w:ind w:firstLine="420"/>
      </w:pPr>
      <w:r>
        <w:rPr>
          <w:rFonts w:hint="eastAsia"/>
        </w:rPr>
        <w:t>本标准适用于南方电网公司通感一体化低压电力线宽带载波通信技术相关设备的制造、验收和使用。</w:t>
      </w:r>
    </w:p>
    <w:p w:rsidR="000A023F" w:rsidRDefault="00C6643D">
      <w:pPr>
        <w:pStyle w:val="12"/>
      </w:pPr>
      <w:bookmarkStart w:id="7" w:name="_Toc26210"/>
      <w:bookmarkStart w:id="8" w:name="_Toc81176437"/>
      <w:bookmarkStart w:id="9" w:name="_Toc84854255"/>
      <w:r>
        <w:rPr>
          <w:rFonts w:hint="eastAsia"/>
        </w:rPr>
        <w:t>规范性引用文件</w:t>
      </w:r>
      <w:bookmarkEnd w:id="7"/>
      <w:bookmarkEnd w:id="8"/>
      <w:bookmarkEnd w:id="9"/>
    </w:p>
    <w:p w:rsidR="000A023F" w:rsidRDefault="00C6643D">
      <w:pPr>
        <w:ind w:firstLine="420"/>
        <w:rPr>
          <w:rFonts w:hAnsi="Calibri"/>
        </w:rPr>
      </w:pPr>
      <w:r>
        <w:rPr>
          <w:rFonts w:hint="eastAsia"/>
        </w:rPr>
        <w:t>下列文件对于本规定的应用是必不可少的。凡是注日期的引用文件，仅注明日期的版本适用于本规定；凡是不注日期的引用文件，其最新版本（包括所有的修改单）适用于本规定。</w:t>
      </w:r>
    </w:p>
    <w:tbl>
      <w:tblPr>
        <w:tblW w:w="9572" w:type="dxa"/>
        <w:tblLayout w:type="fixed"/>
        <w:tblLook w:val="04A0"/>
      </w:tblPr>
      <w:tblGrid>
        <w:gridCol w:w="3160"/>
        <w:gridCol w:w="6412"/>
      </w:tblGrid>
      <w:tr w:rsidR="000A023F">
        <w:trPr>
          <w:trHeight w:val="90"/>
          <w:del w:id="10" w:author="黄博阳" w:date="2026-03-02T11:17:00Z"/>
        </w:trPr>
        <w:tc>
          <w:tcPr>
            <w:tcW w:w="3160" w:type="dxa"/>
          </w:tcPr>
          <w:p w:rsidR="000A023F" w:rsidRDefault="00C6643D">
            <w:pPr>
              <w:topLinePunct/>
              <w:adjustRightInd w:val="0"/>
              <w:snapToGrid w:val="0"/>
              <w:ind w:firstLineChars="0" w:firstLine="0"/>
              <w:jc w:val="center"/>
              <w:rPr>
                <w:del w:id="11" w:author="黄博阳" w:date="2026-03-02T11:17:00Z"/>
                <w:szCs w:val="21"/>
              </w:rPr>
            </w:pPr>
            <w:del w:id="12" w:author="黄博阳" w:date="2026-03-02T11:17:00Z">
              <w:r>
                <w:rPr>
                  <w:rFonts w:hint="eastAsia"/>
                  <w:szCs w:val="21"/>
                </w:rPr>
                <w:delText>Q/CSG1204111.1-2022</w:delText>
              </w:r>
            </w:del>
          </w:p>
        </w:tc>
        <w:tc>
          <w:tcPr>
            <w:tcW w:w="6412" w:type="dxa"/>
          </w:tcPr>
          <w:p w:rsidR="000A023F" w:rsidRDefault="00C6643D">
            <w:pPr>
              <w:topLinePunct/>
              <w:adjustRightInd w:val="0"/>
              <w:snapToGrid w:val="0"/>
              <w:ind w:firstLineChars="0" w:firstLine="0"/>
              <w:rPr>
                <w:del w:id="13" w:author="黄博阳" w:date="2026-03-02T11:17:00Z"/>
                <w:szCs w:val="21"/>
              </w:rPr>
            </w:pPr>
            <w:del w:id="14" w:author="黄博阳" w:date="2026-03-02T11:17:00Z">
              <w:r>
                <w:rPr>
                  <w:rFonts w:hint="eastAsia"/>
                </w:rPr>
                <w:delText>低压电力线宽带载波通信规约</w:delText>
              </w:r>
              <w:r>
                <w:rPr>
                  <w:rFonts w:hint="eastAsia"/>
                </w:rPr>
                <w:delText xml:space="preserve"> </w:delText>
              </w:r>
              <w:r>
                <w:rPr>
                  <w:rFonts w:hint="eastAsia"/>
                </w:rPr>
                <w:delText>第</w:delText>
              </w:r>
              <w:r>
                <w:rPr>
                  <w:rFonts w:hint="eastAsia"/>
                </w:rPr>
                <w:delText>1</w:delText>
              </w:r>
              <w:r>
                <w:rPr>
                  <w:rFonts w:hint="eastAsia"/>
                </w:rPr>
                <w:delText>部分：总则</w:delText>
              </w:r>
            </w:del>
          </w:p>
        </w:tc>
      </w:tr>
      <w:tr w:rsidR="000A023F">
        <w:tc>
          <w:tcPr>
            <w:tcW w:w="3160" w:type="dxa"/>
          </w:tcPr>
          <w:p w:rsidR="000A023F" w:rsidRDefault="00C6643D">
            <w:pPr>
              <w:topLinePunct/>
              <w:adjustRightInd w:val="0"/>
              <w:snapToGrid w:val="0"/>
              <w:ind w:firstLineChars="0" w:firstLine="0"/>
              <w:jc w:val="center"/>
              <w:rPr>
                <w:szCs w:val="21"/>
              </w:rPr>
            </w:pPr>
            <w:r>
              <w:rPr>
                <w:rFonts w:hint="eastAsia"/>
                <w:szCs w:val="21"/>
              </w:rPr>
              <w:t>Q/CSG1204111.2-2022</w:t>
            </w:r>
          </w:p>
        </w:tc>
        <w:tc>
          <w:tcPr>
            <w:tcW w:w="6412" w:type="dxa"/>
          </w:tcPr>
          <w:p w:rsidR="000A023F" w:rsidRDefault="00C6643D">
            <w:pPr>
              <w:topLinePunct/>
              <w:adjustRightInd w:val="0"/>
              <w:snapToGrid w:val="0"/>
              <w:ind w:firstLineChars="0" w:firstLine="0"/>
            </w:pP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p>
        </w:tc>
      </w:tr>
      <w:tr w:rsidR="000A023F">
        <w:trPr>
          <w:del w:id="15" w:author="黄博阳" w:date="2026-03-02T11:18:00Z"/>
        </w:trPr>
        <w:tc>
          <w:tcPr>
            <w:tcW w:w="3160" w:type="dxa"/>
          </w:tcPr>
          <w:p w:rsidR="000A023F" w:rsidRDefault="00C6643D">
            <w:pPr>
              <w:topLinePunct/>
              <w:adjustRightInd w:val="0"/>
              <w:snapToGrid w:val="0"/>
              <w:ind w:firstLineChars="0" w:firstLine="0"/>
              <w:jc w:val="center"/>
              <w:rPr>
                <w:del w:id="16" w:author="黄博阳" w:date="2026-03-02T11:18:00Z"/>
                <w:szCs w:val="21"/>
              </w:rPr>
            </w:pPr>
            <w:del w:id="17" w:author="黄博阳" w:date="2026-03-02T11:18:00Z">
              <w:r>
                <w:rPr>
                  <w:rFonts w:hint="eastAsia"/>
                  <w:szCs w:val="21"/>
                </w:rPr>
                <w:delText>Q/CSG1204111.3-2022</w:delText>
              </w:r>
            </w:del>
          </w:p>
        </w:tc>
        <w:tc>
          <w:tcPr>
            <w:tcW w:w="6412" w:type="dxa"/>
          </w:tcPr>
          <w:p w:rsidR="000A023F" w:rsidRDefault="00C6643D">
            <w:pPr>
              <w:topLinePunct/>
              <w:adjustRightInd w:val="0"/>
              <w:snapToGrid w:val="0"/>
              <w:ind w:firstLineChars="0" w:firstLine="0"/>
              <w:rPr>
                <w:del w:id="18" w:author="黄博阳" w:date="2026-03-02T11:18:00Z"/>
              </w:rPr>
            </w:pPr>
            <w:del w:id="19" w:author="黄博阳" w:date="2026-03-02T11:18:00Z">
              <w:r>
                <w:rPr>
                  <w:rFonts w:hint="eastAsia"/>
                </w:rPr>
                <w:delText>低压电力线宽带载波通信规约</w:delText>
              </w:r>
              <w:r>
                <w:rPr>
                  <w:rFonts w:hint="eastAsia"/>
                </w:rPr>
                <w:delText xml:space="preserve"> </w:delText>
              </w:r>
              <w:r>
                <w:rPr>
                  <w:rFonts w:hint="eastAsia"/>
                </w:rPr>
                <w:delText>第</w:delText>
              </w:r>
              <w:r>
                <w:rPr>
                  <w:rFonts w:hint="eastAsia"/>
                </w:rPr>
                <w:delText>3</w:delText>
              </w:r>
              <w:r>
                <w:rPr>
                  <w:rFonts w:hint="eastAsia"/>
                </w:rPr>
                <w:delText>部分：物理层通信协议</w:delText>
              </w:r>
            </w:del>
          </w:p>
        </w:tc>
      </w:tr>
      <w:tr w:rsidR="000A023F">
        <w:trPr>
          <w:del w:id="20" w:author="黄博阳" w:date="2026-03-02T11:18:00Z"/>
        </w:trPr>
        <w:tc>
          <w:tcPr>
            <w:tcW w:w="3160" w:type="dxa"/>
          </w:tcPr>
          <w:p w:rsidR="000A023F" w:rsidRDefault="00C6643D">
            <w:pPr>
              <w:topLinePunct/>
              <w:adjustRightInd w:val="0"/>
              <w:snapToGrid w:val="0"/>
              <w:ind w:firstLineChars="0" w:firstLine="0"/>
              <w:jc w:val="center"/>
              <w:rPr>
                <w:del w:id="21" w:author="黄博阳" w:date="2026-03-02T11:18:00Z"/>
                <w:szCs w:val="21"/>
              </w:rPr>
            </w:pPr>
            <w:del w:id="22" w:author="黄博阳" w:date="2026-03-02T11:18:00Z">
              <w:r>
                <w:rPr>
                  <w:rFonts w:hint="eastAsia"/>
                  <w:szCs w:val="21"/>
                </w:rPr>
                <w:delText>Q/CSG1204111.4-2022</w:delText>
              </w:r>
            </w:del>
          </w:p>
        </w:tc>
        <w:tc>
          <w:tcPr>
            <w:tcW w:w="6412" w:type="dxa"/>
          </w:tcPr>
          <w:p w:rsidR="000A023F" w:rsidRDefault="00C6643D">
            <w:pPr>
              <w:topLinePunct/>
              <w:adjustRightInd w:val="0"/>
              <w:snapToGrid w:val="0"/>
              <w:ind w:firstLineChars="0" w:firstLine="0"/>
              <w:rPr>
                <w:del w:id="23" w:author="黄博阳" w:date="2026-03-02T11:18:00Z"/>
              </w:rPr>
            </w:pPr>
            <w:del w:id="24" w:author="黄博阳" w:date="2026-03-02T11:18:00Z">
              <w:r>
                <w:rPr>
                  <w:rFonts w:hint="eastAsia"/>
                </w:rPr>
                <w:delText>低压电力线宽带载波通信规约</w:delText>
              </w:r>
              <w:r>
                <w:rPr>
                  <w:rFonts w:hint="eastAsia"/>
                </w:rPr>
                <w:delText xml:space="preserve"> </w:delText>
              </w:r>
              <w:r>
                <w:rPr>
                  <w:rFonts w:hint="eastAsia"/>
                </w:rPr>
                <w:delText>第</w:delText>
              </w:r>
              <w:r>
                <w:rPr>
                  <w:rFonts w:hint="eastAsia"/>
                </w:rPr>
                <w:delText>4</w:delText>
              </w:r>
              <w:r>
                <w:rPr>
                  <w:rFonts w:hint="eastAsia"/>
                </w:rPr>
                <w:delText>部分：数据链路层通信协议</w:delText>
              </w:r>
            </w:del>
          </w:p>
        </w:tc>
      </w:tr>
      <w:tr w:rsidR="000A023F">
        <w:trPr>
          <w:del w:id="25" w:author="黄博阳" w:date="2026-03-02T11:18:00Z"/>
        </w:trPr>
        <w:tc>
          <w:tcPr>
            <w:tcW w:w="3160" w:type="dxa"/>
          </w:tcPr>
          <w:p w:rsidR="000A023F" w:rsidRDefault="00C6643D">
            <w:pPr>
              <w:topLinePunct/>
              <w:adjustRightInd w:val="0"/>
              <w:snapToGrid w:val="0"/>
              <w:ind w:firstLineChars="0" w:firstLine="0"/>
              <w:jc w:val="center"/>
              <w:rPr>
                <w:del w:id="26" w:author="黄博阳" w:date="2026-03-02T11:18:00Z"/>
                <w:szCs w:val="21"/>
              </w:rPr>
            </w:pPr>
            <w:del w:id="27" w:author="黄博阳" w:date="2026-03-02T11:18:00Z">
              <w:r>
                <w:rPr>
                  <w:rFonts w:hint="eastAsia"/>
                  <w:szCs w:val="21"/>
                </w:rPr>
                <w:delText>Q/CSG1204111.5-2022</w:delText>
              </w:r>
            </w:del>
          </w:p>
        </w:tc>
        <w:tc>
          <w:tcPr>
            <w:tcW w:w="6412" w:type="dxa"/>
          </w:tcPr>
          <w:p w:rsidR="000A023F" w:rsidRDefault="00C6643D">
            <w:pPr>
              <w:topLinePunct/>
              <w:adjustRightInd w:val="0"/>
              <w:snapToGrid w:val="0"/>
              <w:ind w:firstLineChars="0" w:firstLine="0"/>
              <w:rPr>
                <w:del w:id="28" w:author="黄博阳" w:date="2026-03-02T11:18:00Z"/>
              </w:rPr>
            </w:pPr>
            <w:del w:id="29" w:author="黄博阳" w:date="2026-03-02T11:18:00Z">
              <w:r>
                <w:rPr>
                  <w:rFonts w:hint="eastAsia"/>
                </w:rPr>
                <w:delText>低压电力线宽带载波通信规约</w:delText>
              </w:r>
              <w:r>
                <w:rPr>
                  <w:rFonts w:hint="eastAsia"/>
                </w:rPr>
                <w:delText xml:space="preserve"> </w:delText>
              </w:r>
              <w:r>
                <w:rPr>
                  <w:rFonts w:hint="eastAsia"/>
                </w:rPr>
                <w:delText>第</w:delText>
              </w:r>
              <w:r>
                <w:rPr>
                  <w:rFonts w:hint="eastAsia"/>
                </w:rPr>
                <w:delText>5</w:delText>
              </w:r>
              <w:r>
                <w:rPr>
                  <w:rFonts w:hint="eastAsia"/>
                </w:rPr>
                <w:delText>部分：应用层通信协议</w:delText>
              </w:r>
              <w:r>
                <w:rPr>
                  <w:rFonts w:hint="eastAsia"/>
                </w:rPr>
                <w:delText xml:space="preserve"> </w:delText>
              </w:r>
            </w:del>
          </w:p>
        </w:tc>
      </w:tr>
      <w:tr w:rsidR="000A023F">
        <w:trPr>
          <w:del w:id="30" w:author="黄博阳" w:date="2026-03-02T11:18:00Z"/>
        </w:trPr>
        <w:tc>
          <w:tcPr>
            <w:tcW w:w="3160" w:type="dxa"/>
          </w:tcPr>
          <w:p w:rsidR="000A023F" w:rsidRDefault="00C6643D">
            <w:pPr>
              <w:topLinePunct/>
              <w:adjustRightInd w:val="0"/>
              <w:snapToGrid w:val="0"/>
              <w:ind w:firstLineChars="0" w:firstLine="0"/>
              <w:jc w:val="center"/>
              <w:rPr>
                <w:del w:id="31" w:author="黄博阳" w:date="2026-03-02T11:18:00Z"/>
                <w:szCs w:val="21"/>
              </w:rPr>
            </w:pPr>
            <w:del w:id="32" w:author="黄博阳" w:date="2026-03-02T11:18:00Z">
              <w:r>
                <w:rPr>
                  <w:rFonts w:hint="eastAsia"/>
                  <w:szCs w:val="21"/>
                </w:rPr>
                <w:delText>Q/CSG1204111.6-2022</w:delText>
              </w:r>
            </w:del>
          </w:p>
        </w:tc>
        <w:tc>
          <w:tcPr>
            <w:tcW w:w="6412" w:type="dxa"/>
          </w:tcPr>
          <w:p w:rsidR="000A023F" w:rsidRDefault="00C6643D">
            <w:pPr>
              <w:topLinePunct/>
              <w:adjustRightInd w:val="0"/>
              <w:snapToGrid w:val="0"/>
              <w:ind w:firstLineChars="0" w:firstLine="0"/>
              <w:rPr>
                <w:del w:id="33" w:author="黄博阳" w:date="2026-03-02T11:18:00Z"/>
              </w:rPr>
            </w:pPr>
            <w:del w:id="34" w:author="黄博阳" w:date="2026-03-02T11:18:00Z">
              <w:r>
                <w:rPr>
                  <w:rFonts w:hint="eastAsia"/>
                </w:rPr>
                <w:delText>低压电力线宽带载波通信规约</w:delText>
              </w:r>
              <w:r>
                <w:rPr>
                  <w:rFonts w:hint="eastAsia"/>
                </w:rPr>
                <w:delText xml:space="preserve"> </w:delText>
              </w:r>
              <w:r>
                <w:rPr>
                  <w:rFonts w:hint="eastAsia"/>
                </w:rPr>
                <w:delText>第</w:delText>
              </w:r>
              <w:r>
                <w:rPr>
                  <w:rFonts w:hint="eastAsia"/>
                </w:rPr>
                <w:delText>6</w:delText>
              </w:r>
              <w:r>
                <w:rPr>
                  <w:rFonts w:hint="eastAsia"/>
                </w:rPr>
                <w:delText>部分：检验规范</w:delText>
              </w:r>
              <w:r>
                <w:rPr>
                  <w:rFonts w:hint="eastAsia"/>
                </w:rPr>
                <w:delText xml:space="preserve"> </w:delText>
              </w:r>
            </w:del>
          </w:p>
        </w:tc>
      </w:tr>
      <w:tr w:rsidR="000A023F">
        <w:tc>
          <w:tcPr>
            <w:tcW w:w="3160" w:type="dxa"/>
          </w:tcPr>
          <w:p w:rsidR="000A023F" w:rsidRDefault="00C6643D">
            <w:pPr>
              <w:topLinePunct/>
              <w:adjustRightInd w:val="0"/>
              <w:snapToGrid w:val="0"/>
              <w:ind w:firstLineChars="0" w:firstLine="0"/>
              <w:jc w:val="center"/>
              <w:rPr>
                <w:szCs w:val="21"/>
              </w:rPr>
            </w:pPr>
            <w:r>
              <w:rPr>
                <w:rFonts w:hint="eastAsia"/>
                <w:szCs w:val="21"/>
              </w:rPr>
              <w:t>中华人民共和国工业和信息化部公告</w:t>
            </w:r>
            <w:r>
              <w:rPr>
                <w:rFonts w:hint="eastAsia"/>
                <w:szCs w:val="21"/>
              </w:rPr>
              <w:t>2019</w:t>
            </w:r>
            <w:r>
              <w:rPr>
                <w:rFonts w:hint="eastAsia"/>
                <w:szCs w:val="21"/>
              </w:rPr>
              <w:t>年第</w:t>
            </w:r>
            <w:r>
              <w:rPr>
                <w:rFonts w:hint="eastAsia"/>
                <w:szCs w:val="21"/>
              </w:rPr>
              <w:t>52</w:t>
            </w:r>
            <w:r>
              <w:rPr>
                <w:rFonts w:hint="eastAsia"/>
                <w:szCs w:val="21"/>
              </w:rPr>
              <w:t>号</w:t>
            </w:r>
          </w:p>
        </w:tc>
        <w:tc>
          <w:tcPr>
            <w:tcW w:w="6412" w:type="dxa"/>
          </w:tcPr>
          <w:p w:rsidR="000A023F" w:rsidRDefault="00C6643D">
            <w:pPr>
              <w:topLinePunct/>
              <w:adjustRightInd w:val="0"/>
              <w:snapToGrid w:val="0"/>
              <w:ind w:firstLineChars="0" w:firstLine="0"/>
            </w:pPr>
            <w:r>
              <w:rPr>
                <w:rFonts w:hint="eastAsia"/>
              </w:rPr>
              <w:t>《微功率短距离无线电发射设备目录和技术要求》</w:t>
            </w:r>
          </w:p>
        </w:tc>
      </w:tr>
      <w:tr w:rsidR="000A023F">
        <w:trPr>
          <w:del w:id="35" w:author="黄博阳" w:date="2026-03-02T11:18:00Z"/>
        </w:trPr>
        <w:tc>
          <w:tcPr>
            <w:tcW w:w="3160" w:type="dxa"/>
          </w:tcPr>
          <w:p w:rsidR="000A023F" w:rsidRDefault="000A023F">
            <w:pPr>
              <w:topLinePunct/>
              <w:adjustRightInd w:val="0"/>
              <w:snapToGrid w:val="0"/>
              <w:ind w:firstLineChars="0" w:firstLine="0"/>
              <w:jc w:val="center"/>
              <w:rPr>
                <w:del w:id="36" w:author="黄博阳" w:date="2026-03-02T11:18:00Z"/>
                <w:szCs w:val="21"/>
              </w:rPr>
            </w:pPr>
            <w:bookmarkStart w:id="37" w:name="_GoBack" w:colFirst="0" w:colLast="1"/>
          </w:p>
        </w:tc>
        <w:tc>
          <w:tcPr>
            <w:tcW w:w="6412" w:type="dxa"/>
          </w:tcPr>
          <w:p w:rsidR="000A023F" w:rsidRDefault="000A023F">
            <w:pPr>
              <w:topLinePunct/>
              <w:adjustRightInd w:val="0"/>
              <w:snapToGrid w:val="0"/>
              <w:ind w:firstLineChars="0" w:firstLine="0"/>
              <w:rPr>
                <w:del w:id="38" w:author="黄博阳" w:date="2026-03-02T11:18:00Z"/>
              </w:rPr>
            </w:pPr>
          </w:p>
        </w:tc>
      </w:tr>
    </w:tbl>
    <w:p w:rsidR="000A023F" w:rsidRDefault="00C6643D">
      <w:pPr>
        <w:pStyle w:val="12"/>
      </w:pPr>
      <w:bookmarkStart w:id="39" w:name="_Toc84854256"/>
      <w:bookmarkStart w:id="40" w:name="_Toc81176438"/>
      <w:bookmarkStart w:id="41" w:name="_Toc1028"/>
      <w:bookmarkStart w:id="42" w:name="_Toc84854259"/>
      <w:bookmarkEnd w:id="37"/>
      <w:bookmarkEnd w:id="39"/>
      <w:r>
        <w:rPr>
          <w:rFonts w:hint="eastAsia"/>
        </w:rPr>
        <w:t>术语和定义</w:t>
      </w:r>
      <w:bookmarkEnd w:id="40"/>
      <w:bookmarkEnd w:id="41"/>
      <w:bookmarkEnd w:id="42"/>
    </w:p>
    <w:p w:rsidR="000A023F" w:rsidRDefault="00C6643D">
      <w:pPr>
        <w:ind w:firstLine="420"/>
      </w:pPr>
      <w:r>
        <w:rPr>
          <w:rFonts w:hint="eastAsia"/>
        </w:rPr>
        <w:t>下列术语和定义适用于本文件（待更新）</w:t>
      </w:r>
    </w:p>
    <w:p w:rsidR="000A023F" w:rsidRDefault="000A023F">
      <w:pPr>
        <w:pStyle w:val="24"/>
      </w:pPr>
    </w:p>
    <w:p w:rsidR="000A023F" w:rsidRDefault="00C6643D">
      <w:pPr>
        <w:adjustRightInd w:val="0"/>
        <w:snapToGrid w:val="0"/>
        <w:ind w:firstLine="420"/>
        <w:jc w:val="left"/>
        <w:rPr>
          <w:rFonts w:ascii="黑体" w:eastAsia="黑体" w:hAnsi="黑体" w:cs="黑体"/>
          <w:szCs w:val="24"/>
        </w:rPr>
      </w:pPr>
      <w:r>
        <w:rPr>
          <w:rFonts w:ascii="黑体" w:eastAsia="黑体" w:hAnsi="黑体" w:cs="黑体" w:hint="eastAsia"/>
          <w:szCs w:val="24"/>
        </w:rPr>
        <w:t>主站 Main Station</w:t>
      </w:r>
    </w:p>
    <w:p w:rsidR="000A023F" w:rsidRDefault="00C6643D">
      <w:pPr>
        <w:ind w:firstLineChars="0" w:firstLine="420"/>
        <w:rPr>
          <w:rFonts w:ascii="Calibri" w:hAnsi="Calibri"/>
          <w:szCs w:val="24"/>
        </w:rPr>
      </w:pPr>
      <w:r>
        <w:rPr>
          <w:rFonts w:ascii="Calibri" w:hAnsi="Calibri" w:hint="eastAsia"/>
          <w:szCs w:val="24"/>
        </w:rPr>
        <w:t>一般指业务主站（例如计量自动化主站），用户用电信息采集系统通信网络中</w:t>
      </w:r>
      <w:r>
        <w:rPr>
          <w:rFonts w:ascii="Calibri" w:hAnsi="Calibri"/>
          <w:szCs w:val="24"/>
        </w:rPr>
        <w:t>，能够完成观测、处理和记录</w:t>
      </w:r>
      <w:r>
        <w:rPr>
          <w:rFonts w:ascii="Calibri" w:hAnsi="Calibri" w:hint="eastAsia"/>
          <w:szCs w:val="24"/>
        </w:rPr>
        <w:t>用户用电</w:t>
      </w:r>
      <w:r>
        <w:rPr>
          <w:rFonts w:ascii="Calibri" w:hAnsi="Calibri"/>
          <w:szCs w:val="24"/>
        </w:rPr>
        <w:t>信息等特定任务功能的设备或装置。</w:t>
      </w:r>
    </w:p>
    <w:p w:rsidR="000A023F" w:rsidRDefault="000A023F">
      <w:pPr>
        <w:pStyle w:val="24"/>
      </w:pPr>
    </w:p>
    <w:p w:rsidR="000A023F" w:rsidRDefault="00C6643D">
      <w:pPr>
        <w:ind w:firstLine="420"/>
        <w:rPr>
          <w:rFonts w:ascii="黑体" w:eastAsia="黑体" w:hAnsi="黑体"/>
        </w:rPr>
      </w:pPr>
      <w:r>
        <w:rPr>
          <w:rFonts w:ascii="黑体" w:eastAsia="黑体" w:hAnsi="黑体" w:hint="eastAsia"/>
        </w:rPr>
        <w:t xml:space="preserve">中央协调器 </w:t>
      </w:r>
      <w:r>
        <w:rPr>
          <w:rFonts w:ascii="黑体" w:eastAsia="黑体" w:hAnsi="黑体" w:cs="黑体"/>
        </w:rPr>
        <w:t>Central Coordinator</w:t>
      </w:r>
    </w:p>
    <w:p w:rsidR="000A023F" w:rsidRDefault="00C6643D">
      <w:pPr>
        <w:ind w:firstLine="420"/>
      </w:pPr>
      <w:r>
        <w:rPr>
          <w:rFonts w:hint="eastAsia"/>
        </w:rPr>
        <w:t>通信网络中的主节点，负责完成组网控制、网络维护管理等功能，其对应的设备实体为安装在台区终端的本地通信模块。</w:t>
      </w:r>
    </w:p>
    <w:p w:rsidR="000A023F" w:rsidRDefault="000A023F">
      <w:pPr>
        <w:pStyle w:val="24"/>
      </w:pPr>
    </w:p>
    <w:p w:rsidR="000A023F" w:rsidRDefault="00C6643D">
      <w:pPr>
        <w:ind w:firstLine="420"/>
        <w:rPr>
          <w:rFonts w:ascii="黑体" w:eastAsia="黑体" w:hAnsi="黑体"/>
        </w:rPr>
      </w:pPr>
      <w:r>
        <w:rPr>
          <w:rFonts w:ascii="黑体" w:eastAsia="黑体" w:hAnsi="黑体" w:hint="eastAsia"/>
        </w:rPr>
        <w:t xml:space="preserve">站点 </w:t>
      </w:r>
      <w:r>
        <w:rPr>
          <w:rFonts w:ascii="黑体" w:eastAsia="黑体" w:hAnsi="黑体"/>
        </w:rPr>
        <w:t>Station</w:t>
      </w:r>
    </w:p>
    <w:p w:rsidR="000A023F" w:rsidRDefault="00C6643D">
      <w:pPr>
        <w:ind w:firstLine="420"/>
      </w:pPr>
      <w:r>
        <w:rPr>
          <w:rFonts w:hint="eastAsia"/>
        </w:rPr>
        <w:t>通信网络中的从节点，其对应的设备实体包括电能表通信模块、</w:t>
      </w:r>
      <w:r>
        <w:rPr>
          <w:rFonts w:hint="eastAsia"/>
        </w:rPr>
        <w:t>II</w:t>
      </w:r>
      <w:r>
        <w:rPr>
          <w:rFonts w:hint="eastAsia"/>
        </w:rPr>
        <w:t>型采集器、分支开关或量测断路器、新能源接入单元等，区分单通道或多通道通信能力。</w:t>
      </w:r>
    </w:p>
    <w:p w:rsidR="000A023F" w:rsidRDefault="000A023F">
      <w:pPr>
        <w:pStyle w:val="24"/>
      </w:pPr>
    </w:p>
    <w:p w:rsidR="000A023F" w:rsidRDefault="00C6643D">
      <w:pPr>
        <w:ind w:firstLine="420"/>
        <w:rPr>
          <w:rFonts w:ascii="黑体" w:eastAsia="黑体" w:hAnsi="黑体" w:cs="黑体"/>
        </w:rPr>
      </w:pPr>
      <w:r>
        <w:rPr>
          <w:rFonts w:ascii="黑体" w:eastAsia="黑体" w:hAnsi="黑体" w:hint="eastAsia"/>
        </w:rPr>
        <w:t xml:space="preserve">代理协调器 </w:t>
      </w:r>
      <w:r>
        <w:rPr>
          <w:rFonts w:ascii="黑体" w:eastAsia="黑体" w:hAnsi="黑体" w:cs="黑体"/>
        </w:rPr>
        <w:t>Proxy Coordinator</w:t>
      </w:r>
    </w:p>
    <w:p w:rsidR="000A023F" w:rsidRDefault="00C6643D">
      <w:pPr>
        <w:ind w:firstLine="420"/>
      </w:pPr>
      <w:r>
        <w:rPr>
          <w:rFonts w:hint="eastAsia"/>
        </w:rPr>
        <w:t>为中央协调器与站点或者站点之间进行数据中继转发的站点，简称代理。</w:t>
      </w:r>
    </w:p>
    <w:p w:rsidR="000A023F" w:rsidRDefault="000A023F">
      <w:pPr>
        <w:pStyle w:val="24"/>
      </w:pPr>
    </w:p>
    <w:p w:rsidR="000A023F" w:rsidRDefault="00C6643D">
      <w:pPr>
        <w:ind w:firstLine="420"/>
        <w:rPr>
          <w:rFonts w:ascii="黑体" w:eastAsia="黑体" w:hAnsi="黑体"/>
        </w:rPr>
      </w:pPr>
      <w:r>
        <w:rPr>
          <w:rFonts w:ascii="黑体" w:eastAsia="黑体" w:hAnsi="黑体" w:hint="eastAsia"/>
        </w:rPr>
        <w:t xml:space="preserve">白名单 </w:t>
      </w:r>
      <w:r>
        <w:rPr>
          <w:rFonts w:ascii="黑体" w:eastAsia="黑体" w:hAnsi="黑体"/>
        </w:rPr>
        <w:t>W</w:t>
      </w:r>
      <w:r>
        <w:rPr>
          <w:rFonts w:ascii="黑体" w:eastAsia="黑体" w:hAnsi="黑体" w:hint="eastAsia"/>
        </w:rPr>
        <w:t>hite</w:t>
      </w:r>
      <w:r>
        <w:rPr>
          <w:rFonts w:ascii="黑体" w:eastAsia="黑体" w:hAnsi="黑体"/>
        </w:rPr>
        <w:t xml:space="preserve"> L</w:t>
      </w:r>
      <w:r>
        <w:rPr>
          <w:rFonts w:ascii="黑体" w:eastAsia="黑体" w:hAnsi="黑体" w:hint="eastAsia"/>
        </w:rPr>
        <w:t>ist</w:t>
      </w:r>
    </w:p>
    <w:p w:rsidR="000A023F" w:rsidRDefault="00C6643D">
      <w:pPr>
        <w:ind w:firstLine="420"/>
      </w:pPr>
      <w:r>
        <w:rPr>
          <w:rFonts w:hint="eastAsia"/>
        </w:rPr>
        <w:t>通信网络中设置允许接入该网络的终端设备的地址列表。</w:t>
      </w:r>
    </w:p>
    <w:p w:rsidR="000A023F" w:rsidRDefault="00C6643D">
      <w:pPr>
        <w:pStyle w:val="12"/>
        <w:ind w:left="425" w:hanging="425"/>
      </w:pPr>
      <w:bookmarkStart w:id="43" w:name="_Toc84888779"/>
      <w:bookmarkStart w:id="44" w:name="_Toc84854260"/>
      <w:bookmarkStart w:id="45" w:name="_Toc161998065"/>
      <w:bookmarkStart w:id="46" w:name="_Toc14081"/>
      <w:bookmarkStart w:id="47" w:name="_Toc11668"/>
      <w:bookmarkStart w:id="48" w:name="_Toc13382"/>
      <w:bookmarkStart w:id="49" w:name="_Toc84888780"/>
      <w:bookmarkStart w:id="50" w:name="_Toc161942580"/>
      <w:bookmarkEnd w:id="43"/>
      <w:r>
        <w:rPr>
          <w:rFonts w:hint="eastAsia"/>
        </w:rPr>
        <w:t>缩略语</w:t>
      </w:r>
      <w:bookmarkEnd w:id="44"/>
      <w:bookmarkEnd w:id="45"/>
      <w:bookmarkEnd w:id="46"/>
      <w:bookmarkEnd w:id="47"/>
      <w:bookmarkEnd w:id="48"/>
      <w:bookmarkEnd w:id="49"/>
      <w:bookmarkEnd w:id="50"/>
    </w:p>
    <w:p w:rsidR="000A023F" w:rsidRDefault="00C6643D">
      <w:pPr>
        <w:pStyle w:val="csg"/>
        <w:adjustRightInd w:val="0"/>
        <w:snapToGrid w:val="0"/>
        <w:ind w:firstLine="420"/>
      </w:pPr>
      <w:r>
        <w:rPr>
          <w:rFonts w:hint="eastAsia"/>
        </w:rPr>
        <w:t>以下缩略语适用于本文件。</w:t>
      </w:r>
    </w:p>
    <w:tbl>
      <w:tblPr>
        <w:tblW w:w="7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Change w:id="51" w:author="Administrator" w:date="2026-03-04T11:26:00Z">
          <w:tblPr>
            <w:tblW w:w="7712" w:type="dxa"/>
            <w:jc w:val="center"/>
            <w:tblLayout w:type="fixed"/>
            <w:tblLook w:val="04A0"/>
          </w:tblPr>
        </w:tblPrChange>
      </w:tblPr>
      <w:tblGrid>
        <w:gridCol w:w="1395"/>
        <w:gridCol w:w="3990"/>
        <w:gridCol w:w="2327"/>
        <w:tblGridChange w:id="52">
          <w:tblGrid>
            <w:gridCol w:w="1395"/>
            <w:gridCol w:w="3990"/>
            <w:gridCol w:w="2327"/>
          </w:tblGrid>
        </w:tblGridChange>
      </w:tblGrid>
      <w:tr w:rsidR="000A023F" w:rsidTr="006E2C51">
        <w:trPr>
          <w:jc w:val="center"/>
          <w:trPrChange w:id="53" w:author="Administrator" w:date="2026-03-04T11:26:00Z">
            <w:trPr>
              <w:jc w:val="center"/>
            </w:trPr>
          </w:trPrChange>
        </w:trPr>
        <w:tc>
          <w:tcPr>
            <w:tcW w:w="1395" w:type="dxa"/>
            <w:vAlign w:val="center"/>
            <w:tcPrChange w:id="54" w:author="Administrator" w:date="2026-03-04T11:26:00Z">
              <w:tcPr>
                <w:tcW w:w="1395"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kern w:val="0"/>
                <w:szCs w:val="21"/>
              </w:rPr>
              <w:t>SPLC</w:t>
            </w:r>
          </w:p>
        </w:tc>
        <w:tc>
          <w:tcPr>
            <w:tcW w:w="3990" w:type="dxa"/>
            <w:vAlign w:val="center"/>
            <w:tcPrChange w:id="55" w:author="Administrator" w:date="2026-03-04T11:26:00Z">
              <w:tcPr>
                <w:tcW w:w="3990"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Integrated Sensing and Communication over Low-Voltage Broadband Power Line Communication</w:t>
            </w:r>
          </w:p>
        </w:tc>
        <w:tc>
          <w:tcPr>
            <w:tcW w:w="2327" w:type="dxa"/>
            <w:vAlign w:val="center"/>
            <w:tcPrChange w:id="56" w:author="Administrator" w:date="2026-03-04T11:26:00Z">
              <w:tcPr>
                <w:tcW w:w="2327"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通感一体化低压电力线宽带载波通信</w:t>
            </w:r>
          </w:p>
        </w:tc>
      </w:tr>
      <w:tr w:rsidR="000A023F" w:rsidTr="006E2C51">
        <w:trPr>
          <w:jc w:val="center"/>
          <w:trPrChange w:id="57" w:author="Administrator" w:date="2026-03-04T11:26:00Z">
            <w:trPr>
              <w:jc w:val="center"/>
            </w:trPr>
          </w:trPrChange>
        </w:trPr>
        <w:tc>
          <w:tcPr>
            <w:tcW w:w="1395" w:type="dxa"/>
            <w:vAlign w:val="center"/>
            <w:tcPrChange w:id="58" w:author="Administrator" w:date="2026-03-04T11:26:00Z">
              <w:tcPr>
                <w:tcW w:w="1395"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C</w:t>
            </w:r>
            <w:r>
              <w:t>CO</w:t>
            </w:r>
          </w:p>
        </w:tc>
        <w:tc>
          <w:tcPr>
            <w:tcW w:w="3990" w:type="dxa"/>
            <w:vAlign w:val="center"/>
            <w:tcPrChange w:id="59" w:author="Administrator" w:date="2026-03-04T11:26:00Z">
              <w:tcPr>
                <w:tcW w:w="3990" w:type="dxa"/>
                <w:vAlign w:val="center"/>
              </w:tcPr>
            </w:tcPrChange>
          </w:tcPr>
          <w:p w:rsidR="000A023F" w:rsidRDefault="00C6643D">
            <w:pPr>
              <w:widowControl/>
              <w:adjustRightInd w:val="0"/>
              <w:snapToGrid w:val="0"/>
              <w:ind w:firstLineChars="0" w:firstLine="0"/>
              <w:jc w:val="center"/>
              <w:rPr>
                <w:kern w:val="0"/>
                <w:szCs w:val="21"/>
                <w:highlight w:val="yellow"/>
              </w:rPr>
            </w:pPr>
            <w:r>
              <w:t>Central Coordinator</w:t>
            </w:r>
          </w:p>
        </w:tc>
        <w:tc>
          <w:tcPr>
            <w:tcW w:w="2327" w:type="dxa"/>
            <w:vAlign w:val="center"/>
            <w:tcPrChange w:id="60" w:author="Administrator" w:date="2026-03-04T11:26:00Z">
              <w:tcPr>
                <w:tcW w:w="2327"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中央协调器</w:t>
            </w:r>
          </w:p>
        </w:tc>
      </w:tr>
      <w:tr w:rsidR="000A023F" w:rsidTr="006E2C51">
        <w:trPr>
          <w:jc w:val="center"/>
          <w:trPrChange w:id="61" w:author="Administrator" w:date="2026-03-04T11:26:00Z">
            <w:trPr>
              <w:jc w:val="center"/>
            </w:trPr>
          </w:trPrChange>
        </w:trPr>
        <w:tc>
          <w:tcPr>
            <w:tcW w:w="1395" w:type="dxa"/>
            <w:vAlign w:val="center"/>
            <w:tcPrChange w:id="62" w:author="Administrator" w:date="2026-03-04T11:26:00Z">
              <w:tcPr>
                <w:tcW w:w="1395"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P</w:t>
            </w:r>
            <w:r>
              <w:t>CO</w:t>
            </w:r>
          </w:p>
        </w:tc>
        <w:tc>
          <w:tcPr>
            <w:tcW w:w="3990" w:type="dxa"/>
            <w:vAlign w:val="center"/>
            <w:tcPrChange w:id="63" w:author="Administrator" w:date="2026-03-04T11:26:00Z">
              <w:tcPr>
                <w:tcW w:w="3990"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Proxy</w:t>
            </w:r>
            <w:r>
              <w:t xml:space="preserve"> Coordinator</w:t>
            </w:r>
          </w:p>
        </w:tc>
        <w:tc>
          <w:tcPr>
            <w:tcW w:w="2327" w:type="dxa"/>
            <w:vAlign w:val="center"/>
            <w:tcPrChange w:id="64" w:author="Administrator" w:date="2026-03-04T11:26:00Z">
              <w:tcPr>
                <w:tcW w:w="2327" w:type="dxa"/>
                <w:vAlign w:val="center"/>
              </w:tcPr>
            </w:tcPrChange>
          </w:tcPr>
          <w:p w:rsidR="000A023F" w:rsidRDefault="00C6643D">
            <w:pPr>
              <w:widowControl/>
              <w:adjustRightInd w:val="0"/>
              <w:snapToGrid w:val="0"/>
              <w:ind w:firstLineChars="0" w:firstLine="0"/>
              <w:jc w:val="center"/>
              <w:rPr>
                <w:kern w:val="0"/>
                <w:szCs w:val="21"/>
                <w:highlight w:val="yellow"/>
              </w:rPr>
            </w:pPr>
            <w:r>
              <w:rPr>
                <w:rFonts w:hint="eastAsia"/>
              </w:rPr>
              <w:t>代理协调器</w:t>
            </w:r>
          </w:p>
        </w:tc>
      </w:tr>
      <w:tr w:rsidR="000A023F" w:rsidTr="006E2C51">
        <w:trPr>
          <w:jc w:val="center"/>
          <w:trPrChange w:id="65" w:author="Administrator" w:date="2026-03-04T11:26:00Z">
            <w:trPr>
              <w:jc w:val="center"/>
            </w:trPr>
          </w:trPrChange>
        </w:trPr>
        <w:tc>
          <w:tcPr>
            <w:tcW w:w="1395" w:type="dxa"/>
            <w:vAlign w:val="center"/>
            <w:tcPrChange w:id="66" w:author="Administrator" w:date="2026-03-04T11:26:00Z">
              <w:tcPr>
                <w:tcW w:w="1395" w:type="dxa"/>
                <w:vAlign w:val="center"/>
              </w:tcPr>
            </w:tcPrChange>
          </w:tcPr>
          <w:p w:rsidR="000A023F" w:rsidRDefault="00C6643D">
            <w:pPr>
              <w:widowControl/>
              <w:adjustRightInd w:val="0"/>
              <w:snapToGrid w:val="0"/>
              <w:ind w:firstLineChars="0" w:firstLine="0"/>
              <w:jc w:val="center"/>
            </w:pPr>
            <w:r>
              <w:t>STA</w:t>
            </w:r>
          </w:p>
        </w:tc>
        <w:tc>
          <w:tcPr>
            <w:tcW w:w="3990" w:type="dxa"/>
            <w:vAlign w:val="center"/>
            <w:tcPrChange w:id="67" w:author="Administrator" w:date="2026-03-04T11:26:00Z">
              <w:tcPr>
                <w:tcW w:w="3990" w:type="dxa"/>
                <w:vAlign w:val="center"/>
              </w:tcPr>
            </w:tcPrChange>
          </w:tcPr>
          <w:p w:rsidR="000A023F" w:rsidRDefault="00C6643D">
            <w:pPr>
              <w:widowControl/>
              <w:adjustRightInd w:val="0"/>
              <w:snapToGrid w:val="0"/>
              <w:ind w:firstLineChars="0" w:firstLine="0"/>
              <w:jc w:val="center"/>
            </w:pPr>
            <w:r>
              <w:t>Station</w:t>
            </w:r>
          </w:p>
        </w:tc>
        <w:tc>
          <w:tcPr>
            <w:tcW w:w="2327" w:type="dxa"/>
            <w:vAlign w:val="center"/>
            <w:tcPrChange w:id="68" w:author="Administrator" w:date="2026-03-04T11:26:00Z">
              <w:tcPr>
                <w:tcW w:w="2327" w:type="dxa"/>
                <w:vAlign w:val="center"/>
              </w:tcPr>
            </w:tcPrChange>
          </w:tcPr>
          <w:p w:rsidR="000A023F" w:rsidRDefault="00C6643D">
            <w:pPr>
              <w:widowControl/>
              <w:adjustRightInd w:val="0"/>
              <w:snapToGrid w:val="0"/>
              <w:ind w:firstLineChars="0" w:firstLine="0"/>
              <w:jc w:val="center"/>
            </w:pPr>
            <w:r>
              <w:t>站点</w:t>
            </w:r>
          </w:p>
        </w:tc>
      </w:tr>
      <w:tr w:rsidR="000A023F" w:rsidTr="006E2C51">
        <w:trPr>
          <w:jc w:val="center"/>
          <w:trPrChange w:id="69" w:author="Administrator" w:date="2026-03-04T11:26:00Z">
            <w:trPr>
              <w:jc w:val="center"/>
            </w:trPr>
          </w:trPrChange>
        </w:trPr>
        <w:tc>
          <w:tcPr>
            <w:tcW w:w="1395" w:type="dxa"/>
            <w:vAlign w:val="center"/>
            <w:tcPrChange w:id="70" w:author="Administrator" w:date="2026-03-04T11:26:00Z">
              <w:tcPr>
                <w:tcW w:w="1395" w:type="dxa"/>
                <w:vAlign w:val="center"/>
              </w:tcPr>
            </w:tcPrChange>
          </w:tcPr>
          <w:p w:rsidR="000A023F" w:rsidRDefault="00C6643D">
            <w:pPr>
              <w:widowControl/>
              <w:adjustRightInd w:val="0"/>
              <w:snapToGrid w:val="0"/>
              <w:ind w:firstLineChars="0" w:firstLine="0"/>
              <w:jc w:val="center"/>
            </w:pPr>
            <w:r>
              <w:rPr>
                <w:kern w:val="0"/>
                <w:szCs w:val="21"/>
              </w:rPr>
              <w:lastRenderedPageBreak/>
              <w:t>IoTD</w:t>
            </w:r>
          </w:p>
        </w:tc>
        <w:tc>
          <w:tcPr>
            <w:tcW w:w="3990" w:type="dxa"/>
            <w:vAlign w:val="center"/>
            <w:tcPrChange w:id="71" w:author="Administrator" w:date="2026-03-04T11:26:00Z">
              <w:tcPr>
                <w:tcW w:w="3990" w:type="dxa"/>
                <w:vAlign w:val="center"/>
              </w:tcPr>
            </w:tcPrChange>
          </w:tcPr>
          <w:p w:rsidR="000A023F" w:rsidRDefault="00C6643D">
            <w:pPr>
              <w:widowControl/>
              <w:adjustRightInd w:val="0"/>
              <w:snapToGrid w:val="0"/>
              <w:ind w:firstLineChars="0" w:firstLine="0"/>
              <w:jc w:val="center"/>
            </w:pPr>
            <w:r>
              <w:rPr>
                <w:rFonts w:hint="eastAsia"/>
              </w:rPr>
              <w:t>Io</w:t>
            </w:r>
            <w:r>
              <w:t>T Device</w:t>
            </w:r>
          </w:p>
        </w:tc>
        <w:tc>
          <w:tcPr>
            <w:tcW w:w="2327" w:type="dxa"/>
            <w:vAlign w:val="center"/>
            <w:tcPrChange w:id="72" w:author="Administrator" w:date="2026-03-04T11:26:00Z">
              <w:tcPr>
                <w:tcW w:w="2327" w:type="dxa"/>
                <w:vAlign w:val="center"/>
              </w:tcPr>
            </w:tcPrChange>
          </w:tcPr>
          <w:p w:rsidR="000A023F" w:rsidRDefault="00C6643D">
            <w:pPr>
              <w:widowControl/>
              <w:adjustRightInd w:val="0"/>
              <w:snapToGrid w:val="0"/>
              <w:ind w:firstLineChars="0" w:firstLine="0"/>
              <w:jc w:val="center"/>
            </w:pPr>
            <w:r>
              <w:rPr>
                <w:rFonts w:hint="eastAsia"/>
              </w:rPr>
              <w:t>物联终端</w:t>
            </w:r>
          </w:p>
        </w:tc>
      </w:tr>
      <w:tr w:rsidR="000A023F" w:rsidTr="006E2C51">
        <w:trPr>
          <w:jc w:val="center"/>
          <w:trPrChange w:id="73" w:author="Administrator" w:date="2026-03-04T11:26:00Z">
            <w:trPr>
              <w:jc w:val="center"/>
            </w:trPr>
          </w:trPrChange>
        </w:trPr>
        <w:tc>
          <w:tcPr>
            <w:tcW w:w="1395" w:type="dxa"/>
            <w:vAlign w:val="center"/>
            <w:tcPrChange w:id="74" w:author="Administrator" w:date="2026-03-04T11:26:00Z">
              <w:tcPr>
                <w:tcW w:w="1395" w:type="dxa"/>
                <w:vAlign w:val="center"/>
              </w:tcPr>
            </w:tcPrChange>
          </w:tcPr>
          <w:p w:rsidR="000A023F" w:rsidRDefault="00C6643D">
            <w:pPr>
              <w:widowControl/>
              <w:adjustRightInd w:val="0"/>
              <w:snapToGrid w:val="0"/>
              <w:ind w:firstLineChars="0" w:firstLine="0"/>
              <w:jc w:val="center"/>
            </w:pPr>
            <w:r>
              <w:t>IoTG</w:t>
            </w:r>
          </w:p>
        </w:tc>
        <w:tc>
          <w:tcPr>
            <w:tcW w:w="3990" w:type="dxa"/>
            <w:vAlign w:val="center"/>
            <w:tcPrChange w:id="75" w:author="Administrator" w:date="2026-03-04T11:26:00Z">
              <w:tcPr>
                <w:tcW w:w="3990" w:type="dxa"/>
                <w:vAlign w:val="center"/>
              </w:tcPr>
            </w:tcPrChange>
          </w:tcPr>
          <w:p w:rsidR="000A023F" w:rsidRDefault="00C6643D">
            <w:pPr>
              <w:widowControl/>
              <w:adjustRightInd w:val="0"/>
              <w:snapToGrid w:val="0"/>
              <w:ind w:firstLineChars="0" w:firstLine="0"/>
              <w:jc w:val="center"/>
            </w:pPr>
            <w:r>
              <w:rPr>
                <w:rFonts w:hint="eastAsia"/>
              </w:rPr>
              <w:t>Io</w:t>
            </w:r>
            <w:r>
              <w:t>T Gateway</w:t>
            </w:r>
          </w:p>
        </w:tc>
        <w:tc>
          <w:tcPr>
            <w:tcW w:w="2327" w:type="dxa"/>
            <w:vAlign w:val="center"/>
            <w:tcPrChange w:id="76" w:author="Administrator" w:date="2026-03-04T11:26:00Z">
              <w:tcPr>
                <w:tcW w:w="2327" w:type="dxa"/>
                <w:vAlign w:val="center"/>
              </w:tcPr>
            </w:tcPrChange>
          </w:tcPr>
          <w:p w:rsidR="000A023F" w:rsidRDefault="00C6643D">
            <w:pPr>
              <w:widowControl/>
              <w:adjustRightInd w:val="0"/>
              <w:snapToGrid w:val="0"/>
              <w:ind w:firstLineChars="0" w:firstLine="0"/>
              <w:jc w:val="center"/>
            </w:pPr>
            <w:r>
              <w:rPr>
                <w:rFonts w:hint="eastAsia"/>
              </w:rPr>
              <w:t>物联网关</w:t>
            </w:r>
          </w:p>
        </w:tc>
      </w:tr>
      <w:tr w:rsidR="009530AC" w:rsidTr="006E2C51">
        <w:trPr>
          <w:jc w:val="center"/>
          <w:trPrChange w:id="77" w:author="Administrator" w:date="2026-03-04T11:26:00Z">
            <w:trPr>
              <w:jc w:val="center"/>
            </w:trPr>
          </w:trPrChange>
        </w:trPr>
        <w:tc>
          <w:tcPr>
            <w:tcW w:w="1395" w:type="dxa"/>
            <w:tcPrChange w:id="78" w:author="Administrator" w:date="2026-03-04T11:26:00Z">
              <w:tcPr>
                <w:tcW w:w="1395" w:type="dxa"/>
                <w:vAlign w:val="center"/>
              </w:tcPr>
            </w:tcPrChange>
          </w:tcPr>
          <w:p w:rsidR="009530AC" w:rsidRDefault="009530AC">
            <w:pPr>
              <w:widowControl/>
              <w:adjustRightInd w:val="0"/>
              <w:snapToGrid w:val="0"/>
              <w:ind w:firstLineChars="0" w:firstLine="0"/>
              <w:jc w:val="center"/>
            </w:pPr>
            <w:bookmarkStart w:id="79" w:name="_Toc16016"/>
            <w:bookmarkStart w:id="80" w:name="_Toc57126825"/>
            <w:bookmarkStart w:id="81" w:name="_Toc26480"/>
            <w:bookmarkStart w:id="82" w:name="_Toc84854263"/>
            <w:bookmarkStart w:id="83" w:name="_Toc81176441"/>
            <w:ins w:id="84" w:author="Administrator" w:date="2026-03-04T10:11:00Z">
              <w:r>
                <w:rPr>
                  <w:kern w:val="0"/>
                  <w:szCs w:val="21"/>
                </w:rPr>
                <w:t>OQPSK</w:t>
              </w:r>
            </w:ins>
            <w:del w:id="85" w:author="Administrator" w:date="2026-03-04T10:11:00Z">
              <w:r w:rsidDel="00DC24A5">
                <w:rPr>
                  <w:rFonts w:hint="eastAsia"/>
                </w:rPr>
                <w:delText>OFDMA</w:delText>
              </w:r>
            </w:del>
          </w:p>
        </w:tc>
        <w:tc>
          <w:tcPr>
            <w:tcW w:w="3990" w:type="dxa"/>
            <w:tcPrChange w:id="86" w:author="Administrator" w:date="2026-03-04T11:26:00Z">
              <w:tcPr>
                <w:tcW w:w="3990" w:type="dxa"/>
                <w:vAlign w:val="center"/>
              </w:tcPr>
            </w:tcPrChange>
          </w:tcPr>
          <w:p w:rsidR="009530AC" w:rsidRDefault="009530AC">
            <w:pPr>
              <w:widowControl/>
              <w:adjustRightInd w:val="0"/>
              <w:snapToGrid w:val="0"/>
              <w:ind w:firstLineChars="0" w:firstLine="0"/>
              <w:jc w:val="center"/>
            </w:pPr>
            <w:ins w:id="87" w:author="Administrator" w:date="2026-03-04T10:11:00Z">
              <w:r>
                <w:rPr>
                  <w:kern w:val="0"/>
                  <w:szCs w:val="21"/>
                </w:rPr>
                <w:t>Offset Quadrature Phase-shift Keying</w:t>
              </w:r>
            </w:ins>
          </w:p>
        </w:tc>
        <w:tc>
          <w:tcPr>
            <w:tcW w:w="2327" w:type="dxa"/>
            <w:tcPrChange w:id="88" w:author="Administrator" w:date="2026-03-04T11:26:00Z">
              <w:tcPr>
                <w:tcW w:w="2327" w:type="dxa"/>
                <w:vAlign w:val="center"/>
              </w:tcPr>
            </w:tcPrChange>
          </w:tcPr>
          <w:p w:rsidR="009530AC" w:rsidRDefault="009530AC">
            <w:pPr>
              <w:widowControl/>
              <w:adjustRightInd w:val="0"/>
              <w:snapToGrid w:val="0"/>
              <w:ind w:firstLineChars="0" w:firstLine="0"/>
              <w:jc w:val="center"/>
            </w:pPr>
            <w:ins w:id="89" w:author="Administrator" w:date="2026-03-04T10:11:00Z">
              <w:r>
                <w:rPr>
                  <w:rFonts w:hint="eastAsia"/>
                  <w:kern w:val="0"/>
                  <w:szCs w:val="21"/>
                </w:rPr>
                <w:t>偏置正交相移键控</w:t>
              </w:r>
            </w:ins>
          </w:p>
        </w:tc>
      </w:tr>
      <w:tr w:rsidR="009530AC" w:rsidTr="006E2C51">
        <w:trPr>
          <w:jc w:val="center"/>
          <w:ins w:id="90" w:author="Administrator" w:date="2026-03-04T10:11:00Z"/>
          <w:trPrChange w:id="91" w:author="Administrator" w:date="2026-03-04T11:26:00Z">
            <w:trPr>
              <w:jc w:val="center"/>
            </w:trPr>
          </w:trPrChange>
        </w:trPr>
        <w:tc>
          <w:tcPr>
            <w:tcW w:w="1395" w:type="dxa"/>
            <w:tcPrChange w:id="92" w:author="Administrator" w:date="2026-03-04T11:26:00Z">
              <w:tcPr>
                <w:tcW w:w="1395" w:type="dxa"/>
              </w:tcPr>
            </w:tcPrChange>
          </w:tcPr>
          <w:p w:rsidR="009530AC" w:rsidRDefault="009530AC">
            <w:pPr>
              <w:widowControl/>
              <w:adjustRightInd w:val="0"/>
              <w:snapToGrid w:val="0"/>
              <w:ind w:firstLineChars="0" w:firstLine="0"/>
              <w:jc w:val="center"/>
              <w:rPr>
                <w:ins w:id="93" w:author="Administrator" w:date="2026-03-04T10:11:00Z"/>
                <w:kern w:val="0"/>
                <w:szCs w:val="21"/>
              </w:rPr>
            </w:pPr>
            <w:ins w:id="94" w:author="Administrator" w:date="2026-03-04T10:11:00Z">
              <w:r>
                <w:rPr>
                  <w:kern w:val="0"/>
                  <w:szCs w:val="21"/>
                </w:rPr>
                <w:t>DSSS</w:t>
              </w:r>
            </w:ins>
          </w:p>
        </w:tc>
        <w:tc>
          <w:tcPr>
            <w:tcW w:w="3990" w:type="dxa"/>
            <w:tcPrChange w:id="95" w:author="Administrator" w:date="2026-03-04T11:26:00Z">
              <w:tcPr>
                <w:tcW w:w="3990" w:type="dxa"/>
              </w:tcPr>
            </w:tcPrChange>
          </w:tcPr>
          <w:p w:rsidR="009530AC" w:rsidRDefault="009530AC">
            <w:pPr>
              <w:widowControl/>
              <w:adjustRightInd w:val="0"/>
              <w:snapToGrid w:val="0"/>
              <w:ind w:firstLineChars="0" w:firstLine="0"/>
              <w:jc w:val="center"/>
              <w:rPr>
                <w:ins w:id="96" w:author="Administrator" w:date="2026-03-04T10:11:00Z"/>
                <w:kern w:val="0"/>
                <w:szCs w:val="21"/>
              </w:rPr>
            </w:pPr>
            <w:ins w:id="97" w:author="Administrator" w:date="2026-03-04T10:11:00Z">
              <w:r>
                <w:rPr>
                  <w:kern w:val="0"/>
                  <w:szCs w:val="21"/>
                </w:rPr>
                <w:t>Direct Sequence Spread Spectrum</w:t>
              </w:r>
            </w:ins>
          </w:p>
        </w:tc>
        <w:tc>
          <w:tcPr>
            <w:tcW w:w="2327" w:type="dxa"/>
            <w:tcPrChange w:id="98" w:author="Administrator" w:date="2026-03-04T11:26:00Z">
              <w:tcPr>
                <w:tcW w:w="2327" w:type="dxa"/>
              </w:tcPr>
            </w:tcPrChange>
          </w:tcPr>
          <w:p w:rsidR="009530AC" w:rsidRDefault="009530AC">
            <w:pPr>
              <w:widowControl/>
              <w:adjustRightInd w:val="0"/>
              <w:snapToGrid w:val="0"/>
              <w:ind w:firstLineChars="0" w:firstLine="0"/>
              <w:jc w:val="center"/>
              <w:rPr>
                <w:ins w:id="99" w:author="Administrator" w:date="2026-03-04T10:11:00Z"/>
                <w:rFonts w:hint="eastAsia"/>
                <w:kern w:val="0"/>
                <w:szCs w:val="21"/>
              </w:rPr>
            </w:pPr>
            <w:ins w:id="100" w:author="Administrator" w:date="2026-03-04T10:11:00Z">
              <w:r>
                <w:rPr>
                  <w:rFonts w:hint="eastAsia"/>
                  <w:kern w:val="0"/>
                  <w:szCs w:val="21"/>
                </w:rPr>
                <w:t>直接序列扩频</w:t>
              </w:r>
            </w:ins>
          </w:p>
        </w:tc>
      </w:tr>
      <w:tr w:rsidR="009530AC" w:rsidTr="006E2C51">
        <w:trPr>
          <w:jc w:val="center"/>
          <w:trPrChange w:id="101" w:author="Administrator" w:date="2026-03-04T11:27:00Z">
            <w:trPr>
              <w:jc w:val="center"/>
            </w:trPr>
          </w:trPrChange>
        </w:trPr>
        <w:tc>
          <w:tcPr>
            <w:tcW w:w="1395" w:type="dxa"/>
            <w:tcBorders>
              <w:bottom w:val="single" w:sz="4" w:space="0" w:color="auto"/>
            </w:tcBorders>
            <w:vAlign w:val="center"/>
            <w:tcPrChange w:id="102" w:author="Administrator" w:date="2026-03-04T11:27:00Z">
              <w:tcPr>
                <w:tcW w:w="1395" w:type="dxa"/>
                <w:vAlign w:val="center"/>
              </w:tcPr>
            </w:tcPrChange>
          </w:tcPr>
          <w:p w:rsidR="009530AC" w:rsidRDefault="006D2366">
            <w:pPr>
              <w:widowControl/>
              <w:adjustRightInd w:val="0"/>
              <w:snapToGrid w:val="0"/>
              <w:ind w:firstLineChars="0" w:firstLine="0"/>
              <w:jc w:val="center"/>
            </w:pPr>
            <w:ins w:id="103" w:author="Administrator" w:date="2026-03-04T11:08:00Z">
              <w:r>
                <w:rPr>
                  <w:rFonts w:hint="eastAsia"/>
                </w:rPr>
                <w:t>OCW</w:t>
              </w:r>
            </w:ins>
          </w:p>
        </w:tc>
        <w:tc>
          <w:tcPr>
            <w:tcW w:w="3990" w:type="dxa"/>
            <w:tcBorders>
              <w:bottom w:val="single" w:sz="4" w:space="0" w:color="auto"/>
            </w:tcBorders>
            <w:vAlign w:val="center"/>
            <w:tcPrChange w:id="104" w:author="Administrator" w:date="2026-03-04T11:27:00Z">
              <w:tcPr>
                <w:tcW w:w="3990" w:type="dxa"/>
                <w:vAlign w:val="center"/>
              </w:tcPr>
            </w:tcPrChange>
          </w:tcPr>
          <w:p w:rsidR="009530AC" w:rsidRDefault="005862CF" w:rsidP="003C777F">
            <w:pPr>
              <w:widowControl/>
              <w:adjustRightInd w:val="0"/>
              <w:snapToGrid w:val="0"/>
              <w:ind w:firstLineChars="0" w:firstLine="0"/>
              <w:jc w:val="center"/>
            </w:pPr>
            <w:ins w:id="105" w:author="Administrator" w:date="2026-03-04T11:12:00Z">
              <w:r w:rsidRPr="005862CF">
                <w:t xml:space="preserve">Occupied Channel </w:t>
              </w:r>
            </w:ins>
            <w:ins w:id="106" w:author="Administrator" w:date="2026-03-04T11:44:00Z">
              <w:r w:rsidR="003C777F">
                <w:rPr>
                  <w:rFonts w:hint="eastAsia"/>
                </w:rPr>
                <w:t>W</w:t>
              </w:r>
            </w:ins>
            <w:ins w:id="107" w:author="Administrator" w:date="2026-03-04T11:12:00Z">
              <w:r w:rsidRPr="005862CF">
                <w:t>idth</w:t>
              </w:r>
            </w:ins>
          </w:p>
        </w:tc>
        <w:tc>
          <w:tcPr>
            <w:tcW w:w="2327" w:type="dxa"/>
            <w:tcBorders>
              <w:bottom w:val="single" w:sz="4" w:space="0" w:color="auto"/>
            </w:tcBorders>
            <w:vAlign w:val="center"/>
            <w:tcPrChange w:id="108" w:author="Administrator" w:date="2026-03-04T11:27:00Z">
              <w:tcPr>
                <w:tcW w:w="2327" w:type="dxa"/>
                <w:vAlign w:val="center"/>
              </w:tcPr>
            </w:tcPrChange>
          </w:tcPr>
          <w:p w:rsidR="00363920" w:rsidRPr="006E2C51" w:rsidRDefault="003C777F" w:rsidP="006E2C51">
            <w:pPr>
              <w:widowControl/>
              <w:adjustRightInd w:val="0"/>
              <w:snapToGrid w:val="0"/>
              <w:ind w:firstLineChars="0" w:firstLine="0"/>
              <w:jc w:val="center"/>
              <w:rPr>
                <w:kern w:val="0"/>
                <w:szCs w:val="21"/>
                <w:rPrChange w:id="109" w:author="Administrator" w:date="2026-03-04T11:27:00Z">
                  <w:rPr/>
                </w:rPrChange>
              </w:rPr>
            </w:pPr>
            <w:ins w:id="110" w:author="Administrator" w:date="2026-03-04T11:45:00Z">
              <w:r w:rsidRPr="003C777F">
                <w:rPr>
                  <w:rFonts w:hint="eastAsia"/>
                  <w:kern w:val="0"/>
                  <w:szCs w:val="21"/>
                </w:rPr>
                <w:t>占用信道宽度</w:t>
              </w:r>
            </w:ins>
          </w:p>
        </w:tc>
      </w:tr>
      <w:tr w:rsidR="009530AC" w:rsidTr="006E2C51">
        <w:trPr>
          <w:jc w:val="center"/>
          <w:trPrChange w:id="111" w:author="Administrator" w:date="2026-03-04T11:26:00Z">
            <w:trPr>
              <w:jc w:val="center"/>
            </w:trPr>
          </w:trPrChange>
        </w:trPr>
        <w:tc>
          <w:tcPr>
            <w:tcW w:w="1395" w:type="dxa"/>
            <w:vAlign w:val="center"/>
            <w:tcPrChange w:id="112" w:author="Administrator" w:date="2026-03-04T11:26:00Z">
              <w:tcPr>
                <w:tcW w:w="1395" w:type="dxa"/>
                <w:vAlign w:val="center"/>
              </w:tcPr>
            </w:tcPrChange>
          </w:tcPr>
          <w:p w:rsidR="009530AC" w:rsidRDefault="006E2C51">
            <w:pPr>
              <w:widowControl/>
              <w:adjustRightInd w:val="0"/>
              <w:snapToGrid w:val="0"/>
              <w:ind w:firstLineChars="0" w:firstLine="0"/>
              <w:jc w:val="center"/>
            </w:pPr>
            <w:ins w:id="113" w:author="Administrator" w:date="2026-03-04T11:27:00Z">
              <w:r>
                <w:rPr>
                  <w:rFonts w:hint="eastAsia"/>
                </w:rPr>
                <w:t>EVM</w:t>
              </w:r>
            </w:ins>
          </w:p>
        </w:tc>
        <w:tc>
          <w:tcPr>
            <w:tcW w:w="3990" w:type="dxa"/>
            <w:vAlign w:val="center"/>
            <w:tcPrChange w:id="114" w:author="Administrator" w:date="2026-03-04T11:26:00Z">
              <w:tcPr>
                <w:tcW w:w="3990" w:type="dxa"/>
                <w:vAlign w:val="center"/>
              </w:tcPr>
            </w:tcPrChange>
          </w:tcPr>
          <w:p w:rsidR="009530AC" w:rsidRDefault="006E2C51" w:rsidP="006E2C51">
            <w:pPr>
              <w:widowControl/>
              <w:adjustRightInd w:val="0"/>
              <w:snapToGrid w:val="0"/>
              <w:ind w:firstLineChars="0" w:firstLine="0"/>
              <w:jc w:val="center"/>
            </w:pPr>
            <w:ins w:id="115" w:author="Administrator" w:date="2026-03-04T11:28:00Z">
              <w:r w:rsidRPr="006E2C51">
                <w:rPr>
                  <w:rFonts w:hint="eastAsia"/>
                </w:rPr>
                <w:t xml:space="preserve">Error Vector Magnitude </w:t>
              </w:r>
            </w:ins>
          </w:p>
        </w:tc>
        <w:tc>
          <w:tcPr>
            <w:tcW w:w="2327" w:type="dxa"/>
            <w:vAlign w:val="center"/>
            <w:tcPrChange w:id="116" w:author="Administrator" w:date="2026-03-04T11:26:00Z">
              <w:tcPr>
                <w:tcW w:w="2327" w:type="dxa"/>
                <w:vAlign w:val="center"/>
              </w:tcPr>
            </w:tcPrChange>
          </w:tcPr>
          <w:p w:rsidR="009530AC" w:rsidRDefault="006E2C51">
            <w:pPr>
              <w:widowControl/>
              <w:adjustRightInd w:val="0"/>
              <w:snapToGrid w:val="0"/>
              <w:ind w:firstLineChars="0" w:firstLine="0"/>
              <w:jc w:val="center"/>
            </w:pPr>
            <w:ins w:id="117" w:author="Administrator" w:date="2026-03-04T11:28:00Z">
              <w:r w:rsidRPr="006E2C51">
                <w:rPr>
                  <w:rFonts w:hint="eastAsia"/>
                </w:rPr>
                <w:t>误差矢量幅度</w:t>
              </w:r>
            </w:ins>
          </w:p>
        </w:tc>
      </w:tr>
      <w:tr w:rsidR="000155AB" w:rsidTr="003C569D">
        <w:tblPrEx>
          <w:tblPrExChange w:id="118" w:author="Administrator" w:date="2026-03-04T12:00: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jc w:val="center"/>
          <w:ins w:id="119" w:author="Administrator" w:date="2026-03-04T12:00:00Z"/>
          <w:trPrChange w:id="120" w:author="Administrator" w:date="2026-03-04T12:00:00Z">
            <w:trPr>
              <w:jc w:val="center"/>
            </w:trPr>
          </w:trPrChange>
        </w:trPr>
        <w:tc>
          <w:tcPr>
            <w:tcW w:w="1395" w:type="dxa"/>
            <w:tcPrChange w:id="121" w:author="Administrator" w:date="2026-03-04T12:00:00Z">
              <w:tcPr>
                <w:tcW w:w="1395" w:type="dxa"/>
                <w:vAlign w:val="center"/>
              </w:tcPr>
            </w:tcPrChange>
          </w:tcPr>
          <w:p w:rsidR="000155AB" w:rsidRDefault="000155AB">
            <w:pPr>
              <w:widowControl/>
              <w:adjustRightInd w:val="0"/>
              <w:snapToGrid w:val="0"/>
              <w:ind w:firstLineChars="0" w:firstLine="0"/>
              <w:jc w:val="center"/>
              <w:rPr>
                <w:ins w:id="122" w:author="Administrator" w:date="2026-03-04T12:00:00Z"/>
                <w:rFonts w:hint="eastAsia"/>
              </w:rPr>
            </w:pPr>
            <w:ins w:id="123" w:author="Administrator" w:date="2026-03-04T12:00:00Z">
              <w:r w:rsidRPr="00B46C65">
                <w:rPr>
                  <w:rFonts w:hint="eastAsia"/>
                </w:rPr>
                <w:t>BPSK</w:t>
              </w:r>
            </w:ins>
          </w:p>
        </w:tc>
        <w:tc>
          <w:tcPr>
            <w:tcW w:w="3990" w:type="dxa"/>
            <w:tcPrChange w:id="124" w:author="Administrator" w:date="2026-03-04T12:00:00Z">
              <w:tcPr>
                <w:tcW w:w="3990" w:type="dxa"/>
                <w:vAlign w:val="center"/>
              </w:tcPr>
            </w:tcPrChange>
          </w:tcPr>
          <w:p w:rsidR="000155AB" w:rsidRPr="006E2C51" w:rsidRDefault="000155AB" w:rsidP="000155AB">
            <w:pPr>
              <w:widowControl/>
              <w:adjustRightInd w:val="0"/>
              <w:snapToGrid w:val="0"/>
              <w:ind w:firstLineChars="0" w:firstLine="0"/>
              <w:jc w:val="center"/>
              <w:rPr>
                <w:ins w:id="125" w:author="Administrator" w:date="2026-03-04T12:00:00Z"/>
                <w:rFonts w:hint="eastAsia"/>
              </w:rPr>
            </w:pPr>
            <w:ins w:id="126" w:author="Administrator" w:date="2026-03-04T12:00:00Z">
              <w:r w:rsidRPr="000155AB">
                <w:rPr>
                  <w:rFonts w:hint="eastAsia"/>
                </w:rPr>
                <w:t xml:space="preserve">Binary Phase Shift Keying </w:t>
              </w:r>
            </w:ins>
          </w:p>
        </w:tc>
        <w:tc>
          <w:tcPr>
            <w:tcW w:w="2327" w:type="dxa"/>
            <w:vAlign w:val="center"/>
            <w:tcPrChange w:id="127" w:author="Administrator" w:date="2026-03-04T12:00:00Z">
              <w:tcPr>
                <w:tcW w:w="2327" w:type="dxa"/>
                <w:vAlign w:val="center"/>
              </w:tcPr>
            </w:tcPrChange>
          </w:tcPr>
          <w:p w:rsidR="000155AB" w:rsidRPr="006E2C51" w:rsidRDefault="000155AB">
            <w:pPr>
              <w:widowControl/>
              <w:adjustRightInd w:val="0"/>
              <w:snapToGrid w:val="0"/>
              <w:ind w:firstLineChars="0" w:firstLine="0"/>
              <w:jc w:val="center"/>
              <w:rPr>
                <w:ins w:id="128" w:author="Administrator" w:date="2026-03-04T12:00:00Z"/>
                <w:rFonts w:hint="eastAsia"/>
              </w:rPr>
            </w:pPr>
            <w:ins w:id="129" w:author="Administrator" w:date="2026-03-04T12:00:00Z">
              <w:r w:rsidRPr="000155AB">
                <w:rPr>
                  <w:rFonts w:hint="eastAsia"/>
                </w:rPr>
                <w:t>二进制相移键控</w:t>
              </w:r>
            </w:ins>
          </w:p>
        </w:tc>
      </w:tr>
      <w:tr w:rsidR="000155AB" w:rsidTr="003C569D">
        <w:tblPrEx>
          <w:tblPrExChange w:id="130" w:author="Administrator" w:date="2026-03-04T12:00: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jc w:val="center"/>
          <w:ins w:id="131" w:author="Administrator" w:date="2026-03-04T12:00:00Z"/>
          <w:trPrChange w:id="132" w:author="Administrator" w:date="2026-03-04T12:00:00Z">
            <w:trPr>
              <w:jc w:val="center"/>
            </w:trPr>
          </w:trPrChange>
        </w:trPr>
        <w:tc>
          <w:tcPr>
            <w:tcW w:w="1395" w:type="dxa"/>
            <w:tcPrChange w:id="133" w:author="Administrator" w:date="2026-03-04T12:00:00Z">
              <w:tcPr>
                <w:tcW w:w="1395" w:type="dxa"/>
                <w:vAlign w:val="center"/>
              </w:tcPr>
            </w:tcPrChange>
          </w:tcPr>
          <w:p w:rsidR="000155AB" w:rsidRDefault="000155AB">
            <w:pPr>
              <w:widowControl/>
              <w:adjustRightInd w:val="0"/>
              <w:snapToGrid w:val="0"/>
              <w:ind w:firstLineChars="0" w:firstLine="0"/>
              <w:jc w:val="center"/>
              <w:rPr>
                <w:ins w:id="134" w:author="Administrator" w:date="2026-03-04T12:00:00Z"/>
                <w:rFonts w:hint="eastAsia"/>
              </w:rPr>
            </w:pPr>
            <w:ins w:id="135" w:author="Administrator" w:date="2026-03-04T12:00:00Z">
              <w:r w:rsidRPr="00B46C65">
                <w:rPr>
                  <w:rFonts w:hint="eastAsia"/>
                </w:rPr>
                <w:t>QPSK</w:t>
              </w:r>
            </w:ins>
          </w:p>
        </w:tc>
        <w:tc>
          <w:tcPr>
            <w:tcW w:w="3990" w:type="dxa"/>
            <w:tcPrChange w:id="136" w:author="Administrator" w:date="2026-03-04T12:00:00Z">
              <w:tcPr>
                <w:tcW w:w="3990" w:type="dxa"/>
                <w:vAlign w:val="center"/>
              </w:tcPr>
            </w:tcPrChange>
          </w:tcPr>
          <w:p w:rsidR="000155AB" w:rsidRPr="006E2C51" w:rsidRDefault="000155AB" w:rsidP="000155AB">
            <w:pPr>
              <w:widowControl/>
              <w:adjustRightInd w:val="0"/>
              <w:snapToGrid w:val="0"/>
              <w:ind w:firstLineChars="0" w:firstLine="0"/>
              <w:jc w:val="center"/>
              <w:rPr>
                <w:ins w:id="137" w:author="Administrator" w:date="2026-03-04T12:00:00Z"/>
                <w:rFonts w:hint="eastAsia"/>
              </w:rPr>
            </w:pPr>
            <w:ins w:id="138" w:author="Administrator" w:date="2026-03-04T12:01:00Z">
              <w:r w:rsidRPr="000155AB">
                <w:rPr>
                  <w:rFonts w:hint="eastAsia"/>
                </w:rPr>
                <w:t xml:space="preserve">Quadrature Phase Shift Keying </w:t>
              </w:r>
            </w:ins>
          </w:p>
        </w:tc>
        <w:tc>
          <w:tcPr>
            <w:tcW w:w="2327" w:type="dxa"/>
            <w:vAlign w:val="center"/>
            <w:tcPrChange w:id="139" w:author="Administrator" w:date="2026-03-04T12:00:00Z">
              <w:tcPr>
                <w:tcW w:w="2327" w:type="dxa"/>
                <w:vAlign w:val="center"/>
              </w:tcPr>
            </w:tcPrChange>
          </w:tcPr>
          <w:p w:rsidR="000155AB" w:rsidRPr="006E2C51" w:rsidRDefault="000155AB">
            <w:pPr>
              <w:widowControl/>
              <w:adjustRightInd w:val="0"/>
              <w:snapToGrid w:val="0"/>
              <w:ind w:firstLineChars="0" w:firstLine="0"/>
              <w:jc w:val="center"/>
              <w:rPr>
                <w:ins w:id="140" w:author="Administrator" w:date="2026-03-04T12:00:00Z"/>
                <w:rFonts w:hint="eastAsia"/>
              </w:rPr>
            </w:pPr>
            <w:ins w:id="141" w:author="Administrator" w:date="2026-03-04T12:01:00Z">
              <w:r w:rsidRPr="000155AB">
                <w:rPr>
                  <w:rFonts w:hint="eastAsia"/>
                </w:rPr>
                <w:t>正交相移键控</w:t>
              </w:r>
            </w:ins>
          </w:p>
        </w:tc>
      </w:tr>
      <w:tr w:rsidR="000155AB" w:rsidTr="003C569D">
        <w:tblPrEx>
          <w:tblPrExChange w:id="142" w:author="Administrator" w:date="2026-03-04T12:00: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jc w:val="center"/>
          <w:ins w:id="143" w:author="Administrator" w:date="2026-03-04T12:00:00Z"/>
          <w:trPrChange w:id="144" w:author="Administrator" w:date="2026-03-04T12:00:00Z">
            <w:trPr>
              <w:jc w:val="center"/>
            </w:trPr>
          </w:trPrChange>
        </w:trPr>
        <w:tc>
          <w:tcPr>
            <w:tcW w:w="1395" w:type="dxa"/>
            <w:tcPrChange w:id="145" w:author="Administrator" w:date="2026-03-04T12:00:00Z">
              <w:tcPr>
                <w:tcW w:w="1395" w:type="dxa"/>
                <w:vAlign w:val="center"/>
              </w:tcPr>
            </w:tcPrChange>
          </w:tcPr>
          <w:p w:rsidR="000155AB" w:rsidRDefault="000155AB">
            <w:pPr>
              <w:widowControl/>
              <w:adjustRightInd w:val="0"/>
              <w:snapToGrid w:val="0"/>
              <w:ind w:firstLineChars="0" w:firstLine="0"/>
              <w:jc w:val="center"/>
              <w:rPr>
                <w:ins w:id="146" w:author="Administrator" w:date="2026-03-04T12:00:00Z"/>
                <w:rFonts w:hint="eastAsia"/>
              </w:rPr>
            </w:pPr>
            <w:ins w:id="147" w:author="Administrator" w:date="2026-03-04T12:00:00Z">
              <w:r w:rsidRPr="00B46C65">
                <w:rPr>
                  <w:rFonts w:hint="eastAsia"/>
                </w:rPr>
                <w:t>QAM</w:t>
              </w:r>
            </w:ins>
          </w:p>
        </w:tc>
        <w:tc>
          <w:tcPr>
            <w:tcW w:w="3990" w:type="dxa"/>
            <w:tcPrChange w:id="148" w:author="Administrator" w:date="2026-03-04T12:00:00Z">
              <w:tcPr>
                <w:tcW w:w="3990" w:type="dxa"/>
                <w:vAlign w:val="center"/>
              </w:tcPr>
            </w:tcPrChange>
          </w:tcPr>
          <w:p w:rsidR="000155AB" w:rsidRPr="006E2C51" w:rsidRDefault="000155AB" w:rsidP="000155AB">
            <w:pPr>
              <w:widowControl/>
              <w:adjustRightInd w:val="0"/>
              <w:snapToGrid w:val="0"/>
              <w:ind w:firstLineChars="0" w:firstLine="0"/>
              <w:jc w:val="center"/>
              <w:rPr>
                <w:ins w:id="149" w:author="Administrator" w:date="2026-03-04T12:00:00Z"/>
                <w:rFonts w:hint="eastAsia"/>
              </w:rPr>
            </w:pPr>
            <w:ins w:id="150" w:author="Administrator" w:date="2026-03-04T12:01:00Z">
              <w:r w:rsidRPr="000155AB">
                <w:rPr>
                  <w:rFonts w:hint="eastAsia"/>
                </w:rPr>
                <w:t xml:space="preserve">Quadrature Amplitude Modulation </w:t>
              </w:r>
            </w:ins>
          </w:p>
        </w:tc>
        <w:tc>
          <w:tcPr>
            <w:tcW w:w="2327" w:type="dxa"/>
            <w:vAlign w:val="center"/>
            <w:tcPrChange w:id="151" w:author="Administrator" w:date="2026-03-04T12:00:00Z">
              <w:tcPr>
                <w:tcW w:w="2327" w:type="dxa"/>
                <w:vAlign w:val="center"/>
              </w:tcPr>
            </w:tcPrChange>
          </w:tcPr>
          <w:p w:rsidR="000155AB" w:rsidRPr="006E2C51" w:rsidRDefault="000155AB">
            <w:pPr>
              <w:widowControl/>
              <w:adjustRightInd w:val="0"/>
              <w:snapToGrid w:val="0"/>
              <w:ind w:firstLineChars="0" w:firstLine="0"/>
              <w:jc w:val="center"/>
              <w:rPr>
                <w:ins w:id="152" w:author="Administrator" w:date="2026-03-04T12:00:00Z"/>
                <w:rFonts w:hint="eastAsia"/>
              </w:rPr>
            </w:pPr>
            <w:ins w:id="153" w:author="Administrator" w:date="2026-03-04T12:01:00Z">
              <w:r w:rsidRPr="000155AB">
                <w:rPr>
                  <w:rFonts w:hint="eastAsia"/>
                </w:rPr>
                <w:t>正交振幅调制</w:t>
              </w:r>
            </w:ins>
          </w:p>
        </w:tc>
      </w:tr>
      <w:tr w:rsidR="009530AC" w:rsidDel="006E2C51" w:rsidTr="006E2C51">
        <w:trPr>
          <w:jc w:val="center"/>
          <w:del w:id="154" w:author="Administrator" w:date="2026-03-04T11:26:00Z"/>
          <w:trPrChange w:id="155" w:author="Administrator" w:date="2026-03-04T11:26:00Z">
            <w:trPr>
              <w:jc w:val="center"/>
            </w:trPr>
          </w:trPrChange>
        </w:trPr>
        <w:tc>
          <w:tcPr>
            <w:tcW w:w="1395" w:type="dxa"/>
            <w:vAlign w:val="center"/>
            <w:tcPrChange w:id="156" w:author="Administrator" w:date="2026-03-04T11:26:00Z">
              <w:tcPr>
                <w:tcW w:w="1395" w:type="dxa"/>
                <w:vAlign w:val="center"/>
              </w:tcPr>
            </w:tcPrChange>
          </w:tcPr>
          <w:p w:rsidR="009530AC" w:rsidDel="006E2C51" w:rsidRDefault="009530AC">
            <w:pPr>
              <w:widowControl/>
              <w:adjustRightInd w:val="0"/>
              <w:snapToGrid w:val="0"/>
              <w:ind w:firstLineChars="0" w:firstLine="0"/>
              <w:jc w:val="center"/>
              <w:rPr>
                <w:del w:id="157" w:author="Administrator" w:date="2026-03-04T11:26:00Z"/>
              </w:rPr>
            </w:pPr>
            <w:del w:id="158" w:author="Administrator" w:date="2026-03-04T10:12:00Z">
              <w:r w:rsidDel="00C6643D">
                <w:commentReference w:id="159"/>
              </w:r>
            </w:del>
          </w:p>
        </w:tc>
        <w:tc>
          <w:tcPr>
            <w:tcW w:w="3990" w:type="dxa"/>
            <w:vAlign w:val="center"/>
            <w:tcPrChange w:id="160" w:author="Administrator" w:date="2026-03-04T11:26:00Z">
              <w:tcPr>
                <w:tcW w:w="3990" w:type="dxa"/>
                <w:vAlign w:val="center"/>
              </w:tcPr>
            </w:tcPrChange>
          </w:tcPr>
          <w:p w:rsidR="009530AC" w:rsidDel="006E2C51" w:rsidRDefault="009530AC">
            <w:pPr>
              <w:widowControl/>
              <w:adjustRightInd w:val="0"/>
              <w:snapToGrid w:val="0"/>
              <w:ind w:firstLineChars="0" w:firstLine="0"/>
              <w:jc w:val="center"/>
              <w:rPr>
                <w:del w:id="161" w:author="Administrator" w:date="2026-03-04T11:26:00Z"/>
              </w:rPr>
            </w:pPr>
          </w:p>
        </w:tc>
        <w:tc>
          <w:tcPr>
            <w:tcW w:w="2327" w:type="dxa"/>
            <w:vAlign w:val="center"/>
            <w:tcPrChange w:id="162" w:author="Administrator" w:date="2026-03-04T11:26:00Z">
              <w:tcPr>
                <w:tcW w:w="2327" w:type="dxa"/>
                <w:vAlign w:val="center"/>
              </w:tcPr>
            </w:tcPrChange>
          </w:tcPr>
          <w:p w:rsidR="009530AC" w:rsidDel="006E2C51" w:rsidRDefault="009530AC">
            <w:pPr>
              <w:widowControl/>
              <w:adjustRightInd w:val="0"/>
              <w:snapToGrid w:val="0"/>
              <w:ind w:firstLineChars="0" w:firstLine="0"/>
              <w:jc w:val="center"/>
              <w:rPr>
                <w:del w:id="163" w:author="Administrator" w:date="2026-03-04T11:26:00Z"/>
              </w:rPr>
            </w:pPr>
          </w:p>
        </w:tc>
      </w:tr>
    </w:tbl>
    <w:p w:rsidR="000A023F" w:rsidRDefault="00C6643D">
      <w:pPr>
        <w:pStyle w:val="12"/>
        <w:ind w:left="425" w:hanging="425"/>
      </w:pPr>
      <w:r>
        <w:rPr>
          <w:rFonts w:hint="eastAsia"/>
        </w:rPr>
        <w:t>通信设备对象</w:t>
      </w:r>
      <w:bookmarkEnd w:id="79"/>
    </w:p>
    <w:p w:rsidR="000A023F" w:rsidRDefault="00C6643D">
      <w:pPr>
        <w:ind w:firstLine="420"/>
      </w:pPr>
      <w:r>
        <w:rPr>
          <w:rFonts w:hint="eastAsia"/>
        </w:rPr>
        <w:t>通感一体化低压电力线宽带载波通信设备包含</w:t>
      </w:r>
      <w:r>
        <w:rPr>
          <w:rFonts w:hint="eastAsia"/>
        </w:rPr>
        <w:t>SPLC</w:t>
      </w:r>
      <w:r>
        <w:rPr>
          <w:rFonts w:hint="eastAsia"/>
        </w:rPr>
        <w:t>通信单元和无线通信单元。</w:t>
      </w:r>
    </w:p>
    <w:p w:rsidR="000A023F" w:rsidRDefault="00C6643D">
      <w:pPr>
        <w:pStyle w:val="24"/>
        <w:rPr>
          <w:color w:val="000000" w:themeColor="text1"/>
        </w:rPr>
      </w:pPr>
      <w:r>
        <w:rPr>
          <w:rFonts w:hint="eastAsia"/>
          <w:color w:val="000000" w:themeColor="text1"/>
          <w:kern w:val="0"/>
          <w:szCs w:val="21"/>
        </w:rPr>
        <w:t>SPLC</w:t>
      </w:r>
      <w:r>
        <w:rPr>
          <w:rFonts w:hint="eastAsia"/>
          <w:color w:val="000000" w:themeColor="text1"/>
        </w:rPr>
        <w:t>通信单元</w:t>
      </w:r>
    </w:p>
    <w:p w:rsidR="000A023F" w:rsidRDefault="00C6643D">
      <w:pPr>
        <w:ind w:firstLine="420"/>
        <w:rPr>
          <w:color w:val="000000" w:themeColor="text1"/>
        </w:rPr>
      </w:pPr>
      <w:r>
        <w:rPr>
          <w:rFonts w:hint="eastAsia"/>
          <w:color w:val="000000" w:themeColor="text1"/>
          <w:kern w:val="0"/>
          <w:szCs w:val="21"/>
        </w:rPr>
        <w:t>SPLC</w:t>
      </w:r>
      <w:r>
        <w:rPr>
          <w:rFonts w:hint="eastAsia"/>
          <w:color w:val="000000" w:themeColor="text1"/>
        </w:rPr>
        <w:t>通信单元同时具备通感一体化低压电力线宽带载波通信和无线通信能力，可作为网络中的</w:t>
      </w:r>
      <w:r>
        <w:rPr>
          <w:rFonts w:hint="eastAsia"/>
          <w:color w:val="000000" w:themeColor="text1"/>
        </w:rPr>
        <w:t>C</w:t>
      </w:r>
      <w:r>
        <w:rPr>
          <w:color w:val="000000" w:themeColor="text1"/>
        </w:rPr>
        <w:t>CO</w:t>
      </w:r>
      <w:r>
        <w:rPr>
          <w:rFonts w:hint="eastAsia"/>
          <w:color w:val="000000" w:themeColor="text1"/>
        </w:rPr>
        <w:t>、</w:t>
      </w:r>
      <w:r>
        <w:rPr>
          <w:rFonts w:hint="eastAsia"/>
          <w:color w:val="000000" w:themeColor="text1"/>
        </w:rPr>
        <w:t>P</w:t>
      </w:r>
      <w:r>
        <w:rPr>
          <w:color w:val="000000" w:themeColor="text1"/>
        </w:rPr>
        <w:t>CO</w:t>
      </w:r>
      <w:r>
        <w:rPr>
          <w:rFonts w:hint="eastAsia"/>
          <w:color w:val="000000" w:themeColor="text1"/>
        </w:rPr>
        <w:t>、</w:t>
      </w:r>
      <w:r>
        <w:rPr>
          <w:rFonts w:hint="eastAsia"/>
          <w:color w:val="000000" w:themeColor="text1"/>
        </w:rPr>
        <w:t>S</w:t>
      </w:r>
      <w:r>
        <w:rPr>
          <w:color w:val="000000" w:themeColor="text1"/>
        </w:rPr>
        <w:t>TA</w:t>
      </w:r>
      <w:r>
        <w:rPr>
          <w:rFonts w:hint="eastAsia"/>
          <w:color w:val="000000" w:themeColor="text1"/>
        </w:rPr>
        <w:t>、</w:t>
      </w:r>
      <w:r>
        <w:rPr>
          <w:rFonts w:hint="eastAsia"/>
          <w:color w:val="000000" w:themeColor="text1"/>
        </w:rPr>
        <w:t>IoTG</w:t>
      </w:r>
      <w:r>
        <w:rPr>
          <w:rFonts w:hint="eastAsia"/>
          <w:color w:val="000000" w:themeColor="text1"/>
        </w:rPr>
        <w:t>节点通信，基本架构如</w:t>
      </w:r>
      <w:fldSimple w:instr=" REF _Ref81176025 \h  \* MERGEFORMAT ">
        <w:r>
          <w:rPr>
            <w:rFonts w:hint="eastAsia"/>
            <w:color w:val="000000" w:themeColor="text1"/>
          </w:rPr>
          <w:t>图</w:t>
        </w:r>
        <w:r>
          <w:rPr>
            <w:rFonts w:hint="eastAsia"/>
            <w:color w:val="000000" w:themeColor="text1"/>
          </w:rPr>
          <w:t xml:space="preserve"> </w:t>
        </w:r>
        <w:r>
          <w:rPr>
            <w:color w:val="000000" w:themeColor="text1"/>
          </w:rPr>
          <w:t>1</w:t>
        </w:r>
      </w:fldSimple>
      <w:r>
        <w:rPr>
          <w:rFonts w:hint="eastAsia"/>
          <w:color w:val="000000" w:themeColor="text1"/>
        </w:rPr>
        <w:t>所示。</w:t>
      </w:r>
    </w:p>
    <w:p w:rsidR="000A023F" w:rsidRDefault="000A023F">
      <w:pPr>
        <w:ind w:firstLineChars="0" w:firstLine="0"/>
        <w:rPr>
          <w:color w:val="000000" w:themeColor="text1"/>
        </w:rPr>
      </w:pPr>
    </w:p>
    <w:p w:rsidR="00C6643D" w:rsidRPr="00C6643D" w:rsidRDefault="00C6643D" w:rsidP="00C6643D">
      <w:pPr>
        <w:pStyle w:val="afff8"/>
        <w:ind w:firstLine="880"/>
        <w:rPr>
          <w:rPrChange w:id="164" w:author="Administrator" w:date="2026-03-04T10:12:00Z">
            <w:rPr>
              <w:rFonts w:ascii="宋体" w:eastAsia="黑体" w:hAnsi="Arial" w:cs="Arial"/>
              <w:color w:val="FF0000"/>
              <w:szCs w:val="20"/>
            </w:rPr>
          </w:rPrChange>
        </w:rPr>
        <w:pPrChange w:id="165" w:author="Administrator" w:date="2026-03-04T10:12:00Z">
          <w:pPr>
            <w:keepNext/>
            <w:ind w:firstLineChars="0" w:firstLine="420"/>
            <w:jc w:val="center"/>
          </w:pPr>
        </w:pPrChange>
      </w:pPr>
      <w:del w:id="166" w:author="Administrator" w:date="2026-03-04T10:12:00Z">
        <w:r w:rsidDel="00C6643D">
          <w:rPr>
            <w:noProof/>
          </w:rPr>
          <w:drawing>
            <wp:inline distT="0" distB="0" distL="114300" distR="114300">
              <wp:extent cx="3239770" cy="2740025"/>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0"/>
                      <a:stretch>
                        <a:fillRect/>
                      </a:stretch>
                    </pic:blipFill>
                    <pic:spPr>
                      <a:xfrm>
                        <a:off x="0" y="0"/>
                        <a:ext cx="3239770" cy="2740025"/>
                      </a:xfrm>
                      <a:prstGeom prst="rect">
                        <a:avLst/>
                      </a:prstGeom>
                      <a:noFill/>
                      <a:ln>
                        <a:noFill/>
                      </a:ln>
                    </pic:spPr>
                  </pic:pic>
                </a:graphicData>
              </a:graphic>
            </wp:inline>
          </w:drawing>
        </w:r>
      </w:del>
      <w:ins w:id="167" w:author="Administrator" w:date="2026-03-04T10:12:00Z">
        <w:r w:rsidRPr="00C6643D">
          <w:drawing>
            <wp:inline distT="0" distB="0" distL="0" distR="0">
              <wp:extent cx="3354386" cy="2833871"/>
              <wp:effectExtent l="19050" t="0" r="0" b="0"/>
              <wp:docPr id="3"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354386" cy="2833871"/>
                        <a:chOff x="527050" y="1812488"/>
                        <a:chExt cx="3354386" cy="2833871"/>
                      </a:xfrm>
                    </a:grpSpPr>
                    <a:sp>
                      <a:nvSpPr>
                        <a:cNvPr id="4" name="矩形 3"/>
                        <a:cNvSpPr/>
                      </a:nvSpPr>
                      <a:spPr>
                        <a:xfrm>
                          <a:off x="527050" y="1812488"/>
                          <a:ext cx="3232150" cy="2190750"/>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zh-CN" sz="1200" kern="100" dirty="0">
                                <a:effectLst/>
                                <a:latin typeface="Times New Roman" panose="02020603050405020304" pitchFamily="18" charset="0"/>
                                <a:ea typeface="宋体" panose="02010600030101010101" pitchFamily="2" charset="-122"/>
                                <a:cs typeface="Times New Roman" panose="02020603050405020304" pitchFamily="18" charset="0"/>
                              </a:rPr>
                              <a:t>树型组网架构</a:t>
                            </a:r>
                            <a:endParaRPr lang="zh-CN" altLang="en-US" sz="12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矩形 4"/>
                        <a:cNvSpPr/>
                      </a:nvSpPr>
                      <a:spPr>
                        <a:xfrm>
                          <a:off x="1543051" y="2429059"/>
                          <a:ext cx="1116012" cy="488673"/>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主控单元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矩形 5"/>
                        <a:cNvSpPr/>
                      </a:nvSpPr>
                      <a:spPr>
                        <a:xfrm>
                          <a:off x="2760663" y="2002988"/>
                          <a:ext cx="896937" cy="457200"/>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电源单元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矩形 6"/>
                        <a:cNvSpPr/>
                      </a:nvSpPr>
                      <a:spPr>
                        <a:xfrm>
                          <a:off x="971550" y="3146156"/>
                          <a:ext cx="846137" cy="330822"/>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smtClean="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载波</a:t>
                            </a:r>
                            <a:r>
                              <a:rPr lang="zh-CN" altLang="en-US" sz="1200" kern="100" dirty="0" smtClean="0">
                                <a:solidFill>
                                  <a:schemeClr val="tx1"/>
                                </a:solidFill>
                                <a:latin typeface="Times New Roman" panose="02020603050405020304" pitchFamily="18" charset="0"/>
                                <a:ea typeface="宋体" panose="02010600030101010101" pitchFamily="2" charset="-122"/>
                                <a:cs typeface="Times New Roman" panose="02020603050405020304" pitchFamily="18" charset="0"/>
                              </a:rPr>
                              <a:t>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矩形 7"/>
                        <a:cNvSpPr/>
                      </a:nvSpPr>
                      <a:spPr>
                        <a:xfrm>
                          <a:off x="2262187" y="3146157"/>
                          <a:ext cx="1174750" cy="330822"/>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smtClean="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无线通信</a:t>
                            </a:r>
                            <a:r>
                              <a:rPr lang="zh-CN" altLang="en-US" sz="1200" kern="100" dirty="0" smtClean="0">
                                <a:solidFill>
                                  <a:schemeClr val="tx1"/>
                                </a:solidFill>
                                <a:latin typeface="Times New Roman" panose="02020603050405020304" pitchFamily="18" charset="0"/>
                                <a:ea typeface="宋体" panose="02010600030101010101" pitchFamily="2" charset="-122"/>
                                <a:cs typeface="Times New Roman" panose="02020603050405020304" pitchFamily="18" charset="0"/>
                              </a:rPr>
                              <a:t>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矩形 8"/>
                        <a:cNvSpPr/>
                      </a:nvSpPr>
                      <a:spPr>
                        <a:xfrm>
                          <a:off x="527050" y="1812488"/>
                          <a:ext cx="1174750" cy="238125"/>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b="1"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双模通信模块</a:t>
                            </a:r>
                            <a:endParaRPr lang="zh-CN" altLang="en-U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矩形 9"/>
                        <a:cNvSpPr/>
                      </a:nvSpPr>
                      <a:spPr>
                        <a:xfrm>
                          <a:off x="2262187" y="3696494"/>
                          <a:ext cx="1174750" cy="306744"/>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天线单元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12" name="图片 11"/>
                        <a:cNvPicPr>
                          <a:picLocks noChangeAspect="1"/>
                        </a:cNvPicPr>
                      </a:nvPicPr>
                      <a:blipFill>
                        <a:blip r:embed="rId21" cstate="print">
                          <a:extLst>
                            <a:ext uri="{28A0092B-C50C-407E-A947-70E740481C1C}">
                              <a14:useLocalDpi xmlns:arto="http://schemas.microsoft.com/office/word/2006/arto" xmlns:a14="http://schemas.microsoft.com/office/drawing/2010/main" xmlns:p="http://schemas.openxmlformats.org/presentationml/2006/main" xmlns="" val="0"/>
                            </a:ext>
                          </a:extLst>
                        </a:blip>
                        <a:stretch>
                          <a:fillRect/>
                        </a:stretch>
                      </a:blipFill>
                      <a:spPr>
                        <a:xfrm rot="10800000">
                          <a:off x="2663692" y="4222753"/>
                          <a:ext cx="371740" cy="307460"/>
                        </a:xfrm>
                        <a:prstGeom prst="rect">
                          <a:avLst/>
                        </a:prstGeom>
                      </a:spPr>
                    </a:pic>
                    <a:cxnSp>
                      <a:nvCxnSpPr>
                        <a:cNvPr id="14" name="直接连接符 13"/>
                        <a:cNvCxnSpPr/>
                      </a:nvCxnSpPr>
                      <a:spPr>
                        <a:xfrm>
                          <a:off x="971550" y="4330277"/>
                          <a:ext cx="846137" cy="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6" name="直接箭头连接符 15"/>
                        <a:cNvCxnSpPr/>
                      </a:nvCxnSpPr>
                      <a:spPr>
                        <a:xfrm>
                          <a:off x="2460625" y="2907863"/>
                          <a:ext cx="0" cy="238293"/>
                        </a:xfrm>
                        <a:prstGeom prst="straightConnector1">
                          <a:avLst/>
                        </a:prstGeom>
                        <a:ln w="28575">
                          <a:headEnd type="triangle"/>
                          <a:tailEnd type="triangle"/>
                        </a:ln>
                      </a:spPr>
                      <a:style>
                        <a:lnRef idx="1">
                          <a:schemeClr val="dk1"/>
                        </a:lnRef>
                        <a:fillRef idx="0">
                          <a:schemeClr val="dk1"/>
                        </a:fillRef>
                        <a:effectRef idx="0">
                          <a:schemeClr val="dk1"/>
                        </a:effectRef>
                        <a:fontRef idx="minor">
                          <a:schemeClr val="tx1"/>
                        </a:fontRef>
                      </a:style>
                    </a:cxnSp>
                    <a:cxnSp>
                      <a:nvCxnSpPr>
                        <a:cNvPr id="18" name="直接箭头连接符 17"/>
                        <a:cNvCxnSpPr/>
                      </a:nvCxnSpPr>
                      <a:spPr>
                        <a:xfrm>
                          <a:off x="1701800" y="2917732"/>
                          <a:ext cx="0" cy="228424"/>
                        </a:xfrm>
                        <a:prstGeom prst="straightConnector1">
                          <a:avLst/>
                        </a:prstGeom>
                        <a:ln w="28575">
                          <a:headEnd type="triangle"/>
                          <a:tailEnd type="triangle"/>
                        </a:ln>
                      </a:spPr>
                      <a:style>
                        <a:lnRef idx="1">
                          <a:schemeClr val="dk1"/>
                        </a:lnRef>
                        <a:fillRef idx="0">
                          <a:schemeClr val="dk1"/>
                        </a:fillRef>
                        <a:effectRef idx="0">
                          <a:schemeClr val="dk1"/>
                        </a:effectRef>
                        <a:fontRef idx="minor">
                          <a:schemeClr val="tx1"/>
                        </a:fontRef>
                      </a:style>
                    </a:cxnSp>
                    <a:cxnSp>
                      <a:nvCxnSpPr>
                        <a:cNvPr id="20" name="直接箭头连接符 19"/>
                        <a:cNvCxnSpPr>
                          <a:stCxn id="7" idx="2"/>
                        </a:cNvCxnSpPr>
                      </a:nvCxnSpPr>
                      <a:spPr>
                        <a:xfrm flipH="1">
                          <a:off x="1394618" y="3476978"/>
                          <a:ext cx="1" cy="853299"/>
                        </a:xfrm>
                        <a:prstGeom prst="straightConnector1">
                          <a:avLst/>
                        </a:prstGeom>
                        <a:ln w="28575">
                          <a:headEnd type="triangle"/>
                          <a:tailEnd type="triangle"/>
                        </a:ln>
                      </a:spPr>
                      <a:style>
                        <a:lnRef idx="1">
                          <a:schemeClr val="dk1"/>
                        </a:lnRef>
                        <a:fillRef idx="0">
                          <a:schemeClr val="dk1"/>
                        </a:fillRef>
                        <a:effectRef idx="0">
                          <a:schemeClr val="dk1"/>
                        </a:effectRef>
                        <a:fontRef idx="minor">
                          <a:schemeClr val="tx1"/>
                        </a:fontRef>
                      </a:style>
                    </a:cxnSp>
                    <a:cxnSp>
                      <a:nvCxnSpPr>
                        <a:cNvPr id="22" name="直接箭头连接符 21"/>
                        <a:cNvCxnSpPr>
                          <a:stCxn id="8" idx="2"/>
                          <a:endCxn id="10" idx="0"/>
                        </a:cNvCxnSpPr>
                      </a:nvCxnSpPr>
                      <a:spPr>
                        <a:xfrm>
                          <a:off x="2849562" y="3476979"/>
                          <a:ext cx="0" cy="219515"/>
                        </a:xfrm>
                        <a:prstGeom prst="straightConnector1">
                          <a:avLst/>
                        </a:prstGeom>
                        <a:ln w="28575">
                          <a:headEnd type="triangle"/>
                          <a:tailEnd type="triangle"/>
                        </a:ln>
                      </a:spPr>
                      <a:style>
                        <a:lnRef idx="1">
                          <a:schemeClr val="dk1"/>
                        </a:lnRef>
                        <a:fillRef idx="0">
                          <a:schemeClr val="dk1"/>
                        </a:fillRef>
                        <a:effectRef idx="0">
                          <a:schemeClr val="dk1"/>
                        </a:effectRef>
                        <a:fontRef idx="minor">
                          <a:schemeClr val="tx1"/>
                        </a:fontRef>
                      </a:style>
                    </a:cxnSp>
                    <a:cxnSp>
                      <a:nvCxnSpPr>
                        <a:cNvPr id="24" name="直接箭头连接符 23"/>
                        <a:cNvCxnSpPr>
                          <a:stCxn id="10" idx="2"/>
                          <a:endCxn id="12" idx="2"/>
                        </a:cNvCxnSpPr>
                      </a:nvCxnSpPr>
                      <a:spPr>
                        <a:xfrm>
                          <a:off x="2849562" y="4003238"/>
                          <a:ext cx="0" cy="219515"/>
                        </a:xfrm>
                        <a:prstGeom prst="straightConnector1">
                          <a:avLst/>
                        </a:prstGeom>
                        <a:ln w="19050">
                          <a:headEnd type="triangle"/>
                          <a:tailEnd type="triangle"/>
                        </a:ln>
                      </a:spPr>
                      <a:style>
                        <a:lnRef idx="1">
                          <a:schemeClr val="dk1"/>
                        </a:lnRef>
                        <a:fillRef idx="0">
                          <a:schemeClr val="dk1"/>
                        </a:fillRef>
                        <a:effectRef idx="0">
                          <a:schemeClr val="dk1"/>
                        </a:effectRef>
                        <a:fontRef idx="minor">
                          <a:schemeClr val="tx1"/>
                        </a:fontRef>
                      </a:style>
                    </a:cxnSp>
                    <a:sp>
                      <a:nvSpPr>
                        <a:cNvPr id="28" name="文本框 27"/>
                        <a:cNvSpPr txBox="1"/>
                      </a:nvSpPr>
                      <a:spPr>
                        <a:xfrm>
                          <a:off x="3057525" y="4351972"/>
                          <a:ext cx="823911" cy="276999"/>
                        </a:xfrm>
                        <a:prstGeom prst="rect">
                          <a:avLst/>
                        </a:prstGeom>
                        <a:noFill/>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zh-CN" altLang="en-US" sz="1200" dirty="0"/>
                              <a:t>无线</a:t>
                            </a:r>
                          </a:p>
                        </a:txBody>
                        <a:useSpRect/>
                      </a:txSp>
                    </a:sp>
                    <a:sp>
                      <a:nvSpPr>
                        <a:cNvPr id="29" name="文本框 28"/>
                        <a:cNvSpPr txBox="1"/>
                      </a:nvSpPr>
                      <a:spPr>
                        <a:xfrm>
                          <a:off x="1438276" y="4369360"/>
                          <a:ext cx="1022349" cy="276999"/>
                        </a:xfrm>
                        <a:prstGeom prst="rect">
                          <a:avLst/>
                        </a:prstGeom>
                        <a:noFill/>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zh-CN" altLang="en-US" sz="1200" dirty="0"/>
                              <a:t>电力线载波</a:t>
                            </a:r>
                          </a:p>
                        </a:txBody>
                        <a:useSpRect/>
                      </a:txSp>
                    </a:sp>
                  </lc:lockedCanvas>
                </a:graphicData>
              </a:graphic>
            </wp:inline>
          </w:drawing>
        </w:r>
      </w:ins>
    </w:p>
    <w:p w:rsidR="000A023F" w:rsidRDefault="00C6643D">
      <w:pPr>
        <w:pStyle w:val="affff0"/>
      </w:pPr>
      <w:bookmarkStart w:id="168" w:name="_Ref84757120"/>
      <w:bookmarkStart w:id="169" w:name="_Ref81176025"/>
      <w:bookmarkStart w:id="170" w:name="_Ref220329951"/>
      <w:r>
        <w:rPr>
          <w:rFonts w:hint="eastAsia"/>
        </w:rPr>
        <w:t>图</w:t>
      </w:r>
      <w:r>
        <w:rPr>
          <w:rFonts w:hint="eastAsia"/>
        </w:rPr>
        <w:t xml:space="preserve"> </w:t>
      </w:r>
      <w:r w:rsidR="000A023F">
        <w:rPr>
          <w:rFonts w:ascii="黑体" w:hAnsi="黑体" w:cs="黑体" w:hint="eastAsia"/>
        </w:rPr>
        <w:fldChar w:fldCharType="begin"/>
      </w:r>
      <w:r>
        <w:rPr>
          <w:rFonts w:ascii="黑体" w:hAnsi="黑体" w:cs="黑体" w:hint="eastAsia"/>
        </w:rPr>
        <w:instrText>SEQ 图 \* ARABIC</w:instrText>
      </w:r>
      <w:r w:rsidR="000A023F">
        <w:rPr>
          <w:rFonts w:ascii="黑体" w:hAnsi="黑体" w:cs="黑体" w:hint="eastAsia"/>
        </w:rPr>
        <w:fldChar w:fldCharType="separate"/>
      </w:r>
      <w:r>
        <w:rPr>
          <w:rFonts w:ascii="黑体" w:hAnsi="黑体" w:cs="黑体" w:hint="eastAsia"/>
        </w:rPr>
        <w:t>1</w:t>
      </w:r>
      <w:r w:rsidR="000A023F">
        <w:rPr>
          <w:rFonts w:ascii="黑体" w:hAnsi="黑体" w:cs="黑体" w:hint="eastAsia"/>
        </w:rPr>
        <w:fldChar w:fldCharType="end"/>
      </w:r>
      <w:bookmarkEnd w:id="168"/>
      <w:bookmarkEnd w:id="169"/>
      <w:r>
        <w:rPr>
          <w:rFonts w:ascii="Times New Roman" w:hAnsi="Times New Roman" w:hint="eastAsia"/>
        </w:rPr>
        <w:t>SPLC</w:t>
      </w:r>
      <w:r>
        <w:rPr>
          <w:rFonts w:hint="eastAsia"/>
        </w:rPr>
        <w:t>通信单元基本结构图</w:t>
      </w:r>
      <w:bookmarkEnd w:id="170"/>
    </w:p>
    <w:p w:rsidR="000A023F" w:rsidRDefault="00C6643D">
      <w:pPr>
        <w:ind w:firstLine="420"/>
        <w:rPr>
          <w:color w:val="000000" w:themeColor="text1"/>
        </w:rPr>
      </w:pPr>
      <w:r>
        <w:rPr>
          <w:rFonts w:hint="eastAsia"/>
        </w:rPr>
        <w:t>SPLC</w:t>
      </w:r>
      <w:r>
        <w:rPr>
          <w:rFonts w:hint="eastAsia"/>
          <w:color w:val="000000" w:themeColor="text1"/>
        </w:rPr>
        <w:t>通信单元需满足以下要求：</w:t>
      </w:r>
    </w:p>
    <w:p w:rsidR="000A023F" w:rsidRDefault="00C6643D">
      <w:pPr>
        <w:ind w:firstLine="420"/>
        <w:rPr>
          <w:color w:val="000000" w:themeColor="text1"/>
          <w:szCs w:val="21"/>
        </w:rPr>
      </w:pPr>
      <w:r>
        <w:rPr>
          <w:rFonts w:hint="eastAsia"/>
          <w:color w:val="000000" w:themeColor="text1"/>
          <w:szCs w:val="21"/>
        </w:rPr>
        <w:t>a</w:t>
      </w:r>
      <w:r>
        <w:rPr>
          <w:rFonts w:hint="eastAsia"/>
          <w:color w:val="000000" w:themeColor="text1"/>
          <w:szCs w:val="21"/>
        </w:rPr>
        <w:t>）电力线</w:t>
      </w:r>
      <w:ins w:id="171" w:author="Administrator" w:date="2026-03-04T10:13:00Z">
        <w:r>
          <w:rPr>
            <w:rFonts w:hint="eastAsia"/>
            <w:color w:val="000000" w:themeColor="text1"/>
            <w:szCs w:val="21"/>
          </w:rPr>
          <w:t>宽带载波</w:t>
        </w:r>
      </w:ins>
      <w:del w:id="172" w:author="Administrator" w:date="2026-03-04T10:13:00Z">
        <w:r w:rsidDel="00C6643D">
          <w:rPr>
            <w:rFonts w:hint="eastAsia"/>
            <w:color w:val="000000" w:themeColor="text1"/>
            <w:szCs w:val="21"/>
          </w:rPr>
          <w:delText>超高速载波</w:delText>
        </w:r>
      </w:del>
      <w:r>
        <w:rPr>
          <w:rFonts w:hint="eastAsia"/>
          <w:color w:val="000000" w:themeColor="text1"/>
          <w:szCs w:val="21"/>
        </w:rPr>
        <w:t>通信部分应遵循《中国南方电网有限责任公司通感一体化低压电力线宽带载波通信规约》；</w:t>
      </w:r>
    </w:p>
    <w:p w:rsidR="000A023F" w:rsidRDefault="00C6643D">
      <w:pPr>
        <w:ind w:firstLine="420"/>
        <w:rPr>
          <w:color w:val="000000" w:themeColor="text1"/>
          <w:szCs w:val="21"/>
        </w:rPr>
      </w:pPr>
      <w:r>
        <w:rPr>
          <w:rFonts w:hint="eastAsia"/>
          <w:color w:val="000000" w:themeColor="text1"/>
          <w:szCs w:val="21"/>
        </w:rPr>
        <w:t>b</w:t>
      </w:r>
      <w:r>
        <w:rPr>
          <w:rFonts w:hint="eastAsia"/>
          <w:color w:val="000000" w:themeColor="text1"/>
          <w:szCs w:val="21"/>
        </w:rPr>
        <w:t>）</w:t>
      </w:r>
      <w:ins w:id="173" w:author="Administrator" w:date="2026-03-04T10:13:00Z">
        <w:r>
          <w:rPr>
            <w:rFonts w:hint="eastAsia"/>
            <w:color w:val="000000" w:themeColor="text1"/>
            <w:szCs w:val="21"/>
          </w:rPr>
          <w:t>高速</w:t>
        </w:r>
      </w:ins>
      <w:r>
        <w:rPr>
          <w:rFonts w:hint="eastAsia"/>
          <w:color w:val="000000" w:themeColor="text1"/>
          <w:szCs w:val="21"/>
        </w:rPr>
        <w:t>无线发射部分性能应满足《微功率短距离无线电发射设备目录和技术要求》中有关要求；</w:t>
      </w:r>
    </w:p>
    <w:p w:rsidR="000A023F" w:rsidRDefault="00C6643D">
      <w:pPr>
        <w:pStyle w:val="24"/>
        <w:rPr>
          <w:color w:val="000000" w:themeColor="text1"/>
        </w:rPr>
      </w:pPr>
      <w:r>
        <w:rPr>
          <w:rFonts w:hint="eastAsia"/>
          <w:color w:val="000000" w:themeColor="text1"/>
        </w:rPr>
        <w:t>无线通信单元</w:t>
      </w:r>
    </w:p>
    <w:p w:rsidR="000A023F" w:rsidRDefault="00C6643D">
      <w:pPr>
        <w:ind w:firstLine="420"/>
        <w:rPr>
          <w:color w:val="000000" w:themeColor="text1"/>
        </w:rPr>
      </w:pPr>
      <w:r>
        <w:rPr>
          <w:rFonts w:hint="eastAsia"/>
          <w:color w:val="000000" w:themeColor="text1"/>
        </w:rPr>
        <w:t>无线通信单元可作为网络中的</w:t>
      </w:r>
      <w:r>
        <w:rPr>
          <w:color w:val="000000" w:themeColor="text1"/>
        </w:rPr>
        <w:t>I</w:t>
      </w:r>
      <w:r>
        <w:rPr>
          <w:rFonts w:hint="eastAsia"/>
          <w:color w:val="000000" w:themeColor="text1"/>
        </w:rPr>
        <w:t>oTD</w:t>
      </w:r>
      <w:r>
        <w:rPr>
          <w:rFonts w:hint="eastAsia"/>
          <w:color w:val="000000" w:themeColor="text1"/>
        </w:rPr>
        <w:t>节点通信，基本架构如</w:t>
      </w:r>
      <w:fldSimple w:instr=" REF _Ref220330008 \h  \* MERGEFORMAT ">
        <w:r>
          <w:rPr>
            <w:rFonts w:hint="eastAsia"/>
            <w:color w:val="000000" w:themeColor="text1"/>
          </w:rPr>
          <w:t>图</w:t>
        </w:r>
        <w:r>
          <w:rPr>
            <w:rFonts w:hint="eastAsia"/>
            <w:color w:val="000000" w:themeColor="text1"/>
          </w:rPr>
          <w:t xml:space="preserve"> </w:t>
        </w:r>
        <w:r>
          <w:rPr>
            <w:color w:val="000000" w:themeColor="text1"/>
          </w:rPr>
          <w:t>2</w:t>
        </w:r>
      </w:fldSimple>
      <w:r>
        <w:rPr>
          <w:rFonts w:hint="eastAsia"/>
          <w:color w:val="000000" w:themeColor="text1"/>
        </w:rPr>
        <w:t>所示。</w:t>
      </w:r>
    </w:p>
    <w:p w:rsidR="00C6643D" w:rsidRPr="00C6643D" w:rsidRDefault="00C6643D" w:rsidP="00C6643D">
      <w:pPr>
        <w:pStyle w:val="afff8"/>
        <w:ind w:firstLine="880"/>
        <w:rPr>
          <w:rPrChange w:id="174" w:author="Administrator" w:date="2026-03-04T10:14:00Z">
            <w:rPr>
              <w:rFonts w:ascii="宋体" w:eastAsia="黑体" w:hAnsi="Arial" w:cs="Arial"/>
              <w:color w:val="FF0000"/>
              <w:szCs w:val="20"/>
            </w:rPr>
          </w:rPrChange>
        </w:rPr>
        <w:pPrChange w:id="175" w:author="Administrator" w:date="2026-03-04T10:14:00Z">
          <w:pPr>
            <w:keepNext/>
            <w:ind w:firstLineChars="0" w:firstLine="420"/>
            <w:jc w:val="center"/>
          </w:pPr>
        </w:pPrChange>
      </w:pPr>
      <w:del w:id="176" w:author="Administrator" w:date="2026-03-04T10:14:00Z">
        <w:r w:rsidDel="00C6643D">
          <w:rPr>
            <w:noProof/>
          </w:rPr>
          <w:lastRenderedPageBreak/>
          <w:drawing>
            <wp:inline distT="0" distB="0" distL="114300" distR="114300">
              <wp:extent cx="3239770" cy="2760345"/>
              <wp:effectExtent l="1905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22"/>
                      <a:stretch>
                        <a:fillRect/>
                      </a:stretch>
                    </pic:blipFill>
                    <pic:spPr>
                      <a:xfrm>
                        <a:off x="0" y="0"/>
                        <a:ext cx="3239770" cy="2760345"/>
                      </a:xfrm>
                      <a:prstGeom prst="rect">
                        <a:avLst/>
                      </a:prstGeom>
                      <a:noFill/>
                      <a:ln>
                        <a:noFill/>
                      </a:ln>
                    </pic:spPr>
                  </pic:pic>
                </a:graphicData>
              </a:graphic>
            </wp:inline>
          </w:drawing>
        </w:r>
      </w:del>
      <w:ins w:id="177" w:author="Administrator" w:date="2026-03-04T10:14:00Z">
        <w:r w:rsidRPr="00C6643D">
          <w:drawing>
            <wp:inline distT="0" distB="0" distL="0" distR="0">
              <wp:extent cx="3232150" cy="2761005"/>
              <wp:effectExtent l="19050" t="0" r="6350" b="0"/>
              <wp:docPr id="5" name="对象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32150" cy="2761005"/>
                        <a:chOff x="8237538" y="1800225"/>
                        <a:chExt cx="3232150" cy="2761005"/>
                      </a:xfrm>
                    </a:grpSpPr>
                    <a:sp>
                      <a:nvSpPr>
                        <a:cNvPr id="52" name="矩形 51"/>
                        <a:cNvSpPr/>
                      </a:nvSpPr>
                      <a:spPr>
                        <a:xfrm>
                          <a:off x="8237538" y="1800225"/>
                          <a:ext cx="3232150" cy="2190750"/>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zh-CN" sz="1200" kern="100" dirty="0">
                                <a:effectLst/>
                                <a:latin typeface="Times New Roman" panose="02020603050405020304" pitchFamily="18" charset="0"/>
                                <a:ea typeface="宋体" panose="02010600030101010101" pitchFamily="2" charset="-122"/>
                                <a:cs typeface="Times New Roman" panose="02020603050405020304" pitchFamily="18" charset="0"/>
                              </a:rPr>
                              <a:t>树型组网架构</a:t>
                            </a:r>
                            <a:endParaRPr lang="zh-CN" altLang="en-US" sz="12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3" name="矩形 52"/>
                        <a:cNvSpPr/>
                      </a:nvSpPr>
                      <a:spPr>
                        <a:xfrm>
                          <a:off x="9253539" y="2416796"/>
                          <a:ext cx="1116012" cy="488673"/>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主控单元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4" name="矩形 53"/>
                        <a:cNvSpPr/>
                      </a:nvSpPr>
                      <a:spPr>
                        <a:xfrm>
                          <a:off x="10471151" y="1990725"/>
                          <a:ext cx="896937" cy="457200"/>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电源单元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6" name="矩形 55"/>
                        <a:cNvSpPr/>
                      </a:nvSpPr>
                      <a:spPr>
                        <a:xfrm>
                          <a:off x="8237538" y="1800225"/>
                          <a:ext cx="1174750" cy="238125"/>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b="1" kern="100" dirty="0">
                                <a:solidFill>
                                  <a:schemeClr val="tx1"/>
                                </a:solidFill>
                                <a:latin typeface="Times New Roman" panose="02020603050405020304" pitchFamily="18" charset="0"/>
                                <a:ea typeface="宋体" panose="02010600030101010101" pitchFamily="2" charset="-122"/>
                                <a:cs typeface="Times New Roman" panose="02020603050405020304" pitchFamily="18" charset="0"/>
                              </a:rPr>
                              <a:t>单模</a:t>
                            </a:r>
                            <a:r>
                              <a:rPr lang="en-US" altLang="zh-CN" sz="1200" b="1" kern="100" dirty="0">
                                <a:solidFill>
                                  <a:schemeClr val="tx1"/>
                                </a:solidFill>
                                <a:latin typeface="Times New Roman" panose="02020603050405020304" pitchFamily="18" charset="0"/>
                                <a:ea typeface="宋体" panose="02010600030101010101" pitchFamily="2" charset="-122"/>
                                <a:cs typeface="Times New Roman" panose="02020603050405020304" pitchFamily="18" charset="0"/>
                              </a:rPr>
                              <a:t>RF</a:t>
                            </a:r>
                            <a:r>
                              <a:rPr lang="zh-CN" altLang="en-US" sz="1200" b="1" kern="100" dirty="0">
                                <a:solidFill>
                                  <a:schemeClr val="tx1"/>
                                </a:solidFill>
                                <a:latin typeface="Times New Roman" panose="02020603050405020304" pitchFamily="18" charset="0"/>
                                <a:ea typeface="宋体" panose="02010600030101010101" pitchFamily="2" charset="-122"/>
                                <a:cs typeface="Times New Roman" panose="02020603050405020304" pitchFamily="18" charset="0"/>
                              </a:rPr>
                              <a:t>模块</a:t>
                            </a:r>
                            <a:endParaRPr lang="zh-CN" altLang="en-U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8" name="直接箭头连接符 57"/>
                        <a:cNvCxnSpPr>
                          <a:stCxn id="53" idx="2"/>
                          <a:endCxn id="61" idx="0"/>
                        </a:cNvCxnSpPr>
                      </a:nvCxnSpPr>
                      <a:spPr>
                        <a:xfrm flipH="1">
                          <a:off x="9809164" y="2905469"/>
                          <a:ext cx="2381" cy="228910"/>
                        </a:xfrm>
                        <a:prstGeom prst="straightConnector1">
                          <a:avLst/>
                        </a:prstGeom>
                        <a:ln w="19050">
                          <a:headEnd type="triangle"/>
                          <a:tailEnd type="triangle"/>
                        </a:ln>
                      </a:spPr>
                      <a:style>
                        <a:lnRef idx="1">
                          <a:schemeClr val="dk1"/>
                        </a:lnRef>
                        <a:fillRef idx="0">
                          <a:schemeClr val="dk1"/>
                        </a:fillRef>
                        <a:effectRef idx="0">
                          <a:schemeClr val="dk1"/>
                        </a:effectRef>
                        <a:fontRef idx="minor">
                          <a:schemeClr val="tx1"/>
                        </a:fontRef>
                      </a:style>
                    </a:cxnSp>
                    <a:sp>
                      <a:nvSpPr>
                        <a:cNvPr id="61" name="矩形 60"/>
                        <a:cNvSpPr/>
                      </a:nvSpPr>
                      <a:spPr>
                        <a:xfrm>
                          <a:off x="9221789" y="3134379"/>
                          <a:ext cx="1174750" cy="330822"/>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smtClean="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无线通信</a:t>
                            </a:r>
                            <a:r>
                              <a:rPr lang="zh-CN" altLang="en-US" sz="1200" kern="100" dirty="0" smtClean="0">
                                <a:solidFill>
                                  <a:schemeClr val="tx1"/>
                                </a:solidFill>
                                <a:latin typeface="Times New Roman" panose="02020603050405020304" pitchFamily="18" charset="0"/>
                                <a:ea typeface="宋体" panose="02010600030101010101" pitchFamily="2" charset="-122"/>
                                <a:cs typeface="Times New Roman" panose="02020603050405020304" pitchFamily="18" charset="0"/>
                              </a:rPr>
                              <a:t>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2" name="矩形 61"/>
                        <a:cNvSpPr/>
                      </a:nvSpPr>
                      <a:spPr>
                        <a:xfrm>
                          <a:off x="9221789" y="3684716"/>
                          <a:ext cx="1174750" cy="306744"/>
                        </a:xfrm>
                        <a:prstGeom prst="rect">
                          <a:avLst/>
                        </a:prstGeom>
                        <a:noFill/>
                        <a:ln w="19050">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200" kern="100" dirty="0">
                                <a:solidFill>
                                  <a:schemeClr val="tx1"/>
                                </a:solidFill>
                                <a:effectLst/>
                                <a:latin typeface="Times New Roman" panose="02020603050405020304" pitchFamily="18" charset="0"/>
                                <a:ea typeface="宋体" panose="02010600030101010101" pitchFamily="2" charset="-122"/>
                                <a:cs typeface="Times New Roman" panose="02020603050405020304" pitchFamily="18" charset="0"/>
                              </a:rPr>
                              <a:t>天线单元</a:t>
                            </a:r>
                            <a:endParaRPr lang="zh-CN" altLang="en-US" sz="12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pic>
                      <a:nvPicPr>
                        <a:cNvPr id="63" name="图片 62"/>
                        <a:cNvPicPr>
                          <a:picLocks noChangeAspect="1"/>
                        </a:cNvPicPr>
                      </a:nvPicPr>
                      <a:blipFill>
                        <a:blip r:embed="rId21" cstate="print">
                          <a:extLst>
                            <a:ext uri="{28A0092B-C50C-407E-A947-70E740481C1C}">
                              <a14:useLocalDpi xmlns:arto="http://schemas.microsoft.com/office/word/2006/arto" xmlns:a14="http://schemas.microsoft.com/office/drawing/2010/main" xmlns:p="http://schemas.openxmlformats.org/presentationml/2006/main" xmlns="" val="0"/>
                            </a:ext>
                          </a:extLst>
                        </a:blip>
                        <a:stretch>
                          <a:fillRect/>
                        </a:stretch>
                      </a:blipFill>
                      <a:spPr>
                        <a:xfrm rot="10800000">
                          <a:off x="9623294" y="4210975"/>
                          <a:ext cx="371740" cy="307460"/>
                        </a:xfrm>
                        <a:prstGeom prst="rect">
                          <a:avLst/>
                        </a:prstGeom>
                      </a:spPr>
                    </a:pic>
                    <a:cxnSp>
                      <a:nvCxnSpPr>
                        <a:cNvPr id="64" name="直接箭头连接符 63"/>
                        <a:cNvCxnSpPr>
                          <a:stCxn id="61" idx="2"/>
                          <a:endCxn id="62" idx="0"/>
                        </a:cNvCxnSpPr>
                      </a:nvCxnSpPr>
                      <a:spPr>
                        <a:xfrm>
                          <a:off x="9809164" y="3465201"/>
                          <a:ext cx="0" cy="219515"/>
                        </a:xfrm>
                        <a:prstGeom prst="straightConnector1">
                          <a:avLst/>
                        </a:prstGeom>
                        <a:ln w="19050">
                          <a:headEnd type="triangle"/>
                          <a:tailEnd type="triangle"/>
                        </a:ln>
                      </a:spPr>
                      <a:style>
                        <a:lnRef idx="1">
                          <a:schemeClr val="dk1"/>
                        </a:lnRef>
                        <a:fillRef idx="0">
                          <a:schemeClr val="dk1"/>
                        </a:fillRef>
                        <a:effectRef idx="0">
                          <a:schemeClr val="dk1"/>
                        </a:effectRef>
                        <a:fontRef idx="minor">
                          <a:schemeClr val="tx1"/>
                        </a:fontRef>
                      </a:style>
                    </a:cxnSp>
                    <a:cxnSp>
                      <a:nvCxnSpPr>
                        <a:cNvPr id="65" name="直接箭头连接符 64"/>
                        <a:cNvCxnSpPr>
                          <a:stCxn id="62" idx="2"/>
                          <a:endCxn id="63" idx="2"/>
                        </a:cNvCxnSpPr>
                      </a:nvCxnSpPr>
                      <a:spPr>
                        <a:xfrm>
                          <a:off x="9809164" y="3991460"/>
                          <a:ext cx="0" cy="219515"/>
                        </a:xfrm>
                        <a:prstGeom prst="straightConnector1">
                          <a:avLst/>
                        </a:prstGeom>
                        <a:ln w="19050">
                          <a:headEnd type="triangle"/>
                          <a:tailEnd type="triangle"/>
                        </a:ln>
                      </a:spPr>
                      <a:style>
                        <a:lnRef idx="1">
                          <a:schemeClr val="dk1"/>
                        </a:lnRef>
                        <a:fillRef idx="0">
                          <a:schemeClr val="dk1"/>
                        </a:fillRef>
                        <a:effectRef idx="0">
                          <a:schemeClr val="dk1"/>
                        </a:effectRef>
                        <a:fontRef idx="minor">
                          <a:schemeClr val="tx1"/>
                        </a:fontRef>
                      </a:style>
                    </a:cxnSp>
                    <a:sp>
                      <a:nvSpPr>
                        <a:cNvPr id="66" name="文本框 65"/>
                        <a:cNvSpPr txBox="1"/>
                      </a:nvSpPr>
                      <a:spPr>
                        <a:xfrm>
                          <a:off x="10099677" y="4284231"/>
                          <a:ext cx="823911" cy="276999"/>
                        </a:xfrm>
                        <a:prstGeom prst="rect">
                          <a:avLst/>
                        </a:prstGeom>
                        <a:noFill/>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zh-CN" altLang="en-US" sz="1200" dirty="0"/>
                              <a:t>无线</a:t>
                            </a:r>
                          </a:p>
                        </a:txBody>
                        <a:useSpRect/>
                      </a:txSp>
                    </a:sp>
                  </lc:lockedCanvas>
                </a:graphicData>
              </a:graphic>
            </wp:inline>
          </w:drawing>
        </w:r>
      </w:ins>
    </w:p>
    <w:p w:rsidR="000A023F" w:rsidRDefault="00C6643D">
      <w:pPr>
        <w:pStyle w:val="affff0"/>
      </w:pPr>
      <w:bookmarkStart w:id="178" w:name="_Ref220330008"/>
      <w:r>
        <w:rPr>
          <w:rFonts w:hint="eastAsia"/>
        </w:rPr>
        <w:t>图</w:t>
      </w:r>
      <w:r>
        <w:rPr>
          <w:rFonts w:hint="eastAsia"/>
        </w:rPr>
        <w:t xml:space="preserve"> </w:t>
      </w:r>
      <w:r w:rsidR="000A023F">
        <w:rPr>
          <w:rFonts w:ascii="黑体" w:hAnsi="黑体" w:cs="黑体" w:hint="eastAsia"/>
        </w:rPr>
        <w:fldChar w:fldCharType="begin"/>
      </w:r>
      <w:r>
        <w:rPr>
          <w:rFonts w:ascii="黑体" w:hAnsi="黑体" w:cs="黑体" w:hint="eastAsia"/>
        </w:rPr>
        <w:instrText>SEQ 图 \* ARABIC</w:instrText>
      </w:r>
      <w:r w:rsidR="000A023F">
        <w:rPr>
          <w:rFonts w:ascii="黑体" w:hAnsi="黑体" w:cs="黑体" w:hint="eastAsia"/>
        </w:rPr>
        <w:fldChar w:fldCharType="separate"/>
      </w:r>
      <w:r>
        <w:rPr>
          <w:rFonts w:ascii="黑体" w:hAnsi="黑体" w:cs="黑体" w:hint="eastAsia"/>
        </w:rPr>
        <w:t>2</w:t>
      </w:r>
      <w:r w:rsidR="000A023F">
        <w:rPr>
          <w:rFonts w:ascii="黑体" w:hAnsi="黑体" w:cs="黑体" w:hint="eastAsia"/>
        </w:rPr>
        <w:fldChar w:fldCharType="end"/>
      </w:r>
      <w:bookmarkEnd w:id="178"/>
      <w:r>
        <w:rPr>
          <w:rFonts w:hint="eastAsia"/>
        </w:rPr>
        <w:t>无线通信单元基本结构图</w:t>
      </w:r>
    </w:p>
    <w:p w:rsidR="000A023F" w:rsidRDefault="00C6643D">
      <w:pPr>
        <w:ind w:firstLine="420"/>
        <w:rPr>
          <w:color w:val="000000" w:themeColor="text1"/>
          <w:szCs w:val="21"/>
        </w:rPr>
      </w:pPr>
      <w:r>
        <w:rPr>
          <w:rFonts w:hint="eastAsia"/>
          <w:color w:val="000000" w:themeColor="text1"/>
          <w:szCs w:val="21"/>
        </w:rPr>
        <w:t>无线通信单元性能应满足《微功率短距离无线电发射设备目录和技术要求》中有关要求，通信性能及通信规约应满足本标准要求。</w:t>
      </w:r>
    </w:p>
    <w:p w:rsidR="000A023F" w:rsidRDefault="00C6643D">
      <w:pPr>
        <w:pStyle w:val="yq1"/>
        <w:tabs>
          <w:tab w:val="left" w:pos="0"/>
        </w:tabs>
        <w:adjustRightInd w:val="0"/>
        <w:snapToGrid w:val="0"/>
        <w:spacing w:before="0" w:after="0"/>
        <w:ind w:left="425" w:hanging="425"/>
        <w:rPr>
          <w:rFonts w:ascii="Times New Roman" w:hAnsi="Times New Roman"/>
          <w:bCs/>
          <w:szCs w:val="21"/>
        </w:rPr>
      </w:pPr>
      <w:bookmarkStart w:id="179" w:name="_Toc14783"/>
      <w:bookmarkStart w:id="180" w:name="_Toc57126824"/>
      <w:bookmarkStart w:id="181" w:name="_Toc9368"/>
      <w:r>
        <w:rPr>
          <w:rFonts w:ascii="Times New Roman" w:hAnsi="Times New Roman" w:hint="eastAsia"/>
          <w:bCs/>
          <w:szCs w:val="21"/>
        </w:rPr>
        <w:t>结构要求</w:t>
      </w:r>
      <w:bookmarkEnd w:id="179"/>
      <w:bookmarkEnd w:id="180"/>
      <w:bookmarkEnd w:id="181"/>
    </w:p>
    <w:p w:rsidR="000A023F" w:rsidRDefault="00C6643D">
      <w:pPr>
        <w:ind w:firstLineChars="0" w:firstLine="420"/>
        <w:rPr>
          <w:rFonts w:ascii="Calibri" w:hAnsi="Calibri"/>
          <w:szCs w:val="24"/>
        </w:rPr>
      </w:pPr>
      <w:r>
        <w:rPr>
          <w:rFonts w:ascii="Calibri" w:hAnsi="Calibri" w:hint="eastAsia"/>
          <w:szCs w:val="24"/>
        </w:rPr>
        <w:t>参考</w:t>
      </w:r>
      <w:r>
        <w:rPr>
          <w:rFonts w:hint="eastAsia"/>
          <w:szCs w:val="21"/>
        </w:rPr>
        <w:t xml:space="preserve">Q/CSG1204111.2-2022 </w:t>
      </w:r>
      <w:r>
        <w:rPr>
          <w:rFonts w:hint="eastAsia"/>
          <w:szCs w:val="21"/>
        </w:rPr>
        <w:t>《低压电力线宽带载波通信规约</w:t>
      </w:r>
      <w:r>
        <w:rPr>
          <w:rFonts w:hint="eastAsia"/>
          <w:szCs w:val="21"/>
        </w:rPr>
        <w:t xml:space="preserve"> </w:t>
      </w:r>
      <w:r>
        <w:rPr>
          <w:rFonts w:hint="eastAsia"/>
          <w:szCs w:val="21"/>
        </w:rPr>
        <w:t>第</w:t>
      </w:r>
      <w:r>
        <w:rPr>
          <w:rFonts w:hint="eastAsia"/>
          <w:szCs w:val="21"/>
        </w:rPr>
        <w:t>2</w:t>
      </w:r>
      <w:r>
        <w:rPr>
          <w:rFonts w:hint="eastAsia"/>
          <w:szCs w:val="21"/>
        </w:rPr>
        <w:t>部分：技术要求》</w:t>
      </w:r>
      <w:r>
        <w:rPr>
          <w:rFonts w:hint="eastAsia"/>
          <w:szCs w:val="21"/>
        </w:rPr>
        <w:t>4</w:t>
      </w:r>
      <w:r>
        <w:rPr>
          <w:rFonts w:hint="eastAsia"/>
          <w:szCs w:val="21"/>
        </w:rPr>
        <w:t>结构要求</w:t>
      </w:r>
      <w:r>
        <w:rPr>
          <w:rFonts w:ascii="Calibri" w:hAnsi="Calibri" w:hint="eastAsia"/>
          <w:szCs w:val="24"/>
        </w:rPr>
        <w:t>。</w:t>
      </w:r>
    </w:p>
    <w:p w:rsidR="000A023F" w:rsidRDefault="00C6643D">
      <w:pPr>
        <w:keepNext/>
        <w:keepLines/>
        <w:numPr>
          <w:ilvl w:val="0"/>
          <w:numId w:val="1"/>
        </w:numPr>
        <w:adjustRightInd w:val="0"/>
        <w:snapToGrid w:val="0"/>
        <w:ind w:firstLineChars="0"/>
        <w:jc w:val="left"/>
        <w:outlineLvl w:val="0"/>
        <w:rPr>
          <w:rFonts w:eastAsia="黑体"/>
          <w:kern w:val="44"/>
          <w:szCs w:val="24"/>
        </w:rPr>
      </w:pPr>
      <w:bookmarkStart w:id="182" w:name="_Toc30794"/>
      <w:r>
        <w:rPr>
          <w:rFonts w:eastAsia="黑体" w:hint="eastAsia"/>
          <w:kern w:val="44"/>
          <w:szCs w:val="24"/>
        </w:rPr>
        <w:t>技术要求</w:t>
      </w:r>
      <w:bookmarkEnd w:id="80"/>
      <w:bookmarkEnd w:id="81"/>
      <w:bookmarkEnd w:id="182"/>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工作气候环境条件</w:t>
      </w:r>
    </w:p>
    <w:p w:rsidR="000A023F" w:rsidRDefault="00C6643D">
      <w:pPr>
        <w:ind w:firstLineChars="0" w:firstLine="420"/>
        <w:rPr>
          <w:rFonts w:ascii="Calibri" w:hAnsi="Calibri"/>
          <w:szCs w:val="24"/>
        </w:rPr>
      </w:pPr>
      <w:r>
        <w:rPr>
          <w:rFonts w:ascii="Calibri" w:hAnsi="Calibri" w:hint="eastAsia"/>
          <w:szCs w:val="24"/>
        </w:rPr>
        <w:t>参考</w:t>
      </w:r>
      <w:r>
        <w:rPr>
          <w:rFonts w:hint="eastAsia"/>
          <w:szCs w:val="21"/>
        </w:rPr>
        <w:t xml:space="preserve">Q/CSG1204111.2-2022 </w:t>
      </w:r>
      <w:r>
        <w:rPr>
          <w:rFonts w:hint="eastAsia"/>
          <w:szCs w:val="21"/>
        </w:rPr>
        <w:t>《低压电力线宽带载波通信规约</w:t>
      </w:r>
      <w:r>
        <w:rPr>
          <w:rFonts w:hint="eastAsia"/>
          <w:szCs w:val="21"/>
        </w:rPr>
        <w:t xml:space="preserve"> </w:t>
      </w:r>
      <w:r>
        <w:rPr>
          <w:rFonts w:hint="eastAsia"/>
          <w:szCs w:val="21"/>
        </w:rPr>
        <w:t>第</w:t>
      </w:r>
      <w:r>
        <w:rPr>
          <w:rFonts w:hint="eastAsia"/>
          <w:szCs w:val="21"/>
        </w:rPr>
        <w:t>2</w:t>
      </w:r>
      <w:r>
        <w:rPr>
          <w:rFonts w:hint="eastAsia"/>
          <w:szCs w:val="21"/>
        </w:rPr>
        <w:t>部分：技术要求》</w:t>
      </w:r>
      <w:r>
        <w:rPr>
          <w:rFonts w:hint="eastAsia"/>
          <w:szCs w:val="21"/>
        </w:rPr>
        <w:t xml:space="preserve">5.1 </w:t>
      </w:r>
      <w:r>
        <w:rPr>
          <w:rFonts w:ascii="Calibri" w:hAnsi="Calibri" w:hint="eastAsia"/>
          <w:szCs w:val="24"/>
        </w:rPr>
        <w:t>工作气候环境条件。</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工作电源</w:t>
      </w:r>
    </w:p>
    <w:p w:rsidR="00313924" w:rsidRDefault="00C6643D" w:rsidP="00313924">
      <w:pPr>
        <w:tabs>
          <w:tab w:val="center" w:pos="4201"/>
          <w:tab w:val="right" w:leader="dot" w:pos="9298"/>
        </w:tabs>
        <w:autoSpaceDE w:val="0"/>
        <w:autoSpaceDN w:val="0"/>
        <w:ind w:firstLineChars="0" w:firstLine="420"/>
        <w:rPr>
          <w:ins w:id="183" w:author="Administrator" w:date="2026-03-04T10:55:00Z"/>
          <w:rFonts w:ascii="Calibri" w:hAnsi="Calibri"/>
          <w:szCs w:val="24"/>
        </w:rPr>
      </w:pPr>
      <w:r>
        <w:rPr>
          <w:rFonts w:hint="eastAsia"/>
          <w:szCs w:val="21"/>
        </w:rPr>
        <w:t>SPLC</w:t>
      </w:r>
      <w:r>
        <w:rPr>
          <w:rFonts w:hint="eastAsia"/>
          <w:szCs w:val="21"/>
        </w:rPr>
        <w:t>通信单元，采用直流电源，电压允许范围：</w:t>
      </w:r>
      <w:r>
        <w:rPr>
          <w:rFonts w:hint="eastAsia"/>
          <w:szCs w:val="21"/>
        </w:rPr>
        <w:t>+12~16V</w:t>
      </w:r>
      <w:r>
        <w:rPr>
          <w:rFonts w:hint="eastAsia"/>
          <w:szCs w:val="21"/>
        </w:rPr>
        <w:t>。工作状态下所产生的交流磁通密度小于</w:t>
      </w:r>
      <w:r>
        <w:rPr>
          <w:rFonts w:hint="eastAsia"/>
          <w:szCs w:val="21"/>
        </w:rPr>
        <w:t>0.5mT</w:t>
      </w:r>
      <w:r>
        <w:rPr>
          <w:rFonts w:ascii="Calibri" w:hAnsi="Calibri" w:hint="eastAsia"/>
          <w:szCs w:val="24"/>
        </w:rPr>
        <w:t>。安装在网关或终端的通信单元的功耗要求见</w:t>
      </w:r>
      <w:r w:rsidR="000A023F">
        <w:rPr>
          <w:rFonts w:ascii="Calibri" w:hAnsi="Calibri"/>
          <w:szCs w:val="24"/>
        </w:rPr>
        <w:fldChar w:fldCharType="begin"/>
      </w:r>
      <w:r>
        <w:rPr>
          <w:rFonts w:ascii="Calibri" w:hAnsi="Calibri"/>
          <w:szCs w:val="24"/>
        </w:rPr>
        <w:instrText xml:space="preserve"> REF _Ref220330230 \h </w:instrText>
      </w:r>
      <w:r w:rsidR="000A023F">
        <w:rPr>
          <w:rFonts w:ascii="Calibri" w:hAnsi="Calibri"/>
          <w:szCs w:val="24"/>
        </w:rPr>
      </w:r>
      <w:r w:rsidR="000A023F">
        <w:rPr>
          <w:rFonts w:ascii="Calibri" w:hAnsi="Calibri"/>
          <w:szCs w:val="24"/>
        </w:rPr>
        <w:fldChar w:fldCharType="separate"/>
      </w:r>
      <w:r>
        <w:rPr>
          <w:rFonts w:hint="eastAsia"/>
        </w:rPr>
        <w:t>表</w:t>
      </w:r>
      <w:r>
        <w:rPr>
          <w:rFonts w:hint="eastAsia"/>
        </w:rPr>
        <w:t xml:space="preserve"> </w:t>
      </w:r>
      <w:r>
        <w:t>1</w:t>
      </w:r>
      <w:r w:rsidR="000A023F">
        <w:rPr>
          <w:rFonts w:ascii="Calibri" w:hAnsi="Calibri"/>
          <w:szCs w:val="24"/>
        </w:rPr>
        <w:fldChar w:fldCharType="end"/>
      </w:r>
      <w:r>
        <w:rPr>
          <w:rStyle w:val="afffffa"/>
          <w:rFonts w:hint="eastAsia"/>
        </w:rPr>
        <w:t>所示</w:t>
      </w:r>
      <w:r>
        <w:rPr>
          <w:rFonts w:ascii="Calibri" w:hAnsi="Calibri" w:hint="eastAsia"/>
          <w:szCs w:val="24"/>
        </w:rPr>
        <w:t>。</w:t>
      </w:r>
      <w:ins w:id="184" w:author="Administrator" w:date="2026-03-04T10:55:00Z">
        <w:r w:rsidR="00313924">
          <w:rPr>
            <w:rFonts w:ascii="Calibri" w:hAnsi="Calibri" w:hint="eastAsia"/>
            <w:szCs w:val="24"/>
          </w:rPr>
          <w:t>其中，双发是指无线通道和载波通道同时进行发送的状态，双收是指无线通道和载波通道同时进行接收的状态，而单发是指无线通道或者载波通道单独进行发送的状态。</w:t>
        </w:r>
      </w:ins>
    </w:p>
    <w:p w:rsidR="000A023F" w:rsidRPr="00313924" w:rsidRDefault="000A023F">
      <w:pPr>
        <w:tabs>
          <w:tab w:val="center" w:pos="4201"/>
          <w:tab w:val="right" w:leader="dot" w:pos="9298"/>
        </w:tabs>
        <w:autoSpaceDE w:val="0"/>
        <w:autoSpaceDN w:val="0"/>
        <w:ind w:firstLineChars="0" w:firstLine="420"/>
        <w:rPr>
          <w:rFonts w:ascii="Calibri" w:hAnsi="Calibri"/>
          <w:szCs w:val="24"/>
        </w:rPr>
      </w:pPr>
    </w:p>
    <w:p w:rsidR="000A023F" w:rsidRDefault="00C6643D">
      <w:pPr>
        <w:pStyle w:val="affff0"/>
        <w:spacing w:line="360" w:lineRule="auto"/>
        <w:rPr>
          <w:rFonts w:ascii="黑体" w:hAnsi="黑体" w:cs="黑体"/>
          <w:szCs w:val="21"/>
        </w:rPr>
      </w:pPr>
      <w:bookmarkStart w:id="185" w:name="_Ref220330230"/>
      <w:bookmarkStart w:id="186" w:name="_Ref220330226"/>
      <w:r>
        <w:rPr>
          <w:rFonts w:ascii="黑体" w:hAnsi="黑体" w:cs="黑体" w:hint="eastAsia"/>
        </w:rPr>
        <w:t xml:space="preserve">表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w:t>
      </w:r>
      <w:r w:rsidR="000A023F">
        <w:rPr>
          <w:rFonts w:ascii="黑体" w:hAnsi="黑体" w:cs="黑体" w:hint="eastAsia"/>
        </w:rPr>
        <w:fldChar w:fldCharType="end"/>
      </w:r>
      <w:bookmarkEnd w:id="185"/>
      <w:r>
        <w:rPr>
          <w:rFonts w:ascii="黑体" w:hAnsi="黑体" w:cs="黑体" w:hint="eastAsia"/>
          <w:szCs w:val="21"/>
        </w:rPr>
        <w:t>通信单元的功耗</w:t>
      </w:r>
      <w:bookmarkEnd w:id="186"/>
    </w:p>
    <w:tbl>
      <w:tblPr>
        <w:tblW w:w="8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73"/>
        <w:gridCol w:w="3151"/>
        <w:gridCol w:w="2909"/>
      </w:tblGrid>
      <w:tr w:rsidR="000A023F">
        <w:trPr>
          <w:jc w:val="center"/>
        </w:trPr>
        <w:tc>
          <w:tcPr>
            <w:tcW w:w="2273" w:type="dxa"/>
          </w:tcPr>
          <w:p w:rsidR="000A023F" w:rsidRDefault="00C6643D">
            <w:pPr>
              <w:tabs>
                <w:tab w:val="decimal" w:pos="0"/>
              </w:tabs>
              <w:ind w:firstLineChars="0" w:firstLine="0"/>
              <w:jc w:val="center"/>
              <w:rPr>
                <w:rFonts w:ascii="宋体" w:hAnsi="宋体"/>
                <w:sz w:val="18"/>
                <w:szCs w:val="18"/>
              </w:rPr>
            </w:pPr>
            <w:r>
              <w:rPr>
                <w:rFonts w:ascii="宋体" w:hAnsi="宋体" w:hint="eastAsia"/>
                <w:sz w:val="18"/>
                <w:szCs w:val="18"/>
              </w:rPr>
              <w:t>模块类型</w:t>
            </w:r>
          </w:p>
        </w:tc>
        <w:tc>
          <w:tcPr>
            <w:tcW w:w="3151" w:type="dxa"/>
          </w:tcPr>
          <w:p w:rsidR="000A023F" w:rsidRDefault="00C6643D">
            <w:pPr>
              <w:tabs>
                <w:tab w:val="decimal" w:pos="0"/>
              </w:tabs>
              <w:ind w:firstLineChars="0" w:firstLine="0"/>
              <w:jc w:val="center"/>
              <w:rPr>
                <w:rFonts w:ascii="宋体" w:hAnsi="宋体"/>
                <w:sz w:val="18"/>
                <w:szCs w:val="18"/>
              </w:rPr>
            </w:pPr>
            <w:r>
              <w:rPr>
                <w:rFonts w:ascii="宋体" w:hAnsi="宋体" w:hint="eastAsia"/>
                <w:sz w:val="18"/>
                <w:szCs w:val="18"/>
              </w:rPr>
              <w:t>静态功耗</w:t>
            </w:r>
          </w:p>
        </w:tc>
        <w:tc>
          <w:tcPr>
            <w:tcW w:w="2909" w:type="dxa"/>
          </w:tcPr>
          <w:p w:rsidR="000A023F" w:rsidRDefault="00C6643D">
            <w:pPr>
              <w:tabs>
                <w:tab w:val="decimal" w:pos="0"/>
              </w:tabs>
              <w:ind w:firstLineChars="0" w:firstLine="360"/>
              <w:jc w:val="center"/>
              <w:rPr>
                <w:rFonts w:ascii="宋体" w:hAnsi="宋体"/>
                <w:sz w:val="18"/>
                <w:szCs w:val="18"/>
              </w:rPr>
            </w:pPr>
            <w:r>
              <w:rPr>
                <w:rFonts w:ascii="宋体" w:hAnsi="宋体" w:hint="eastAsia"/>
                <w:sz w:val="18"/>
                <w:szCs w:val="18"/>
              </w:rPr>
              <w:t>动态功耗（定义）</w:t>
            </w:r>
          </w:p>
        </w:tc>
      </w:tr>
      <w:tr w:rsidR="000A023F">
        <w:trPr>
          <w:jc w:val="center"/>
        </w:trPr>
        <w:tc>
          <w:tcPr>
            <w:tcW w:w="2273" w:type="dxa"/>
            <w:vMerge w:val="restart"/>
          </w:tcPr>
          <w:p w:rsidR="000A023F" w:rsidRDefault="000A023F">
            <w:pPr>
              <w:tabs>
                <w:tab w:val="decimal" w:pos="0"/>
              </w:tabs>
              <w:ind w:firstLineChars="0" w:firstLine="0"/>
              <w:jc w:val="center"/>
              <w:rPr>
                <w:sz w:val="18"/>
                <w:szCs w:val="18"/>
              </w:rPr>
            </w:pPr>
          </w:p>
          <w:p w:rsidR="000A023F" w:rsidRDefault="00C6643D">
            <w:pPr>
              <w:tabs>
                <w:tab w:val="decimal" w:pos="0"/>
              </w:tabs>
              <w:ind w:firstLineChars="0" w:firstLine="0"/>
              <w:jc w:val="center"/>
              <w:rPr>
                <w:sz w:val="18"/>
                <w:szCs w:val="18"/>
              </w:rPr>
            </w:pPr>
            <w:r>
              <w:rPr>
                <w:rFonts w:hint="eastAsia"/>
                <w:sz w:val="18"/>
                <w:szCs w:val="18"/>
              </w:rPr>
              <w:t>SPLC</w:t>
            </w:r>
            <w:r>
              <w:rPr>
                <w:sz w:val="18"/>
                <w:szCs w:val="18"/>
              </w:rPr>
              <w:t>通信单元</w:t>
            </w:r>
          </w:p>
        </w:tc>
        <w:tc>
          <w:tcPr>
            <w:tcW w:w="3151" w:type="dxa"/>
          </w:tcPr>
          <w:p w:rsidR="000A023F" w:rsidRDefault="00C6643D" w:rsidP="00313924">
            <w:pPr>
              <w:tabs>
                <w:tab w:val="decimal" w:pos="0"/>
              </w:tabs>
              <w:ind w:firstLineChars="0" w:firstLine="0"/>
              <w:rPr>
                <w:sz w:val="18"/>
                <w:szCs w:val="18"/>
              </w:rPr>
            </w:pPr>
            <w:r>
              <w:rPr>
                <w:sz w:val="18"/>
                <w:szCs w:val="18"/>
              </w:rPr>
              <w:t>单相终端本地通信单元：</w:t>
            </w:r>
            <w:r>
              <w:rPr>
                <w:sz w:val="18"/>
                <w:szCs w:val="18"/>
              </w:rPr>
              <w:t>≤</w:t>
            </w:r>
            <w:r>
              <w:rPr>
                <w:rStyle w:val="afffffa"/>
                <w:sz w:val="18"/>
                <w:szCs w:val="18"/>
              </w:rPr>
              <w:t>0.</w:t>
            </w:r>
            <w:del w:id="187" w:author="Administrator" w:date="2026-03-04T10:55:00Z">
              <w:r w:rsidDel="00313924">
                <w:rPr>
                  <w:rStyle w:val="afffffa"/>
                  <w:sz w:val="18"/>
                  <w:szCs w:val="18"/>
                </w:rPr>
                <w:delText>25w</w:delText>
              </w:r>
            </w:del>
            <w:ins w:id="188" w:author="Administrator" w:date="2026-03-04T10:55:00Z">
              <w:r w:rsidR="00313924">
                <w:rPr>
                  <w:rStyle w:val="afffffa"/>
                  <w:sz w:val="18"/>
                  <w:szCs w:val="18"/>
                </w:rPr>
                <w:t>25</w:t>
              </w:r>
              <w:r w:rsidR="00313924">
                <w:rPr>
                  <w:rStyle w:val="afffffa"/>
                  <w:rFonts w:hint="eastAsia"/>
                  <w:sz w:val="18"/>
                  <w:szCs w:val="18"/>
                </w:rPr>
                <w:t>W</w:t>
              </w:r>
            </w:ins>
          </w:p>
        </w:tc>
        <w:tc>
          <w:tcPr>
            <w:tcW w:w="2909" w:type="dxa"/>
          </w:tcPr>
          <w:p w:rsidR="000A023F" w:rsidRDefault="00C6643D">
            <w:pPr>
              <w:tabs>
                <w:tab w:val="decimal" w:pos="0"/>
              </w:tabs>
              <w:ind w:firstLineChars="0" w:firstLine="0"/>
              <w:rPr>
                <w:sz w:val="18"/>
                <w:szCs w:val="18"/>
              </w:rPr>
            </w:pPr>
            <w:r>
              <w:rPr>
                <w:sz w:val="18"/>
                <w:szCs w:val="18"/>
              </w:rPr>
              <w:t>单相终端通信单元：</w:t>
            </w:r>
            <w:r>
              <w:rPr>
                <w:sz w:val="18"/>
                <w:szCs w:val="18"/>
              </w:rPr>
              <w:t>≤1.5</w:t>
            </w:r>
            <w:ins w:id="189" w:author="Administrator" w:date="2026-03-04T10:55:00Z">
              <w:r w:rsidR="00313924">
                <w:rPr>
                  <w:rStyle w:val="afffffa"/>
                  <w:rFonts w:hint="eastAsia"/>
                  <w:sz w:val="18"/>
                  <w:szCs w:val="18"/>
                </w:rPr>
                <w:t xml:space="preserve"> W</w:t>
              </w:r>
            </w:ins>
            <w:del w:id="190" w:author="Administrator" w:date="2026-03-04T10:55:00Z">
              <w:r w:rsidDel="00313924">
                <w:rPr>
                  <w:sz w:val="18"/>
                  <w:szCs w:val="18"/>
                </w:rPr>
                <w:delText>w</w:delText>
              </w:r>
            </w:del>
            <w:r>
              <w:rPr>
                <w:sz w:val="18"/>
                <w:szCs w:val="18"/>
              </w:rPr>
              <w:t>（单发双收）</w:t>
            </w:r>
          </w:p>
          <w:p w:rsidR="000A023F" w:rsidRDefault="00C6643D">
            <w:pPr>
              <w:pStyle w:val="afff8"/>
              <w:ind w:firstLineChars="0" w:firstLine="0"/>
              <w:jc w:val="both"/>
              <w:rPr>
                <w:sz w:val="18"/>
                <w:szCs w:val="18"/>
              </w:rPr>
            </w:pPr>
            <w:r>
              <w:rPr>
                <w:sz w:val="18"/>
                <w:szCs w:val="18"/>
              </w:rPr>
              <w:t>单相终端通信单元：</w:t>
            </w:r>
            <w:r>
              <w:rPr>
                <w:sz w:val="18"/>
                <w:szCs w:val="18"/>
              </w:rPr>
              <w:t>≤2</w:t>
            </w:r>
            <w:ins w:id="191" w:author="Administrator" w:date="2026-03-04T10:55:00Z">
              <w:r w:rsidR="00313924">
                <w:rPr>
                  <w:rStyle w:val="afffffa"/>
                  <w:rFonts w:hint="eastAsia"/>
                  <w:sz w:val="18"/>
                  <w:szCs w:val="18"/>
                </w:rPr>
                <w:t xml:space="preserve"> W</w:t>
              </w:r>
            </w:ins>
            <w:del w:id="192" w:author="Administrator" w:date="2026-03-04T10:55:00Z">
              <w:r w:rsidDel="00313924">
                <w:rPr>
                  <w:sz w:val="18"/>
                  <w:szCs w:val="18"/>
                </w:rPr>
                <w:delText>w</w:delText>
              </w:r>
            </w:del>
            <w:r>
              <w:rPr>
                <w:sz w:val="18"/>
                <w:szCs w:val="18"/>
              </w:rPr>
              <w:t>（双发双收）</w:t>
            </w:r>
          </w:p>
        </w:tc>
      </w:tr>
      <w:tr w:rsidR="000A023F">
        <w:trPr>
          <w:trHeight w:val="277"/>
          <w:jc w:val="center"/>
        </w:trPr>
        <w:tc>
          <w:tcPr>
            <w:tcW w:w="2273" w:type="dxa"/>
            <w:vMerge/>
          </w:tcPr>
          <w:p w:rsidR="000A023F" w:rsidRDefault="000A023F">
            <w:pPr>
              <w:tabs>
                <w:tab w:val="decimal" w:pos="0"/>
              </w:tabs>
              <w:ind w:firstLineChars="0" w:firstLine="360"/>
              <w:jc w:val="center"/>
              <w:rPr>
                <w:sz w:val="18"/>
                <w:szCs w:val="18"/>
              </w:rPr>
            </w:pPr>
          </w:p>
        </w:tc>
        <w:tc>
          <w:tcPr>
            <w:tcW w:w="3151" w:type="dxa"/>
          </w:tcPr>
          <w:p w:rsidR="000A023F" w:rsidRDefault="00C6643D">
            <w:pPr>
              <w:tabs>
                <w:tab w:val="decimal" w:pos="0"/>
              </w:tabs>
              <w:ind w:firstLineChars="0" w:firstLine="0"/>
              <w:rPr>
                <w:sz w:val="18"/>
                <w:szCs w:val="18"/>
              </w:rPr>
            </w:pPr>
            <w:r>
              <w:rPr>
                <w:sz w:val="18"/>
                <w:szCs w:val="18"/>
              </w:rPr>
              <w:t>三相终端本地通信单元：</w:t>
            </w:r>
            <w:r>
              <w:rPr>
                <w:sz w:val="18"/>
                <w:szCs w:val="18"/>
              </w:rPr>
              <w:t>≤0.</w:t>
            </w:r>
            <w:r>
              <w:rPr>
                <w:rStyle w:val="afffffa"/>
                <w:rFonts w:hint="eastAsia"/>
                <w:sz w:val="18"/>
                <w:szCs w:val="18"/>
              </w:rPr>
              <w:t>55</w:t>
            </w:r>
            <w:ins w:id="193" w:author="Administrator" w:date="2026-03-04T10:55:00Z">
              <w:r w:rsidR="00313924">
                <w:rPr>
                  <w:rStyle w:val="afffffa"/>
                  <w:rFonts w:hint="eastAsia"/>
                  <w:sz w:val="18"/>
                  <w:szCs w:val="18"/>
                </w:rPr>
                <w:t xml:space="preserve"> W</w:t>
              </w:r>
            </w:ins>
            <w:del w:id="194" w:author="Administrator" w:date="2026-03-04T10:55:00Z">
              <w:r w:rsidDel="00313924">
                <w:rPr>
                  <w:rStyle w:val="afffffa"/>
                  <w:sz w:val="18"/>
                  <w:szCs w:val="18"/>
                </w:rPr>
                <w:delText>w</w:delText>
              </w:r>
            </w:del>
          </w:p>
        </w:tc>
        <w:tc>
          <w:tcPr>
            <w:tcW w:w="2909" w:type="dxa"/>
          </w:tcPr>
          <w:p w:rsidR="000A023F" w:rsidRDefault="00C6643D">
            <w:pPr>
              <w:tabs>
                <w:tab w:val="decimal" w:pos="0"/>
              </w:tabs>
              <w:ind w:firstLineChars="0" w:firstLine="0"/>
              <w:rPr>
                <w:sz w:val="18"/>
                <w:szCs w:val="18"/>
              </w:rPr>
            </w:pPr>
            <w:r>
              <w:rPr>
                <w:sz w:val="18"/>
                <w:szCs w:val="18"/>
              </w:rPr>
              <w:t>三相终端通信单元：</w:t>
            </w:r>
            <w:r>
              <w:rPr>
                <w:sz w:val="18"/>
                <w:szCs w:val="18"/>
              </w:rPr>
              <w:t>≤5</w:t>
            </w:r>
            <w:ins w:id="195" w:author="Administrator" w:date="2026-03-04T10:55:00Z">
              <w:r w:rsidR="00313924">
                <w:rPr>
                  <w:rStyle w:val="afffffa"/>
                  <w:rFonts w:hint="eastAsia"/>
                  <w:sz w:val="18"/>
                  <w:szCs w:val="18"/>
                </w:rPr>
                <w:t xml:space="preserve"> W</w:t>
              </w:r>
            </w:ins>
            <w:del w:id="196" w:author="Administrator" w:date="2026-03-04T10:55:00Z">
              <w:r w:rsidDel="00313924">
                <w:rPr>
                  <w:sz w:val="18"/>
                  <w:szCs w:val="18"/>
                </w:rPr>
                <w:delText>w</w:delText>
              </w:r>
            </w:del>
            <w:r>
              <w:rPr>
                <w:sz w:val="18"/>
                <w:szCs w:val="18"/>
              </w:rPr>
              <w:t>（三相双发双收）</w:t>
            </w:r>
          </w:p>
        </w:tc>
      </w:tr>
      <w:tr w:rsidR="000A023F">
        <w:trPr>
          <w:jc w:val="center"/>
        </w:trPr>
        <w:tc>
          <w:tcPr>
            <w:tcW w:w="2273" w:type="dxa"/>
            <w:vMerge/>
          </w:tcPr>
          <w:p w:rsidR="000A023F" w:rsidRDefault="000A023F">
            <w:pPr>
              <w:tabs>
                <w:tab w:val="decimal" w:pos="0"/>
              </w:tabs>
              <w:ind w:firstLineChars="0" w:firstLine="360"/>
              <w:jc w:val="center"/>
              <w:rPr>
                <w:sz w:val="18"/>
                <w:szCs w:val="18"/>
              </w:rPr>
            </w:pPr>
          </w:p>
        </w:tc>
        <w:tc>
          <w:tcPr>
            <w:tcW w:w="3151" w:type="dxa"/>
          </w:tcPr>
          <w:p w:rsidR="000A023F" w:rsidDel="00313924" w:rsidRDefault="00C6643D">
            <w:pPr>
              <w:tabs>
                <w:tab w:val="decimal" w:pos="0"/>
              </w:tabs>
              <w:ind w:firstLineChars="0" w:firstLine="0"/>
              <w:rPr>
                <w:del w:id="197" w:author="Administrator" w:date="2026-03-04T10:55:00Z"/>
                <w:sz w:val="18"/>
                <w:szCs w:val="18"/>
              </w:rPr>
            </w:pPr>
            <w:r>
              <w:rPr>
                <w:sz w:val="18"/>
                <w:szCs w:val="18"/>
              </w:rPr>
              <w:t>网关本地通信单元：</w:t>
            </w:r>
            <w:r>
              <w:rPr>
                <w:sz w:val="18"/>
                <w:szCs w:val="18"/>
              </w:rPr>
              <w:t>≤1.1</w:t>
            </w:r>
            <w:ins w:id="198" w:author="Administrator" w:date="2026-03-04T10:55:00Z">
              <w:r w:rsidR="00313924">
                <w:rPr>
                  <w:rStyle w:val="afffffa"/>
                  <w:rFonts w:hint="eastAsia"/>
                  <w:sz w:val="18"/>
                  <w:szCs w:val="18"/>
                </w:rPr>
                <w:t xml:space="preserve"> W</w:t>
              </w:r>
            </w:ins>
            <w:del w:id="199" w:author="Administrator" w:date="2026-03-04T10:55:00Z">
              <w:r w:rsidDel="00313924">
                <w:rPr>
                  <w:sz w:val="18"/>
                  <w:szCs w:val="18"/>
                </w:rPr>
                <w:delText>w</w:delText>
              </w:r>
            </w:del>
          </w:p>
          <w:p w:rsidR="00313924" w:rsidRDefault="00313924">
            <w:pPr>
              <w:tabs>
                <w:tab w:val="decimal" w:pos="0"/>
              </w:tabs>
              <w:ind w:firstLineChars="0" w:firstLine="0"/>
              <w:rPr>
                <w:ins w:id="200" w:author="Administrator" w:date="2026-03-04T10:55:00Z"/>
                <w:rFonts w:hint="eastAsia"/>
                <w:sz w:val="18"/>
                <w:szCs w:val="18"/>
              </w:rPr>
            </w:pPr>
          </w:p>
          <w:p w:rsidR="000A023F" w:rsidRDefault="00C6643D">
            <w:pPr>
              <w:tabs>
                <w:tab w:val="decimal" w:pos="0"/>
              </w:tabs>
              <w:ind w:firstLineChars="0" w:firstLine="0"/>
              <w:rPr>
                <w:sz w:val="18"/>
                <w:szCs w:val="18"/>
              </w:rPr>
            </w:pPr>
            <w:r>
              <w:rPr>
                <w:sz w:val="18"/>
                <w:szCs w:val="18"/>
              </w:rPr>
              <w:t>智能量测终端通信单元：</w:t>
            </w:r>
            <w:r>
              <w:rPr>
                <w:sz w:val="18"/>
                <w:szCs w:val="18"/>
              </w:rPr>
              <w:t>≤1.4</w:t>
            </w:r>
            <w:ins w:id="201" w:author="Administrator" w:date="2026-03-04T10:55:00Z">
              <w:r w:rsidR="00313924">
                <w:rPr>
                  <w:rStyle w:val="afffffa"/>
                  <w:rFonts w:hint="eastAsia"/>
                  <w:sz w:val="18"/>
                  <w:szCs w:val="18"/>
                </w:rPr>
                <w:t xml:space="preserve"> W</w:t>
              </w:r>
            </w:ins>
            <w:del w:id="202" w:author="Administrator" w:date="2026-03-04T10:55:00Z">
              <w:r w:rsidDel="00313924">
                <w:rPr>
                  <w:sz w:val="18"/>
                  <w:szCs w:val="18"/>
                </w:rPr>
                <w:delText>w</w:delText>
              </w:r>
            </w:del>
          </w:p>
        </w:tc>
        <w:tc>
          <w:tcPr>
            <w:tcW w:w="2909" w:type="dxa"/>
          </w:tcPr>
          <w:p w:rsidR="000A023F" w:rsidRDefault="00C6643D">
            <w:pPr>
              <w:tabs>
                <w:tab w:val="decimal" w:pos="0"/>
              </w:tabs>
              <w:ind w:firstLineChars="0" w:firstLine="0"/>
              <w:rPr>
                <w:sz w:val="18"/>
                <w:szCs w:val="18"/>
              </w:rPr>
            </w:pPr>
            <w:r>
              <w:rPr>
                <w:sz w:val="18"/>
                <w:szCs w:val="18"/>
              </w:rPr>
              <w:t>网关本地通信单元：</w:t>
            </w:r>
            <w:r>
              <w:rPr>
                <w:sz w:val="18"/>
                <w:szCs w:val="18"/>
              </w:rPr>
              <w:t>≤8</w:t>
            </w:r>
            <w:ins w:id="203" w:author="Administrator" w:date="2026-03-04T10:55:00Z">
              <w:r w:rsidR="00313924">
                <w:rPr>
                  <w:rStyle w:val="afffffa"/>
                  <w:rFonts w:hint="eastAsia"/>
                  <w:sz w:val="18"/>
                  <w:szCs w:val="18"/>
                </w:rPr>
                <w:t xml:space="preserve"> W</w:t>
              </w:r>
            </w:ins>
            <w:del w:id="204" w:author="Administrator" w:date="2026-03-04T10:55:00Z">
              <w:r w:rsidDel="00313924">
                <w:rPr>
                  <w:sz w:val="18"/>
                  <w:szCs w:val="18"/>
                </w:rPr>
                <w:delText>w</w:delText>
              </w:r>
            </w:del>
            <w:r>
              <w:rPr>
                <w:sz w:val="18"/>
                <w:szCs w:val="18"/>
              </w:rPr>
              <w:t>（三相双发双收）</w:t>
            </w:r>
          </w:p>
          <w:p w:rsidR="000A023F" w:rsidRDefault="00C6643D">
            <w:pPr>
              <w:tabs>
                <w:tab w:val="decimal" w:pos="0"/>
              </w:tabs>
              <w:ind w:firstLineChars="0" w:firstLine="0"/>
              <w:rPr>
                <w:sz w:val="18"/>
                <w:szCs w:val="18"/>
              </w:rPr>
            </w:pPr>
            <w:r>
              <w:rPr>
                <w:sz w:val="18"/>
                <w:szCs w:val="18"/>
              </w:rPr>
              <w:t>智能量测终端通信单元：</w:t>
            </w:r>
            <w:r>
              <w:rPr>
                <w:sz w:val="18"/>
                <w:szCs w:val="18"/>
              </w:rPr>
              <w:t>≤10</w:t>
            </w:r>
            <w:ins w:id="205" w:author="Administrator" w:date="2026-03-04T10:55:00Z">
              <w:r w:rsidR="00313924">
                <w:rPr>
                  <w:rStyle w:val="afffffa"/>
                  <w:rFonts w:hint="eastAsia"/>
                  <w:sz w:val="18"/>
                  <w:szCs w:val="18"/>
                </w:rPr>
                <w:t xml:space="preserve"> W</w:t>
              </w:r>
            </w:ins>
            <w:del w:id="206" w:author="Administrator" w:date="2026-03-04T10:55:00Z">
              <w:r w:rsidDel="00313924">
                <w:rPr>
                  <w:sz w:val="18"/>
                  <w:szCs w:val="18"/>
                </w:rPr>
                <w:delText>w</w:delText>
              </w:r>
            </w:del>
            <w:r>
              <w:rPr>
                <w:sz w:val="18"/>
                <w:szCs w:val="18"/>
              </w:rPr>
              <w:t>（三相双发双收）</w:t>
            </w:r>
          </w:p>
        </w:tc>
      </w:tr>
    </w:tbl>
    <w:p w:rsidR="000A023F" w:rsidRDefault="000A023F">
      <w:pPr>
        <w:numPr>
          <w:ilvl w:val="255"/>
          <w:numId w:val="0"/>
        </w:numPr>
        <w:tabs>
          <w:tab w:val="center" w:pos="4201"/>
          <w:tab w:val="right" w:leader="dot" w:pos="9298"/>
        </w:tabs>
        <w:autoSpaceDE w:val="0"/>
        <w:autoSpaceDN w:val="0"/>
        <w:rPr>
          <w:rFonts w:ascii="黑体" w:eastAsia="黑体" w:hAnsi="黑体"/>
          <w:szCs w:val="21"/>
        </w:rPr>
      </w:pP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lastRenderedPageBreak/>
        <w:t>通信功能和基本传输特性</w:t>
      </w:r>
    </w:p>
    <w:p w:rsidR="000A023F" w:rsidRDefault="00C6643D">
      <w:pPr>
        <w:keepNext/>
        <w:keepLines/>
        <w:numPr>
          <w:ilvl w:val="2"/>
          <w:numId w:val="1"/>
        </w:numPr>
        <w:adjustRightInd w:val="0"/>
        <w:snapToGrid w:val="0"/>
        <w:ind w:left="567" w:firstLineChars="0" w:hanging="567"/>
        <w:outlineLvl w:val="2"/>
        <w:rPr>
          <w:rFonts w:ascii="黑体" w:eastAsia="黑体" w:hAnsi="黑体"/>
          <w:szCs w:val="21"/>
        </w:rPr>
      </w:pPr>
      <w:r>
        <w:rPr>
          <w:rFonts w:ascii="黑体" w:eastAsia="黑体" w:hAnsi="黑体" w:hint="eastAsia"/>
          <w:szCs w:val="21"/>
        </w:rPr>
        <w:t>基本通信性能</w:t>
      </w:r>
    </w:p>
    <w:p w:rsidR="000A023F" w:rsidRDefault="00C6643D">
      <w:pPr>
        <w:ind w:firstLineChars="0" w:firstLine="0"/>
        <w:rPr>
          <w:rFonts w:ascii="Calibri" w:hAnsi="Calibri"/>
          <w:szCs w:val="24"/>
        </w:rPr>
      </w:pPr>
      <w:r>
        <w:rPr>
          <w:rFonts w:ascii="黑体" w:eastAsia="黑体" w:hAnsi="黑体" w:hint="eastAsia"/>
          <w:szCs w:val="21"/>
        </w:rPr>
        <w:t>7.3.1.1</w:t>
      </w:r>
      <w:r>
        <w:rPr>
          <w:rFonts w:ascii="Calibri" w:hAnsi="Calibri" w:hint="eastAsia"/>
          <w:szCs w:val="24"/>
        </w:rPr>
        <w:t xml:space="preserve"> </w:t>
      </w:r>
      <w:r>
        <w:rPr>
          <w:rFonts w:ascii="Calibri" w:hAnsi="Calibri" w:hint="eastAsia"/>
          <w:szCs w:val="24"/>
        </w:rPr>
        <w:t>工作频带：</w:t>
      </w:r>
      <w:r>
        <w:rPr>
          <w:rFonts w:hint="eastAsia"/>
        </w:rPr>
        <w:t>SPLC</w:t>
      </w:r>
      <w:r>
        <w:rPr>
          <w:rFonts w:ascii="Calibri" w:hAnsi="Calibri" w:hint="eastAsia"/>
          <w:szCs w:val="24"/>
        </w:rPr>
        <w:t>载波的基本</w:t>
      </w:r>
      <w:r>
        <w:rPr>
          <w:rFonts w:ascii="宋体" w:hAnsi="宋体" w:hint="eastAsia"/>
          <w:szCs w:val="24"/>
        </w:rPr>
        <w:t>频带</w:t>
      </w:r>
      <w:ins w:id="207" w:author="Administrator" w:date="2026-03-04T10:56:00Z">
        <w:r w:rsidR="00313924">
          <w:rPr>
            <w:rFonts w:ascii="宋体" w:hAnsi="宋体"/>
            <w:szCs w:val="24"/>
          </w:rPr>
          <w:t>0.7</w:t>
        </w:r>
        <w:r w:rsidR="00313924">
          <w:rPr>
            <w:rFonts w:ascii="宋体" w:hAnsi="宋体" w:hint="eastAsia"/>
            <w:szCs w:val="24"/>
          </w:rPr>
          <w:t>81</w:t>
        </w:r>
        <w:r w:rsidR="00313924">
          <w:rPr>
            <w:rFonts w:ascii="宋体" w:hAnsi="宋体"/>
            <w:szCs w:val="24"/>
          </w:rPr>
          <w:t>M</w:t>
        </w:r>
        <w:r w:rsidR="00313924">
          <w:rPr>
            <w:rFonts w:ascii="宋体" w:hAnsi="宋体" w:hint="eastAsia"/>
            <w:szCs w:val="24"/>
          </w:rPr>
          <w:t>Hz~11.963MHz</w:t>
        </w:r>
      </w:ins>
      <w:del w:id="208" w:author="Administrator" w:date="2026-03-04T10:56:00Z">
        <w:r w:rsidDel="00313924">
          <w:rPr>
            <w:rFonts w:hint="eastAsia"/>
            <w:szCs w:val="21"/>
          </w:rPr>
          <w:delText>0.78MHz~12MHz</w:delText>
        </w:r>
      </w:del>
      <w:r>
        <w:rPr>
          <w:rFonts w:ascii="宋体" w:hAnsi="宋体" w:hint="eastAsia"/>
        </w:rPr>
        <w:t>，可支持</w:t>
      </w:r>
      <w:r>
        <w:rPr>
          <w:rFonts w:hint="eastAsia"/>
        </w:rPr>
        <w:t>分段使用</w:t>
      </w:r>
      <w:r>
        <w:rPr>
          <w:rFonts w:ascii="Calibri" w:hAnsi="Calibri" w:hint="eastAsia"/>
          <w:szCs w:val="24"/>
        </w:rPr>
        <w:t>。</w:t>
      </w:r>
    </w:p>
    <w:p w:rsidR="000A023F" w:rsidRDefault="00C6643D">
      <w:pPr>
        <w:tabs>
          <w:tab w:val="center" w:pos="4201"/>
          <w:tab w:val="right" w:leader="dot" w:pos="9298"/>
        </w:tabs>
        <w:autoSpaceDE w:val="0"/>
        <w:autoSpaceDN w:val="0"/>
        <w:ind w:firstLineChars="0" w:firstLine="0"/>
        <w:rPr>
          <w:rFonts w:ascii="宋体" w:hAnsi="宋体"/>
          <w:szCs w:val="24"/>
        </w:rPr>
      </w:pPr>
      <w:r>
        <w:rPr>
          <w:rFonts w:ascii="黑体" w:eastAsia="黑体" w:hAnsi="黑体" w:hint="eastAsia"/>
          <w:szCs w:val="21"/>
        </w:rPr>
        <w:t>7.3.1.2</w:t>
      </w:r>
      <w:r>
        <w:rPr>
          <w:rFonts w:ascii="Calibri" w:hAnsi="Calibri" w:hint="eastAsia"/>
          <w:szCs w:val="24"/>
        </w:rPr>
        <w:t xml:space="preserve"> </w:t>
      </w:r>
      <w:r>
        <w:rPr>
          <w:rFonts w:ascii="Calibri" w:hAnsi="Calibri" w:hint="eastAsia"/>
          <w:szCs w:val="24"/>
        </w:rPr>
        <w:t>网络时延：在隔离电源、屏蔽空间</w:t>
      </w:r>
      <w:r>
        <w:rPr>
          <w:rFonts w:ascii="宋体" w:hAnsi="宋体" w:hint="eastAsia"/>
          <w:szCs w:val="24"/>
        </w:rPr>
        <w:t>环境，业务帧长不小于</w:t>
      </w:r>
      <w:r>
        <w:rPr>
          <w:szCs w:val="24"/>
        </w:rPr>
        <w:t>1k</w:t>
      </w:r>
      <w:r>
        <w:rPr>
          <w:rFonts w:ascii="宋体" w:hAnsi="宋体" w:hint="eastAsia"/>
          <w:szCs w:val="24"/>
        </w:rPr>
        <w:t>字节下的载波报文发送端发送时刻与接收端接收时刻的上下行时延，测试时间</w:t>
      </w:r>
      <w:r>
        <w:rPr>
          <w:rFonts w:hint="eastAsia"/>
          <w:szCs w:val="21"/>
        </w:rPr>
        <w:t>20s</w:t>
      </w:r>
      <w:r>
        <w:rPr>
          <w:rFonts w:hint="eastAsia"/>
          <w:szCs w:val="21"/>
        </w:rPr>
        <w:t>，</w:t>
      </w:r>
      <w:r>
        <w:rPr>
          <w:rFonts w:ascii="宋体" w:hAnsi="宋体" w:hint="eastAsia"/>
          <w:szCs w:val="24"/>
        </w:rPr>
        <w:t>网络平均时延应小于</w:t>
      </w:r>
      <w:r>
        <w:rPr>
          <w:rFonts w:hint="eastAsia"/>
          <w:szCs w:val="21"/>
        </w:rPr>
        <w:t>30ms</w:t>
      </w:r>
      <w:r>
        <w:rPr>
          <w:rFonts w:hint="eastAsia"/>
          <w:szCs w:val="21"/>
        </w:rPr>
        <w:t>。</w:t>
      </w:r>
      <w:r>
        <w:rPr>
          <w:rFonts w:ascii="宋体" w:hAnsi="宋体" w:hint="eastAsia"/>
          <w:szCs w:val="24"/>
        </w:rPr>
        <w:t>在交流电网环境，兼容</w:t>
      </w:r>
      <w:r>
        <w:rPr>
          <w:rFonts w:hint="eastAsia"/>
        </w:rPr>
        <w:t>终端</w:t>
      </w:r>
      <w:r>
        <w:rPr>
          <w:rFonts w:ascii="宋体" w:hAnsi="宋体" w:hint="eastAsia"/>
          <w:szCs w:val="24"/>
        </w:rPr>
        <w:t>通信接口时延。</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7.3.1.3</w:t>
      </w:r>
      <w:r>
        <w:rPr>
          <w:rFonts w:ascii="宋体" w:hAnsi="宋体" w:hint="eastAsia"/>
          <w:szCs w:val="24"/>
        </w:rPr>
        <w:t>长时间传输性能：在隔离电源、屏蔽空间环境，主从节点</w:t>
      </w:r>
      <w:r>
        <w:rPr>
          <w:rFonts w:hint="eastAsia"/>
          <w:szCs w:val="21"/>
        </w:rPr>
        <w:t>1</w:t>
      </w:r>
      <w:r>
        <w:rPr>
          <w:rFonts w:hint="eastAsia"/>
          <w:szCs w:val="21"/>
        </w:rPr>
        <w:t>：</w:t>
      </w:r>
      <w:r>
        <w:rPr>
          <w:rFonts w:hint="eastAsia"/>
          <w:szCs w:val="21"/>
        </w:rPr>
        <w:t>1</w:t>
      </w:r>
      <w:r>
        <w:rPr>
          <w:rFonts w:ascii="宋体" w:hAnsi="宋体" w:hint="eastAsia"/>
          <w:szCs w:val="24"/>
        </w:rPr>
        <w:t>配比下，测试包大小不小于</w:t>
      </w:r>
      <w:r>
        <w:rPr>
          <w:rFonts w:hint="eastAsia"/>
          <w:szCs w:val="21"/>
        </w:rPr>
        <w:t>1k</w:t>
      </w:r>
      <w:r>
        <w:rPr>
          <w:rFonts w:ascii="宋体" w:hAnsi="宋体" w:hint="eastAsia"/>
          <w:szCs w:val="24"/>
        </w:rPr>
        <w:t>字节，</w:t>
      </w:r>
      <w:r>
        <w:rPr>
          <w:rFonts w:hint="eastAsia"/>
          <w:szCs w:val="21"/>
        </w:rPr>
        <w:t>90%</w:t>
      </w:r>
      <w:r>
        <w:rPr>
          <w:rFonts w:ascii="宋体" w:hAnsi="宋体" w:hint="eastAsia"/>
          <w:szCs w:val="24"/>
        </w:rPr>
        <w:t>吞吐量，</w:t>
      </w:r>
      <w:r>
        <w:rPr>
          <w:rFonts w:hint="eastAsia"/>
          <w:szCs w:val="21"/>
        </w:rPr>
        <w:t>2</w:t>
      </w:r>
      <w:r>
        <w:rPr>
          <w:rFonts w:ascii="宋体" w:hAnsi="宋体" w:hint="eastAsia"/>
          <w:szCs w:val="24"/>
        </w:rPr>
        <w:t>小时测试时间的情况下，上、下行丢帧率应小于</w:t>
      </w:r>
      <w:r>
        <w:rPr>
          <w:szCs w:val="24"/>
        </w:rPr>
        <w:t>10</w:t>
      </w:r>
      <w:r>
        <w:rPr>
          <w:szCs w:val="24"/>
          <w:vertAlign w:val="superscript"/>
        </w:rPr>
        <w:t>-2</w:t>
      </w:r>
      <w:r>
        <w:rPr>
          <w:rFonts w:ascii="宋体" w:hAnsi="宋体" w:hint="eastAsia"/>
          <w:szCs w:val="24"/>
        </w:rPr>
        <w:t>。</w:t>
      </w:r>
    </w:p>
    <w:p w:rsidR="000A023F" w:rsidRDefault="00C6643D">
      <w:pPr>
        <w:keepNext/>
        <w:keepLines/>
        <w:numPr>
          <w:ilvl w:val="2"/>
          <w:numId w:val="1"/>
        </w:numPr>
        <w:adjustRightInd w:val="0"/>
        <w:snapToGrid w:val="0"/>
        <w:ind w:left="567" w:firstLineChars="0" w:hanging="567"/>
        <w:outlineLvl w:val="2"/>
        <w:rPr>
          <w:rFonts w:ascii="黑体" w:eastAsia="黑体" w:hAnsi="黑体"/>
          <w:szCs w:val="21"/>
        </w:rPr>
      </w:pPr>
      <w:r>
        <w:rPr>
          <w:rFonts w:ascii="黑体" w:eastAsia="黑体" w:hAnsi="黑体" w:hint="eastAsia"/>
          <w:szCs w:val="21"/>
        </w:rPr>
        <w:t xml:space="preserve">通信协议 </w:t>
      </w:r>
    </w:p>
    <w:p w:rsidR="000A023F" w:rsidRDefault="00C6643D">
      <w:pPr>
        <w:tabs>
          <w:tab w:val="center" w:pos="4201"/>
          <w:tab w:val="right" w:leader="dot" w:pos="9298"/>
        </w:tabs>
        <w:autoSpaceDE w:val="0"/>
        <w:autoSpaceDN w:val="0"/>
        <w:ind w:firstLine="420"/>
        <w:rPr>
          <w:rFonts w:ascii="Calibri" w:hAnsi="Calibri"/>
          <w:szCs w:val="24"/>
        </w:rPr>
      </w:pPr>
      <w:r>
        <w:rPr>
          <w:rFonts w:ascii="Calibri" w:hAnsi="Calibri" w:hint="eastAsia"/>
          <w:szCs w:val="24"/>
        </w:rPr>
        <w:t>遵循《通感一体化低压电力线宽带载波通信规约》第</w:t>
      </w:r>
      <w:r>
        <w:rPr>
          <w:rFonts w:hint="eastAsia"/>
        </w:rPr>
        <w:t>4</w:t>
      </w:r>
      <w:r>
        <w:rPr>
          <w:rFonts w:ascii="Calibri" w:hAnsi="Calibri" w:hint="eastAsia"/>
          <w:szCs w:val="24"/>
        </w:rPr>
        <w:t>部分：物</w:t>
      </w:r>
      <w:r>
        <w:rPr>
          <w:rFonts w:ascii="宋体" w:hAnsi="宋体" w:hint="eastAsia"/>
          <w:szCs w:val="21"/>
        </w:rPr>
        <w:t>理层通信协议，</w:t>
      </w:r>
      <w:r>
        <w:rPr>
          <w:rFonts w:ascii="Calibri" w:hAnsi="Calibri" w:hint="eastAsia"/>
          <w:szCs w:val="24"/>
        </w:rPr>
        <w:t>第</w:t>
      </w:r>
      <w:r>
        <w:rPr>
          <w:rFonts w:ascii="Calibri" w:hAnsi="Calibri" w:hint="eastAsia"/>
          <w:szCs w:val="24"/>
        </w:rPr>
        <w:t>5</w:t>
      </w:r>
      <w:r>
        <w:rPr>
          <w:rFonts w:ascii="Calibri" w:hAnsi="Calibri" w:hint="eastAsia"/>
          <w:szCs w:val="24"/>
        </w:rPr>
        <w:t>部分：</w:t>
      </w:r>
      <w:r>
        <w:rPr>
          <w:rFonts w:ascii="宋体" w:hAnsi="宋体" w:hint="eastAsia"/>
          <w:szCs w:val="21"/>
        </w:rPr>
        <w:t>数据链路层通信协议，</w:t>
      </w:r>
      <w:r>
        <w:rPr>
          <w:rFonts w:ascii="Calibri" w:hAnsi="Calibri" w:hint="eastAsia"/>
          <w:szCs w:val="24"/>
        </w:rPr>
        <w:t>满足</w:t>
      </w:r>
      <w:r>
        <w:rPr>
          <w:rFonts w:hint="eastAsia"/>
        </w:rPr>
        <w:t>SPLC</w:t>
      </w:r>
      <w:r>
        <w:rPr>
          <w:rFonts w:ascii="Calibri" w:hAnsi="Calibri" w:hint="eastAsia"/>
          <w:szCs w:val="24"/>
        </w:rPr>
        <w:t>通信单元互联互通要求。</w:t>
      </w:r>
    </w:p>
    <w:p w:rsidR="000A023F" w:rsidRDefault="00C6643D">
      <w:pPr>
        <w:keepNext/>
        <w:keepLines/>
        <w:numPr>
          <w:ilvl w:val="2"/>
          <w:numId w:val="1"/>
        </w:numPr>
        <w:adjustRightInd w:val="0"/>
        <w:snapToGrid w:val="0"/>
        <w:ind w:left="567" w:firstLineChars="0" w:hanging="567"/>
        <w:outlineLvl w:val="2"/>
        <w:rPr>
          <w:rFonts w:ascii="黑体" w:eastAsia="黑体" w:hAnsi="黑体"/>
          <w:szCs w:val="21"/>
        </w:rPr>
      </w:pPr>
      <w:r>
        <w:rPr>
          <w:rFonts w:ascii="黑体" w:eastAsia="黑体" w:hAnsi="黑体" w:hint="eastAsia"/>
          <w:szCs w:val="21"/>
        </w:rPr>
        <w:t>网络管理功能</w:t>
      </w:r>
    </w:p>
    <w:p w:rsidR="000A023F" w:rsidRDefault="00C6643D">
      <w:pPr>
        <w:ind w:firstLineChars="0" w:firstLine="420"/>
      </w:pPr>
      <w:r>
        <w:rPr>
          <w:rFonts w:ascii="Calibri" w:hAnsi="Calibri" w:hint="eastAsia"/>
          <w:szCs w:val="24"/>
        </w:rPr>
        <w:t>参考</w:t>
      </w:r>
      <w:r>
        <w:rPr>
          <w:rFonts w:hint="eastAsia"/>
        </w:rPr>
        <w:t>Q/CSG1204111.2-2022</w:t>
      </w:r>
      <w:r>
        <w:rPr>
          <w:rFonts w:ascii="Calibri" w:hAnsi="Calibri" w:hint="eastAsia"/>
          <w:szCs w:val="24"/>
        </w:rPr>
        <w:t xml:space="preserve"> </w:t>
      </w:r>
      <w:r>
        <w:rPr>
          <w:rFonts w:ascii="Calibri" w:hAnsi="Calibri" w:hint="eastAsia"/>
          <w:szCs w:val="24"/>
        </w:rPr>
        <w:t>《低压电力线宽带载波通信规约</w:t>
      </w:r>
      <w:r>
        <w:rPr>
          <w:rFonts w:ascii="Calibri" w:hAnsi="Calibri" w:hint="eastAsia"/>
          <w:szCs w:val="24"/>
        </w:rPr>
        <w:t xml:space="preserve"> </w:t>
      </w:r>
      <w:r>
        <w:rPr>
          <w:rFonts w:ascii="Calibri" w:hAnsi="Calibri" w:hint="eastAsia"/>
          <w:szCs w:val="24"/>
        </w:rPr>
        <w:t>第</w:t>
      </w:r>
      <w:r>
        <w:rPr>
          <w:rFonts w:hint="eastAsia"/>
        </w:rPr>
        <w:t>2</w:t>
      </w:r>
      <w:r>
        <w:rPr>
          <w:rFonts w:ascii="Calibri" w:hAnsi="Calibri" w:hint="eastAsia"/>
          <w:szCs w:val="24"/>
        </w:rPr>
        <w:t>部分：技术要求》</w:t>
      </w:r>
      <w:r>
        <w:rPr>
          <w:rFonts w:hint="eastAsia"/>
        </w:rPr>
        <w:t>5.3.3</w:t>
      </w:r>
      <w:r>
        <w:rPr>
          <w:rFonts w:ascii="Calibri" w:hAnsi="Calibri" w:hint="eastAsia"/>
          <w:szCs w:val="24"/>
        </w:rPr>
        <w:t xml:space="preserve"> </w:t>
      </w:r>
      <w:r>
        <w:rPr>
          <w:rFonts w:ascii="Calibri" w:hAnsi="Calibri" w:hint="eastAsia"/>
          <w:szCs w:val="24"/>
        </w:rPr>
        <w:t>网络管理功能。</w:t>
      </w:r>
    </w:p>
    <w:p w:rsidR="000A023F" w:rsidRDefault="00C6643D">
      <w:pPr>
        <w:keepNext/>
        <w:keepLines/>
        <w:numPr>
          <w:ilvl w:val="2"/>
          <w:numId w:val="1"/>
        </w:numPr>
        <w:adjustRightInd w:val="0"/>
        <w:snapToGrid w:val="0"/>
        <w:ind w:left="567" w:firstLineChars="0" w:hanging="567"/>
        <w:outlineLvl w:val="2"/>
        <w:rPr>
          <w:rFonts w:ascii="黑体" w:eastAsia="黑体" w:hAnsi="黑体"/>
          <w:szCs w:val="21"/>
        </w:rPr>
      </w:pPr>
      <w:r>
        <w:rPr>
          <w:rFonts w:ascii="黑体" w:eastAsia="黑体" w:hAnsi="黑体" w:hint="eastAsia"/>
          <w:szCs w:val="21"/>
        </w:rPr>
        <w:t>业务功能</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7.3.4.1</w:t>
      </w:r>
      <w:r>
        <w:rPr>
          <w:rFonts w:ascii="Calibri" w:hAnsi="Calibri" w:hint="eastAsia"/>
          <w:szCs w:val="24"/>
        </w:rPr>
        <w:t>数据通信功能：</w:t>
      </w:r>
      <w:r>
        <w:rPr>
          <w:rFonts w:hint="eastAsia"/>
        </w:rPr>
        <w:t>SPLC</w:t>
      </w:r>
      <w:r>
        <w:rPr>
          <w:rFonts w:ascii="Calibri" w:hAnsi="Calibri" w:hint="eastAsia"/>
          <w:szCs w:val="24"/>
        </w:rPr>
        <w:t>通信单元应支持</w:t>
      </w:r>
      <w:r>
        <w:rPr>
          <w:rFonts w:ascii="Calibri" w:hAnsi="Calibri" w:hint="eastAsia"/>
          <w:szCs w:val="24"/>
        </w:rPr>
        <w:t>CCO</w:t>
      </w:r>
      <w:r>
        <w:rPr>
          <w:rFonts w:ascii="Calibri" w:hAnsi="Calibri" w:hint="eastAsia"/>
          <w:szCs w:val="24"/>
        </w:rPr>
        <w:t>与</w:t>
      </w:r>
      <w:r>
        <w:rPr>
          <w:rFonts w:ascii="Calibri" w:hAnsi="Calibri" w:hint="eastAsia"/>
          <w:szCs w:val="24"/>
        </w:rPr>
        <w:t>STA</w:t>
      </w:r>
      <w:r>
        <w:rPr>
          <w:rFonts w:ascii="Calibri" w:hAnsi="Calibri" w:hint="eastAsia"/>
          <w:szCs w:val="24"/>
        </w:rPr>
        <w:t>的透传通信，支持各类业务应用协议，</w:t>
      </w:r>
      <w:r>
        <w:rPr>
          <w:rFonts w:hint="eastAsia"/>
        </w:rPr>
        <w:t>CCO</w:t>
      </w:r>
      <w:r>
        <w:rPr>
          <w:rFonts w:ascii="Calibri" w:hAnsi="Calibri" w:hint="eastAsia"/>
          <w:szCs w:val="24"/>
        </w:rPr>
        <w:t>与</w:t>
      </w:r>
      <w:r>
        <w:rPr>
          <w:rFonts w:hint="eastAsia"/>
        </w:rPr>
        <w:t>STA</w:t>
      </w:r>
      <w:r>
        <w:rPr>
          <w:rFonts w:ascii="Calibri" w:hAnsi="Calibri" w:hint="eastAsia"/>
          <w:szCs w:val="24"/>
        </w:rPr>
        <w:t>并发通信数不小于</w:t>
      </w:r>
      <w:del w:id="209" w:author="Administrator" w:date="2026-03-04T11:00:00Z">
        <w:r w:rsidDel="00313924">
          <w:rPr>
            <w:rFonts w:hint="eastAsia"/>
          </w:rPr>
          <w:delText>20</w:delText>
        </w:r>
      </w:del>
      <w:ins w:id="210" w:author="Administrator" w:date="2026-03-04T11:00:00Z">
        <w:r w:rsidR="00313924">
          <w:rPr>
            <w:rFonts w:hint="eastAsia"/>
          </w:rPr>
          <w:t>40</w:t>
        </w:r>
      </w:ins>
      <w:r>
        <w:rPr>
          <w:rFonts w:ascii="Calibri" w:hAnsi="Calibri" w:hint="eastAsia"/>
          <w:szCs w:val="24"/>
        </w:rPr>
        <w:t>。</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 xml:space="preserve">7.3.4.2 </w:t>
      </w:r>
      <w:r>
        <w:rPr>
          <w:rFonts w:ascii="Calibri" w:hAnsi="Calibri" w:hint="eastAsia"/>
          <w:szCs w:val="24"/>
        </w:rPr>
        <w:t>广播对时：</w:t>
      </w:r>
      <w:r>
        <w:rPr>
          <w:rFonts w:hint="eastAsia"/>
        </w:rPr>
        <w:t>SPLC</w:t>
      </w:r>
      <w:r>
        <w:rPr>
          <w:rFonts w:ascii="Calibri" w:hAnsi="Calibri" w:hint="eastAsia"/>
          <w:szCs w:val="24"/>
        </w:rPr>
        <w:t>通信单元应支持终端对电能表等的广播对时功能。</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 xml:space="preserve">7.3.4.3 </w:t>
      </w:r>
      <w:r>
        <w:rPr>
          <w:rFonts w:ascii="Calibri" w:hAnsi="Calibri" w:hint="eastAsia"/>
          <w:szCs w:val="24"/>
        </w:rPr>
        <w:t>从节点注册：本地通信单元启动从节点主动注册，终端侧通信单元应完成搜表，并上报结果。</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 xml:space="preserve">7.3.4.4 </w:t>
      </w:r>
      <w:r>
        <w:rPr>
          <w:rFonts w:ascii="Calibri" w:hAnsi="Calibri" w:hint="eastAsia"/>
          <w:szCs w:val="24"/>
        </w:rPr>
        <w:t>事件上报：</w:t>
      </w:r>
      <w:r>
        <w:rPr>
          <w:rFonts w:hint="eastAsia"/>
        </w:rPr>
        <w:t>SPLC</w:t>
      </w:r>
      <w:r>
        <w:rPr>
          <w:rFonts w:ascii="Calibri" w:hAnsi="Calibri" w:hint="eastAsia"/>
          <w:szCs w:val="24"/>
        </w:rPr>
        <w:t>通信单元应具备异常事件上报，终端通信单元上报至网关的功能。</w:t>
      </w:r>
    </w:p>
    <w:p w:rsidR="000A023F" w:rsidRDefault="00C6643D">
      <w:pPr>
        <w:tabs>
          <w:tab w:val="center" w:pos="4201"/>
          <w:tab w:val="right" w:leader="dot" w:pos="9298"/>
        </w:tabs>
        <w:autoSpaceDE w:val="0"/>
        <w:autoSpaceDN w:val="0"/>
        <w:ind w:firstLineChars="0" w:firstLine="0"/>
        <w:rPr>
          <w:rFonts w:ascii="黑体" w:eastAsia="黑体" w:hAnsi="黑体"/>
          <w:szCs w:val="21"/>
        </w:rPr>
      </w:pPr>
      <w:r>
        <w:rPr>
          <w:rFonts w:ascii="黑体" w:eastAsia="黑体" w:hAnsi="黑体" w:hint="eastAsia"/>
          <w:szCs w:val="21"/>
        </w:rPr>
        <w:t xml:space="preserve">7.3.4.5 </w:t>
      </w:r>
      <w:r>
        <w:rPr>
          <w:rFonts w:ascii="Calibri" w:hAnsi="Calibri" w:hint="eastAsia"/>
          <w:szCs w:val="24"/>
        </w:rPr>
        <w:t>远程费控：</w:t>
      </w:r>
      <w:r>
        <w:rPr>
          <w:rFonts w:hint="eastAsia"/>
        </w:rPr>
        <w:t>SPLC</w:t>
      </w:r>
      <w:r>
        <w:rPr>
          <w:rFonts w:ascii="Calibri" w:hAnsi="Calibri" w:hint="eastAsia"/>
          <w:szCs w:val="24"/>
        </w:rPr>
        <w:t>通信单元应支持主站、网关对终端的远程费控操作。</w:t>
      </w:r>
    </w:p>
    <w:p w:rsidR="000A023F" w:rsidRDefault="00C6643D">
      <w:pPr>
        <w:tabs>
          <w:tab w:val="center" w:pos="4201"/>
          <w:tab w:val="right" w:leader="dot" w:pos="9298"/>
        </w:tabs>
        <w:autoSpaceDE w:val="0"/>
        <w:autoSpaceDN w:val="0"/>
        <w:ind w:firstLineChars="0" w:firstLine="0"/>
        <w:rPr>
          <w:rFonts w:ascii="黑体" w:eastAsia="黑体" w:hAnsi="黑体"/>
          <w:szCs w:val="21"/>
        </w:rPr>
      </w:pPr>
      <w:r>
        <w:rPr>
          <w:rFonts w:ascii="黑体" w:eastAsia="黑体" w:hAnsi="黑体" w:hint="eastAsia"/>
          <w:szCs w:val="21"/>
        </w:rPr>
        <w:t xml:space="preserve">7.3.4.6 </w:t>
      </w:r>
      <w:r>
        <w:rPr>
          <w:rFonts w:ascii="Calibri" w:hAnsi="Calibri" w:hint="eastAsia"/>
          <w:szCs w:val="24"/>
        </w:rPr>
        <w:t>文件传输：</w:t>
      </w:r>
      <w:r>
        <w:rPr>
          <w:rFonts w:hint="eastAsia"/>
        </w:rPr>
        <w:t>SPLC</w:t>
      </w:r>
      <w:r>
        <w:rPr>
          <w:rFonts w:ascii="Calibri" w:hAnsi="Calibri" w:hint="eastAsia"/>
          <w:szCs w:val="24"/>
        </w:rPr>
        <w:t>通信单元应支持文件传输功能，可在正常运行状态下，通过文件传输完成模块或终端的软件升级。</w:t>
      </w:r>
    </w:p>
    <w:p w:rsidR="000A023F" w:rsidRDefault="00C6643D">
      <w:pPr>
        <w:tabs>
          <w:tab w:val="center" w:pos="4201"/>
          <w:tab w:val="right" w:leader="dot" w:pos="9298"/>
        </w:tabs>
        <w:autoSpaceDE w:val="0"/>
        <w:autoSpaceDN w:val="0"/>
        <w:ind w:firstLineChars="0" w:firstLine="0"/>
        <w:rPr>
          <w:rFonts w:ascii="Calibri" w:hAnsi="Calibri"/>
          <w:szCs w:val="24"/>
        </w:rPr>
      </w:pPr>
      <w:r>
        <w:rPr>
          <w:rFonts w:ascii="黑体" w:eastAsia="黑体" w:hAnsi="黑体" w:hint="eastAsia"/>
          <w:szCs w:val="21"/>
        </w:rPr>
        <w:t xml:space="preserve">7.3.4.7 </w:t>
      </w:r>
      <w:r>
        <w:rPr>
          <w:rFonts w:ascii="Calibri" w:hAnsi="Calibri" w:hint="eastAsia"/>
          <w:szCs w:val="24"/>
        </w:rPr>
        <w:t>深化应用功能：</w:t>
      </w:r>
      <w:r>
        <w:rPr>
          <w:rFonts w:hint="eastAsia"/>
        </w:rPr>
        <w:t>SPLC</w:t>
      </w:r>
      <w:r>
        <w:rPr>
          <w:rFonts w:ascii="Calibri" w:hAnsi="Calibri" w:hint="eastAsia"/>
          <w:szCs w:val="24"/>
        </w:rPr>
        <w:t>通信单元应支持台区识别、相位识别、停电上报、业务网关接入、抄控器统一协议维测等功能。</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电气安全要求</w:t>
      </w:r>
    </w:p>
    <w:p w:rsidR="000A023F" w:rsidRDefault="00C6643D">
      <w:pPr>
        <w:ind w:firstLineChars="0" w:firstLine="420"/>
      </w:pPr>
      <w:r>
        <w:rPr>
          <w:rFonts w:ascii="Calibri" w:hAnsi="Calibri" w:hint="eastAsia"/>
          <w:szCs w:val="24"/>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 xml:space="preserve">5.4 </w:t>
      </w:r>
      <w:r>
        <w:rPr>
          <w:rFonts w:hint="eastAsia"/>
        </w:rPr>
        <w:t>电气安全要求。</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电磁兼容性要求</w:t>
      </w:r>
    </w:p>
    <w:p w:rsidR="000A023F" w:rsidRDefault="00C6643D">
      <w:pPr>
        <w:ind w:firstLineChars="0" w:firstLine="420"/>
      </w:pPr>
      <w:r>
        <w:rPr>
          <w:rFonts w:ascii="Calibri" w:hAnsi="Calibri" w:hint="eastAsia"/>
          <w:szCs w:val="24"/>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 xml:space="preserve">5.5 </w:t>
      </w:r>
      <w:r>
        <w:rPr>
          <w:rFonts w:hint="eastAsia"/>
        </w:rPr>
        <w:t>电磁兼容性要求。</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辐射骚扰限值</w:t>
      </w:r>
    </w:p>
    <w:p w:rsidR="000A023F" w:rsidRDefault="00C6643D">
      <w:pPr>
        <w:ind w:firstLineChars="0" w:firstLine="420"/>
      </w:pPr>
      <w:r>
        <w:rPr>
          <w:rFonts w:ascii="Calibri" w:hAnsi="Calibri" w:hint="eastAsia"/>
          <w:szCs w:val="24"/>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 xml:space="preserve">5.6 </w:t>
      </w:r>
      <w:r>
        <w:rPr>
          <w:rFonts w:ascii="Calibri" w:hAnsi="Calibri" w:hint="eastAsia"/>
          <w:szCs w:val="24"/>
        </w:rPr>
        <w:t>辐射骚扰限值。</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互换兼容性要求</w:t>
      </w:r>
    </w:p>
    <w:p w:rsidR="000A023F" w:rsidRDefault="00C6643D">
      <w:pPr>
        <w:tabs>
          <w:tab w:val="center" w:pos="4201"/>
          <w:tab w:val="right" w:leader="dot" w:pos="9298"/>
        </w:tabs>
        <w:autoSpaceDE w:val="0"/>
        <w:autoSpaceDN w:val="0"/>
        <w:ind w:firstLineChars="0" w:firstLine="420"/>
        <w:rPr>
          <w:rFonts w:ascii="Calibri" w:hAnsi="Calibri"/>
          <w:szCs w:val="24"/>
        </w:rPr>
      </w:pPr>
      <w:r>
        <w:rPr>
          <w:rFonts w:ascii="Calibri" w:hAnsi="Calibri" w:hint="eastAsia"/>
          <w:szCs w:val="24"/>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5.7</w:t>
      </w:r>
      <w:r>
        <w:rPr>
          <w:rFonts w:ascii="Calibri" w:hAnsi="Calibri" w:hint="eastAsia"/>
          <w:szCs w:val="24"/>
        </w:rPr>
        <w:t xml:space="preserve"> </w:t>
      </w:r>
      <w:r>
        <w:rPr>
          <w:rFonts w:ascii="Calibri" w:hAnsi="Calibri" w:hint="eastAsia"/>
          <w:szCs w:val="24"/>
        </w:rPr>
        <w:t>互换兼容性要求。</w:t>
      </w:r>
    </w:p>
    <w:p w:rsidR="000A023F" w:rsidRDefault="00C6643D">
      <w:pPr>
        <w:keepNext/>
        <w:keepLines/>
        <w:numPr>
          <w:ilvl w:val="1"/>
          <w:numId w:val="1"/>
        </w:numPr>
        <w:adjustRightInd w:val="0"/>
        <w:snapToGrid w:val="0"/>
        <w:ind w:left="567" w:firstLineChars="0" w:hanging="567"/>
        <w:outlineLvl w:val="1"/>
        <w:rPr>
          <w:rFonts w:ascii="黑体" w:eastAsia="黑体" w:hAnsi="黑体"/>
          <w:szCs w:val="21"/>
        </w:rPr>
      </w:pPr>
      <w:r>
        <w:rPr>
          <w:rFonts w:ascii="黑体" w:eastAsia="黑体" w:hAnsi="黑体" w:hint="eastAsia"/>
          <w:szCs w:val="21"/>
        </w:rPr>
        <w:t>可靠性要求</w:t>
      </w:r>
    </w:p>
    <w:p w:rsidR="000A023F" w:rsidRDefault="00C6643D">
      <w:pPr>
        <w:tabs>
          <w:tab w:val="center" w:pos="4201"/>
          <w:tab w:val="right" w:leader="dot" w:pos="9298"/>
        </w:tabs>
        <w:autoSpaceDE w:val="0"/>
        <w:autoSpaceDN w:val="0"/>
        <w:ind w:firstLineChars="0" w:firstLine="420"/>
        <w:rPr>
          <w:rFonts w:ascii="Calibri" w:hAnsi="Calibri"/>
          <w:szCs w:val="24"/>
        </w:rPr>
      </w:pPr>
      <w:r>
        <w:rPr>
          <w:rFonts w:ascii="Calibri" w:hAnsi="Calibri" w:hint="eastAsia"/>
          <w:szCs w:val="24"/>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 xml:space="preserve">5.8 </w:t>
      </w:r>
      <w:r>
        <w:rPr>
          <w:rFonts w:ascii="Calibri" w:hAnsi="Calibri" w:hint="eastAsia"/>
          <w:szCs w:val="24"/>
        </w:rPr>
        <w:t>可靠性要求。</w:t>
      </w:r>
    </w:p>
    <w:p w:rsidR="000A023F" w:rsidRDefault="00C6643D">
      <w:pPr>
        <w:pStyle w:val="12"/>
      </w:pPr>
      <w:bookmarkStart w:id="211" w:name="_Toc15189"/>
      <w:bookmarkEnd w:id="82"/>
      <w:bookmarkEnd w:id="83"/>
      <w:r>
        <w:t>性能要求</w:t>
      </w:r>
      <w:bookmarkEnd w:id="211"/>
    </w:p>
    <w:p w:rsidR="000A023F" w:rsidRDefault="00C6643D">
      <w:pPr>
        <w:pStyle w:val="24"/>
      </w:pPr>
      <w:bookmarkStart w:id="212" w:name="_Toc398721813"/>
      <w:r>
        <w:t>电力线</w:t>
      </w:r>
      <w:r>
        <w:rPr>
          <w:rFonts w:hint="eastAsia"/>
        </w:rPr>
        <w:t>超高速</w:t>
      </w:r>
      <w:r>
        <w:t>载波</w:t>
      </w:r>
      <w:r>
        <w:rPr>
          <w:rFonts w:hint="eastAsia"/>
        </w:rPr>
        <w:t>通信</w:t>
      </w:r>
      <w:r>
        <w:t>性能</w:t>
      </w:r>
      <w:bookmarkEnd w:id="212"/>
    </w:p>
    <w:p w:rsidR="000A023F" w:rsidRDefault="00C6643D">
      <w:pPr>
        <w:pStyle w:val="32"/>
      </w:pPr>
      <w:bookmarkStart w:id="213" w:name="_Toc398721815"/>
      <w:r>
        <w:t>工作频带</w:t>
      </w:r>
      <w:bookmarkEnd w:id="213"/>
    </w:p>
    <w:p w:rsidR="000A023F" w:rsidRDefault="00C6643D">
      <w:pPr>
        <w:pStyle w:val="affffff"/>
        <w:ind w:firstLine="420"/>
        <w:rPr>
          <w:rFonts w:ascii="Times New Roman"/>
          <w:szCs w:val="22"/>
        </w:rPr>
      </w:pPr>
      <w:r>
        <w:rPr>
          <w:rFonts w:ascii="Times New Roman" w:hint="eastAsia"/>
          <w:kern w:val="2"/>
          <w:szCs w:val="22"/>
        </w:rPr>
        <w:t>SPLC</w:t>
      </w:r>
      <w:r>
        <w:rPr>
          <w:rFonts w:ascii="Times New Roman" w:hint="eastAsia"/>
          <w:szCs w:val="22"/>
        </w:rPr>
        <w:t>载波的基本频带</w:t>
      </w:r>
      <w:r>
        <w:rPr>
          <w:rFonts w:ascii="Times New Roman" w:hint="eastAsia"/>
          <w:szCs w:val="22"/>
        </w:rPr>
        <w:t>0.781MHz~11.963MHz</w:t>
      </w:r>
      <w:r>
        <w:rPr>
          <w:rFonts w:ascii="Times New Roman" w:hint="eastAsia"/>
          <w:szCs w:val="22"/>
        </w:rPr>
        <w:t>，可配置频段包括</w:t>
      </w:r>
      <w:r>
        <w:rPr>
          <w:rFonts w:ascii="Times New Roman" w:hint="eastAsia"/>
          <w:szCs w:val="22"/>
        </w:rPr>
        <w:t>1.953MHz~11.963MHz</w:t>
      </w:r>
      <w:r>
        <w:rPr>
          <w:rFonts w:ascii="Times New Roman" w:hint="eastAsia"/>
          <w:szCs w:val="22"/>
        </w:rPr>
        <w:t>、</w:t>
      </w:r>
      <w:r>
        <w:rPr>
          <w:rFonts w:ascii="Times New Roman" w:hint="eastAsia"/>
          <w:szCs w:val="22"/>
        </w:rPr>
        <w:t>2.441MHz~5.615MHz</w:t>
      </w:r>
      <w:r>
        <w:rPr>
          <w:rFonts w:ascii="Times New Roman" w:hint="eastAsia"/>
          <w:szCs w:val="22"/>
        </w:rPr>
        <w:t>、</w:t>
      </w:r>
      <w:r>
        <w:rPr>
          <w:rFonts w:ascii="Times New Roman" w:hint="eastAsia"/>
          <w:szCs w:val="22"/>
        </w:rPr>
        <w:t>0.781MHz~2.930MHz</w:t>
      </w:r>
      <w:r>
        <w:rPr>
          <w:rFonts w:ascii="Times New Roman" w:hint="eastAsia"/>
          <w:szCs w:val="22"/>
        </w:rPr>
        <w:t>、</w:t>
      </w:r>
      <w:r>
        <w:rPr>
          <w:rFonts w:ascii="Times New Roman" w:hint="eastAsia"/>
          <w:szCs w:val="22"/>
        </w:rPr>
        <w:t>0.781MHz~11.963MHz</w:t>
      </w:r>
      <w:r>
        <w:rPr>
          <w:rFonts w:ascii="Times New Roman" w:hint="eastAsia"/>
          <w:szCs w:val="22"/>
        </w:rPr>
        <w:t>、</w:t>
      </w:r>
      <w:r>
        <w:rPr>
          <w:rFonts w:ascii="Times New Roman" w:hint="eastAsia"/>
          <w:szCs w:val="22"/>
        </w:rPr>
        <w:t>0.781MHz~5.615MHz</w:t>
      </w:r>
      <w:r>
        <w:rPr>
          <w:rFonts w:ascii="Times New Roman" w:hint="eastAsia"/>
          <w:szCs w:val="22"/>
        </w:rPr>
        <w:t>。</w:t>
      </w:r>
    </w:p>
    <w:p w:rsidR="000A023F" w:rsidRDefault="00C6643D">
      <w:pPr>
        <w:pStyle w:val="32"/>
      </w:pPr>
      <w:bookmarkStart w:id="214" w:name="_Toc398721816"/>
      <w:r>
        <w:t>功率频谱密度</w:t>
      </w:r>
      <w:bookmarkEnd w:id="214"/>
    </w:p>
    <w:p w:rsidR="000A023F" w:rsidRDefault="00C6643D">
      <w:pPr>
        <w:pStyle w:val="affffff"/>
        <w:ind w:firstLine="420"/>
        <w:rPr>
          <w:rFonts w:ascii="Times New Roman"/>
        </w:rPr>
      </w:pPr>
      <w:r>
        <w:rPr>
          <w:rFonts w:ascii="Times New Roman" w:hint="eastAsia"/>
        </w:rPr>
        <w:lastRenderedPageBreak/>
        <w:t>参考</w:t>
      </w:r>
      <w:r>
        <w:rPr>
          <w:rFonts w:ascii="Times New Roman" w:hint="eastAsia"/>
        </w:rPr>
        <w:t xml:space="preserve">Q/CSG1204111.2-2022 </w:t>
      </w:r>
      <w:r>
        <w:rPr>
          <w:rFonts w:ascii="Times New Roman" w:hint="eastAsia"/>
        </w:rPr>
        <w:t>《低压电力线宽带载波通信规约</w:t>
      </w:r>
      <w:r>
        <w:rPr>
          <w:rFonts w:ascii="Times New Roman" w:hint="eastAsia"/>
        </w:rPr>
        <w:t xml:space="preserve"> </w:t>
      </w:r>
      <w:r>
        <w:rPr>
          <w:rFonts w:ascii="Times New Roman" w:hint="eastAsia"/>
        </w:rPr>
        <w:t>第</w:t>
      </w:r>
      <w:r>
        <w:rPr>
          <w:rFonts w:ascii="Times New Roman" w:hint="eastAsia"/>
        </w:rPr>
        <w:t>2</w:t>
      </w:r>
      <w:r>
        <w:rPr>
          <w:rFonts w:ascii="Times New Roman" w:hint="eastAsia"/>
        </w:rPr>
        <w:t>部分：技术要求》</w:t>
      </w:r>
      <w:r>
        <w:rPr>
          <w:rFonts w:ascii="Times New Roman" w:hint="eastAsia"/>
        </w:rPr>
        <w:t xml:space="preserve">5.3.1.2 </w:t>
      </w:r>
      <w:r>
        <w:rPr>
          <w:rFonts w:ascii="Times New Roman" w:hint="eastAsia"/>
        </w:rPr>
        <w:t>功率频谱密度。</w:t>
      </w:r>
    </w:p>
    <w:p w:rsidR="000A023F" w:rsidRDefault="00C6643D">
      <w:pPr>
        <w:pStyle w:val="32"/>
      </w:pPr>
      <w:bookmarkStart w:id="215" w:name="_Toc398721819"/>
      <w:r>
        <w:t>通信速率</w:t>
      </w:r>
      <w:bookmarkEnd w:id="215"/>
    </w:p>
    <w:p w:rsidR="000A023F" w:rsidRDefault="00C6643D">
      <w:pPr>
        <w:pStyle w:val="affffff"/>
        <w:ind w:firstLine="420"/>
        <w:rPr>
          <w:rFonts w:ascii="Times New Roman"/>
          <w:color w:val="FF0000"/>
          <w:highlight w:val="yellow"/>
        </w:rPr>
      </w:pPr>
      <w:r>
        <w:rPr>
          <w:rFonts w:ascii="Times New Roman" w:hint="eastAsia"/>
          <w:szCs w:val="22"/>
        </w:rPr>
        <w:t>在隔离电源、屏蔽环境、无竞争场景、主从</w:t>
      </w:r>
      <w:r>
        <w:rPr>
          <w:rFonts w:ascii="Times New Roman" w:hint="eastAsia"/>
          <w:szCs w:val="22"/>
        </w:rPr>
        <w:t>MIMO</w:t>
      </w:r>
      <w:r>
        <w:rPr>
          <w:rFonts w:ascii="Times New Roman" w:hint="eastAsia"/>
          <w:szCs w:val="22"/>
        </w:rPr>
        <w:t>节点</w:t>
      </w:r>
      <w:r>
        <w:rPr>
          <w:rFonts w:ascii="Times New Roman" w:hint="eastAsia"/>
          <w:szCs w:val="22"/>
        </w:rPr>
        <w:t>1:1</w:t>
      </w:r>
      <w:r>
        <w:rPr>
          <w:rFonts w:ascii="Times New Roman" w:hint="eastAsia"/>
          <w:szCs w:val="22"/>
        </w:rPr>
        <w:t>配比、测试包大小</w:t>
      </w:r>
      <w:r>
        <w:rPr>
          <w:rFonts w:ascii="Times New Roman" w:hint="eastAsia"/>
          <w:szCs w:val="22"/>
        </w:rPr>
        <w:t>2k</w:t>
      </w:r>
      <w:r>
        <w:rPr>
          <w:rFonts w:ascii="Times New Roman" w:hint="eastAsia"/>
          <w:szCs w:val="22"/>
        </w:rPr>
        <w:t>字节时，</w:t>
      </w:r>
      <w:ins w:id="216" w:author="Administrator" w:date="2026-03-04T11:07:00Z">
        <w:r w:rsidR="006D2366">
          <w:rPr>
            <w:rFonts w:ascii="Times New Roman" w:hint="eastAsia"/>
            <w:szCs w:val="22"/>
          </w:rPr>
          <w:t>频段</w:t>
        </w:r>
        <w:r w:rsidR="006D2366">
          <w:rPr>
            <w:rFonts w:ascii="Times New Roman" w:hint="eastAsia"/>
            <w:szCs w:val="22"/>
          </w:rPr>
          <w:t>3</w:t>
        </w:r>
        <w:r w:rsidR="006D2366">
          <w:rPr>
            <w:rFonts w:ascii="Times New Roman" w:hint="eastAsia"/>
            <w:szCs w:val="22"/>
          </w:rPr>
          <w:t>的</w:t>
        </w:r>
      </w:ins>
      <w:r>
        <w:rPr>
          <w:rFonts w:ascii="Times New Roman" w:hint="eastAsia"/>
          <w:szCs w:val="22"/>
        </w:rPr>
        <w:t>通信速率不应小于</w:t>
      </w:r>
      <w:r>
        <w:rPr>
          <w:rFonts w:ascii="Times New Roman" w:hint="eastAsia"/>
          <w:szCs w:val="22"/>
        </w:rPr>
        <w:t>8 Mbps</w:t>
      </w:r>
      <w:r>
        <w:rPr>
          <w:rFonts w:ascii="Times New Roman" w:hint="eastAsia"/>
          <w:szCs w:val="22"/>
        </w:rPr>
        <w:t>。</w:t>
      </w:r>
    </w:p>
    <w:p w:rsidR="000A023F" w:rsidRDefault="00C6643D">
      <w:pPr>
        <w:pStyle w:val="32"/>
      </w:pPr>
      <w:r>
        <w:t>抗衰减性能</w:t>
      </w:r>
    </w:p>
    <w:p w:rsidR="000A023F" w:rsidRDefault="00C6643D">
      <w:pPr>
        <w:pStyle w:val="affffff"/>
        <w:ind w:firstLine="420"/>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字节）、带内发射功率谱密度为</w:t>
      </w:r>
      <w:r>
        <w:rPr>
          <w:rFonts w:ascii="Times New Roman"/>
        </w:rPr>
        <w:t>-45dBm/Hz</w:t>
      </w:r>
      <w:r>
        <w:rPr>
          <w:rFonts w:ascii="Times New Roman"/>
        </w:rPr>
        <w:t>的条件下，其抗衰减性能不应小于</w:t>
      </w:r>
      <w:r>
        <w:rPr>
          <w:rFonts w:ascii="Times New Roman" w:hint="eastAsia"/>
        </w:rPr>
        <w:t>95dB</w:t>
      </w:r>
      <w:r>
        <w:rPr>
          <w:rFonts w:ascii="Times New Roman" w:hint="eastAsia"/>
        </w:rPr>
        <w:t>。</w:t>
      </w:r>
    </w:p>
    <w:p w:rsidR="000A023F" w:rsidRDefault="00C6643D">
      <w:pPr>
        <w:pStyle w:val="32"/>
      </w:pPr>
      <w:r>
        <w:t>抗白噪声性能</w:t>
      </w:r>
    </w:p>
    <w:p w:rsidR="000A023F" w:rsidRDefault="00C6643D">
      <w:pPr>
        <w:pStyle w:val="affffff"/>
        <w:ind w:firstLine="420"/>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字节）、带内发射功率谱密度为</w:t>
      </w:r>
      <w:r>
        <w:rPr>
          <w:rFonts w:ascii="Times New Roman"/>
        </w:rPr>
        <w:t>-45dBm/Hz</w:t>
      </w:r>
      <w:r>
        <w:rPr>
          <w:rFonts w:ascii="Times New Roman"/>
        </w:rPr>
        <w:t>的条件下，加入</w:t>
      </w:r>
      <w:r>
        <w:rPr>
          <w:rFonts w:ascii="Times New Roman"/>
          <w:szCs w:val="21"/>
        </w:rPr>
        <w:t>输出带宽</w:t>
      </w:r>
      <w:r>
        <w:rPr>
          <w:rFonts w:ascii="Times New Roman"/>
          <w:szCs w:val="21"/>
        </w:rPr>
        <w:t>25MHz</w:t>
      </w:r>
      <w:r>
        <w:rPr>
          <w:rFonts w:ascii="Times New Roman" w:hint="eastAsia"/>
          <w:szCs w:val="21"/>
        </w:rPr>
        <w:t>，</w:t>
      </w:r>
      <w:r>
        <w:rPr>
          <w:rFonts w:ascii="Times New Roman"/>
          <w:szCs w:val="21"/>
        </w:rPr>
        <w:t>功率为</w:t>
      </w:r>
      <w:r>
        <w:rPr>
          <w:rFonts w:ascii="Times New Roman"/>
          <w:szCs w:val="21"/>
        </w:rPr>
        <w:t>-30dBm</w:t>
      </w:r>
      <w:r>
        <w:rPr>
          <w:rFonts w:ascii="Times New Roman"/>
          <w:szCs w:val="21"/>
        </w:rPr>
        <w:t>的高斯白噪声，</w:t>
      </w:r>
      <w:r>
        <w:rPr>
          <w:rFonts w:ascii="Times New Roman"/>
        </w:rPr>
        <w:t>其抗衰减性能不应</w:t>
      </w:r>
      <w:r>
        <w:rPr>
          <w:rFonts w:ascii="Times New Roman" w:hint="eastAsia"/>
        </w:rPr>
        <w:t>小于</w:t>
      </w:r>
      <w:r>
        <w:rPr>
          <w:rFonts w:ascii="Times New Roman"/>
          <w:szCs w:val="22"/>
        </w:rPr>
        <w:t>60dB</w:t>
      </w:r>
      <w:r>
        <w:rPr>
          <w:rFonts w:ascii="Times New Roman"/>
          <w:szCs w:val="22"/>
        </w:rPr>
        <w:t>。</w:t>
      </w:r>
    </w:p>
    <w:p w:rsidR="000A023F" w:rsidRDefault="00C6643D">
      <w:pPr>
        <w:pStyle w:val="32"/>
      </w:pPr>
      <w:r>
        <w:t>抗脉冲干扰性能</w:t>
      </w:r>
    </w:p>
    <w:p w:rsidR="000A023F" w:rsidRDefault="00C6643D">
      <w:pPr>
        <w:pStyle w:val="affffff"/>
        <w:ind w:firstLine="420"/>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字节）、带内发射功率谱密度为</w:t>
      </w:r>
      <w:r>
        <w:rPr>
          <w:rFonts w:ascii="Times New Roman"/>
        </w:rPr>
        <w:t>-45dBm/Hz</w:t>
      </w:r>
      <w:r>
        <w:rPr>
          <w:rFonts w:ascii="Times New Roman"/>
        </w:rPr>
        <w:t>的条件下，加入</w:t>
      </w:r>
      <w:r>
        <w:rPr>
          <w:rFonts w:ascii="Times New Roman"/>
          <w:szCs w:val="21"/>
        </w:rPr>
        <w:t>输出脉冲频率</w:t>
      </w:r>
      <w:r>
        <w:rPr>
          <w:rFonts w:ascii="Times New Roman"/>
          <w:szCs w:val="21"/>
        </w:rPr>
        <w:t>100kHz</w:t>
      </w:r>
      <w:r>
        <w:rPr>
          <w:rFonts w:ascii="Times New Roman"/>
          <w:szCs w:val="21"/>
        </w:rPr>
        <w:t>，脉宽</w:t>
      </w:r>
      <w:r>
        <w:rPr>
          <w:rFonts w:ascii="Times New Roman"/>
          <w:szCs w:val="21"/>
        </w:rPr>
        <w:t>1us</w:t>
      </w:r>
      <w:r>
        <w:rPr>
          <w:rFonts w:ascii="Times New Roman"/>
          <w:szCs w:val="21"/>
        </w:rPr>
        <w:t>，幅值</w:t>
      </w:r>
      <w:r>
        <w:rPr>
          <w:rFonts w:ascii="Times New Roman"/>
          <w:szCs w:val="21"/>
        </w:rPr>
        <w:t>Vpp=4V</w:t>
      </w:r>
      <w:r>
        <w:rPr>
          <w:rFonts w:ascii="Times New Roman"/>
          <w:szCs w:val="21"/>
        </w:rPr>
        <w:t>的脉冲信号，对于频段</w:t>
      </w:r>
      <w:r>
        <w:rPr>
          <w:rFonts w:ascii="Times New Roman"/>
          <w:szCs w:val="21"/>
        </w:rPr>
        <w:t>1</w:t>
      </w:r>
      <w:r>
        <w:rPr>
          <w:rFonts w:ascii="Times New Roman"/>
        </w:rPr>
        <w:t>其抗</w:t>
      </w:r>
      <w:r>
        <w:rPr>
          <w:rFonts w:ascii="Times New Roman" w:hint="eastAsia"/>
        </w:rPr>
        <w:t>脉冲干扰</w:t>
      </w:r>
      <w:r>
        <w:rPr>
          <w:rFonts w:ascii="Times New Roman"/>
        </w:rPr>
        <w:t>性能不应小于</w:t>
      </w:r>
      <w:r>
        <w:rPr>
          <w:rFonts w:ascii="Times New Roman" w:hint="eastAsia"/>
        </w:rPr>
        <w:t>85</w:t>
      </w:r>
      <w:r>
        <w:rPr>
          <w:rFonts w:ascii="Times New Roman"/>
        </w:rPr>
        <w:t>dB</w:t>
      </w:r>
      <w:r>
        <w:rPr>
          <w:rFonts w:ascii="Times New Roman"/>
        </w:rPr>
        <w:t>，</w:t>
      </w:r>
      <w:r>
        <w:rPr>
          <w:rFonts w:ascii="Times New Roman"/>
          <w:szCs w:val="21"/>
        </w:rPr>
        <w:t>对于频段</w:t>
      </w:r>
      <w:r>
        <w:rPr>
          <w:rFonts w:ascii="Times New Roman"/>
          <w:szCs w:val="21"/>
        </w:rPr>
        <w:t>2</w:t>
      </w:r>
      <w:r>
        <w:rPr>
          <w:rFonts w:ascii="Times New Roman"/>
        </w:rPr>
        <w:t>其抗</w:t>
      </w:r>
      <w:r>
        <w:rPr>
          <w:rFonts w:ascii="Times New Roman" w:hint="eastAsia"/>
        </w:rPr>
        <w:t>脉冲干扰</w:t>
      </w:r>
      <w:r>
        <w:rPr>
          <w:rFonts w:ascii="Times New Roman"/>
        </w:rPr>
        <w:t>性能不应小于</w:t>
      </w:r>
      <w:r>
        <w:rPr>
          <w:rFonts w:ascii="Times New Roman"/>
        </w:rPr>
        <w:t>80dB</w:t>
      </w:r>
      <w:r>
        <w:rPr>
          <w:rFonts w:ascii="Times New Roman"/>
        </w:rPr>
        <w:t>。</w:t>
      </w:r>
    </w:p>
    <w:p w:rsidR="000A023F" w:rsidRDefault="00C6643D">
      <w:pPr>
        <w:pStyle w:val="32"/>
      </w:pPr>
      <w:r>
        <w:t>抗窄带干扰性能</w:t>
      </w:r>
    </w:p>
    <w:p w:rsidR="000A023F" w:rsidRDefault="00C6643D">
      <w:pPr>
        <w:pStyle w:val="affffff"/>
        <w:ind w:firstLine="420"/>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字节）、带内发射功率谱密度为</w:t>
      </w:r>
      <w:r>
        <w:rPr>
          <w:rFonts w:ascii="Times New Roman"/>
        </w:rPr>
        <w:t>-45dBm/Hz</w:t>
      </w:r>
      <w:r>
        <w:rPr>
          <w:rFonts w:ascii="Times New Roman"/>
        </w:rPr>
        <w:t>的条件下，加入</w:t>
      </w:r>
      <w:r>
        <w:rPr>
          <w:rFonts w:ascii="Times New Roman" w:hint="eastAsia"/>
        </w:rPr>
        <w:t>如</w:t>
      </w:r>
      <w:r w:rsidR="000A023F">
        <w:rPr>
          <w:rFonts w:ascii="Times New Roman"/>
        </w:rPr>
        <w:fldChar w:fldCharType="begin"/>
      </w:r>
      <w:r>
        <w:rPr>
          <w:rFonts w:ascii="Times New Roman" w:hint="eastAsia"/>
        </w:rPr>
        <w:instrText>REF _Ref220333486 \h</w:instrText>
      </w:r>
      <w:r w:rsidR="000A023F">
        <w:rPr>
          <w:rFonts w:ascii="Times New Roman"/>
        </w:rPr>
      </w:r>
      <w:r w:rsidR="000A023F">
        <w:rPr>
          <w:rFonts w:ascii="Times New Roman"/>
        </w:rPr>
        <w:fldChar w:fldCharType="separate"/>
      </w:r>
      <w:r>
        <w:rPr>
          <w:rFonts w:hint="eastAsia"/>
        </w:rPr>
        <w:t xml:space="preserve">表 </w:t>
      </w:r>
      <w:r>
        <w:rPr>
          <w:rFonts w:ascii="Times New Roman"/>
        </w:rPr>
        <w:t>2</w:t>
      </w:r>
      <w:r w:rsidR="000A023F">
        <w:rPr>
          <w:rFonts w:ascii="Times New Roman"/>
        </w:rPr>
        <w:fldChar w:fldCharType="end"/>
      </w:r>
      <w:r>
        <w:rPr>
          <w:rFonts w:ascii="Times New Roman"/>
        </w:rPr>
        <w:t>所示的的窄带干扰</w:t>
      </w:r>
      <w:r>
        <w:rPr>
          <w:rFonts w:ascii="Times New Roman" w:hint="eastAsia"/>
        </w:rPr>
        <w:t>，抗窄带干扰性能不应小于</w:t>
      </w:r>
      <w:r>
        <w:rPr>
          <w:rFonts w:ascii="Times New Roman" w:hint="eastAsia"/>
        </w:rPr>
        <w:t>9</w:t>
      </w:r>
      <w:r>
        <w:rPr>
          <w:rFonts w:ascii="Times New Roman"/>
        </w:rPr>
        <w:t>0dB</w:t>
      </w:r>
      <w:r>
        <w:rPr>
          <w:rFonts w:ascii="Times New Roman" w:hint="eastAsia"/>
        </w:rPr>
        <w:t>。</w:t>
      </w:r>
    </w:p>
    <w:p w:rsidR="000A023F" w:rsidRDefault="00C6643D">
      <w:pPr>
        <w:pStyle w:val="affff0"/>
        <w:spacing w:line="360" w:lineRule="auto"/>
      </w:pPr>
      <w:bookmarkStart w:id="217" w:name="_Ref220333486"/>
      <w:bookmarkStart w:id="218" w:name="_Ref77778579"/>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2</w:t>
      </w:r>
      <w:r w:rsidR="000A023F">
        <w:rPr>
          <w:rFonts w:ascii="黑体" w:hAnsi="黑体" w:cs="黑体" w:hint="eastAsia"/>
        </w:rPr>
        <w:fldChar w:fldCharType="end"/>
      </w:r>
      <w:bookmarkEnd w:id="217"/>
      <w:r>
        <w:t>窄带干扰特征</w:t>
      </w:r>
      <w:bookmarkEnd w:id="218"/>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192"/>
        <w:gridCol w:w="3189"/>
        <w:gridCol w:w="3189"/>
      </w:tblGrid>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频段</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频率</w:t>
            </w:r>
          </w:p>
          <w:p w:rsidR="000A023F" w:rsidRDefault="00C6643D">
            <w:pPr>
              <w:pStyle w:val="affffff"/>
              <w:ind w:firstLineChars="0" w:firstLine="0"/>
              <w:jc w:val="center"/>
              <w:rPr>
                <w:rFonts w:ascii="Times New Roman"/>
                <w:sz w:val="18"/>
                <w:szCs w:val="18"/>
              </w:rPr>
            </w:pPr>
            <w:r>
              <w:rPr>
                <w:rFonts w:ascii="Times New Roman" w:hint="eastAsia"/>
                <w:sz w:val="18"/>
                <w:szCs w:val="18"/>
              </w:rPr>
              <w:t>M</w:t>
            </w:r>
            <w:r>
              <w:rPr>
                <w:rFonts w:ascii="Times New Roman"/>
                <w:sz w:val="18"/>
                <w:szCs w:val="18"/>
              </w:rPr>
              <w:t>Hz</w:t>
            </w:r>
          </w:p>
        </w:tc>
        <w:tc>
          <w:tcPr>
            <w:tcW w:w="3189" w:type="dxa"/>
          </w:tcPr>
          <w:p w:rsidR="000A023F" w:rsidRDefault="00C6643D">
            <w:pPr>
              <w:pStyle w:val="affffff"/>
              <w:ind w:firstLineChars="0" w:firstLine="0"/>
              <w:jc w:val="center"/>
              <w:rPr>
                <w:rFonts w:ascii="Times New Roman"/>
                <w:sz w:val="18"/>
                <w:szCs w:val="18"/>
              </w:rPr>
            </w:pPr>
            <w:r>
              <w:rPr>
                <w:rFonts w:ascii="Times New Roman"/>
                <w:sz w:val="18"/>
                <w:szCs w:val="18"/>
              </w:rPr>
              <w:t>功率</w:t>
            </w:r>
          </w:p>
          <w:p w:rsidR="000A023F" w:rsidRDefault="00C6643D">
            <w:pPr>
              <w:pStyle w:val="affffff"/>
              <w:ind w:firstLineChars="0" w:firstLine="0"/>
              <w:jc w:val="center"/>
              <w:rPr>
                <w:rFonts w:ascii="Times New Roman"/>
                <w:sz w:val="18"/>
                <w:szCs w:val="18"/>
              </w:rPr>
            </w:pPr>
            <w:r>
              <w:rPr>
                <w:rFonts w:ascii="Times New Roman"/>
                <w:sz w:val="18"/>
                <w:szCs w:val="18"/>
              </w:rPr>
              <w:t>dBm</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hint="eastAsia"/>
                <w:sz w:val="18"/>
                <w:szCs w:val="18"/>
              </w:rPr>
              <w:t>1</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1</w:t>
            </w:r>
          </w:p>
        </w:tc>
        <w:tc>
          <w:tcPr>
            <w:tcW w:w="3189" w:type="dxa"/>
          </w:tcPr>
          <w:p w:rsidR="000A023F" w:rsidRDefault="00C6643D">
            <w:pPr>
              <w:pStyle w:val="affffff"/>
              <w:ind w:firstLineChars="0" w:firstLine="0"/>
              <w:jc w:val="center"/>
              <w:rPr>
                <w:rFonts w:ascii="Times New Roman"/>
                <w:sz w:val="18"/>
                <w:szCs w:val="18"/>
              </w:rPr>
            </w:pPr>
            <w:r>
              <w:rPr>
                <w:rFonts w:ascii="Times New Roman"/>
                <w:sz w:val="18"/>
                <w:szCs w:val="18"/>
              </w:rPr>
              <w:t>-20</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hint="eastAsia"/>
                <w:sz w:val="18"/>
                <w:szCs w:val="18"/>
              </w:rPr>
              <w:t>1</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3</w:t>
            </w:r>
          </w:p>
        </w:tc>
        <w:tc>
          <w:tcPr>
            <w:tcW w:w="3189" w:type="dxa"/>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30</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hint="eastAsia"/>
                <w:sz w:val="18"/>
                <w:szCs w:val="18"/>
              </w:rPr>
              <w:t>1</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6</w:t>
            </w:r>
          </w:p>
        </w:tc>
        <w:tc>
          <w:tcPr>
            <w:tcW w:w="3189" w:type="dxa"/>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30</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sz w:val="18"/>
                <w:szCs w:val="18"/>
              </w:rPr>
              <w:t>2</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0</w:t>
            </w:r>
            <w:r>
              <w:rPr>
                <w:rFonts w:ascii="Times New Roman"/>
                <w:sz w:val="18"/>
                <w:szCs w:val="18"/>
              </w:rPr>
              <w:t>.5</w:t>
            </w:r>
          </w:p>
        </w:tc>
        <w:tc>
          <w:tcPr>
            <w:tcW w:w="3189" w:type="dxa"/>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20</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sz w:val="18"/>
                <w:szCs w:val="18"/>
              </w:rPr>
              <w:t>2</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2</w:t>
            </w:r>
          </w:p>
        </w:tc>
        <w:tc>
          <w:tcPr>
            <w:tcW w:w="3189" w:type="dxa"/>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30</w:t>
            </w:r>
          </w:p>
        </w:tc>
      </w:tr>
      <w:tr w:rsidR="000A023F">
        <w:trPr>
          <w:jc w:val="center"/>
        </w:trPr>
        <w:tc>
          <w:tcPr>
            <w:tcW w:w="3192"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频段</w:t>
            </w:r>
            <w:r>
              <w:rPr>
                <w:rFonts w:ascii="Times New Roman"/>
                <w:sz w:val="18"/>
                <w:szCs w:val="18"/>
              </w:rPr>
              <w:t>2</w:t>
            </w:r>
          </w:p>
        </w:tc>
        <w:tc>
          <w:tcPr>
            <w:tcW w:w="318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5</w:t>
            </w:r>
          </w:p>
        </w:tc>
        <w:tc>
          <w:tcPr>
            <w:tcW w:w="3189" w:type="dxa"/>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30</w:t>
            </w:r>
          </w:p>
        </w:tc>
      </w:tr>
    </w:tbl>
    <w:p w:rsidR="000A023F" w:rsidRDefault="000A023F">
      <w:pPr>
        <w:pStyle w:val="csg"/>
        <w:ind w:firstLine="420"/>
      </w:pPr>
    </w:p>
    <w:p w:rsidR="000A023F" w:rsidRDefault="00C6643D">
      <w:pPr>
        <w:pStyle w:val="24"/>
        <w:rPr>
          <w:rFonts w:ascii="Times New Roman"/>
        </w:rPr>
      </w:pPr>
      <w:r>
        <w:rPr>
          <w:rFonts w:ascii="Times New Roman" w:hint="eastAsia"/>
        </w:rPr>
        <w:t>低速无线物理通信</w:t>
      </w:r>
      <w:r>
        <w:rPr>
          <w:rFonts w:ascii="Times New Roman"/>
        </w:rPr>
        <w:t>性能</w:t>
      </w:r>
    </w:p>
    <w:p w:rsidR="000A023F" w:rsidRDefault="00C6643D">
      <w:pPr>
        <w:pStyle w:val="32"/>
      </w:pPr>
      <w:r>
        <w:t>工作频带</w:t>
      </w:r>
      <w:r>
        <w:rPr>
          <w:rFonts w:hint="eastAsia"/>
        </w:rPr>
        <w:t>和信道分配</w:t>
      </w:r>
    </w:p>
    <w:p w:rsidR="000A023F" w:rsidRDefault="00C6643D">
      <w:pPr>
        <w:pStyle w:val="affffff"/>
        <w:ind w:firstLine="420"/>
        <w:rPr>
          <w:rFonts w:ascii="Times New Roman"/>
        </w:rPr>
      </w:pPr>
      <w:r>
        <w:rPr>
          <w:rFonts w:ascii="Times New Roman"/>
        </w:rPr>
        <w:t>基本通信</w:t>
      </w:r>
      <w:r>
        <w:rPr>
          <w:rFonts w:ascii="Times New Roman" w:hint="eastAsia"/>
        </w:rPr>
        <w:t>频段应满足</w:t>
      </w:r>
      <w:r>
        <w:rPr>
          <w:rFonts w:ascii="Times New Roman" w:hint="eastAsia"/>
        </w:rPr>
        <w:t>4</w:t>
      </w:r>
      <w:r>
        <w:rPr>
          <w:rFonts w:ascii="Times New Roman"/>
        </w:rPr>
        <w:t>70 MHz</w:t>
      </w:r>
      <w:r>
        <w:rPr>
          <w:rFonts w:ascii="Times New Roman" w:hint="eastAsia"/>
        </w:rPr>
        <w:t xml:space="preserve"> ~</w:t>
      </w:r>
      <w:r>
        <w:rPr>
          <w:rFonts w:ascii="Times New Roman"/>
        </w:rPr>
        <w:t>510MHz</w:t>
      </w:r>
      <w:r>
        <w:rPr>
          <w:rFonts w:ascii="Times New Roman" w:hint="eastAsia"/>
        </w:rPr>
        <w:t>。</w:t>
      </w:r>
    </w:p>
    <w:p w:rsidR="000A023F" w:rsidRDefault="00C6643D">
      <w:pPr>
        <w:pStyle w:val="affffff"/>
        <w:ind w:firstLine="420"/>
        <w:rPr>
          <w:rFonts w:ascii="Times New Roman"/>
        </w:rPr>
      </w:pPr>
      <w:r>
        <w:rPr>
          <w:rFonts w:ascii="Times New Roman" w:hint="eastAsia"/>
        </w:rPr>
        <w:t>以</w:t>
      </w:r>
      <w:r>
        <w:rPr>
          <w:rFonts w:ascii="Times New Roman" w:hint="eastAsia"/>
        </w:rPr>
        <w:t>2</w:t>
      </w:r>
      <w:r>
        <w:rPr>
          <w:rFonts w:ascii="Times New Roman"/>
        </w:rPr>
        <w:t>00</w:t>
      </w:r>
      <w:r>
        <w:rPr>
          <w:rFonts w:ascii="Times New Roman" w:hint="eastAsia"/>
        </w:rPr>
        <w:t>kHz</w:t>
      </w:r>
      <w:r>
        <w:rPr>
          <w:rFonts w:ascii="Times New Roman" w:hint="eastAsia"/>
        </w:rPr>
        <w:t>信道间隔将</w:t>
      </w:r>
      <w:r>
        <w:rPr>
          <w:rFonts w:ascii="Times New Roman" w:hint="eastAsia"/>
        </w:rPr>
        <w:t>4</w:t>
      </w:r>
      <w:r>
        <w:rPr>
          <w:rFonts w:ascii="Times New Roman"/>
        </w:rPr>
        <w:t>0</w:t>
      </w:r>
      <w:r>
        <w:rPr>
          <w:rFonts w:ascii="Times New Roman" w:hint="eastAsia"/>
        </w:rPr>
        <w:t>M</w:t>
      </w:r>
      <w:r>
        <w:rPr>
          <w:rFonts w:ascii="Times New Roman"/>
        </w:rPr>
        <w:t>Hz</w:t>
      </w:r>
      <w:r>
        <w:rPr>
          <w:rFonts w:ascii="Times New Roman" w:hint="eastAsia"/>
        </w:rPr>
        <w:t>可用带宽分为</w:t>
      </w:r>
      <w:r>
        <w:rPr>
          <w:rFonts w:ascii="Times New Roman" w:hint="eastAsia"/>
        </w:rPr>
        <w:t>2</w:t>
      </w:r>
      <w:r>
        <w:rPr>
          <w:rFonts w:ascii="Times New Roman"/>
        </w:rPr>
        <w:t>00</w:t>
      </w:r>
      <w:r>
        <w:rPr>
          <w:rFonts w:ascii="Times New Roman" w:hint="eastAsia"/>
        </w:rPr>
        <w:t>个可用信道，各信道的中心频率为</w:t>
      </w:r>
      <w:r>
        <w:rPr>
          <w:rFonts w:ascii="Times New Roman" w:hint="eastAsia"/>
        </w:rPr>
        <w:t xml:space="preserve"> 4</w:t>
      </w:r>
      <w:r>
        <w:rPr>
          <w:rFonts w:ascii="Times New Roman"/>
        </w:rPr>
        <w:t>70.1 + (i-1)*0.2 MHz</w:t>
      </w:r>
      <w:r>
        <w:rPr>
          <w:rFonts w:ascii="Times New Roman" w:hint="eastAsia"/>
        </w:rPr>
        <w:t>，其中</w:t>
      </w:r>
      <w:r>
        <w:rPr>
          <w:rFonts w:ascii="Times New Roman" w:hint="eastAsia"/>
        </w:rPr>
        <w:t>i</w:t>
      </w:r>
      <w:r>
        <w:rPr>
          <w:rFonts w:ascii="Times New Roman"/>
        </w:rPr>
        <w:t>=1,2,…200</w:t>
      </w:r>
      <w:r>
        <w:rPr>
          <w:rFonts w:ascii="Times New Roman" w:hint="eastAsia"/>
        </w:rPr>
        <w:t>。</w:t>
      </w:r>
    </w:p>
    <w:p w:rsidR="000A023F" w:rsidRDefault="00C6643D">
      <w:pPr>
        <w:pStyle w:val="32"/>
        <w:rPr>
          <w:rFonts w:ascii="Times New Roman"/>
        </w:rPr>
      </w:pPr>
      <w:r>
        <w:t>信号</w:t>
      </w:r>
      <w:r>
        <w:rPr>
          <w:rFonts w:ascii="Times New Roman"/>
        </w:rPr>
        <w:t>带宽</w:t>
      </w:r>
    </w:p>
    <w:p w:rsidR="000A023F" w:rsidRDefault="00C6643D">
      <w:pPr>
        <w:pStyle w:val="affffff"/>
        <w:ind w:firstLine="420"/>
        <w:rPr>
          <w:rFonts w:ascii="Times New Roman"/>
        </w:rPr>
      </w:pPr>
      <w:r>
        <w:rPr>
          <w:rFonts w:ascii="Times New Roman"/>
        </w:rPr>
        <w:t>信号带宽应</w:t>
      </w:r>
      <w:r>
        <w:rPr>
          <w:rFonts w:ascii="Times New Roman" w:hint="eastAsia"/>
        </w:rPr>
        <w:t>符合</w:t>
      </w:r>
      <w:r w:rsidR="000A023F">
        <w:rPr>
          <w:rFonts w:ascii="Times New Roman"/>
        </w:rPr>
        <w:fldChar w:fldCharType="begin"/>
      </w:r>
      <w:r>
        <w:rPr>
          <w:rFonts w:ascii="Times New Roman" w:hint="eastAsia"/>
        </w:rPr>
        <w:instrText>REF _Ref220333536 \h</w:instrText>
      </w:r>
      <w:r w:rsidR="000A023F">
        <w:rPr>
          <w:rFonts w:ascii="Times New Roman"/>
        </w:rPr>
      </w:r>
      <w:r w:rsidR="000A023F">
        <w:rPr>
          <w:rFonts w:ascii="Times New Roman"/>
        </w:rPr>
        <w:fldChar w:fldCharType="separate"/>
      </w:r>
      <w:r>
        <w:rPr>
          <w:rFonts w:hint="eastAsia"/>
        </w:rPr>
        <w:t>表</w:t>
      </w:r>
      <w:r>
        <w:rPr>
          <w:rFonts w:ascii="Times New Roman"/>
        </w:rPr>
        <w:t>3</w:t>
      </w:r>
      <w:r w:rsidR="000A023F">
        <w:rPr>
          <w:rFonts w:ascii="Times New Roman"/>
        </w:rPr>
        <w:fldChar w:fldCharType="end"/>
      </w:r>
      <w:r>
        <w:rPr>
          <w:rFonts w:ascii="Times New Roman" w:hint="eastAsia"/>
        </w:rPr>
        <w:t>的</w:t>
      </w:r>
      <w:r>
        <w:rPr>
          <w:rFonts w:ascii="Times New Roman"/>
        </w:rPr>
        <w:t>规定</w:t>
      </w:r>
      <w:r>
        <w:rPr>
          <w:rFonts w:ascii="Times New Roman" w:hint="eastAsia"/>
        </w:rPr>
        <w:t>。</w:t>
      </w:r>
    </w:p>
    <w:p w:rsidR="000A023F" w:rsidRDefault="00C6643D">
      <w:pPr>
        <w:pStyle w:val="affff0"/>
        <w:spacing w:line="360" w:lineRule="auto"/>
      </w:pPr>
      <w:bookmarkStart w:id="219" w:name="_Ref220333536"/>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3</w:t>
      </w:r>
      <w:r w:rsidR="000A023F">
        <w:rPr>
          <w:rFonts w:ascii="黑体" w:hAnsi="黑体" w:cs="黑体" w:hint="eastAsia"/>
        </w:rPr>
        <w:fldChar w:fldCharType="end"/>
      </w:r>
      <w:bookmarkEnd w:id="219"/>
      <w:r>
        <w:rPr>
          <w:rFonts w:hint="eastAsia"/>
        </w:rPr>
        <w:t>信号带宽要求</w:t>
      </w:r>
    </w:p>
    <w:tbl>
      <w:tblPr>
        <w:tblW w:w="66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625"/>
        <w:gridCol w:w="3049"/>
      </w:tblGrid>
      <w:tr w:rsidR="000A023F">
        <w:trPr>
          <w:jc w:val="center"/>
        </w:trPr>
        <w:tc>
          <w:tcPr>
            <w:tcW w:w="3625"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O</w:t>
            </w:r>
            <w:r>
              <w:rPr>
                <w:rFonts w:ascii="Times New Roman" w:hint="eastAsia"/>
                <w:sz w:val="18"/>
                <w:szCs w:val="18"/>
              </w:rPr>
              <w:t>QPSK</w:t>
            </w:r>
            <w:r>
              <w:rPr>
                <w:rFonts w:ascii="Times New Roman" w:hint="eastAsia"/>
                <w:sz w:val="18"/>
                <w:szCs w:val="18"/>
              </w:rPr>
              <w:t>速率</w:t>
            </w:r>
            <w:r>
              <w:rPr>
                <w:rFonts w:ascii="Times New Roman" w:hint="eastAsia"/>
                <w:sz w:val="18"/>
                <w:szCs w:val="18"/>
              </w:rPr>
              <w:t xml:space="preserve"> (</w:t>
            </w:r>
            <w:r>
              <w:rPr>
                <w:rFonts w:ascii="Times New Roman"/>
                <w:sz w:val="18"/>
                <w:szCs w:val="18"/>
              </w:rPr>
              <w:t>kchip/s)</w:t>
            </w:r>
          </w:p>
        </w:tc>
        <w:tc>
          <w:tcPr>
            <w:tcW w:w="304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带宽</w:t>
            </w:r>
            <w:r>
              <w:rPr>
                <w:rFonts w:ascii="Times New Roman"/>
                <w:sz w:val="18"/>
                <w:szCs w:val="18"/>
              </w:rPr>
              <w:t>(kHz)</w:t>
            </w:r>
          </w:p>
        </w:tc>
      </w:tr>
      <w:tr w:rsidR="000A023F">
        <w:trPr>
          <w:jc w:val="center"/>
        </w:trPr>
        <w:tc>
          <w:tcPr>
            <w:tcW w:w="3625"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100</w:t>
            </w:r>
          </w:p>
        </w:tc>
        <w:tc>
          <w:tcPr>
            <w:tcW w:w="3049"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160</w:t>
            </w:r>
          </w:p>
        </w:tc>
      </w:tr>
    </w:tbl>
    <w:p w:rsidR="000A023F" w:rsidRDefault="000A023F">
      <w:pPr>
        <w:pStyle w:val="affffff"/>
        <w:ind w:firstLine="420"/>
        <w:rPr>
          <w:rFonts w:ascii="Times New Roman"/>
        </w:rPr>
      </w:pPr>
    </w:p>
    <w:p w:rsidR="000A023F" w:rsidRDefault="00C6643D">
      <w:pPr>
        <w:pStyle w:val="32"/>
      </w:pPr>
      <w:r>
        <w:t>发送频谱模板</w:t>
      </w:r>
    </w:p>
    <w:p w:rsidR="000A023F" w:rsidRDefault="00C6643D">
      <w:pPr>
        <w:pStyle w:val="affffff"/>
        <w:ind w:firstLine="420"/>
      </w:pPr>
      <w:r>
        <w:rPr>
          <w:rFonts w:hint="eastAsia"/>
        </w:rPr>
        <w:t>发送频谱模板示意如</w:t>
      </w:r>
      <w:r w:rsidR="000A023F">
        <w:rPr>
          <w:rFonts w:ascii="Times New Roman"/>
        </w:rPr>
        <w:fldChar w:fldCharType="begin"/>
      </w:r>
      <w:r>
        <w:rPr>
          <w:rFonts w:ascii="Times New Roman"/>
        </w:rPr>
        <w:instrText xml:space="preserve"> REF _Ref220333619 \h </w:instrText>
      </w:r>
      <w:r w:rsidR="000A023F">
        <w:rPr>
          <w:rFonts w:ascii="Times New Roman"/>
        </w:rPr>
      </w:r>
      <w:r w:rsidR="000A023F">
        <w:rPr>
          <w:rFonts w:ascii="Times New Roman"/>
        </w:rPr>
        <w:fldChar w:fldCharType="separate"/>
      </w:r>
      <w:r>
        <w:rPr>
          <w:rFonts w:ascii="Times New Roman"/>
        </w:rPr>
        <w:t>图</w:t>
      </w:r>
      <w:r>
        <w:rPr>
          <w:rFonts w:ascii="Times New Roman"/>
        </w:rPr>
        <w:t xml:space="preserve"> 3</w:t>
      </w:r>
      <w:r w:rsidR="000A023F">
        <w:rPr>
          <w:rFonts w:ascii="Times New Roman"/>
        </w:rPr>
        <w:fldChar w:fldCharType="end"/>
      </w:r>
      <w:r>
        <w:rPr>
          <w:rFonts w:ascii="Times New Roman"/>
        </w:rPr>
        <w:t>所示，频谱模板要求如</w:t>
      </w:r>
      <w:r w:rsidR="000A023F">
        <w:rPr>
          <w:rFonts w:ascii="Times New Roman"/>
        </w:rPr>
        <w:fldChar w:fldCharType="begin"/>
      </w:r>
      <w:r>
        <w:rPr>
          <w:rFonts w:ascii="Times New Roman"/>
        </w:rPr>
        <w:instrText>REF _Ref220333574 \h</w:instrText>
      </w:r>
      <w:r w:rsidR="000A023F">
        <w:rPr>
          <w:rFonts w:ascii="Times New Roman"/>
        </w:rPr>
      </w:r>
      <w:r w:rsidR="000A023F">
        <w:rPr>
          <w:rFonts w:ascii="Times New Roman"/>
        </w:rPr>
        <w:fldChar w:fldCharType="separate"/>
      </w:r>
      <w:r>
        <w:rPr>
          <w:rFonts w:ascii="Times New Roman"/>
        </w:rPr>
        <w:t>表</w:t>
      </w:r>
      <w:r>
        <w:rPr>
          <w:rFonts w:ascii="Times New Roman"/>
        </w:rPr>
        <w:t xml:space="preserve"> 4</w:t>
      </w:r>
      <w:r w:rsidR="000A023F">
        <w:rPr>
          <w:rFonts w:ascii="Times New Roman"/>
        </w:rPr>
        <w:fldChar w:fldCharType="end"/>
      </w:r>
      <w:r>
        <w:rPr>
          <w:rFonts w:ascii="Times New Roman" w:hint="eastAsia"/>
        </w:rPr>
        <w:t>所示</w:t>
      </w:r>
      <w:r>
        <w:rPr>
          <w:rFonts w:hint="eastAsia"/>
        </w:rPr>
        <w:t>。</w:t>
      </w:r>
    </w:p>
    <w:p w:rsidR="000A023F" w:rsidRDefault="000A023F">
      <w:pPr>
        <w:spacing w:line="360" w:lineRule="auto"/>
        <w:ind w:firstLine="420"/>
        <w:jc w:val="center"/>
      </w:pPr>
    </w:p>
    <w:p w:rsidR="000A023F" w:rsidRDefault="000A023F">
      <w:pPr>
        <w:spacing w:line="360" w:lineRule="auto"/>
        <w:ind w:firstLine="420"/>
        <w:jc w:val="center"/>
      </w:pPr>
      <w:r>
        <w:object w:dxaOrig="5292" w:dyaOrig="3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45pt;height:199.3pt" o:ole="">
            <v:imagedata r:id="rId23" o:title=""/>
          </v:shape>
          <o:OLEObject Type="Embed" ProgID="Visio.Drawing.15" ShapeID="_x0000_i1025" DrawAspect="Content" ObjectID="_1834130840" r:id="rId24"/>
        </w:object>
      </w:r>
    </w:p>
    <w:p w:rsidR="000A023F" w:rsidRDefault="00C6643D">
      <w:pPr>
        <w:pStyle w:val="affff0"/>
      </w:pPr>
      <w:bookmarkStart w:id="220" w:name="_Ref220333619"/>
      <w:bookmarkStart w:id="221" w:name="_Ref220333616"/>
      <w:r>
        <w:rPr>
          <w:rFonts w:hint="eastAsia"/>
        </w:rPr>
        <w:t>图</w:t>
      </w:r>
      <w:r>
        <w:rPr>
          <w:rFonts w:hint="eastAsia"/>
        </w:rPr>
        <w:t xml:space="preserve"> </w:t>
      </w:r>
      <w:r w:rsidR="000A023F">
        <w:rPr>
          <w:rFonts w:ascii="黑体" w:hAnsi="黑体" w:cs="黑体" w:hint="eastAsia"/>
        </w:rPr>
        <w:fldChar w:fldCharType="begin"/>
      </w:r>
      <w:r>
        <w:rPr>
          <w:rFonts w:ascii="黑体" w:hAnsi="黑体" w:cs="黑体" w:hint="eastAsia"/>
        </w:rPr>
        <w:instrText>SEQ 图 \* ARABIC</w:instrText>
      </w:r>
      <w:r w:rsidR="000A023F">
        <w:rPr>
          <w:rFonts w:ascii="黑体" w:hAnsi="黑体" w:cs="黑体" w:hint="eastAsia"/>
        </w:rPr>
        <w:fldChar w:fldCharType="separate"/>
      </w:r>
      <w:r>
        <w:rPr>
          <w:rFonts w:ascii="黑体" w:hAnsi="黑体" w:cs="黑体" w:hint="eastAsia"/>
        </w:rPr>
        <w:t>3</w:t>
      </w:r>
      <w:r w:rsidR="000A023F">
        <w:rPr>
          <w:rFonts w:ascii="黑体" w:hAnsi="黑体" w:cs="黑体" w:hint="eastAsia"/>
        </w:rPr>
        <w:fldChar w:fldCharType="end"/>
      </w:r>
      <w:bookmarkEnd w:id="220"/>
      <w:r>
        <w:t>频谱模板示意图</w:t>
      </w:r>
      <w:bookmarkEnd w:id="221"/>
    </w:p>
    <w:p w:rsidR="000A023F" w:rsidRDefault="00C6643D">
      <w:pPr>
        <w:pStyle w:val="affff0"/>
        <w:spacing w:line="360" w:lineRule="auto"/>
      </w:pPr>
      <w:bookmarkStart w:id="222" w:name="_Ref220333574"/>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4</w:t>
      </w:r>
      <w:r w:rsidR="000A023F">
        <w:rPr>
          <w:rFonts w:ascii="黑体" w:hAnsi="黑体" w:cs="黑体" w:hint="eastAsia"/>
        </w:rPr>
        <w:fldChar w:fldCharType="end"/>
      </w:r>
      <w:bookmarkEnd w:id="222"/>
      <w:r>
        <w:t>频谱模板</w:t>
      </w:r>
      <w:r>
        <w:rPr>
          <w:rFonts w:hint="eastAsia"/>
        </w:rPr>
        <w:t>要求</w:t>
      </w:r>
    </w:p>
    <w:tbl>
      <w:tblPr>
        <w:tblW w:w="8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23"/>
        <w:gridCol w:w="1134"/>
        <w:gridCol w:w="1031"/>
        <w:gridCol w:w="1080"/>
        <w:gridCol w:w="1149"/>
        <w:gridCol w:w="1134"/>
        <w:gridCol w:w="1134"/>
      </w:tblGrid>
      <w:tr w:rsidR="000A023F">
        <w:trPr>
          <w:trHeight w:val="285"/>
          <w:jc w:val="center"/>
        </w:trPr>
        <w:tc>
          <w:tcPr>
            <w:tcW w:w="1423" w:type="dxa"/>
            <w:shd w:val="clear" w:color="auto" w:fill="auto"/>
            <w:noWrap/>
            <w:vAlign w:val="center"/>
          </w:tcPr>
          <w:p w:rsidR="000A023F" w:rsidRDefault="00C6643D">
            <w:pPr>
              <w:widowControl/>
              <w:ind w:firstLineChars="0" w:firstLine="0"/>
              <w:jc w:val="center"/>
              <w:rPr>
                <w:color w:val="000000"/>
                <w:kern w:val="0"/>
                <w:sz w:val="18"/>
                <w:szCs w:val="18"/>
              </w:rPr>
            </w:pPr>
            <w:r>
              <w:rPr>
                <w:rFonts w:hint="eastAsia"/>
                <w:color w:val="000000"/>
                <w:kern w:val="0"/>
                <w:sz w:val="18"/>
                <w:szCs w:val="18"/>
              </w:rPr>
              <w:t>调制方式</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D</w:t>
            </w:r>
            <w:r>
              <w:rPr>
                <w:color w:val="000000"/>
                <w:kern w:val="0"/>
                <w:sz w:val="18"/>
                <w:szCs w:val="18"/>
                <w:vertAlign w:val="subscript"/>
              </w:rPr>
              <w:t>0</w:t>
            </w:r>
          </w:p>
        </w:tc>
        <w:tc>
          <w:tcPr>
            <w:tcW w:w="1031"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f</w:t>
            </w:r>
            <w:r>
              <w:rPr>
                <w:color w:val="000000"/>
                <w:kern w:val="0"/>
                <w:sz w:val="18"/>
                <w:szCs w:val="18"/>
                <w:vertAlign w:val="subscript"/>
              </w:rPr>
              <w:t>0</w:t>
            </w:r>
            <w:r>
              <w:rPr>
                <w:color w:val="000000"/>
                <w:kern w:val="0"/>
                <w:sz w:val="18"/>
                <w:szCs w:val="18"/>
              </w:rPr>
              <w:t>/kHz</w:t>
            </w:r>
          </w:p>
        </w:tc>
        <w:tc>
          <w:tcPr>
            <w:tcW w:w="1080"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D</w:t>
            </w:r>
            <w:r>
              <w:rPr>
                <w:color w:val="000000"/>
                <w:kern w:val="0"/>
                <w:sz w:val="18"/>
                <w:szCs w:val="18"/>
                <w:vertAlign w:val="subscript"/>
              </w:rPr>
              <w:t>1</w:t>
            </w:r>
          </w:p>
        </w:tc>
        <w:tc>
          <w:tcPr>
            <w:tcW w:w="1149"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f</w:t>
            </w:r>
            <w:r>
              <w:rPr>
                <w:color w:val="000000"/>
                <w:kern w:val="0"/>
                <w:sz w:val="18"/>
                <w:szCs w:val="18"/>
                <w:vertAlign w:val="subscript"/>
              </w:rPr>
              <w:t>1</w:t>
            </w:r>
            <w:r>
              <w:rPr>
                <w:color w:val="000000"/>
                <w:kern w:val="0"/>
                <w:sz w:val="18"/>
                <w:szCs w:val="18"/>
              </w:rPr>
              <w:t>/kHz</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D</w:t>
            </w:r>
            <w:r>
              <w:rPr>
                <w:color w:val="000000"/>
                <w:kern w:val="0"/>
                <w:sz w:val="18"/>
                <w:szCs w:val="18"/>
                <w:vertAlign w:val="subscript"/>
              </w:rPr>
              <w:t>2</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f</w:t>
            </w:r>
            <w:r>
              <w:rPr>
                <w:color w:val="000000"/>
                <w:kern w:val="0"/>
                <w:sz w:val="18"/>
                <w:szCs w:val="18"/>
                <w:vertAlign w:val="subscript"/>
              </w:rPr>
              <w:t>2</w:t>
            </w:r>
            <w:r>
              <w:rPr>
                <w:color w:val="000000"/>
                <w:kern w:val="0"/>
                <w:sz w:val="18"/>
                <w:szCs w:val="18"/>
              </w:rPr>
              <w:t>/kHz</w:t>
            </w:r>
          </w:p>
        </w:tc>
      </w:tr>
      <w:tr w:rsidR="000A023F">
        <w:trPr>
          <w:trHeight w:val="285"/>
          <w:jc w:val="center"/>
        </w:trPr>
        <w:tc>
          <w:tcPr>
            <w:tcW w:w="1423" w:type="dxa"/>
            <w:shd w:val="clear" w:color="auto" w:fill="auto"/>
            <w:noWrap/>
            <w:vAlign w:val="center"/>
          </w:tcPr>
          <w:p w:rsidR="000A023F" w:rsidRDefault="00C6643D">
            <w:pPr>
              <w:widowControl/>
              <w:ind w:firstLineChars="0" w:firstLine="0"/>
              <w:jc w:val="center"/>
              <w:rPr>
                <w:color w:val="000000"/>
                <w:kern w:val="0"/>
                <w:sz w:val="18"/>
                <w:szCs w:val="18"/>
              </w:rPr>
            </w:pPr>
            <w:r>
              <w:rPr>
                <w:rFonts w:hint="eastAsia"/>
                <w:color w:val="000000"/>
                <w:kern w:val="0"/>
                <w:sz w:val="18"/>
                <w:szCs w:val="18"/>
              </w:rPr>
              <w:t>OQPSK</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0 dBr</w:t>
            </w:r>
          </w:p>
        </w:tc>
        <w:tc>
          <w:tcPr>
            <w:tcW w:w="1031"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80</w:t>
            </w:r>
          </w:p>
        </w:tc>
        <w:tc>
          <w:tcPr>
            <w:tcW w:w="1080"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-20 dBr</w:t>
            </w:r>
          </w:p>
        </w:tc>
        <w:tc>
          <w:tcPr>
            <w:tcW w:w="1149"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200</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-35 dBr</w:t>
            </w:r>
          </w:p>
        </w:tc>
        <w:tc>
          <w:tcPr>
            <w:tcW w:w="1134" w:type="dxa"/>
            <w:shd w:val="clear" w:color="auto" w:fill="auto"/>
            <w:noWrap/>
            <w:vAlign w:val="center"/>
          </w:tcPr>
          <w:p w:rsidR="000A023F" w:rsidRDefault="00C6643D">
            <w:pPr>
              <w:widowControl/>
              <w:ind w:firstLineChars="0" w:firstLine="0"/>
              <w:jc w:val="center"/>
              <w:rPr>
                <w:color w:val="000000"/>
                <w:kern w:val="0"/>
                <w:sz w:val="18"/>
                <w:szCs w:val="18"/>
              </w:rPr>
            </w:pPr>
            <w:r>
              <w:rPr>
                <w:color w:val="000000"/>
                <w:kern w:val="0"/>
                <w:sz w:val="18"/>
                <w:szCs w:val="18"/>
              </w:rPr>
              <w:t>400</w:t>
            </w:r>
          </w:p>
        </w:tc>
      </w:tr>
    </w:tbl>
    <w:p w:rsidR="000A023F" w:rsidRDefault="000A023F">
      <w:pPr>
        <w:pStyle w:val="affff0"/>
        <w:ind w:firstLine="422"/>
        <w:rPr>
          <w:szCs w:val="21"/>
        </w:rPr>
      </w:pPr>
    </w:p>
    <w:p w:rsidR="000A023F" w:rsidRDefault="00C6643D">
      <w:pPr>
        <w:pStyle w:val="32"/>
      </w:pPr>
      <w:r>
        <w:t>发射杂散和带外杂散</w:t>
      </w:r>
    </w:p>
    <w:p w:rsidR="000A023F" w:rsidRDefault="00C6643D">
      <w:pPr>
        <w:pStyle w:val="affffff"/>
        <w:ind w:firstLine="420"/>
        <w:rPr>
          <w:rFonts w:ascii="Times New Roman"/>
        </w:rPr>
      </w:pPr>
      <w:commentRangeStart w:id="223"/>
      <w:r>
        <w:rPr>
          <w:rFonts w:ascii="Times New Roman"/>
        </w:rPr>
        <w:t>OCW</w:t>
      </w:r>
      <w:commentRangeEnd w:id="223"/>
      <w:r>
        <w:commentReference w:id="223"/>
      </w:r>
      <w:r>
        <w:rPr>
          <w:rFonts w:ascii="Times New Roman"/>
        </w:rPr>
        <w:t>指信号所占的信道带宽</w:t>
      </w:r>
      <w:r>
        <w:rPr>
          <w:rFonts w:ascii="Times New Roman" w:hint="eastAsia"/>
        </w:rPr>
        <w:t>，</w:t>
      </w:r>
      <w:commentRangeStart w:id="224"/>
      <w:r>
        <w:rPr>
          <w:rFonts w:ascii="Times New Roman" w:hint="eastAsia"/>
        </w:rPr>
        <w:t>O</w:t>
      </w:r>
      <w:r>
        <w:rPr>
          <w:rFonts w:ascii="Times New Roman"/>
        </w:rPr>
        <w:t>QPSK</w:t>
      </w:r>
      <w:commentRangeEnd w:id="224"/>
      <w:r>
        <w:commentReference w:id="224"/>
      </w:r>
      <w:r>
        <w:rPr>
          <w:rFonts w:ascii="Times New Roman"/>
        </w:rPr>
        <w:t>的</w:t>
      </w:r>
      <w:r>
        <w:rPr>
          <w:rFonts w:ascii="Times New Roman"/>
        </w:rPr>
        <w:t>OCW</w:t>
      </w:r>
      <w:r>
        <w:rPr>
          <w:rFonts w:ascii="Times New Roman" w:hint="eastAsia"/>
        </w:rPr>
        <w:t>应小于</w:t>
      </w:r>
      <w:r>
        <w:rPr>
          <w:rFonts w:ascii="Times New Roman"/>
        </w:rPr>
        <w:t>200kHz</w:t>
      </w:r>
      <w:r>
        <w:rPr>
          <w:rFonts w:ascii="Times New Roman" w:hint="eastAsia"/>
        </w:rPr>
        <w:t>。</w:t>
      </w:r>
    </w:p>
    <w:p w:rsidR="000A023F" w:rsidRDefault="00C6643D">
      <w:pPr>
        <w:pStyle w:val="affffff"/>
        <w:ind w:firstLine="420"/>
        <w:rPr>
          <w:rFonts w:ascii="Times New Roman"/>
        </w:rPr>
      </w:pPr>
      <w:r>
        <w:rPr>
          <w:rFonts w:ascii="Times New Roman"/>
        </w:rPr>
        <w:t>对</w:t>
      </w:r>
      <w:r>
        <w:rPr>
          <w:rFonts w:ascii="Times New Roman" w:hint="eastAsia"/>
        </w:rPr>
        <w:t>载波频率±</w:t>
      </w:r>
      <w:r>
        <w:rPr>
          <w:rFonts w:ascii="Times New Roman" w:hint="eastAsia"/>
        </w:rPr>
        <w:t>2</w:t>
      </w:r>
      <w:r>
        <w:rPr>
          <w:rFonts w:ascii="Times New Roman"/>
        </w:rPr>
        <w:t>.5</w:t>
      </w:r>
      <w:r>
        <w:rPr>
          <w:rFonts w:ascii="Times New Roman"/>
        </w:rPr>
        <w:t>倍</w:t>
      </w:r>
      <w:r>
        <w:rPr>
          <w:rFonts w:ascii="Times New Roman" w:hint="eastAsia"/>
        </w:rPr>
        <w:t>O</w:t>
      </w:r>
      <w:r>
        <w:rPr>
          <w:rFonts w:ascii="Times New Roman"/>
        </w:rPr>
        <w:t>CW</w:t>
      </w:r>
      <w:r>
        <w:rPr>
          <w:rFonts w:ascii="Times New Roman"/>
        </w:rPr>
        <w:t>以外的信号</w:t>
      </w:r>
      <w:r>
        <w:rPr>
          <w:rFonts w:ascii="Times New Roman" w:hint="eastAsia"/>
        </w:rPr>
        <w:t>应</w:t>
      </w:r>
      <w:r>
        <w:rPr>
          <w:rFonts w:ascii="Times New Roman"/>
        </w:rPr>
        <w:t>满足带外杂散的要求</w:t>
      </w:r>
      <w:r>
        <w:rPr>
          <w:rFonts w:ascii="Times New Roman" w:hint="eastAsia"/>
        </w:rPr>
        <w:t>：</w:t>
      </w:r>
    </w:p>
    <w:p w:rsidR="000A023F" w:rsidRDefault="00C6643D">
      <w:pPr>
        <w:pStyle w:val="affffff"/>
        <w:ind w:firstLine="420"/>
        <w:rPr>
          <w:rFonts w:ascii="Times New Roman"/>
        </w:rPr>
      </w:pPr>
      <w:r>
        <w:rPr>
          <w:rFonts w:ascii="Times New Roman" w:hint="eastAsia"/>
        </w:rPr>
        <w:t>a</w:t>
      </w:r>
      <w:r>
        <w:rPr>
          <w:rFonts w:ascii="Times New Roman" w:hint="eastAsia"/>
        </w:rPr>
        <w:t>）发射机最大功率发射状态</w:t>
      </w:r>
    </w:p>
    <w:p w:rsidR="000A023F" w:rsidRDefault="00C6643D">
      <w:pPr>
        <w:pStyle w:val="affffff"/>
        <w:ind w:firstLine="420"/>
        <w:rPr>
          <w:rFonts w:ascii="Times New Roman"/>
        </w:rPr>
      </w:pPr>
      <w:r>
        <w:rPr>
          <w:rFonts w:ascii="Times New Roman"/>
        </w:rPr>
        <w:t>发射机以最大功率发射时的带外杂散</w:t>
      </w:r>
      <w:r>
        <w:rPr>
          <w:rFonts w:ascii="黑体" w:hAnsi="黑体" w:hint="eastAsia"/>
          <w:szCs w:val="21"/>
        </w:rPr>
        <w:t>限值</w:t>
      </w:r>
      <w:r>
        <w:rPr>
          <w:rFonts w:ascii="Times New Roman"/>
        </w:rPr>
        <w:t>如</w:t>
      </w:r>
      <w:r w:rsidR="000A023F">
        <w:rPr>
          <w:rFonts w:ascii="Times New Roman"/>
        </w:rPr>
        <w:fldChar w:fldCharType="begin"/>
      </w:r>
      <w:r>
        <w:rPr>
          <w:rFonts w:ascii="Times New Roman"/>
        </w:rPr>
        <w:instrText xml:space="preserve"> REF _Ref220333690 \h </w:instrText>
      </w:r>
      <w:r w:rsidR="000A023F">
        <w:rPr>
          <w:rFonts w:ascii="Times New Roman"/>
        </w:rPr>
      </w:r>
      <w:r w:rsidR="000A023F">
        <w:rPr>
          <w:rFonts w:ascii="Times New Roman"/>
        </w:rPr>
        <w:fldChar w:fldCharType="separate"/>
      </w:r>
      <w:r>
        <w:rPr>
          <w:rFonts w:hint="eastAsia"/>
        </w:rPr>
        <w:t xml:space="preserve">表 </w:t>
      </w:r>
      <w:r>
        <w:rPr>
          <w:rFonts w:ascii="Times New Roman"/>
        </w:rPr>
        <w:t>5</w:t>
      </w:r>
      <w:r w:rsidR="000A023F">
        <w:rPr>
          <w:rFonts w:ascii="Times New Roman"/>
        </w:rPr>
        <w:fldChar w:fldCharType="end"/>
      </w:r>
      <w:r>
        <w:rPr>
          <w:rFonts w:ascii="Times New Roman" w:hint="eastAsia"/>
        </w:rPr>
        <w:t>所示；</w:t>
      </w:r>
    </w:p>
    <w:p w:rsidR="000A023F" w:rsidRDefault="00C6643D">
      <w:pPr>
        <w:pStyle w:val="affffff"/>
        <w:ind w:firstLine="420"/>
        <w:rPr>
          <w:rFonts w:ascii="Times New Roman"/>
        </w:rPr>
      </w:pPr>
      <w:r>
        <w:rPr>
          <w:rFonts w:ascii="Times New Roman" w:hint="eastAsia"/>
        </w:rPr>
        <w:t>b</w:t>
      </w:r>
      <w:r>
        <w:rPr>
          <w:rFonts w:ascii="Times New Roman" w:hint="eastAsia"/>
        </w:rPr>
        <w:t>）发射机待机或空闲状态</w:t>
      </w:r>
    </w:p>
    <w:p w:rsidR="000A023F" w:rsidRDefault="00C6643D">
      <w:pPr>
        <w:pStyle w:val="affffff"/>
        <w:ind w:firstLine="420"/>
        <w:rPr>
          <w:rFonts w:ascii="Times New Roman"/>
        </w:rPr>
      </w:pPr>
      <w:r>
        <w:rPr>
          <w:rFonts w:ascii="Times New Roman" w:hint="eastAsia"/>
        </w:rPr>
        <w:t>发射机在待机或空闲状态时的带外杂散</w:t>
      </w:r>
      <w:r>
        <w:rPr>
          <w:rFonts w:ascii="黑体" w:hAnsi="黑体" w:hint="eastAsia"/>
          <w:szCs w:val="21"/>
        </w:rPr>
        <w:t>限值</w:t>
      </w:r>
      <w:r>
        <w:rPr>
          <w:rFonts w:ascii="Times New Roman"/>
        </w:rPr>
        <w:t>如</w:t>
      </w:r>
      <w:r w:rsidR="000A023F">
        <w:rPr>
          <w:rFonts w:ascii="Times New Roman"/>
        </w:rPr>
        <w:fldChar w:fldCharType="begin"/>
      </w:r>
      <w:r>
        <w:rPr>
          <w:rFonts w:ascii="Times New Roman"/>
        </w:rPr>
        <w:instrText xml:space="preserve"> REF _Ref220333679 \h </w:instrText>
      </w:r>
      <w:r w:rsidR="000A023F">
        <w:rPr>
          <w:rFonts w:ascii="Times New Roman"/>
        </w:rPr>
      </w:r>
      <w:r w:rsidR="000A023F">
        <w:rPr>
          <w:rFonts w:ascii="Times New Roman"/>
        </w:rPr>
        <w:fldChar w:fldCharType="separate"/>
      </w:r>
      <w:r>
        <w:rPr>
          <w:rFonts w:hint="eastAsia"/>
        </w:rPr>
        <w:t xml:space="preserve">表 </w:t>
      </w:r>
      <w:r>
        <w:rPr>
          <w:rFonts w:ascii="Times New Roman"/>
        </w:rPr>
        <w:t>6</w:t>
      </w:r>
      <w:r w:rsidR="000A023F">
        <w:rPr>
          <w:rFonts w:ascii="Times New Roman"/>
        </w:rPr>
        <w:fldChar w:fldCharType="end"/>
      </w:r>
      <w:r>
        <w:rPr>
          <w:rFonts w:ascii="Times New Roman" w:hint="eastAsia"/>
        </w:rPr>
        <w:t>所示；</w:t>
      </w:r>
    </w:p>
    <w:p w:rsidR="000A023F" w:rsidRDefault="00C6643D">
      <w:pPr>
        <w:pStyle w:val="affffff"/>
        <w:ind w:firstLine="420"/>
        <w:rPr>
          <w:rFonts w:ascii="Times New Roman"/>
        </w:rPr>
      </w:pPr>
      <w:r>
        <w:rPr>
          <w:rFonts w:ascii="Times New Roman"/>
        </w:rPr>
        <w:t>c</w:t>
      </w:r>
      <w:r>
        <w:rPr>
          <w:rFonts w:ascii="Times New Roman" w:hint="eastAsia"/>
        </w:rPr>
        <w:t>）约束条件</w:t>
      </w:r>
    </w:p>
    <w:p w:rsidR="000A023F" w:rsidRDefault="00C6643D">
      <w:pPr>
        <w:pStyle w:val="affffff"/>
        <w:ind w:firstLine="420"/>
        <w:rPr>
          <w:rFonts w:ascii="Times New Roman"/>
        </w:rPr>
      </w:pPr>
      <w:r>
        <w:rPr>
          <w:rFonts w:ascii="Times New Roman"/>
        </w:rPr>
        <w:tab/>
      </w:r>
      <w:r>
        <w:rPr>
          <w:rFonts w:ascii="Times New Roman"/>
        </w:rPr>
        <w:t>在</w:t>
      </w:r>
      <w:r>
        <w:rPr>
          <w:rFonts w:ascii="Times New Roman"/>
        </w:rPr>
        <w:t>48.5-72.5MHz</w:t>
      </w:r>
      <w:r>
        <w:rPr>
          <w:rFonts w:ascii="Times New Roman" w:hint="eastAsia"/>
        </w:rPr>
        <w:t>、</w:t>
      </w:r>
      <w:r>
        <w:rPr>
          <w:rFonts w:ascii="Times New Roman"/>
        </w:rPr>
        <w:t>76-108MHz</w:t>
      </w:r>
      <w:r>
        <w:rPr>
          <w:rFonts w:ascii="Times New Roman" w:hint="eastAsia"/>
        </w:rPr>
        <w:t>、</w:t>
      </w:r>
      <w:r>
        <w:rPr>
          <w:rFonts w:ascii="Times New Roman"/>
        </w:rPr>
        <w:t>167-223MHz</w:t>
      </w:r>
      <w:r>
        <w:rPr>
          <w:rFonts w:ascii="Times New Roman" w:hint="eastAsia"/>
        </w:rPr>
        <w:t>、</w:t>
      </w:r>
      <w:r>
        <w:rPr>
          <w:rFonts w:ascii="Times New Roman"/>
        </w:rPr>
        <w:t>470-566MHz</w:t>
      </w:r>
      <w:r>
        <w:rPr>
          <w:rFonts w:ascii="Times New Roman" w:hint="eastAsia"/>
        </w:rPr>
        <w:t>、</w:t>
      </w:r>
      <w:r>
        <w:rPr>
          <w:rFonts w:ascii="Times New Roman"/>
        </w:rPr>
        <w:t xml:space="preserve">606-798MHz </w:t>
      </w:r>
      <w:r>
        <w:rPr>
          <w:rFonts w:ascii="Times New Roman" w:hint="eastAsia"/>
        </w:rPr>
        <w:t>频率范围的杂散辐射不大于</w:t>
      </w:r>
      <w:r>
        <w:rPr>
          <w:rFonts w:ascii="Times New Roman"/>
        </w:rPr>
        <w:t>-54dBm</w:t>
      </w:r>
      <w:r>
        <w:rPr>
          <w:rFonts w:ascii="Times New Roman"/>
        </w:rPr>
        <w:t>。</w:t>
      </w:r>
    </w:p>
    <w:p w:rsidR="000A023F" w:rsidRDefault="00C6643D">
      <w:pPr>
        <w:pStyle w:val="affff0"/>
        <w:spacing w:line="360" w:lineRule="auto"/>
      </w:pPr>
      <w:bookmarkStart w:id="225" w:name="_Ref220333690"/>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5</w:t>
      </w:r>
      <w:r w:rsidR="000A023F">
        <w:rPr>
          <w:rFonts w:ascii="黑体" w:hAnsi="黑体" w:cs="黑体" w:hint="eastAsia"/>
        </w:rPr>
        <w:fldChar w:fldCharType="end"/>
      </w:r>
      <w:bookmarkEnd w:id="225"/>
      <w:r>
        <w:t>发射机以最大功率发射时的带外杂散</w:t>
      </w:r>
      <w:r>
        <w:rPr>
          <w:rFonts w:hint="eastAsia"/>
        </w:rPr>
        <w:t>限值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频率范围</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测试带宽</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限值</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检波方式</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9-150KHz</w:t>
            </w:r>
          </w:p>
        </w:tc>
        <w:tc>
          <w:tcPr>
            <w:tcW w:w="2074" w:type="dxa"/>
            <w:shd w:val="clear" w:color="auto" w:fill="auto"/>
            <w:vAlign w:val="center"/>
          </w:tcPr>
          <w:p w:rsidR="000A023F" w:rsidRDefault="00C6643D">
            <w:pPr>
              <w:ind w:firstLineChars="0" w:firstLine="0"/>
              <w:jc w:val="center"/>
              <w:rPr>
                <w:sz w:val="18"/>
                <w:szCs w:val="18"/>
              </w:rPr>
            </w:pPr>
            <w:r>
              <w:rPr>
                <w:sz w:val="18"/>
                <w:szCs w:val="18"/>
              </w:rPr>
              <w:t>200Hz(6dB)</w:t>
            </w:r>
          </w:p>
        </w:tc>
        <w:tc>
          <w:tcPr>
            <w:tcW w:w="2074" w:type="dxa"/>
            <w:shd w:val="clear" w:color="auto" w:fill="auto"/>
            <w:vAlign w:val="center"/>
          </w:tcPr>
          <w:p w:rsidR="000A023F" w:rsidRDefault="00C6643D">
            <w:pPr>
              <w:ind w:firstLineChars="0" w:firstLine="0"/>
              <w:jc w:val="center"/>
              <w:rPr>
                <w:sz w:val="18"/>
                <w:szCs w:val="18"/>
              </w:rPr>
            </w:pPr>
            <w:r>
              <w:rPr>
                <w:sz w:val="18"/>
                <w:szCs w:val="18"/>
              </w:rPr>
              <w:t>27dBμA/m</w:t>
            </w:r>
            <w:r>
              <w:rPr>
                <w:rFonts w:hint="eastAsia"/>
                <w:sz w:val="18"/>
                <w:szCs w:val="18"/>
              </w:rPr>
              <w:t>（</w:t>
            </w:r>
            <w:r>
              <w:rPr>
                <w:sz w:val="18"/>
                <w:szCs w:val="18"/>
              </w:rPr>
              <w:t xml:space="preserve">10 </w:t>
            </w:r>
            <w:r>
              <w:rPr>
                <w:rFonts w:hint="eastAsia"/>
                <w:sz w:val="18"/>
                <w:szCs w:val="18"/>
              </w:rPr>
              <w:t>米处）（每倍频程下</w:t>
            </w:r>
          </w:p>
          <w:p w:rsidR="000A023F" w:rsidRDefault="00C6643D">
            <w:pPr>
              <w:ind w:firstLineChars="0" w:firstLine="0"/>
              <w:jc w:val="center"/>
              <w:rPr>
                <w:sz w:val="18"/>
                <w:szCs w:val="18"/>
              </w:rPr>
            </w:pPr>
            <w:r>
              <w:rPr>
                <w:rFonts w:hint="eastAsia"/>
                <w:sz w:val="18"/>
                <w:szCs w:val="18"/>
              </w:rPr>
              <w:t>降</w:t>
            </w:r>
            <w:r>
              <w:rPr>
                <w:sz w:val="18"/>
                <w:szCs w:val="18"/>
              </w:rPr>
              <w:t>3dB</w:t>
            </w:r>
            <w:r>
              <w:rPr>
                <w:rFonts w:hint="eastAsia"/>
                <w:sz w:val="18"/>
                <w:szCs w:val="18"/>
              </w:rPr>
              <w:t>）</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准峰值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150-10000KHz</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9KHz(6dB)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-3.5dBμA/m</w:t>
            </w:r>
          </w:p>
          <w:p w:rsidR="000A023F" w:rsidRDefault="00C6643D">
            <w:pPr>
              <w:ind w:firstLineChars="0" w:firstLine="0"/>
              <w:jc w:val="center"/>
              <w:rPr>
                <w:sz w:val="18"/>
                <w:szCs w:val="18"/>
              </w:rPr>
            </w:pPr>
            <w:r>
              <w:rPr>
                <w:rFonts w:hint="eastAsia"/>
                <w:sz w:val="18"/>
                <w:szCs w:val="18"/>
              </w:rPr>
              <w:t>（</w:t>
            </w:r>
            <w:r>
              <w:rPr>
                <w:sz w:val="18"/>
                <w:szCs w:val="18"/>
              </w:rPr>
              <w:t xml:space="preserve">10 </w:t>
            </w:r>
            <w:r>
              <w:rPr>
                <w:rFonts w:hint="eastAsia"/>
                <w:sz w:val="18"/>
                <w:szCs w:val="18"/>
              </w:rPr>
              <w:t>米处）</w:t>
            </w: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10000-30000KHz</w:t>
            </w: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30-1000MHz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100KHz(3dB)</w:t>
            </w:r>
          </w:p>
        </w:tc>
        <w:tc>
          <w:tcPr>
            <w:tcW w:w="2074" w:type="dxa"/>
            <w:shd w:val="clear" w:color="auto" w:fill="auto"/>
            <w:vAlign w:val="center"/>
          </w:tcPr>
          <w:p w:rsidR="000A023F" w:rsidRDefault="00C6643D">
            <w:pPr>
              <w:ind w:firstLineChars="0" w:firstLine="0"/>
              <w:jc w:val="center"/>
              <w:rPr>
                <w:sz w:val="18"/>
                <w:szCs w:val="18"/>
              </w:rPr>
            </w:pPr>
            <w:r>
              <w:rPr>
                <w:sz w:val="18"/>
                <w:szCs w:val="18"/>
              </w:rPr>
              <w:t>-36dBm</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有效值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1000MHz-40GHz</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1MHz(3dB)</w:t>
            </w:r>
          </w:p>
        </w:tc>
        <w:tc>
          <w:tcPr>
            <w:tcW w:w="2074" w:type="dxa"/>
            <w:shd w:val="clear" w:color="auto" w:fill="auto"/>
            <w:vAlign w:val="center"/>
          </w:tcPr>
          <w:p w:rsidR="000A023F" w:rsidRDefault="00C6643D">
            <w:pPr>
              <w:ind w:firstLineChars="0" w:firstLine="0"/>
              <w:jc w:val="center"/>
              <w:rPr>
                <w:sz w:val="18"/>
                <w:szCs w:val="18"/>
              </w:rPr>
            </w:pPr>
            <w:r>
              <w:rPr>
                <w:sz w:val="18"/>
                <w:szCs w:val="18"/>
              </w:rPr>
              <w:t>-30dBm</w:t>
            </w:r>
          </w:p>
        </w:tc>
        <w:tc>
          <w:tcPr>
            <w:tcW w:w="2074" w:type="dxa"/>
            <w:vMerge/>
            <w:shd w:val="clear" w:color="auto" w:fill="auto"/>
            <w:vAlign w:val="center"/>
          </w:tcPr>
          <w:p w:rsidR="000A023F" w:rsidRDefault="000A023F">
            <w:pPr>
              <w:ind w:firstLineChars="0" w:firstLine="0"/>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&gt;40GHz</w:t>
            </w: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shd w:val="clear" w:color="auto" w:fill="auto"/>
            <w:vAlign w:val="center"/>
          </w:tcPr>
          <w:p w:rsidR="000A023F" w:rsidRDefault="00C6643D">
            <w:pPr>
              <w:ind w:firstLineChars="0" w:firstLine="0"/>
              <w:jc w:val="center"/>
              <w:rPr>
                <w:sz w:val="18"/>
                <w:szCs w:val="18"/>
              </w:rPr>
            </w:pPr>
            <w:r>
              <w:rPr>
                <w:sz w:val="18"/>
                <w:szCs w:val="18"/>
              </w:rPr>
              <w:t>-20dBm</w:t>
            </w:r>
          </w:p>
        </w:tc>
        <w:tc>
          <w:tcPr>
            <w:tcW w:w="2074" w:type="dxa"/>
            <w:vMerge/>
            <w:shd w:val="clear" w:color="auto" w:fill="auto"/>
            <w:vAlign w:val="center"/>
          </w:tcPr>
          <w:p w:rsidR="000A023F" w:rsidRDefault="000A023F">
            <w:pPr>
              <w:ind w:firstLineChars="0" w:firstLine="0"/>
              <w:rPr>
                <w:sz w:val="18"/>
                <w:szCs w:val="18"/>
              </w:rPr>
            </w:pPr>
          </w:p>
        </w:tc>
      </w:tr>
    </w:tbl>
    <w:p w:rsidR="000A023F" w:rsidRDefault="000A023F">
      <w:pPr>
        <w:pStyle w:val="affff0"/>
        <w:spacing w:line="360" w:lineRule="auto"/>
      </w:pPr>
      <w:bookmarkStart w:id="226" w:name="_Ref220333679"/>
    </w:p>
    <w:p w:rsidR="000A023F" w:rsidRDefault="00C6643D">
      <w:pPr>
        <w:pStyle w:val="affff0"/>
        <w:spacing w:line="360" w:lineRule="auto"/>
      </w:pPr>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6</w:t>
      </w:r>
      <w:r w:rsidR="000A023F">
        <w:rPr>
          <w:rFonts w:ascii="黑体" w:hAnsi="黑体" w:cs="黑体" w:hint="eastAsia"/>
        </w:rPr>
        <w:fldChar w:fldCharType="end"/>
      </w:r>
      <w:bookmarkEnd w:id="226"/>
      <w:r>
        <w:t>发射机在待机或空闲状态时的带外杂散</w:t>
      </w:r>
      <w:r>
        <w:rPr>
          <w:rFonts w:hint="eastAsia"/>
        </w:rPr>
        <w:t>限值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频率范围</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测试带宽</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限值</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检波方式</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9-150KHz</w:t>
            </w:r>
          </w:p>
        </w:tc>
        <w:tc>
          <w:tcPr>
            <w:tcW w:w="2074" w:type="dxa"/>
            <w:shd w:val="clear" w:color="auto" w:fill="auto"/>
            <w:vAlign w:val="center"/>
          </w:tcPr>
          <w:p w:rsidR="000A023F" w:rsidRDefault="00C6643D">
            <w:pPr>
              <w:ind w:firstLineChars="0" w:firstLine="0"/>
              <w:jc w:val="center"/>
              <w:rPr>
                <w:sz w:val="18"/>
                <w:szCs w:val="18"/>
              </w:rPr>
            </w:pPr>
            <w:r>
              <w:rPr>
                <w:sz w:val="18"/>
                <w:szCs w:val="18"/>
              </w:rPr>
              <w:t>200Hz(6dB)</w:t>
            </w:r>
          </w:p>
        </w:tc>
        <w:tc>
          <w:tcPr>
            <w:tcW w:w="2074" w:type="dxa"/>
            <w:shd w:val="clear" w:color="auto" w:fill="auto"/>
            <w:vAlign w:val="center"/>
          </w:tcPr>
          <w:p w:rsidR="000A023F" w:rsidRDefault="00C6643D">
            <w:pPr>
              <w:ind w:firstLineChars="0" w:firstLine="0"/>
              <w:jc w:val="center"/>
              <w:rPr>
                <w:sz w:val="18"/>
                <w:szCs w:val="18"/>
              </w:rPr>
            </w:pPr>
            <w:r>
              <w:rPr>
                <w:sz w:val="18"/>
                <w:szCs w:val="18"/>
              </w:rPr>
              <w:t>6dBμA/m</w:t>
            </w:r>
            <w:r>
              <w:rPr>
                <w:rFonts w:hint="eastAsia"/>
                <w:sz w:val="18"/>
                <w:szCs w:val="18"/>
              </w:rPr>
              <w:t>（</w:t>
            </w:r>
            <w:r>
              <w:rPr>
                <w:sz w:val="18"/>
                <w:szCs w:val="18"/>
              </w:rPr>
              <w:t xml:space="preserve">10 </w:t>
            </w:r>
            <w:r>
              <w:rPr>
                <w:rFonts w:hint="eastAsia"/>
                <w:sz w:val="18"/>
                <w:szCs w:val="18"/>
              </w:rPr>
              <w:t>米处）</w:t>
            </w:r>
          </w:p>
          <w:p w:rsidR="000A023F" w:rsidRDefault="00C6643D">
            <w:pPr>
              <w:ind w:firstLineChars="0" w:firstLine="0"/>
              <w:jc w:val="center"/>
              <w:rPr>
                <w:sz w:val="18"/>
                <w:szCs w:val="18"/>
              </w:rPr>
            </w:pPr>
            <w:r>
              <w:rPr>
                <w:rFonts w:hint="eastAsia"/>
                <w:sz w:val="18"/>
                <w:szCs w:val="18"/>
              </w:rPr>
              <w:t>（每倍频程下降</w:t>
            </w:r>
            <w:r>
              <w:rPr>
                <w:sz w:val="18"/>
                <w:szCs w:val="18"/>
              </w:rPr>
              <w:t>3dB</w:t>
            </w:r>
            <w:r>
              <w:rPr>
                <w:rFonts w:hint="eastAsia"/>
                <w:sz w:val="18"/>
                <w:szCs w:val="18"/>
              </w:rPr>
              <w:t>）</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准峰值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lastRenderedPageBreak/>
              <w:t>150-10000KHz</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9KHz(6dB)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-24.5dBμA/m</w:t>
            </w:r>
          </w:p>
          <w:p w:rsidR="000A023F" w:rsidRDefault="00C6643D">
            <w:pPr>
              <w:ind w:firstLineChars="0" w:firstLine="0"/>
              <w:jc w:val="center"/>
              <w:rPr>
                <w:sz w:val="18"/>
                <w:szCs w:val="18"/>
              </w:rPr>
            </w:pPr>
            <w:r>
              <w:rPr>
                <w:rFonts w:hint="eastAsia"/>
                <w:sz w:val="18"/>
                <w:szCs w:val="18"/>
              </w:rPr>
              <w:t>（</w:t>
            </w:r>
            <w:r>
              <w:rPr>
                <w:sz w:val="18"/>
                <w:szCs w:val="18"/>
              </w:rPr>
              <w:t xml:space="preserve">10 </w:t>
            </w:r>
            <w:r>
              <w:rPr>
                <w:rFonts w:hint="eastAsia"/>
                <w:sz w:val="18"/>
                <w:szCs w:val="18"/>
              </w:rPr>
              <w:t>米处）</w:t>
            </w: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10000-30000KHz</w:t>
            </w: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30-1000MHz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100KHz(3dB)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-34dBm</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有效值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w:t>
            </w:r>
            <w:r>
              <w:rPr>
                <w:sz w:val="18"/>
                <w:szCs w:val="18"/>
              </w:rPr>
              <w:t>1000MHz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1MHz(3dB)</w:t>
            </w:r>
          </w:p>
        </w:tc>
        <w:tc>
          <w:tcPr>
            <w:tcW w:w="2074" w:type="dxa"/>
            <w:vMerge/>
            <w:shd w:val="clear" w:color="auto" w:fill="auto"/>
            <w:vAlign w:val="center"/>
          </w:tcPr>
          <w:p w:rsidR="000A023F" w:rsidRDefault="000A023F">
            <w:pPr>
              <w:ind w:firstLineChars="0" w:firstLine="0"/>
              <w:rPr>
                <w:sz w:val="18"/>
                <w:szCs w:val="18"/>
              </w:rPr>
            </w:pPr>
          </w:p>
        </w:tc>
        <w:tc>
          <w:tcPr>
            <w:tcW w:w="2074" w:type="dxa"/>
            <w:vMerge/>
            <w:shd w:val="clear" w:color="auto" w:fill="auto"/>
            <w:vAlign w:val="center"/>
          </w:tcPr>
          <w:p w:rsidR="000A023F" w:rsidRDefault="000A023F">
            <w:pPr>
              <w:ind w:firstLineChars="0" w:firstLine="0"/>
              <w:rPr>
                <w:sz w:val="18"/>
                <w:szCs w:val="18"/>
              </w:rPr>
            </w:pPr>
          </w:p>
        </w:tc>
      </w:tr>
    </w:tbl>
    <w:p w:rsidR="000A023F" w:rsidRDefault="000A023F">
      <w:pPr>
        <w:pStyle w:val="affffff"/>
        <w:ind w:firstLine="420"/>
      </w:pPr>
    </w:p>
    <w:p w:rsidR="000A023F" w:rsidRDefault="00C6643D">
      <w:pPr>
        <w:pStyle w:val="32"/>
      </w:pPr>
      <w:r>
        <w:t>调制方式</w:t>
      </w:r>
    </w:p>
    <w:p w:rsidR="000A023F" w:rsidRDefault="00C6643D">
      <w:pPr>
        <w:pStyle w:val="affffff"/>
        <w:ind w:firstLine="420"/>
        <w:rPr>
          <w:rFonts w:ascii="Times New Roman"/>
        </w:rPr>
      </w:pPr>
      <w:r>
        <w:rPr>
          <w:rFonts w:ascii="Times New Roman"/>
        </w:rPr>
        <w:t>调制方式</w:t>
      </w:r>
      <w:r>
        <w:rPr>
          <w:rFonts w:ascii="Times New Roman" w:hint="eastAsia"/>
        </w:rPr>
        <w:t>为</w:t>
      </w:r>
      <w:commentRangeStart w:id="227"/>
      <w:r>
        <w:rPr>
          <w:rFonts w:ascii="Times New Roman" w:hint="eastAsia"/>
        </w:rPr>
        <w:t>D</w:t>
      </w:r>
      <w:r>
        <w:rPr>
          <w:rFonts w:ascii="Times New Roman"/>
        </w:rPr>
        <w:t>SSS-</w:t>
      </w:r>
      <w:r>
        <w:rPr>
          <w:rFonts w:ascii="Times New Roman" w:hint="eastAsia"/>
        </w:rPr>
        <w:t>OQPSK</w:t>
      </w:r>
      <w:commentRangeEnd w:id="227"/>
      <w:r>
        <w:commentReference w:id="227"/>
      </w:r>
      <w:r>
        <w:rPr>
          <w:rFonts w:ascii="Times New Roman" w:hint="eastAsia"/>
        </w:rPr>
        <w:t>。</w:t>
      </w:r>
    </w:p>
    <w:p w:rsidR="000A023F" w:rsidRDefault="00C6643D">
      <w:pPr>
        <w:pStyle w:val="32"/>
      </w:pPr>
      <w:r>
        <w:t>发射性能</w:t>
      </w:r>
    </w:p>
    <w:p w:rsidR="000A023F" w:rsidRDefault="00C6643D">
      <w:pPr>
        <w:pStyle w:val="affffff"/>
        <w:ind w:firstLine="420"/>
      </w:pPr>
      <w:r>
        <w:rPr>
          <w:rFonts w:hint="eastAsia"/>
        </w:rPr>
        <w:t>发射机性能应</w:t>
      </w:r>
      <w:r>
        <w:rPr>
          <w:rFonts w:ascii="Times New Roman" w:hint="eastAsia"/>
        </w:rPr>
        <w:t>符合</w:t>
      </w:r>
      <w:r w:rsidR="000A023F">
        <w:rPr>
          <w:rFonts w:ascii="Times New Roman"/>
        </w:rPr>
        <w:fldChar w:fldCharType="begin"/>
      </w:r>
      <w:r>
        <w:rPr>
          <w:rFonts w:ascii="Times New Roman" w:hint="eastAsia"/>
        </w:rPr>
        <w:instrText>REF _Ref220333720 \h</w:instrText>
      </w:r>
      <w:r w:rsidR="000A023F">
        <w:rPr>
          <w:rFonts w:ascii="Times New Roman"/>
        </w:rPr>
      </w:r>
      <w:r w:rsidR="000A023F">
        <w:rPr>
          <w:rFonts w:ascii="Times New Roman"/>
        </w:rPr>
        <w:fldChar w:fldCharType="separate"/>
      </w:r>
      <w:r>
        <w:rPr>
          <w:rFonts w:hint="eastAsia"/>
        </w:rPr>
        <w:t xml:space="preserve">表 </w:t>
      </w:r>
      <w:r>
        <w:rPr>
          <w:rFonts w:ascii="Times New Roman"/>
        </w:rPr>
        <w:t>7</w:t>
      </w:r>
      <w:r w:rsidR="000A023F">
        <w:rPr>
          <w:rFonts w:ascii="Times New Roman"/>
        </w:rPr>
        <w:fldChar w:fldCharType="end"/>
      </w:r>
      <w:r>
        <w:rPr>
          <w:rFonts w:ascii="Times New Roman" w:hint="eastAsia"/>
        </w:rPr>
        <w:t>的</w:t>
      </w:r>
      <w:r>
        <w:rPr>
          <w:rFonts w:ascii="Times New Roman"/>
        </w:rPr>
        <w:t>规定</w:t>
      </w:r>
      <w:r>
        <w:rPr>
          <w:rFonts w:hint="eastAsia"/>
        </w:rPr>
        <w:t>。</w:t>
      </w:r>
    </w:p>
    <w:p w:rsidR="000A023F" w:rsidRDefault="00C6643D">
      <w:pPr>
        <w:pStyle w:val="affff0"/>
        <w:spacing w:line="360" w:lineRule="auto"/>
      </w:pPr>
      <w:bookmarkStart w:id="228" w:name="_Ref220333720"/>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7</w:t>
      </w:r>
      <w:r w:rsidR="000A023F">
        <w:rPr>
          <w:rFonts w:ascii="黑体" w:hAnsi="黑体" w:cs="黑体" w:hint="eastAsia"/>
        </w:rPr>
        <w:fldChar w:fldCharType="end"/>
      </w:r>
      <w:bookmarkEnd w:id="228"/>
      <w:r>
        <w:rPr>
          <w:rFonts w:hint="eastAsia"/>
        </w:rPr>
        <w:t>发射性能要求</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10"/>
        <w:gridCol w:w="5123"/>
      </w:tblGrid>
      <w:tr w:rsidR="000A023F">
        <w:trPr>
          <w:trHeight w:val="308"/>
          <w:jc w:val="center"/>
        </w:trPr>
        <w:tc>
          <w:tcPr>
            <w:tcW w:w="281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测试项</w:t>
            </w:r>
          </w:p>
        </w:tc>
        <w:tc>
          <w:tcPr>
            <w:tcW w:w="512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测试指标</w:t>
            </w:r>
          </w:p>
        </w:tc>
      </w:tr>
      <w:tr w:rsidR="000A023F">
        <w:trPr>
          <w:trHeight w:val="308"/>
          <w:jc w:val="center"/>
        </w:trPr>
        <w:tc>
          <w:tcPr>
            <w:tcW w:w="281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发射功率限值</w:t>
            </w:r>
          </w:p>
        </w:tc>
        <w:tc>
          <w:tcPr>
            <w:tcW w:w="512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hint="eastAsia"/>
                <w:sz w:val="18"/>
                <w:szCs w:val="18"/>
              </w:rPr>
              <w:t>50mW (e.r.p)</w:t>
            </w:r>
          </w:p>
        </w:tc>
      </w:tr>
      <w:tr w:rsidR="000A023F">
        <w:trPr>
          <w:trHeight w:val="308"/>
          <w:jc w:val="center"/>
        </w:trPr>
        <w:tc>
          <w:tcPr>
            <w:tcW w:w="281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发射功率谱密度限值</w:t>
            </w:r>
          </w:p>
        </w:tc>
        <w:tc>
          <w:tcPr>
            <w:tcW w:w="512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占用带宽≤</w:t>
            </w:r>
            <w:r>
              <w:rPr>
                <w:rFonts w:ascii="Times New Roman" w:hint="eastAsia"/>
                <w:sz w:val="18"/>
                <w:szCs w:val="18"/>
              </w:rPr>
              <w:t>200kHz</w:t>
            </w:r>
            <w:r>
              <w:rPr>
                <w:rFonts w:ascii="Times New Roman" w:hint="eastAsia"/>
                <w:sz w:val="18"/>
                <w:szCs w:val="18"/>
              </w:rPr>
              <w:t>的，为</w:t>
            </w:r>
            <w:r>
              <w:rPr>
                <w:rFonts w:ascii="Times New Roman" w:hint="eastAsia"/>
                <w:sz w:val="18"/>
                <w:szCs w:val="18"/>
              </w:rPr>
              <w:t>50mW/200kHz(e.r.p)</w:t>
            </w:r>
            <w:r>
              <w:rPr>
                <w:rFonts w:ascii="Times New Roman" w:hint="eastAsia"/>
                <w:sz w:val="18"/>
                <w:szCs w:val="18"/>
              </w:rPr>
              <w:t>；占用带宽</w:t>
            </w:r>
            <w:r>
              <w:rPr>
                <w:rFonts w:ascii="Times New Roman" w:hint="eastAsia"/>
                <w:sz w:val="18"/>
                <w:szCs w:val="18"/>
              </w:rPr>
              <w:t>200-500kHz</w:t>
            </w:r>
            <w:r>
              <w:rPr>
                <w:rFonts w:ascii="Times New Roman" w:hint="eastAsia"/>
                <w:sz w:val="18"/>
                <w:szCs w:val="18"/>
              </w:rPr>
              <w:t>的，为</w:t>
            </w:r>
            <w:r>
              <w:rPr>
                <w:rFonts w:ascii="Times New Roman" w:hint="eastAsia"/>
                <w:sz w:val="18"/>
                <w:szCs w:val="18"/>
              </w:rPr>
              <w:t>10mW/100kHz(e.r.p)</w:t>
            </w:r>
            <w:r>
              <w:rPr>
                <w:rFonts w:ascii="Times New Roman" w:hint="eastAsia"/>
                <w:sz w:val="18"/>
                <w:szCs w:val="18"/>
              </w:rPr>
              <w:t>。</w:t>
            </w:r>
          </w:p>
        </w:tc>
      </w:tr>
      <w:tr w:rsidR="000A023F">
        <w:trPr>
          <w:trHeight w:val="329"/>
          <w:jc w:val="center"/>
        </w:trPr>
        <w:tc>
          <w:tcPr>
            <w:tcW w:w="281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发射中心频率频偏</w:t>
            </w:r>
          </w:p>
        </w:tc>
        <w:tc>
          <w:tcPr>
            <w:tcW w:w="512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25ppm</w:t>
            </w:r>
          </w:p>
        </w:tc>
      </w:tr>
      <w:tr w:rsidR="000A023F">
        <w:trPr>
          <w:trHeight w:val="329"/>
          <w:jc w:val="center"/>
        </w:trPr>
        <w:tc>
          <w:tcPr>
            <w:tcW w:w="281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占用带宽</w:t>
            </w:r>
          </w:p>
        </w:tc>
        <w:tc>
          <w:tcPr>
            <w:tcW w:w="512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&lt;</w:t>
            </w:r>
            <w:r>
              <w:rPr>
                <w:rFonts w:ascii="Times New Roman"/>
                <w:sz w:val="18"/>
                <w:szCs w:val="18"/>
              </w:rPr>
              <w:t>200kHz</w:t>
            </w:r>
          </w:p>
        </w:tc>
      </w:tr>
    </w:tbl>
    <w:p w:rsidR="000A023F" w:rsidRDefault="000A023F">
      <w:pPr>
        <w:pStyle w:val="affffff"/>
        <w:ind w:firstLine="420"/>
        <w:rPr>
          <w:rFonts w:ascii="Times New Roman"/>
        </w:rPr>
      </w:pPr>
    </w:p>
    <w:p w:rsidR="000A023F" w:rsidRDefault="00C6643D">
      <w:pPr>
        <w:pStyle w:val="32"/>
      </w:pPr>
      <w:r>
        <w:rPr>
          <w:rFonts w:ascii="Times New Roman" w:hint="eastAsia"/>
        </w:rPr>
        <w:t>抗频偏</w:t>
      </w:r>
      <w:r>
        <w:t>性能</w:t>
      </w:r>
    </w:p>
    <w:p w:rsidR="000A023F" w:rsidRDefault="00C6643D">
      <w:pPr>
        <w:pStyle w:val="affffff"/>
        <w:ind w:firstLine="420"/>
      </w:pPr>
      <w:r>
        <w:rPr>
          <w:rFonts w:hint="eastAsia"/>
        </w:rPr>
        <w:t>接收机抗频偏应</w:t>
      </w:r>
      <w:r>
        <w:rPr>
          <w:rFonts w:ascii="Times New Roman" w:hint="eastAsia"/>
        </w:rPr>
        <w:t>符合</w:t>
      </w:r>
      <w:r w:rsidR="000A023F">
        <w:rPr>
          <w:rFonts w:ascii="Times New Roman"/>
        </w:rPr>
        <w:fldChar w:fldCharType="begin"/>
      </w:r>
      <w:r>
        <w:rPr>
          <w:rFonts w:ascii="Times New Roman" w:hint="eastAsia"/>
        </w:rPr>
        <w:instrText>REF _Ref220333752 \h</w:instrText>
      </w:r>
      <w:r w:rsidR="000A023F">
        <w:rPr>
          <w:rFonts w:ascii="Times New Roman"/>
        </w:rPr>
      </w:r>
      <w:r w:rsidR="000A023F">
        <w:rPr>
          <w:rFonts w:ascii="Times New Roman"/>
        </w:rPr>
        <w:fldChar w:fldCharType="separate"/>
      </w:r>
      <w:r>
        <w:rPr>
          <w:rFonts w:hint="eastAsia"/>
        </w:rPr>
        <w:t xml:space="preserve">表 </w:t>
      </w:r>
      <w:r>
        <w:rPr>
          <w:rFonts w:ascii="Times New Roman"/>
        </w:rPr>
        <w:t>8</w:t>
      </w:r>
      <w:r w:rsidR="000A023F">
        <w:rPr>
          <w:rFonts w:ascii="Times New Roman"/>
        </w:rPr>
        <w:fldChar w:fldCharType="end"/>
      </w:r>
      <w:r>
        <w:rPr>
          <w:rFonts w:ascii="Times New Roman" w:hint="eastAsia"/>
        </w:rPr>
        <w:t>的</w:t>
      </w:r>
      <w:r>
        <w:rPr>
          <w:rFonts w:ascii="Times New Roman"/>
        </w:rPr>
        <w:t>规定</w:t>
      </w:r>
      <w:r>
        <w:rPr>
          <w:rFonts w:hint="eastAsia"/>
        </w:rPr>
        <w:t>。</w:t>
      </w:r>
    </w:p>
    <w:p w:rsidR="000A023F" w:rsidRDefault="00C6643D">
      <w:pPr>
        <w:pStyle w:val="affff0"/>
        <w:spacing w:line="360" w:lineRule="auto"/>
      </w:pPr>
      <w:bookmarkStart w:id="229" w:name="_Ref220333752"/>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8</w:t>
      </w:r>
      <w:r w:rsidR="000A023F">
        <w:rPr>
          <w:rFonts w:ascii="黑体" w:hAnsi="黑体" w:cs="黑体" w:hint="eastAsia"/>
        </w:rPr>
        <w:fldChar w:fldCharType="end"/>
      </w:r>
      <w:bookmarkEnd w:id="229"/>
      <w:r>
        <w:rPr>
          <w:rFonts w:hint="eastAsia"/>
        </w:rPr>
        <w:t>抗频偏</w:t>
      </w:r>
      <w:r>
        <w:t>性能要求</w:t>
      </w:r>
    </w:p>
    <w:tbl>
      <w:tblPr>
        <w:tblW w:w="63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111"/>
        <w:gridCol w:w="3263"/>
      </w:tblGrid>
      <w:tr w:rsidR="000A023F">
        <w:trPr>
          <w:trHeight w:val="308"/>
          <w:jc w:val="center"/>
        </w:trPr>
        <w:tc>
          <w:tcPr>
            <w:tcW w:w="3111"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测试项</w:t>
            </w:r>
          </w:p>
        </w:tc>
        <w:tc>
          <w:tcPr>
            <w:tcW w:w="326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测试指标</w:t>
            </w:r>
          </w:p>
        </w:tc>
      </w:tr>
      <w:tr w:rsidR="000A023F">
        <w:trPr>
          <w:trHeight w:val="329"/>
          <w:jc w:val="center"/>
        </w:trPr>
        <w:tc>
          <w:tcPr>
            <w:tcW w:w="3111"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抗频偏容忍度</w:t>
            </w:r>
          </w:p>
        </w:tc>
        <w:tc>
          <w:tcPr>
            <w:tcW w:w="3263" w:type="dxa"/>
            <w:shd w:val="clear" w:color="auto" w:fill="auto"/>
            <w:vAlign w:val="center"/>
          </w:tcPr>
          <w:p w:rsidR="000A023F" w:rsidRDefault="00C6643D">
            <w:pPr>
              <w:pStyle w:val="affffff"/>
              <w:ind w:firstLineChars="0" w:firstLine="0"/>
              <w:jc w:val="center"/>
              <w:rPr>
                <w:rFonts w:ascii="Times New Roman"/>
                <w:sz w:val="18"/>
                <w:szCs w:val="18"/>
                <w:highlight w:val="yellow"/>
              </w:rPr>
            </w:pPr>
            <w:r>
              <w:rPr>
                <w:rFonts w:ascii="Times New Roman" w:hint="eastAsia"/>
                <w:sz w:val="18"/>
                <w:szCs w:val="18"/>
              </w:rPr>
              <w:t>≥</w:t>
            </w:r>
            <w:r>
              <w:rPr>
                <w:rFonts w:ascii="Times New Roman"/>
                <w:sz w:val="18"/>
                <w:szCs w:val="18"/>
              </w:rPr>
              <w:t>50ppm</w:t>
            </w:r>
          </w:p>
        </w:tc>
      </w:tr>
    </w:tbl>
    <w:p w:rsidR="000A023F" w:rsidRDefault="000A023F">
      <w:pPr>
        <w:pStyle w:val="affffff"/>
        <w:ind w:firstLine="420"/>
        <w:rPr>
          <w:rFonts w:ascii="Times New Roman"/>
        </w:rPr>
      </w:pPr>
    </w:p>
    <w:p w:rsidR="000A023F" w:rsidRDefault="00C6643D">
      <w:pPr>
        <w:pStyle w:val="32"/>
      </w:pPr>
      <w:r>
        <w:rPr>
          <w:rFonts w:hint="eastAsia"/>
        </w:rPr>
        <w:t>灵敏度</w:t>
      </w:r>
      <w:r>
        <w:t>性能</w:t>
      </w:r>
    </w:p>
    <w:p w:rsidR="000A023F" w:rsidRDefault="00C6643D">
      <w:pPr>
        <w:pStyle w:val="affffff"/>
        <w:ind w:firstLine="420"/>
        <w:rPr>
          <w:rFonts w:ascii="Times New Roman"/>
        </w:rPr>
      </w:pPr>
      <w:r>
        <w:rPr>
          <w:rFonts w:ascii="Times New Roman"/>
        </w:rPr>
        <w:t>在屏蔽环境</w:t>
      </w:r>
      <w:r>
        <w:rPr>
          <w:rFonts w:ascii="Times New Roman" w:hint="eastAsia"/>
        </w:rPr>
        <w:t>时</w:t>
      </w:r>
      <w:r>
        <w:rPr>
          <w:rFonts w:ascii="Times New Roman"/>
        </w:rPr>
        <w:t>，其</w:t>
      </w:r>
      <w:r>
        <w:rPr>
          <w:rFonts w:ascii="Times New Roman" w:hint="eastAsia"/>
        </w:rPr>
        <w:t>灵敏度</w:t>
      </w:r>
      <w:r>
        <w:rPr>
          <w:rFonts w:ascii="Times New Roman"/>
        </w:rPr>
        <w:t>性能应</w:t>
      </w:r>
      <w:r>
        <w:rPr>
          <w:rFonts w:ascii="Times New Roman" w:hint="eastAsia"/>
        </w:rPr>
        <w:t>符合</w:t>
      </w:r>
      <w:r w:rsidR="000A023F">
        <w:rPr>
          <w:rFonts w:ascii="Times New Roman"/>
        </w:rPr>
        <w:fldChar w:fldCharType="begin"/>
      </w:r>
      <w:r>
        <w:rPr>
          <w:rFonts w:ascii="Times New Roman" w:hint="eastAsia"/>
        </w:rPr>
        <w:instrText>REF _Ref220333762 \h</w:instrText>
      </w:r>
      <w:r w:rsidR="000A023F">
        <w:rPr>
          <w:rFonts w:ascii="Times New Roman"/>
        </w:rPr>
      </w:r>
      <w:r w:rsidR="000A023F">
        <w:rPr>
          <w:rFonts w:ascii="Times New Roman"/>
        </w:rPr>
        <w:fldChar w:fldCharType="separate"/>
      </w:r>
      <w:r>
        <w:rPr>
          <w:rFonts w:hint="eastAsia"/>
        </w:rPr>
        <w:t xml:space="preserve">表 </w:t>
      </w:r>
      <w:r>
        <w:rPr>
          <w:rFonts w:ascii="Times New Roman"/>
        </w:rPr>
        <w:t>9</w:t>
      </w:r>
      <w:r w:rsidR="000A023F">
        <w:rPr>
          <w:rFonts w:ascii="Times New Roman"/>
        </w:rPr>
        <w:fldChar w:fldCharType="end"/>
      </w:r>
      <w:r>
        <w:rPr>
          <w:rFonts w:ascii="Times New Roman" w:hint="eastAsia"/>
        </w:rPr>
        <w:t>的</w:t>
      </w:r>
      <w:r>
        <w:rPr>
          <w:rFonts w:ascii="Times New Roman"/>
        </w:rPr>
        <w:t>规定</w:t>
      </w:r>
      <w:r>
        <w:rPr>
          <w:rFonts w:ascii="Times New Roman" w:hint="eastAsia"/>
        </w:rPr>
        <w:t>。测试</w:t>
      </w:r>
      <w:r>
        <w:rPr>
          <w:rFonts w:ascii="Times New Roman"/>
        </w:rPr>
        <w:t>业务报文包长</w:t>
      </w:r>
      <w:r>
        <w:rPr>
          <w:rFonts w:ascii="Times New Roman" w:hint="eastAsia"/>
        </w:rPr>
        <w:t>2</w:t>
      </w:r>
      <w:r>
        <w:rPr>
          <w:rFonts w:ascii="Times New Roman"/>
        </w:rPr>
        <w:t>0</w:t>
      </w:r>
      <w:r>
        <w:rPr>
          <w:rFonts w:ascii="Times New Roman"/>
        </w:rPr>
        <w:t>字节</w:t>
      </w:r>
      <w:r>
        <w:rPr>
          <w:rFonts w:ascii="Times New Roman" w:hint="eastAsia"/>
        </w:rPr>
        <w:t>，误包率应小于</w:t>
      </w:r>
      <w:r>
        <w:rPr>
          <w:rFonts w:ascii="Times New Roman" w:hint="eastAsia"/>
        </w:rPr>
        <w:t>1</w:t>
      </w:r>
      <w:r>
        <w:rPr>
          <w:rFonts w:ascii="Times New Roman"/>
        </w:rPr>
        <w:t>0%</w:t>
      </w:r>
      <w:r>
        <w:rPr>
          <w:rFonts w:ascii="Times New Roman" w:hint="eastAsia"/>
        </w:rPr>
        <w:t>。</w:t>
      </w:r>
    </w:p>
    <w:p w:rsidR="000A023F" w:rsidRDefault="00C6643D">
      <w:pPr>
        <w:pStyle w:val="affff0"/>
        <w:spacing w:line="360" w:lineRule="auto"/>
      </w:pPr>
      <w:bookmarkStart w:id="230" w:name="_Ref220333762"/>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9</w:t>
      </w:r>
      <w:r w:rsidR="000A023F">
        <w:rPr>
          <w:rFonts w:ascii="黑体" w:hAnsi="黑体" w:cs="黑体" w:hint="eastAsia"/>
        </w:rPr>
        <w:fldChar w:fldCharType="end"/>
      </w:r>
      <w:bookmarkEnd w:id="230"/>
      <w:r>
        <w:t>灵敏度性能要求</w:t>
      </w:r>
    </w:p>
    <w:tbl>
      <w:tblPr>
        <w:tblW w:w="5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94"/>
        <w:gridCol w:w="2727"/>
      </w:tblGrid>
      <w:tr w:rsidR="000A023F">
        <w:trPr>
          <w:jc w:val="center"/>
        </w:trPr>
        <w:tc>
          <w:tcPr>
            <w:tcW w:w="2494" w:type="dxa"/>
            <w:shd w:val="clear" w:color="auto" w:fill="auto"/>
          </w:tcPr>
          <w:p w:rsidR="000A023F" w:rsidRDefault="00C6643D">
            <w:pPr>
              <w:ind w:firstLineChars="0" w:firstLine="0"/>
              <w:jc w:val="center"/>
              <w:rPr>
                <w:sz w:val="18"/>
                <w:szCs w:val="18"/>
              </w:rPr>
            </w:pPr>
            <w:r>
              <w:rPr>
                <w:sz w:val="18"/>
                <w:szCs w:val="18"/>
              </w:rPr>
              <w:t>D</w:t>
            </w:r>
            <w:r>
              <w:rPr>
                <w:rFonts w:hint="eastAsia"/>
                <w:sz w:val="18"/>
                <w:szCs w:val="18"/>
              </w:rPr>
              <w:t>ata</w:t>
            </w:r>
            <w:r>
              <w:rPr>
                <w:sz w:val="18"/>
                <w:szCs w:val="18"/>
              </w:rPr>
              <w:t xml:space="preserve"> rate (kb/s)</w:t>
            </w:r>
          </w:p>
        </w:tc>
        <w:tc>
          <w:tcPr>
            <w:tcW w:w="2727" w:type="dxa"/>
            <w:shd w:val="clear" w:color="auto" w:fill="auto"/>
            <w:vAlign w:val="center"/>
          </w:tcPr>
          <w:p w:rsidR="000A023F" w:rsidRDefault="00C6643D">
            <w:pPr>
              <w:pStyle w:val="afffffffd"/>
              <w:ind w:firstLineChars="0" w:firstLine="0"/>
              <w:jc w:val="center"/>
              <w:rPr>
                <w:sz w:val="18"/>
                <w:szCs w:val="18"/>
              </w:rPr>
            </w:pPr>
            <w:r>
              <w:rPr>
                <w:rFonts w:hint="eastAsia"/>
                <w:sz w:val="18"/>
                <w:szCs w:val="18"/>
              </w:rPr>
              <w:t>接收灵敏度</w:t>
            </w:r>
            <w:r>
              <w:rPr>
                <w:rFonts w:hint="eastAsia"/>
                <w:sz w:val="18"/>
                <w:szCs w:val="18"/>
              </w:rPr>
              <w:t>(</w:t>
            </w:r>
            <w:r>
              <w:rPr>
                <w:sz w:val="18"/>
                <w:szCs w:val="18"/>
              </w:rPr>
              <w:t>dBm)</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0.78125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-122</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1.5625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-119</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3.125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-116</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6.25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-113</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12.5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-110</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25</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-107</w:t>
            </w:r>
          </w:p>
        </w:tc>
      </w:tr>
      <w:tr w:rsidR="000A023F">
        <w:trPr>
          <w:jc w:val="center"/>
        </w:trPr>
        <w:tc>
          <w:tcPr>
            <w:tcW w:w="2494" w:type="dxa"/>
            <w:shd w:val="clear" w:color="auto" w:fill="auto"/>
            <w:vAlign w:val="center"/>
          </w:tcPr>
          <w:p w:rsidR="000A023F" w:rsidRDefault="00C6643D">
            <w:pPr>
              <w:ind w:firstLineChars="0" w:firstLine="0"/>
              <w:jc w:val="center"/>
              <w:rPr>
                <w:sz w:val="18"/>
                <w:szCs w:val="18"/>
              </w:rPr>
            </w:pPr>
            <w:r>
              <w:rPr>
                <w:sz w:val="18"/>
                <w:szCs w:val="18"/>
              </w:rPr>
              <w:t>50</w:t>
            </w:r>
          </w:p>
        </w:tc>
        <w:tc>
          <w:tcPr>
            <w:tcW w:w="2727" w:type="dxa"/>
            <w:shd w:val="clear" w:color="auto" w:fill="auto"/>
            <w:vAlign w:val="center"/>
          </w:tcPr>
          <w:p w:rsidR="000A023F" w:rsidRDefault="00C6643D">
            <w:pPr>
              <w:pStyle w:val="afffffffd"/>
              <w:ind w:firstLineChars="0" w:firstLine="0"/>
              <w:jc w:val="center"/>
              <w:rPr>
                <w:sz w:val="18"/>
                <w:szCs w:val="18"/>
              </w:rPr>
            </w:pPr>
            <w:r>
              <w:rPr>
                <w:sz w:val="18"/>
                <w:szCs w:val="18"/>
              </w:rPr>
              <w:t>-104</w:t>
            </w:r>
          </w:p>
        </w:tc>
      </w:tr>
    </w:tbl>
    <w:p w:rsidR="000A023F" w:rsidRDefault="000A023F">
      <w:pPr>
        <w:pStyle w:val="affffff"/>
        <w:ind w:firstLine="420"/>
        <w:rPr>
          <w:rFonts w:ascii="Times New Roman"/>
        </w:rPr>
      </w:pPr>
    </w:p>
    <w:p w:rsidR="000A023F" w:rsidRDefault="00C6643D">
      <w:pPr>
        <w:pStyle w:val="32"/>
      </w:pPr>
      <w:r>
        <w:t>抗邻道干扰性能</w:t>
      </w:r>
    </w:p>
    <w:p w:rsidR="000A023F" w:rsidRDefault="00C6643D">
      <w:pPr>
        <w:pStyle w:val="affffff"/>
        <w:ind w:firstLine="420"/>
      </w:pPr>
      <w:r>
        <w:rPr>
          <w:rFonts w:hint="eastAsia"/>
        </w:rPr>
        <w:t>在屏蔽环境时，抗邻道干扰性能指标应</w:t>
      </w:r>
      <w:r>
        <w:rPr>
          <w:rFonts w:ascii="Times New Roman" w:hint="eastAsia"/>
        </w:rPr>
        <w:t>符合</w:t>
      </w:r>
      <w:r w:rsidR="000A023F">
        <w:rPr>
          <w:rFonts w:ascii="Times New Roman"/>
        </w:rPr>
        <w:fldChar w:fldCharType="begin"/>
      </w:r>
      <w:r>
        <w:rPr>
          <w:rFonts w:ascii="Times New Roman" w:hint="eastAsia"/>
        </w:rPr>
        <w:instrText>REF _Ref220333901 \h</w:instrText>
      </w:r>
      <w:r w:rsidR="000A023F">
        <w:rPr>
          <w:rFonts w:ascii="Times New Roman"/>
        </w:rPr>
      </w:r>
      <w:r w:rsidR="000A023F">
        <w:rPr>
          <w:rFonts w:ascii="Times New Roman"/>
        </w:rPr>
        <w:fldChar w:fldCharType="separate"/>
      </w:r>
      <w:r>
        <w:rPr>
          <w:rFonts w:hint="eastAsia"/>
        </w:rPr>
        <w:t xml:space="preserve">表 </w:t>
      </w:r>
      <w:r>
        <w:rPr>
          <w:rFonts w:ascii="Times New Roman"/>
        </w:rPr>
        <w:t>10</w:t>
      </w:r>
      <w:r w:rsidR="000A023F">
        <w:rPr>
          <w:rFonts w:ascii="Times New Roman"/>
        </w:rPr>
        <w:fldChar w:fldCharType="end"/>
      </w:r>
      <w:r>
        <w:rPr>
          <w:rFonts w:ascii="Times New Roman" w:hint="eastAsia"/>
        </w:rPr>
        <w:t>的</w:t>
      </w:r>
      <w:r>
        <w:rPr>
          <w:rFonts w:ascii="Times New Roman"/>
        </w:rPr>
        <w:t>规定</w:t>
      </w:r>
      <w:r>
        <w:rPr>
          <w:rFonts w:hint="eastAsia"/>
        </w:rPr>
        <w:t>。测试</w:t>
      </w:r>
      <w:r>
        <w:rPr>
          <w:rFonts w:ascii="Times New Roman"/>
        </w:rPr>
        <w:t>业务报文包长</w:t>
      </w:r>
      <w:r>
        <w:rPr>
          <w:rFonts w:ascii="Times New Roman" w:hint="eastAsia"/>
        </w:rPr>
        <w:t>为</w:t>
      </w:r>
      <w:r>
        <w:rPr>
          <w:rFonts w:ascii="Times New Roman" w:hint="eastAsia"/>
        </w:rPr>
        <w:t>2</w:t>
      </w:r>
      <w:r>
        <w:rPr>
          <w:rFonts w:ascii="Times New Roman"/>
        </w:rPr>
        <w:t>0</w:t>
      </w:r>
      <w:r>
        <w:rPr>
          <w:rFonts w:ascii="Times New Roman"/>
        </w:rPr>
        <w:t>字节</w:t>
      </w:r>
      <w:r>
        <w:rPr>
          <w:rFonts w:ascii="Times New Roman" w:hint="eastAsia"/>
        </w:rPr>
        <w:t>，误包率应小于</w:t>
      </w:r>
      <w:r>
        <w:rPr>
          <w:rFonts w:ascii="Times New Roman" w:hint="eastAsia"/>
        </w:rPr>
        <w:t>1</w:t>
      </w:r>
      <w:r>
        <w:rPr>
          <w:rFonts w:ascii="Times New Roman"/>
        </w:rPr>
        <w:t>0</w:t>
      </w:r>
      <w:r>
        <w:rPr>
          <w:rFonts w:ascii="Times New Roman" w:hint="eastAsia"/>
        </w:rPr>
        <w:t>%</w:t>
      </w:r>
      <w:r>
        <w:rPr>
          <w:rFonts w:ascii="Times New Roman" w:hint="eastAsia"/>
        </w:rPr>
        <w:t>。</w:t>
      </w:r>
    </w:p>
    <w:p w:rsidR="000A023F" w:rsidRDefault="00C6643D">
      <w:pPr>
        <w:pStyle w:val="affff0"/>
        <w:spacing w:line="360" w:lineRule="auto"/>
      </w:pPr>
      <w:bookmarkStart w:id="231" w:name="_Ref220333901"/>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10</w:t>
      </w:r>
      <w:r w:rsidR="000A023F">
        <w:rPr>
          <w:rFonts w:ascii="黑体" w:hAnsi="黑体" w:cs="黑体" w:hint="eastAsia"/>
        </w:rPr>
        <w:fldChar w:fldCharType="end"/>
      </w:r>
      <w:bookmarkEnd w:id="231"/>
      <w:r>
        <w:t>抗邻道干扰性能要求</w:t>
      </w:r>
    </w:p>
    <w:tbl>
      <w:tblPr>
        <w:tblW w:w="58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5"/>
        <w:gridCol w:w="2122"/>
        <w:gridCol w:w="2154"/>
      </w:tblGrid>
      <w:tr w:rsidR="000A023F">
        <w:trPr>
          <w:jc w:val="center"/>
        </w:trPr>
        <w:tc>
          <w:tcPr>
            <w:tcW w:w="1525" w:type="dxa"/>
            <w:vMerge w:val="restart"/>
            <w:shd w:val="clear" w:color="auto" w:fill="auto"/>
            <w:vAlign w:val="center"/>
          </w:tcPr>
          <w:p w:rsidR="000A023F" w:rsidRDefault="00C6643D">
            <w:pPr>
              <w:ind w:firstLineChars="0" w:firstLine="0"/>
              <w:jc w:val="center"/>
              <w:rPr>
                <w:sz w:val="18"/>
                <w:szCs w:val="18"/>
              </w:rPr>
            </w:pPr>
            <w:r>
              <w:rPr>
                <w:sz w:val="18"/>
                <w:szCs w:val="18"/>
              </w:rPr>
              <w:t>D</w:t>
            </w:r>
            <w:r>
              <w:rPr>
                <w:rFonts w:hint="eastAsia"/>
                <w:sz w:val="18"/>
                <w:szCs w:val="18"/>
              </w:rPr>
              <w:t>atarate</w:t>
            </w:r>
            <w:r>
              <w:rPr>
                <w:sz w:val="18"/>
                <w:szCs w:val="18"/>
              </w:rPr>
              <w:t xml:space="preserve"> (kb/s)</w:t>
            </w:r>
          </w:p>
        </w:tc>
        <w:tc>
          <w:tcPr>
            <w:tcW w:w="4276" w:type="dxa"/>
            <w:gridSpan w:val="2"/>
            <w:vAlign w:val="center"/>
          </w:tcPr>
          <w:p w:rsidR="000A023F" w:rsidRDefault="00C6643D">
            <w:pPr>
              <w:ind w:firstLineChars="0" w:firstLine="0"/>
              <w:jc w:val="center"/>
              <w:rPr>
                <w:bCs/>
                <w:sz w:val="18"/>
                <w:szCs w:val="18"/>
              </w:rPr>
            </w:pPr>
            <w:r>
              <w:rPr>
                <w:bCs/>
                <w:sz w:val="18"/>
                <w:szCs w:val="18"/>
              </w:rPr>
              <w:t>O</w:t>
            </w:r>
            <w:r>
              <w:rPr>
                <w:rFonts w:hint="eastAsia"/>
                <w:bCs/>
                <w:sz w:val="18"/>
                <w:szCs w:val="18"/>
              </w:rPr>
              <w:t>QPSK</w:t>
            </w:r>
          </w:p>
        </w:tc>
      </w:tr>
      <w:tr w:rsidR="000A023F">
        <w:trPr>
          <w:jc w:val="center"/>
        </w:trPr>
        <w:tc>
          <w:tcPr>
            <w:tcW w:w="1525" w:type="dxa"/>
            <w:vMerge/>
            <w:shd w:val="clear" w:color="auto" w:fill="auto"/>
            <w:vAlign w:val="center"/>
          </w:tcPr>
          <w:p w:rsidR="000A023F" w:rsidRDefault="000A023F">
            <w:pPr>
              <w:ind w:firstLineChars="0" w:firstLine="0"/>
              <w:jc w:val="center"/>
              <w:rPr>
                <w:sz w:val="18"/>
                <w:szCs w:val="18"/>
              </w:rPr>
            </w:pPr>
          </w:p>
        </w:tc>
        <w:tc>
          <w:tcPr>
            <w:tcW w:w="2122" w:type="dxa"/>
            <w:vAlign w:val="center"/>
          </w:tcPr>
          <w:p w:rsidR="000A023F" w:rsidRDefault="00C6643D">
            <w:pPr>
              <w:ind w:firstLineChars="0" w:firstLine="0"/>
              <w:jc w:val="center"/>
              <w:rPr>
                <w:sz w:val="18"/>
                <w:szCs w:val="18"/>
              </w:rPr>
            </w:pPr>
            <w:r>
              <w:rPr>
                <w:bCs/>
                <w:sz w:val="18"/>
                <w:szCs w:val="18"/>
              </w:rPr>
              <w:t>Adjacent channel rejection(dB)</w:t>
            </w:r>
          </w:p>
        </w:tc>
        <w:tc>
          <w:tcPr>
            <w:tcW w:w="2154" w:type="dxa"/>
            <w:vAlign w:val="center"/>
          </w:tcPr>
          <w:p w:rsidR="000A023F" w:rsidRDefault="00C6643D">
            <w:pPr>
              <w:ind w:firstLineChars="0" w:firstLine="0"/>
              <w:jc w:val="center"/>
              <w:rPr>
                <w:sz w:val="18"/>
                <w:szCs w:val="18"/>
              </w:rPr>
            </w:pPr>
            <w:r>
              <w:rPr>
                <w:bCs/>
                <w:sz w:val="18"/>
                <w:szCs w:val="18"/>
              </w:rPr>
              <w:t>Alternate channel rejection(dB)</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lastRenderedPageBreak/>
              <w:t>0.78125</w:t>
            </w:r>
          </w:p>
        </w:tc>
        <w:tc>
          <w:tcPr>
            <w:tcW w:w="2122" w:type="dxa"/>
            <w:vAlign w:val="center"/>
          </w:tcPr>
          <w:p w:rsidR="000A023F" w:rsidRDefault="00C6643D">
            <w:pPr>
              <w:pStyle w:val="afffffffd"/>
              <w:ind w:firstLineChars="0" w:firstLine="0"/>
              <w:jc w:val="center"/>
              <w:rPr>
                <w:sz w:val="18"/>
                <w:szCs w:val="18"/>
              </w:rPr>
            </w:pPr>
            <w:r>
              <w:rPr>
                <w:rFonts w:hint="eastAsia"/>
                <w:sz w:val="18"/>
                <w:szCs w:val="18"/>
              </w:rPr>
              <w:t>3</w:t>
            </w:r>
            <w:r>
              <w:rPr>
                <w:sz w:val="18"/>
                <w:szCs w:val="18"/>
              </w:rPr>
              <w:t>3</w:t>
            </w:r>
          </w:p>
        </w:tc>
        <w:tc>
          <w:tcPr>
            <w:tcW w:w="2154" w:type="dxa"/>
            <w:vAlign w:val="center"/>
          </w:tcPr>
          <w:p w:rsidR="000A023F" w:rsidRDefault="00C6643D">
            <w:pPr>
              <w:pStyle w:val="afffffffd"/>
              <w:ind w:firstLineChars="0" w:firstLine="0"/>
              <w:jc w:val="center"/>
              <w:rPr>
                <w:sz w:val="18"/>
                <w:szCs w:val="18"/>
              </w:rPr>
            </w:pPr>
            <w:r>
              <w:rPr>
                <w:rFonts w:hint="eastAsia"/>
                <w:sz w:val="18"/>
                <w:szCs w:val="18"/>
              </w:rPr>
              <w:t>4</w:t>
            </w:r>
            <w:r>
              <w:rPr>
                <w:sz w:val="18"/>
                <w:szCs w:val="18"/>
              </w:rPr>
              <w:t>3</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1.5625</w:t>
            </w:r>
          </w:p>
        </w:tc>
        <w:tc>
          <w:tcPr>
            <w:tcW w:w="2122" w:type="dxa"/>
            <w:vAlign w:val="center"/>
          </w:tcPr>
          <w:p w:rsidR="000A023F" w:rsidRDefault="00C6643D">
            <w:pPr>
              <w:pStyle w:val="afffffffd"/>
              <w:ind w:firstLineChars="0" w:firstLine="0"/>
              <w:jc w:val="center"/>
              <w:rPr>
                <w:sz w:val="18"/>
                <w:szCs w:val="18"/>
              </w:rPr>
            </w:pPr>
            <w:r>
              <w:rPr>
                <w:sz w:val="18"/>
                <w:szCs w:val="18"/>
              </w:rPr>
              <w:t>30</w:t>
            </w:r>
          </w:p>
        </w:tc>
        <w:tc>
          <w:tcPr>
            <w:tcW w:w="2154" w:type="dxa"/>
            <w:vAlign w:val="center"/>
          </w:tcPr>
          <w:p w:rsidR="000A023F" w:rsidRDefault="00C6643D">
            <w:pPr>
              <w:widowControl/>
              <w:ind w:firstLineChars="0" w:firstLine="0"/>
              <w:jc w:val="center"/>
              <w:rPr>
                <w:kern w:val="0"/>
                <w:sz w:val="18"/>
                <w:szCs w:val="18"/>
              </w:rPr>
            </w:pPr>
            <w:r>
              <w:rPr>
                <w:sz w:val="18"/>
                <w:szCs w:val="18"/>
              </w:rPr>
              <w:t>40</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3.125</w:t>
            </w:r>
          </w:p>
        </w:tc>
        <w:tc>
          <w:tcPr>
            <w:tcW w:w="2122" w:type="dxa"/>
            <w:vAlign w:val="center"/>
          </w:tcPr>
          <w:p w:rsidR="000A023F" w:rsidRDefault="00C6643D">
            <w:pPr>
              <w:pStyle w:val="afffffffd"/>
              <w:ind w:firstLineChars="0" w:firstLine="0"/>
              <w:jc w:val="center"/>
              <w:rPr>
                <w:sz w:val="18"/>
                <w:szCs w:val="18"/>
              </w:rPr>
            </w:pPr>
            <w:r>
              <w:rPr>
                <w:sz w:val="18"/>
                <w:szCs w:val="18"/>
              </w:rPr>
              <w:t>27</w:t>
            </w:r>
          </w:p>
        </w:tc>
        <w:tc>
          <w:tcPr>
            <w:tcW w:w="2154" w:type="dxa"/>
            <w:vAlign w:val="center"/>
          </w:tcPr>
          <w:p w:rsidR="000A023F" w:rsidRDefault="00C6643D">
            <w:pPr>
              <w:ind w:firstLineChars="0" w:firstLine="0"/>
              <w:jc w:val="center"/>
              <w:rPr>
                <w:sz w:val="18"/>
                <w:szCs w:val="18"/>
              </w:rPr>
            </w:pPr>
            <w:r>
              <w:rPr>
                <w:kern w:val="0"/>
                <w:sz w:val="18"/>
                <w:szCs w:val="18"/>
              </w:rPr>
              <w:t>37</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6.25</w:t>
            </w:r>
          </w:p>
        </w:tc>
        <w:tc>
          <w:tcPr>
            <w:tcW w:w="2122" w:type="dxa"/>
            <w:vAlign w:val="center"/>
          </w:tcPr>
          <w:p w:rsidR="000A023F" w:rsidRDefault="00C6643D">
            <w:pPr>
              <w:pStyle w:val="afffffffd"/>
              <w:ind w:firstLineChars="0" w:firstLine="0"/>
              <w:jc w:val="center"/>
              <w:rPr>
                <w:sz w:val="18"/>
                <w:szCs w:val="18"/>
              </w:rPr>
            </w:pPr>
            <w:r>
              <w:rPr>
                <w:sz w:val="18"/>
                <w:szCs w:val="18"/>
              </w:rPr>
              <w:t>24</w:t>
            </w:r>
          </w:p>
        </w:tc>
        <w:tc>
          <w:tcPr>
            <w:tcW w:w="2154" w:type="dxa"/>
            <w:vAlign w:val="center"/>
          </w:tcPr>
          <w:p w:rsidR="000A023F" w:rsidRDefault="00C6643D">
            <w:pPr>
              <w:ind w:firstLineChars="0" w:firstLine="0"/>
              <w:jc w:val="center"/>
              <w:rPr>
                <w:sz w:val="18"/>
                <w:szCs w:val="18"/>
              </w:rPr>
            </w:pPr>
            <w:r>
              <w:rPr>
                <w:sz w:val="18"/>
                <w:szCs w:val="18"/>
              </w:rPr>
              <w:t>34</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12.5</w:t>
            </w:r>
          </w:p>
        </w:tc>
        <w:tc>
          <w:tcPr>
            <w:tcW w:w="2122" w:type="dxa"/>
            <w:vAlign w:val="center"/>
          </w:tcPr>
          <w:p w:rsidR="000A023F" w:rsidRDefault="00C6643D">
            <w:pPr>
              <w:pStyle w:val="afffffffd"/>
              <w:ind w:firstLineChars="0" w:firstLine="0"/>
              <w:jc w:val="center"/>
              <w:rPr>
                <w:sz w:val="18"/>
                <w:szCs w:val="18"/>
              </w:rPr>
            </w:pPr>
            <w:r>
              <w:rPr>
                <w:sz w:val="18"/>
                <w:szCs w:val="18"/>
              </w:rPr>
              <w:t>21</w:t>
            </w:r>
          </w:p>
        </w:tc>
        <w:tc>
          <w:tcPr>
            <w:tcW w:w="2154" w:type="dxa"/>
            <w:vAlign w:val="center"/>
          </w:tcPr>
          <w:p w:rsidR="000A023F" w:rsidRDefault="00C6643D">
            <w:pPr>
              <w:ind w:firstLineChars="0" w:firstLine="0"/>
              <w:jc w:val="center"/>
              <w:rPr>
                <w:sz w:val="18"/>
                <w:szCs w:val="18"/>
              </w:rPr>
            </w:pPr>
            <w:r>
              <w:rPr>
                <w:sz w:val="18"/>
                <w:szCs w:val="18"/>
              </w:rPr>
              <w:t>31</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25</w:t>
            </w:r>
          </w:p>
        </w:tc>
        <w:tc>
          <w:tcPr>
            <w:tcW w:w="2122" w:type="dxa"/>
            <w:vAlign w:val="center"/>
          </w:tcPr>
          <w:p w:rsidR="000A023F" w:rsidRDefault="00C6643D">
            <w:pPr>
              <w:pStyle w:val="afffffffd"/>
              <w:ind w:firstLineChars="0" w:firstLine="0"/>
              <w:jc w:val="center"/>
              <w:rPr>
                <w:sz w:val="18"/>
                <w:szCs w:val="18"/>
              </w:rPr>
            </w:pPr>
            <w:r>
              <w:rPr>
                <w:rFonts w:hint="eastAsia"/>
                <w:sz w:val="18"/>
                <w:szCs w:val="18"/>
              </w:rPr>
              <w:t>1</w:t>
            </w:r>
            <w:r>
              <w:rPr>
                <w:sz w:val="18"/>
                <w:szCs w:val="18"/>
              </w:rPr>
              <w:t>8</w:t>
            </w:r>
          </w:p>
        </w:tc>
        <w:tc>
          <w:tcPr>
            <w:tcW w:w="2154" w:type="dxa"/>
            <w:vAlign w:val="center"/>
          </w:tcPr>
          <w:p w:rsidR="000A023F" w:rsidRDefault="00C6643D">
            <w:pPr>
              <w:ind w:firstLineChars="0" w:firstLine="0"/>
              <w:jc w:val="center"/>
              <w:rPr>
                <w:sz w:val="18"/>
                <w:szCs w:val="18"/>
              </w:rPr>
            </w:pPr>
            <w:r>
              <w:rPr>
                <w:sz w:val="18"/>
                <w:szCs w:val="18"/>
              </w:rPr>
              <w:t>28</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50</w:t>
            </w:r>
          </w:p>
        </w:tc>
        <w:tc>
          <w:tcPr>
            <w:tcW w:w="2122" w:type="dxa"/>
            <w:vAlign w:val="center"/>
          </w:tcPr>
          <w:p w:rsidR="000A023F" w:rsidRDefault="00C6643D">
            <w:pPr>
              <w:pStyle w:val="afffffffd"/>
              <w:ind w:firstLineChars="0" w:firstLine="0"/>
              <w:jc w:val="center"/>
              <w:rPr>
                <w:sz w:val="18"/>
                <w:szCs w:val="18"/>
              </w:rPr>
            </w:pPr>
            <w:r>
              <w:rPr>
                <w:sz w:val="18"/>
                <w:szCs w:val="18"/>
              </w:rPr>
              <w:t>15</w:t>
            </w:r>
          </w:p>
        </w:tc>
        <w:tc>
          <w:tcPr>
            <w:tcW w:w="2154" w:type="dxa"/>
            <w:vAlign w:val="center"/>
          </w:tcPr>
          <w:p w:rsidR="000A023F" w:rsidRDefault="00C6643D">
            <w:pPr>
              <w:ind w:firstLineChars="0" w:firstLine="0"/>
              <w:jc w:val="center"/>
              <w:rPr>
                <w:sz w:val="18"/>
                <w:szCs w:val="18"/>
              </w:rPr>
            </w:pPr>
            <w:r>
              <w:rPr>
                <w:sz w:val="18"/>
                <w:szCs w:val="18"/>
              </w:rPr>
              <w:t>25</w:t>
            </w:r>
          </w:p>
        </w:tc>
      </w:tr>
    </w:tbl>
    <w:p w:rsidR="000A023F" w:rsidRDefault="000A023F">
      <w:pPr>
        <w:pStyle w:val="affffffffffff6"/>
      </w:pPr>
    </w:p>
    <w:p w:rsidR="000A023F" w:rsidRDefault="00C6643D">
      <w:pPr>
        <w:pStyle w:val="32"/>
      </w:pPr>
      <w:r>
        <w:rPr>
          <w:rFonts w:hint="eastAsia"/>
        </w:rPr>
        <w:t>抗阻塞性能</w:t>
      </w:r>
    </w:p>
    <w:p w:rsidR="000A023F" w:rsidRDefault="00C6643D">
      <w:pPr>
        <w:pStyle w:val="affffffffffff6"/>
      </w:pPr>
      <w:r>
        <w:rPr>
          <w:rFonts w:hint="eastAsia"/>
        </w:rPr>
        <w:t>在屏蔽环境时，抗阻塞干扰性能指标应符合</w:t>
      </w:r>
      <w:r w:rsidR="000A023F">
        <w:rPr>
          <w:rFonts w:ascii="Times New Roman"/>
        </w:rPr>
        <w:fldChar w:fldCharType="begin"/>
      </w:r>
      <w:r>
        <w:rPr>
          <w:rFonts w:ascii="Times New Roman"/>
        </w:rPr>
        <w:instrText>REF _Ref220333950 \h</w:instrText>
      </w:r>
      <w:r w:rsidR="000A023F">
        <w:rPr>
          <w:rFonts w:ascii="Times New Roman"/>
        </w:rPr>
      </w:r>
      <w:r w:rsidR="000A023F">
        <w:rPr>
          <w:rFonts w:ascii="Times New Roman"/>
        </w:rPr>
        <w:fldChar w:fldCharType="separate"/>
      </w:r>
      <w:r>
        <w:rPr>
          <w:rFonts w:ascii="Times New Roman"/>
        </w:rPr>
        <w:t>表</w:t>
      </w:r>
      <w:r>
        <w:rPr>
          <w:rFonts w:ascii="Times New Roman"/>
        </w:rPr>
        <w:t xml:space="preserve"> 11</w:t>
      </w:r>
      <w:r w:rsidR="000A023F">
        <w:rPr>
          <w:rFonts w:ascii="Times New Roman"/>
        </w:rPr>
        <w:fldChar w:fldCharType="end"/>
      </w:r>
      <w:r>
        <w:rPr>
          <w:rFonts w:ascii="Times New Roman"/>
        </w:rPr>
        <w:t>的规定。测试业务报文包长</w:t>
      </w:r>
      <w:r>
        <w:rPr>
          <w:rFonts w:ascii="Times New Roman"/>
        </w:rPr>
        <w:t>20</w:t>
      </w:r>
      <w:r>
        <w:rPr>
          <w:rFonts w:ascii="Times New Roman"/>
        </w:rPr>
        <w:t>字节，误包率应小于</w:t>
      </w:r>
      <w:r>
        <w:rPr>
          <w:rFonts w:ascii="Times New Roman"/>
        </w:rPr>
        <w:t>10%</w:t>
      </w:r>
      <w:r>
        <w:rPr>
          <w:rFonts w:hint="eastAsia"/>
        </w:rPr>
        <w:t>。</w:t>
      </w:r>
    </w:p>
    <w:p w:rsidR="000A023F" w:rsidRDefault="00C6643D">
      <w:pPr>
        <w:pStyle w:val="affff0"/>
        <w:spacing w:line="360" w:lineRule="auto"/>
      </w:pPr>
      <w:bookmarkStart w:id="232" w:name="_Ref220333950"/>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11</w:t>
      </w:r>
      <w:r w:rsidR="000A023F">
        <w:rPr>
          <w:rFonts w:ascii="黑体" w:hAnsi="黑体" w:cs="黑体" w:hint="eastAsia"/>
        </w:rPr>
        <w:fldChar w:fldCharType="end"/>
      </w:r>
      <w:bookmarkEnd w:id="232"/>
      <w:r>
        <w:t>抗</w:t>
      </w:r>
      <w:r>
        <w:rPr>
          <w:rFonts w:hint="eastAsia"/>
        </w:rPr>
        <w:t>阻塞</w:t>
      </w:r>
      <w:r>
        <w:t>干扰性能要求</w:t>
      </w:r>
    </w:p>
    <w:tbl>
      <w:tblPr>
        <w:tblW w:w="6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4"/>
        <w:gridCol w:w="2391"/>
        <w:gridCol w:w="2468"/>
      </w:tblGrid>
      <w:tr w:rsidR="000A023F">
        <w:trPr>
          <w:jc w:val="center"/>
        </w:trPr>
        <w:tc>
          <w:tcPr>
            <w:tcW w:w="1524" w:type="dxa"/>
            <w:vMerge w:val="restart"/>
            <w:shd w:val="clear" w:color="auto" w:fill="auto"/>
            <w:vAlign w:val="center"/>
          </w:tcPr>
          <w:p w:rsidR="000A023F" w:rsidRDefault="00C6643D">
            <w:pPr>
              <w:ind w:firstLineChars="0" w:firstLine="0"/>
              <w:jc w:val="center"/>
              <w:rPr>
                <w:sz w:val="18"/>
                <w:szCs w:val="18"/>
              </w:rPr>
            </w:pPr>
            <w:r>
              <w:rPr>
                <w:sz w:val="18"/>
                <w:szCs w:val="18"/>
              </w:rPr>
              <w:t>D</w:t>
            </w:r>
            <w:r>
              <w:rPr>
                <w:rFonts w:hint="eastAsia"/>
                <w:sz w:val="18"/>
                <w:szCs w:val="18"/>
              </w:rPr>
              <w:t>atarate</w:t>
            </w:r>
            <w:r>
              <w:rPr>
                <w:sz w:val="18"/>
                <w:szCs w:val="18"/>
              </w:rPr>
              <w:t xml:space="preserve"> (kb/s)</w:t>
            </w:r>
          </w:p>
        </w:tc>
        <w:tc>
          <w:tcPr>
            <w:tcW w:w="4859" w:type="dxa"/>
            <w:gridSpan w:val="2"/>
            <w:vAlign w:val="center"/>
          </w:tcPr>
          <w:p w:rsidR="000A023F" w:rsidRDefault="00C6643D">
            <w:pPr>
              <w:ind w:firstLineChars="0" w:firstLine="0"/>
              <w:jc w:val="center"/>
              <w:rPr>
                <w:bCs/>
                <w:sz w:val="18"/>
                <w:szCs w:val="18"/>
              </w:rPr>
            </w:pPr>
            <w:r>
              <w:rPr>
                <w:bCs/>
                <w:sz w:val="18"/>
                <w:szCs w:val="18"/>
              </w:rPr>
              <w:t>O</w:t>
            </w:r>
            <w:r>
              <w:rPr>
                <w:rFonts w:hint="eastAsia"/>
                <w:bCs/>
                <w:sz w:val="18"/>
                <w:szCs w:val="18"/>
              </w:rPr>
              <w:t>QPSK</w:t>
            </w:r>
          </w:p>
        </w:tc>
      </w:tr>
      <w:tr w:rsidR="000A023F">
        <w:trPr>
          <w:jc w:val="center"/>
        </w:trPr>
        <w:tc>
          <w:tcPr>
            <w:tcW w:w="1524" w:type="dxa"/>
            <w:vMerge/>
            <w:shd w:val="clear" w:color="auto" w:fill="auto"/>
            <w:vAlign w:val="center"/>
          </w:tcPr>
          <w:p w:rsidR="000A023F" w:rsidRDefault="000A023F">
            <w:pPr>
              <w:ind w:firstLineChars="0" w:firstLine="0"/>
              <w:jc w:val="center"/>
              <w:rPr>
                <w:sz w:val="18"/>
                <w:szCs w:val="18"/>
              </w:rPr>
            </w:pPr>
          </w:p>
        </w:tc>
        <w:tc>
          <w:tcPr>
            <w:tcW w:w="2391" w:type="dxa"/>
            <w:vAlign w:val="center"/>
          </w:tcPr>
          <w:p w:rsidR="000A023F" w:rsidRDefault="00C6643D">
            <w:pPr>
              <w:ind w:firstLineChars="0" w:firstLine="0"/>
              <w:jc w:val="center"/>
              <w:rPr>
                <w:sz w:val="18"/>
                <w:szCs w:val="18"/>
              </w:rPr>
            </w:pPr>
            <w:r>
              <w:rPr>
                <w:bCs/>
                <w:sz w:val="18"/>
                <w:szCs w:val="18"/>
              </w:rPr>
              <w:t>2</w:t>
            </w:r>
            <w:r>
              <w:rPr>
                <w:rFonts w:hint="eastAsia"/>
                <w:bCs/>
                <w:sz w:val="18"/>
                <w:szCs w:val="18"/>
              </w:rPr>
              <w:t>MHz</w:t>
            </w:r>
            <w:r>
              <w:rPr>
                <w:bCs/>
                <w:sz w:val="18"/>
                <w:szCs w:val="18"/>
              </w:rPr>
              <w:t xml:space="preserve"> blocking (dB)</w:t>
            </w:r>
          </w:p>
        </w:tc>
        <w:tc>
          <w:tcPr>
            <w:tcW w:w="2468" w:type="dxa"/>
            <w:vAlign w:val="center"/>
          </w:tcPr>
          <w:p w:rsidR="000A023F" w:rsidRDefault="00C6643D">
            <w:pPr>
              <w:ind w:firstLineChars="0" w:firstLine="0"/>
              <w:jc w:val="center"/>
              <w:rPr>
                <w:sz w:val="18"/>
                <w:szCs w:val="18"/>
              </w:rPr>
            </w:pPr>
            <w:r>
              <w:rPr>
                <w:bCs/>
                <w:sz w:val="18"/>
                <w:szCs w:val="18"/>
              </w:rPr>
              <w:t>10</w:t>
            </w:r>
            <w:r>
              <w:rPr>
                <w:rFonts w:hint="eastAsia"/>
                <w:bCs/>
                <w:sz w:val="18"/>
                <w:szCs w:val="18"/>
              </w:rPr>
              <w:t>MHz</w:t>
            </w:r>
            <w:r>
              <w:rPr>
                <w:bCs/>
                <w:sz w:val="18"/>
                <w:szCs w:val="18"/>
              </w:rPr>
              <w:t xml:space="preserve"> blocking (dB)</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0.78125</w:t>
            </w:r>
          </w:p>
        </w:tc>
        <w:tc>
          <w:tcPr>
            <w:tcW w:w="2391" w:type="dxa"/>
            <w:vAlign w:val="center"/>
          </w:tcPr>
          <w:p w:rsidR="000A023F" w:rsidRDefault="00C6643D">
            <w:pPr>
              <w:pStyle w:val="afffffffd"/>
              <w:ind w:firstLineChars="0" w:firstLine="0"/>
              <w:jc w:val="center"/>
              <w:rPr>
                <w:sz w:val="18"/>
                <w:szCs w:val="18"/>
              </w:rPr>
            </w:pPr>
            <w:r>
              <w:rPr>
                <w:sz w:val="18"/>
                <w:szCs w:val="18"/>
              </w:rPr>
              <w:t>48</w:t>
            </w:r>
          </w:p>
        </w:tc>
        <w:tc>
          <w:tcPr>
            <w:tcW w:w="2468" w:type="dxa"/>
            <w:vAlign w:val="center"/>
          </w:tcPr>
          <w:p w:rsidR="000A023F" w:rsidRDefault="00C6643D">
            <w:pPr>
              <w:pStyle w:val="afffffffd"/>
              <w:ind w:firstLineChars="0" w:firstLine="0"/>
              <w:jc w:val="center"/>
              <w:rPr>
                <w:sz w:val="18"/>
                <w:szCs w:val="18"/>
              </w:rPr>
            </w:pPr>
            <w:r>
              <w:rPr>
                <w:sz w:val="18"/>
                <w:szCs w:val="18"/>
              </w:rPr>
              <w:t>63</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1.5625</w:t>
            </w:r>
          </w:p>
        </w:tc>
        <w:tc>
          <w:tcPr>
            <w:tcW w:w="2391" w:type="dxa"/>
            <w:vAlign w:val="center"/>
          </w:tcPr>
          <w:p w:rsidR="000A023F" w:rsidRDefault="00C6643D">
            <w:pPr>
              <w:pStyle w:val="afffffffd"/>
              <w:ind w:firstLineChars="0" w:firstLine="0"/>
              <w:jc w:val="center"/>
              <w:rPr>
                <w:sz w:val="18"/>
                <w:szCs w:val="18"/>
              </w:rPr>
            </w:pPr>
            <w:r>
              <w:rPr>
                <w:sz w:val="18"/>
                <w:szCs w:val="18"/>
              </w:rPr>
              <w:t>45</w:t>
            </w:r>
          </w:p>
        </w:tc>
        <w:tc>
          <w:tcPr>
            <w:tcW w:w="2468" w:type="dxa"/>
            <w:vAlign w:val="center"/>
          </w:tcPr>
          <w:p w:rsidR="000A023F" w:rsidRDefault="00C6643D">
            <w:pPr>
              <w:widowControl/>
              <w:ind w:firstLineChars="0" w:firstLine="0"/>
              <w:jc w:val="center"/>
              <w:rPr>
                <w:kern w:val="0"/>
                <w:sz w:val="18"/>
                <w:szCs w:val="18"/>
              </w:rPr>
            </w:pPr>
            <w:r>
              <w:rPr>
                <w:sz w:val="18"/>
                <w:szCs w:val="18"/>
              </w:rPr>
              <w:t>60</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3.125</w:t>
            </w:r>
          </w:p>
        </w:tc>
        <w:tc>
          <w:tcPr>
            <w:tcW w:w="2391" w:type="dxa"/>
            <w:vAlign w:val="center"/>
          </w:tcPr>
          <w:p w:rsidR="000A023F" w:rsidRDefault="00C6643D">
            <w:pPr>
              <w:pStyle w:val="afffffffd"/>
              <w:ind w:firstLineChars="0" w:firstLine="0"/>
              <w:jc w:val="center"/>
              <w:rPr>
                <w:sz w:val="18"/>
                <w:szCs w:val="18"/>
              </w:rPr>
            </w:pPr>
            <w:r>
              <w:rPr>
                <w:sz w:val="18"/>
                <w:szCs w:val="18"/>
              </w:rPr>
              <w:t>42</w:t>
            </w:r>
          </w:p>
        </w:tc>
        <w:tc>
          <w:tcPr>
            <w:tcW w:w="2468" w:type="dxa"/>
            <w:vAlign w:val="center"/>
          </w:tcPr>
          <w:p w:rsidR="000A023F" w:rsidRDefault="00C6643D">
            <w:pPr>
              <w:ind w:firstLineChars="0" w:firstLine="0"/>
              <w:jc w:val="center"/>
              <w:rPr>
                <w:sz w:val="18"/>
                <w:szCs w:val="18"/>
              </w:rPr>
            </w:pPr>
            <w:r>
              <w:rPr>
                <w:kern w:val="0"/>
                <w:sz w:val="18"/>
                <w:szCs w:val="18"/>
              </w:rPr>
              <w:t>57</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6.25</w:t>
            </w:r>
          </w:p>
        </w:tc>
        <w:tc>
          <w:tcPr>
            <w:tcW w:w="2391" w:type="dxa"/>
            <w:vAlign w:val="center"/>
          </w:tcPr>
          <w:p w:rsidR="000A023F" w:rsidRDefault="00C6643D">
            <w:pPr>
              <w:pStyle w:val="afffffffd"/>
              <w:ind w:firstLineChars="0" w:firstLine="0"/>
              <w:jc w:val="center"/>
              <w:rPr>
                <w:sz w:val="18"/>
                <w:szCs w:val="18"/>
              </w:rPr>
            </w:pPr>
            <w:r>
              <w:rPr>
                <w:sz w:val="18"/>
                <w:szCs w:val="18"/>
              </w:rPr>
              <w:t>39</w:t>
            </w:r>
          </w:p>
        </w:tc>
        <w:tc>
          <w:tcPr>
            <w:tcW w:w="2468" w:type="dxa"/>
            <w:vAlign w:val="center"/>
          </w:tcPr>
          <w:p w:rsidR="000A023F" w:rsidRDefault="00C6643D">
            <w:pPr>
              <w:ind w:firstLineChars="0" w:firstLine="0"/>
              <w:jc w:val="center"/>
              <w:rPr>
                <w:sz w:val="18"/>
                <w:szCs w:val="18"/>
              </w:rPr>
            </w:pPr>
            <w:r>
              <w:rPr>
                <w:sz w:val="18"/>
                <w:szCs w:val="18"/>
              </w:rPr>
              <w:t>54</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12.5</w:t>
            </w:r>
          </w:p>
        </w:tc>
        <w:tc>
          <w:tcPr>
            <w:tcW w:w="2391" w:type="dxa"/>
            <w:vAlign w:val="center"/>
          </w:tcPr>
          <w:p w:rsidR="000A023F" w:rsidRDefault="00C6643D">
            <w:pPr>
              <w:pStyle w:val="afffffffd"/>
              <w:ind w:firstLineChars="0" w:firstLine="0"/>
              <w:jc w:val="center"/>
              <w:rPr>
                <w:sz w:val="18"/>
                <w:szCs w:val="18"/>
              </w:rPr>
            </w:pPr>
            <w:r>
              <w:rPr>
                <w:sz w:val="18"/>
                <w:szCs w:val="18"/>
              </w:rPr>
              <w:t>36</w:t>
            </w:r>
          </w:p>
        </w:tc>
        <w:tc>
          <w:tcPr>
            <w:tcW w:w="2468" w:type="dxa"/>
            <w:vAlign w:val="center"/>
          </w:tcPr>
          <w:p w:rsidR="000A023F" w:rsidRDefault="00C6643D">
            <w:pPr>
              <w:ind w:firstLineChars="0" w:firstLine="0"/>
              <w:jc w:val="center"/>
              <w:rPr>
                <w:sz w:val="18"/>
                <w:szCs w:val="18"/>
              </w:rPr>
            </w:pPr>
            <w:r>
              <w:rPr>
                <w:rFonts w:hint="eastAsia"/>
                <w:sz w:val="18"/>
                <w:szCs w:val="18"/>
              </w:rPr>
              <w:t>5</w:t>
            </w:r>
            <w:r>
              <w:rPr>
                <w:sz w:val="18"/>
                <w:szCs w:val="18"/>
              </w:rPr>
              <w:t>1</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25</w:t>
            </w:r>
          </w:p>
        </w:tc>
        <w:tc>
          <w:tcPr>
            <w:tcW w:w="2391" w:type="dxa"/>
            <w:vAlign w:val="center"/>
          </w:tcPr>
          <w:p w:rsidR="000A023F" w:rsidRDefault="00C6643D">
            <w:pPr>
              <w:pStyle w:val="afffffffd"/>
              <w:ind w:firstLineChars="0" w:firstLine="0"/>
              <w:jc w:val="center"/>
              <w:rPr>
                <w:sz w:val="18"/>
                <w:szCs w:val="18"/>
              </w:rPr>
            </w:pPr>
            <w:r>
              <w:rPr>
                <w:sz w:val="18"/>
                <w:szCs w:val="18"/>
              </w:rPr>
              <w:t>33</w:t>
            </w:r>
          </w:p>
        </w:tc>
        <w:tc>
          <w:tcPr>
            <w:tcW w:w="2468" w:type="dxa"/>
            <w:vAlign w:val="center"/>
          </w:tcPr>
          <w:p w:rsidR="000A023F" w:rsidRDefault="00C6643D">
            <w:pPr>
              <w:ind w:firstLineChars="0" w:firstLine="0"/>
              <w:jc w:val="center"/>
              <w:rPr>
                <w:sz w:val="18"/>
                <w:szCs w:val="18"/>
              </w:rPr>
            </w:pPr>
            <w:r>
              <w:rPr>
                <w:sz w:val="18"/>
                <w:szCs w:val="18"/>
              </w:rPr>
              <w:t>48</w:t>
            </w:r>
          </w:p>
        </w:tc>
      </w:tr>
      <w:tr w:rsidR="000A023F">
        <w:trPr>
          <w:jc w:val="center"/>
        </w:trPr>
        <w:tc>
          <w:tcPr>
            <w:tcW w:w="1524" w:type="dxa"/>
            <w:shd w:val="clear" w:color="auto" w:fill="auto"/>
            <w:vAlign w:val="center"/>
          </w:tcPr>
          <w:p w:rsidR="000A023F" w:rsidRDefault="00C6643D">
            <w:pPr>
              <w:ind w:firstLineChars="0" w:firstLine="0"/>
              <w:jc w:val="center"/>
              <w:rPr>
                <w:sz w:val="18"/>
                <w:szCs w:val="18"/>
              </w:rPr>
            </w:pPr>
            <w:r>
              <w:rPr>
                <w:sz w:val="18"/>
                <w:szCs w:val="18"/>
              </w:rPr>
              <w:t>50</w:t>
            </w:r>
          </w:p>
        </w:tc>
        <w:tc>
          <w:tcPr>
            <w:tcW w:w="2391" w:type="dxa"/>
            <w:vAlign w:val="center"/>
          </w:tcPr>
          <w:p w:rsidR="000A023F" w:rsidRDefault="00C6643D">
            <w:pPr>
              <w:pStyle w:val="afffffffd"/>
              <w:ind w:firstLineChars="0" w:firstLine="0"/>
              <w:jc w:val="center"/>
              <w:rPr>
                <w:sz w:val="18"/>
                <w:szCs w:val="18"/>
              </w:rPr>
            </w:pPr>
            <w:r>
              <w:rPr>
                <w:sz w:val="18"/>
                <w:szCs w:val="18"/>
              </w:rPr>
              <w:t>30</w:t>
            </w:r>
          </w:p>
        </w:tc>
        <w:tc>
          <w:tcPr>
            <w:tcW w:w="2468" w:type="dxa"/>
            <w:vAlign w:val="center"/>
          </w:tcPr>
          <w:p w:rsidR="000A023F" w:rsidRDefault="00C6643D">
            <w:pPr>
              <w:ind w:firstLineChars="0" w:firstLine="0"/>
              <w:jc w:val="center"/>
              <w:rPr>
                <w:sz w:val="18"/>
                <w:szCs w:val="18"/>
              </w:rPr>
            </w:pPr>
            <w:r>
              <w:rPr>
                <w:sz w:val="18"/>
                <w:szCs w:val="18"/>
              </w:rPr>
              <w:t>45</w:t>
            </w:r>
          </w:p>
        </w:tc>
      </w:tr>
    </w:tbl>
    <w:p w:rsidR="000A023F" w:rsidRDefault="000A023F">
      <w:pPr>
        <w:pStyle w:val="affffff"/>
        <w:ind w:firstLine="420"/>
        <w:rPr>
          <w:rFonts w:ascii="Times New Roman"/>
        </w:rPr>
      </w:pPr>
    </w:p>
    <w:p w:rsidR="000A023F" w:rsidRDefault="00C6643D">
      <w:pPr>
        <w:pStyle w:val="32"/>
      </w:pPr>
      <w:r>
        <w:rPr>
          <w:rFonts w:hint="eastAsia"/>
        </w:rPr>
        <w:t>最大</w:t>
      </w:r>
      <w:r>
        <w:t>输入</w:t>
      </w:r>
      <w:r>
        <w:rPr>
          <w:rFonts w:hint="eastAsia"/>
        </w:rPr>
        <w:t>电平</w:t>
      </w:r>
      <w:r>
        <w:t>性能</w:t>
      </w:r>
    </w:p>
    <w:p w:rsidR="000A023F" w:rsidRDefault="00C6643D">
      <w:pPr>
        <w:pStyle w:val="affffff"/>
        <w:ind w:firstLine="420"/>
      </w:pPr>
      <w:r>
        <w:rPr>
          <w:rFonts w:hint="eastAsia"/>
        </w:rPr>
        <w:t>在屏蔽环境下，最大输入</w:t>
      </w:r>
      <w:r>
        <w:rPr>
          <w:rFonts w:ascii="Times New Roman"/>
        </w:rPr>
        <w:t>电平</w:t>
      </w:r>
      <w:r>
        <w:rPr>
          <w:rFonts w:ascii="Times New Roman"/>
        </w:rPr>
        <w:t>-10dBm</w:t>
      </w:r>
      <w:r>
        <w:rPr>
          <w:rFonts w:ascii="Times New Roman"/>
        </w:rPr>
        <w:t>应满</w:t>
      </w:r>
      <w:r>
        <w:rPr>
          <w:rFonts w:hint="eastAsia"/>
        </w:rPr>
        <w:t>足误包率小于</w:t>
      </w:r>
      <w:r>
        <w:rPr>
          <w:rFonts w:ascii="Times New Roman"/>
        </w:rPr>
        <w:t>10%</w:t>
      </w:r>
      <w:r>
        <w:rPr>
          <w:rFonts w:ascii="Times New Roman"/>
        </w:rPr>
        <w:t>（</w:t>
      </w:r>
      <w:r>
        <w:rPr>
          <w:rFonts w:hint="eastAsia"/>
        </w:rPr>
        <w:t>业务报文包长</w:t>
      </w:r>
      <w:r>
        <w:rPr>
          <w:rFonts w:ascii="Times New Roman"/>
        </w:rPr>
        <w:t>度</w:t>
      </w:r>
      <w:r>
        <w:rPr>
          <w:rFonts w:ascii="Times New Roman" w:hint="eastAsia"/>
        </w:rPr>
        <w:t>2</w:t>
      </w:r>
      <w:r>
        <w:rPr>
          <w:rFonts w:ascii="Times New Roman"/>
        </w:rPr>
        <w:t>0</w:t>
      </w:r>
      <w:r>
        <w:rPr>
          <w:rFonts w:hint="eastAsia"/>
        </w:rPr>
        <w:t>字节）。</w:t>
      </w:r>
    </w:p>
    <w:p w:rsidR="000A023F" w:rsidRDefault="00C6643D">
      <w:pPr>
        <w:pStyle w:val="32"/>
      </w:pPr>
      <w:commentRangeStart w:id="233"/>
      <w:r>
        <w:rPr>
          <w:rFonts w:hint="eastAsia"/>
        </w:rPr>
        <w:t>E</w:t>
      </w:r>
      <w:r>
        <w:t>VM</w:t>
      </w:r>
      <w:commentRangeEnd w:id="233"/>
      <w:r>
        <w:commentReference w:id="233"/>
      </w:r>
      <w:r>
        <w:t>性能</w:t>
      </w:r>
    </w:p>
    <w:p w:rsidR="000A023F" w:rsidRDefault="00C6643D">
      <w:pPr>
        <w:pStyle w:val="affffff"/>
        <w:ind w:firstLine="420"/>
        <w:rPr>
          <w:rStyle w:val="fontstyle01"/>
          <w:rFonts w:hint="eastAsia"/>
          <w:b w:val="0"/>
          <w:sz w:val="21"/>
          <w:szCs w:val="21"/>
        </w:rPr>
      </w:pPr>
      <w:r>
        <w:rPr>
          <w:rFonts w:ascii="Times New Roman" w:hint="eastAsia"/>
          <w:szCs w:val="21"/>
        </w:rPr>
        <w:t>每一帧在</w:t>
      </w:r>
      <w:r>
        <w:rPr>
          <w:rFonts w:ascii="Times New Roman" w:hint="eastAsia"/>
          <w:szCs w:val="21"/>
        </w:rPr>
        <w:t>1</w:t>
      </w:r>
      <w:r>
        <w:rPr>
          <w:rFonts w:ascii="Times New Roman"/>
          <w:szCs w:val="21"/>
        </w:rPr>
        <w:t>000</w:t>
      </w:r>
      <w:r>
        <w:rPr>
          <w:rFonts w:ascii="Times New Roman" w:hint="eastAsia"/>
          <w:szCs w:val="21"/>
        </w:rPr>
        <w:t>个</w:t>
      </w:r>
      <w:r>
        <w:rPr>
          <w:rFonts w:ascii="Times New Roman" w:hint="eastAsia"/>
          <w:szCs w:val="21"/>
        </w:rPr>
        <w:t>chip</w:t>
      </w:r>
      <w:r>
        <w:rPr>
          <w:rFonts w:ascii="Times New Roman" w:hint="eastAsia"/>
          <w:szCs w:val="21"/>
        </w:rPr>
        <w:t>上计算</w:t>
      </w:r>
      <w:r>
        <w:rPr>
          <w:rFonts w:ascii="Times New Roman" w:hint="eastAsia"/>
          <w:szCs w:val="21"/>
        </w:rPr>
        <w:t>EVM</w:t>
      </w:r>
      <w:r>
        <w:rPr>
          <w:rFonts w:ascii="Times New Roman" w:hint="eastAsia"/>
          <w:szCs w:val="21"/>
        </w:rPr>
        <w:t>，满足</w:t>
      </w:r>
      <w:r w:rsidR="000A023F">
        <w:rPr>
          <w:rFonts w:ascii="Times New Roman"/>
          <w:szCs w:val="21"/>
        </w:rPr>
        <w:fldChar w:fldCharType="begin"/>
      </w:r>
      <w:r>
        <w:rPr>
          <w:rFonts w:ascii="Times New Roman" w:hint="eastAsia"/>
          <w:szCs w:val="21"/>
        </w:rPr>
        <w:instrText>REF _Ref220333971 \h</w:instrText>
      </w:r>
      <w:r w:rsidR="000A023F">
        <w:rPr>
          <w:rFonts w:ascii="Times New Roman"/>
          <w:szCs w:val="21"/>
        </w:rPr>
      </w:r>
      <w:r w:rsidR="000A023F">
        <w:rPr>
          <w:rFonts w:ascii="Times New Roman"/>
          <w:szCs w:val="21"/>
        </w:rPr>
        <w:fldChar w:fldCharType="separate"/>
      </w:r>
      <w:r>
        <w:rPr>
          <w:rFonts w:hint="eastAsia"/>
        </w:rPr>
        <w:t xml:space="preserve">表 </w:t>
      </w:r>
      <w:r>
        <w:t>12</w:t>
      </w:r>
      <w:r w:rsidR="000A023F">
        <w:rPr>
          <w:rFonts w:ascii="Times New Roman"/>
          <w:szCs w:val="21"/>
        </w:rPr>
        <w:fldChar w:fldCharType="end"/>
      </w:r>
      <w:r>
        <w:rPr>
          <w:rFonts w:ascii="Times New Roman" w:hint="eastAsia"/>
          <w:szCs w:val="21"/>
        </w:rPr>
        <w:t>要求</w:t>
      </w:r>
      <w:r>
        <w:rPr>
          <w:rStyle w:val="fontstyle01"/>
          <w:b w:val="0"/>
          <w:sz w:val="21"/>
          <w:szCs w:val="21"/>
        </w:rPr>
        <w:t>。</w:t>
      </w:r>
    </w:p>
    <w:p w:rsidR="000A023F" w:rsidRDefault="00C6643D">
      <w:pPr>
        <w:pStyle w:val="affff0"/>
        <w:spacing w:line="360" w:lineRule="auto"/>
      </w:pPr>
      <w:bookmarkStart w:id="234" w:name="_Ref220333971"/>
      <w:r>
        <w:rPr>
          <w:rFonts w:ascii="黑体" w:hAnsi="黑体" w:cs="黑体" w:hint="eastAsia"/>
        </w:rPr>
        <w:t xml:space="preserve">表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12</w:t>
      </w:r>
      <w:r w:rsidR="000A023F">
        <w:rPr>
          <w:rFonts w:ascii="黑体" w:hAnsi="黑体" w:cs="黑体" w:hint="eastAsia"/>
        </w:rPr>
        <w:fldChar w:fldCharType="end"/>
      </w:r>
      <w:bookmarkEnd w:id="234"/>
      <w:r>
        <w:rPr>
          <w:rFonts w:ascii="黑体" w:hAnsi="黑体" w:cs="黑体" w:hint="eastAsia"/>
        </w:rPr>
        <w:t>EVM性能</w:t>
      </w:r>
      <w:r>
        <w:t>要求</w:t>
      </w:r>
    </w:p>
    <w:tbl>
      <w:tblPr>
        <w:tblW w:w="3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5"/>
      </w:tblGrid>
      <w:tr w:rsidR="000A023F">
        <w:trPr>
          <w:trHeight w:val="270"/>
          <w:jc w:val="center"/>
        </w:trPr>
        <w:tc>
          <w:tcPr>
            <w:tcW w:w="3005" w:type="dxa"/>
            <w:shd w:val="clear" w:color="auto" w:fill="auto"/>
            <w:noWrap/>
            <w:vAlign w:val="center"/>
          </w:tcPr>
          <w:p w:rsidR="000A023F" w:rsidRDefault="00C6643D">
            <w:pPr>
              <w:ind w:firstLineChars="0" w:firstLine="0"/>
              <w:jc w:val="center"/>
              <w:rPr>
                <w:rStyle w:val="fontstyle01"/>
                <w:rFonts w:hint="eastAsia"/>
                <w:b w:val="0"/>
              </w:rPr>
            </w:pPr>
            <w:r>
              <w:rPr>
                <w:rStyle w:val="fontstyle01"/>
                <w:rFonts w:hint="eastAsia"/>
                <w:b w:val="0"/>
              </w:rPr>
              <w:t>EVM</w:t>
            </w:r>
            <w:r>
              <w:rPr>
                <w:rStyle w:val="fontstyle01"/>
                <w:b w:val="0"/>
              </w:rPr>
              <w:t xml:space="preserve"> Value</w:t>
            </w:r>
          </w:p>
        </w:tc>
      </w:tr>
      <w:tr w:rsidR="000A023F">
        <w:trPr>
          <w:trHeight w:val="285"/>
          <w:jc w:val="center"/>
        </w:trPr>
        <w:tc>
          <w:tcPr>
            <w:tcW w:w="3005" w:type="dxa"/>
            <w:shd w:val="clear" w:color="auto" w:fill="auto"/>
            <w:vAlign w:val="center"/>
          </w:tcPr>
          <w:p w:rsidR="000A023F" w:rsidRDefault="00C6643D">
            <w:pPr>
              <w:ind w:firstLineChars="0" w:firstLine="0"/>
              <w:jc w:val="center"/>
              <w:rPr>
                <w:rStyle w:val="fontstyle01"/>
                <w:rFonts w:hint="eastAsia"/>
                <w:b w:val="0"/>
              </w:rPr>
            </w:pPr>
            <w:r>
              <w:rPr>
                <w:rStyle w:val="fontstyle01"/>
                <w:rFonts w:hint="eastAsia"/>
                <w:b w:val="0"/>
              </w:rPr>
              <w:t>&lt;</w:t>
            </w:r>
            <w:r>
              <w:rPr>
                <w:rStyle w:val="fontstyle01"/>
                <w:b w:val="0"/>
              </w:rPr>
              <w:t>1</w:t>
            </w:r>
            <w:r>
              <w:rPr>
                <w:rStyle w:val="fontstyle01"/>
                <w:rFonts w:hint="eastAsia"/>
                <w:b w:val="0"/>
              </w:rPr>
              <w:t>5</w:t>
            </w:r>
            <w:r>
              <w:rPr>
                <w:rStyle w:val="fontstyle01"/>
                <w:b w:val="0"/>
              </w:rPr>
              <w:t>%</w:t>
            </w:r>
          </w:p>
        </w:tc>
      </w:tr>
    </w:tbl>
    <w:p w:rsidR="000A023F" w:rsidRDefault="000A023F">
      <w:pPr>
        <w:pStyle w:val="affffff"/>
        <w:ind w:firstLine="420"/>
        <w:rPr>
          <w:rFonts w:ascii="Times New Roman"/>
        </w:rPr>
      </w:pPr>
    </w:p>
    <w:p w:rsidR="000A023F" w:rsidRDefault="00C6643D">
      <w:pPr>
        <w:pStyle w:val="affffff"/>
        <w:ind w:firstLine="420"/>
        <w:rPr>
          <w:rFonts w:ascii="Times New Roman"/>
        </w:rPr>
      </w:pPr>
      <w:r>
        <w:rPr>
          <w:rFonts w:ascii="Times New Roman" w:hint="eastAsia"/>
        </w:rPr>
        <w:t>E</w:t>
      </w:r>
      <w:r>
        <w:rPr>
          <w:rFonts w:ascii="Times New Roman"/>
        </w:rPr>
        <w:t>VM</w:t>
      </w:r>
      <w:r>
        <w:rPr>
          <w:rFonts w:ascii="Times New Roman" w:hint="eastAsia"/>
        </w:rPr>
        <w:t>的计算公式为：</w:t>
      </w:r>
    </w:p>
    <w:p w:rsidR="000A023F" w:rsidRDefault="000A023F">
      <w:pPr>
        <w:pStyle w:val="affffff"/>
        <w:ind w:firstLine="420"/>
        <w:rPr>
          <w:rFonts w:ascii="Times New Roman"/>
        </w:rPr>
      </w:pPr>
      <m:oMathPara>
        <m:oMath>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I</m:t>
                  </m:r>
                </m:e>
              </m:acc>
            </m:e>
            <m:sub>
              <m:r>
                <w:rPr>
                  <w:rFonts w:ascii="Cambria Math" w:eastAsia="Cambria Math" w:hAnsi="Cambria Math" w:cs="Cambria Math"/>
                </w:rPr>
                <m:t>j</m:t>
              </m:r>
            </m:sub>
          </m:sSub>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j</m:t>
              </m:r>
            </m:sub>
          </m:sSub>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δI</m:t>
              </m:r>
            </m:e>
            <m:sub>
              <m:r>
                <w:rPr>
                  <w:rFonts w:ascii="Cambria Math" w:eastAsia="Cambria Math" w:hAnsi="Cambria Math" w:cs="Cambria Math"/>
                </w:rPr>
                <m:t>j</m:t>
              </m:r>
            </m:sub>
          </m:sSub>
        </m:oMath>
      </m:oMathPara>
    </w:p>
    <w:p w:rsidR="000A023F" w:rsidRDefault="000A023F">
      <w:pPr>
        <w:pStyle w:val="affffff"/>
        <w:ind w:firstLine="420"/>
        <w:rPr>
          <w:rFonts w:ascii="Times New Roman"/>
        </w:rPr>
      </w:pPr>
      <m:oMathPara>
        <m:oMath>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Q</m:t>
                  </m:r>
                </m:e>
              </m:acc>
            </m:e>
            <m:sub>
              <m:r>
                <w:rPr>
                  <w:rFonts w:ascii="Cambria Math" w:eastAsia="Cambria Math" w:hAnsi="Cambria Math" w:cs="Cambria Math"/>
                </w:rPr>
                <m:t>j</m:t>
              </m:r>
            </m:sub>
          </m:sSub>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j</m:t>
              </m:r>
            </m:sub>
          </m:sSub>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δQ</m:t>
              </m:r>
            </m:e>
            <m:sub>
              <m:r>
                <w:rPr>
                  <w:rFonts w:ascii="Cambria Math" w:eastAsia="Cambria Math" w:hAnsi="Cambria Math" w:cs="Cambria Math"/>
                </w:rPr>
                <m:t>j</m:t>
              </m:r>
            </m:sub>
          </m:sSub>
        </m:oMath>
      </m:oMathPara>
    </w:p>
    <w:p w:rsidR="000A023F" w:rsidRDefault="00C6643D">
      <w:pPr>
        <w:pStyle w:val="affffff"/>
        <w:ind w:firstLine="420"/>
        <w:rPr>
          <w:rFonts w:ascii="Times New Roman"/>
        </w:rPr>
      </w:pPr>
      <w:r>
        <w:rPr>
          <w:rFonts w:ascii="Times New Roman" w:hint="eastAsia"/>
        </w:rPr>
        <w:t>其中</w:t>
      </w:r>
      <m:oMath>
        <m:r>
          <m:rPr>
            <m:sty m:val="p"/>
          </m:rPr>
          <w:rPr>
            <w:rFonts w:ascii="Cambria Math" w:hAnsi="Cambria Math"/>
          </w:rPr>
          <m:t>(</m:t>
        </m:r>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I</m:t>
                </m:r>
              </m:e>
            </m:acc>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Q</m:t>
                </m:r>
              </m:e>
            </m:acc>
          </m:e>
          <m:sub>
            <m:r>
              <w:rPr>
                <w:rFonts w:ascii="Cambria Math" w:eastAsia="Cambria Math" w:hAnsi="Cambria Math" w:cs="Cambria Math"/>
              </w:rPr>
              <m:t>j</m:t>
            </m:r>
          </m:sub>
        </m:sSub>
        <m:r>
          <m:rPr>
            <m:sty m:val="p"/>
          </m:rPr>
          <w:rPr>
            <w:rFonts w:ascii="Cambria Math" w:hAnsi="Cambria Math"/>
          </w:rPr>
          <m:t>)</m:t>
        </m:r>
      </m:oMath>
      <w:r>
        <w:rPr>
          <w:rFonts w:ascii="Times New Roman" w:hint="eastAsia"/>
        </w:rPr>
        <w:t>为接收机恢复的星座点，</w:t>
      </w:r>
      <m:oMath>
        <m:r>
          <m:rPr>
            <m:sty m:val="p"/>
          </m:rPr>
          <w:rPr>
            <w:rFonts w:ascii="Cambria Math" w:hAnsi="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j</m:t>
            </m:r>
          </m:sub>
        </m:sSub>
        <m:r>
          <w:rPr>
            <w:rFonts w:ascii="Cambria Math" w:eastAsia="Cambria Math" w:hAnsi="Cambria Math" w:cs="Cambria Math"/>
          </w:rPr>
          <m:t>)</m:t>
        </m:r>
      </m:oMath>
      <w:r>
        <w:rPr>
          <w:rFonts w:ascii="Times New Roman" w:hint="eastAsia"/>
        </w:rPr>
        <w:t>为理想的星座点，</w:t>
      </w:r>
      <m:oMath>
        <m:r>
          <m:rPr>
            <m:sty m:val="p"/>
          </m:rPr>
          <w:rPr>
            <w:rFonts w:ascii="Cambria Math" w:hAnsi="Cambria Math"/>
          </w:rPr>
          <m:t>(</m:t>
        </m:r>
        <m:sSub>
          <m:sSubPr>
            <m:ctrlPr>
              <w:rPr>
                <w:rFonts w:ascii="Cambria Math" w:eastAsia="Cambria Math" w:hAnsi="Cambria Math" w:cs="Cambria Math"/>
                <w:i/>
              </w:rPr>
            </m:ctrlPr>
          </m:sSubPr>
          <m:e>
            <m:r>
              <w:rPr>
                <w:rFonts w:ascii="Cambria Math" w:eastAsia="Cambria Math" w:hAnsi="Cambria Math" w:cs="Cambria Math"/>
              </w:rPr>
              <m:t>δI</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δQ</m:t>
            </m:r>
          </m:e>
          <m:sub>
            <m:r>
              <w:rPr>
                <w:rFonts w:ascii="Cambria Math" w:eastAsia="Cambria Math" w:hAnsi="Cambria Math" w:cs="Cambria Math"/>
              </w:rPr>
              <m:t>j</m:t>
            </m:r>
          </m:sub>
        </m:sSub>
        <m:r>
          <m:rPr>
            <m:sty m:val="p"/>
          </m:rPr>
          <w:rPr>
            <w:rFonts w:ascii="Cambria Math" w:hAnsi="Cambria Math"/>
          </w:rPr>
          <m:t>)</m:t>
        </m:r>
      </m:oMath>
      <w:r>
        <w:rPr>
          <w:rFonts w:ascii="Times New Roman" w:hint="eastAsia"/>
        </w:rPr>
        <w:t>为误差矢量。</w:t>
      </w:r>
      <m:oMath>
        <m:r>
          <w:rPr>
            <w:rFonts w:ascii="Cambria Math" w:eastAsia="Cambria Math" w:hAnsi="Cambria Math" w:cs="Cambria Math"/>
          </w:rPr>
          <m:t>S</m:t>
        </m:r>
      </m:oMath>
      <w:r>
        <w:rPr>
          <w:rFonts w:ascii="Times New Roman" w:hint="eastAsia"/>
        </w:rPr>
        <w:t>是理想星座点的幅度。</w:t>
      </w:r>
    </w:p>
    <w:p w:rsidR="000A023F" w:rsidRDefault="00C6643D">
      <w:pPr>
        <w:pStyle w:val="affffff"/>
        <w:ind w:firstLine="420"/>
        <w:rPr>
          <w:rFonts w:ascii="Times New Roman"/>
        </w:rPr>
      </w:pPr>
      <m:oMathPara>
        <m:oMath>
          <m:r>
            <w:rPr>
              <w:rFonts w:ascii="Cambria Math" w:eastAsiaTheme="minorEastAsia" w:hAnsi="Cambria Math" w:cs="Cambria Math" w:hint="eastAsia"/>
            </w:rPr>
            <m:t>EVM</m:t>
          </m:r>
          <m:r>
            <m:rPr>
              <m:sty m:val="p"/>
            </m:rPr>
            <w:rPr>
              <w:rFonts w:ascii="Cambria Math" w:eastAsia="Cambria Math" w:hAnsi="Cambria Math" w:cs="Cambria Math"/>
            </w:rPr>
            <m:t>=</m:t>
          </m:r>
          <m:rad>
            <m:radPr>
              <m:degHide m:val="on"/>
              <m:ctrlPr>
                <w:rPr>
                  <w:rFonts w:ascii="Cambria Math" w:eastAsia="Cambria Math" w:hAnsi="Cambria Math" w:cs="Cambria Math"/>
                </w:rPr>
              </m:ctrlPr>
            </m:radPr>
            <m:deg/>
            <m:e>
              <m:f>
                <m:fPr>
                  <m:ctrlPr>
                    <w:rPr>
                      <w:rFonts w:ascii="Cambria Math" w:eastAsia="Cambria Math" w:hAnsi="Cambria Math"/>
                    </w:rPr>
                  </m:ctrlPr>
                </m:fPr>
                <m:num>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limLoc m:val="undOvr"/>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r>
                        <w:rPr>
                          <w:rFonts w:ascii="Cambria Math" w:eastAsia="Cambria Math" w:hAnsi="Cambria Math" w:cs="Cambria Math"/>
                        </w:rPr>
                        <m:t>(</m:t>
                      </m:r>
                      <m:sSup>
                        <m:sSupPr>
                          <m:ctrlPr>
                            <w:rPr>
                              <w:rFonts w:ascii="Cambria Math" w:eastAsia="Cambria Math" w:hAnsi="Cambria Math"/>
                            </w:rPr>
                          </m:ctrlPr>
                        </m:sSupPr>
                        <m:e>
                          <m:sSub>
                            <m:sSubPr>
                              <m:ctrlPr>
                                <w:rPr>
                                  <w:rFonts w:ascii="Cambria Math" w:eastAsia="Cambria Math" w:hAnsi="Cambria Math" w:cs="Cambria Math"/>
                                  <w:i/>
                                </w:rPr>
                              </m:ctrlPr>
                            </m:sSubPr>
                            <m:e>
                              <m:r>
                                <w:rPr>
                                  <w:rFonts w:ascii="Cambria Math" w:eastAsia="Cambria Math" w:hAnsi="Cambria Math" w:cs="Cambria Math"/>
                                </w:rPr>
                                <m:t>δI</m:t>
                              </m:r>
                            </m:e>
                            <m:sub>
                              <m:r>
                                <w:rPr>
                                  <w:rFonts w:ascii="Cambria Math" w:eastAsia="Cambria Math" w:hAnsi="Cambria Math" w:cs="Cambria Math"/>
                                </w:rPr>
                                <m:t>j</m:t>
                              </m:r>
                            </m:sub>
                          </m:sSub>
                        </m:e>
                        <m:sup>
                          <m:r>
                            <m:rPr>
                              <m:sty m:val="p"/>
                            </m:rPr>
                            <w:rPr>
                              <w:rFonts w:ascii="Cambria Math" w:eastAsia="Cambria Math" w:hAnsi="Cambria Math" w:cs="Cambria Math"/>
                            </w:rPr>
                            <m:t>2</m:t>
                          </m:r>
                        </m:sup>
                      </m:sSup>
                      <m:r>
                        <m:rPr>
                          <m:sty m:val="p"/>
                        </m:rPr>
                        <w:rPr>
                          <w:rFonts w:ascii="Cambria Math" w:eastAsia="Cambria Math" w:hAnsi="Cambria Math" w:cs="Cambria Math"/>
                        </w:rPr>
                        <m:t>+</m:t>
                      </m:r>
                      <m:sSup>
                        <m:sSupPr>
                          <m:ctrlPr>
                            <w:rPr>
                              <w:rFonts w:ascii="Cambria Math" w:eastAsia="Cambria Math" w:hAnsi="Cambria Math"/>
                            </w:rPr>
                          </m:ctrlPr>
                        </m:sSupPr>
                        <m:e>
                          <m:sSub>
                            <m:sSubPr>
                              <m:ctrlPr>
                                <w:rPr>
                                  <w:rFonts w:ascii="Cambria Math" w:eastAsia="Cambria Math" w:hAnsi="Cambria Math" w:cs="Cambria Math"/>
                                  <w:i/>
                                </w:rPr>
                              </m:ctrlPr>
                            </m:sSubPr>
                            <m:e>
                              <m:r>
                                <w:rPr>
                                  <w:rFonts w:ascii="Cambria Math" w:eastAsia="Cambria Math" w:hAnsi="Cambria Math" w:cs="Cambria Math"/>
                                </w:rPr>
                                <m:t>δQ</m:t>
                              </m:r>
                            </m:e>
                            <m:sub>
                              <m:r>
                                <w:rPr>
                                  <w:rFonts w:ascii="Cambria Math" w:eastAsia="Cambria Math" w:hAnsi="Cambria Math" w:cs="Cambria Math"/>
                                </w:rPr>
                                <m:t>j</m:t>
                              </m:r>
                            </m:sub>
                          </m:sSub>
                        </m:e>
                        <m:sup>
                          <m:r>
                            <m:rPr>
                              <m:sty m:val="p"/>
                            </m:rPr>
                            <w:rPr>
                              <w:rFonts w:ascii="Cambria Math" w:eastAsia="Cambria Math" w:hAnsi="Cambria Math" w:cs="Cambria Math"/>
                            </w:rPr>
                            <m:t>2</m:t>
                          </m:r>
                        </m:sup>
                      </m:sSup>
                      <m:r>
                        <w:rPr>
                          <w:rFonts w:ascii="Cambria Math" w:eastAsia="Cambria Math" w:hAnsi="Cambria Math"/>
                        </w:rPr>
                        <m:t>)</m:t>
                      </m:r>
                    </m:e>
                  </m:nary>
                </m:num>
                <m:den>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2</m:t>
                      </m:r>
                    </m:sup>
                  </m:sSup>
                </m:den>
              </m:f>
            </m:e>
          </m:rad>
          <m:r>
            <w:rPr>
              <w:rFonts w:ascii="Cambria Math" w:eastAsia="Cambria Math" w:hAnsi="Cambria Math" w:cs="Cambria Math"/>
            </w:rPr>
            <m:t>×100%</m:t>
          </m:r>
        </m:oMath>
      </m:oMathPara>
    </w:p>
    <w:p w:rsidR="000A023F" w:rsidRDefault="000A023F">
      <w:pPr>
        <w:pStyle w:val="csg"/>
        <w:ind w:firstLine="420"/>
      </w:pPr>
    </w:p>
    <w:p w:rsidR="000A023F" w:rsidRDefault="00C6643D">
      <w:pPr>
        <w:pStyle w:val="24"/>
        <w:rPr>
          <w:rFonts w:ascii="Times New Roman"/>
        </w:rPr>
      </w:pPr>
      <w:r>
        <w:rPr>
          <w:rFonts w:ascii="Times New Roman" w:hint="eastAsia"/>
        </w:rPr>
        <w:t>高速无线</w:t>
      </w:r>
      <w:r>
        <w:rPr>
          <w:rFonts w:ascii="Times New Roman"/>
        </w:rPr>
        <w:t>通信性能</w:t>
      </w:r>
    </w:p>
    <w:p w:rsidR="000A023F" w:rsidRDefault="00C6643D">
      <w:pPr>
        <w:pStyle w:val="32"/>
      </w:pPr>
      <w:r>
        <w:t>工作频带</w:t>
      </w:r>
    </w:p>
    <w:p w:rsidR="000A023F" w:rsidRDefault="00C6643D">
      <w:pPr>
        <w:pStyle w:val="affffff"/>
        <w:ind w:firstLine="420"/>
        <w:rPr>
          <w:rFonts w:ascii="Times New Roman"/>
        </w:rPr>
      </w:pPr>
      <w:r>
        <w:rPr>
          <w:rFonts w:ascii="Times New Roman"/>
        </w:rPr>
        <w:t>基本通信</w:t>
      </w:r>
      <w:r>
        <w:rPr>
          <w:rFonts w:ascii="Times New Roman" w:hint="eastAsia"/>
        </w:rPr>
        <w:t>频段应满足</w:t>
      </w:r>
      <w:r>
        <w:rPr>
          <w:rFonts w:ascii="Times New Roman" w:hint="eastAsia"/>
        </w:rPr>
        <w:t>4</w:t>
      </w:r>
      <w:r>
        <w:rPr>
          <w:rFonts w:ascii="Times New Roman"/>
        </w:rPr>
        <w:t>70MHz</w:t>
      </w:r>
      <w:r>
        <w:rPr>
          <w:rFonts w:ascii="Times New Roman" w:hint="eastAsia"/>
        </w:rPr>
        <w:t xml:space="preserve"> ~</w:t>
      </w:r>
      <w:r>
        <w:rPr>
          <w:rFonts w:ascii="Times New Roman"/>
        </w:rPr>
        <w:t>510MHz</w:t>
      </w:r>
      <w:r>
        <w:rPr>
          <w:rFonts w:ascii="Times New Roman" w:hint="eastAsia"/>
        </w:rPr>
        <w:t>。</w:t>
      </w:r>
    </w:p>
    <w:p w:rsidR="000A023F" w:rsidRDefault="00C6643D">
      <w:pPr>
        <w:pStyle w:val="32"/>
      </w:pPr>
      <w:r>
        <w:t>信号带宽</w:t>
      </w:r>
    </w:p>
    <w:p w:rsidR="000A023F" w:rsidRDefault="00C6643D">
      <w:pPr>
        <w:pStyle w:val="affffff"/>
        <w:ind w:firstLine="420"/>
        <w:rPr>
          <w:rFonts w:ascii="Times New Roman"/>
        </w:rPr>
      </w:pPr>
      <w:r>
        <w:rPr>
          <w:rFonts w:ascii="Times New Roman"/>
        </w:rPr>
        <w:lastRenderedPageBreak/>
        <w:t>信号带宽应</w:t>
      </w:r>
      <w:r>
        <w:rPr>
          <w:rFonts w:ascii="Times New Roman" w:hint="eastAsia"/>
        </w:rPr>
        <w:t>符合</w:t>
      </w:r>
      <w:r w:rsidR="000A023F">
        <w:rPr>
          <w:rFonts w:ascii="Times New Roman"/>
        </w:rPr>
        <w:fldChar w:fldCharType="begin"/>
      </w:r>
      <w:r>
        <w:rPr>
          <w:rFonts w:ascii="Times New Roman" w:hint="eastAsia"/>
        </w:rPr>
        <w:instrText>REF _Ref220333989 \h</w:instrText>
      </w:r>
      <w:r w:rsidR="000A023F">
        <w:rPr>
          <w:rFonts w:ascii="Times New Roman"/>
        </w:rPr>
      </w:r>
      <w:r w:rsidR="000A023F">
        <w:rPr>
          <w:rFonts w:ascii="Times New Roman"/>
        </w:rPr>
        <w:fldChar w:fldCharType="separate"/>
      </w:r>
      <w:r>
        <w:rPr>
          <w:rFonts w:hint="eastAsia"/>
        </w:rPr>
        <w:t xml:space="preserve">表 </w:t>
      </w:r>
      <w:r>
        <w:rPr>
          <w:rFonts w:ascii="Times New Roman"/>
        </w:rPr>
        <w:t>13</w:t>
      </w:r>
      <w:r w:rsidR="000A023F">
        <w:rPr>
          <w:rFonts w:ascii="Times New Roman"/>
        </w:rPr>
        <w:fldChar w:fldCharType="end"/>
      </w:r>
      <w:r>
        <w:rPr>
          <w:rFonts w:ascii="Times New Roman" w:hint="eastAsia"/>
        </w:rPr>
        <w:t>的</w:t>
      </w:r>
      <w:r>
        <w:rPr>
          <w:rFonts w:ascii="Times New Roman"/>
        </w:rPr>
        <w:t>规定</w:t>
      </w:r>
      <w:r>
        <w:rPr>
          <w:rFonts w:ascii="Times New Roman" w:hint="eastAsia"/>
        </w:rPr>
        <w:t>。</w:t>
      </w:r>
    </w:p>
    <w:p w:rsidR="000A023F" w:rsidRDefault="00C6643D">
      <w:pPr>
        <w:pStyle w:val="affff0"/>
        <w:spacing w:line="360" w:lineRule="auto"/>
      </w:pPr>
      <w:bookmarkStart w:id="235" w:name="_Ref220333989"/>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13</w:t>
      </w:r>
      <w:r w:rsidR="000A023F">
        <w:rPr>
          <w:rFonts w:ascii="黑体" w:hAnsi="黑体" w:cs="黑体" w:hint="eastAsia"/>
        </w:rPr>
        <w:fldChar w:fldCharType="end"/>
      </w:r>
      <w:bookmarkEnd w:id="235"/>
      <w:r>
        <w:rPr>
          <w:rFonts w:hint="eastAsia"/>
        </w:rPr>
        <w:t>信号带宽要求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87"/>
        <w:gridCol w:w="4783"/>
      </w:tblGrid>
      <w:tr w:rsidR="000A023F">
        <w:trPr>
          <w:jc w:val="center"/>
        </w:trPr>
        <w:tc>
          <w:tcPr>
            <w:tcW w:w="4787"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参数</w:t>
            </w:r>
          </w:p>
        </w:tc>
        <w:tc>
          <w:tcPr>
            <w:tcW w:w="478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带宽</w:t>
            </w:r>
            <w:r>
              <w:rPr>
                <w:rFonts w:ascii="Times New Roman" w:hint="eastAsia"/>
                <w:sz w:val="18"/>
                <w:szCs w:val="18"/>
              </w:rPr>
              <w:t>/</w:t>
            </w:r>
            <w:r>
              <w:rPr>
                <w:rFonts w:ascii="Times New Roman"/>
                <w:sz w:val="18"/>
                <w:szCs w:val="18"/>
              </w:rPr>
              <w:t>kHz</w:t>
            </w:r>
          </w:p>
        </w:tc>
      </w:tr>
      <w:tr w:rsidR="000A023F">
        <w:trPr>
          <w:jc w:val="center"/>
        </w:trPr>
        <w:tc>
          <w:tcPr>
            <w:tcW w:w="4787"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Option2</w:t>
            </w:r>
          </w:p>
        </w:tc>
        <w:tc>
          <w:tcPr>
            <w:tcW w:w="478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431.3151</w:t>
            </w:r>
          </w:p>
        </w:tc>
      </w:tr>
      <w:tr w:rsidR="000A023F">
        <w:trPr>
          <w:jc w:val="center"/>
        </w:trPr>
        <w:tc>
          <w:tcPr>
            <w:tcW w:w="4787"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Option3</w:t>
            </w:r>
          </w:p>
        </w:tc>
        <w:tc>
          <w:tcPr>
            <w:tcW w:w="4783"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170.8984</w:t>
            </w:r>
          </w:p>
        </w:tc>
      </w:tr>
    </w:tbl>
    <w:p w:rsidR="000A023F" w:rsidRDefault="000A023F">
      <w:pPr>
        <w:pStyle w:val="affffff"/>
        <w:ind w:firstLine="420"/>
        <w:rPr>
          <w:rFonts w:ascii="Times New Roman"/>
        </w:rPr>
      </w:pPr>
    </w:p>
    <w:p w:rsidR="000A023F" w:rsidRDefault="00C6643D">
      <w:pPr>
        <w:pStyle w:val="32"/>
      </w:pPr>
      <w:r>
        <w:t>发送频谱模板</w:t>
      </w:r>
    </w:p>
    <w:p w:rsidR="000A023F" w:rsidRDefault="00C6643D">
      <w:pPr>
        <w:pStyle w:val="affffff"/>
        <w:ind w:firstLine="420"/>
      </w:pPr>
      <w:r>
        <w:rPr>
          <w:rFonts w:hint="eastAsia"/>
        </w:rPr>
        <w:t>发送频谱模板示意如</w:t>
      </w:r>
      <w:r w:rsidR="000A023F">
        <w:rPr>
          <w:rFonts w:ascii="Times New Roman"/>
        </w:rPr>
        <w:fldChar w:fldCharType="begin"/>
      </w:r>
      <w:r>
        <w:rPr>
          <w:rFonts w:ascii="Times New Roman"/>
        </w:rPr>
        <w:instrText xml:space="preserve"> REF _Ref82 \h </w:instrText>
      </w:r>
      <w:r w:rsidR="000A023F">
        <w:rPr>
          <w:rFonts w:ascii="Times New Roman"/>
        </w:rPr>
      </w:r>
      <w:r w:rsidR="000A023F">
        <w:rPr>
          <w:rFonts w:ascii="Times New Roman"/>
        </w:rPr>
        <w:fldChar w:fldCharType="separate"/>
      </w:r>
      <w:r>
        <w:t xml:space="preserve">图 </w:t>
      </w:r>
      <w:r>
        <w:rPr>
          <w:rFonts w:ascii="Times New Roman"/>
        </w:rPr>
        <w:t>4</w:t>
      </w:r>
      <w:r w:rsidR="000A023F">
        <w:rPr>
          <w:rFonts w:ascii="Times New Roman"/>
        </w:rPr>
        <w:fldChar w:fldCharType="end"/>
      </w:r>
      <w:r>
        <w:rPr>
          <w:rFonts w:hint="eastAsia"/>
        </w:rPr>
        <w:t>所示，频谱模板要求如</w:t>
      </w:r>
      <w:r w:rsidR="000A023F">
        <w:fldChar w:fldCharType="begin"/>
      </w:r>
      <w:r>
        <w:rPr>
          <w:rFonts w:hint="eastAsia"/>
        </w:rPr>
        <w:instrText>REF _Ref220334008 \h</w:instrText>
      </w:r>
      <w:r w:rsidR="000A023F">
        <w:fldChar w:fldCharType="separate"/>
      </w:r>
      <w:r>
        <w:rPr>
          <w:rFonts w:hint="eastAsia"/>
        </w:rPr>
        <w:t xml:space="preserve">表 </w:t>
      </w:r>
      <w:r>
        <w:rPr>
          <w:rFonts w:ascii="Times New Roman"/>
        </w:rPr>
        <w:t>14</w:t>
      </w:r>
      <w:r w:rsidR="000A023F">
        <w:fldChar w:fldCharType="end"/>
      </w:r>
      <w:r>
        <w:rPr>
          <w:rFonts w:ascii="Times New Roman" w:hint="eastAsia"/>
        </w:rPr>
        <w:t>所示</w:t>
      </w:r>
      <w:r>
        <w:rPr>
          <w:rFonts w:hint="eastAsia"/>
        </w:rPr>
        <w:t>。</w:t>
      </w:r>
    </w:p>
    <w:p w:rsidR="000A023F" w:rsidRDefault="000A023F">
      <w:pPr>
        <w:pStyle w:val="affffff"/>
        <w:ind w:firstLine="420"/>
      </w:pPr>
    </w:p>
    <w:p w:rsidR="000A023F" w:rsidRDefault="000A023F">
      <w:pPr>
        <w:spacing w:line="360" w:lineRule="auto"/>
        <w:ind w:firstLine="420"/>
        <w:jc w:val="center"/>
      </w:pPr>
      <w:r>
        <w:object w:dxaOrig="5292" w:dyaOrig="3996">
          <v:shape id="_x0000_i1026" type="#_x0000_t75" style="width:264.45pt;height:199.3pt" o:ole="">
            <v:imagedata r:id="rId23" o:title=""/>
          </v:shape>
          <o:OLEObject Type="Embed" ProgID="Visio.Drawing.15" ShapeID="_x0000_i1026" DrawAspect="Content" ObjectID="_1834130841" r:id="rId25"/>
        </w:object>
      </w:r>
    </w:p>
    <w:p w:rsidR="000A023F" w:rsidRDefault="00C6643D" w:rsidP="009530AC">
      <w:pPr>
        <w:pStyle w:val="affff0"/>
        <w:spacing w:beforeLines="50" w:afterLines="50"/>
        <w:rPr>
          <w:rFonts w:ascii="黑体" w:hAnsi="黑体"/>
          <w:szCs w:val="21"/>
        </w:rPr>
      </w:pPr>
      <w:bookmarkStart w:id="236" w:name="_Ref82"/>
      <w:r>
        <w:t>图</w:t>
      </w:r>
      <w:r>
        <w:t xml:space="preserve"> </w:t>
      </w:r>
      <w:r w:rsidR="000A023F">
        <w:rPr>
          <w:rFonts w:ascii="黑体" w:hAnsi="黑体" w:cs="黑体" w:hint="eastAsia"/>
        </w:rPr>
        <w:fldChar w:fldCharType="begin"/>
      </w:r>
      <w:r>
        <w:rPr>
          <w:rFonts w:ascii="黑体" w:hAnsi="黑体" w:cs="黑体" w:hint="eastAsia"/>
        </w:rPr>
        <w:instrText xml:space="preserve"> SEQ 图 \* ARABIC </w:instrText>
      </w:r>
      <w:r w:rsidR="000A023F">
        <w:rPr>
          <w:rFonts w:ascii="黑体" w:hAnsi="黑体" w:cs="黑体" w:hint="eastAsia"/>
        </w:rPr>
        <w:fldChar w:fldCharType="separate"/>
      </w:r>
      <w:r>
        <w:rPr>
          <w:rFonts w:ascii="黑体" w:hAnsi="黑体" w:cs="黑体" w:hint="eastAsia"/>
        </w:rPr>
        <w:t>4</w:t>
      </w:r>
      <w:r w:rsidR="000A023F">
        <w:rPr>
          <w:rFonts w:ascii="黑体" w:hAnsi="黑体" w:cs="黑体" w:hint="eastAsia"/>
        </w:rPr>
        <w:fldChar w:fldCharType="end"/>
      </w:r>
      <w:bookmarkEnd w:id="236"/>
      <w:r>
        <w:rPr>
          <w:rFonts w:ascii="黑体" w:hAnsi="黑体"/>
          <w:szCs w:val="21"/>
        </w:rPr>
        <w:t>频谱模板示意图</w:t>
      </w:r>
    </w:p>
    <w:p w:rsidR="000A023F" w:rsidRDefault="00C6643D">
      <w:pPr>
        <w:pStyle w:val="affff0"/>
        <w:spacing w:line="360" w:lineRule="auto"/>
      </w:pPr>
      <w:bookmarkStart w:id="237" w:name="_Ref220334008"/>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14</w:t>
      </w:r>
      <w:r w:rsidR="000A023F">
        <w:rPr>
          <w:rFonts w:ascii="黑体" w:hAnsi="黑体" w:cs="黑体" w:hint="eastAsia"/>
        </w:rPr>
        <w:fldChar w:fldCharType="end"/>
      </w:r>
      <w:bookmarkEnd w:id="237"/>
      <w:r>
        <w:t>频谱模板</w:t>
      </w:r>
      <w:r>
        <w:rPr>
          <w:rFonts w:hint="eastAsia"/>
        </w:rPr>
        <w:t>要求</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1134"/>
        <w:gridCol w:w="1031"/>
        <w:gridCol w:w="1080"/>
        <w:gridCol w:w="1149"/>
        <w:gridCol w:w="1134"/>
        <w:gridCol w:w="1134"/>
      </w:tblGrid>
      <w:tr w:rsidR="000A023F">
        <w:trPr>
          <w:trHeight w:val="285"/>
          <w:jc w:val="center"/>
        </w:trPr>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Option</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D</w:t>
            </w:r>
            <w:r>
              <w:rPr>
                <w:color w:val="000000"/>
                <w:kern w:val="0"/>
                <w:szCs w:val="21"/>
                <w:vertAlign w:val="subscript"/>
              </w:rPr>
              <w:t>0</w:t>
            </w:r>
          </w:p>
        </w:tc>
        <w:tc>
          <w:tcPr>
            <w:tcW w:w="1031"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f</w:t>
            </w:r>
            <w:r>
              <w:rPr>
                <w:color w:val="000000"/>
                <w:kern w:val="0"/>
                <w:szCs w:val="21"/>
                <w:vertAlign w:val="subscript"/>
              </w:rPr>
              <w:t>0</w:t>
            </w:r>
            <w:r>
              <w:rPr>
                <w:color w:val="000000"/>
                <w:kern w:val="0"/>
                <w:szCs w:val="21"/>
              </w:rPr>
              <w:t>/kHz</w:t>
            </w:r>
          </w:p>
        </w:tc>
        <w:tc>
          <w:tcPr>
            <w:tcW w:w="1080"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D</w:t>
            </w:r>
            <w:r>
              <w:rPr>
                <w:color w:val="000000"/>
                <w:kern w:val="0"/>
                <w:szCs w:val="21"/>
                <w:vertAlign w:val="subscript"/>
              </w:rPr>
              <w:t>1</w:t>
            </w:r>
          </w:p>
        </w:tc>
        <w:tc>
          <w:tcPr>
            <w:tcW w:w="1149"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f</w:t>
            </w:r>
            <w:r>
              <w:rPr>
                <w:color w:val="000000"/>
                <w:kern w:val="0"/>
                <w:szCs w:val="21"/>
                <w:vertAlign w:val="subscript"/>
              </w:rPr>
              <w:t>1</w:t>
            </w:r>
            <w:r>
              <w:rPr>
                <w:color w:val="000000"/>
                <w:kern w:val="0"/>
                <w:szCs w:val="21"/>
              </w:rPr>
              <w:t>/kHz</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D</w:t>
            </w:r>
            <w:r>
              <w:rPr>
                <w:color w:val="000000"/>
                <w:kern w:val="0"/>
                <w:szCs w:val="21"/>
                <w:vertAlign w:val="subscript"/>
              </w:rPr>
              <w:t>2</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f</w:t>
            </w:r>
            <w:r>
              <w:rPr>
                <w:color w:val="000000"/>
                <w:kern w:val="0"/>
                <w:szCs w:val="21"/>
                <w:vertAlign w:val="subscript"/>
              </w:rPr>
              <w:t>2</w:t>
            </w:r>
            <w:r>
              <w:rPr>
                <w:color w:val="000000"/>
                <w:kern w:val="0"/>
                <w:szCs w:val="21"/>
              </w:rPr>
              <w:t>/kHz</w:t>
            </w:r>
          </w:p>
        </w:tc>
      </w:tr>
      <w:tr w:rsidR="000A023F">
        <w:trPr>
          <w:trHeight w:val="315"/>
          <w:jc w:val="center"/>
        </w:trPr>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2</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0dBr</w:t>
            </w:r>
          </w:p>
        </w:tc>
        <w:tc>
          <w:tcPr>
            <w:tcW w:w="1031"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215</w:t>
            </w:r>
          </w:p>
        </w:tc>
        <w:tc>
          <w:tcPr>
            <w:tcW w:w="1080"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-25dBr</w:t>
            </w:r>
          </w:p>
        </w:tc>
        <w:tc>
          <w:tcPr>
            <w:tcW w:w="1149"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500</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rFonts w:hint="eastAsia"/>
                <w:color w:val="000000"/>
                <w:kern w:val="0"/>
                <w:szCs w:val="21"/>
              </w:rPr>
              <w:t>-</w:t>
            </w:r>
            <w:r>
              <w:rPr>
                <w:color w:val="000000"/>
                <w:kern w:val="0"/>
                <w:szCs w:val="21"/>
              </w:rPr>
              <w:t>35dBr</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1000</w:t>
            </w:r>
          </w:p>
        </w:tc>
      </w:tr>
      <w:tr w:rsidR="000A023F">
        <w:trPr>
          <w:trHeight w:val="285"/>
          <w:jc w:val="center"/>
        </w:trPr>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3</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0dBr</w:t>
            </w:r>
          </w:p>
        </w:tc>
        <w:tc>
          <w:tcPr>
            <w:tcW w:w="1031"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85.4</w:t>
            </w:r>
          </w:p>
        </w:tc>
        <w:tc>
          <w:tcPr>
            <w:tcW w:w="1080"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-20dBr</w:t>
            </w:r>
          </w:p>
        </w:tc>
        <w:tc>
          <w:tcPr>
            <w:tcW w:w="1149"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200</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-35dBr</w:t>
            </w:r>
          </w:p>
        </w:tc>
        <w:tc>
          <w:tcPr>
            <w:tcW w:w="1134" w:type="dxa"/>
            <w:shd w:val="clear" w:color="auto" w:fill="auto"/>
            <w:noWrap/>
            <w:vAlign w:val="center"/>
          </w:tcPr>
          <w:p w:rsidR="000A023F" w:rsidRDefault="00C6643D">
            <w:pPr>
              <w:widowControl/>
              <w:ind w:firstLineChars="0" w:firstLine="0"/>
              <w:jc w:val="center"/>
              <w:rPr>
                <w:color w:val="000000"/>
                <w:kern w:val="0"/>
                <w:szCs w:val="21"/>
              </w:rPr>
            </w:pPr>
            <w:r>
              <w:rPr>
                <w:color w:val="000000"/>
                <w:kern w:val="0"/>
                <w:szCs w:val="21"/>
              </w:rPr>
              <w:t>400</w:t>
            </w:r>
          </w:p>
        </w:tc>
      </w:tr>
    </w:tbl>
    <w:p w:rsidR="000A023F" w:rsidRDefault="000A023F">
      <w:pPr>
        <w:pStyle w:val="affffff"/>
        <w:ind w:firstLine="420"/>
        <w:rPr>
          <w:rFonts w:ascii="Times New Roman"/>
        </w:rPr>
      </w:pPr>
    </w:p>
    <w:p w:rsidR="000A023F" w:rsidRDefault="00C6643D">
      <w:pPr>
        <w:pStyle w:val="32"/>
      </w:pPr>
      <w:r>
        <w:rPr>
          <w:rFonts w:hint="eastAsia"/>
        </w:rPr>
        <w:t>杂散辐射要求</w:t>
      </w:r>
    </w:p>
    <w:p w:rsidR="000A023F" w:rsidRDefault="00C6643D">
      <w:pPr>
        <w:pStyle w:val="affffff"/>
        <w:ind w:firstLine="420"/>
        <w:rPr>
          <w:rFonts w:ascii="Times New Roman"/>
        </w:rPr>
      </w:pPr>
      <w:r>
        <w:rPr>
          <w:rFonts w:ascii="Times New Roman" w:hint="eastAsia"/>
        </w:rPr>
        <w:t>Option</w:t>
      </w:r>
      <w:r>
        <w:rPr>
          <w:rFonts w:ascii="Times New Roman"/>
        </w:rPr>
        <w:t>2</w:t>
      </w:r>
      <w:r>
        <w:rPr>
          <w:rFonts w:ascii="Times New Roman" w:hint="eastAsia"/>
        </w:rPr>
        <w:t>的信道带宽为</w:t>
      </w:r>
      <w:r>
        <w:rPr>
          <w:rFonts w:ascii="Times New Roman" w:hint="eastAsia"/>
        </w:rPr>
        <w:t>5</w:t>
      </w:r>
      <w:r>
        <w:rPr>
          <w:rFonts w:ascii="Times New Roman"/>
        </w:rPr>
        <w:t>00kHz</w:t>
      </w:r>
      <w:r>
        <w:rPr>
          <w:rFonts w:ascii="Times New Roman" w:hint="eastAsia"/>
        </w:rPr>
        <w:t>，</w:t>
      </w:r>
      <w:r>
        <w:rPr>
          <w:rFonts w:ascii="Times New Roman" w:hint="eastAsia"/>
        </w:rPr>
        <w:t>Option</w:t>
      </w:r>
      <w:r>
        <w:rPr>
          <w:rFonts w:ascii="Times New Roman"/>
        </w:rPr>
        <w:t>3</w:t>
      </w:r>
      <w:r>
        <w:rPr>
          <w:rFonts w:ascii="Times New Roman" w:hint="eastAsia"/>
        </w:rPr>
        <w:t>的信道带宽为</w:t>
      </w:r>
      <w:r>
        <w:rPr>
          <w:rFonts w:ascii="Times New Roman" w:hint="eastAsia"/>
        </w:rPr>
        <w:t>2</w:t>
      </w:r>
      <w:r>
        <w:rPr>
          <w:rFonts w:ascii="Times New Roman"/>
        </w:rPr>
        <w:t>00kHz</w:t>
      </w:r>
      <w:r>
        <w:rPr>
          <w:rFonts w:ascii="Times New Roman" w:hint="eastAsia"/>
        </w:rPr>
        <w:t>。</w:t>
      </w:r>
      <w:r>
        <w:rPr>
          <w:rFonts w:ascii="Times New Roman"/>
        </w:rPr>
        <w:t>对</w:t>
      </w:r>
      <w:r>
        <w:rPr>
          <w:rFonts w:ascii="Times New Roman" w:hint="eastAsia"/>
        </w:rPr>
        <w:t>载波频率±</w:t>
      </w:r>
      <w:r>
        <w:rPr>
          <w:rFonts w:ascii="Times New Roman" w:hint="eastAsia"/>
        </w:rPr>
        <w:t>2</w:t>
      </w:r>
      <w:r>
        <w:rPr>
          <w:rFonts w:ascii="Times New Roman"/>
        </w:rPr>
        <w:t>.5</w:t>
      </w:r>
      <w:r>
        <w:rPr>
          <w:rFonts w:ascii="Times New Roman"/>
        </w:rPr>
        <w:t>倍</w:t>
      </w:r>
      <w:r>
        <w:rPr>
          <w:rFonts w:ascii="Times New Roman" w:hint="eastAsia"/>
        </w:rPr>
        <w:t>信道带宽</w:t>
      </w:r>
      <w:r>
        <w:rPr>
          <w:rFonts w:ascii="Times New Roman"/>
        </w:rPr>
        <w:t>以外的信号</w:t>
      </w:r>
      <w:r>
        <w:rPr>
          <w:rFonts w:ascii="Times New Roman" w:hint="eastAsia"/>
        </w:rPr>
        <w:t>应</w:t>
      </w:r>
      <w:r>
        <w:rPr>
          <w:rFonts w:ascii="Times New Roman"/>
        </w:rPr>
        <w:t>满足</w:t>
      </w:r>
      <w:r>
        <w:rPr>
          <w:rFonts w:ascii="Times New Roman" w:hint="eastAsia"/>
        </w:rPr>
        <w:t>杂散辐射</w:t>
      </w:r>
      <w:r>
        <w:rPr>
          <w:rFonts w:ascii="Times New Roman"/>
        </w:rPr>
        <w:t>的要求</w:t>
      </w:r>
      <w:r>
        <w:rPr>
          <w:rFonts w:ascii="Times New Roman" w:hint="eastAsia"/>
        </w:rPr>
        <w:t>：</w:t>
      </w:r>
    </w:p>
    <w:p w:rsidR="000A023F" w:rsidRDefault="00C6643D">
      <w:pPr>
        <w:pStyle w:val="affffff"/>
        <w:ind w:leftChars="200" w:left="840" w:hangingChars="200" w:hanging="420"/>
        <w:rPr>
          <w:rFonts w:ascii="Times New Roman"/>
        </w:rPr>
      </w:pPr>
      <w:r>
        <w:rPr>
          <w:rFonts w:ascii="Times New Roman" w:hint="eastAsia"/>
        </w:rPr>
        <w:t>a</w:t>
      </w:r>
      <w:r>
        <w:rPr>
          <w:rFonts w:ascii="Times New Roman" w:hint="eastAsia"/>
        </w:rPr>
        <w:t>）</w:t>
      </w:r>
      <w:r>
        <w:rPr>
          <w:rFonts w:ascii="Times New Roman" w:hint="eastAsia"/>
        </w:rPr>
        <w:t xml:space="preserve"> </w:t>
      </w:r>
      <w:r>
        <w:rPr>
          <w:rFonts w:ascii="Times New Roman" w:hint="eastAsia"/>
        </w:rPr>
        <w:t>发射机最大功率发射状态：</w:t>
      </w:r>
      <w:r>
        <w:rPr>
          <w:rFonts w:ascii="Times New Roman"/>
        </w:rPr>
        <w:t>发射机以最大功率发射时的杂散</w:t>
      </w:r>
      <w:r>
        <w:rPr>
          <w:rFonts w:ascii="Times New Roman" w:hint="eastAsia"/>
        </w:rPr>
        <w:t>辐射</w:t>
      </w:r>
      <w:r>
        <w:rPr>
          <w:rFonts w:ascii="Times New Roman"/>
        </w:rPr>
        <w:t>限</w:t>
      </w:r>
      <w:r>
        <w:rPr>
          <w:rFonts w:ascii="Times New Roman" w:hint="eastAsia"/>
        </w:rPr>
        <w:t>值</w:t>
      </w:r>
      <w:r>
        <w:rPr>
          <w:rFonts w:ascii="Times New Roman"/>
        </w:rPr>
        <w:t>如</w:t>
      </w:r>
      <w:r w:rsidR="000A023F">
        <w:rPr>
          <w:rFonts w:ascii="Times New Roman"/>
        </w:rPr>
        <w:fldChar w:fldCharType="begin"/>
      </w:r>
      <w:r>
        <w:rPr>
          <w:rFonts w:ascii="Times New Roman"/>
        </w:rPr>
        <w:instrText xml:space="preserve"> REF _Ref220334075 \h </w:instrText>
      </w:r>
      <w:r w:rsidR="000A023F">
        <w:rPr>
          <w:rFonts w:ascii="Times New Roman"/>
        </w:rPr>
      </w:r>
      <w:r w:rsidR="000A023F">
        <w:rPr>
          <w:rFonts w:ascii="Times New Roman"/>
        </w:rPr>
        <w:fldChar w:fldCharType="separate"/>
      </w:r>
      <w:r>
        <w:rPr>
          <w:rFonts w:hint="eastAsia"/>
        </w:rPr>
        <w:t xml:space="preserve">表 </w:t>
      </w:r>
      <w:r>
        <w:rPr>
          <w:rFonts w:ascii="Times New Roman"/>
        </w:rPr>
        <w:t>15</w:t>
      </w:r>
      <w:r w:rsidR="000A023F">
        <w:rPr>
          <w:rFonts w:ascii="Times New Roman"/>
        </w:rPr>
        <w:fldChar w:fldCharType="end"/>
      </w:r>
      <w:r>
        <w:rPr>
          <w:rFonts w:ascii="Times New Roman" w:hint="eastAsia"/>
        </w:rPr>
        <w:t>所示；</w:t>
      </w:r>
    </w:p>
    <w:p w:rsidR="000A023F" w:rsidRDefault="00C6643D">
      <w:pPr>
        <w:pStyle w:val="affffff"/>
        <w:ind w:leftChars="200" w:left="840" w:hangingChars="200" w:hanging="420"/>
        <w:rPr>
          <w:rFonts w:ascii="Times New Roman"/>
        </w:rPr>
      </w:pPr>
      <w:r>
        <w:rPr>
          <w:rFonts w:ascii="Times New Roman" w:hint="eastAsia"/>
        </w:rPr>
        <w:t>b</w:t>
      </w:r>
      <w:r>
        <w:rPr>
          <w:rFonts w:ascii="Times New Roman" w:hint="eastAsia"/>
        </w:rPr>
        <w:t>）</w:t>
      </w:r>
      <w:r>
        <w:rPr>
          <w:rFonts w:ascii="Times New Roman" w:hint="eastAsia"/>
        </w:rPr>
        <w:t xml:space="preserve"> </w:t>
      </w:r>
      <w:r>
        <w:rPr>
          <w:rFonts w:ascii="Times New Roman" w:hint="eastAsia"/>
        </w:rPr>
        <w:t>发射机待机或空闲状态：发射机在待机或空闲状态时的杂散辐射限值</w:t>
      </w:r>
      <w:r>
        <w:rPr>
          <w:rFonts w:ascii="Times New Roman"/>
        </w:rPr>
        <w:t>如</w:t>
      </w:r>
      <w:r w:rsidR="000A023F">
        <w:rPr>
          <w:rFonts w:ascii="Times New Roman"/>
        </w:rPr>
        <w:fldChar w:fldCharType="begin"/>
      </w:r>
      <w:r>
        <w:rPr>
          <w:rFonts w:ascii="Times New Roman"/>
        </w:rPr>
        <w:instrText xml:space="preserve"> REF _Ref220334084 \h </w:instrText>
      </w:r>
      <w:r w:rsidR="000A023F">
        <w:rPr>
          <w:rFonts w:ascii="Times New Roman"/>
        </w:rPr>
      </w:r>
      <w:r w:rsidR="000A023F">
        <w:rPr>
          <w:rFonts w:ascii="Times New Roman"/>
        </w:rPr>
        <w:fldChar w:fldCharType="separate"/>
      </w:r>
      <w:r>
        <w:rPr>
          <w:rFonts w:hint="eastAsia"/>
        </w:rPr>
        <w:t xml:space="preserve">表 </w:t>
      </w:r>
      <w:r>
        <w:rPr>
          <w:rFonts w:ascii="Times New Roman"/>
        </w:rPr>
        <w:t>16</w:t>
      </w:r>
      <w:r w:rsidR="000A023F">
        <w:rPr>
          <w:rFonts w:ascii="Times New Roman"/>
        </w:rPr>
        <w:fldChar w:fldCharType="end"/>
      </w:r>
      <w:r>
        <w:rPr>
          <w:rFonts w:ascii="Times New Roman" w:hint="eastAsia"/>
        </w:rPr>
        <w:t>所示；</w:t>
      </w:r>
    </w:p>
    <w:p w:rsidR="000A023F" w:rsidRDefault="00C6643D">
      <w:pPr>
        <w:pStyle w:val="affffff"/>
        <w:ind w:leftChars="200" w:left="840" w:hangingChars="200" w:hanging="420"/>
        <w:rPr>
          <w:rFonts w:ascii="Times New Roman"/>
        </w:rPr>
      </w:pPr>
      <w:r>
        <w:rPr>
          <w:rFonts w:ascii="Times New Roman"/>
        </w:rPr>
        <w:t>c</w:t>
      </w:r>
      <w:r>
        <w:rPr>
          <w:rFonts w:ascii="Times New Roman" w:hint="eastAsia"/>
        </w:rPr>
        <w:t>）</w:t>
      </w:r>
      <w:r>
        <w:rPr>
          <w:rFonts w:ascii="Times New Roman" w:hint="eastAsia"/>
        </w:rPr>
        <w:t xml:space="preserve"> </w:t>
      </w:r>
      <w:r>
        <w:rPr>
          <w:rFonts w:ascii="Times New Roman" w:hint="eastAsia"/>
        </w:rPr>
        <w:t>约束条件：</w:t>
      </w:r>
      <w:r>
        <w:rPr>
          <w:rFonts w:ascii="Times New Roman"/>
        </w:rPr>
        <w:t>在</w:t>
      </w:r>
      <w:r>
        <w:rPr>
          <w:rFonts w:ascii="Times New Roman"/>
        </w:rPr>
        <w:t>48.5-72.5MHz</w:t>
      </w:r>
      <w:r>
        <w:rPr>
          <w:rFonts w:ascii="Times New Roman" w:hint="eastAsia"/>
        </w:rPr>
        <w:t>、</w:t>
      </w:r>
      <w:r>
        <w:rPr>
          <w:rFonts w:ascii="Times New Roman"/>
        </w:rPr>
        <w:t>76-108MHz</w:t>
      </w:r>
      <w:r>
        <w:rPr>
          <w:rFonts w:ascii="Times New Roman" w:hint="eastAsia"/>
        </w:rPr>
        <w:t>、</w:t>
      </w:r>
      <w:r>
        <w:rPr>
          <w:rFonts w:ascii="Times New Roman"/>
        </w:rPr>
        <w:t>167-223MHz</w:t>
      </w:r>
      <w:r>
        <w:rPr>
          <w:rFonts w:ascii="Times New Roman" w:hint="eastAsia"/>
        </w:rPr>
        <w:t>、</w:t>
      </w:r>
      <w:r>
        <w:rPr>
          <w:rFonts w:ascii="Times New Roman"/>
        </w:rPr>
        <w:t>470-566MHz</w:t>
      </w:r>
      <w:r>
        <w:rPr>
          <w:rFonts w:ascii="Times New Roman" w:hint="eastAsia"/>
        </w:rPr>
        <w:t>、</w:t>
      </w:r>
      <w:r>
        <w:rPr>
          <w:rFonts w:ascii="Times New Roman"/>
        </w:rPr>
        <w:t xml:space="preserve">606-798MHz </w:t>
      </w:r>
      <w:r>
        <w:rPr>
          <w:rFonts w:ascii="Times New Roman" w:hint="eastAsia"/>
        </w:rPr>
        <w:t>频率范围的杂散辐射不大于</w:t>
      </w:r>
      <w:r>
        <w:rPr>
          <w:rFonts w:ascii="Times New Roman"/>
        </w:rPr>
        <w:t>-54dBm</w:t>
      </w:r>
      <w:r>
        <w:rPr>
          <w:rFonts w:ascii="Times New Roman"/>
        </w:rPr>
        <w:t>。</w:t>
      </w:r>
    </w:p>
    <w:p w:rsidR="000A023F" w:rsidRDefault="00C6643D">
      <w:pPr>
        <w:pStyle w:val="affff0"/>
        <w:spacing w:line="360" w:lineRule="auto"/>
      </w:pPr>
      <w:bookmarkStart w:id="238" w:name="_Ref220334075"/>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15</w:t>
      </w:r>
      <w:r w:rsidR="000A023F">
        <w:rPr>
          <w:rFonts w:ascii="黑体" w:hAnsi="黑体" w:cs="黑体" w:hint="eastAsia"/>
        </w:rPr>
        <w:fldChar w:fldCharType="end"/>
      </w:r>
      <w:bookmarkEnd w:id="238"/>
      <w:r>
        <w:t>发射机以最大功率发射时的杂散</w:t>
      </w:r>
      <w:r>
        <w:rPr>
          <w:rFonts w:hint="eastAsia"/>
        </w:rPr>
        <w:t>辐射限值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频率范围</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测试带宽</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限值</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检波方式</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9kHz -150kHz</w:t>
            </w:r>
          </w:p>
        </w:tc>
        <w:tc>
          <w:tcPr>
            <w:tcW w:w="2074" w:type="dxa"/>
            <w:shd w:val="clear" w:color="auto" w:fill="auto"/>
            <w:vAlign w:val="center"/>
          </w:tcPr>
          <w:p w:rsidR="000A023F" w:rsidRDefault="00C6643D">
            <w:pPr>
              <w:ind w:firstLineChars="0" w:firstLine="0"/>
              <w:jc w:val="center"/>
              <w:rPr>
                <w:sz w:val="18"/>
                <w:szCs w:val="18"/>
              </w:rPr>
            </w:pPr>
            <w:r>
              <w:rPr>
                <w:sz w:val="18"/>
                <w:szCs w:val="18"/>
              </w:rPr>
              <w:t>200Hz(6dB)</w:t>
            </w:r>
          </w:p>
        </w:tc>
        <w:tc>
          <w:tcPr>
            <w:tcW w:w="2074" w:type="dxa"/>
            <w:shd w:val="clear" w:color="auto" w:fill="auto"/>
            <w:vAlign w:val="center"/>
          </w:tcPr>
          <w:p w:rsidR="000A023F" w:rsidRDefault="00C6643D">
            <w:pPr>
              <w:ind w:firstLineChars="0" w:firstLine="0"/>
              <w:jc w:val="center"/>
              <w:rPr>
                <w:sz w:val="18"/>
                <w:szCs w:val="18"/>
              </w:rPr>
            </w:pPr>
            <w:r>
              <w:rPr>
                <w:sz w:val="18"/>
                <w:szCs w:val="18"/>
              </w:rPr>
              <w:t>27dBμA/m</w:t>
            </w:r>
            <w:r>
              <w:rPr>
                <w:rFonts w:hint="eastAsia"/>
                <w:sz w:val="18"/>
                <w:szCs w:val="18"/>
              </w:rPr>
              <w:t>（</w:t>
            </w:r>
            <w:r>
              <w:rPr>
                <w:sz w:val="18"/>
                <w:szCs w:val="18"/>
              </w:rPr>
              <w:t xml:space="preserve">10 </w:t>
            </w:r>
            <w:r>
              <w:rPr>
                <w:rFonts w:hint="eastAsia"/>
                <w:sz w:val="18"/>
                <w:szCs w:val="18"/>
              </w:rPr>
              <w:t>米处）（每倍频程下</w:t>
            </w:r>
          </w:p>
          <w:p w:rsidR="000A023F" w:rsidRDefault="00C6643D">
            <w:pPr>
              <w:ind w:firstLineChars="0" w:firstLine="0"/>
              <w:jc w:val="center"/>
              <w:rPr>
                <w:sz w:val="18"/>
                <w:szCs w:val="18"/>
              </w:rPr>
            </w:pPr>
            <w:r>
              <w:rPr>
                <w:rFonts w:hint="eastAsia"/>
                <w:sz w:val="18"/>
                <w:szCs w:val="18"/>
              </w:rPr>
              <w:t>降</w:t>
            </w:r>
            <w:r>
              <w:rPr>
                <w:sz w:val="18"/>
                <w:szCs w:val="18"/>
              </w:rPr>
              <w:t>3dB</w:t>
            </w:r>
            <w:r>
              <w:rPr>
                <w:rFonts w:hint="eastAsia"/>
                <w:sz w:val="18"/>
                <w:szCs w:val="18"/>
              </w:rPr>
              <w:t>）</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准峰值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150kHz -10MHz</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9kHz(6dB)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-3.5dBμA/m</w:t>
            </w:r>
          </w:p>
          <w:p w:rsidR="000A023F" w:rsidRDefault="00C6643D">
            <w:pPr>
              <w:ind w:firstLineChars="0" w:firstLine="0"/>
              <w:jc w:val="center"/>
              <w:rPr>
                <w:sz w:val="18"/>
                <w:szCs w:val="18"/>
              </w:rPr>
            </w:pPr>
            <w:r>
              <w:rPr>
                <w:rFonts w:hint="eastAsia"/>
                <w:sz w:val="18"/>
                <w:szCs w:val="18"/>
              </w:rPr>
              <w:t>（</w:t>
            </w:r>
            <w:r>
              <w:rPr>
                <w:sz w:val="18"/>
                <w:szCs w:val="18"/>
              </w:rPr>
              <w:t xml:space="preserve">10 </w:t>
            </w:r>
            <w:r>
              <w:rPr>
                <w:rFonts w:hint="eastAsia"/>
                <w:sz w:val="18"/>
                <w:szCs w:val="18"/>
              </w:rPr>
              <w:t>米处）</w:t>
            </w: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10MHz -30MHz</w:t>
            </w: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lastRenderedPageBreak/>
              <w:t>30MHz -1GHz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100kHz(3dB)</w:t>
            </w:r>
          </w:p>
        </w:tc>
        <w:tc>
          <w:tcPr>
            <w:tcW w:w="2074" w:type="dxa"/>
            <w:shd w:val="clear" w:color="auto" w:fill="auto"/>
            <w:vAlign w:val="center"/>
          </w:tcPr>
          <w:p w:rsidR="000A023F" w:rsidRDefault="00C6643D">
            <w:pPr>
              <w:ind w:firstLineChars="0" w:firstLine="0"/>
              <w:jc w:val="center"/>
              <w:rPr>
                <w:sz w:val="18"/>
                <w:szCs w:val="18"/>
              </w:rPr>
            </w:pPr>
            <w:r>
              <w:rPr>
                <w:sz w:val="18"/>
                <w:szCs w:val="18"/>
              </w:rPr>
              <w:t>-36dBm</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有效值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1GHz-40GHz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1MHz(3dB)</w:t>
            </w:r>
          </w:p>
        </w:tc>
        <w:tc>
          <w:tcPr>
            <w:tcW w:w="2074" w:type="dxa"/>
            <w:shd w:val="clear" w:color="auto" w:fill="auto"/>
            <w:vAlign w:val="center"/>
          </w:tcPr>
          <w:p w:rsidR="000A023F" w:rsidRDefault="00C6643D">
            <w:pPr>
              <w:ind w:firstLineChars="0" w:firstLine="0"/>
              <w:jc w:val="center"/>
              <w:rPr>
                <w:sz w:val="18"/>
                <w:szCs w:val="18"/>
              </w:rPr>
            </w:pPr>
            <w:r>
              <w:rPr>
                <w:sz w:val="18"/>
                <w:szCs w:val="18"/>
              </w:rPr>
              <w:t>-30dBm</w:t>
            </w:r>
          </w:p>
        </w:tc>
        <w:tc>
          <w:tcPr>
            <w:tcW w:w="2074" w:type="dxa"/>
            <w:vMerge/>
            <w:shd w:val="clear" w:color="auto" w:fill="auto"/>
            <w:vAlign w:val="center"/>
          </w:tcPr>
          <w:p w:rsidR="000A023F" w:rsidRDefault="000A023F">
            <w:pPr>
              <w:ind w:firstLineChars="0" w:firstLine="0"/>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&gt;40GHz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1MHz(3dB)</w:t>
            </w:r>
          </w:p>
        </w:tc>
        <w:tc>
          <w:tcPr>
            <w:tcW w:w="2074" w:type="dxa"/>
            <w:shd w:val="clear" w:color="auto" w:fill="auto"/>
            <w:vAlign w:val="center"/>
          </w:tcPr>
          <w:p w:rsidR="000A023F" w:rsidRDefault="00C6643D">
            <w:pPr>
              <w:ind w:firstLineChars="0" w:firstLine="0"/>
              <w:jc w:val="center"/>
              <w:rPr>
                <w:sz w:val="18"/>
                <w:szCs w:val="18"/>
              </w:rPr>
            </w:pPr>
            <w:r>
              <w:rPr>
                <w:sz w:val="18"/>
                <w:szCs w:val="18"/>
              </w:rPr>
              <w:t>-20dBm</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有效值</w:t>
            </w:r>
          </w:p>
        </w:tc>
      </w:tr>
    </w:tbl>
    <w:p w:rsidR="000A023F" w:rsidRDefault="000A023F">
      <w:pPr>
        <w:pStyle w:val="affffff"/>
        <w:ind w:firstLineChars="0" w:firstLine="0"/>
        <w:rPr>
          <w:rFonts w:ascii="Times New Roman"/>
        </w:rPr>
      </w:pPr>
    </w:p>
    <w:p w:rsidR="000A023F" w:rsidRDefault="00C6643D">
      <w:pPr>
        <w:pStyle w:val="affff0"/>
        <w:spacing w:line="360" w:lineRule="auto"/>
      </w:pPr>
      <w:bookmarkStart w:id="239" w:name="_Ref220334084"/>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16</w:t>
      </w:r>
      <w:r w:rsidR="000A023F">
        <w:rPr>
          <w:rFonts w:ascii="黑体" w:hAnsi="黑体" w:cs="黑体" w:hint="eastAsia"/>
        </w:rPr>
        <w:fldChar w:fldCharType="end"/>
      </w:r>
      <w:bookmarkEnd w:id="239"/>
      <w:r>
        <w:t>发射机在待机或空闲状态时的杂散</w:t>
      </w:r>
      <w:r>
        <w:rPr>
          <w:rFonts w:hint="eastAsia"/>
        </w:rPr>
        <w:t>辐射</w:t>
      </w:r>
      <w:r>
        <w:t>限</w:t>
      </w:r>
      <w:r>
        <w:rPr>
          <w:rFonts w:hint="eastAsia"/>
        </w:rPr>
        <w:t>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频率范围</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测试带宽</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限值</w:t>
            </w:r>
          </w:p>
        </w:tc>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检波方式</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9kHz -150kHz</w:t>
            </w:r>
          </w:p>
        </w:tc>
        <w:tc>
          <w:tcPr>
            <w:tcW w:w="2074" w:type="dxa"/>
            <w:shd w:val="clear" w:color="auto" w:fill="auto"/>
            <w:vAlign w:val="center"/>
          </w:tcPr>
          <w:p w:rsidR="000A023F" w:rsidRDefault="00C6643D">
            <w:pPr>
              <w:ind w:firstLineChars="0" w:firstLine="0"/>
              <w:jc w:val="center"/>
              <w:rPr>
                <w:sz w:val="18"/>
                <w:szCs w:val="18"/>
              </w:rPr>
            </w:pPr>
            <w:r>
              <w:rPr>
                <w:sz w:val="18"/>
                <w:szCs w:val="18"/>
              </w:rPr>
              <w:t>200Hz(6dB)</w:t>
            </w:r>
          </w:p>
        </w:tc>
        <w:tc>
          <w:tcPr>
            <w:tcW w:w="2074" w:type="dxa"/>
            <w:shd w:val="clear" w:color="auto" w:fill="auto"/>
            <w:vAlign w:val="center"/>
          </w:tcPr>
          <w:p w:rsidR="000A023F" w:rsidRDefault="00C6643D">
            <w:pPr>
              <w:ind w:firstLineChars="0" w:firstLine="0"/>
              <w:jc w:val="center"/>
              <w:rPr>
                <w:sz w:val="18"/>
                <w:szCs w:val="18"/>
              </w:rPr>
            </w:pPr>
            <w:r>
              <w:rPr>
                <w:sz w:val="18"/>
                <w:szCs w:val="18"/>
              </w:rPr>
              <w:t>6dBμA/m</w:t>
            </w:r>
            <w:r>
              <w:rPr>
                <w:rFonts w:hint="eastAsia"/>
                <w:sz w:val="18"/>
                <w:szCs w:val="18"/>
              </w:rPr>
              <w:t>（</w:t>
            </w:r>
            <w:r>
              <w:rPr>
                <w:sz w:val="18"/>
                <w:szCs w:val="18"/>
              </w:rPr>
              <w:t xml:space="preserve">10 </w:t>
            </w:r>
            <w:r>
              <w:rPr>
                <w:rFonts w:hint="eastAsia"/>
                <w:sz w:val="18"/>
                <w:szCs w:val="18"/>
              </w:rPr>
              <w:t>米处）</w:t>
            </w:r>
          </w:p>
          <w:p w:rsidR="000A023F" w:rsidRDefault="00C6643D">
            <w:pPr>
              <w:ind w:firstLineChars="0" w:firstLine="0"/>
              <w:jc w:val="center"/>
              <w:rPr>
                <w:sz w:val="18"/>
                <w:szCs w:val="18"/>
              </w:rPr>
            </w:pPr>
            <w:r>
              <w:rPr>
                <w:rFonts w:hint="eastAsia"/>
                <w:sz w:val="18"/>
                <w:szCs w:val="18"/>
              </w:rPr>
              <w:t>（每倍频程下降</w:t>
            </w:r>
            <w:r>
              <w:rPr>
                <w:sz w:val="18"/>
                <w:szCs w:val="18"/>
              </w:rPr>
              <w:t>3dB</w:t>
            </w:r>
            <w:r>
              <w:rPr>
                <w:rFonts w:hint="eastAsia"/>
                <w:sz w:val="18"/>
                <w:szCs w:val="18"/>
              </w:rPr>
              <w:t>）</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准峰值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150kHz -10MHz</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9kHz(6dB)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-24.5dBμA/m</w:t>
            </w:r>
          </w:p>
          <w:p w:rsidR="000A023F" w:rsidRDefault="00C6643D">
            <w:pPr>
              <w:ind w:firstLineChars="0" w:firstLine="0"/>
              <w:jc w:val="center"/>
              <w:rPr>
                <w:sz w:val="18"/>
                <w:szCs w:val="18"/>
              </w:rPr>
            </w:pPr>
            <w:r>
              <w:rPr>
                <w:rFonts w:hint="eastAsia"/>
                <w:sz w:val="18"/>
                <w:szCs w:val="18"/>
              </w:rPr>
              <w:t>（</w:t>
            </w:r>
            <w:r>
              <w:rPr>
                <w:sz w:val="18"/>
                <w:szCs w:val="18"/>
              </w:rPr>
              <w:t xml:space="preserve">10 </w:t>
            </w:r>
            <w:r>
              <w:rPr>
                <w:rFonts w:hint="eastAsia"/>
                <w:sz w:val="18"/>
                <w:szCs w:val="18"/>
              </w:rPr>
              <w:t>米处）</w:t>
            </w: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10MHz-30MHz</w:t>
            </w: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c>
          <w:tcPr>
            <w:tcW w:w="2074" w:type="dxa"/>
            <w:vMerge/>
            <w:shd w:val="clear" w:color="auto" w:fill="auto"/>
            <w:vAlign w:val="center"/>
          </w:tcPr>
          <w:p w:rsidR="000A023F" w:rsidRDefault="000A023F">
            <w:pPr>
              <w:ind w:firstLineChars="0" w:firstLine="0"/>
              <w:jc w:val="center"/>
              <w:rPr>
                <w:sz w:val="18"/>
                <w:szCs w:val="18"/>
              </w:rPr>
            </w:pP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sz w:val="18"/>
                <w:szCs w:val="18"/>
              </w:rPr>
              <w:t>30MHz-1GHz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100kHz(3dB)</w:t>
            </w:r>
          </w:p>
        </w:tc>
        <w:tc>
          <w:tcPr>
            <w:tcW w:w="2074" w:type="dxa"/>
            <w:vMerge w:val="restart"/>
            <w:shd w:val="clear" w:color="auto" w:fill="auto"/>
            <w:vAlign w:val="center"/>
          </w:tcPr>
          <w:p w:rsidR="000A023F" w:rsidRDefault="00C6643D">
            <w:pPr>
              <w:ind w:firstLineChars="0" w:firstLine="0"/>
              <w:jc w:val="center"/>
              <w:rPr>
                <w:sz w:val="18"/>
                <w:szCs w:val="18"/>
              </w:rPr>
            </w:pPr>
            <w:r>
              <w:rPr>
                <w:sz w:val="18"/>
                <w:szCs w:val="18"/>
              </w:rPr>
              <w:t>-47dBm</w:t>
            </w:r>
          </w:p>
        </w:tc>
        <w:tc>
          <w:tcPr>
            <w:tcW w:w="2074"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有效值</w:t>
            </w:r>
          </w:p>
        </w:tc>
      </w:tr>
      <w:tr w:rsidR="000A023F">
        <w:trPr>
          <w:jc w:val="center"/>
        </w:trPr>
        <w:tc>
          <w:tcPr>
            <w:tcW w:w="2074" w:type="dxa"/>
            <w:shd w:val="clear" w:color="auto" w:fill="auto"/>
            <w:vAlign w:val="center"/>
          </w:tcPr>
          <w:p w:rsidR="000A023F" w:rsidRDefault="00C6643D">
            <w:pPr>
              <w:ind w:firstLineChars="0" w:firstLine="0"/>
              <w:jc w:val="center"/>
              <w:rPr>
                <w:sz w:val="18"/>
                <w:szCs w:val="18"/>
              </w:rPr>
            </w:pPr>
            <w:r>
              <w:rPr>
                <w:rFonts w:hint="eastAsia"/>
                <w:sz w:val="18"/>
                <w:szCs w:val="18"/>
              </w:rPr>
              <w:t>≥</w:t>
            </w:r>
            <w:r>
              <w:rPr>
                <w:sz w:val="18"/>
                <w:szCs w:val="18"/>
              </w:rPr>
              <w:t>1GHz</w:t>
            </w:r>
          </w:p>
        </w:tc>
        <w:tc>
          <w:tcPr>
            <w:tcW w:w="2074" w:type="dxa"/>
            <w:shd w:val="clear" w:color="auto" w:fill="auto"/>
            <w:vAlign w:val="center"/>
          </w:tcPr>
          <w:p w:rsidR="000A023F" w:rsidRDefault="00C6643D">
            <w:pPr>
              <w:ind w:firstLineChars="0" w:firstLine="0"/>
              <w:jc w:val="center"/>
              <w:rPr>
                <w:sz w:val="18"/>
                <w:szCs w:val="18"/>
              </w:rPr>
            </w:pPr>
            <w:r>
              <w:rPr>
                <w:sz w:val="18"/>
                <w:szCs w:val="18"/>
              </w:rPr>
              <w:t>1MHz(3dB)</w:t>
            </w:r>
          </w:p>
        </w:tc>
        <w:tc>
          <w:tcPr>
            <w:tcW w:w="2074" w:type="dxa"/>
            <w:vMerge/>
            <w:shd w:val="clear" w:color="auto" w:fill="auto"/>
            <w:vAlign w:val="center"/>
          </w:tcPr>
          <w:p w:rsidR="000A023F" w:rsidRDefault="000A023F">
            <w:pPr>
              <w:ind w:firstLineChars="0" w:firstLine="0"/>
              <w:rPr>
                <w:sz w:val="18"/>
                <w:szCs w:val="18"/>
              </w:rPr>
            </w:pPr>
          </w:p>
        </w:tc>
        <w:tc>
          <w:tcPr>
            <w:tcW w:w="2074" w:type="dxa"/>
            <w:vMerge/>
            <w:shd w:val="clear" w:color="auto" w:fill="auto"/>
            <w:vAlign w:val="center"/>
          </w:tcPr>
          <w:p w:rsidR="000A023F" w:rsidRDefault="000A023F">
            <w:pPr>
              <w:ind w:firstLineChars="0" w:firstLine="0"/>
              <w:rPr>
                <w:sz w:val="18"/>
                <w:szCs w:val="18"/>
              </w:rPr>
            </w:pPr>
          </w:p>
        </w:tc>
      </w:tr>
    </w:tbl>
    <w:p w:rsidR="000A023F" w:rsidRDefault="000A023F">
      <w:pPr>
        <w:pStyle w:val="affffff"/>
        <w:ind w:firstLine="420"/>
      </w:pPr>
    </w:p>
    <w:p w:rsidR="000A023F" w:rsidRDefault="00C6643D">
      <w:pPr>
        <w:pStyle w:val="32"/>
      </w:pPr>
      <w:r>
        <w:t>调制方式</w:t>
      </w:r>
    </w:p>
    <w:p w:rsidR="000A023F" w:rsidRDefault="00C6643D">
      <w:pPr>
        <w:pStyle w:val="affffff"/>
        <w:ind w:firstLine="420"/>
        <w:rPr>
          <w:rFonts w:ascii="Times New Roman"/>
        </w:rPr>
      </w:pPr>
      <w:r>
        <w:rPr>
          <w:rFonts w:ascii="Times New Roman"/>
        </w:rPr>
        <w:t>调制方式应支持</w:t>
      </w:r>
      <w:commentRangeStart w:id="240"/>
      <w:r>
        <w:rPr>
          <w:rFonts w:ascii="Times New Roman"/>
        </w:rPr>
        <w:t>OFDM</w:t>
      </w:r>
      <w:r>
        <w:rPr>
          <w:rFonts w:ascii="Times New Roman"/>
        </w:rPr>
        <w:t>调制方式，子载波映射方式应支持</w:t>
      </w:r>
      <w:r>
        <w:rPr>
          <w:rFonts w:ascii="Times New Roman"/>
        </w:rPr>
        <w:t>BPSK</w:t>
      </w:r>
      <w:r>
        <w:rPr>
          <w:rFonts w:ascii="Times New Roman"/>
        </w:rPr>
        <w:t>、</w:t>
      </w:r>
      <w:r>
        <w:rPr>
          <w:rFonts w:ascii="Times New Roman"/>
        </w:rPr>
        <w:t>QPSK</w:t>
      </w:r>
      <w:r>
        <w:rPr>
          <w:rFonts w:ascii="Times New Roman"/>
        </w:rPr>
        <w:t>、</w:t>
      </w:r>
      <w:r>
        <w:rPr>
          <w:rFonts w:ascii="Times New Roman"/>
        </w:rPr>
        <w:t>16QAM</w:t>
      </w:r>
      <w:commentRangeEnd w:id="240"/>
      <w:r>
        <w:commentReference w:id="240"/>
      </w:r>
      <w:r>
        <w:rPr>
          <w:rFonts w:ascii="Times New Roman"/>
        </w:rPr>
        <w:t>。</w:t>
      </w:r>
    </w:p>
    <w:p w:rsidR="000A023F" w:rsidRDefault="00C6643D">
      <w:pPr>
        <w:pStyle w:val="32"/>
      </w:pPr>
      <w:r>
        <w:t>发射性能</w:t>
      </w:r>
    </w:p>
    <w:p w:rsidR="000A023F" w:rsidRDefault="00C6643D">
      <w:pPr>
        <w:pStyle w:val="affffff"/>
        <w:ind w:firstLine="420"/>
      </w:pPr>
      <w:r>
        <w:rPr>
          <w:rFonts w:hint="eastAsia"/>
        </w:rPr>
        <w:t>发射机性能应</w:t>
      </w:r>
      <w:r>
        <w:rPr>
          <w:rFonts w:ascii="Times New Roman" w:hint="eastAsia"/>
        </w:rPr>
        <w:t>符合</w:t>
      </w:r>
      <w:r w:rsidR="000A023F">
        <w:rPr>
          <w:rFonts w:ascii="Times New Roman"/>
        </w:rPr>
        <w:fldChar w:fldCharType="begin"/>
      </w:r>
      <w:r>
        <w:rPr>
          <w:rFonts w:ascii="Times New Roman" w:hint="eastAsia"/>
        </w:rPr>
        <w:instrText>REF _Ref220334170 \h</w:instrText>
      </w:r>
      <w:r w:rsidR="000A023F">
        <w:rPr>
          <w:rFonts w:ascii="Times New Roman"/>
        </w:rPr>
      </w:r>
      <w:r w:rsidR="000A023F">
        <w:rPr>
          <w:rFonts w:ascii="Times New Roman"/>
        </w:rPr>
        <w:fldChar w:fldCharType="separate"/>
      </w:r>
      <w:r>
        <w:rPr>
          <w:rFonts w:hint="eastAsia"/>
        </w:rPr>
        <w:t xml:space="preserve">表 </w:t>
      </w:r>
      <w:r>
        <w:rPr>
          <w:rFonts w:ascii="Times New Roman"/>
        </w:rPr>
        <w:t>17</w:t>
      </w:r>
      <w:r w:rsidR="000A023F">
        <w:rPr>
          <w:rFonts w:ascii="Times New Roman"/>
        </w:rPr>
        <w:fldChar w:fldCharType="end"/>
      </w:r>
      <w:r>
        <w:rPr>
          <w:rFonts w:ascii="Times New Roman" w:hint="eastAsia"/>
        </w:rPr>
        <w:t>的</w:t>
      </w:r>
      <w:r>
        <w:rPr>
          <w:rFonts w:ascii="Times New Roman"/>
        </w:rPr>
        <w:t>规定</w:t>
      </w:r>
      <w:r>
        <w:rPr>
          <w:rFonts w:hint="eastAsia"/>
        </w:rPr>
        <w:t>。</w:t>
      </w:r>
    </w:p>
    <w:p w:rsidR="000A023F" w:rsidRDefault="00C6643D">
      <w:pPr>
        <w:pStyle w:val="affff0"/>
        <w:spacing w:line="360" w:lineRule="auto"/>
      </w:pPr>
      <w:bookmarkStart w:id="241" w:name="_Ref220334170"/>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17</w:t>
      </w:r>
      <w:r w:rsidR="000A023F">
        <w:rPr>
          <w:rFonts w:ascii="黑体" w:hAnsi="黑体" w:cs="黑体" w:hint="eastAsia"/>
        </w:rPr>
        <w:fldChar w:fldCharType="end"/>
      </w:r>
      <w:bookmarkEnd w:id="241"/>
      <w:r>
        <w:rPr>
          <w:rFonts w:hint="eastAsia"/>
        </w:rPr>
        <w:t>发射性能要求</w:t>
      </w:r>
    </w:p>
    <w:tbl>
      <w:tblPr>
        <w:tblW w:w="9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48"/>
        <w:gridCol w:w="2346"/>
        <w:gridCol w:w="2350"/>
      </w:tblGrid>
      <w:tr w:rsidR="000A023F">
        <w:trPr>
          <w:trHeight w:val="308"/>
          <w:jc w:val="center"/>
        </w:trPr>
        <w:tc>
          <w:tcPr>
            <w:tcW w:w="464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测试项</w:t>
            </w:r>
          </w:p>
        </w:tc>
        <w:tc>
          <w:tcPr>
            <w:tcW w:w="4696" w:type="dxa"/>
            <w:gridSpan w:val="2"/>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测试指标</w:t>
            </w:r>
          </w:p>
        </w:tc>
      </w:tr>
      <w:tr w:rsidR="000A023F">
        <w:trPr>
          <w:trHeight w:val="308"/>
          <w:jc w:val="center"/>
        </w:trPr>
        <w:tc>
          <w:tcPr>
            <w:tcW w:w="464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发射功率限值</w:t>
            </w:r>
          </w:p>
        </w:tc>
        <w:tc>
          <w:tcPr>
            <w:tcW w:w="4696" w:type="dxa"/>
            <w:gridSpan w:val="2"/>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hint="eastAsia"/>
                <w:sz w:val="18"/>
                <w:szCs w:val="18"/>
              </w:rPr>
              <w:t>50mW (e.r.p)</w:t>
            </w:r>
          </w:p>
        </w:tc>
      </w:tr>
      <w:tr w:rsidR="000A023F">
        <w:trPr>
          <w:trHeight w:val="308"/>
          <w:jc w:val="center"/>
        </w:trPr>
        <w:tc>
          <w:tcPr>
            <w:tcW w:w="464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发射功率谱密度限值</w:t>
            </w:r>
          </w:p>
        </w:tc>
        <w:tc>
          <w:tcPr>
            <w:tcW w:w="4696" w:type="dxa"/>
            <w:gridSpan w:val="2"/>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占用带宽小于等于</w:t>
            </w:r>
            <w:r>
              <w:rPr>
                <w:rFonts w:ascii="Times New Roman" w:hint="eastAsia"/>
                <w:sz w:val="18"/>
                <w:szCs w:val="18"/>
              </w:rPr>
              <w:t>200kHz</w:t>
            </w:r>
            <w:r>
              <w:rPr>
                <w:rFonts w:ascii="Times New Roman" w:hint="eastAsia"/>
                <w:sz w:val="18"/>
                <w:szCs w:val="18"/>
              </w:rPr>
              <w:t>的</w:t>
            </w:r>
            <w:r>
              <w:rPr>
                <w:rFonts w:ascii="Times New Roman" w:hint="eastAsia"/>
                <w:sz w:val="18"/>
                <w:szCs w:val="18"/>
              </w:rPr>
              <w:t>,</w:t>
            </w:r>
            <w:r>
              <w:rPr>
                <w:rFonts w:ascii="Times New Roman" w:hint="eastAsia"/>
                <w:sz w:val="18"/>
                <w:szCs w:val="18"/>
              </w:rPr>
              <w:t>为</w:t>
            </w:r>
            <w:r>
              <w:rPr>
                <w:rFonts w:ascii="Times New Roman" w:hint="eastAsia"/>
                <w:sz w:val="18"/>
                <w:szCs w:val="18"/>
              </w:rPr>
              <w:t>50mW/200kHz(e.r.p)</w:t>
            </w:r>
            <w:r>
              <w:rPr>
                <w:rFonts w:ascii="Times New Roman" w:hint="eastAsia"/>
                <w:sz w:val="18"/>
                <w:szCs w:val="18"/>
              </w:rPr>
              <w:t>；占用带宽</w:t>
            </w:r>
            <w:r>
              <w:rPr>
                <w:rFonts w:ascii="Times New Roman" w:hint="eastAsia"/>
                <w:sz w:val="18"/>
                <w:szCs w:val="18"/>
              </w:rPr>
              <w:t>200-500kHz</w:t>
            </w:r>
            <w:r>
              <w:rPr>
                <w:rFonts w:ascii="Times New Roman" w:hint="eastAsia"/>
                <w:sz w:val="18"/>
                <w:szCs w:val="18"/>
              </w:rPr>
              <w:t>的，</w:t>
            </w:r>
            <w:r>
              <w:rPr>
                <w:rFonts w:ascii="Times New Roman" w:hint="eastAsia"/>
                <w:sz w:val="18"/>
                <w:szCs w:val="18"/>
              </w:rPr>
              <w:t xml:space="preserve"> </w:t>
            </w:r>
            <w:r>
              <w:rPr>
                <w:rFonts w:ascii="Times New Roman" w:hint="eastAsia"/>
                <w:sz w:val="18"/>
                <w:szCs w:val="18"/>
              </w:rPr>
              <w:t>为</w:t>
            </w:r>
            <w:r>
              <w:rPr>
                <w:rFonts w:ascii="Times New Roman" w:hint="eastAsia"/>
                <w:sz w:val="18"/>
                <w:szCs w:val="18"/>
              </w:rPr>
              <w:t>10mW/100kHz(e.r.p)</w:t>
            </w:r>
            <w:r>
              <w:rPr>
                <w:rFonts w:ascii="Times New Roman" w:hint="eastAsia"/>
                <w:sz w:val="18"/>
                <w:szCs w:val="18"/>
              </w:rPr>
              <w:t>。</w:t>
            </w:r>
          </w:p>
        </w:tc>
      </w:tr>
      <w:tr w:rsidR="000A023F">
        <w:trPr>
          <w:trHeight w:val="329"/>
          <w:jc w:val="center"/>
        </w:trPr>
        <w:tc>
          <w:tcPr>
            <w:tcW w:w="464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发射中心频率频偏</w:t>
            </w:r>
          </w:p>
        </w:tc>
        <w:tc>
          <w:tcPr>
            <w:tcW w:w="4696" w:type="dxa"/>
            <w:gridSpan w:val="2"/>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w:t>
            </w:r>
            <w:r>
              <w:rPr>
                <w:rFonts w:ascii="Times New Roman"/>
                <w:sz w:val="18"/>
                <w:szCs w:val="18"/>
              </w:rPr>
              <w:t>25ppm</w:t>
            </w:r>
          </w:p>
        </w:tc>
      </w:tr>
      <w:tr w:rsidR="000A023F">
        <w:trPr>
          <w:trHeight w:val="329"/>
          <w:jc w:val="center"/>
        </w:trPr>
        <w:tc>
          <w:tcPr>
            <w:tcW w:w="464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发射频带平坦度偏差</w:t>
            </w:r>
          </w:p>
        </w:tc>
        <w:tc>
          <w:tcPr>
            <w:tcW w:w="4696" w:type="dxa"/>
            <w:gridSpan w:val="2"/>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±3dB</w:t>
            </w:r>
          </w:p>
        </w:tc>
      </w:tr>
      <w:tr w:rsidR="000A023F">
        <w:trPr>
          <w:trHeight w:val="329"/>
          <w:jc w:val="center"/>
        </w:trPr>
        <w:tc>
          <w:tcPr>
            <w:tcW w:w="4648" w:type="dxa"/>
            <w:vMerge w:val="restart"/>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占用带宽</w:t>
            </w:r>
          </w:p>
        </w:tc>
        <w:tc>
          <w:tcPr>
            <w:tcW w:w="2346"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Option2</w:t>
            </w:r>
          </w:p>
        </w:tc>
        <w:tc>
          <w:tcPr>
            <w:tcW w:w="235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&lt;500kHz</w:t>
            </w:r>
          </w:p>
        </w:tc>
      </w:tr>
      <w:tr w:rsidR="000A023F">
        <w:trPr>
          <w:trHeight w:val="329"/>
          <w:jc w:val="center"/>
        </w:trPr>
        <w:tc>
          <w:tcPr>
            <w:tcW w:w="4648" w:type="dxa"/>
            <w:vMerge/>
            <w:shd w:val="clear" w:color="auto" w:fill="auto"/>
            <w:vAlign w:val="center"/>
          </w:tcPr>
          <w:p w:rsidR="000A023F" w:rsidRDefault="000A023F">
            <w:pPr>
              <w:pStyle w:val="affffff"/>
              <w:ind w:firstLineChars="0" w:firstLine="0"/>
              <w:jc w:val="center"/>
              <w:rPr>
                <w:rFonts w:ascii="Times New Roman"/>
                <w:sz w:val="18"/>
                <w:szCs w:val="18"/>
              </w:rPr>
            </w:pPr>
          </w:p>
        </w:tc>
        <w:tc>
          <w:tcPr>
            <w:tcW w:w="2346"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Option3</w:t>
            </w:r>
          </w:p>
        </w:tc>
        <w:tc>
          <w:tcPr>
            <w:tcW w:w="2350"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&lt;</w:t>
            </w:r>
            <w:r>
              <w:rPr>
                <w:rFonts w:ascii="Times New Roman"/>
                <w:sz w:val="18"/>
                <w:szCs w:val="18"/>
              </w:rPr>
              <w:t>200kHz</w:t>
            </w:r>
          </w:p>
        </w:tc>
      </w:tr>
    </w:tbl>
    <w:p w:rsidR="000A023F" w:rsidRDefault="000A023F">
      <w:pPr>
        <w:pStyle w:val="affffff"/>
        <w:ind w:firstLine="420"/>
        <w:rPr>
          <w:rFonts w:ascii="Times New Roman"/>
        </w:rPr>
      </w:pPr>
    </w:p>
    <w:p w:rsidR="000A023F" w:rsidRDefault="00C6643D">
      <w:pPr>
        <w:pStyle w:val="32"/>
      </w:pPr>
      <w:r>
        <w:rPr>
          <w:rFonts w:ascii="Times New Roman" w:hint="eastAsia"/>
        </w:rPr>
        <w:t>抗频偏</w:t>
      </w:r>
      <w:r>
        <w:t>性能</w:t>
      </w:r>
    </w:p>
    <w:p w:rsidR="000A023F" w:rsidRDefault="00C6643D">
      <w:pPr>
        <w:pStyle w:val="affffff"/>
        <w:ind w:firstLine="420"/>
      </w:pPr>
      <w:r>
        <w:rPr>
          <w:rFonts w:hint="eastAsia"/>
        </w:rPr>
        <w:t>接收机抗频偏应</w:t>
      </w:r>
      <w:r>
        <w:rPr>
          <w:rFonts w:ascii="Times New Roman" w:hint="eastAsia"/>
        </w:rPr>
        <w:t>符合</w:t>
      </w:r>
      <w:r w:rsidR="000A023F">
        <w:rPr>
          <w:rFonts w:ascii="Times New Roman"/>
        </w:rPr>
        <w:fldChar w:fldCharType="begin"/>
      </w:r>
      <w:r>
        <w:rPr>
          <w:rFonts w:ascii="Times New Roman" w:hint="eastAsia"/>
        </w:rPr>
        <w:instrText>REF _Ref220334179 \h</w:instrText>
      </w:r>
      <w:r w:rsidR="000A023F">
        <w:rPr>
          <w:rFonts w:ascii="Times New Roman"/>
        </w:rPr>
      </w:r>
      <w:r w:rsidR="000A023F">
        <w:rPr>
          <w:rFonts w:ascii="Times New Roman"/>
        </w:rPr>
        <w:fldChar w:fldCharType="separate"/>
      </w:r>
      <w:r>
        <w:rPr>
          <w:rFonts w:hint="eastAsia"/>
        </w:rPr>
        <w:t xml:space="preserve">表 </w:t>
      </w:r>
      <w:r>
        <w:rPr>
          <w:rFonts w:ascii="Times New Roman"/>
        </w:rPr>
        <w:t>18</w:t>
      </w:r>
      <w:r w:rsidR="000A023F">
        <w:rPr>
          <w:rFonts w:ascii="Times New Roman"/>
        </w:rPr>
        <w:fldChar w:fldCharType="end"/>
      </w:r>
      <w:r>
        <w:rPr>
          <w:rFonts w:ascii="Times New Roman" w:hint="eastAsia"/>
        </w:rPr>
        <w:t>的</w:t>
      </w:r>
      <w:r>
        <w:rPr>
          <w:rFonts w:ascii="Times New Roman"/>
        </w:rPr>
        <w:t>规定</w:t>
      </w:r>
      <w:r>
        <w:rPr>
          <w:rFonts w:hint="eastAsia"/>
        </w:rPr>
        <w:t>。</w:t>
      </w:r>
    </w:p>
    <w:p w:rsidR="000A023F" w:rsidRDefault="00C6643D">
      <w:pPr>
        <w:pStyle w:val="affff0"/>
        <w:spacing w:line="360" w:lineRule="auto"/>
      </w:pPr>
      <w:bookmarkStart w:id="242" w:name="_Ref220334179"/>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18</w:t>
      </w:r>
      <w:r w:rsidR="000A023F">
        <w:rPr>
          <w:rFonts w:ascii="黑体" w:hAnsi="黑体" w:cs="黑体" w:hint="eastAsia"/>
        </w:rPr>
        <w:fldChar w:fldCharType="end"/>
      </w:r>
      <w:bookmarkEnd w:id="242"/>
      <w:del w:id="243" w:author="Administrator" w:date="2026-03-04T11:18:00Z">
        <w:r w:rsidDel="0040575D">
          <w:delText>接收</w:delText>
        </w:r>
      </w:del>
      <w:ins w:id="244" w:author="Administrator" w:date="2026-03-04T11:18:00Z">
        <w:r w:rsidR="0040575D">
          <w:rPr>
            <w:rFonts w:hint="eastAsia"/>
          </w:rPr>
          <w:t>抗频偏</w:t>
        </w:r>
      </w:ins>
      <w:r>
        <w:t>性能要求</w:t>
      </w:r>
    </w:p>
    <w:tbl>
      <w:tblPr>
        <w:tblW w:w="9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6"/>
        <w:gridCol w:w="4678"/>
      </w:tblGrid>
      <w:tr w:rsidR="000A023F">
        <w:trPr>
          <w:trHeight w:val="308"/>
          <w:jc w:val="center"/>
        </w:trPr>
        <w:tc>
          <w:tcPr>
            <w:tcW w:w="4666"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hint="eastAsia"/>
                <w:sz w:val="18"/>
                <w:szCs w:val="18"/>
              </w:rPr>
              <w:t>测试项</w:t>
            </w:r>
          </w:p>
        </w:tc>
        <w:tc>
          <w:tcPr>
            <w:tcW w:w="4678"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测试指标</w:t>
            </w:r>
          </w:p>
        </w:tc>
      </w:tr>
      <w:tr w:rsidR="000A023F">
        <w:trPr>
          <w:trHeight w:val="329"/>
          <w:jc w:val="center"/>
        </w:trPr>
        <w:tc>
          <w:tcPr>
            <w:tcW w:w="4666" w:type="dxa"/>
            <w:shd w:val="clear" w:color="auto" w:fill="auto"/>
            <w:vAlign w:val="center"/>
          </w:tcPr>
          <w:p w:rsidR="000A023F" w:rsidRDefault="00C6643D">
            <w:pPr>
              <w:pStyle w:val="affffff"/>
              <w:ind w:firstLineChars="0" w:firstLine="0"/>
              <w:jc w:val="center"/>
              <w:rPr>
                <w:rFonts w:ascii="Times New Roman"/>
                <w:sz w:val="18"/>
                <w:szCs w:val="18"/>
              </w:rPr>
            </w:pPr>
            <w:r>
              <w:rPr>
                <w:rFonts w:ascii="Times New Roman"/>
                <w:sz w:val="18"/>
                <w:szCs w:val="18"/>
              </w:rPr>
              <w:t>抗频偏容忍度</w:t>
            </w:r>
          </w:p>
        </w:tc>
        <w:tc>
          <w:tcPr>
            <w:tcW w:w="4678" w:type="dxa"/>
            <w:shd w:val="clear" w:color="auto" w:fill="auto"/>
            <w:vAlign w:val="center"/>
          </w:tcPr>
          <w:p w:rsidR="000A023F" w:rsidRDefault="00C6643D">
            <w:pPr>
              <w:pStyle w:val="affffff"/>
              <w:ind w:firstLineChars="0" w:firstLine="0"/>
              <w:jc w:val="center"/>
              <w:rPr>
                <w:rFonts w:ascii="Times New Roman"/>
                <w:sz w:val="18"/>
                <w:szCs w:val="18"/>
                <w:highlight w:val="yellow"/>
              </w:rPr>
            </w:pPr>
            <w:r>
              <w:rPr>
                <w:rFonts w:ascii="Times New Roman" w:hint="eastAsia"/>
                <w:sz w:val="18"/>
                <w:szCs w:val="18"/>
              </w:rPr>
              <w:t>≥</w:t>
            </w:r>
            <w:r>
              <w:rPr>
                <w:rFonts w:ascii="Times New Roman"/>
                <w:sz w:val="18"/>
                <w:szCs w:val="18"/>
              </w:rPr>
              <w:t xml:space="preserve">50ppm </w:t>
            </w:r>
          </w:p>
        </w:tc>
      </w:tr>
    </w:tbl>
    <w:p w:rsidR="000A023F" w:rsidRDefault="00C6643D">
      <w:pPr>
        <w:pStyle w:val="32"/>
      </w:pPr>
      <w:r>
        <w:rPr>
          <w:rFonts w:hint="eastAsia"/>
        </w:rPr>
        <w:t>灵敏度</w:t>
      </w:r>
      <w:r>
        <w:t>性能</w:t>
      </w:r>
    </w:p>
    <w:p w:rsidR="000A023F" w:rsidRDefault="00C6643D">
      <w:pPr>
        <w:pStyle w:val="affffff"/>
        <w:ind w:firstLine="420"/>
        <w:rPr>
          <w:rFonts w:ascii="Times New Roman"/>
        </w:rPr>
      </w:pPr>
      <w:r>
        <w:rPr>
          <w:rFonts w:ascii="Times New Roman"/>
        </w:rPr>
        <w:t>在屏蔽环境</w:t>
      </w:r>
      <w:r>
        <w:rPr>
          <w:rFonts w:ascii="Times New Roman" w:hint="eastAsia"/>
        </w:rPr>
        <w:t>且</w:t>
      </w:r>
      <w:r>
        <w:rPr>
          <w:rFonts w:ascii="Times New Roman"/>
        </w:rPr>
        <w:t>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w:t>
      </w:r>
      <w:r>
        <w:rPr>
          <w:rFonts w:ascii="Times New Roman" w:hint="eastAsia"/>
        </w:rPr>
        <w:t>时</w:t>
      </w:r>
      <w:r>
        <w:rPr>
          <w:rFonts w:ascii="Times New Roman"/>
        </w:rPr>
        <w:t>，其</w:t>
      </w:r>
      <w:r>
        <w:rPr>
          <w:rFonts w:ascii="Times New Roman" w:hint="eastAsia"/>
        </w:rPr>
        <w:t>灵敏度</w:t>
      </w:r>
      <w:r>
        <w:rPr>
          <w:rFonts w:ascii="Times New Roman"/>
        </w:rPr>
        <w:t>性能应</w:t>
      </w:r>
      <w:r>
        <w:rPr>
          <w:rFonts w:ascii="Times New Roman" w:hint="eastAsia"/>
        </w:rPr>
        <w:t>符合</w:t>
      </w:r>
      <w:r w:rsidR="000A023F">
        <w:rPr>
          <w:rFonts w:ascii="Times New Roman"/>
        </w:rPr>
        <w:fldChar w:fldCharType="begin"/>
      </w:r>
      <w:r>
        <w:rPr>
          <w:rFonts w:ascii="Times New Roman" w:hint="eastAsia"/>
        </w:rPr>
        <w:instrText>REF _Ref220334187 \h</w:instrText>
      </w:r>
      <w:r w:rsidR="000A023F">
        <w:rPr>
          <w:rFonts w:ascii="Times New Roman"/>
        </w:rPr>
      </w:r>
      <w:r w:rsidR="000A023F">
        <w:rPr>
          <w:rFonts w:ascii="Times New Roman"/>
        </w:rPr>
        <w:fldChar w:fldCharType="separate"/>
      </w:r>
      <w:r>
        <w:rPr>
          <w:rFonts w:hint="eastAsia"/>
        </w:rPr>
        <w:t xml:space="preserve">表 </w:t>
      </w:r>
      <w:r>
        <w:rPr>
          <w:rFonts w:ascii="Times New Roman"/>
        </w:rPr>
        <w:t>19</w:t>
      </w:r>
      <w:r w:rsidR="000A023F">
        <w:rPr>
          <w:rFonts w:ascii="Times New Roman"/>
        </w:rPr>
        <w:fldChar w:fldCharType="end"/>
      </w:r>
      <w:r>
        <w:rPr>
          <w:rFonts w:ascii="Times New Roman" w:hint="eastAsia"/>
        </w:rPr>
        <w:t>的</w:t>
      </w:r>
      <w:r>
        <w:rPr>
          <w:rFonts w:ascii="Times New Roman"/>
        </w:rPr>
        <w:t>规定</w:t>
      </w:r>
      <w:r>
        <w:rPr>
          <w:rFonts w:ascii="Times New Roman" w:hint="eastAsia"/>
        </w:rPr>
        <w:t>。</w:t>
      </w:r>
    </w:p>
    <w:p w:rsidR="000A023F" w:rsidRDefault="00C6643D">
      <w:pPr>
        <w:pStyle w:val="affff0"/>
        <w:spacing w:line="360" w:lineRule="auto"/>
      </w:pPr>
      <w:bookmarkStart w:id="245" w:name="_Ref220334187"/>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19</w:t>
      </w:r>
      <w:r w:rsidR="000A023F">
        <w:rPr>
          <w:rFonts w:ascii="黑体" w:hAnsi="黑体" w:cs="黑体" w:hint="eastAsia"/>
        </w:rPr>
        <w:fldChar w:fldCharType="end"/>
      </w:r>
      <w:bookmarkEnd w:id="245"/>
      <w:r>
        <w:t>灵敏度性能要求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360"/>
        <w:gridCol w:w="3105"/>
        <w:gridCol w:w="3105"/>
      </w:tblGrid>
      <w:tr w:rsidR="000A023F">
        <w:trPr>
          <w:jc w:val="center"/>
        </w:trPr>
        <w:tc>
          <w:tcPr>
            <w:tcW w:w="3360" w:type="dxa"/>
            <w:shd w:val="clear" w:color="auto" w:fill="auto"/>
          </w:tcPr>
          <w:p w:rsidR="000A023F" w:rsidRDefault="00C6643D">
            <w:pPr>
              <w:ind w:firstLineChars="0" w:firstLine="0"/>
              <w:jc w:val="center"/>
              <w:rPr>
                <w:sz w:val="18"/>
                <w:szCs w:val="18"/>
              </w:rPr>
            </w:pPr>
            <w:r>
              <w:rPr>
                <w:sz w:val="18"/>
                <w:szCs w:val="18"/>
              </w:rPr>
              <w:t>测试参数</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OFDM Option 2(dBm)</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OFDM Option 3(dBm)</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MCS0</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-109</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MCS1</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-106</w:t>
            </w:r>
          </w:p>
        </w:tc>
        <w:tc>
          <w:tcPr>
            <w:tcW w:w="3105" w:type="dxa"/>
            <w:shd w:val="clear" w:color="auto" w:fill="auto"/>
            <w:vAlign w:val="center"/>
          </w:tcPr>
          <w:p w:rsidR="000A023F" w:rsidRDefault="00C6643D">
            <w:pPr>
              <w:widowControl/>
              <w:ind w:firstLineChars="0" w:firstLine="0"/>
              <w:jc w:val="center"/>
              <w:rPr>
                <w:kern w:val="0"/>
                <w:sz w:val="18"/>
                <w:szCs w:val="18"/>
              </w:rPr>
            </w:pPr>
            <w:r>
              <w:rPr>
                <w:kern w:val="0"/>
                <w:sz w:val="18"/>
                <w:szCs w:val="18"/>
              </w:rPr>
              <w:t>-110</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MCS2</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-103</w:t>
            </w:r>
          </w:p>
        </w:tc>
        <w:tc>
          <w:tcPr>
            <w:tcW w:w="3105" w:type="dxa"/>
            <w:shd w:val="clear" w:color="auto" w:fill="auto"/>
            <w:vAlign w:val="center"/>
          </w:tcPr>
          <w:p w:rsidR="000A023F" w:rsidRDefault="00C6643D">
            <w:pPr>
              <w:ind w:firstLineChars="0" w:firstLine="0"/>
              <w:jc w:val="center"/>
              <w:rPr>
                <w:sz w:val="18"/>
                <w:szCs w:val="18"/>
              </w:rPr>
            </w:pPr>
            <w:r>
              <w:rPr>
                <w:sz w:val="18"/>
                <w:szCs w:val="18"/>
              </w:rPr>
              <w:t>-107</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MCS3</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-100</w:t>
            </w:r>
          </w:p>
        </w:tc>
        <w:tc>
          <w:tcPr>
            <w:tcW w:w="3105" w:type="dxa"/>
            <w:shd w:val="clear" w:color="auto" w:fill="auto"/>
            <w:vAlign w:val="center"/>
          </w:tcPr>
          <w:p w:rsidR="000A023F" w:rsidRDefault="00C6643D">
            <w:pPr>
              <w:ind w:firstLineChars="0" w:firstLine="0"/>
              <w:jc w:val="center"/>
              <w:rPr>
                <w:sz w:val="18"/>
                <w:szCs w:val="18"/>
              </w:rPr>
            </w:pPr>
            <w:r>
              <w:rPr>
                <w:sz w:val="18"/>
                <w:szCs w:val="18"/>
              </w:rPr>
              <w:t>-104</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MCS4</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-97</w:t>
            </w:r>
          </w:p>
        </w:tc>
        <w:tc>
          <w:tcPr>
            <w:tcW w:w="3105" w:type="dxa"/>
            <w:shd w:val="clear" w:color="auto" w:fill="auto"/>
            <w:vAlign w:val="center"/>
          </w:tcPr>
          <w:p w:rsidR="000A023F" w:rsidRDefault="00C6643D">
            <w:pPr>
              <w:ind w:firstLineChars="0" w:firstLine="0"/>
              <w:jc w:val="center"/>
              <w:rPr>
                <w:sz w:val="18"/>
                <w:szCs w:val="18"/>
              </w:rPr>
            </w:pPr>
            <w:r>
              <w:rPr>
                <w:sz w:val="18"/>
                <w:szCs w:val="18"/>
              </w:rPr>
              <w:t>-101</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lastRenderedPageBreak/>
              <w:t>PSDU MCS5</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-94</w:t>
            </w:r>
          </w:p>
        </w:tc>
        <w:tc>
          <w:tcPr>
            <w:tcW w:w="3105" w:type="dxa"/>
            <w:shd w:val="clear" w:color="auto" w:fill="auto"/>
            <w:vAlign w:val="center"/>
          </w:tcPr>
          <w:p w:rsidR="000A023F" w:rsidRDefault="00C6643D">
            <w:pPr>
              <w:ind w:firstLineChars="0" w:firstLine="0"/>
              <w:jc w:val="center"/>
              <w:rPr>
                <w:sz w:val="18"/>
                <w:szCs w:val="18"/>
              </w:rPr>
            </w:pPr>
            <w:r>
              <w:rPr>
                <w:sz w:val="18"/>
                <w:szCs w:val="18"/>
              </w:rPr>
              <w:t>-98</w:t>
            </w:r>
          </w:p>
        </w:tc>
      </w:tr>
      <w:tr w:rsidR="000A023F">
        <w:trPr>
          <w:jc w:val="center"/>
        </w:trPr>
        <w:tc>
          <w:tcPr>
            <w:tcW w:w="3360" w:type="dxa"/>
            <w:shd w:val="clear" w:color="auto" w:fill="auto"/>
            <w:vAlign w:val="center"/>
          </w:tcPr>
          <w:p w:rsidR="000A023F" w:rsidRDefault="00C6643D">
            <w:pPr>
              <w:ind w:firstLineChars="0" w:firstLine="0"/>
              <w:jc w:val="center"/>
              <w:rPr>
                <w:sz w:val="18"/>
                <w:szCs w:val="18"/>
              </w:rPr>
            </w:pPr>
            <w:r>
              <w:rPr>
                <w:sz w:val="18"/>
                <w:szCs w:val="18"/>
              </w:rPr>
              <w:t>PSDU MCS6</w:t>
            </w:r>
          </w:p>
        </w:tc>
        <w:tc>
          <w:tcPr>
            <w:tcW w:w="3105" w:type="dxa"/>
            <w:shd w:val="clear" w:color="auto" w:fill="auto"/>
            <w:vAlign w:val="center"/>
          </w:tcPr>
          <w:p w:rsidR="000A023F" w:rsidRDefault="00C6643D">
            <w:pPr>
              <w:pStyle w:val="afffffffd"/>
              <w:ind w:firstLineChars="0" w:firstLine="0"/>
              <w:jc w:val="center"/>
              <w:rPr>
                <w:sz w:val="18"/>
                <w:szCs w:val="18"/>
              </w:rPr>
            </w:pPr>
            <w:r>
              <w:rPr>
                <w:sz w:val="18"/>
                <w:szCs w:val="18"/>
              </w:rPr>
              <w:t>-91</w:t>
            </w:r>
          </w:p>
        </w:tc>
        <w:tc>
          <w:tcPr>
            <w:tcW w:w="3105" w:type="dxa"/>
            <w:shd w:val="clear" w:color="auto" w:fill="auto"/>
            <w:vAlign w:val="center"/>
          </w:tcPr>
          <w:p w:rsidR="000A023F" w:rsidRDefault="00C6643D">
            <w:pPr>
              <w:ind w:firstLineChars="0" w:firstLine="0"/>
              <w:jc w:val="center"/>
              <w:rPr>
                <w:sz w:val="18"/>
                <w:szCs w:val="18"/>
              </w:rPr>
            </w:pPr>
            <w:r>
              <w:rPr>
                <w:sz w:val="18"/>
                <w:szCs w:val="18"/>
              </w:rPr>
              <w:t>-95</w:t>
            </w:r>
          </w:p>
        </w:tc>
      </w:tr>
    </w:tbl>
    <w:p w:rsidR="000A023F" w:rsidRDefault="000A023F">
      <w:pPr>
        <w:pStyle w:val="affffff"/>
        <w:ind w:firstLine="420"/>
        <w:rPr>
          <w:rFonts w:ascii="Times New Roman"/>
        </w:rPr>
      </w:pPr>
    </w:p>
    <w:p w:rsidR="000A023F" w:rsidRDefault="00C6643D">
      <w:pPr>
        <w:pStyle w:val="32"/>
      </w:pPr>
      <w:r>
        <w:t>抗邻道干扰性能</w:t>
      </w:r>
    </w:p>
    <w:p w:rsidR="000A023F" w:rsidRDefault="00C6643D">
      <w:pPr>
        <w:pStyle w:val="affffff"/>
        <w:ind w:firstLine="420"/>
      </w:pPr>
      <w:r>
        <w:rPr>
          <w:rFonts w:hint="eastAsia"/>
        </w:rPr>
        <w:t>在屏蔽环境且误包</w:t>
      </w:r>
      <w:r>
        <w:rPr>
          <w:rFonts w:ascii="Times New Roman"/>
        </w:rPr>
        <w:t>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w:t>
      </w:r>
      <w:r>
        <w:rPr>
          <w:rFonts w:hint="eastAsia"/>
        </w:rPr>
        <w:t>）时，抗邻道干扰性能指标应</w:t>
      </w:r>
      <w:r>
        <w:rPr>
          <w:rFonts w:ascii="Times New Roman" w:hint="eastAsia"/>
        </w:rPr>
        <w:t>符合</w:t>
      </w:r>
      <w:r w:rsidR="000A023F">
        <w:rPr>
          <w:rFonts w:ascii="Times New Roman"/>
        </w:rPr>
        <w:fldChar w:fldCharType="begin"/>
      </w:r>
      <w:r>
        <w:rPr>
          <w:rFonts w:ascii="Times New Roman" w:hint="eastAsia"/>
        </w:rPr>
        <w:instrText>REF _Ref220334197 \h</w:instrText>
      </w:r>
      <w:r w:rsidR="000A023F">
        <w:rPr>
          <w:rFonts w:ascii="Times New Roman"/>
        </w:rPr>
      </w:r>
      <w:r w:rsidR="000A023F">
        <w:rPr>
          <w:rFonts w:ascii="Times New Roman"/>
        </w:rPr>
        <w:fldChar w:fldCharType="separate"/>
      </w:r>
      <w:r>
        <w:rPr>
          <w:rFonts w:hint="eastAsia"/>
        </w:rPr>
        <w:t xml:space="preserve">表 </w:t>
      </w:r>
      <w:r>
        <w:rPr>
          <w:rFonts w:ascii="Times New Roman"/>
        </w:rPr>
        <w:t>20</w:t>
      </w:r>
      <w:r w:rsidR="000A023F">
        <w:rPr>
          <w:rFonts w:ascii="Times New Roman"/>
        </w:rPr>
        <w:fldChar w:fldCharType="end"/>
      </w:r>
      <w:r>
        <w:rPr>
          <w:rFonts w:ascii="Times New Roman" w:hint="eastAsia"/>
        </w:rPr>
        <w:t>的</w:t>
      </w:r>
      <w:r>
        <w:rPr>
          <w:rFonts w:ascii="Times New Roman"/>
        </w:rPr>
        <w:t>规定</w:t>
      </w:r>
      <w:r>
        <w:rPr>
          <w:rFonts w:hint="eastAsia"/>
        </w:rPr>
        <w:t>。</w:t>
      </w:r>
    </w:p>
    <w:p w:rsidR="000A023F" w:rsidRDefault="00C6643D">
      <w:pPr>
        <w:pStyle w:val="affff0"/>
        <w:spacing w:line="360" w:lineRule="auto"/>
      </w:pPr>
      <w:bookmarkStart w:id="246" w:name="_Ref220334197"/>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20</w:t>
      </w:r>
      <w:r w:rsidR="000A023F">
        <w:rPr>
          <w:rFonts w:ascii="黑体" w:hAnsi="黑体" w:cs="黑体" w:hint="eastAsia"/>
        </w:rPr>
        <w:fldChar w:fldCharType="end"/>
      </w:r>
      <w:bookmarkEnd w:id="246"/>
      <w:r>
        <w:t>抗邻道干扰性能要求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5"/>
        <w:gridCol w:w="1659"/>
        <w:gridCol w:w="2132"/>
        <w:gridCol w:w="2121"/>
        <w:gridCol w:w="2133"/>
      </w:tblGrid>
      <w:tr w:rsidR="000A023F">
        <w:trPr>
          <w:jc w:val="center"/>
        </w:trPr>
        <w:tc>
          <w:tcPr>
            <w:tcW w:w="1525" w:type="dxa"/>
            <w:vMerge w:val="restart"/>
            <w:shd w:val="clear" w:color="auto" w:fill="auto"/>
            <w:vAlign w:val="center"/>
          </w:tcPr>
          <w:p w:rsidR="000A023F" w:rsidRDefault="00C6643D">
            <w:pPr>
              <w:ind w:firstLineChars="0" w:firstLine="0"/>
              <w:jc w:val="center"/>
              <w:rPr>
                <w:sz w:val="18"/>
                <w:szCs w:val="18"/>
              </w:rPr>
            </w:pPr>
            <w:r>
              <w:rPr>
                <w:rFonts w:hint="eastAsia"/>
                <w:sz w:val="18"/>
                <w:szCs w:val="18"/>
              </w:rPr>
              <w:t>参数</w:t>
            </w:r>
          </w:p>
        </w:tc>
        <w:tc>
          <w:tcPr>
            <w:tcW w:w="3791" w:type="dxa"/>
            <w:gridSpan w:val="2"/>
            <w:shd w:val="clear" w:color="auto" w:fill="auto"/>
            <w:vAlign w:val="center"/>
          </w:tcPr>
          <w:p w:rsidR="000A023F" w:rsidRDefault="00C6643D">
            <w:pPr>
              <w:ind w:firstLineChars="0" w:firstLine="0"/>
              <w:jc w:val="center"/>
              <w:rPr>
                <w:bCs/>
                <w:sz w:val="18"/>
                <w:szCs w:val="18"/>
              </w:rPr>
            </w:pPr>
            <w:r>
              <w:rPr>
                <w:bCs/>
                <w:sz w:val="18"/>
                <w:szCs w:val="18"/>
              </w:rPr>
              <w:t>Option 2</w:t>
            </w:r>
          </w:p>
        </w:tc>
        <w:tc>
          <w:tcPr>
            <w:tcW w:w="4254" w:type="dxa"/>
            <w:gridSpan w:val="2"/>
            <w:vAlign w:val="center"/>
          </w:tcPr>
          <w:p w:rsidR="000A023F" w:rsidRDefault="00C6643D">
            <w:pPr>
              <w:ind w:firstLineChars="0" w:firstLine="0"/>
              <w:jc w:val="center"/>
              <w:rPr>
                <w:bCs/>
                <w:sz w:val="18"/>
                <w:szCs w:val="18"/>
              </w:rPr>
            </w:pPr>
            <w:r>
              <w:rPr>
                <w:bCs/>
                <w:sz w:val="18"/>
                <w:szCs w:val="18"/>
              </w:rPr>
              <w:t>Option3</w:t>
            </w:r>
          </w:p>
        </w:tc>
      </w:tr>
      <w:tr w:rsidR="000A023F">
        <w:trPr>
          <w:jc w:val="center"/>
        </w:trPr>
        <w:tc>
          <w:tcPr>
            <w:tcW w:w="1525" w:type="dxa"/>
            <w:vMerge/>
            <w:shd w:val="clear" w:color="auto" w:fill="auto"/>
            <w:vAlign w:val="center"/>
          </w:tcPr>
          <w:p w:rsidR="000A023F" w:rsidRDefault="000A023F">
            <w:pPr>
              <w:ind w:firstLineChars="0" w:firstLine="0"/>
              <w:jc w:val="center"/>
              <w:rPr>
                <w:sz w:val="18"/>
                <w:szCs w:val="18"/>
              </w:rPr>
            </w:pPr>
          </w:p>
        </w:tc>
        <w:tc>
          <w:tcPr>
            <w:tcW w:w="1659" w:type="dxa"/>
            <w:shd w:val="clear" w:color="auto" w:fill="auto"/>
            <w:vAlign w:val="center"/>
          </w:tcPr>
          <w:p w:rsidR="000A023F" w:rsidRDefault="00C6643D">
            <w:pPr>
              <w:ind w:firstLineChars="0" w:firstLine="0"/>
              <w:jc w:val="center"/>
              <w:rPr>
                <w:sz w:val="18"/>
                <w:szCs w:val="18"/>
              </w:rPr>
            </w:pPr>
            <w:r>
              <w:rPr>
                <w:rFonts w:hint="eastAsia"/>
                <w:bCs/>
                <w:sz w:val="18"/>
                <w:szCs w:val="18"/>
              </w:rPr>
              <w:t>邻道抑制</w:t>
            </w:r>
            <w:r>
              <w:rPr>
                <w:bCs/>
                <w:sz w:val="18"/>
                <w:szCs w:val="18"/>
              </w:rPr>
              <w:t>(dB)</w:t>
            </w:r>
          </w:p>
        </w:tc>
        <w:tc>
          <w:tcPr>
            <w:tcW w:w="2132" w:type="dxa"/>
            <w:shd w:val="clear" w:color="auto" w:fill="auto"/>
            <w:vAlign w:val="center"/>
          </w:tcPr>
          <w:p w:rsidR="000A023F" w:rsidRDefault="00C6643D">
            <w:pPr>
              <w:ind w:firstLineChars="0" w:firstLine="0"/>
              <w:jc w:val="center"/>
              <w:rPr>
                <w:sz w:val="18"/>
                <w:szCs w:val="18"/>
              </w:rPr>
            </w:pPr>
            <w:r>
              <w:rPr>
                <w:rFonts w:hint="eastAsia"/>
                <w:bCs/>
                <w:sz w:val="18"/>
                <w:szCs w:val="18"/>
              </w:rPr>
              <w:t>间隔信道抑制</w:t>
            </w:r>
            <w:r>
              <w:rPr>
                <w:bCs/>
                <w:sz w:val="18"/>
                <w:szCs w:val="18"/>
              </w:rPr>
              <w:t>(dB)</w:t>
            </w:r>
          </w:p>
        </w:tc>
        <w:tc>
          <w:tcPr>
            <w:tcW w:w="2121" w:type="dxa"/>
            <w:vAlign w:val="center"/>
          </w:tcPr>
          <w:p w:rsidR="000A023F" w:rsidRDefault="00C6643D">
            <w:pPr>
              <w:ind w:firstLineChars="0" w:firstLine="0"/>
              <w:jc w:val="center"/>
              <w:rPr>
                <w:sz w:val="18"/>
                <w:szCs w:val="18"/>
              </w:rPr>
            </w:pPr>
            <w:r>
              <w:rPr>
                <w:rFonts w:hint="eastAsia"/>
                <w:bCs/>
                <w:sz w:val="18"/>
                <w:szCs w:val="18"/>
              </w:rPr>
              <w:t>邻道抑制</w:t>
            </w:r>
            <w:r>
              <w:rPr>
                <w:bCs/>
                <w:sz w:val="18"/>
                <w:szCs w:val="18"/>
              </w:rPr>
              <w:t>(dB)</w:t>
            </w:r>
          </w:p>
        </w:tc>
        <w:tc>
          <w:tcPr>
            <w:tcW w:w="2133" w:type="dxa"/>
            <w:vAlign w:val="center"/>
          </w:tcPr>
          <w:p w:rsidR="000A023F" w:rsidRDefault="00C6643D">
            <w:pPr>
              <w:ind w:firstLineChars="0" w:firstLine="0"/>
              <w:jc w:val="center"/>
              <w:rPr>
                <w:sz w:val="18"/>
                <w:szCs w:val="18"/>
              </w:rPr>
            </w:pPr>
            <w:r>
              <w:rPr>
                <w:rFonts w:hint="eastAsia"/>
                <w:bCs/>
                <w:sz w:val="18"/>
                <w:szCs w:val="18"/>
              </w:rPr>
              <w:t>间隔信道抑制</w:t>
            </w:r>
            <w:r>
              <w:rPr>
                <w:bCs/>
                <w:sz w:val="18"/>
                <w:szCs w:val="18"/>
              </w:rPr>
              <w:t>(dB)</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MCS0</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25</w:t>
            </w:r>
          </w:p>
        </w:tc>
        <w:tc>
          <w:tcPr>
            <w:tcW w:w="2132" w:type="dxa"/>
            <w:shd w:val="clear" w:color="auto" w:fill="auto"/>
            <w:vAlign w:val="center"/>
          </w:tcPr>
          <w:p w:rsidR="000A023F" w:rsidRDefault="00C6643D">
            <w:pPr>
              <w:pStyle w:val="afffffffd"/>
              <w:ind w:firstLineChars="0" w:firstLine="0"/>
              <w:jc w:val="center"/>
              <w:rPr>
                <w:sz w:val="18"/>
                <w:szCs w:val="18"/>
              </w:rPr>
            </w:pPr>
            <w:r>
              <w:rPr>
                <w:sz w:val="18"/>
                <w:szCs w:val="18"/>
              </w:rPr>
              <w:t>35</w:t>
            </w:r>
          </w:p>
        </w:tc>
        <w:tc>
          <w:tcPr>
            <w:tcW w:w="2121" w:type="dxa"/>
            <w:vAlign w:val="center"/>
          </w:tcPr>
          <w:p w:rsidR="000A023F" w:rsidRDefault="00C6643D">
            <w:pPr>
              <w:pStyle w:val="afffffffd"/>
              <w:ind w:firstLineChars="0" w:firstLine="0"/>
              <w:jc w:val="center"/>
              <w:rPr>
                <w:sz w:val="18"/>
                <w:szCs w:val="18"/>
              </w:rPr>
            </w:pPr>
            <w:r>
              <w:rPr>
                <w:rFonts w:hint="eastAsia"/>
                <w:sz w:val="18"/>
                <w:szCs w:val="18"/>
              </w:rPr>
              <w:t>-</w:t>
            </w:r>
          </w:p>
        </w:tc>
        <w:tc>
          <w:tcPr>
            <w:tcW w:w="2133" w:type="dxa"/>
            <w:vAlign w:val="center"/>
          </w:tcPr>
          <w:p w:rsidR="000A023F" w:rsidRDefault="00C6643D">
            <w:pPr>
              <w:pStyle w:val="afffffffd"/>
              <w:ind w:firstLineChars="0" w:firstLine="0"/>
              <w:jc w:val="center"/>
              <w:rPr>
                <w:sz w:val="18"/>
                <w:szCs w:val="18"/>
              </w:rPr>
            </w:pPr>
            <w:r>
              <w:rPr>
                <w:rFonts w:hint="eastAsia"/>
                <w:sz w:val="18"/>
                <w:szCs w:val="18"/>
              </w:rPr>
              <w:t>-</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MCS1</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23</w:t>
            </w:r>
          </w:p>
        </w:tc>
        <w:tc>
          <w:tcPr>
            <w:tcW w:w="2132" w:type="dxa"/>
            <w:shd w:val="clear" w:color="auto" w:fill="auto"/>
            <w:vAlign w:val="center"/>
          </w:tcPr>
          <w:p w:rsidR="000A023F" w:rsidRDefault="00C6643D">
            <w:pPr>
              <w:widowControl/>
              <w:ind w:firstLineChars="0" w:firstLine="0"/>
              <w:jc w:val="center"/>
              <w:rPr>
                <w:kern w:val="0"/>
                <w:sz w:val="18"/>
                <w:szCs w:val="18"/>
              </w:rPr>
            </w:pPr>
            <w:r>
              <w:rPr>
                <w:kern w:val="0"/>
                <w:sz w:val="18"/>
                <w:szCs w:val="18"/>
              </w:rPr>
              <w:t>33</w:t>
            </w:r>
          </w:p>
        </w:tc>
        <w:tc>
          <w:tcPr>
            <w:tcW w:w="2121" w:type="dxa"/>
            <w:vAlign w:val="center"/>
          </w:tcPr>
          <w:p w:rsidR="000A023F" w:rsidRDefault="00C6643D">
            <w:pPr>
              <w:pStyle w:val="afffffffd"/>
              <w:ind w:firstLineChars="0" w:firstLine="0"/>
              <w:jc w:val="center"/>
              <w:rPr>
                <w:sz w:val="18"/>
                <w:szCs w:val="18"/>
              </w:rPr>
            </w:pPr>
            <w:r>
              <w:rPr>
                <w:sz w:val="18"/>
                <w:szCs w:val="18"/>
              </w:rPr>
              <w:t>10</w:t>
            </w:r>
          </w:p>
        </w:tc>
        <w:tc>
          <w:tcPr>
            <w:tcW w:w="2133" w:type="dxa"/>
            <w:vAlign w:val="center"/>
          </w:tcPr>
          <w:p w:rsidR="000A023F" w:rsidRDefault="00C6643D">
            <w:pPr>
              <w:widowControl/>
              <w:ind w:firstLineChars="0" w:firstLine="0"/>
              <w:jc w:val="center"/>
              <w:rPr>
                <w:kern w:val="0"/>
                <w:sz w:val="18"/>
                <w:szCs w:val="18"/>
              </w:rPr>
            </w:pPr>
            <w:r>
              <w:rPr>
                <w:kern w:val="0"/>
                <w:sz w:val="18"/>
                <w:szCs w:val="18"/>
              </w:rPr>
              <w:t>28</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MCS2</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20</w:t>
            </w:r>
          </w:p>
        </w:tc>
        <w:tc>
          <w:tcPr>
            <w:tcW w:w="2132" w:type="dxa"/>
            <w:shd w:val="clear" w:color="auto" w:fill="auto"/>
            <w:vAlign w:val="center"/>
          </w:tcPr>
          <w:p w:rsidR="000A023F" w:rsidRDefault="00C6643D">
            <w:pPr>
              <w:ind w:firstLineChars="0" w:firstLine="0"/>
              <w:jc w:val="center"/>
              <w:rPr>
                <w:sz w:val="18"/>
                <w:szCs w:val="18"/>
              </w:rPr>
            </w:pPr>
            <w:r>
              <w:rPr>
                <w:sz w:val="18"/>
                <w:szCs w:val="18"/>
              </w:rPr>
              <w:t>30</w:t>
            </w:r>
          </w:p>
        </w:tc>
        <w:tc>
          <w:tcPr>
            <w:tcW w:w="2121" w:type="dxa"/>
            <w:vAlign w:val="center"/>
          </w:tcPr>
          <w:p w:rsidR="000A023F" w:rsidRDefault="00C6643D">
            <w:pPr>
              <w:pStyle w:val="afffffffd"/>
              <w:ind w:firstLineChars="0" w:firstLine="0"/>
              <w:jc w:val="center"/>
              <w:rPr>
                <w:sz w:val="18"/>
                <w:szCs w:val="18"/>
              </w:rPr>
            </w:pPr>
            <w:r>
              <w:rPr>
                <w:sz w:val="18"/>
                <w:szCs w:val="18"/>
              </w:rPr>
              <w:t>7</w:t>
            </w:r>
          </w:p>
        </w:tc>
        <w:tc>
          <w:tcPr>
            <w:tcW w:w="2133" w:type="dxa"/>
            <w:vAlign w:val="center"/>
          </w:tcPr>
          <w:p w:rsidR="000A023F" w:rsidRDefault="00C6643D">
            <w:pPr>
              <w:ind w:firstLineChars="0" w:firstLine="0"/>
              <w:jc w:val="center"/>
              <w:rPr>
                <w:sz w:val="18"/>
                <w:szCs w:val="18"/>
              </w:rPr>
            </w:pPr>
            <w:r>
              <w:rPr>
                <w:sz w:val="18"/>
                <w:szCs w:val="18"/>
              </w:rPr>
              <w:t>25</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MCS3</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17</w:t>
            </w:r>
          </w:p>
        </w:tc>
        <w:tc>
          <w:tcPr>
            <w:tcW w:w="2132" w:type="dxa"/>
            <w:shd w:val="clear" w:color="auto" w:fill="auto"/>
            <w:vAlign w:val="center"/>
          </w:tcPr>
          <w:p w:rsidR="000A023F" w:rsidRDefault="00C6643D">
            <w:pPr>
              <w:ind w:firstLineChars="0" w:firstLine="0"/>
              <w:jc w:val="center"/>
              <w:rPr>
                <w:sz w:val="18"/>
                <w:szCs w:val="18"/>
              </w:rPr>
            </w:pPr>
            <w:r>
              <w:rPr>
                <w:sz w:val="18"/>
                <w:szCs w:val="18"/>
              </w:rPr>
              <w:t>27</w:t>
            </w:r>
          </w:p>
        </w:tc>
        <w:tc>
          <w:tcPr>
            <w:tcW w:w="2121" w:type="dxa"/>
            <w:vAlign w:val="center"/>
          </w:tcPr>
          <w:p w:rsidR="000A023F" w:rsidRDefault="00C6643D">
            <w:pPr>
              <w:pStyle w:val="afffffffd"/>
              <w:ind w:firstLineChars="0" w:firstLine="0"/>
              <w:jc w:val="center"/>
              <w:rPr>
                <w:sz w:val="18"/>
                <w:szCs w:val="18"/>
              </w:rPr>
            </w:pPr>
            <w:r>
              <w:rPr>
                <w:sz w:val="18"/>
                <w:szCs w:val="18"/>
              </w:rPr>
              <w:t>7</w:t>
            </w:r>
          </w:p>
        </w:tc>
        <w:tc>
          <w:tcPr>
            <w:tcW w:w="2133" w:type="dxa"/>
            <w:vAlign w:val="center"/>
          </w:tcPr>
          <w:p w:rsidR="000A023F" w:rsidRDefault="00C6643D">
            <w:pPr>
              <w:ind w:firstLineChars="0" w:firstLine="0"/>
              <w:jc w:val="center"/>
              <w:rPr>
                <w:sz w:val="18"/>
                <w:szCs w:val="18"/>
              </w:rPr>
            </w:pPr>
            <w:r>
              <w:rPr>
                <w:sz w:val="18"/>
                <w:szCs w:val="18"/>
              </w:rPr>
              <w:t>22</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MCS4</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15</w:t>
            </w:r>
          </w:p>
        </w:tc>
        <w:tc>
          <w:tcPr>
            <w:tcW w:w="2132" w:type="dxa"/>
            <w:shd w:val="clear" w:color="auto" w:fill="auto"/>
            <w:vAlign w:val="center"/>
          </w:tcPr>
          <w:p w:rsidR="000A023F" w:rsidRDefault="00C6643D">
            <w:pPr>
              <w:ind w:firstLineChars="0" w:firstLine="0"/>
              <w:jc w:val="center"/>
              <w:rPr>
                <w:sz w:val="18"/>
                <w:szCs w:val="18"/>
              </w:rPr>
            </w:pPr>
            <w:r>
              <w:rPr>
                <w:sz w:val="18"/>
                <w:szCs w:val="18"/>
              </w:rPr>
              <w:t>25</w:t>
            </w:r>
          </w:p>
        </w:tc>
        <w:tc>
          <w:tcPr>
            <w:tcW w:w="2121" w:type="dxa"/>
            <w:vAlign w:val="center"/>
          </w:tcPr>
          <w:p w:rsidR="000A023F" w:rsidRDefault="00C6643D">
            <w:pPr>
              <w:pStyle w:val="afffffffd"/>
              <w:ind w:firstLineChars="0" w:firstLine="0"/>
              <w:jc w:val="center"/>
              <w:rPr>
                <w:sz w:val="18"/>
                <w:szCs w:val="18"/>
              </w:rPr>
            </w:pPr>
            <w:r>
              <w:rPr>
                <w:sz w:val="18"/>
                <w:szCs w:val="18"/>
              </w:rPr>
              <w:t>5</w:t>
            </w:r>
          </w:p>
        </w:tc>
        <w:tc>
          <w:tcPr>
            <w:tcW w:w="2133" w:type="dxa"/>
            <w:vAlign w:val="center"/>
          </w:tcPr>
          <w:p w:rsidR="000A023F" w:rsidRDefault="00C6643D">
            <w:pPr>
              <w:ind w:firstLineChars="0" w:firstLine="0"/>
              <w:jc w:val="center"/>
              <w:rPr>
                <w:sz w:val="18"/>
                <w:szCs w:val="18"/>
              </w:rPr>
            </w:pPr>
            <w:r>
              <w:rPr>
                <w:sz w:val="18"/>
                <w:szCs w:val="18"/>
              </w:rPr>
              <w:t>20</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MCS5</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14</w:t>
            </w:r>
          </w:p>
        </w:tc>
        <w:tc>
          <w:tcPr>
            <w:tcW w:w="2132" w:type="dxa"/>
            <w:shd w:val="clear" w:color="auto" w:fill="auto"/>
            <w:vAlign w:val="center"/>
          </w:tcPr>
          <w:p w:rsidR="000A023F" w:rsidRDefault="00C6643D">
            <w:pPr>
              <w:ind w:firstLineChars="0" w:firstLine="0"/>
              <w:jc w:val="center"/>
              <w:rPr>
                <w:sz w:val="18"/>
                <w:szCs w:val="18"/>
              </w:rPr>
            </w:pPr>
            <w:r>
              <w:rPr>
                <w:sz w:val="18"/>
                <w:szCs w:val="18"/>
              </w:rPr>
              <w:t>24</w:t>
            </w:r>
          </w:p>
        </w:tc>
        <w:tc>
          <w:tcPr>
            <w:tcW w:w="2121" w:type="dxa"/>
            <w:vAlign w:val="center"/>
          </w:tcPr>
          <w:p w:rsidR="000A023F" w:rsidRDefault="00C6643D">
            <w:pPr>
              <w:pStyle w:val="afffffffd"/>
              <w:ind w:firstLineChars="0" w:firstLine="0"/>
              <w:jc w:val="center"/>
              <w:rPr>
                <w:sz w:val="18"/>
                <w:szCs w:val="18"/>
              </w:rPr>
            </w:pPr>
            <w:r>
              <w:rPr>
                <w:sz w:val="18"/>
                <w:szCs w:val="18"/>
              </w:rPr>
              <w:t>2</w:t>
            </w:r>
          </w:p>
        </w:tc>
        <w:tc>
          <w:tcPr>
            <w:tcW w:w="2133" w:type="dxa"/>
            <w:vAlign w:val="center"/>
          </w:tcPr>
          <w:p w:rsidR="000A023F" w:rsidRDefault="00C6643D">
            <w:pPr>
              <w:ind w:firstLineChars="0" w:firstLine="0"/>
              <w:jc w:val="center"/>
              <w:rPr>
                <w:sz w:val="18"/>
                <w:szCs w:val="18"/>
              </w:rPr>
            </w:pPr>
            <w:r>
              <w:rPr>
                <w:sz w:val="18"/>
                <w:szCs w:val="18"/>
              </w:rPr>
              <w:t>19</w:t>
            </w:r>
          </w:p>
        </w:tc>
      </w:tr>
      <w:tr w:rsidR="000A023F">
        <w:trPr>
          <w:jc w:val="center"/>
        </w:trPr>
        <w:tc>
          <w:tcPr>
            <w:tcW w:w="1525" w:type="dxa"/>
            <w:shd w:val="clear" w:color="auto" w:fill="auto"/>
            <w:vAlign w:val="center"/>
          </w:tcPr>
          <w:p w:rsidR="000A023F" w:rsidRDefault="00C6643D">
            <w:pPr>
              <w:ind w:firstLineChars="0" w:firstLine="0"/>
              <w:jc w:val="center"/>
              <w:rPr>
                <w:sz w:val="18"/>
                <w:szCs w:val="18"/>
              </w:rPr>
            </w:pPr>
            <w:r>
              <w:rPr>
                <w:sz w:val="18"/>
                <w:szCs w:val="18"/>
              </w:rPr>
              <w:t>PSDU MCS6</w:t>
            </w:r>
          </w:p>
        </w:tc>
        <w:tc>
          <w:tcPr>
            <w:tcW w:w="1659" w:type="dxa"/>
            <w:shd w:val="clear" w:color="auto" w:fill="auto"/>
            <w:vAlign w:val="center"/>
          </w:tcPr>
          <w:p w:rsidR="000A023F" w:rsidRDefault="00C6643D">
            <w:pPr>
              <w:pStyle w:val="afffffffd"/>
              <w:ind w:firstLineChars="0" w:firstLine="0"/>
              <w:jc w:val="center"/>
              <w:rPr>
                <w:sz w:val="18"/>
                <w:szCs w:val="18"/>
              </w:rPr>
            </w:pPr>
            <w:r>
              <w:rPr>
                <w:sz w:val="18"/>
                <w:szCs w:val="18"/>
              </w:rPr>
              <w:t>8</w:t>
            </w:r>
          </w:p>
        </w:tc>
        <w:tc>
          <w:tcPr>
            <w:tcW w:w="2132" w:type="dxa"/>
            <w:shd w:val="clear" w:color="auto" w:fill="auto"/>
            <w:vAlign w:val="center"/>
          </w:tcPr>
          <w:p w:rsidR="000A023F" w:rsidRDefault="00C6643D">
            <w:pPr>
              <w:ind w:firstLineChars="0" w:firstLine="0"/>
              <w:jc w:val="center"/>
              <w:rPr>
                <w:sz w:val="18"/>
                <w:szCs w:val="18"/>
              </w:rPr>
            </w:pPr>
            <w:r>
              <w:rPr>
                <w:sz w:val="18"/>
                <w:szCs w:val="18"/>
              </w:rPr>
              <w:t>18</w:t>
            </w:r>
          </w:p>
        </w:tc>
        <w:tc>
          <w:tcPr>
            <w:tcW w:w="2121" w:type="dxa"/>
            <w:vAlign w:val="center"/>
          </w:tcPr>
          <w:p w:rsidR="000A023F" w:rsidRDefault="00C6643D">
            <w:pPr>
              <w:pStyle w:val="afffffffd"/>
              <w:ind w:firstLineChars="0" w:firstLine="0"/>
              <w:jc w:val="center"/>
              <w:rPr>
                <w:sz w:val="18"/>
                <w:szCs w:val="18"/>
              </w:rPr>
            </w:pPr>
            <w:r>
              <w:rPr>
                <w:sz w:val="18"/>
                <w:szCs w:val="18"/>
              </w:rPr>
              <w:t>-2</w:t>
            </w:r>
          </w:p>
        </w:tc>
        <w:tc>
          <w:tcPr>
            <w:tcW w:w="2133" w:type="dxa"/>
            <w:vAlign w:val="center"/>
          </w:tcPr>
          <w:p w:rsidR="000A023F" w:rsidRDefault="00C6643D">
            <w:pPr>
              <w:ind w:firstLineChars="0" w:firstLine="0"/>
              <w:jc w:val="center"/>
              <w:rPr>
                <w:sz w:val="18"/>
                <w:szCs w:val="18"/>
              </w:rPr>
            </w:pPr>
            <w:r>
              <w:rPr>
                <w:sz w:val="18"/>
                <w:szCs w:val="18"/>
              </w:rPr>
              <w:t>12</w:t>
            </w:r>
          </w:p>
        </w:tc>
      </w:tr>
    </w:tbl>
    <w:p w:rsidR="000A023F" w:rsidRDefault="000A023F">
      <w:pPr>
        <w:pStyle w:val="affffff"/>
        <w:ind w:firstLine="420"/>
        <w:rPr>
          <w:rFonts w:ascii="Times New Roman"/>
        </w:rPr>
      </w:pPr>
    </w:p>
    <w:p w:rsidR="000A023F" w:rsidRDefault="00C6643D">
      <w:pPr>
        <w:pStyle w:val="32"/>
      </w:pPr>
      <w:r>
        <w:rPr>
          <w:rFonts w:hint="eastAsia"/>
        </w:rPr>
        <w:t>最大</w:t>
      </w:r>
      <w:r>
        <w:t>输入</w:t>
      </w:r>
      <w:r>
        <w:rPr>
          <w:rFonts w:hint="eastAsia"/>
        </w:rPr>
        <w:t>电平</w:t>
      </w:r>
      <w:r>
        <w:t>性能</w:t>
      </w:r>
    </w:p>
    <w:p w:rsidR="000A023F" w:rsidRDefault="00C6643D">
      <w:pPr>
        <w:pStyle w:val="affffff"/>
        <w:ind w:firstLine="420"/>
      </w:pPr>
      <w:r>
        <w:rPr>
          <w:rFonts w:hint="eastAsia"/>
        </w:rPr>
        <w:t>在屏蔽环境下，最大输入</w:t>
      </w:r>
      <w:r>
        <w:rPr>
          <w:rFonts w:ascii="Times New Roman"/>
        </w:rPr>
        <w:t>电平</w:t>
      </w:r>
      <w:r>
        <w:rPr>
          <w:rFonts w:ascii="Times New Roman"/>
        </w:rPr>
        <w:t>-10dBm</w:t>
      </w:r>
      <w:r>
        <w:rPr>
          <w:rFonts w:ascii="Times New Roman"/>
        </w:rPr>
        <w:t>应满</w:t>
      </w:r>
      <w:r>
        <w:rPr>
          <w:rFonts w:hint="eastAsia"/>
        </w:rPr>
        <w:t>足误包率小于</w:t>
      </w:r>
      <w:r>
        <w:rPr>
          <w:rFonts w:ascii="Times New Roman"/>
        </w:rPr>
        <w:t>10%</w:t>
      </w:r>
      <w:r>
        <w:rPr>
          <w:rFonts w:ascii="Times New Roman"/>
        </w:rPr>
        <w:t>（</w:t>
      </w:r>
      <w:r>
        <w:rPr>
          <w:rFonts w:hint="eastAsia"/>
        </w:rPr>
        <w:t>业务报文包长</w:t>
      </w:r>
      <w:r>
        <w:rPr>
          <w:rFonts w:ascii="Times New Roman"/>
        </w:rPr>
        <w:t>度</w:t>
      </w:r>
      <w:r>
        <w:rPr>
          <w:rFonts w:ascii="Times New Roman" w:hint="eastAsia"/>
        </w:rPr>
        <w:t>小于</w:t>
      </w:r>
      <w:r>
        <w:rPr>
          <w:rFonts w:ascii="Times New Roman"/>
        </w:rPr>
        <w:t>100</w:t>
      </w:r>
      <w:r>
        <w:rPr>
          <w:rFonts w:hint="eastAsia"/>
        </w:rPr>
        <w:t>字节）。</w:t>
      </w:r>
    </w:p>
    <w:p w:rsidR="000A023F" w:rsidRDefault="00C6643D">
      <w:pPr>
        <w:pStyle w:val="32"/>
      </w:pPr>
      <w:r>
        <w:rPr>
          <w:rFonts w:hint="eastAsia"/>
        </w:rPr>
        <w:t>E</w:t>
      </w:r>
      <w:r>
        <w:t>VM性能</w:t>
      </w:r>
    </w:p>
    <w:p w:rsidR="000A023F" w:rsidRDefault="00C6643D">
      <w:pPr>
        <w:pStyle w:val="affffff"/>
        <w:ind w:firstLine="420"/>
        <w:rPr>
          <w:rStyle w:val="fontstyle01"/>
          <w:rFonts w:hint="eastAsia"/>
          <w:b w:val="0"/>
          <w:sz w:val="21"/>
          <w:szCs w:val="21"/>
        </w:rPr>
      </w:pPr>
      <w:r>
        <w:rPr>
          <w:rFonts w:ascii="Times New Roman"/>
          <w:szCs w:val="21"/>
        </w:rPr>
        <w:t>在屏蔽环境下，</w:t>
      </w:r>
      <w:r>
        <w:rPr>
          <w:rFonts w:ascii="Times New Roman" w:hint="eastAsia"/>
          <w:szCs w:val="21"/>
        </w:rPr>
        <w:t>发送</w:t>
      </w:r>
      <w:r>
        <w:rPr>
          <w:rFonts w:ascii="Times New Roman" w:hint="eastAsia"/>
          <w:szCs w:val="21"/>
        </w:rPr>
        <w:t>1000</w:t>
      </w:r>
      <w:r>
        <w:rPr>
          <w:rFonts w:ascii="Times New Roman" w:hint="eastAsia"/>
          <w:szCs w:val="21"/>
        </w:rPr>
        <w:t>帧信号进行</w:t>
      </w:r>
      <w:r>
        <w:rPr>
          <w:rFonts w:ascii="Times New Roman" w:hint="eastAsia"/>
          <w:szCs w:val="21"/>
        </w:rPr>
        <w:t>EVM</w:t>
      </w:r>
      <w:r>
        <w:rPr>
          <w:rFonts w:ascii="Times New Roman" w:hint="eastAsia"/>
          <w:szCs w:val="21"/>
        </w:rPr>
        <w:t>性能测试</w:t>
      </w:r>
      <w:r>
        <w:rPr>
          <w:rFonts w:ascii="Times New Roman"/>
          <w:szCs w:val="21"/>
        </w:rPr>
        <w:t>，</w:t>
      </w:r>
      <w:r>
        <w:rPr>
          <w:rFonts w:ascii="Times New Roman" w:hint="eastAsia"/>
          <w:szCs w:val="21"/>
        </w:rPr>
        <w:t>其</w:t>
      </w:r>
      <w:r>
        <w:rPr>
          <w:rFonts w:ascii="Times New Roman"/>
          <w:szCs w:val="21"/>
        </w:rPr>
        <w:t>EVM</w:t>
      </w:r>
      <w:r>
        <w:rPr>
          <w:rFonts w:ascii="Times New Roman"/>
          <w:szCs w:val="21"/>
        </w:rPr>
        <w:t>平均值应</w:t>
      </w:r>
      <w:r>
        <w:rPr>
          <w:rFonts w:ascii="Times New Roman" w:hint="eastAsia"/>
        </w:rPr>
        <w:t>符合</w:t>
      </w:r>
      <w:r w:rsidR="000A023F">
        <w:rPr>
          <w:rFonts w:ascii="Times New Roman"/>
        </w:rPr>
        <w:fldChar w:fldCharType="begin"/>
      </w:r>
      <w:r>
        <w:rPr>
          <w:rFonts w:ascii="Times New Roman" w:hint="eastAsia"/>
        </w:rPr>
        <w:instrText>REF _Ref220334207 \h</w:instrText>
      </w:r>
      <w:r w:rsidR="000A023F">
        <w:rPr>
          <w:rFonts w:ascii="Times New Roman"/>
        </w:rPr>
      </w:r>
      <w:r w:rsidR="000A023F">
        <w:rPr>
          <w:rFonts w:ascii="Times New Roman"/>
        </w:rPr>
        <w:fldChar w:fldCharType="separate"/>
      </w:r>
      <w:r>
        <w:rPr>
          <w:rFonts w:hint="eastAsia"/>
        </w:rPr>
        <w:t xml:space="preserve">表 </w:t>
      </w:r>
      <w:r>
        <w:rPr>
          <w:rFonts w:ascii="Times New Roman"/>
        </w:rPr>
        <w:t>21</w:t>
      </w:r>
      <w:r w:rsidR="000A023F">
        <w:rPr>
          <w:rFonts w:ascii="Times New Roman"/>
        </w:rPr>
        <w:fldChar w:fldCharType="end"/>
      </w:r>
      <w:r>
        <w:rPr>
          <w:rFonts w:ascii="Times New Roman" w:hint="eastAsia"/>
        </w:rPr>
        <w:t>的</w:t>
      </w:r>
      <w:r>
        <w:rPr>
          <w:rFonts w:ascii="Times New Roman"/>
        </w:rPr>
        <w:t>规定</w:t>
      </w:r>
      <w:r>
        <w:rPr>
          <w:rStyle w:val="fontstyle01"/>
          <w:b w:val="0"/>
          <w:sz w:val="21"/>
          <w:szCs w:val="21"/>
        </w:rPr>
        <w:t>。</w:t>
      </w:r>
    </w:p>
    <w:p w:rsidR="000A023F" w:rsidRDefault="00C6643D">
      <w:pPr>
        <w:pStyle w:val="affff0"/>
        <w:spacing w:line="360" w:lineRule="auto"/>
      </w:pPr>
      <w:bookmarkStart w:id="247" w:name="_Ref220334207"/>
      <w:r>
        <w:rPr>
          <w:rFonts w:hint="eastAsia"/>
        </w:rPr>
        <w:t>表</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21</w:t>
      </w:r>
      <w:r w:rsidR="000A023F">
        <w:rPr>
          <w:rFonts w:ascii="黑体" w:hAnsi="黑体" w:cs="黑体" w:hint="eastAsia"/>
        </w:rPr>
        <w:fldChar w:fldCharType="end"/>
      </w:r>
      <w:bookmarkEnd w:id="247"/>
      <w:r>
        <w:rPr>
          <w:rFonts w:ascii="黑体" w:hAnsi="黑体" w:cs="黑体" w:hint="eastAsia"/>
        </w:rPr>
        <w:t>EVM</w:t>
      </w:r>
      <w:r>
        <w:t>性能要求</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53"/>
        <w:gridCol w:w="2888"/>
        <w:gridCol w:w="4029"/>
      </w:tblGrid>
      <w:tr w:rsidR="000A023F">
        <w:trPr>
          <w:trHeight w:val="270"/>
        </w:trPr>
        <w:tc>
          <w:tcPr>
            <w:tcW w:w="2653" w:type="dxa"/>
            <w:shd w:val="clear" w:color="auto" w:fill="auto"/>
            <w:noWrap/>
            <w:vAlign w:val="center"/>
          </w:tcPr>
          <w:p w:rsidR="000A023F" w:rsidRDefault="00C6643D" w:rsidP="009530AC">
            <w:pPr>
              <w:ind w:firstLine="360"/>
              <w:jc w:val="center"/>
              <w:rPr>
                <w:rStyle w:val="fontstyle01"/>
                <w:rFonts w:hint="eastAsia"/>
                <w:b w:val="0"/>
              </w:rPr>
            </w:pPr>
            <w:r>
              <w:rPr>
                <w:rStyle w:val="fontstyle01"/>
                <w:rFonts w:hint="eastAsia"/>
                <w:b w:val="0"/>
              </w:rPr>
              <w:t>参数</w:t>
            </w:r>
          </w:p>
        </w:tc>
        <w:tc>
          <w:tcPr>
            <w:tcW w:w="2888" w:type="dxa"/>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MCS</w:t>
            </w:r>
          </w:p>
        </w:tc>
        <w:tc>
          <w:tcPr>
            <w:tcW w:w="4029" w:type="dxa"/>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 xml:space="preserve">RMS </w:t>
            </w:r>
            <w:r>
              <w:rPr>
                <w:rStyle w:val="fontstyle01"/>
                <w:rFonts w:hint="eastAsia"/>
                <w:b w:val="0"/>
              </w:rPr>
              <w:t>误差（</w:t>
            </w:r>
            <w:r>
              <w:rPr>
                <w:rStyle w:val="fontstyle01"/>
                <w:rFonts w:hint="eastAsia"/>
                <w:b w:val="0"/>
              </w:rPr>
              <w:t>dB</w:t>
            </w:r>
            <w:r>
              <w:rPr>
                <w:rStyle w:val="fontstyle01"/>
                <w:rFonts w:hint="eastAsia"/>
                <w:b w:val="0"/>
              </w:rPr>
              <w:t>）</w:t>
            </w:r>
          </w:p>
        </w:tc>
      </w:tr>
      <w:tr w:rsidR="000A023F">
        <w:trPr>
          <w:trHeight w:val="285"/>
        </w:trPr>
        <w:tc>
          <w:tcPr>
            <w:tcW w:w="2653" w:type="dxa"/>
            <w:vMerge w:val="restart"/>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PSDU-EVM</w:t>
            </w: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0</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2</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3</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4</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-13</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5</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-16</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6</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-19</w:t>
            </w:r>
          </w:p>
        </w:tc>
      </w:tr>
      <w:tr w:rsidR="000A023F">
        <w:trPr>
          <w:trHeight w:val="285"/>
        </w:trPr>
        <w:tc>
          <w:tcPr>
            <w:tcW w:w="2653" w:type="dxa"/>
            <w:vMerge w:val="restart"/>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PHR-EVM</w:t>
            </w: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0~5</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r w:rsidR="000A023F">
        <w:trPr>
          <w:trHeight w:val="285"/>
        </w:trPr>
        <w:tc>
          <w:tcPr>
            <w:tcW w:w="2653" w:type="dxa"/>
            <w:vMerge/>
            <w:shd w:val="clear" w:color="auto" w:fill="auto"/>
            <w:noWrap/>
            <w:vAlign w:val="center"/>
          </w:tcPr>
          <w:p w:rsidR="000A023F" w:rsidRDefault="000A023F" w:rsidP="009530AC">
            <w:pPr>
              <w:ind w:firstLine="360"/>
              <w:jc w:val="center"/>
              <w:rPr>
                <w:rStyle w:val="fontstyle01"/>
                <w:rFonts w:hint="eastAsia"/>
                <w:b w:val="0"/>
              </w:rPr>
            </w:pPr>
          </w:p>
        </w:tc>
        <w:tc>
          <w:tcPr>
            <w:tcW w:w="2888"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6</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-13</w:t>
            </w:r>
          </w:p>
        </w:tc>
      </w:tr>
      <w:tr w:rsidR="000A023F">
        <w:trPr>
          <w:trHeight w:val="285"/>
        </w:trPr>
        <w:tc>
          <w:tcPr>
            <w:tcW w:w="2653" w:type="dxa"/>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SIG-EVM</w:t>
            </w:r>
          </w:p>
        </w:tc>
        <w:tc>
          <w:tcPr>
            <w:tcW w:w="2888" w:type="dxa"/>
            <w:shd w:val="clear" w:color="auto" w:fill="auto"/>
            <w:noWrap/>
            <w:vAlign w:val="center"/>
          </w:tcPr>
          <w:p w:rsidR="000A023F" w:rsidRDefault="00C6643D" w:rsidP="009530AC">
            <w:pPr>
              <w:ind w:firstLine="360"/>
              <w:jc w:val="center"/>
              <w:rPr>
                <w:rStyle w:val="fontstyle01"/>
                <w:rFonts w:hint="eastAsia"/>
                <w:b w:val="0"/>
              </w:rPr>
            </w:pPr>
            <w:r>
              <w:rPr>
                <w:rStyle w:val="fontstyle01"/>
                <w:b w:val="0"/>
              </w:rPr>
              <w:t>\</w:t>
            </w:r>
          </w:p>
        </w:tc>
        <w:tc>
          <w:tcPr>
            <w:tcW w:w="4029" w:type="dxa"/>
            <w:shd w:val="clear" w:color="auto" w:fill="auto"/>
            <w:vAlign w:val="center"/>
          </w:tcPr>
          <w:p w:rsidR="000A023F" w:rsidRDefault="00C6643D" w:rsidP="009530AC">
            <w:pPr>
              <w:ind w:firstLine="360"/>
              <w:jc w:val="center"/>
              <w:rPr>
                <w:rStyle w:val="fontstyle01"/>
                <w:rFonts w:hint="eastAsia"/>
                <w:b w:val="0"/>
              </w:rPr>
            </w:pPr>
            <w:r>
              <w:rPr>
                <w:rStyle w:val="fontstyle01"/>
                <w:b w:val="0"/>
              </w:rPr>
              <w:t>-10</w:t>
            </w:r>
          </w:p>
        </w:tc>
      </w:tr>
    </w:tbl>
    <w:p w:rsidR="000A023F" w:rsidRDefault="000A023F">
      <w:pPr>
        <w:pStyle w:val="affffff"/>
        <w:ind w:firstLine="420"/>
        <w:rPr>
          <w:rFonts w:ascii="Times New Roman"/>
        </w:rPr>
      </w:pPr>
    </w:p>
    <w:p w:rsidR="000A023F" w:rsidRDefault="00C6643D">
      <w:pPr>
        <w:pStyle w:val="32"/>
      </w:pPr>
      <w:r>
        <w:rPr>
          <w:rFonts w:hint="eastAsia"/>
        </w:rPr>
        <w:t>抗多径性能</w:t>
      </w:r>
    </w:p>
    <w:p w:rsidR="000A023F" w:rsidRDefault="00C6643D">
      <w:pPr>
        <w:pStyle w:val="affffff"/>
        <w:ind w:firstLine="420"/>
        <w:rPr>
          <w:rFonts w:ascii="Times New Roman"/>
        </w:rPr>
      </w:pPr>
      <w:r>
        <w:rPr>
          <w:rFonts w:ascii="Times New Roman"/>
        </w:rPr>
        <w:t>在屏蔽环境下、误包率小于</w:t>
      </w:r>
      <w:r>
        <w:rPr>
          <w:rFonts w:ascii="Times New Roman"/>
        </w:rPr>
        <w:t>10%</w:t>
      </w:r>
      <w:r>
        <w:rPr>
          <w:rFonts w:ascii="Times New Roman"/>
        </w:rPr>
        <w:t>（业务报文包长度</w:t>
      </w:r>
      <w:r>
        <w:rPr>
          <w:rFonts w:ascii="Times New Roman" w:hint="eastAsia"/>
        </w:rPr>
        <w:t>小于</w:t>
      </w:r>
      <w:r>
        <w:rPr>
          <w:rFonts w:ascii="Times New Roman"/>
        </w:rPr>
        <w:t>100</w:t>
      </w:r>
      <w:r>
        <w:rPr>
          <w:rFonts w:ascii="Times New Roman"/>
        </w:rPr>
        <w:t>字节）时，</w:t>
      </w:r>
      <w:r>
        <w:rPr>
          <w:rFonts w:ascii="Times New Roman"/>
        </w:rPr>
        <w:t>Option2</w:t>
      </w:r>
      <w:r>
        <w:rPr>
          <w:rFonts w:ascii="Times New Roman"/>
        </w:rPr>
        <w:t>和</w:t>
      </w:r>
      <w:r>
        <w:rPr>
          <w:rFonts w:ascii="Times New Roman"/>
        </w:rPr>
        <w:t>Option3</w:t>
      </w:r>
      <w:r>
        <w:rPr>
          <w:rFonts w:ascii="Times New Roman"/>
        </w:rPr>
        <w:t>的抗多径性能</w:t>
      </w:r>
      <w:r>
        <w:rPr>
          <w:rFonts w:ascii="Times New Roman" w:hint="eastAsia"/>
        </w:rPr>
        <w:t>应符合</w:t>
      </w:r>
      <w:r w:rsidR="000A023F">
        <w:rPr>
          <w:rFonts w:ascii="Times New Roman"/>
        </w:rPr>
        <w:fldChar w:fldCharType="begin"/>
      </w:r>
      <w:r>
        <w:rPr>
          <w:rFonts w:ascii="Times New Roman" w:hint="eastAsia"/>
        </w:rPr>
        <w:instrText>REF _Ref220334219 \h</w:instrText>
      </w:r>
      <w:r w:rsidR="000A023F">
        <w:rPr>
          <w:rFonts w:ascii="Times New Roman"/>
        </w:rPr>
      </w:r>
      <w:r w:rsidR="000A023F">
        <w:rPr>
          <w:rFonts w:ascii="Times New Roman"/>
        </w:rPr>
        <w:fldChar w:fldCharType="separate"/>
      </w:r>
      <w:r>
        <w:rPr>
          <w:rFonts w:hint="eastAsia"/>
        </w:rPr>
        <w:t xml:space="preserve">表 </w:t>
      </w:r>
      <w:r>
        <w:rPr>
          <w:rFonts w:ascii="Times New Roman"/>
        </w:rPr>
        <w:t>22</w:t>
      </w:r>
      <w:r w:rsidR="000A023F">
        <w:rPr>
          <w:rFonts w:ascii="Times New Roman"/>
        </w:rPr>
        <w:fldChar w:fldCharType="end"/>
      </w:r>
      <w:r>
        <w:rPr>
          <w:rFonts w:ascii="Times New Roman" w:hint="eastAsia"/>
        </w:rPr>
        <w:t>的规定</w:t>
      </w:r>
      <w:r>
        <w:rPr>
          <w:rFonts w:ascii="Times New Roman"/>
        </w:rPr>
        <w:t>。</w:t>
      </w:r>
    </w:p>
    <w:p w:rsidR="000A023F" w:rsidRDefault="00C6643D">
      <w:pPr>
        <w:pStyle w:val="affff0"/>
        <w:spacing w:line="360" w:lineRule="auto"/>
      </w:pPr>
      <w:bookmarkStart w:id="248" w:name="_Ref220334219"/>
      <w:r>
        <w:rPr>
          <w:rFonts w:hint="eastAsia"/>
        </w:rPr>
        <w:t>表</w:t>
      </w:r>
      <w:r>
        <w:rPr>
          <w:rFonts w:hint="eastAsia"/>
        </w:rPr>
        <w:t xml:space="preserve"> </w:t>
      </w:r>
      <w:r w:rsidR="000A023F">
        <w:rPr>
          <w:rFonts w:ascii="黑体" w:hAnsi="黑体" w:cs="黑体" w:hint="eastAsia"/>
        </w:rPr>
        <w:fldChar w:fldCharType="begin"/>
      </w:r>
      <w:r>
        <w:rPr>
          <w:rFonts w:ascii="黑体" w:hAnsi="黑体" w:cs="黑体" w:hint="eastAsia"/>
        </w:rPr>
        <w:instrText>SEQ 表 \* ARABIC</w:instrText>
      </w:r>
      <w:r w:rsidR="000A023F">
        <w:rPr>
          <w:rFonts w:ascii="黑体" w:hAnsi="黑体" w:cs="黑体" w:hint="eastAsia"/>
        </w:rPr>
        <w:fldChar w:fldCharType="separate"/>
      </w:r>
      <w:r>
        <w:rPr>
          <w:rFonts w:ascii="黑体" w:hAnsi="黑体" w:cs="黑体" w:hint="eastAsia"/>
        </w:rPr>
        <w:t>22</w:t>
      </w:r>
      <w:r w:rsidR="000A023F">
        <w:rPr>
          <w:rFonts w:ascii="黑体" w:hAnsi="黑体" w:cs="黑体" w:hint="eastAsia"/>
        </w:rPr>
        <w:fldChar w:fldCharType="end"/>
      </w:r>
      <w:bookmarkEnd w:id="248"/>
      <w:r>
        <w:t>抗多径性能</w:t>
      </w:r>
      <w:r>
        <w:rPr>
          <w:rFonts w:hint="eastAsia"/>
        </w:rPr>
        <w:t>要求</w:t>
      </w:r>
    </w:p>
    <w:tbl>
      <w:tblPr>
        <w:tblW w:w="8359" w:type="dxa"/>
        <w:jc w:val="center"/>
        <w:tblLayout w:type="fixed"/>
        <w:tblLook w:val="04A0"/>
      </w:tblPr>
      <w:tblGrid>
        <w:gridCol w:w="937"/>
        <w:gridCol w:w="2219"/>
        <w:gridCol w:w="1659"/>
        <w:gridCol w:w="1984"/>
        <w:gridCol w:w="1560"/>
      </w:tblGrid>
      <w:tr w:rsidR="000A023F">
        <w:trPr>
          <w:trHeight w:val="276"/>
          <w:jc w:val="center"/>
        </w:trPr>
        <w:tc>
          <w:tcPr>
            <w:tcW w:w="937"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Option</w:t>
            </w:r>
          </w:p>
        </w:tc>
        <w:tc>
          <w:tcPr>
            <w:tcW w:w="2219" w:type="dxa"/>
            <w:tcBorders>
              <w:top w:val="single" w:sz="4" w:space="0" w:color="auto"/>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模式</w:t>
            </w:r>
          </w:p>
        </w:tc>
        <w:tc>
          <w:tcPr>
            <w:tcW w:w="1659" w:type="dxa"/>
            <w:tcBorders>
              <w:top w:val="single" w:sz="4" w:space="0" w:color="auto"/>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Fonts w:hint="eastAsia"/>
                <w:color w:val="000000"/>
                <w:sz w:val="18"/>
                <w:szCs w:val="18"/>
              </w:rPr>
              <w:t>农村环境信道</w:t>
            </w:r>
            <w:r>
              <w:rPr>
                <w:rStyle w:val="fontstyle01"/>
                <w:rFonts w:hint="eastAsia"/>
                <w:b w:val="0"/>
              </w:rPr>
              <w:t>（</w:t>
            </w:r>
            <w:r>
              <w:rPr>
                <w:rStyle w:val="fontstyle01"/>
                <w:rFonts w:hint="eastAsia"/>
                <w:b w:val="0"/>
              </w:rPr>
              <w:t>dB</w:t>
            </w:r>
            <w:r>
              <w:rPr>
                <w:rStyle w:val="fontstyle01"/>
                <w:b w:val="0"/>
              </w:rPr>
              <w:t>m</w:t>
            </w:r>
            <w:r>
              <w:rPr>
                <w:rStyle w:val="fontstyle01"/>
                <w:rFonts w:hint="eastAsia"/>
                <w:b w:val="0"/>
              </w:rPr>
              <w:t>）</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Fonts w:hint="eastAsia"/>
                <w:color w:val="000000"/>
                <w:sz w:val="18"/>
                <w:szCs w:val="18"/>
              </w:rPr>
              <w:t>典型城市环境信道</w:t>
            </w:r>
            <w:r>
              <w:rPr>
                <w:rStyle w:val="fontstyle01"/>
                <w:rFonts w:hint="eastAsia"/>
                <w:b w:val="0"/>
              </w:rPr>
              <w:t>（</w:t>
            </w:r>
            <w:r>
              <w:rPr>
                <w:rStyle w:val="fontstyle01"/>
                <w:rFonts w:hint="eastAsia"/>
                <w:b w:val="0"/>
              </w:rPr>
              <w:t>dB</w:t>
            </w:r>
            <w:r>
              <w:rPr>
                <w:rStyle w:val="fontstyle01"/>
                <w:b w:val="0"/>
              </w:rPr>
              <w:t>m</w:t>
            </w:r>
            <w:r>
              <w:rPr>
                <w:rStyle w:val="fontstyle01"/>
                <w:rFonts w:hint="eastAsia"/>
                <w:b w:val="0"/>
              </w:rPr>
              <w:t>）</w:t>
            </w:r>
          </w:p>
        </w:tc>
        <w:tc>
          <w:tcPr>
            <w:tcW w:w="1560" w:type="dxa"/>
            <w:tcBorders>
              <w:top w:val="single" w:sz="4" w:space="0" w:color="auto"/>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Fonts w:hint="eastAsia"/>
                <w:color w:val="000000"/>
                <w:sz w:val="18"/>
                <w:szCs w:val="18"/>
              </w:rPr>
              <w:t>山区环境信道</w:t>
            </w:r>
            <w:r>
              <w:rPr>
                <w:rStyle w:val="fontstyle01"/>
                <w:rFonts w:hint="eastAsia"/>
                <w:b w:val="0"/>
              </w:rPr>
              <w:t>（</w:t>
            </w:r>
            <w:r>
              <w:rPr>
                <w:rStyle w:val="fontstyle01"/>
                <w:rFonts w:hint="eastAsia"/>
                <w:b w:val="0"/>
              </w:rPr>
              <w:t>dB</w:t>
            </w:r>
            <w:r>
              <w:rPr>
                <w:rStyle w:val="fontstyle01"/>
                <w:b w:val="0"/>
              </w:rPr>
              <w:t>m</w:t>
            </w:r>
            <w:r>
              <w:rPr>
                <w:rStyle w:val="fontstyle01"/>
                <w:rFonts w:hint="eastAsia"/>
                <w:b w:val="0"/>
              </w:rPr>
              <w:t>）</w:t>
            </w:r>
          </w:p>
        </w:tc>
      </w:tr>
      <w:tr w:rsidR="000A023F">
        <w:trPr>
          <w:trHeight w:val="276"/>
          <w:jc w:val="center"/>
        </w:trPr>
        <w:tc>
          <w:tcPr>
            <w:tcW w:w="937" w:type="dxa"/>
            <w:vMerge w:val="restart"/>
            <w:tcBorders>
              <w:top w:val="nil"/>
              <w:left w:val="single" w:sz="4" w:space="0" w:color="auto"/>
              <w:bottom w:val="single" w:sz="4" w:space="0" w:color="000000"/>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2</w:t>
            </w: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MCS0</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-105</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-102</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-103</w:t>
            </w:r>
          </w:p>
        </w:tc>
      </w:tr>
      <w:tr w:rsidR="000A023F">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0A023F" w:rsidRDefault="000A023F">
            <w:pPr>
              <w:widowControl/>
              <w:ind w:firstLineChars="0" w:firstLine="0"/>
              <w:jc w:val="center"/>
              <w:rPr>
                <w:rStyle w:val="fontstyle01"/>
                <w:rFonts w:hint="eastAsia"/>
                <w:b w:val="0"/>
              </w:rPr>
            </w:pP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MCS3</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-98</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-94</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-96</w:t>
            </w:r>
          </w:p>
        </w:tc>
      </w:tr>
      <w:tr w:rsidR="000A023F">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0A023F" w:rsidRDefault="000A023F">
            <w:pPr>
              <w:widowControl/>
              <w:ind w:firstLineChars="0" w:firstLine="0"/>
              <w:jc w:val="center"/>
              <w:rPr>
                <w:rStyle w:val="fontstyle01"/>
                <w:rFonts w:hint="eastAsia"/>
                <w:b w:val="0"/>
              </w:rPr>
            </w:pP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MCS6</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-86</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-82</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-85</w:t>
            </w:r>
          </w:p>
        </w:tc>
      </w:tr>
      <w:tr w:rsidR="000A023F">
        <w:trPr>
          <w:trHeight w:val="276"/>
          <w:jc w:val="center"/>
        </w:trPr>
        <w:tc>
          <w:tcPr>
            <w:tcW w:w="937" w:type="dxa"/>
            <w:vMerge w:val="restart"/>
            <w:tcBorders>
              <w:top w:val="nil"/>
              <w:left w:val="single" w:sz="4" w:space="0" w:color="auto"/>
              <w:bottom w:val="single" w:sz="4" w:space="0" w:color="000000"/>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lastRenderedPageBreak/>
              <w:t>3</w:t>
            </w: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MCS1</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-106</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-104</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-104</w:t>
            </w:r>
          </w:p>
        </w:tc>
      </w:tr>
      <w:tr w:rsidR="000A023F">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0A023F" w:rsidRDefault="000A023F">
            <w:pPr>
              <w:widowControl/>
              <w:ind w:firstLineChars="0" w:firstLine="0"/>
              <w:jc w:val="center"/>
              <w:rPr>
                <w:rStyle w:val="fontstyle01"/>
                <w:rFonts w:hint="eastAsia"/>
                <w:b w:val="0"/>
              </w:rPr>
            </w:pP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MCS3</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-100</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-99</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-99</w:t>
            </w:r>
          </w:p>
        </w:tc>
      </w:tr>
      <w:tr w:rsidR="000A023F">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0A023F" w:rsidRDefault="000A023F">
            <w:pPr>
              <w:widowControl/>
              <w:ind w:firstLineChars="0" w:firstLine="0"/>
              <w:jc w:val="center"/>
              <w:rPr>
                <w:rStyle w:val="fontstyle01"/>
                <w:rFonts w:hint="eastAsia"/>
                <w:b w:val="0"/>
              </w:rPr>
            </w:pPr>
          </w:p>
        </w:tc>
        <w:tc>
          <w:tcPr>
            <w:tcW w:w="221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PSDU MCS6</w:t>
            </w:r>
          </w:p>
        </w:tc>
        <w:tc>
          <w:tcPr>
            <w:tcW w:w="1659"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-89</w:t>
            </w:r>
          </w:p>
        </w:tc>
        <w:tc>
          <w:tcPr>
            <w:tcW w:w="1984"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-89</w:t>
            </w:r>
          </w:p>
        </w:tc>
        <w:tc>
          <w:tcPr>
            <w:tcW w:w="1560" w:type="dxa"/>
            <w:tcBorders>
              <w:top w:val="nil"/>
              <w:left w:val="nil"/>
              <w:bottom w:val="single" w:sz="4" w:space="0" w:color="auto"/>
              <w:right w:val="single" w:sz="4" w:space="0" w:color="auto"/>
            </w:tcBorders>
            <w:shd w:val="clear" w:color="auto" w:fill="auto"/>
            <w:noWrap/>
            <w:vAlign w:val="center"/>
          </w:tcPr>
          <w:p w:rsidR="000A023F" w:rsidRDefault="00C6643D">
            <w:pPr>
              <w:widowControl/>
              <w:ind w:firstLineChars="0" w:firstLine="0"/>
              <w:jc w:val="center"/>
              <w:rPr>
                <w:rStyle w:val="fontstyle01"/>
                <w:rFonts w:hint="eastAsia"/>
                <w:b w:val="0"/>
              </w:rPr>
            </w:pPr>
            <w:r>
              <w:rPr>
                <w:rStyle w:val="fontstyle01"/>
                <w:rFonts w:hint="eastAsia"/>
                <w:b w:val="0"/>
              </w:rPr>
              <w:t>-89</w:t>
            </w:r>
          </w:p>
        </w:tc>
      </w:tr>
    </w:tbl>
    <w:p w:rsidR="000A023F" w:rsidRDefault="000A023F">
      <w:pPr>
        <w:keepNext/>
        <w:keepLines/>
        <w:numPr>
          <w:ilvl w:val="255"/>
          <w:numId w:val="0"/>
        </w:numPr>
        <w:adjustRightInd w:val="0"/>
        <w:snapToGrid w:val="0"/>
        <w:jc w:val="left"/>
        <w:outlineLvl w:val="0"/>
        <w:rPr>
          <w:rFonts w:eastAsia="黑体"/>
          <w:kern w:val="44"/>
          <w:szCs w:val="24"/>
        </w:rPr>
      </w:pPr>
      <w:bookmarkStart w:id="249" w:name="_Toc12604"/>
      <w:bookmarkStart w:id="250" w:name="_Toc57126826"/>
      <w:bookmarkStart w:id="251" w:name="_Toc49677163"/>
      <w:bookmarkStart w:id="252" w:name="_Toc2403"/>
    </w:p>
    <w:p w:rsidR="000A023F" w:rsidRDefault="00C6643D">
      <w:pPr>
        <w:keepNext/>
        <w:keepLines/>
        <w:numPr>
          <w:ilvl w:val="0"/>
          <w:numId w:val="1"/>
        </w:numPr>
        <w:adjustRightInd w:val="0"/>
        <w:snapToGrid w:val="0"/>
        <w:ind w:firstLineChars="0"/>
        <w:jc w:val="left"/>
        <w:outlineLvl w:val="0"/>
        <w:rPr>
          <w:rFonts w:eastAsia="黑体"/>
          <w:kern w:val="44"/>
          <w:szCs w:val="24"/>
        </w:rPr>
      </w:pPr>
      <w:r>
        <w:rPr>
          <w:rFonts w:eastAsia="黑体" w:hint="eastAsia"/>
          <w:kern w:val="44"/>
          <w:szCs w:val="24"/>
        </w:rPr>
        <w:t>网管系统总体架构及总体要求</w:t>
      </w:r>
      <w:bookmarkEnd w:id="249"/>
      <w:bookmarkEnd w:id="250"/>
      <w:bookmarkEnd w:id="251"/>
      <w:bookmarkEnd w:id="252"/>
    </w:p>
    <w:p w:rsidR="000A023F" w:rsidRDefault="00C6643D">
      <w:pPr>
        <w:pStyle w:val="affffff"/>
        <w:ind w:firstLine="420"/>
        <w:rPr>
          <w:rFonts w:ascii="Times New Roman"/>
        </w:rPr>
      </w:pPr>
      <w:r>
        <w:rPr>
          <w:rFonts w:ascii="Times New Roman" w:hint="eastAsia"/>
        </w:rPr>
        <w:t>参考</w:t>
      </w:r>
      <w:r>
        <w:rPr>
          <w:rFonts w:ascii="Times New Roman" w:hint="eastAsia"/>
        </w:rPr>
        <w:t xml:space="preserve">Q/CSG1204111.2-2022 </w:t>
      </w:r>
      <w:r>
        <w:rPr>
          <w:rFonts w:ascii="Times New Roman" w:hint="eastAsia"/>
        </w:rPr>
        <w:t>《低压电力线宽带载波通信规约</w:t>
      </w:r>
      <w:r>
        <w:rPr>
          <w:rFonts w:ascii="Times New Roman" w:hint="eastAsia"/>
        </w:rPr>
        <w:t xml:space="preserve"> </w:t>
      </w:r>
      <w:r>
        <w:rPr>
          <w:rFonts w:ascii="Times New Roman" w:hint="eastAsia"/>
        </w:rPr>
        <w:t>第</w:t>
      </w:r>
      <w:r>
        <w:rPr>
          <w:rFonts w:ascii="Times New Roman" w:hint="eastAsia"/>
        </w:rPr>
        <w:t>2</w:t>
      </w:r>
      <w:r>
        <w:rPr>
          <w:rFonts w:ascii="Times New Roman" w:hint="eastAsia"/>
        </w:rPr>
        <w:t>部分：技术要求》</w:t>
      </w:r>
      <w:r>
        <w:rPr>
          <w:rFonts w:ascii="Times New Roman" w:hint="eastAsia"/>
        </w:rPr>
        <w:t xml:space="preserve">6 </w:t>
      </w:r>
      <w:r>
        <w:rPr>
          <w:rFonts w:ascii="Times New Roman" w:hint="eastAsia"/>
        </w:rPr>
        <w:t>网管系统总体架构及总体要求。</w:t>
      </w:r>
    </w:p>
    <w:p w:rsidR="000A023F" w:rsidRDefault="00C6643D">
      <w:pPr>
        <w:pStyle w:val="12"/>
        <w:ind w:left="425" w:hanging="425"/>
      </w:pPr>
      <w:bookmarkStart w:id="253" w:name="_Toc24604"/>
      <w:r>
        <w:rPr>
          <w:rFonts w:hint="eastAsia"/>
        </w:rPr>
        <w:t>检验规则</w:t>
      </w:r>
      <w:bookmarkEnd w:id="253"/>
    </w:p>
    <w:p w:rsidR="000A023F" w:rsidRDefault="00C6643D">
      <w:pPr>
        <w:pStyle w:val="csg"/>
        <w:ind w:firstLine="420"/>
      </w:pPr>
      <w:r>
        <w:rPr>
          <w:rFonts w:hint="eastAsia"/>
        </w:rPr>
        <w:t>参考</w:t>
      </w:r>
      <w:r>
        <w:rPr>
          <w:rFonts w:hint="eastAsia"/>
        </w:rPr>
        <w:t xml:space="preserve">Q/CSG1204111.2-2022 </w:t>
      </w:r>
      <w:r>
        <w:rPr>
          <w:rFonts w:hint="eastAsia"/>
        </w:rPr>
        <w:t>《低压电力线宽带载波通信规约</w:t>
      </w:r>
      <w:r>
        <w:rPr>
          <w:rFonts w:hint="eastAsia"/>
        </w:rPr>
        <w:t xml:space="preserve"> </w:t>
      </w:r>
      <w:r>
        <w:rPr>
          <w:rFonts w:hint="eastAsia"/>
        </w:rPr>
        <w:t>第</w:t>
      </w:r>
      <w:r>
        <w:rPr>
          <w:rFonts w:hint="eastAsia"/>
        </w:rPr>
        <w:t>2</w:t>
      </w:r>
      <w:r>
        <w:rPr>
          <w:rFonts w:hint="eastAsia"/>
        </w:rPr>
        <w:t>部分：技术要求》</w:t>
      </w:r>
      <w:r>
        <w:rPr>
          <w:rFonts w:hint="eastAsia"/>
        </w:rPr>
        <w:t xml:space="preserve">7 </w:t>
      </w:r>
      <w:r>
        <w:rPr>
          <w:rFonts w:hint="eastAsia"/>
        </w:rPr>
        <w:t>检验规则。</w:t>
      </w:r>
    </w:p>
    <w:p w:rsidR="000A023F" w:rsidRDefault="000A023F">
      <w:pPr>
        <w:ind w:firstLine="420"/>
      </w:pPr>
    </w:p>
    <w:bookmarkEnd w:id="6"/>
    <w:p w:rsidR="000A023F" w:rsidRDefault="000A023F">
      <w:pPr>
        <w:adjustRightInd w:val="0"/>
        <w:ind w:firstLine="420"/>
      </w:pPr>
    </w:p>
    <w:p w:rsidR="000A023F" w:rsidRDefault="000A023F">
      <w:pPr>
        <w:ind w:firstLine="420"/>
      </w:pPr>
    </w:p>
    <w:sectPr w:rsidR="000A023F" w:rsidSect="000A023F">
      <w:headerReference w:type="default" r:id="rId26"/>
      <w:footerReference w:type="even" r:id="rId27"/>
      <w:footerReference w:type="default" r:id="rId28"/>
      <w:pgSz w:w="11906" w:h="16838"/>
      <w:pgMar w:top="1418" w:right="1134" w:bottom="1134" w:left="1418" w:header="1020" w:footer="1020" w:gutter="0"/>
      <w:pgNumType w:start="1"/>
      <w:cols w:space="720"/>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59" w:author="黄博阳" w:date="2026-03-04T10:12:00Z" w:initials="H">
    <w:p w:rsidR="00C6643D" w:rsidRDefault="00C6643D" w:rsidP="009530AC">
      <w:pPr>
        <w:pStyle w:val="affff3"/>
        <w:ind w:firstLine="420"/>
      </w:pPr>
      <w:r>
        <w:rPr>
          <w:rFonts w:hint="eastAsia"/>
        </w:rPr>
        <w:t>请补充后文提及的缩略语：补充了</w:t>
      </w:r>
      <w:r>
        <w:rPr>
          <w:rFonts w:hint="eastAsia"/>
        </w:rPr>
        <w:t>OQPSK</w:t>
      </w:r>
      <w:r>
        <w:rPr>
          <w:rFonts w:hint="eastAsia"/>
        </w:rPr>
        <w:t>和</w:t>
      </w:r>
      <w:r>
        <w:rPr>
          <w:rFonts w:hint="eastAsia"/>
        </w:rPr>
        <w:t>DSSS</w:t>
      </w:r>
    </w:p>
  </w:comment>
  <w:comment w:id="223" w:author="李扬" w:date="2026-02-13T13:52:00Z" w:initials="">
    <w:p w:rsidR="00C6643D" w:rsidRDefault="00C6643D" w:rsidP="009530AC">
      <w:pPr>
        <w:pStyle w:val="affff3"/>
        <w:ind w:firstLine="420"/>
      </w:pPr>
      <w:r>
        <w:rPr>
          <w:rFonts w:hint="eastAsia"/>
        </w:rPr>
        <w:t>缩略语章节缺少</w:t>
      </w:r>
      <w:r>
        <w:rPr>
          <w:rFonts w:hint="eastAsia"/>
        </w:rPr>
        <w:t>OCW</w:t>
      </w:r>
      <w:r>
        <w:rPr>
          <w:rFonts w:hint="eastAsia"/>
        </w:rPr>
        <w:t>对应内容</w:t>
      </w:r>
    </w:p>
  </w:comment>
  <w:comment w:id="224" w:author="李扬" w:date="2026-02-13T13:53:00Z" w:initials="">
    <w:p w:rsidR="00C6643D" w:rsidRDefault="00C6643D" w:rsidP="009530AC">
      <w:pPr>
        <w:pStyle w:val="affff3"/>
        <w:ind w:firstLine="420"/>
      </w:pPr>
      <w:r>
        <w:rPr>
          <w:rFonts w:hint="eastAsia"/>
        </w:rPr>
        <w:t>缩略语章节缺少</w:t>
      </w:r>
      <w:r>
        <w:rPr>
          <w:rFonts w:hint="eastAsia"/>
        </w:rPr>
        <w:t>OQPSK</w:t>
      </w:r>
      <w:r>
        <w:rPr>
          <w:rFonts w:hint="eastAsia"/>
        </w:rPr>
        <w:t>对应内容</w:t>
      </w:r>
    </w:p>
  </w:comment>
  <w:comment w:id="227" w:author="李扬" w:date="2026-02-13T13:56:00Z" w:initials="">
    <w:p w:rsidR="00C6643D" w:rsidRDefault="00C6643D" w:rsidP="009530AC">
      <w:pPr>
        <w:pStyle w:val="affff3"/>
        <w:ind w:firstLine="420"/>
      </w:pPr>
      <w:r>
        <w:rPr>
          <w:rFonts w:hint="eastAsia"/>
        </w:rPr>
        <w:t>缩略语章节缺少</w:t>
      </w:r>
      <w:r>
        <w:rPr>
          <w:rFonts w:hint="eastAsia"/>
        </w:rPr>
        <w:t>D</w:t>
      </w:r>
      <w:r>
        <w:t>SSS-</w:t>
      </w:r>
      <w:r>
        <w:rPr>
          <w:rFonts w:hint="eastAsia"/>
        </w:rPr>
        <w:t>OQPSK</w:t>
      </w:r>
      <w:r>
        <w:rPr>
          <w:rFonts w:hint="eastAsia"/>
        </w:rPr>
        <w:t>对应内容</w:t>
      </w:r>
    </w:p>
  </w:comment>
  <w:comment w:id="233" w:author="李扬" w:date="2026-02-13T13:59:00Z" w:initials="">
    <w:p w:rsidR="00C6643D" w:rsidRDefault="00C6643D" w:rsidP="009530AC">
      <w:pPr>
        <w:pStyle w:val="affff3"/>
        <w:ind w:firstLine="420"/>
      </w:pPr>
      <w:r>
        <w:rPr>
          <w:rFonts w:hint="eastAsia"/>
        </w:rPr>
        <w:t>缩略语章节缺少</w:t>
      </w:r>
      <w:r>
        <w:rPr>
          <w:rFonts w:hint="eastAsia"/>
        </w:rPr>
        <w:t>EVM</w:t>
      </w:r>
      <w:r>
        <w:rPr>
          <w:rFonts w:hint="eastAsia"/>
        </w:rPr>
        <w:t>对应内容。</w:t>
      </w:r>
    </w:p>
  </w:comment>
  <w:comment w:id="240" w:author="李扬" w:date="2026-02-13T14:07:00Z" w:initials="">
    <w:p w:rsidR="00C6643D" w:rsidRDefault="00C6643D" w:rsidP="009530AC">
      <w:pPr>
        <w:pStyle w:val="affff3"/>
        <w:ind w:firstLine="420"/>
      </w:pPr>
      <w:r>
        <w:rPr>
          <w:rFonts w:hint="eastAsia"/>
        </w:rPr>
        <w:t>该部分缺少缩略语</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9F7" w:rsidRDefault="009459F7">
      <w:pPr>
        <w:ind w:firstLine="420"/>
      </w:pPr>
      <w:r>
        <w:separator/>
      </w:r>
    </w:p>
  </w:endnote>
  <w:endnote w:type="continuationSeparator" w:id="1">
    <w:p w:rsidR="009459F7" w:rsidRDefault="009459F7">
      <w:pPr>
        <w:ind w:firstLine="420"/>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01" w:csb1="00000000"/>
  </w:font>
  <w:font w:name="Coronet">
    <w:altName w:val="Segoe Print"/>
    <w:charset w:val="00"/>
    <w:family w:val="script"/>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华文细黑">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86"/>
    <w:family w:val="auto"/>
    <w:notTrueType/>
    <w:pitch w:val="default"/>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Latha">
    <w:panose1 w:val="020B0604020202020204"/>
    <w:charset w:val="00"/>
    <w:family w:val="swiss"/>
    <w:pitch w:val="variable"/>
    <w:sig w:usb0="001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TimesNewRomanPS-BoldMT">
    <w:altName w:val="Times New Roman"/>
    <w:charset w:val="00"/>
    <w:family w:val="auto"/>
    <w:pitch w:val="default"/>
    <w:sig w:usb0="00000000" w:usb1="00000000" w:usb2="00000000" w:usb3="00000000" w:csb0="00000000" w:csb1="00000000"/>
  </w:font>
  <w:font w:name="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framePr w:wrap="around" w:vAnchor="text" w:hAnchor="margin" w:xAlign="outside" w:y="1"/>
      <w:ind w:firstLine="360"/>
      <w:rPr>
        <w:rStyle w:val="afffff6"/>
      </w:rPr>
    </w:pPr>
    <w:r>
      <w:fldChar w:fldCharType="begin"/>
    </w:r>
    <w:r>
      <w:rPr>
        <w:rStyle w:val="afffff6"/>
      </w:rPr>
      <w:instrText xml:space="preserve">PAGE  </w:instrText>
    </w:r>
    <w:r>
      <w:fldChar w:fldCharType="separate"/>
    </w:r>
    <w:r>
      <w:rPr>
        <w:rStyle w:val="afffff6"/>
      </w:rPr>
      <w:t>II</w:t>
    </w:r>
    <w:r>
      <w:fldChar w:fldCharType="end"/>
    </w:r>
  </w:p>
  <w:p w:rsidR="00C6643D" w:rsidRDefault="00C6643D">
    <w:pPr>
      <w:pStyle w:val="affffa"/>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360"/>
      <w:jc w:val="right"/>
      <w:rPr>
        <w:rStyle w:val="afffff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Chars="0" w:firstLine="0"/>
    </w:pPr>
    <w:r w:rsidRPr="000A023F">
      <w:fldChar w:fldCharType="begin"/>
    </w:r>
    <w:r>
      <w:instrText>PAGE   \* MERGEFORMAT</w:instrText>
    </w:r>
    <w:r w:rsidRPr="000A023F">
      <w:fldChar w:fldCharType="separate"/>
    </w:r>
    <w:r>
      <w:rPr>
        <w:lang w:val="zh-CN"/>
      </w:rPr>
      <w:t>II</w:t>
    </w:r>
    <w:r>
      <w:rPr>
        <w:lang w:val="zh-CN"/>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360"/>
      <w:jc w:val="right"/>
    </w:pPr>
    <w:r w:rsidRPr="000A023F">
      <w:fldChar w:fldCharType="begin"/>
    </w:r>
    <w:r>
      <w:instrText>PAGE   \* MERGEFORMAT</w:instrText>
    </w:r>
    <w:r w:rsidRPr="000A023F">
      <w:fldChar w:fldCharType="separate"/>
    </w:r>
    <w:r w:rsidR="006E2C51" w:rsidRPr="006E2C51">
      <w:rPr>
        <w:noProof/>
        <w:lang w:val="zh-CN"/>
      </w:rPr>
      <w:t>I</w:t>
    </w:r>
    <w:r>
      <w:rPr>
        <w:lang w:val="zh-CN"/>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Chars="0" w:firstLine="0"/>
    </w:pPr>
    <w:r w:rsidRPr="000A023F">
      <w:fldChar w:fldCharType="begin"/>
    </w:r>
    <w:r>
      <w:instrText>PAGE   \* MERGEFORMAT</w:instrText>
    </w:r>
    <w:r w:rsidRPr="000A023F">
      <w:fldChar w:fldCharType="separate"/>
    </w:r>
    <w:r w:rsidR="000155AB" w:rsidRPr="000155AB">
      <w:rPr>
        <w:noProof/>
        <w:lang w:val="zh-CN"/>
      </w:rPr>
      <w:t>2</w:t>
    </w:r>
    <w:r>
      <w:rPr>
        <w:lang w:val="zh-CN"/>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a"/>
      <w:ind w:firstLine="360"/>
      <w:jc w:val="right"/>
    </w:pPr>
    <w:r w:rsidRPr="000A023F">
      <w:fldChar w:fldCharType="begin"/>
    </w:r>
    <w:r>
      <w:instrText>PAGE   \* MERGEFORMAT</w:instrText>
    </w:r>
    <w:r w:rsidRPr="000A023F">
      <w:fldChar w:fldCharType="separate"/>
    </w:r>
    <w:r w:rsidR="003C777F" w:rsidRPr="003C777F">
      <w:rPr>
        <w:noProof/>
        <w:lang w:val="zh-CN"/>
      </w:rPr>
      <w:t>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9F7" w:rsidRDefault="009459F7">
      <w:pPr>
        <w:ind w:firstLine="420"/>
      </w:pPr>
      <w:r>
        <w:separator/>
      </w:r>
    </w:p>
  </w:footnote>
  <w:footnote w:type="continuationSeparator" w:id="1">
    <w:p w:rsidR="009459F7" w:rsidRDefault="009459F7">
      <w:pPr>
        <w:ind w:firstLine="42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ind w:firstLineChars="0" w:firstLine="0"/>
    </w:pPr>
    <w:r>
      <w:t>Q/CSG 1XXXXXX.1-2017</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b"/>
      <w:pBdr>
        <w:bottom w:val="none" w:sz="0" w:space="0" w:color="auto"/>
      </w:pBdr>
      <w:ind w:firstLine="420"/>
      <w:jc w:val="right"/>
      <w:rPr>
        <w:sz w:val="21"/>
        <w:szCs w:val="21"/>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pStyle w:val="affffb"/>
      <w:pBdr>
        <w:bottom w:val="none" w:sz="0" w:space="0" w:color="auto"/>
      </w:pBdr>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ind w:firstLineChars="0" w:firstLine="0"/>
    </w:pPr>
    <w:r>
      <w:rPr>
        <w:rFonts w:hint="eastAsia"/>
      </w:rPr>
      <w:t>Q/CSG</w:t>
    </w:r>
    <w:r>
      <w:t>1XXXXXX.1-20</w:t>
    </w:r>
    <w:r>
      <w:rPr>
        <w:rFonts w:hint="eastAsia"/>
      </w:rPr>
      <w:t>XX</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ind w:left="360" w:firstLineChars="0" w:firstLine="0"/>
      <w:jc w:val="right"/>
    </w:pPr>
    <w:r>
      <w:rPr>
        <w:rFonts w:hint="eastAsia"/>
      </w:rPr>
      <w:t>Q/CSG</w:t>
    </w:r>
    <w:r>
      <w:t>1XXXXXX.1-20</w:t>
    </w:r>
    <w:r>
      <w:rPr>
        <w:rFonts w:hint="eastAsia"/>
      </w:rPr>
      <w:t>XX</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43D" w:rsidRDefault="00C6643D">
    <w:pPr>
      <w:ind w:left="360" w:firstLineChars="0" w:firstLine="0"/>
      <w:jc w:val="right"/>
    </w:pPr>
    <w:r>
      <w:rPr>
        <w:rFonts w:hint="eastAsia"/>
      </w:rPr>
      <w:t>Q/CSG</w:t>
    </w:r>
    <w:r>
      <w:t>1XXXXXX.1-20</w:t>
    </w:r>
    <w:r>
      <w:rPr>
        <w:rFonts w:hint="eastAsia"/>
      </w:rPr>
      <w:t>XX</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1">
    <w:nsid w:val="012800B8"/>
    <w:multiLevelType w:val="multilevel"/>
    <w:tmpl w:val="012800B8"/>
    <w:lvl w:ilvl="0">
      <w:start w:val="1"/>
      <w:numFmt w:val="none"/>
      <w:pStyle w:val="a0"/>
      <w:lvlText w:val="图"/>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087406A2"/>
    <w:multiLevelType w:val="multilevel"/>
    <w:tmpl w:val="087406A2"/>
    <w:lvl w:ilvl="0">
      <w:start w:val="1"/>
      <w:numFmt w:val="none"/>
      <w:pStyle w:val="a1"/>
      <w:lvlText w:val="%1示例"/>
      <w:lvlJc w:val="left"/>
      <w:pPr>
        <w:tabs>
          <w:tab w:val="left" w:pos="1140"/>
        </w:tabs>
        <w:ind w:left="20" w:firstLine="400"/>
      </w:pPr>
      <w:rPr>
        <w:rFonts w:ascii="宋体" w:eastAsia="宋体"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09227E31"/>
    <w:multiLevelType w:val="multilevel"/>
    <w:tmpl w:val="09227E31"/>
    <w:lvl w:ilvl="0">
      <w:start w:val="1"/>
      <w:numFmt w:val="none"/>
      <w:suff w:val="nothing"/>
      <w:lvlText w:val=""/>
      <w:lvlJc w:val="left"/>
      <w:pPr>
        <w:ind w:left="0" w:firstLine="0"/>
      </w:pPr>
      <w:rPr>
        <w:rFonts w:ascii="黑体" w:eastAsia="黑体" w:hAnsi="Times New Roman" w:hint="eastAsia"/>
        <w:b/>
        <w:i w:val="0"/>
        <w:sz w:val="21"/>
      </w:rPr>
    </w:lvl>
    <w:lvl w:ilvl="1">
      <w:start w:val="1"/>
      <w:numFmt w:val="decimal"/>
      <w:pStyle w:val="a2"/>
      <w:lvlText w:val="表%2"/>
      <w:lvlJc w:val="left"/>
      <w:pPr>
        <w:tabs>
          <w:tab w:val="left" w:pos="360"/>
        </w:tabs>
        <w:ind w:left="0" w:firstLine="0"/>
      </w:pPr>
      <w:rPr>
        <w:rFonts w:ascii="黑体" w:eastAsia="黑体" w:hAnsi="Times New Roman" w:hint="eastAsia"/>
        <w:b/>
        <w:i w:val="0"/>
        <w:sz w:val="20"/>
      </w:rPr>
    </w:lvl>
    <w:lvl w:ilvl="2">
      <w:start w:val="1"/>
      <w:numFmt w:val="none"/>
      <w:pStyle w:val="a3"/>
      <w:suff w:val="nothing"/>
      <w:lvlText w:val="%1表%2(续)"/>
      <w:lvlJc w:val="left"/>
      <w:pPr>
        <w:ind w:left="0" w:firstLine="0"/>
      </w:pPr>
      <w:rPr>
        <w:rFonts w:ascii="宋体" w:eastAsia="宋体" w:hAnsi="Times New Roman" w:hint="eastAsia"/>
        <w:b w:val="0"/>
        <w:i w:val="0"/>
        <w:sz w:val="18"/>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3969"/>
        </w:tabs>
        <w:ind w:left="3969" w:hanging="1418"/>
      </w:pPr>
      <w:rPr>
        <w:rFonts w:hint="eastAsia"/>
      </w:rPr>
    </w:lvl>
    <w:lvl w:ilvl="8">
      <w:start w:val="1"/>
      <w:numFmt w:val="decimal"/>
      <w:lvlText w:val="%1.%2.%3.%4.%5.%6.%7.%8.%9"/>
      <w:lvlJc w:val="left"/>
      <w:pPr>
        <w:tabs>
          <w:tab w:val="left" w:pos="4677"/>
        </w:tabs>
        <w:ind w:left="4677" w:hanging="1700"/>
      </w:pPr>
      <w:rPr>
        <w:rFonts w:hint="eastAsia"/>
      </w:rPr>
    </w:lvl>
  </w:abstractNum>
  <w:abstractNum w:abstractNumId="4">
    <w:nsid w:val="09DA238B"/>
    <w:multiLevelType w:val="multilevel"/>
    <w:tmpl w:val="09DA238B"/>
    <w:lvl w:ilvl="0">
      <w:start w:val="1"/>
      <w:numFmt w:val="lowerLetter"/>
      <w:pStyle w:val="4"/>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AE367E9"/>
    <w:multiLevelType w:val="multilevel"/>
    <w:tmpl w:val="0AE367E9"/>
    <w:lvl w:ilvl="0">
      <w:start w:val="1"/>
      <w:numFmt w:val="none"/>
      <w:pStyle w:val="a4"/>
      <w:lvlText w:val="%1式中："/>
      <w:lvlJc w:val="left"/>
      <w:pPr>
        <w:tabs>
          <w:tab w:val="left" w:pos="918"/>
        </w:tabs>
        <w:ind w:left="0" w:firstLine="198"/>
      </w:pPr>
      <w:rPr>
        <w:rFonts w:ascii="宋体" w:eastAsia="宋体"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11E6D7F"/>
    <w:multiLevelType w:val="multilevel"/>
    <w:tmpl w:val="111E6D7F"/>
    <w:lvl w:ilvl="0">
      <w:start w:val="1"/>
      <w:numFmt w:val="decimal"/>
      <w:lvlText w:val="%1)"/>
      <w:lvlJc w:val="left"/>
      <w:pPr>
        <w:tabs>
          <w:tab w:val="left" w:pos="846"/>
        </w:tabs>
        <w:ind w:left="846" w:hanging="420"/>
      </w:pPr>
      <w:rPr>
        <w:rFonts w:hint="eastAsia"/>
      </w:rPr>
    </w:lvl>
    <w:lvl w:ilvl="1">
      <w:start w:val="1"/>
      <w:numFmt w:val="lowerLetter"/>
      <w:pStyle w:val="2"/>
      <w:lvlText w:val="%2）"/>
      <w:lvlJc w:val="left"/>
      <w:pPr>
        <w:tabs>
          <w:tab w:val="left" w:pos="840"/>
        </w:tabs>
        <w:ind w:left="840" w:hanging="420"/>
      </w:pPr>
      <w:rPr>
        <w:rFonts w:hint="eastAsia"/>
      </w:rPr>
    </w:lvl>
    <w:lvl w:ilvl="2">
      <w:start w:val="1"/>
      <w:numFmt w:val="lowerLetter"/>
      <w:lvlText w:val="%3）"/>
      <w:lvlJc w:val="left"/>
      <w:pPr>
        <w:tabs>
          <w:tab w:val="left" w:pos="846"/>
        </w:tabs>
        <w:ind w:left="846" w:hanging="4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54A7DEA"/>
    <w:multiLevelType w:val="multilevel"/>
    <w:tmpl w:val="154A7DEA"/>
    <w:lvl w:ilvl="0">
      <w:start w:val="1"/>
      <w:numFmt w:val="upperLetter"/>
      <w:pStyle w:val="a5"/>
      <w:lvlText w:val="%1"/>
      <w:lvlJc w:val="left"/>
      <w:pPr>
        <w:tabs>
          <w:tab w:val="left" w:pos="1080"/>
        </w:tabs>
        <w:ind w:left="432" w:hanging="432"/>
      </w:pPr>
      <w:rPr>
        <w:rFonts w:ascii="宋体" w:eastAsia="宋体" w:hint="eastAsia"/>
        <w:b/>
        <w:i w:val="0"/>
        <w:caps w:val="0"/>
        <w:sz w:val="21"/>
      </w:rPr>
    </w:lvl>
    <w:lvl w:ilvl="1">
      <w:start w:val="1"/>
      <w:numFmt w:val="decimal"/>
      <w:pStyle w:val="1"/>
      <w:lvlText w:val="%1.%2"/>
      <w:lvlJc w:val="left"/>
      <w:pPr>
        <w:tabs>
          <w:tab w:val="left" w:pos="680"/>
        </w:tabs>
        <w:ind w:left="680" w:hanging="680"/>
      </w:pPr>
      <w:rPr>
        <w:rFonts w:ascii="CG Times" w:hAnsi="Coronet" w:hint="default"/>
        <w:b/>
        <w:i w:val="0"/>
        <w:sz w:val="21"/>
      </w:rPr>
    </w:lvl>
    <w:lvl w:ilvl="2">
      <w:start w:val="1"/>
      <w:numFmt w:val="decimal"/>
      <w:pStyle w:val="20"/>
      <w:lvlText w:val="%1.%2.%3"/>
      <w:lvlJc w:val="left"/>
      <w:pPr>
        <w:tabs>
          <w:tab w:val="left" w:pos="454"/>
        </w:tabs>
        <w:ind w:left="454" w:hanging="454"/>
      </w:pPr>
      <w:rPr>
        <w:rFonts w:hint="eastAsia"/>
        <w:b/>
        <w:i w:val="0"/>
        <w:sz w:val="21"/>
      </w:rPr>
    </w:lvl>
    <w:lvl w:ilvl="3">
      <w:start w:val="1"/>
      <w:numFmt w:val="decimal"/>
      <w:lvlText w:val="%1.%2.%3.%4"/>
      <w:lvlJc w:val="left"/>
      <w:pPr>
        <w:tabs>
          <w:tab w:val="left" w:pos="1134"/>
        </w:tabs>
        <w:ind w:left="1134" w:hanging="1134"/>
      </w:pPr>
      <w:rPr>
        <w:rFonts w:ascii="宋体" w:eastAsia="宋体" w:hint="eastAsia"/>
        <w:b/>
        <w:i w:val="0"/>
        <w:spacing w:val="0"/>
        <w:sz w:val="21"/>
      </w:rPr>
    </w:lvl>
    <w:lvl w:ilvl="4">
      <w:start w:val="1"/>
      <w:numFmt w:val="decimal"/>
      <w:lvlText w:val="%1%2.%3.%4.%5"/>
      <w:lvlJc w:val="left"/>
      <w:pPr>
        <w:tabs>
          <w:tab w:val="left" w:pos="1474"/>
        </w:tabs>
        <w:ind w:left="1474" w:hanging="1474"/>
      </w:pPr>
      <w:rPr>
        <w:rFonts w:ascii="宋体" w:eastAsia="宋体" w:hint="eastAsia"/>
        <w:b/>
        <w:i w:val="0"/>
        <w:spacing w:val="0"/>
        <w:sz w:val="21"/>
      </w:rPr>
    </w:lvl>
    <w:lvl w:ilvl="5">
      <w:start w:val="1"/>
      <w:numFmt w:val="decimal"/>
      <w:lvlText w:val="%1.%2.%3.%4.%5.%6"/>
      <w:lvlJc w:val="left"/>
      <w:pPr>
        <w:tabs>
          <w:tab w:val="left" w:pos="1152"/>
        </w:tabs>
        <w:ind w:left="1152" w:hanging="1152"/>
      </w:pPr>
      <w:rPr>
        <w:rFonts w:hint="eastAsia"/>
      </w:rPr>
    </w:lvl>
    <w:lvl w:ilvl="6">
      <w:start w:val="1"/>
      <w:numFmt w:val="bullet"/>
      <w:lvlText w:val=""/>
      <w:lvlJc w:val="left"/>
      <w:pPr>
        <w:tabs>
          <w:tab w:val="left" w:pos="907"/>
        </w:tabs>
        <w:ind w:left="907" w:hanging="453"/>
      </w:pPr>
      <w:rPr>
        <w:rFonts w:ascii="Wingdings" w:hAnsi="Wingdings" w:hint="default"/>
        <w:sz w:val="16"/>
      </w:rPr>
    </w:lvl>
    <w:lvl w:ilvl="7">
      <w:start w:val="1"/>
      <w:numFmt w:val="bullet"/>
      <w:lvlText w:val=""/>
      <w:lvlJc w:val="left"/>
      <w:pPr>
        <w:tabs>
          <w:tab w:val="left" w:pos="1361"/>
        </w:tabs>
        <w:ind w:left="1361" w:hanging="454"/>
      </w:pPr>
      <w:rPr>
        <w:rFonts w:ascii="Symbol" w:hAnsi="Symbol" w:hint="default"/>
      </w:rPr>
    </w:lvl>
    <w:lvl w:ilvl="8">
      <w:start w:val="1"/>
      <w:numFmt w:val="decimal"/>
      <w:lvlText w:val="%1.%2.%3.%4.%5.%6.%7.%8.%9"/>
      <w:lvlJc w:val="left"/>
      <w:pPr>
        <w:tabs>
          <w:tab w:val="left" w:pos="1584"/>
        </w:tabs>
        <w:ind w:left="1584" w:hanging="1584"/>
      </w:pPr>
      <w:rPr>
        <w:rFonts w:hint="eastAsia"/>
      </w:rPr>
    </w:lvl>
  </w:abstractNum>
  <w:abstractNum w:abstractNumId="8">
    <w:nsid w:val="18232D00"/>
    <w:multiLevelType w:val="multilevel"/>
    <w:tmpl w:val="18232D00"/>
    <w:lvl w:ilvl="0">
      <w:start w:val="1"/>
      <w:numFmt w:val="upperLetter"/>
      <w:pStyle w:val="10"/>
      <w:lvlText w:val="%1"/>
      <w:lvlJc w:val="left"/>
      <w:pPr>
        <w:tabs>
          <w:tab w:val="left" w:pos="1080"/>
        </w:tabs>
        <w:ind w:left="907" w:hanging="907"/>
      </w:pPr>
      <w:rPr>
        <w:rFonts w:hint="eastAsia"/>
        <w:b/>
        <w:i w:val="0"/>
        <w:sz w:val="32"/>
      </w:rPr>
    </w:lvl>
    <w:lvl w:ilvl="1">
      <w:start w:val="1"/>
      <w:numFmt w:val="decimal"/>
      <w:pStyle w:val="A10"/>
      <w:lvlText w:val="%1.%2"/>
      <w:lvlJc w:val="left"/>
      <w:pPr>
        <w:tabs>
          <w:tab w:val="left" w:pos="680"/>
        </w:tabs>
        <w:ind w:left="680" w:hanging="680"/>
      </w:pPr>
      <w:rPr>
        <w:rFonts w:hint="eastAsia"/>
      </w:rPr>
    </w:lvl>
    <w:lvl w:ilvl="2">
      <w:start w:val="1"/>
      <w:numFmt w:val="decimal"/>
      <w:lvlText w:val="%1.%2.%3"/>
      <w:lvlJc w:val="left"/>
      <w:pPr>
        <w:tabs>
          <w:tab w:val="left" w:pos="1080"/>
        </w:tabs>
        <w:ind w:left="0" w:firstLine="0"/>
      </w:pPr>
      <w:rPr>
        <w:rFonts w:hint="eastAsia"/>
      </w:rPr>
    </w:lvl>
    <w:lvl w:ilvl="3">
      <w:start w:val="1"/>
      <w:numFmt w:val="decimal"/>
      <w:pStyle w:val="3"/>
      <w:lvlText w:val="%1.%2.%3.%4"/>
      <w:lvlJc w:val="left"/>
      <w:pPr>
        <w:tabs>
          <w:tab w:val="left" w:pos="144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9">
    <w:nsid w:val="1B136F61"/>
    <w:multiLevelType w:val="multilevel"/>
    <w:tmpl w:val="1B136F61"/>
    <w:lvl w:ilvl="0">
      <w:start w:val="1"/>
      <w:numFmt w:val="none"/>
      <w:pStyle w:val="a6"/>
      <w:lvlText w:val="表"/>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B802614"/>
    <w:multiLevelType w:val="multilevel"/>
    <w:tmpl w:val="1B802614"/>
    <w:lvl w:ilvl="0">
      <w:start w:val="1"/>
      <w:numFmt w:val="decimal"/>
      <w:pStyle w:val="a7"/>
      <w:lvlText w:val="%1  "/>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DBF583A"/>
    <w:multiLevelType w:val="multilevel"/>
    <w:tmpl w:val="1DBF583A"/>
    <w:lvl w:ilvl="0">
      <w:start w:val="1"/>
      <w:numFmt w:val="decimal"/>
      <w:pStyle w:val="a8"/>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12">
    <w:nsid w:val="253650B8"/>
    <w:multiLevelType w:val="multilevel"/>
    <w:tmpl w:val="253650B8"/>
    <w:lvl w:ilvl="0">
      <w:start w:val="1"/>
      <w:numFmt w:val="lowerLetter"/>
      <w:pStyle w:val="a9"/>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64A17CC"/>
    <w:multiLevelType w:val="multilevel"/>
    <w:tmpl w:val="264A17CC"/>
    <w:lvl w:ilvl="0">
      <w:start w:val="1"/>
      <w:numFmt w:val="none"/>
      <w:pStyle w:val="aa"/>
      <w:lvlText w:val="表"/>
      <w:lvlJc w:val="left"/>
      <w:pPr>
        <w:tabs>
          <w:tab w:val="left" w:pos="360"/>
        </w:tabs>
        <w:ind w:left="0" w:firstLine="0"/>
      </w:pPr>
      <w:rPr>
        <w:rFonts w:ascii="宋体" w:eastAsia="宋体" w:hint="eastAsia"/>
        <w:b w:val="0"/>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2F0879AF"/>
    <w:multiLevelType w:val="multilevel"/>
    <w:tmpl w:val="2F0879AF"/>
    <w:lvl w:ilvl="0">
      <w:start w:val="1"/>
      <w:numFmt w:val="bullet"/>
      <w:pStyle w:val="11"/>
      <w:lvlText w:val=""/>
      <w:lvlJc w:val="left"/>
      <w:pPr>
        <w:tabs>
          <w:tab w:val="left" w:pos="874"/>
        </w:tabs>
        <w:ind w:left="874" w:hanging="454"/>
      </w:pPr>
      <w:rPr>
        <w:rFonts w:ascii="Wingdings" w:hAnsi="Wingdings" w:hint="default"/>
      </w:rPr>
    </w:lvl>
    <w:lvl w:ilvl="1">
      <w:start w:val="1"/>
      <w:numFmt w:val="bullet"/>
      <w:lvlText w:val=""/>
      <w:lvlJc w:val="left"/>
      <w:pPr>
        <w:tabs>
          <w:tab w:val="left" w:pos="863"/>
        </w:tabs>
        <w:ind w:left="863" w:hanging="420"/>
      </w:pPr>
      <w:rPr>
        <w:rFonts w:ascii="Wingdings" w:hAnsi="Wingdings" w:hint="default"/>
      </w:rPr>
    </w:lvl>
    <w:lvl w:ilvl="2">
      <w:start w:val="1"/>
      <w:numFmt w:val="bullet"/>
      <w:lvlText w:val=""/>
      <w:lvlJc w:val="left"/>
      <w:pPr>
        <w:tabs>
          <w:tab w:val="left" w:pos="1283"/>
        </w:tabs>
        <w:ind w:left="1283" w:hanging="420"/>
      </w:pPr>
      <w:rPr>
        <w:rFonts w:ascii="Wingdings" w:hAnsi="Wingdings" w:hint="default"/>
      </w:rPr>
    </w:lvl>
    <w:lvl w:ilvl="3">
      <w:start w:val="1"/>
      <w:numFmt w:val="bullet"/>
      <w:lvlText w:val=""/>
      <w:lvlJc w:val="left"/>
      <w:pPr>
        <w:tabs>
          <w:tab w:val="left" w:pos="1703"/>
        </w:tabs>
        <w:ind w:left="1703" w:hanging="420"/>
      </w:pPr>
      <w:rPr>
        <w:rFonts w:ascii="Wingdings" w:hAnsi="Wingdings" w:hint="default"/>
      </w:rPr>
    </w:lvl>
    <w:lvl w:ilvl="4">
      <w:start w:val="1"/>
      <w:numFmt w:val="bullet"/>
      <w:lvlText w:val=""/>
      <w:lvlJc w:val="left"/>
      <w:pPr>
        <w:tabs>
          <w:tab w:val="left" w:pos="2123"/>
        </w:tabs>
        <w:ind w:left="2123" w:hanging="420"/>
      </w:pPr>
      <w:rPr>
        <w:rFonts w:ascii="Wingdings" w:hAnsi="Wingdings" w:hint="default"/>
      </w:rPr>
    </w:lvl>
    <w:lvl w:ilvl="5">
      <w:start w:val="1"/>
      <w:numFmt w:val="bullet"/>
      <w:lvlText w:val=""/>
      <w:lvlJc w:val="left"/>
      <w:pPr>
        <w:tabs>
          <w:tab w:val="left" w:pos="2543"/>
        </w:tabs>
        <w:ind w:left="2543" w:hanging="420"/>
      </w:pPr>
      <w:rPr>
        <w:rFonts w:ascii="Wingdings" w:hAnsi="Wingdings" w:hint="default"/>
      </w:rPr>
    </w:lvl>
    <w:lvl w:ilvl="6">
      <w:start w:val="1"/>
      <w:numFmt w:val="bullet"/>
      <w:lvlText w:val=""/>
      <w:lvlJc w:val="left"/>
      <w:pPr>
        <w:tabs>
          <w:tab w:val="left" w:pos="2963"/>
        </w:tabs>
        <w:ind w:left="2963" w:hanging="420"/>
      </w:pPr>
      <w:rPr>
        <w:rFonts w:ascii="Wingdings" w:hAnsi="Wingdings" w:hint="default"/>
      </w:rPr>
    </w:lvl>
    <w:lvl w:ilvl="7">
      <w:start w:val="1"/>
      <w:numFmt w:val="bullet"/>
      <w:lvlText w:val=""/>
      <w:lvlJc w:val="left"/>
      <w:pPr>
        <w:tabs>
          <w:tab w:val="left" w:pos="3383"/>
        </w:tabs>
        <w:ind w:left="3383" w:hanging="420"/>
      </w:pPr>
      <w:rPr>
        <w:rFonts w:ascii="Wingdings" w:hAnsi="Wingdings" w:hint="default"/>
      </w:rPr>
    </w:lvl>
    <w:lvl w:ilvl="8">
      <w:start w:val="1"/>
      <w:numFmt w:val="bullet"/>
      <w:lvlText w:val=""/>
      <w:lvlJc w:val="left"/>
      <w:pPr>
        <w:tabs>
          <w:tab w:val="left" w:pos="3803"/>
        </w:tabs>
        <w:ind w:left="3803" w:hanging="420"/>
      </w:pPr>
      <w:rPr>
        <w:rFonts w:ascii="Wingdings" w:hAnsi="Wingdings" w:hint="default"/>
      </w:rPr>
    </w:lvl>
  </w:abstractNum>
  <w:abstractNum w:abstractNumId="15">
    <w:nsid w:val="2FB02827"/>
    <w:multiLevelType w:val="multilevel"/>
    <w:tmpl w:val="2FB02827"/>
    <w:lvl w:ilvl="0">
      <w:start w:val="1"/>
      <w:numFmt w:val="bullet"/>
      <w:pStyle w:val="ab"/>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16">
    <w:nsid w:val="32215617"/>
    <w:multiLevelType w:val="multilevel"/>
    <w:tmpl w:val="32215617"/>
    <w:lvl w:ilvl="0">
      <w:start w:val="1"/>
      <w:numFmt w:val="decimal"/>
      <w:lvlText w:val="0.%1"/>
      <w:lvlJc w:val="left"/>
      <w:pPr>
        <w:tabs>
          <w:tab w:val="left" w:pos="360"/>
        </w:tabs>
        <w:ind w:left="0" w:firstLine="0"/>
      </w:pPr>
      <w:rPr>
        <w:rFonts w:ascii="黑体" w:eastAsia="黑体" w:hAnsi="Times New Roman" w:hint="eastAsia"/>
        <w:b/>
        <w:i w:val="0"/>
        <w:sz w:val="21"/>
      </w:rPr>
    </w:lvl>
    <w:lvl w:ilvl="1">
      <w:start w:val="1"/>
      <w:numFmt w:val="decimal"/>
      <w:pStyle w:val="ac"/>
      <w:lvlText w:val="0.%1.%2"/>
      <w:lvlJc w:val="left"/>
      <w:pPr>
        <w:tabs>
          <w:tab w:val="left" w:pos="720"/>
        </w:tabs>
        <w:ind w:left="0" w:firstLine="0"/>
      </w:pPr>
      <w:rPr>
        <w:rFonts w:ascii="黑体" w:eastAsia="黑体" w:hAnsi="Times New Roman" w:hint="eastAsia"/>
        <w:b/>
        <w:i w:val="0"/>
        <w:sz w:val="21"/>
      </w:rPr>
    </w:lvl>
    <w:lvl w:ilvl="2">
      <w:start w:val="1"/>
      <w:numFmt w:val="decimal"/>
      <w:lvlText w:val="0.%2.%3"/>
      <w:lvlJc w:val="left"/>
      <w:pPr>
        <w:tabs>
          <w:tab w:val="left" w:pos="720"/>
        </w:tabs>
        <w:ind w:left="0" w:firstLine="0"/>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7">
    <w:nsid w:val="38BB2950"/>
    <w:multiLevelType w:val="multilevel"/>
    <w:tmpl w:val="38BB2950"/>
    <w:lvl w:ilvl="0">
      <w:start w:val="1"/>
      <w:numFmt w:val="decimal"/>
      <w:suff w:val="space"/>
      <w:lvlText w:val="%1"/>
      <w:lvlJc w:val="left"/>
      <w:pPr>
        <w:ind w:left="0" w:firstLine="0"/>
      </w:pPr>
      <w:rPr>
        <w:rFonts w:ascii="Arial" w:eastAsia="黑体" w:hAnsi="Arial" w:cs="Arial" w:hint="default"/>
        <w:b/>
        <w:i w:val="0"/>
        <w:sz w:val="21"/>
        <w:szCs w:val="44"/>
      </w:rPr>
    </w:lvl>
    <w:lvl w:ilvl="1">
      <w:start w:val="1"/>
      <w:numFmt w:val="decimal"/>
      <w:pStyle w:val="120"/>
      <w:suff w:val="space"/>
      <w:lvlText w:val="%1.%2 "/>
      <w:lvlJc w:val="left"/>
      <w:pPr>
        <w:ind w:left="0" w:firstLine="0"/>
      </w:pPr>
      <w:rPr>
        <w:rFonts w:ascii="Arial" w:eastAsia="黑体" w:hAnsi="Arial" w:cs="Arial" w:hint="default"/>
        <w:b/>
        <w:i w:val="0"/>
        <w:sz w:val="21"/>
        <w:szCs w:val="32"/>
      </w:rPr>
    </w:lvl>
    <w:lvl w:ilvl="2">
      <w:start w:val="1"/>
      <w:numFmt w:val="decimal"/>
      <w:suff w:val="space"/>
      <w:lvlText w:val="%1.%2.%3 "/>
      <w:lvlJc w:val="left"/>
      <w:pPr>
        <w:ind w:left="0" w:firstLine="0"/>
      </w:pPr>
      <w:rPr>
        <w:rFonts w:ascii="Arial" w:eastAsia="黑体" w:hAnsi="Arial" w:cs="Arial" w:hint="default"/>
        <w:b/>
        <w:i w:val="0"/>
        <w:sz w:val="21"/>
        <w:szCs w:val="28"/>
      </w:rPr>
    </w:lvl>
    <w:lvl w:ilvl="3">
      <w:start w:val="1"/>
      <w:numFmt w:val="decimal"/>
      <w:suff w:val="space"/>
      <w:lvlText w:val="%1.%2.%3.%4 "/>
      <w:lvlJc w:val="left"/>
      <w:pPr>
        <w:ind w:left="0" w:firstLine="0"/>
      </w:pPr>
      <w:rPr>
        <w:rFonts w:ascii="Verdana" w:eastAsia="黑体" w:hAnsi="Verdana" w:hint="default"/>
        <w:b/>
        <w:i w:val="0"/>
        <w:sz w:val="21"/>
      </w:rPr>
    </w:lvl>
    <w:lvl w:ilvl="4">
      <w:start w:val="1"/>
      <w:numFmt w:val="decimal"/>
      <w:suff w:val="space"/>
      <w:lvlText w:val="%1.%2.%3.%4.%5 "/>
      <w:lvlJc w:val="left"/>
      <w:pPr>
        <w:ind w:left="0" w:firstLine="0"/>
      </w:pPr>
      <w:rPr>
        <w:rFonts w:ascii="Verdana" w:eastAsia="黑体" w:hAnsi="Verdana" w:hint="default"/>
        <w:b/>
        <w:i w:val="0"/>
        <w:sz w:val="21"/>
      </w:rPr>
    </w:lvl>
    <w:lvl w:ilvl="5">
      <w:start w:val="1"/>
      <w:numFmt w:val="decimal"/>
      <w:suff w:val="space"/>
      <w:lvlText w:val="%1.%2.%3.%4.%5.%6"/>
      <w:lvlJc w:val="left"/>
      <w:pPr>
        <w:ind w:left="930" w:firstLine="0"/>
      </w:pPr>
      <w:rPr>
        <w:rFonts w:hint="eastAsia"/>
      </w:rPr>
    </w:lvl>
    <w:lvl w:ilvl="6">
      <w:start w:val="1"/>
      <w:numFmt w:val="decimal"/>
      <w:suff w:val="space"/>
      <w:lvlText w:val="%1.%2.%3.%4.%5.%6.%7"/>
      <w:lvlJc w:val="left"/>
      <w:pPr>
        <w:ind w:left="930" w:firstLine="0"/>
      </w:pPr>
      <w:rPr>
        <w:rFonts w:hint="eastAsia"/>
      </w:rPr>
    </w:lvl>
    <w:lvl w:ilvl="7">
      <w:start w:val="1"/>
      <w:numFmt w:val="decimal"/>
      <w:suff w:val="space"/>
      <w:lvlText w:val="%1.%2.%3.%4.%5.%6.%7.%8"/>
      <w:lvlJc w:val="left"/>
      <w:pPr>
        <w:ind w:left="930" w:firstLine="0"/>
      </w:pPr>
      <w:rPr>
        <w:rFonts w:hint="eastAsia"/>
      </w:rPr>
    </w:lvl>
    <w:lvl w:ilvl="8">
      <w:start w:val="1"/>
      <w:numFmt w:val="decimal"/>
      <w:suff w:val="space"/>
      <w:lvlText w:val="%1.%2.%3.%4.%5.%6.%7.%8.%9"/>
      <w:lvlJc w:val="left"/>
      <w:pPr>
        <w:ind w:left="930" w:firstLine="0"/>
      </w:pPr>
      <w:rPr>
        <w:rFonts w:hint="eastAsia"/>
      </w:rPr>
    </w:lvl>
  </w:abstractNum>
  <w:abstractNum w:abstractNumId="18">
    <w:nsid w:val="3A517124"/>
    <w:multiLevelType w:val="multilevel"/>
    <w:tmpl w:val="3A517124"/>
    <w:lvl w:ilvl="0">
      <w:start w:val="1"/>
      <w:numFmt w:val="decimal"/>
      <w:pStyle w:val="40"/>
      <w:lvlText w:val="%1)"/>
      <w:lvlJc w:val="left"/>
      <w:pPr>
        <w:tabs>
          <w:tab w:val="left" w:pos="1260"/>
        </w:tabs>
        <w:ind w:left="1260" w:hanging="420"/>
      </w:pPr>
      <w:rPr>
        <w:rFonts w:hint="eastAsia"/>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19">
    <w:nsid w:val="3E5D3663"/>
    <w:multiLevelType w:val="multilevel"/>
    <w:tmpl w:val="3E5D3663"/>
    <w:lvl w:ilvl="0">
      <w:start w:val="1"/>
      <w:numFmt w:val="lowerLetter"/>
      <w:pStyle w:val="yq"/>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3E7B3F03"/>
    <w:multiLevelType w:val="multilevel"/>
    <w:tmpl w:val="3E7B3F03"/>
    <w:lvl w:ilvl="0">
      <w:start w:val="1"/>
      <w:numFmt w:val="decimal"/>
      <w:pStyle w:val="ad"/>
      <w:lvlText w:val="%1"/>
      <w:lvlJc w:val="left"/>
      <w:pPr>
        <w:ind w:left="425" w:hanging="425"/>
      </w:pPr>
    </w:lvl>
    <w:lvl w:ilvl="1">
      <w:start w:val="1"/>
      <w:numFmt w:val="decimal"/>
      <w:pStyle w:val="ae"/>
      <w:lvlText w:val="%1.%2"/>
      <w:lvlJc w:val="left"/>
      <w:pPr>
        <w:ind w:left="992" w:hanging="567"/>
      </w:pPr>
    </w:lvl>
    <w:lvl w:ilvl="2">
      <w:start w:val="1"/>
      <w:numFmt w:val="decimal"/>
      <w:pStyle w:val="af"/>
      <w:lvlText w:val="%1.%2.%3"/>
      <w:lvlJc w:val="left"/>
      <w:pPr>
        <w:ind w:left="1418" w:hanging="567"/>
      </w:pPr>
      <w:rPr>
        <w:lang w:val="en-US"/>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3EFE44B3"/>
    <w:multiLevelType w:val="multilevel"/>
    <w:tmpl w:val="3EFE44B3"/>
    <w:lvl w:ilvl="0">
      <w:start w:val="1"/>
      <w:numFmt w:val="decimal"/>
      <w:pStyle w:val="1111"/>
      <w:lvlText w:val="%1"/>
      <w:lvlJc w:val="left"/>
      <w:pPr>
        <w:tabs>
          <w:tab w:val="left" w:pos="360"/>
        </w:tabs>
        <w:ind w:left="0" w:firstLine="0"/>
      </w:pPr>
      <w:rPr>
        <w:rFonts w:ascii="Times New Roman" w:hAnsi="Times New Roman" w:cs="Times New Roman" w:hint="default"/>
        <w:b/>
        <w:i w:val="0"/>
        <w:iCs w:val="0"/>
        <w:caps w:val="0"/>
        <w:strike w:val="0"/>
        <w:dstrike w:val="0"/>
        <w:vanish w:val="0"/>
        <w:color w:val="000000"/>
        <w:spacing w:val="0"/>
        <w:position w:val="0"/>
        <w:sz w:val="21"/>
        <w:szCs w:val="21"/>
        <w:u w:val="none"/>
        <w:vertAlign w:val="baseline"/>
      </w:rPr>
    </w:lvl>
    <w:lvl w:ilvl="1">
      <w:start w:val="1"/>
      <w:numFmt w:val="decimal"/>
      <w:lvlText w:val="%1.%2"/>
      <w:lvlJc w:val="left"/>
      <w:pPr>
        <w:tabs>
          <w:tab w:val="left" w:pos="0"/>
        </w:tabs>
        <w:ind w:left="0" w:firstLine="0"/>
      </w:pPr>
      <w:rPr>
        <w:rFonts w:ascii="Times New Roman" w:eastAsia="宋体" w:hAnsi="Times New Roman" w:hint="default"/>
        <w:b/>
        <w:bCs/>
        <w:i w:val="0"/>
        <w:iCs w:val="0"/>
        <w:caps w:val="0"/>
        <w:strike w:val="0"/>
        <w:dstrike w:val="0"/>
        <w:vanish w:val="0"/>
        <w:color w:val="000000"/>
        <w:spacing w:val="0"/>
        <w:position w:val="0"/>
        <w:sz w:val="21"/>
        <w:szCs w:val="21"/>
        <w:vertAlign w:val="baseline"/>
      </w:rPr>
    </w:lvl>
    <w:lvl w:ilvl="2">
      <w:start w:val="1"/>
      <w:numFmt w:val="decimal"/>
      <w:pStyle w:val="130101"/>
      <w:lvlText w:val="%1.%2.%3"/>
      <w:lvlJc w:val="left"/>
      <w:pPr>
        <w:tabs>
          <w:tab w:val="left" w:pos="454"/>
        </w:tabs>
        <w:ind w:left="0" w:firstLine="0"/>
      </w:pPr>
      <w:rPr>
        <w:rFonts w:ascii="Times New Roman" w:eastAsia="宋体" w:hAnsi="Times New Roman" w:hint="default"/>
        <w:b/>
        <w:bCs/>
        <w:i w:val="0"/>
        <w:iCs w:val="0"/>
        <w:spacing w:val="0"/>
        <w:position w:val="0"/>
        <w:sz w:val="21"/>
        <w:szCs w:val="21"/>
      </w:rPr>
    </w:lvl>
    <w:lvl w:ilvl="3">
      <w:start w:val="1"/>
      <w:numFmt w:val="decimal"/>
      <w:lvlText w:val="%1.%2.%3.%4"/>
      <w:lvlJc w:val="left"/>
      <w:pPr>
        <w:tabs>
          <w:tab w:val="left" w:pos="0"/>
        </w:tabs>
        <w:ind w:left="0" w:firstLine="0"/>
      </w:pPr>
      <w:rPr>
        <w:rFonts w:ascii="Times New Roman" w:eastAsia="宋体" w:hAnsi="Times New Roman" w:hint="default"/>
        <w:b/>
        <w:bCs/>
        <w:i w:val="0"/>
        <w:iCs w:val="0"/>
        <w:color w:val="000000"/>
        <w:spacing w:val="0"/>
        <w:position w:val="0"/>
        <w:sz w:val="21"/>
        <w:szCs w:val="21"/>
      </w:rPr>
    </w:lvl>
    <w:lvl w:ilvl="4">
      <w:start w:val="1"/>
      <w:numFmt w:val="decimal"/>
      <w:pStyle w:val="150"/>
      <w:lvlText w:val="%1.%2.%3.%4.%5"/>
      <w:lvlJc w:val="left"/>
      <w:pPr>
        <w:tabs>
          <w:tab w:val="left" w:pos="1080"/>
        </w:tabs>
        <w:ind w:left="0" w:firstLine="0"/>
      </w:pPr>
      <w:rPr>
        <w:rFonts w:ascii="Times New Roman" w:eastAsia="宋体" w:hAnsi="Times New Roman" w:hint="default"/>
        <w:b/>
        <w:bCs/>
        <w:i w:val="0"/>
        <w:iCs w:val="0"/>
        <w:color w:val="auto"/>
        <w:sz w:val="21"/>
        <w:szCs w:val="21"/>
      </w:rPr>
    </w:lvl>
    <w:lvl w:ilvl="5">
      <w:start w:val="1"/>
      <w:numFmt w:val="decimal"/>
      <w:lvlText w:val="%1.%2.%3.%4.%5.%6"/>
      <w:lvlJc w:val="left"/>
      <w:pPr>
        <w:tabs>
          <w:tab w:val="left" w:pos="1080"/>
        </w:tabs>
        <w:ind w:left="0" w:firstLine="0"/>
      </w:pPr>
      <w:rPr>
        <w:rFonts w:ascii="Arial" w:eastAsia="宋体" w:hAnsi="Arial" w:hint="default"/>
        <w:b/>
        <w:bCs/>
        <w:i w:val="0"/>
        <w:iCs w:val="0"/>
        <w:strike w:val="0"/>
        <w:dstrike w:val="0"/>
        <w:sz w:val="21"/>
        <w:szCs w:val="21"/>
      </w:rPr>
    </w:lvl>
    <w:lvl w:ilvl="6">
      <w:start w:val="1"/>
      <w:numFmt w:val="decimal"/>
      <w:lvlText w:val="%1.%2.%3.%4.%5.%6.%7"/>
      <w:lvlJc w:val="left"/>
      <w:pPr>
        <w:tabs>
          <w:tab w:val="left" w:pos="2430"/>
        </w:tabs>
        <w:ind w:left="2430" w:hanging="1296"/>
      </w:pPr>
      <w:rPr>
        <w:rFonts w:hint="eastAsia"/>
      </w:rPr>
    </w:lvl>
    <w:lvl w:ilvl="7">
      <w:start w:val="1"/>
      <w:numFmt w:val="decimal"/>
      <w:lvlText w:val="%1.%2.%3.%4.%5.%6.%7.%8"/>
      <w:lvlJc w:val="left"/>
      <w:pPr>
        <w:tabs>
          <w:tab w:val="left" w:pos="2574"/>
        </w:tabs>
        <w:ind w:left="2574" w:hanging="1440"/>
      </w:pPr>
      <w:rPr>
        <w:rFonts w:hint="eastAsia"/>
      </w:rPr>
    </w:lvl>
    <w:lvl w:ilvl="8">
      <w:start w:val="1"/>
      <w:numFmt w:val="decimal"/>
      <w:lvlText w:val="%1.%2.%3.%4.%5.%6.%7.%8.%9"/>
      <w:lvlJc w:val="left"/>
      <w:pPr>
        <w:tabs>
          <w:tab w:val="left" w:pos="2718"/>
        </w:tabs>
        <w:ind w:left="2718" w:hanging="1584"/>
      </w:pPr>
      <w:rPr>
        <w:rFonts w:hint="eastAsia"/>
      </w:rPr>
    </w:lvl>
  </w:abstractNum>
  <w:abstractNum w:abstractNumId="22">
    <w:nsid w:val="407E65F9"/>
    <w:multiLevelType w:val="multilevel"/>
    <w:tmpl w:val="407E65F9"/>
    <w:lvl w:ilvl="0">
      <w:start w:val="1"/>
      <w:numFmt w:val="none"/>
      <w:pStyle w:val="af0"/>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nsid w:val="41A64E98"/>
    <w:multiLevelType w:val="multilevel"/>
    <w:tmpl w:val="41A64E98"/>
    <w:lvl w:ilvl="0">
      <w:start w:val="1"/>
      <w:numFmt w:val="decimal"/>
      <w:pStyle w:val="af1"/>
      <w:lvlText w:val="0.%1"/>
      <w:lvlJc w:val="left"/>
      <w:pPr>
        <w:tabs>
          <w:tab w:val="left" w:pos="360"/>
        </w:tabs>
        <w:ind w:left="0" w:firstLine="0"/>
      </w:pPr>
      <w:rPr>
        <w:rFonts w:ascii="宋体" w:eastAsia="宋体" w:hAnsi="Times New Roman" w:hint="eastAsia"/>
        <w:b/>
        <w:i w:val="0"/>
        <w:sz w:val="21"/>
      </w:rPr>
    </w:lvl>
    <w:lvl w:ilvl="1">
      <w:start w:val="1"/>
      <w:numFmt w:val="decimal"/>
      <w:lvlText w:val="0.%1.%2"/>
      <w:lvlJc w:val="left"/>
      <w:pPr>
        <w:tabs>
          <w:tab w:val="left" w:pos="720"/>
        </w:tabs>
        <w:ind w:left="0" w:firstLine="0"/>
      </w:pPr>
      <w:rPr>
        <w:rFonts w:ascii="黑体" w:eastAsia="黑体" w:hAnsi="Times New Roman" w:hint="eastAsia"/>
        <w:b/>
        <w:i w:val="0"/>
        <w:sz w:val="21"/>
      </w:rPr>
    </w:lvl>
    <w:lvl w:ilvl="2">
      <w:start w:val="1"/>
      <w:numFmt w:val="decimal"/>
      <w:lvlText w:val="0.%2.%3  "/>
      <w:lvlJc w:val="left"/>
      <w:pPr>
        <w:tabs>
          <w:tab w:val="left" w:pos="-31680"/>
        </w:tabs>
        <w:ind w:left="-32767" w:firstLine="0"/>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24">
    <w:nsid w:val="43DE53CB"/>
    <w:multiLevelType w:val="multilevel"/>
    <w:tmpl w:val="43DE53CB"/>
    <w:lvl w:ilvl="0">
      <w:start w:val="1"/>
      <w:numFmt w:val="decimal"/>
      <w:pStyle w:val="12"/>
      <w:lvlText w:val="%1"/>
      <w:lvlJc w:val="left"/>
      <w:pPr>
        <w:ind w:left="425" w:hanging="425"/>
      </w:pPr>
      <w:rPr>
        <w:rFonts w:ascii="黑体" w:eastAsia="黑体" w:hAnsi="黑体" w:cs="黑体" w:hint="default"/>
      </w:rPr>
    </w:lvl>
    <w:lvl w:ilvl="1">
      <w:start w:val="1"/>
      <w:numFmt w:val="decimal"/>
      <w:pStyle w:val="yq2"/>
      <w:lvlText w:val="%1.%2"/>
      <w:lvlJc w:val="left"/>
      <w:pPr>
        <w:ind w:left="425" w:hanging="425"/>
      </w:pPr>
      <w:rPr>
        <w:rFonts w:ascii="黑体" w:eastAsia="黑体" w:hAnsi="黑体" w:cs="黑体" w:hint="default"/>
      </w:rPr>
    </w:lvl>
    <w:lvl w:ilvl="2">
      <w:start w:val="1"/>
      <w:numFmt w:val="decimal"/>
      <w:pStyle w:val="yq3"/>
      <w:lvlText w:val="%1.%2.%3"/>
      <w:lvlJc w:val="left"/>
      <w:pPr>
        <w:ind w:left="425" w:hanging="425"/>
      </w:pPr>
      <w:rPr>
        <w:rFonts w:hint="eastAsia"/>
      </w:rPr>
    </w:lvl>
    <w:lvl w:ilvl="3">
      <w:start w:val="1"/>
      <w:numFmt w:val="decimal"/>
      <w:pStyle w:val="yqbt4"/>
      <w:lvlText w:val="%1.%2.%3.%4"/>
      <w:lvlJc w:val="left"/>
      <w:pPr>
        <w:ind w:left="425" w:hanging="425"/>
      </w:pPr>
      <w:rPr>
        <w:rFonts w:hint="eastAsia"/>
      </w:rPr>
    </w:lvl>
    <w:lvl w:ilvl="4">
      <w:start w:val="1"/>
      <w:numFmt w:val="decimal"/>
      <w:pStyle w:val="yq5"/>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5">
    <w:nsid w:val="478338B5"/>
    <w:multiLevelType w:val="multilevel"/>
    <w:tmpl w:val="478338B5"/>
    <w:lvl w:ilvl="0">
      <w:start w:val="1"/>
      <w:numFmt w:val="none"/>
      <w:suff w:val="nothing"/>
      <w:lvlText w:val=""/>
      <w:lvlJc w:val="left"/>
      <w:pPr>
        <w:ind w:left="420" w:firstLine="0"/>
      </w:pPr>
      <w:rPr>
        <w:rFonts w:ascii="黑体" w:eastAsia="黑体" w:hAnsi="Times New Roman" w:hint="eastAsia"/>
        <w:b/>
        <w:i w:val="0"/>
        <w:sz w:val="28"/>
      </w:rPr>
    </w:lvl>
    <w:lvl w:ilvl="1">
      <w:start w:val="1"/>
      <w:numFmt w:val="lowerLetter"/>
      <w:pStyle w:val="af2"/>
      <w:suff w:val="nothing"/>
      <w:lvlText w:val="%1%2)  "/>
      <w:lvlJc w:val="left"/>
      <w:pPr>
        <w:ind w:left="420" w:hanging="420"/>
      </w:pPr>
      <w:rPr>
        <w:rFonts w:ascii="黑体" w:eastAsia="黑体" w:hAnsi="Times New Roman" w:hint="eastAsia"/>
        <w:b/>
        <w:i w:val="0"/>
        <w:sz w:val="21"/>
      </w:rPr>
    </w:lvl>
    <w:lvl w:ilvl="2">
      <w:start w:val="1"/>
      <w:numFmt w:val="decimal"/>
      <w:pStyle w:val="af3"/>
      <w:suff w:val="nothing"/>
      <w:lvlText w:val="    %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420" w:firstLine="0"/>
      </w:pPr>
      <w:rPr>
        <w:rFonts w:ascii="黑体" w:eastAsia="黑体" w:hAnsi="Times New Roman" w:hint="eastAsia"/>
        <w:b/>
        <w:i w:val="0"/>
        <w:sz w:val="21"/>
      </w:rPr>
    </w:lvl>
    <w:lvl w:ilvl="4">
      <w:start w:val="1"/>
      <w:numFmt w:val="decimal"/>
      <w:lvlRestart w:val="2"/>
      <w:suff w:val="nothing"/>
      <w:lvlText w:val="%2.0.%5  "/>
      <w:lvlJc w:val="left"/>
      <w:pPr>
        <w:ind w:left="420" w:firstLine="0"/>
      </w:pPr>
      <w:rPr>
        <w:rFonts w:ascii="黑体" w:eastAsia="黑体" w:hAnsi="Times New Roman" w:hint="eastAsia"/>
        <w:b/>
        <w:i w:val="0"/>
        <w:sz w:val="21"/>
      </w:rPr>
    </w:lvl>
    <w:lvl w:ilvl="5">
      <w:start w:val="1"/>
      <w:numFmt w:val="decimal"/>
      <w:suff w:val="nothing"/>
      <w:lvlText w:val="      %6)  "/>
      <w:lvlJc w:val="left"/>
      <w:pPr>
        <w:ind w:left="1441" w:hanging="1021"/>
      </w:pPr>
      <w:rPr>
        <w:rFonts w:ascii="黑体" w:eastAsia="黑体" w:hAnsi="Times New Roman" w:hint="eastAsia"/>
        <w:b/>
        <w:i w:val="0"/>
        <w:sz w:val="21"/>
      </w:rPr>
    </w:lvl>
    <w:lvl w:ilvl="6">
      <w:start w:val="1"/>
      <w:numFmt w:val="decimal"/>
      <w:lvlRestart w:val="4"/>
      <w:suff w:val="nothing"/>
      <w:lvlText w:val="表 %2.%3.%4-%7  "/>
      <w:lvlJc w:val="left"/>
      <w:pPr>
        <w:ind w:left="420" w:firstLine="0"/>
      </w:pPr>
      <w:rPr>
        <w:rFonts w:ascii="黑体" w:eastAsia="黑体" w:hAnsi="Times New Roman" w:hint="eastAsia"/>
        <w:b/>
        <w:i w:val="0"/>
        <w:sz w:val="21"/>
      </w:rPr>
    </w:lvl>
    <w:lvl w:ilvl="7">
      <w:start w:val="1"/>
      <w:numFmt w:val="decimal"/>
      <w:lvlRestart w:val="4"/>
      <w:suff w:val="nothing"/>
      <w:lvlText w:val="图 %2.%3.%4-%8  "/>
      <w:lvlJc w:val="left"/>
      <w:pPr>
        <w:ind w:left="420" w:firstLine="0"/>
      </w:pPr>
      <w:rPr>
        <w:rFonts w:ascii="黑体" w:eastAsia="黑体" w:hint="eastAsia"/>
        <w:b/>
        <w:i w:val="0"/>
        <w:sz w:val="21"/>
      </w:rPr>
    </w:lvl>
    <w:lvl w:ilvl="8">
      <w:start w:val="1"/>
      <w:numFmt w:val="decimal"/>
      <w:lvlRestart w:val="5"/>
      <w:suff w:val="nothing"/>
      <w:lvlText w:val="    %9  "/>
      <w:lvlJc w:val="left"/>
      <w:pPr>
        <w:ind w:left="420" w:firstLine="0"/>
      </w:pPr>
      <w:rPr>
        <w:rFonts w:ascii="黑体" w:eastAsia="黑体" w:hAnsi="华文细黑" w:hint="eastAsia"/>
        <w:b/>
        <w:i w:val="0"/>
        <w:sz w:val="21"/>
      </w:rPr>
    </w:lvl>
  </w:abstractNum>
  <w:abstractNum w:abstractNumId="26">
    <w:nsid w:val="496E4D7B"/>
    <w:multiLevelType w:val="multilevel"/>
    <w:tmpl w:val="496E4D7B"/>
    <w:lvl w:ilvl="0">
      <w:start w:val="1"/>
      <w:numFmt w:val="none"/>
      <w:pStyle w:val="af4"/>
      <w:lvlText w:val="%1注"/>
      <w:lvlJc w:val="left"/>
      <w:pPr>
        <w:tabs>
          <w:tab w:val="left" w:pos="900"/>
        </w:tabs>
        <w:ind w:left="900" w:hanging="50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49E50C71"/>
    <w:multiLevelType w:val="multilevel"/>
    <w:tmpl w:val="49E50C71"/>
    <w:lvl w:ilvl="0">
      <w:start w:val="1"/>
      <w:numFmt w:val="decimal"/>
      <w:pStyle w:val="13"/>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8">
    <w:nsid w:val="4DDF1BEC"/>
    <w:multiLevelType w:val="multilevel"/>
    <w:tmpl w:val="4DDF1BEC"/>
    <w:lvl w:ilvl="0">
      <w:start w:val="1"/>
      <w:numFmt w:val="decimal"/>
      <w:pStyle w:val="21"/>
      <w:lvlText w:val="%1"/>
      <w:lvlJc w:val="left"/>
      <w:pPr>
        <w:ind w:left="420" w:hanging="420"/>
      </w:pPr>
      <w:rPr>
        <w:rFonts w:ascii="黑体" w:eastAsia="黑体" w:hAnsi="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nsid w:val="55E02EF4"/>
    <w:multiLevelType w:val="multilevel"/>
    <w:tmpl w:val="55E02EF4"/>
    <w:lvl w:ilvl="0">
      <w:start w:val="1"/>
      <w:numFmt w:val="decimal"/>
      <w:pStyle w:val="af5"/>
      <w:lvlText w:val="图%1"/>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nsid w:val="57546E96"/>
    <w:multiLevelType w:val="multilevel"/>
    <w:tmpl w:val="57546E96"/>
    <w:lvl w:ilvl="0">
      <w:start w:val="1"/>
      <w:numFmt w:val="decimal"/>
      <w:pStyle w:val="af6"/>
      <w:lvlText w:val="%1."/>
      <w:lvlJc w:val="left"/>
      <w:pPr>
        <w:tabs>
          <w:tab w:val="left" w:pos="425"/>
        </w:tabs>
        <w:ind w:left="425" w:hanging="425"/>
      </w:pPr>
      <w:rPr>
        <w:rFonts w:hint="eastAsia"/>
        <w:sz w:val="28"/>
        <w:szCs w:val="28"/>
      </w:rPr>
    </w:lvl>
    <w:lvl w:ilvl="1">
      <w:start w:val="1"/>
      <w:numFmt w:val="decimal"/>
      <w:pStyle w:val="af7"/>
      <w:lvlText w:val="%1.%2"/>
      <w:lvlJc w:val="left"/>
      <w:pPr>
        <w:tabs>
          <w:tab w:val="left" w:pos="567"/>
        </w:tabs>
        <w:ind w:left="567" w:hanging="567"/>
      </w:pPr>
      <w:rPr>
        <w:rFonts w:hint="eastAsia"/>
        <w:sz w:val="28"/>
        <w:szCs w:val="28"/>
      </w:rPr>
    </w:lvl>
    <w:lvl w:ilvl="2">
      <w:start w:val="1"/>
      <w:numFmt w:val="decimal"/>
      <w:pStyle w:val="af8"/>
      <w:lvlText w:val="%1.%2.%3"/>
      <w:lvlJc w:val="left"/>
      <w:pPr>
        <w:tabs>
          <w:tab w:val="left" w:pos="709"/>
        </w:tabs>
        <w:ind w:left="709" w:hanging="709"/>
      </w:pPr>
      <w:rPr>
        <w:rFonts w:hint="eastAsia"/>
        <w:sz w:val="24"/>
        <w:szCs w:val="24"/>
      </w:rPr>
    </w:lvl>
    <w:lvl w:ilvl="3">
      <w:start w:val="1"/>
      <w:numFmt w:val="decimal"/>
      <w:pStyle w:val="af9"/>
      <w:lvlText w:val="%1.%2.%3.%4."/>
      <w:lvlJc w:val="left"/>
      <w:pPr>
        <w:tabs>
          <w:tab w:val="left" w:pos="851"/>
        </w:tabs>
        <w:ind w:left="851" w:hanging="851"/>
      </w:pPr>
      <w:rPr>
        <w:rFonts w:hint="eastAsia"/>
        <w:b w:val="0"/>
        <w:i w:val="0"/>
        <w:sz w:val="24"/>
        <w:szCs w:val="24"/>
      </w:rPr>
    </w:lvl>
    <w:lvl w:ilvl="4">
      <w:start w:val="1"/>
      <w:numFmt w:val="upperLetter"/>
      <w:lvlText w:val="%5"/>
      <w:lvlJc w:val="left"/>
      <w:pPr>
        <w:tabs>
          <w:tab w:val="left" w:pos="992"/>
        </w:tabs>
        <w:ind w:left="992" w:hanging="992"/>
      </w:pPr>
      <w:rPr>
        <w:rFonts w:hint="eastAsia"/>
      </w:rPr>
    </w:lvl>
    <w:lvl w:ilvl="5">
      <w:start w:val="1"/>
      <w:numFmt w:val="upperRoman"/>
      <w:lvlText w:val="%6"/>
      <w:lvlJc w:val="left"/>
      <w:pPr>
        <w:tabs>
          <w:tab w:val="left" w:pos="1134"/>
        </w:tabs>
        <w:ind w:left="1134" w:hanging="1134"/>
      </w:pPr>
      <w:rPr>
        <w:rFonts w:hint="eastAsia"/>
      </w:rPr>
    </w:lvl>
    <w:lvl w:ilvl="6">
      <w:start w:val="1"/>
      <w:numFmt w:val="none"/>
      <w:lvlText w:val="%2"/>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1">
    <w:nsid w:val="57854CC9"/>
    <w:multiLevelType w:val="multilevel"/>
    <w:tmpl w:val="57854CC9"/>
    <w:lvl w:ilvl="0">
      <w:start w:val="1"/>
      <w:numFmt w:val="decimal"/>
      <w:pStyle w:val="14"/>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851" w:hanging="851"/>
      </w:pPr>
      <w:rPr>
        <w:rFonts w:hint="eastAsia"/>
      </w:rPr>
    </w:lvl>
    <w:lvl w:ilvl="3">
      <w:start w:val="1"/>
      <w:numFmt w:val="decimal"/>
      <w:lvlText w:val="%1.%2.%3.%4"/>
      <w:lvlJc w:val="left"/>
      <w:pPr>
        <w:ind w:left="1276" w:hanging="1276"/>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nsid w:val="58FE5803"/>
    <w:multiLevelType w:val="multilevel"/>
    <w:tmpl w:val="58FE5803"/>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decimal"/>
      <w:pStyle w:val="30"/>
      <w:lvlText w:val="(%3)"/>
      <w:lvlJc w:val="left"/>
      <w:pPr>
        <w:ind w:left="1680" w:hanging="420"/>
      </w:pPr>
      <w:rPr>
        <w:rFonts w:hint="default"/>
        <w:sz w:val="21"/>
        <w:szCs w:val="21"/>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3">
    <w:nsid w:val="5C3C318C"/>
    <w:multiLevelType w:val="multilevel"/>
    <w:tmpl w:val="5C3C318C"/>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pStyle w:val="5New"/>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nsid w:val="5CF85D73"/>
    <w:multiLevelType w:val="multilevel"/>
    <w:tmpl w:val="5CF85D73"/>
    <w:lvl w:ilvl="0">
      <w:start w:val="1"/>
      <w:numFmt w:val="bullet"/>
      <w:pStyle w:val="afa"/>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5">
    <w:nsid w:val="60C831D4"/>
    <w:multiLevelType w:val="multilevel"/>
    <w:tmpl w:val="60C831D4"/>
    <w:lvl w:ilvl="0">
      <w:start w:val="1"/>
      <w:numFmt w:val="decimal"/>
      <w:pStyle w:val="8x"/>
      <w:lvlText w:val="7.%1"/>
      <w:lvlJc w:val="left"/>
      <w:pPr>
        <w:ind w:left="840" w:hanging="420"/>
      </w:pPr>
      <w:rPr>
        <w:rFonts w:hint="eastAsia"/>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6">
    <w:nsid w:val="615F3963"/>
    <w:multiLevelType w:val="multilevel"/>
    <w:tmpl w:val="615F3963"/>
    <w:lvl w:ilvl="0">
      <w:start w:val="1"/>
      <w:numFmt w:val="bullet"/>
      <w:pStyle w:val="5"/>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pStyle w:val="MMTopic5"/>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61F5415D"/>
    <w:multiLevelType w:val="multilevel"/>
    <w:tmpl w:val="61F5415D"/>
    <w:lvl w:ilvl="0">
      <w:start w:val="1"/>
      <w:numFmt w:val="upperLetter"/>
      <w:lvlText w:val="Annex %1"/>
      <w:lvlJc w:val="left"/>
      <w:pPr>
        <w:tabs>
          <w:tab w:val="left" w:pos="1080"/>
        </w:tabs>
        <w:ind w:left="432" w:hanging="432"/>
      </w:pPr>
      <w:rPr>
        <w:rFonts w:ascii="宋体" w:eastAsia="宋体" w:hint="eastAsia"/>
        <w:b/>
        <w:i w:val="0"/>
        <w:caps w:val="0"/>
        <w:sz w:val="21"/>
      </w:rPr>
    </w:lvl>
    <w:lvl w:ilvl="1">
      <w:start w:val="1"/>
      <w:numFmt w:val="decimal"/>
      <w:pStyle w:val="22"/>
      <w:lvlText w:val="%1%2"/>
      <w:lvlJc w:val="left"/>
      <w:pPr>
        <w:tabs>
          <w:tab w:val="left" w:pos="680"/>
        </w:tabs>
        <w:ind w:left="680" w:hanging="680"/>
      </w:pPr>
      <w:rPr>
        <w:rFonts w:ascii="CG Times" w:hAnsi="Coronet" w:hint="default"/>
        <w:b/>
        <w:i w:val="0"/>
        <w:sz w:val="21"/>
      </w:rPr>
    </w:lvl>
    <w:lvl w:ilvl="2">
      <w:start w:val="1"/>
      <w:numFmt w:val="decimal"/>
      <w:pStyle w:val="31"/>
      <w:lvlText w:val="%1%2.%3"/>
      <w:lvlJc w:val="left"/>
      <w:pPr>
        <w:tabs>
          <w:tab w:val="left" w:pos="454"/>
        </w:tabs>
        <w:ind w:left="454" w:hanging="454"/>
      </w:pPr>
      <w:rPr>
        <w:rFonts w:hint="eastAsia"/>
        <w:b/>
        <w:i w:val="0"/>
        <w:sz w:val="21"/>
      </w:rPr>
    </w:lvl>
    <w:lvl w:ilvl="3">
      <w:start w:val="1"/>
      <w:numFmt w:val="decimal"/>
      <w:pStyle w:val="41"/>
      <w:lvlText w:val="%1%2.%3.%4"/>
      <w:lvlJc w:val="left"/>
      <w:pPr>
        <w:tabs>
          <w:tab w:val="left" w:pos="1134"/>
        </w:tabs>
        <w:ind w:left="1134" w:hanging="1134"/>
      </w:pPr>
      <w:rPr>
        <w:rFonts w:ascii="宋体" w:eastAsia="宋体" w:hint="eastAsia"/>
        <w:b/>
        <w:i w:val="0"/>
        <w:spacing w:val="0"/>
        <w:sz w:val="21"/>
      </w:rPr>
    </w:lvl>
    <w:lvl w:ilvl="4">
      <w:start w:val="1"/>
      <w:numFmt w:val="decimal"/>
      <w:lvlText w:val="%1%2.%3.%4.%5"/>
      <w:lvlJc w:val="left"/>
      <w:pPr>
        <w:tabs>
          <w:tab w:val="left" w:pos="1474"/>
        </w:tabs>
        <w:ind w:left="1474" w:hanging="1474"/>
      </w:pPr>
      <w:rPr>
        <w:rFonts w:ascii="宋体" w:eastAsia="宋体" w:hint="eastAsia"/>
        <w:b/>
        <w:i w:val="0"/>
        <w:spacing w:val="0"/>
        <w:sz w:val="21"/>
      </w:rPr>
    </w:lvl>
    <w:lvl w:ilvl="5">
      <w:start w:val="1"/>
      <w:numFmt w:val="decimal"/>
      <w:lvlText w:val="%1.%2.%3.%4.%5.%6"/>
      <w:lvlJc w:val="left"/>
      <w:pPr>
        <w:tabs>
          <w:tab w:val="left" w:pos="1152"/>
        </w:tabs>
        <w:ind w:left="1152" w:hanging="1152"/>
      </w:pPr>
      <w:rPr>
        <w:rFonts w:hint="eastAsia"/>
      </w:rPr>
    </w:lvl>
    <w:lvl w:ilvl="6">
      <w:start w:val="1"/>
      <w:numFmt w:val="bullet"/>
      <w:lvlText w:val=""/>
      <w:lvlJc w:val="left"/>
      <w:pPr>
        <w:tabs>
          <w:tab w:val="left" w:pos="907"/>
        </w:tabs>
        <w:ind w:left="907" w:hanging="453"/>
      </w:pPr>
      <w:rPr>
        <w:rFonts w:ascii="Wingdings" w:hAnsi="Wingdings" w:hint="default"/>
        <w:sz w:val="16"/>
      </w:rPr>
    </w:lvl>
    <w:lvl w:ilvl="7">
      <w:start w:val="1"/>
      <w:numFmt w:val="bullet"/>
      <w:lvlText w:val=""/>
      <w:lvlJc w:val="left"/>
      <w:pPr>
        <w:tabs>
          <w:tab w:val="left" w:pos="1361"/>
        </w:tabs>
        <w:ind w:left="1361" w:hanging="454"/>
      </w:pPr>
      <w:rPr>
        <w:rFonts w:ascii="Symbol" w:hAnsi="Symbol" w:hint="default"/>
        <w:color w:val="auto"/>
      </w:rPr>
    </w:lvl>
    <w:lvl w:ilvl="8">
      <w:start w:val="1"/>
      <w:numFmt w:val="decimal"/>
      <w:lvlText w:val="%1.%2.%3.%4.%5.%6.%7.%8.%9"/>
      <w:lvlJc w:val="left"/>
      <w:pPr>
        <w:tabs>
          <w:tab w:val="left" w:pos="1584"/>
        </w:tabs>
        <w:ind w:left="1584" w:hanging="1584"/>
      </w:pPr>
      <w:rPr>
        <w:rFonts w:hint="eastAsia"/>
      </w:rPr>
    </w:lvl>
  </w:abstractNum>
  <w:abstractNum w:abstractNumId="38">
    <w:nsid w:val="656E7BB8"/>
    <w:multiLevelType w:val="multilevel"/>
    <w:tmpl w:val="656E7BB8"/>
    <w:lvl w:ilvl="0">
      <w:start w:val="1"/>
      <w:numFmt w:val="none"/>
      <w:pStyle w:val="afb"/>
      <w:suff w:val="nothing"/>
      <w:lvlText w:val=""/>
      <w:lvlJc w:val="left"/>
      <w:pPr>
        <w:ind w:left="0" w:firstLine="0"/>
      </w:pPr>
      <w:rPr>
        <w:rFonts w:ascii="黑体" w:eastAsia="黑体" w:hAnsi="Times New Roman" w:hint="eastAsia"/>
        <w:b/>
        <w:i w:val="0"/>
        <w:sz w:val="28"/>
      </w:rPr>
    </w:lvl>
    <w:lvl w:ilvl="1">
      <w:start w:val="1"/>
      <w:numFmt w:val="decimal"/>
      <w:pStyle w:val="afc"/>
      <w:lvlText w:val="%1%2"/>
      <w:lvlJc w:val="left"/>
      <w:pPr>
        <w:tabs>
          <w:tab w:val="left" w:pos="360"/>
        </w:tabs>
        <w:ind w:left="0" w:firstLine="0"/>
      </w:pPr>
      <w:rPr>
        <w:rFonts w:ascii="黑体" w:eastAsia="黑体" w:hAnsi="Times New Roman" w:hint="eastAsia"/>
        <w:b/>
        <w:i w:val="0"/>
        <w:sz w:val="20"/>
      </w:rPr>
    </w:lvl>
    <w:lvl w:ilvl="2">
      <w:start w:val="1"/>
      <w:numFmt w:val="decimal"/>
      <w:pStyle w:val="afd"/>
      <w:lvlText w:val="%1%2.%3"/>
      <w:lvlJc w:val="left"/>
      <w:pPr>
        <w:tabs>
          <w:tab w:val="left" w:pos="720"/>
        </w:tabs>
        <w:ind w:left="0" w:firstLine="0"/>
      </w:pPr>
      <w:rPr>
        <w:rFonts w:ascii="黑体" w:eastAsia="黑体" w:hAnsi="Times New Roman" w:hint="eastAsia"/>
        <w:b/>
        <w:i w:val="0"/>
        <w:sz w:val="21"/>
      </w:rPr>
    </w:lvl>
    <w:lvl w:ilvl="3">
      <w:start w:val="1"/>
      <w:numFmt w:val="decimal"/>
      <w:pStyle w:val="afe"/>
      <w:lvlText w:val="%1%2.%3.%4"/>
      <w:lvlJc w:val="left"/>
      <w:pPr>
        <w:tabs>
          <w:tab w:val="left" w:pos="720"/>
        </w:tabs>
        <w:ind w:left="0" w:firstLine="0"/>
      </w:pPr>
      <w:rPr>
        <w:rFonts w:ascii="黑体" w:eastAsia="黑体" w:hAnsi="Times New Roman" w:hint="eastAsia"/>
        <w:b/>
        <w:i w:val="0"/>
        <w:sz w:val="21"/>
      </w:rPr>
    </w:lvl>
    <w:lvl w:ilvl="4">
      <w:start w:val="1"/>
      <w:numFmt w:val="decimal"/>
      <w:pStyle w:val="aff"/>
      <w:lvlText w:val="%2.%3.%4.%5"/>
      <w:lvlJc w:val="left"/>
      <w:pPr>
        <w:tabs>
          <w:tab w:val="left" w:pos="1080"/>
        </w:tabs>
        <w:ind w:left="0" w:firstLine="0"/>
      </w:pPr>
      <w:rPr>
        <w:rFonts w:ascii="黑体" w:eastAsia="黑体" w:hAnsi="Times New Roman" w:hint="eastAsia"/>
        <w:b/>
        <w:i w:val="0"/>
        <w:sz w:val="21"/>
      </w:rPr>
    </w:lvl>
    <w:lvl w:ilvl="5">
      <w:start w:val="1"/>
      <w:numFmt w:val="decimal"/>
      <w:pStyle w:val="aff0"/>
      <w:lvlText w:val="%2.%3.%4.%5.%6"/>
      <w:lvlJc w:val="left"/>
      <w:pPr>
        <w:tabs>
          <w:tab w:val="left" w:pos="1021"/>
        </w:tabs>
        <w:ind w:left="1021" w:hanging="1021"/>
      </w:pPr>
      <w:rPr>
        <w:rFonts w:ascii="黑体" w:eastAsia="黑体" w:hAnsi="Times New Roman" w:hint="eastAsia"/>
        <w:b/>
        <w:i w:val="0"/>
        <w:sz w:val="21"/>
      </w:rPr>
    </w:lvl>
    <w:lvl w:ilvl="6">
      <w:start w:val="1"/>
      <w:numFmt w:val="decimal"/>
      <w:lvlRestart w:val="5"/>
      <w:pStyle w:val="aff1"/>
      <w:lvlText w:val="%2.%3.%4.%5.%6.%7"/>
      <w:lvlJc w:val="left"/>
      <w:pPr>
        <w:tabs>
          <w:tab w:val="left" w:pos="1440"/>
        </w:tabs>
        <w:ind w:left="0" w:firstLine="0"/>
      </w:pPr>
      <w:rPr>
        <w:rFonts w:ascii="黑体" w:eastAsia="黑体" w:hAnsi="Times New Roman" w:hint="eastAsia"/>
        <w:b/>
        <w:i w:val="0"/>
        <w:sz w:val="21"/>
      </w:rPr>
    </w:lvl>
    <w:lvl w:ilvl="7">
      <w:start w:val="1"/>
      <w:numFmt w:val="decimal"/>
      <w:lvlRestart w:val="5"/>
      <w:lvlText w:val="图 %2.0.%5 -%8"/>
      <w:lvlJc w:val="left"/>
      <w:pPr>
        <w:tabs>
          <w:tab w:val="left" w:pos="1440"/>
        </w:tabs>
        <w:ind w:left="0" w:firstLine="0"/>
      </w:pPr>
      <w:rPr>
        <w:rFonts w:ascii="黑体" w:eastAsia="黑体" w:hint="eastAsia"/>
        <w:b/>
        <w:i w:val="0"/>
        <w:sz w:val="21"/>
      </w:rPr>
    </w:lvl>
    <w:lvl w:ilvl="8">
      <w:start w:val="1"/>
      <w:numFmt w:val="decimal"/>
      <w:lvlRestart w:val="6"/>
      <w:lvlText w:val="      %9)"/>
      <w:lvlJc w:val="left"/>
      <w:pPr>
        <w:tabs>
          <w:tab w:val="left" w:pos="1080"/>
        </w:tabs>
        <w:ind w:left="0" w:firstLine="0"/>
      </w:pPr>
      <w:rPr>
        <w:rFonts w:ascii="黑体" w:eastAsia="黑体" w:hAnsi="华文细黑" w:hint="eastAsia"/>
        <w:b/>
        <w:i w:val="0"/>
        <w:sz w:val="21"/>
      </w:rPr>
    </w:lvl>
  </w:abstractNum>
  <w:abstractNum w:abstractNumId="39">
    <w:nsid w:val="657D3FBC"/>
    <w:multiLevelType w:val="multilevel"/>
    <w:tmpl w:val="657D3FBC"/>
    <w:lvl w:ilvl="0">
      <w:start w:val="1"/>
      <w:numFmt w:val="upperLetter"/>
      <w:suff w:val="nothing"/>
      <w:lvlText w:val="附录  %1"/>
      <w:lvlJc w:val="left"/>
      <w:pPr>
        <w:ind w:left="0" w:firstLine="0"/>
      </w:pPr>
      <w:rPr>
        <w:rFonts w:ascii="黑体" w:eastAsia="黑体" w:hAnsi="Times New Roman" w:hint="eastAsia"/>
        <w:b/>
        <w:i w:val="0"/>
        <w:sz w:val="21"/>
      </w:rPr>
    </w:lvl>
    <w:lvl w:ilvl="1">
      <w:start w:val="1"/>
      <w:numFmt w:val="decimal"/>
      <w:pStyle w:val="aff2"/>
      <w:suff w:val="nothing"/>
      <w:lvlText w:val="%1.%2　"/>
      <w:lvlJc w:val="left"/>
      <w:pPr>
        <w:ind w:left="0" w:firstLine="0"/>
      </w:pPr>
      <w:rPr>
        <w:rFonts w:ascii="黑体" w:eastAsia="黑体" w:hAnsi="Times New Roman" w:hint="eastAsia"/>
        <w:b/>
        <w:i w:val="0"/>
        <w:snapToGrid/>
        <w:spacing w:val="0"/>
        <w:w w:val="100"/>
        <w:kern w:val="21"/>
        <w:sz w:val="21"/>
      </w:rPr>
    </w:lvl>
    <w:lvl w:ilvl="2">
      <w:start w:val="1"/>
      <w:numFmt w:val="decimal"/>
      <w:pStyle w:val="aff3"/>
      <w:suff w:val="nothing"/>
      <w:lvlText w:val="%1.%2.%3　"/>
      <w:lvlJc w:val="left"/>
      <w:pPr>
        <w:ind w:left="0" w:firstLine="0"/>
      </w:pPr>
      <w:rPr>
        <w:rFonts w:ascii="黑体" w:eastAsia="黑体" w:hAnsi="Times New Roman" w:hint="eastAsia"/>
        <w:b/>
        <w:i w:val="0"/>
        <w:sz w:val="21"/>
      </w:rPr>
    </w:lvl>
    <w:lvl w:ilvl="3">
      <w:start w:val="1"/>
      <w:numFmt w:val="decimal"/>
      <w:pStyle w:val="aff4"/>
      <w:suff w:val="nothing"/>
      <w:lvlText w:val="%1.%2.%3.%4　"/>
      <w:lvlJc w:val="left"/>
      <w:pPr>
        <w:ind w:left="0" w:firstLine="0"/>
      </w:pPr>
      <w:rPr>
        <w:rFonts w:ascii="黑体" w:eastAsia="黑体" w:hAnsi="Times New Roman" w:hint="eastAsia"/>
        <w:b/>
        <w:i w:val="0"/>
        <w:sz w:val="21"/>
      </w:rPr>
    </w:lvl>
    <w:lvl w:ilvl="4">
      <w:start w:val="1"/>
      <w:numFmt w:val="decimal"/>
      <w:pStyle w:val="aff5"/>
      <w:suff w:val="nothing"/>
      <w:lvlText w:val="%1.%2.%3.%4.%5　"/>
      <w:lvlJc w:val="left"/>
      <w:pPr>
        <w:ind w:left="0" w:firstLine="0"/>
      </w:pPr>
      <w:rPr>
        <w:rFonts w:ascii="黑体" w:eastAsia="黑体" w:hAnsi="Times New Roman" w:hint="eastAsia"/>
        <w:b/>
        <w:i w:val="0"/>
        <w:sz w:val="21"/>
      </w:rPr>
    </w:lvl>
    <w:lvl w:ilvl="5">
      <w:start w:val="1"/>
      <w:numFmt w:val="decimal"/>
      <w:pStyle w:val="aff6"/>
      <w:suff w:val="nothing"/>
      <w:lvlText w:val="%1.%2.%3.%4.%5.%6　"/>
      <w:lvlJc w:val="left"/>
      <w:pPr>
        <w:ind w:left="0" w:firstLine="0"/>
      </w:pPr>
      <w:rPr>
        <w:rFonts w:ascii="黑体" w:eastAsia="黑体" w:hAnsi="Times New Roman" w:hint="eastAsia"/>
        <w:b/>
        <w:i w:val="0"/>
        <w:sz w:val="21"/>
      </w:rPr>
    </w:lvl>
    <w:lvl w:ilvl="6">
      <w:start w:val="1"/>
      <w:numFmt w:val="decimal"/>
      <w:pStyle w:val="aff7"/>
      <w:suff w:val="nothing"/>
      <w:lvlText w:val="%1.%2.%3.%4.%5.%6.%7　"/>
      <w:lvlJc w:val="left"/>
      <w:pPr>
        <w:ind w:left="0" w:firstLine="0"/>
      </w:pPr>
      <w:rPr>
        <w:rFonts w:ascii="黑体" w:eastAsia="黑体" w:hAnsi="Times New Roman" w:hint="eastAsia"/>
        <w:b/>
        <w:i w:val="0"/>
        <w:sz w:val="21"/>
      </w:rPr>
    </w:lvl>
    <w:lvl w:ilvl="7">
      <w:start w:val="1"/>
      <w:numFmt w:val="none"/>
      <w:lvlRestart w:val="1"/>
      <w:lvlText w:val="表 %1."/>
      <w:lvlJc w:val="left"/>
      <w:pPr>
        <w:tabs>
          <w:tab w:val="left" w:pos="720"/>
        </w:tabs>
        <w:ind w:left="0" w:firstLine="0"/>
      </w:pPr>
      <w:rPr>
        <w:rFonts w:ascii="黑体" w:eastAsia="黑体" w:hint="eastAsia"/>
        <w:b/>
        <w:i w:val="0"/>
        <w:sz w:val="20"/>
      </w:rPr>
    </w:lvl>
    <w:lvl w:ilvl="8">
      <w:start w:val="1"/>
      <w:numFmt w:val="none"/>
      <w:lvlRestart w:val="1"/>
      <w:lvlText w:val="图 %1."/>
      <w:lvlJc w:val="left"/>
      <w:pPr>
        <w:tabs>
          <w:tab w:val="left" w:pos="720"/>
        </w:tabs>
        <w:ind w:left="0" w:firstLine="0"/>
      </w:pPr>
      <w:rPr>
        <w:rFonts w:ascii="黑体" w:eastAsia="黑体" w:hint="eastAsia"/>
        <w:b/>
        <w:i w:val="0"/>
        <w:sz w:val="20"/>
      </w:rPr>
    </w:lvl>
  </w:abstractNum>
  <w:abstractNum w:abstractNumId="40">
    <w:nsid w:val="6CEA2025"/>
    <w:multiLevelType w:val="multilevel"/>
    <w:tmpl w:val="6CEA2025"/>
    <w:lvl w:ilvl="0">
      <w:start w:val="1"/>
      <w:numFmt w:val="decimal"/>
      <w:pStyle w:val="aff8"/>
      <w:lvlText w:val="3.%1"/>
      <w:lvlJc w:val="left"/>
      <w:pPr>
        <w:tabs>
          <w:tab w:val="left" w:pos="357"/>
        </w:tabs>
        <w:ind w:left="0" w:firstLine="0"/>
      </w:pPr>
      <w:rPr>
        <w:rFonts w:ascii="黑体" w:eastAsia="黑体" w:hint="eastAsia"/>
        <w:b/>
        <w:i w:val="0"/>
        <w:sz w:val="20"/>
      </w:rPr>
    </w:lvl>
    <w:lvl w:ilvl="1">
      <w:start w:val="1"/>
      <w:numFmt w:val="decimal"/>
      <w:pStyle w:val="aff9"/>
      <w:lvlText w:val="3.%1.%2"/>
      <w:lvlJc w:val="left"/>
      <w:pPr>
        <w:tabs>
          <w:tab w:val="left" w:pos="720"/>
        </w:tabs>
        <w:ind w:left="0" w:firstLine="0"/>
      </w:pPr>
      <w:rPr>
        <w:rFonts w:ascii="黑体" w:eastAsia="黑体" w:hint="eastAsia"/>
        <w:b/>
        <w:i w:val="0"/>
        <w:sz w:val="20"/>
      </w:rPr>
    </w:lvl>
    <w:lvl w:ilvl="2">
      <w:start w:val="1"/>
      <w:numFmt w:val="decimal"/>
      <w:pStyle w:val="affa"/>
      <w:lvlText w:val="3.%1.%2.%3"/>
      <w:lvlJc w:val="left"/>
      <w:pPr>
        <w:tabs>
          <w:tab w:val="left" w:pos="720"/>
        </w:tabs>
        <w:ind w:left="0" w:firstLine="0"/>
      </w:pPr>
      <w:rPr>
        <w:rFonts w:ascii="黑体" w:eastAsia="黑体" w:hint="eastAsia"/>
        <w:b/>
        <w:i w:val="0"/>
        <w:sz w:val="20"/>
      </w:rPr>
    </w:lvl>
    <w:lvl w:ilvl="3">
      <w:start w:val="1"/>
      <w:numFmt w:val="decimal"/>
      <w:pStyle w:val="affb"/>
      <w:lvlText w:val="3.%1.%2.%3.%4"/>
      <w:lvlJc w:val="left"/>
      <w:pPr>
        <w:tabs>
          <w:tab w:val="left" w:pos="1077"/>
        </w:tabs>
        <w:ind w:left="0" w:firstLine="0"/>
      </w:pPr>
      <w:rPr>
        <w:rFonts w:ascii="黑体" w:eastAsia="黑体" w:hint="eastAsia"/>
        <w:b/>
        <w:i w:val="0"/>
        <w:sz w:val="20"/>
      </w:rPr>
    </w:lvl>
    <w:lvl w:ilvl="4">
      <w:start w:val="1"/>
      <w:numFmt w:val="decimal"/>
      <w:pStyle w:val="affc"/>
      <w:lvlText w:val="3.%1.%2.%3.%4.%5"/>
      <w:lvlJc w:val="left"/>
      <w:pPr>
        <w:tabs>
          <w:tab w:val="left" w:pos="1440"/>
        </w:tabs>
        <w:ind w:left="0" w:firstLine="0"/>
      </w:pPr>
      <w:rPr>
        <w:rFonts w:ascii="黑体" w:eastAsia="黑体" w:hint="eastAsia"/>
        <w:b/>
        <w:i w:val="0"/>
        <w:sz w:val="20"/>
      </w:rPr>
    </w:lvl>
    <w:lvl w:ilvl="5">
      <w:start w:val="1"/>
      <w:numFmt w:val="decimal"/>
      <w:lvlText w:val="%1.%2.%3.%4.%5.%6"/>
      <w:lvlJc w:val="left"/>
      <w:pPr>
        <w:tabs>
          <w:tab w:val="left" w:pos="3566"/>
        </w:tabs>
        <w:ind w:left="3260" w:hanging="1134"/>
      </w:pPr>
      <w:rPr>
        <w:rFonts w:hint="eastAsia"/>
        <w:b/>
        <w:i w:val="0"/>
        <w:sz w:val="21"/>
      </w:rPr>
    </w:lvl>
    <w:lvl w:ilvl="6">
      <w:start w:val="1"/>
      <w:numFmt w:val="decimal"/>
      <w:lvlText w:val="%1.%2.%3.%4.%5.%6.%7"/>
      <w:lvlJc w:val="left"/>
      <w:pPr>
        <w:tabs>
          <w:tab w:val="left" w:pos="3991"/>
        </w:tabs>
        <w:ind w:left="3827" w:hanging="1276"/>
      </w:pPr>
      <w:rPr>
        <w:rFonts w:hint="eastAsia"/>
        <w:b/>
        <w:i w:val="0"/>
        <w:sz w:val="21"/>
      </w:rPr>
    </w:lvl>
    <w:lvl w:ilvl="7">
      <w:start w:val="1"/>
      <w:numFmt w:val="decimal"/>
      <w:lvlText w:val="%1.%2.%3.%4.%5.%6.%7.%8"/>
      <w:lvlJc w:val="left"/>
      <w:pPr>
        <w:tabs>
          <w:tab w:val="left" w:pos="4776"/>
        </w:tabs>
        <w:ind w:left="4394" w:hanging="1418"/>
      </w:pPr>
      <w:rPr>
        <w:rFonts w:hint="eastAsia"/>
        <w:b/>
        <w:i w:val="0"/>
        <w:sz w:val="21"/>
      </w:rPr>
    </w:lvl>
    <w:lvl w:ilvl="8">
      <w:start w:val="1"/>
      <w:numFmt w:val="decimal"/>
      <w:lvlText w:val="%1.%2.%3.%4.%5.%6.%7.%8.%9"/>
      <w:lvlJc w:val="left"/>
      <w:pPr>
        <w:tabs>
          <w:tab w:val="left" w:pos="5202"/>
        </w:tabs>
        <w:ind w:left="5102" w:hanging="1700"/>
      </w:pPr>
      <w:rPr>
        <w:rFonts w:hint="eastAsia"/>
        <w:b/>
        <w:i w:val="0"/>
        <w:sz w:val="21"/>
      </w:rPr>
    </w:lvl>
  </w:abstractNum>
  <w:abstractNum w:abstractNumId="41">
    <w:nsid w:val="6DBF04F4"/>
    <w:multiLevelType w:val="multilevel"/>
    <w:tmpl w:val="6DBF04F4"/>
    <w:lvl w:ilvl="0">
      <w:start w:val="1"/>
      <w:numFmt w:val="none"/>
      <w:pStyle w:val="affd"/>
      <w:lvlText w:val="%1注："/>
      <w:lvlJc w:val="left"/>
      <w:pPr>
        <w:tabs>
          <w:tab w:val="left" w:pos="1140"/>
        </w:tabs>
        <w:ind w:left="840" w:hanging="42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
    <w:nsid w:val="763A6836"/>
    <w:multiLevelType w:val="multilevel"/>
    <w:tmpl w:val="763A6836"/>
    <w:lvl w:ilvl="0">
      <w:start w:val="1"/>
      <w:numFmt w:val="none"/>
      <w:suff w:val="nothing"/>
      <w:lvlText w:val=""/>
      <w:lvlJc w:val="left"/>
      <w:pPr>
        <w:ind w:left="0" w:firstLine="0"/>
      </w:pPr>
      <w:rPr>
        <w:rFonts w:ascii="黑体" w:eastAsia="黑体" w:hAnsi="Times New Roman" w:hint="eastAsia"/>
        <w:b/>
        <w:i w:val="0"/>
        <w:sz w:val="28"/>
      </w:rPr>
    </w:lvl>
    <w:lvl w:ilvl="1">
      <w:start w:val="1"/>
      <w:numFmt w:val="decimal"/>
      <w:pStyle w:val="affe"/>
      <w:suff w:val="nothing"/>
      <w:lvlText w:val="%1%2 "/>
      <w:lvlJc w:val="left"/>
      <w:pPr>
        <w:ind w:left="0" w:firstLine="0"/>
      </w:pPr>
      <w:rPr>
        <w:rFonts w:ascii="黑体" w:eastAsia="黑体" w:hAnsi="Times New Roman" w:hint="eastAsia"/>
        <w:b/>
        <w:i w:val="0"/>
        <w:sz w:val="28"/>
      </w:rPr>
    </w:lvl>
    <w:lvl w:ilvl="2">
      <w:start w:val="1"/>
      <w:numFmt w:val="decimal"/>
      <w:pStyle w:val="afff"/>
      <w:suff w:val="nothing"/>
      <w:lvlText w:val="%1%2.%3　"/>
      <w:lvlJc w:val="left"/>
      <w:pPr>
        <w:ind w:left="0" w:firstLine="0"/>
      </w:pPr>
      <w:rPr>
        <w:rFonts w:ascii="黑体" w:eastAsia="黑体" w:hAnsi="Times New Roman" w:hint="eastAsia"/>
        <w:b/>
        <w:i w:val="0"/>
        <w:sz w:val="21"/>
      </w:rPr>
    </w:lvl>
    <w:lvl w:ilvl="3">
      <w:start w:val="1"/>
      <w:numFmt w:val="decimal"/>
      <w:pStyle w:val="afff0"/>
      <w:suff w:val="nothing"/>
      <w:lvlText w:val="%1%2.%3.%4　"/>
      <w:lvlJc w:val="left"/>
      <w:pPr>
        <w:ind w:left="0" w:firstLine="0"/>
      </w:pPr>
      <w:rPr>
        <w:rFonts w:ascii="黑体" w:eastAsia="黑体" w:hAnsi="Times New Roman" w:hint="eastAsia"/>
        <w:b/>
        <w:i w:val="0"/>
        <w:sz w:val="21"/>
      </w:rPr>
    </w:lvl>
    <w:lvl w:ilvl="4">
      <w:start w:val="1"/>
      <w:numFmt w:val="decimal"/>
      <w:pStyle w:val="afff1"/>
      <w:suff w:val="nothing"/>
      <w:lvlText w:val="表%1%2.%3.%4-%5 "/>
      <w:lvlJc w:val="left"/>
      <w:pPr>
        <w:ind w:left="0" w:firstLine="0"/>
      </w:pPr>
      <w:rPr>
        <w:rFonts w:ascii="黑体" w:eastAsia="黑体" w:hAnsi="Times New Roman" w:hint="eastAsia"/>
        <w:b/>
        <w:i w:val="0"/>
        <w:sz w:val="21"/>
      </w:rPr>
    </w:lvl>
    <w:lvl w:ilvl="5">
      <w:start w:val="1"/>
      <w:numFmt w:val="decimal"/>
      <w:lvlRestart w:val="4"/>
      <w:pStyle w:val="afff2"/>
      <w:suff w:val="nothing"/>
      <w:lvlText w:val="%1图%2.%3.%4-%6 "/>
      <w:lvlJc w:val="left"/>
      <w:pPr>
        <w:ind w:left="0" w:firstLine="0"/>
      </w:pPr>
      <w:rPr>
        <w:rFonts w:ascii="黑体" w:eastAsia="黑体" w:hAnsi="Times New Roman" w:hint="eastAsia"/>
        <w:b/>
        <w:i w:val="0"/>
        <w:sz w:val="21"/>
      </w:rPr>
    </w:lvl>
    <w:lvl w:ilvl="6">
      <w:start w:val="1"/>
      <w:numFmt w:val="decimal"/>
      <w:lvlRestart w:val="4"/>
      <w:pStyle w:val="afff3"/>
      <w:suff w:val="nothing"/>
      <w:lvlText w:val="(%2.%3.%4-%7)"/>
      <w:lvlJc w:val="center"/>
      <w:pPr>
        <w:ind w:left="288" w:firstLine="288"/>
      </w:pPr>
      <w:rPr>
        <w:rFonts w:ascii="黑体" w:eastAsia="黑体" w:hAnsi="Times New Roman" w:hint="eastAsia"/>
        <w:b/>
        <w:i w:val="0"/>
        <w:sz w:val="21"/>
      </w:rPr>
    </w:lvl>
    <w:lvl w:ilvl="7">
      <w:start w:val="1"/>
      <w:numFmt w:val="decimal"/>
      <w:lvlRestart w:val="2"/>
      <w:pStyle w:val="afff4"/>
      <w:lvlText w:val="    %1%8"/>
      <w:lvlJc w:val="left"/>
      <w:pPr>
        <w:tabs>
          <w:tab w:val="left" w:pos="720"/>
        </w:tabs>
        <w:ind w:left="0" w:firstLine="0"/>
      </w:pPr>
      <w:rPr>
        <w:rFonts w:ascii="黑体" w:eastAsia="黑体" w:hint="eastAsia"/>
        <w:b/>
        <w:i w:val="0"/>
        <w:sz w:val="21"/>
      </w:rPr>
    </w:lvl>
    <w:lvl w:ilvl="8">
      <w:start w:val="1"/>
      <w:numFmt w:val="decimal"/>
      <w:lvlRestart w:val="2"/>
      <w:pStyle w:val="afff5"/>
      <w:lvlText w:val="%2.0.%9"/>
      <w:lvlJc w:val="left"/>
      <w:pPr>
        <w:tabs>
          <w:tab w:val="left" w:pos="720"/>
        </w:tabs>
        <w:ind w:left="0" w:firstLine="0"/>
      </w:pPr>
      <w:rPr>
        <w:rFonts w:ascii="黑体" w:eastAsia="黑体" w:hAnsi="华文细黑" w:hint="eastAsia"/>
        <w:b/>
        <w:i w:val="0"/>
        <w:sz w:val="21"/>
      </w:rPr>
    </w:lvl>
  </w:abstractNum>
  <w:abstractNum w:abstractNumId="43">
    <w:nsid w:val="76474363"/>
    <w:multiLevelType w:val="multilevel"/>
    <w:tmpl w:val="76474363"/>
    <w:lvl w:ilvl="0">
      <w:start w:val="1"/>
      <w:numFmt w:val="decimal"/>
      <w:lvlText w:val="%1)"/>
      <w:lvlJc w:val="left"/>
      <w:pPr>
        <w:tabs>
          <w:tab w:val="left" w:pos="900"/>
        </w:tabs>
        <w:ind w:left="900" w:hanging="420"/>
      </w:pPr>
    </w:lvl>
    <w:lvl w:ilvl="1">
      <w:start w:val="1"/>
      <w:numFmt w:val="bullet"/>
      <w:pStyle w:val="23"/>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960"/>
        </w:tabs>
        <w:ind w:left="96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4">
    <w:nsid w:val="76933334"/>
    <w:multiLevelType w:val="multilevel"/>
    <w:tmpl w:val="76933334"/>
    <w:lvl w:ilvl="0">
      <w:start w:val="1"/>
      <w:numFmt w:val="none"/>
      <w:pStyle w:val="afff6"/>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4"/>
  </w:num>
  <w:num w:numId="2">
    <w:abstractNumId w:val="0"/>
  </w:num>
  <w:num w:numId="3">
    <w:abstractNumId w:val="25"/>
  </w:num>
  <w:num w:numId="4">
    <w:abstractNumId w:val="19"/>
  </w:num>
  <w:num w:numId="5">
    <w:abstractNumId w:val="20"/>
  </w:num>
  <w:num w:numId="6">
    <w:abstractNumId w:val="32"/>
  </w:num>
  <w:num w:numId="7">
    <w:abstractNumId w:val="38"/>
  </w:num>
  <w:num w:numId="8">
    <w:abstractNumId w:val="18"/>
  </w:num>
  <w:num w:numId="9">
    <w:abstractNumId w:val="35"/>
  </w:num>
  <w:num w:numId="10">
    <w:abstractNumId w:val="34"/>
  </w:num>
  <w:num w:numId="11">
    <w:abstractNumId w:val="42"/>
  </w:num>
  <w:num w:numId="12">
    <w:abstractNumId w:val="8"/>
  </w:num>
  <w:num w:numId="13">
    <w:abstractNumId w:val="4"/>
  </w:num>
  <w:num w:numId="14">
    <w:abstractNumId w:val="17"/>
  </w:num>
  <w:num w:numId="15">
    <w:abstractNumId w:val="39"/>
  </w:num>
  <w:num w:numId="16">
    <w:abstractNumId w:val="37"/>
  </w:num>
  <w:num w:numId="17">
    <w:abstractNumId w:val="7"/>
  </w:num>
  <w:num w:numId="18">
    <w:abstractNumId w:val="36"/>
  </w:num>
  <w:num w:numId="19">
    <w:abstractNumId w:val="1"/>
  </w:num>
  <w:num w:numId="20">
    <w:abstractNumId w:val="29"/>
  </w:num>
  <w:num w:numId="21">
    <w:abstractNumId w:val="3"/>
  </w:num>
  <w:num w:numId="22">
    <w:abstractNumId w:val="41"/>
  </w:num>
  <w:num w:numId="23">
    <w:abstractNumId w:val="6"/>
  </w:num>
  <w:num w:numId="24">
    <w:abstractNumId w:val="33"/>
  </w:num>
  <w:num w:numId="25">
    <w:abstractNumId w:val="10"/>
  </w:num>
  <w:num w:numId="26">
    <w:abstractNumId w:val="23"/>
  </w:num>
  <w:num w:numId="27">
    <w:abstractNumId w:val="40"/>
  </w:num>
  <w:num w:numId="28">
    <w:abstractNumId w:val="5"/>
  </w:num>
  <w:num w:numId="29">
    <w:abstractNumId w:val="30"/>
  </w:num>
  <w:num w:numId="30">
    <w:abstractNumId w:val="44"/>
  </w:num>
  <w:num w:numId="31">
    <w:abstractNumId w:val="9"/>
  </w:num>
  <w:num w:numId="32">
    <w:abstractNumId w:val="22"/>
  </w:num>
  <w:num w:numId="33">
    <w:abstractNumId w:val="21"/>
  </w:num>
  <w:num w:numId="34">
    <w:abstractNumId w:val="12"/>
  </w:num>
  <w:num w:numId="35">
    <w:abstractNumId w:val="15"/>
  </w:num>
  <w:num w:numId="36">
    <w:abstractNumId w:val="16"/>
  </w:num>
  <w:num w:numId="37">
    <w:abstractNumId w:val="27"/>
  </w:num>
  <w:num w:numId="38">
    <w:abstractNumId w:val="26"/>
  </w:num>
  <w:num w:numId="39">
    <w:abstractNumId w:val="43"/>
  </w:num>
  <w:num w:numId="40">
    <w:abstractNumId w:val="28"/>
  </w:num>
  <w:num w:numId="41">
    <w:abstractNumId w:val="2"/>
  </w:num>
  <w:num w:numId="42">
    <w:abstractNumId w:val="13"/>
  </w:num>
  <w:num w:numId="43">
    <w:abstractNumId w:val="31"/>
  </w:num>
  <w:num w:numId="44">
    <w:abstractNumId w:val="14"/>
  </w:num>
  <w:num w:numId="4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bordersDoNotSurroundHeader/>
  <w:bordersDoNotSurroundFooter/>
  <w:trackRevisions/>
  <w:documentProtection w:edit="forms" w:enforcement="0"/>
  <w:defaultTabStop w:val="420"/>
  <w:evenAndOddHeaders/>
  <w:drawingGridHorizontalSpacing w:val="105"/>
  <w:drawingGridVerticalSpacing w:val="156"/>
  <w:displayHorizontalDrawingGridEvery w:val="2"/>
  <w:displayVerticalDrawingGridEvery w:val="2"/>
  <w:noPunctuationKerning/>
  <w:characterSpacingControl w:val="compressPunctuation"/>
  <w:doNotValidateAgainstSchema/>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MGQwYTcxNzE0ODk2NmUxMmMyMjE3NWY0MTBkZmYwYjEifQ=="/>
  </w:docVars>
  <w:rsids>
    <w:rsidRoot w:val="002716E3"/>
    <w:rsid w:val="00001C7C"/>
    <w:rsid w:val="00003377"/>
    <w:rsid w:val="00005663"/>
    <w:rsid w:val="00007C0E"/>
    <w:rsid w:val="00012DF5"/>
    <w:rsid w:val="000155AB"/>
    <w:rsid w:val="00017191"/>
    <w:rsid w:val="000202FB"/>
    <w:rsid w:val="00024DC4"/>
    <w:rsid w:val="0002589B"/>
    <w:rsid w:val="00031FF2"/>
    <w:rsid w:val="000518FA"/>
    <w:rsid w:val="00054B0C"/>
    <w:rsid w:val="0006156E"/>
    <w:rsid w:val="000632B3"/>
    <w:rsid w:val="00074A51"/>
    <w:rsid w:val="0007554B"/>
    <w:rsid w:val="00076E22"/>
    <w:rsid w:val="000772A4"/>
    <w:rsid w:val="00085109"/>
    <w:rsid w:val="00092F2E"/>
    <w:rsid w:val="00093C29"/>
    <w:rsid w:val="0009448F"/>
    <w:rsid w:val="000A023F"/>
    <w:rsid w:val="000B47B1"/>
    <w:rsid w:val="000B62AE"/>
    <w:rsid w:val="000C5416"/>
    <w:rsid w:val="000C5E47"/>
    <w:rsid w:val="000C6D8B"/>
    <w:rsid w:val="000C73E3"/>
    <w:rsid w:val="000D1016"/>
    <w:rsid w:val="000D1BAF"/>
    <w:rsid w:val="000D2981"/>
    <w:rsid w:val="000D3429"/>
    <w:rsid w:val="000D4AC3"/>
    <w:rsid w:val="000D53F9"/>
    <w:rsid w:val="000D5A94"/>
    <w:rsid w:val="000E0E8D"/>
    <w:rsid w:val="000E58F4"/>
    <w:rsid w:val="000F17D8"/>
    <w:rsid w:val="000F4569"/>
    <w:rsid w:val="000F5E41"/>
    <w:rsid w:val="00100492"/>
    <w:rsid w:val="00104360"/>
    <w:rsid w:val="00110DBD"/>
    <w:rsid w:val="00112912"/>
    <w:rsid w:val="00112982"/>
    <w:rsid w:val="00124C57"/>
    <w:rsid w:val="00127AE6"/>
    <w:rsid w:val="001301E3"/>
    <w:rsid w:val="001307A5"/>
    <w:rsid w:val="00131453"/>
    <w:rsid w:val="00135F2C"/>
    <w:rsid w:val="00136741"/>
    <w:rsid w:val="0013748B"/>
    <w:rsid w:val="001426AA"/>
    <w:rsid w:val="00145A8E"/>
    <w:rsid w:val="00147BBD"/>
    <w:rsid w:val="00157E53"/>
    <w:rsid w:val="001614B0"/>
    <w:rsid w:val="00161ABD"/>
    <w:rsid w:val="00162E63"/>
    <w:rsid w:val="00164C40"/>
    <w:rsid w:val="00167599"/>
    <w:rsid w:val="00171323"/>
    <w:rsid w:val="00173724"/>
    <w:rsid w:val="001765F7"/>
    <w:rsid w:val="00182887"/>
    <w:rsid w:val="00192372"/>
    <w:rsid w:val="0019738E"/>
    <w:rsid w:val="001A665B"/>
    <w:rsid w:val="001B0518"/>
    <w:rsid w:val="001B0961"/>
    <w:rsid w:val="001B2946"/>
    <w:rsid w:val="001B4CB9"/>
    <w:rsid w:val="001B5B7F"/>
    <w:rsid w:val="001B7B36"/>
    <w:rsid w:val="001C155F"/>
    <w:rsid w:val="001C2630"/>
    <w:rsid w:val="001C7745"/>
    <w:rsid w:val="001D0E2F"/>
    <w:rsid w:val="001D2252"/>
    <w:rsid w:val="001D720E"/>
    <w:rsid w:val="001E1985"/>
    <w:rsid w:val="001E1C2F"/>
    <w:rsid w:val="001E3870"/>
    <w:rsid w:val="001E7E55"/>
    <w:rsid w:val="001F1816"/>
    <w:rsid w:val="001F3C46"/>
    <w:rsid w:val="001F4005"/>
    <w:rsid w:val="002113A2"/>
    <w:rsid w:val="00211AFD"/>
    <w:rsid w:val="00214E0E"/>
    <w:rsid w:val="0021559F"/>
    <w:rsid w:val="00215A34"/>
    <w:rsid w:val="00223FC9"/>
    <w:rsid w:val="00226C89"/>
    <w:rsid w:val="0023001E"/>
    <w:rsid w:val="0023498A"/>
    <w:rsid w:val="00235A95"/>
    <w:rsid w:val="002424F0"/>
    <w:rsid w:val="00246CD6"/>
    <w:rsid w:val="00262B7D"/>
    <w:rsid w:val="00263480"/>
    <w:rsid w:val="00263DD9"/>
    <w:rsid w:val="00263FAF"/>
    <w:rsid w:val="0026508C"/>
    <w:rsid w:val="002672AE"/>
    <w:rsid w:val="002707B0"/>
    <w:rsid w:val="00270A96"/>
    <w:rsid w:val="002716E3"/>
    <w:rsid w:val="00273633"/>
    <w:rsid w:val="00273748"/>
    <w:rsid w:val="002763A6"/>
    <w:rsid w:val="00276D85"/>
    <w:rsid w:val="00277985"/>
    <w:rsid w:val="00277B27"/>
    <w:rsid w:val="00280ACC"/>
    <w:rsid w:val="002838BB"/>
    <w:rsid w:val="00292D86"/>
    <w:rsid w:val="002944FE"/>
    <w:rsid w:val="00295C12"/>
    <w:rsid w:val="00295D2E"/>
    <w:rsid w:val="002A07C4"/>
    <w:rsid w:val="002A3E6C"/>
    <w:rsid w:val="002A4A1F"/>
    <w:rsid w:val="002B1897"/>
    <w:rsid w:val="002B1A0F"/>
    <w:rsid w:val="002B3970"/>
    <w:rsid w:val="002B592C"/>
    <w:rsid w:val="002C6A5A"/>
    <w:rsid w:val="002C77A4"/>
    <w:rsid w:val="002D4987"/>
    <w:rsid w:val="002D766E"/>
    <w:rsid w:val="002F05D4"/>
    <w:rsid w:val="002F6BBE"/>
    <w:rsid w:val="003016B4"/>
    <w:rsid w:val="00301F7E"/>
    <w:rsid w:val="00305213"/>
    <w:rsid w:val="00312DD5"/>
    <w:rsid w:val="00313924"/>
    <w:rsid w:val="0031501D"/>
    <w:rsid w:val="00315EDF"/>
    <w:rsid w:val="00317503"/>
    <w:rsid w:val="003236DD"/>
    <w:rsid w:val="00332A6C"/>
    <w:rsid w:val="00333D2C"/>
    <w:rsid w:val="00334032"/>
    <w:rsid w:val="00334047"/>
    <w:rsid w:val="00340661"/>
    <w:rsid w:val="003424FC"/>
    <w:rsid w:val="003462C8"/>
    <w:rsid w:val="003509FD"/>
    <w:rsid w:val="003524C2"/>
    <w:rsid w:val="00353082"/>
    <w:rsid w:val="00353C20"/>
    <w:rsid w:val="00355288"/>
    <w:rsid w:val="00357BE5"/>
    <w:rsid w:val="00363920"/>
    <w:rsid w:val="00370568"/>
    <w:rsid w:val="003778BC"/>
    <w:rsid w:val="00382666"/>
    <w:rsid w:val="00382C9F"/>
    <w:rsid w:val="003831DF"/>
    <w:rsid w:val="00384BEC"/>
    <w:rsid w:val="00394A8F"/>
    <w:rsid w:val="0039563A"/>
    <w:rsid w:val="003964B2"/>
    <w:rsid w:val="003A221F"/>
    <w:rsid w:val="003A67E2"/>
    <w:rsid w:val="003B183A"/>
    <w:rsid w:val="003B7131"/>
    <w:rsid w:val="003C0354"/>
    <w:rsid w:val="003C3EAB"/>
    <w:rsid w:val="003C6C51"/>
    <w:rsid w:val="003C777F"/>
    <w:rsid w:val="003D4D42"/>
    <w:rsid w:val="003D6A65"/>
    <w:rsid w:val="003E75C2"/>
    <w:rsid w:val="003F0897"/>
    <w:rsid w:val="003F08FC"/>
    <w:rsid w:val="003F72AB"/>
    <w:rsid w:val="0040179E"/>
    <w:rsid w:val="0040575D"/>
    <w:rsid w:val="0041194E"/>
    <w:rsid w:val="00413010"/>
    <w:rsid w:val="00417B3D"/>
    <w:rsid w:val="0042221C"/>
    <w:rsid w:val="004246E5"/>
    <w:rsid w:val="00425315"/>
    <w:rsid w:val="004325B1"/>
    <w:rsid w:val="0043328B"/>
    <w:rsid w:val="00433AB3"/>
    <w:rsid w:val="0043437A"/>
    <w:rsid w:val="00434506"/>
    <w:rsid w:val="0043650D"/>
    <w:rsid w:val="00436A16"/>
    <w:rsid w:val="00437F12"/>
    <w:rsid w:val="00442E66"/>
    <w:rsid w:val="00452A23"/>
    <w:rsid w:val="00461676"/>
    <w:rsid w:val="00461A5F"/>
    <w:rsid w:val="00462CDD"/>
    <w:rsid w:val="00464353"/>
    <w:rsid w:val="00465C6F"/>
    <w:rsid w:val="004677BD"/>
    <w:rsid w:val="00467E82"/>
    <w:rsid w:val="0047493C"/>
    <w:rsid w:val="00481D7F"/>
    <w:rsid w:val="00485588"/>
    <w:rsid w:val="00487E8A"/>
    <w:rsid w:val="004A0DA5"/>
    <w:rsid w:val="004A1E8D"/>
    <w:rsid w:val="004A545B"/>
    <w:rsid w:val="004A7E79"/>
    <w:rsid w:val="004B1A38"/>
    <w:rsid w:val="004B1F3D"/>
    <w:rsid w:val="004B6D6A"/>
    <w:rsid w:val="004C3AF7"/>
    <w:rsid w:val="004C50B3"/>
    <w:rsid w:val="004C6BD3"/>
    <w:rsid w:val="004D0512"/>
    <w:rsid w:val="004D3CB9"/>
    <w:rsid w:val="004D69F7"/>
    <w:rsid w:val="004E7FB4"/>
    <w:rsid w:val="004F2857"/>
    <w:rsid w:val="004F7240"/>
    <w:rsid w:val="00503B93"/>
    <w:rsid w:val="005211EB"/>
    <w:rsid w:val="00530AF8"/>
    <w:rsid w:val="0053479B"/>
    <w:rsid w:val="00534A1E"/>
    <w:rsid w:val="00540DEC"/>
    <w:rsid w:val="00541174"/>
    <w:rsid w:val="00547E06"/>
    <w:rsid w:val="005547A9"/>
    <w:rsid w:val="00555335"/>
    <w:rsid w:val="0055687D"/>
    <w:rsid w:val="005610AB"/>
    <w:rsid w:val="005610F7"/>
    <w:rsid w:val="00563099"/>
    <w:rsid w:val="005639E6"/>
    <w:rsid w:val="005709C0"/>
    <w:rsid w:val="00581A20"/>
    <w:rsid w:val="005862CF"/>
    <w:rsid w:val="005869F6"/>
    <w:rsid w:val="0059503F"/>
    <w:rsid w:val="00597630"/>
    <w:rsid w:val="00597A91"/>
    <w:rsid w:val="005A0E91"/>
    <w:rsid w:val="005A10D6"/>
    <w:rsid w:val="005A1D87"/>
    <w:rsid w:val="005A2F1A"/>
    <w:rsid w:val="005B5047"/>
    <w:rsid w:val="005B71C5"/>
    <w:rsid w:val="005B77A8"/>
    <w:rsid w:val="005C23A5"/>
    <w:rsid w:val="005C2CD5"/>
    <w:rsid w:val="005C2D2F"/>
    <w:rsid w:val="005C3DDB"/>
    <w:rsid w:val="005C3E26"/>
    <w:rsid w:val="005C5E26"/>
    <w:rsid w:val="005D11F0"/>
    <w:rsid w:val="005D1F03"/>
    <w:rsid w:val="005D6049"/>
    <w:rsid w:val="005E2F9B"/>
    <w:rsid w:val="005E7EBE"/>
    <w:rsid w:val="005F219C"/>
    <w:rsid w:val="005F2FE2"/>
    <w:rsid w:val="005F5319"/>
    <w:rsid w:val="00606D56"/>
    <w:rsid w:val="006073DB"/>
    <w:rsid w:val="0061261D"/>
    <w:rsid w:val="00622DDC"/>
    <w:rsid w:val="00627387"/>
    <w:rsid w:val="00627CA1"/>
    <w:rsid w:val="006305EC"/>
    <w:rsid w:val="00630A54"/>
    <w:rsid w:val="00644A3A"/>
    <w:rsid w:val="006462AC"/>
    <w:rsid w:val="00647EFE"/>
    <w:rsid w:val="00650145"/>
    <w:rsid w:val="00652B92"/>
    <w:rsid w:val="006555E4"/>
    <w:rsid w:val="00662AE3"/>
    <w:rsid w:val="006666DF"/>
    <w:rsid w:val="00672621"/>
    <w:rsid w:val="0067285B"/>
    <w:rsid w:val="00672F5F"/>
    <w:rsid w:val="00677A5B"/>
    <w:rsid w:val="00681F65"/>
    <w:rsid w:val="00684ED6"/>
    <w:rsid w:val="00691C43"/>
    <w:rsid w:val="00693B6A"/>
    <w:rsid w:val="00694CBA"/>
    <w:rsid w:val="006A1C0D"/>
    <w:rsid w:val="006A736B"/>
    <w:rsid w:val="006A7A40"/>
    <w:rsid w:val="006A7E8C"/>
    <w:rsid w:val="006B2C74"/>
    <w:rsid w:val="006B34A8"/>
    <w:rsid w:val="006B3FD9"/>
    <w:rsid w:val="006C047B"/>
    <w:rsid w:val="006C04F8"/>
    <w:rsid w:val="006C262F"/>
    <w:rsid w:val="006C5DCF"/>
    <w:rsid w:val="006C60F7"/>
    <w:rsid w:val="006D04B1"/>
    <w:rsid w:val="006D2366"/>
    <w:rsid w:val="006D2A8D"/>
    <w:rsid w:val="006D495C"/>
    <w:rsid w:val="006D535D"/>
    <w:rsid w:val="006D5E79"/>
    <w:rsid w:val="006D6BB3"/>
    <w:rsid w:val="006E22CC"/>
    <w:rsid w:val="006E2C51"/>
    <w:rsid w:val="006E34F7"/>
    <w:rsid w:val="006F0F90"/>
    <w:rsid w:val="006F1911"/>
    <w:rsid w:val="006F2074"/>
    <w:rsid w:val="006F32F3"/>
    <w:rsid w:val="006F3402"/>
    <w:rsid w:val="006F4785"/>
    <w:rsid w:val="00703E1B"/>
    <w:rsid w:val="007131AE"/>
    <w:rsid w:val="007138D9"/>
    <w:rsid w:val="00714A99"/>
    <w:rsid w:val="00714E7E"/>
    <w:rsid w:val="00721710"/>
    <w:rsid w:val="00722B13"/>
    <w:rsid w:val="0072442A"/>
    <w:rsid w:val="00725F52"/>
    <w:rsid w:val="00733114"/>
    <w:rsid w:val="0074578A"/>
    <w:rsid w:val="00750CFB"/>
    <w:rsid w:val="007606B1"/>
    <w:rsid w:val="00761E0A"/>
    <w:rsid w:val="007627F1"/>
    <w:rsid w:val="00770F77"/>
    <w:rsid w:val="00771CD8"/>
    <w:rsid w:val="00772738"/>
    <w:rsid w:val="00782169"/>
    <w:rsid w:val="007831A0"/>
    <w:rsid w:val="00783C9B"/>
    <w:rsid w:val="00787BA0"/>
    <w:rsid w:val="00794A22"/>
    <w:rsid w:val="0079510A"/>
    <w:rsid w:val="00796145"/>
    <w:rsid w:val="007A4B58"/>
    <w:rsid w:val="007B0434"/>
    <w:rsid w:val="007B17DA"/>
    <w:rsid w:val="007B1BEF"/>
    <w:rsid w:val="007B3025"/>
    <w:rsid w:val="007B5F8B"/>
    <w:rsid w:val="007C490D"/>
    <w:rsid w:val="007D1CF8"/>
    <w:rsid w:val="007D2E89"/>
    <w:rsid w:val="007D4972"/>
    <w:rsid w:val="007D55B5"/>
    <w:rsid w:val="007D6B35"/>
    <w:rsid w:val="007E6ED3"/>
    <w:rsid w:val="007F21B7"/>
    <w:rsid w:val="007F2F92"/>
    <w:rsid w:val="007F5E6B"/>
    <w:rsid w:val="007F6F9D"/>
    <w:rsid w:val="00802E73"/>
    <w:rsid w:val="008037B5"/>
    <w:rsid w:val="0080403B"/>
    <w:rsid w:val="008062F7"/>
    <w:rsid w:val="0080641C"/>
    <w:rsid w:val="00807596"/>
    <w:rsid w:val="0081131A"/>
    <w:rsid w:val="00812A7D"/>
    <w:rsid w:val="00813C03"/>
    <w:rsid w:val="00816334"/>
    <w:rsid w:val="00816ABB"/>
    <w:rsid w:val="00816C4C"/>
    <w:rsid w:val="00822C8B"/>
    <w:rsid w:val="00824710"/>
    <w:rsid w:val="008328A9"/>
    <w:rsid w:val="00832BF7"/>
    <w:rsid w:val="0083343D"/>
    <w:rsid w:val="008341C3"/>
    <w:rsid w:val="0083563A"/>
    <w:rsid w:val="00841433"/>
    <w:rsid w:val="00841CEC"/>
    <w:rsid w:val="008444C2"/>
    <w:rsid w:val="00861931"/>
    <w:rsid w:val="00872BD9"/>
    <w:rsid w:val="00877554"/>
    <w:rsid w:val="008810BE"/>
    <w:rsid w:val="00885BBE"/>
    <w:rsid w:val="00891148"/>
    <w:rsid w:val="0089658A"/>
    <w:rsid w:val="008A04FA"/>
    <w:rsid w:val="008A2720"/>
    <w:rsid w:val="008A5060"/>
    <w:rsid w:val="008A7560"/>
    <w:rsid w:val="008B0941"/>
    <w:rsid w:val="008B7A7C"/>
    <w:rsid w:val="008B7BFB"/>
    <w:rsid w:val="008B7E34"/>
    <w:rsid w:val="008C5C09"/>
    <w:rsid w:val="008D4BE0"/>
    <w:rsid w:val="008D5B7D"/>
    <w:rsid w:val="008D6C36"/>
    <w:rsid w:val="008D6C99"/>
    <w:rsid w:val="008D76CC"/>
    <w:rsid w:val="008E1993"/>
    <w:rsid w:val="008E42C4"/>
    <w:rsid w:val="008E4458"/>
    <w:rsid w:val="008E796B"/>
    <w:rsid w:val="008F392E"/>
    <w:rsid w:val="008F3AB0"/>
    <w:rsid w:val="008F3CEA"/>
    <w:rsid w:val="008F3EAE"/>
    <w:rsid w:val="00902631"/>
    <w:rsid w:val="00903447"/>
    <w:rsid w:val="00903719"/>
    <w:rsid w:val="0090550F"/>
    <w:rsid w:val="009110E4"/>
    <w:rsid w:val="00915CBC"/>
    <w:rsid w:val="00915E73"/>
    <w:rsid w:val="009205A8"/>
    <w:rsid w:val="00921BAD"/>
    <w:rsid w:val="00922440"/>
    <w:rsid w:val="0092574F"/>
    <w:rsid w:val="00925DFF"/>
    <w:rsid w:val="00925FE1"/>
    <w:rsid w:val="009274CD"/>
    <w:rsid w:val="00927B7D"/>
    <w:rsid w:val="00930191"/>
    <w:rsid w:val="009303B0"/>
    <w:rsid w:val="009317F6"/>
    <w:rsid w:val="00931E71"/>
    <w:rsid w:val="0093744E"/>
    <w:rsid w:val="00937DA6"/>
    <w:rsid w:val="009459F7"/>
    <w:rsid w:val="00945E0B"/>
    <w:rsid w:val="009530AC"/>
    <w:rsid w:val="0095356C"/>
    <w:rsid w:val="0095765D"/>
    <w:rsid w:val="00961C5F"/>
    <w:rsid w:val="00964076"/>
    <w:rsid w:val="0096494D"/>
    <w:rsid w:val="00973B7C"/>
    <w:rsid w:val="00974655"/>
    <w:rsid w:val="009753BA"/>
    <w:rsid w:val="00977B86"/>
    <w:rsid w:val="009843AC"/>
    <w:rsid w:val="00993372"/>
    <w:rsid w:val="00995F1E"/>
    <w:rsid w:val="009973A1"/>
    <w:rsid w:val="009A0068"/>
    <w:rsid w:val="009A06D0"/>
    <w:rsid w:val="009B0CD0"/>
    <w:rsid w:val="009B13F5"/>
    <w:rsid w:val="009B26E4"/>
    <w:rsid w:val="009B7C97"/>
    <w:rsid w:val="009C3CFE"/>
    <w:rsid w:val="009D2ACA"/>
    <w:rsid w:val="009D5303"/>
    <w:rsid w:val="009E7173"/>
    <w:rsid w:val="009E7641"/>
    <w:rsid w:val="009F285F"/>
    <w:rsid w:val="009F731A"/>
    <w:rsid w:val="009F76EE"/>
    <w:rsid w:val="00A00EE4"/>
    <w:rsid w:val="00A0208B"/>
    <w:rsid w:val="00A031E2"/>
    <w:rsid w:val="00A118B5"/>
    <w:rsid w:val="00A1532D"/>
    <w:rsid w:val="00A15467"/>
    <w:rsid w:val="00A15604"/>
    <w:rsid w:val="00A17298"/>
    <w:rsid w:val="00A25443"/>
    <w:rsid w:val="00A31BBD"/>
    <w:rsid w:val="00A350AC"/>
    <w:rsid w:val="00A367AD"/>
    <w:rsid w:val="00A375B2"/>
    <w:rsid w:val="00A378FD"/>
    <w:rsid w:val="00A428CC"/>
    <w:rsid w:val="00A44CFA"/>
    <w:rsid w:val="00A46568"/>
    <w:rsid w:val="00A5431C"/>
    <w:rsid w:val="00A55CAE"/>
    <w:rsid w:val="00A65271"/>
    <w:rsid w:val="00A65479"/>
    <w:rsid w:val="00A66033"/>
    <w:rsid w:val="00A70EA6"/>
    <w:rsid w:val="00A72D91"/>
    <w:rsid w:val="00A73AD8"/>
    <w:rsid w:val="00A73B46"/>
    <w:rsid w:val="00A73C2F"/>
    <w:rsid w:val="00A74204"/>
    <w:rsid w:val="00A75660"/>
    <w:rsid w:val="00A81155"/>
    <w:rsid w:val="00A86FBB"/>
    <w:rsid w:val="00A872A6"/>
    <w:rsid w:val="00A908A6"/>
    <w:rsid w:val="00A90BF7"/>
    <w:rsid w:val="00A97FF6"/>
    <w:rsid w:val="00AA192A"/>
    <w:rsid w:val="00AA3115"/>
    <w:rsid w:val="00AA4B36"/>
    <w:rsid w:val="00AA5400"/>
    <w:rsid w:val="00AB3DFE"/>
    <w:rsid w:val="00AB74ED"/>
    <w:rsid w:val="00AC0533"/>
    <w:rsid w:val="00AC5358"/>
    <w:rsid w:val="00AC73E7"/>
    <w:rsid w:val="00AC7A1B"/>
    <w:rsid w:val="00AD23FD"/>
    <w:rsid w:val="00AE1261"/>
    <w:rsid w:val="00AE50C5"/>
    <w:rsid w:val="00AE54F5"/>
    <w:rsid w:val="00AE6E0A"/>
    <w:rsid w:val="00B01444"/>
    <w:rsid w:val="00B115BE"/>
    <w:rsid w:val="00B11AEE"/>
    <w:rsid w:val="00B13A5C"/>
    <w:rsid w:val="00B148D2"/>
    <w:rsid w:val="00B14975"/>
    <w:rsid w:val="00B21A24"/>
    <w:rsid w:val="00B21C0B"/>
    <w:rsid w:val="00B24CFE"/>
    <w:rsid w:val="00B2767C"/>
    <w:rsid w:val="00B30949"/>
    <w:rsid w:val="00B33B73"/>
    <w:rsid w:val="00B33F20"/>
    <w:rsid w:val="00B413F0"/>
    <w:rsid w:val="00B433EE"/>
    <w:rsid w:val="00B44416"/>
    <w:rsid w:val="00B44DD4"/>
    <w:rsid w:val="00B46714"/>
    <w:rsid w:val="00B46CDE"/>
    <w:rsid w:val="00B54FA1"/>
    <w:rsid w:val="00B5643E"/>
    <w:rsid w:val="00B60257"/>
    <w:rsid w:val="00B61E13"/>
    <w:rsid w:val="00B65562"/>
    <w:rsid w:val="00B66AF1"/>
    <w:rsid w:val="00B67F05"/>
    <w:rsid w:val="00B710D8"/>
    <w:rsid w:val="00B803DA"/>
    <w:rsid w:val="00B84ABF"/>
    <w:rsid w:val="00B859FB"/>
    <w:rsid w:val="00B900CC"/>
    <w:rsid w:val="00B92DEC"/>
    <w:rsid w:val="00B95B61"/>
    <w:rsid w:val="00BA141E"/>
    <w:rsid w:val="00BA68F2"/>
    <w:rsid w:val="00BB226B"/>
    <w:rsid w:val="00BB61C4"/>
    <w:rsid w:val="00BB6736"/>
    <w:rsid w:val="00BB745C"/>
    <w:rsid w:val="00BC20F8"/>
    <w:rsid w:val="00BC2E77"/>
    <w:rsid w:val="00BC5826"/>
    <w:rsid w:val="00BC6802"/>
    <w:rsid w:val="00BC7718"/>
    <w:rsid w:val="00BD2527"/>
    <w:rsid w:val="00BD3E36"/>
    <w:rsid w:val="00BD4C33"/>
    <w:rsid w:val="00BD55D1"/>
    <w:rsid w:val="00BD64F7"/>
    <w:rsid w:val="00BD6511"/>
    <w:rsid w:val="00BE0D67"/>
    <w:rsid w:val="00BE0EDA"/>
    <w:rsid w:val="00BE3046"/>
    <w:rsid w:val="00BE7110"/>
    <w:rsid w:val="00BF41C1"/>
    <w:rsid w:val="00BF6605"/>
    <w:rsid w:val="00C00E15"/>
    <w:rsid w:val="00C02E57"/>
    <w:rsid w:val="00C05547"/>
    <w:rsid w:val="00C11EA6"/>
    <w:rsid w:val="00C130F1"/>
    <w:rsid w:val="00C13EE6"/>
    <w:rsid w:val="00C147A0"/>
    <w:rsid w:val="00C17252"/>
    <w:rsid w:val="00C22852"/>
    <w:rsid w:val="00C250B3"/>
    <w:rsid w:val="00C31020"/>
    <w:rsid w:val="00C3179E"/>
    <w:rsid w:val="00C407BC"/>
    <w:rsid w:val="00C45BDD"/>
    <w:rsid w:val="00C51505"/>
    <w:rsid w:val="00C539A1"/>
    <w:rsid w:val="00C558D2"/>
    <w:rsid w:val="00C6136B"/>
    <w:rsid w:val="00C62F3C"/>
    <w:rsid w:val="00C6643D"/>
    <w:rsid w:val="00C752C3"/>
    <w:rsid w:val="00C7556B"/>
    <w:rsid w:val="00C7735D"/>
    <w:rsid w:val="00C8340A"/>
    <w:rsid w:val="00C85F02"/>
    <w:rsid w:val="00C8710E"/>
    <w:rsid w:val="00C92BC6"/>
    <w:rsid w:val="00C949B9"/>
    <w:rsid w:val="00CA40B2"/>
    <w:rsid w:val="00CA6212"/>
    <w:rsid w:val="00CA79CD"/>
    <w:rsid w:val="00CC0879"/>
    <w:rsid w:val="00CC093B"/>
    <w:rsid w:val="00CC0C1A"/>
    <w:rsid w:val="00CC5891"/>
    <w:rsid w:val="00CC70A9"/>
    <w:rsid w:val="00CC781B"/>
    <w:rsid w:val="00CD31B2"/>
    <w:rsid w:val="00CD61AF"/>
    <w:rsid w:val="00CE0885"/>
    <w:rsid w:val="00CE4757"/>
    <w:rsid w:val="00CE4D5F"/>
    <w:rsid w:val="00CE7316"/>
    <w:rsid w:val="00CE7A5D"/>
    <w:rsid w:val="00D022B5"/>
    <w:rsid w:val="00D024B6"/>
    <w:rsid w:val="00D14327"/>
    <w:rsid w:val="00D200D2"/>
    <w:rsid w:val="00D23F67"/>
    <w:rsid w:val="00D26AB6"/>
    <w:rsid w:val="00D30B1E"/>
    <w:rsid w:val="00D36624"/>
    <w:rsid w:val="00D40571"/>
    <w:rsid w:val="00D42308"/>
    <w:rsid w:val="00D42477"/>
    <w:rsid w:val="00D464DC"/>
    <w:rsid w:val="00D513BB"/>
    <w:rsid w:val="00D60A19"/>
    <w:rsid w:val="00D70F2C"/>
    <w:rsid w:val="00D8238D"/>
    <w:rsid w:val="00D854E2"/>
    <w:rsid w:val="00D90A8E"/>
    <w:rsid w:val="00D947D3"/>
    <w:rsid w:val="00D95866"/>
    <w:rsid w:val="00D96CA6"/>
    <w:rsid w:val="00D97DB3"/>
    <w:rsid w:val="00DA1843"/>
    <w:rsid w:val="00DA2D58"/>
    <w:rsid w:val="00DA46B0"/>
    <w:rsid w:val="00DA72FE"/>
    <w:rsid w:val="00DB2DEB"/>
    <w:rsid w:val="00DC7E92"/>
    <w:rsid w:val="00DD2FAA"/>
    <w:rsid w:val="00DD3745"/>
    <w:rsid w:val="00DD3C58"/>
    <w:rsid w:val="00DD6CB0"/>
    <w:rsid w:val="00DD7DCF"/>
    <w:rsid w:val="00DE622F"/>
    <w:rsid w:val="00DF156A"/>
    <w:rsid w:val="00DF62DD"/>
    <w:rsid w:val="00E02CFF"/>
    <w:rsid w:val="00E0407E"/>
    <w:rsid w:val="00E13AF2"/>
    <w:rsid w:val="00E15D1C"/>
    <w:rsid w:val="00E233B6"/>
    <w:rsid w:val="00E26607"/>
    <w:rsid w:val="00E31FA4"/>
    <w:rsid w:val="00E3210A"/>
    <w:rsid w:val="00E3229C"/>
    <w:rsid w:val="00E322A7"/>
    <w:rsid w:val="00E327B4"/>
    <w:rsid w:val="00E538E1"/>
    <w:rsid w:val="00E603AB"/>
    <w:rsid w:val="00E6046F"/>
    <w:rsid w:val="00E63C0D"/>
    <w:rsid w:val="00E64007"/>
    <w:rsid w:val="00E73B48"/>
    <w:rsid w:val="00E746D4"/>
    <w:rsid w:val="00E74CDD"/>
    <w:rsid w:val="00E86185"/>
    <w:rsid w:val="00E93BC2"/>
    <w:rsid w:val="00EB06D3"/>
    <w:rsid w:val="00EB6F46"/>
    <w:rsid w:val="00EB7F16"/>
    <w:rsid w:val="00EC1661"/>
    <w:rsid w:val="00EC38AB"/>
    <w:rsid w:val="00EE0E7B"/>
    <w:rsid w:val="00EF328C"/>
    <w:rsid w:val="00EF562C"/>
    <w:rsid w:val="00F009B4"/>
    <w:rsid w:val="00F028C0"/>
    <w:rsid w:val="00F0457F"/>
    <w:rsid w:val="00F11031"/>
    <w:rsid w:val="00F1236C"/>
    <w:rsid w:val="00F14174"/>
    <w:rsid w:val="00F21B09"/>
    <w:rsid w:val="00F2493A"/>
    <w:rsid w:val="00F255A8"/>
    <w:rsid w:val="00F337ED"/>
    <w:rsid w:val="00F34B2D"/>
    <w:rsid w:val="00F34DAF"/>
    <w:rsid w:val="00F359B1"/>
    <w:rsid w:val="00F418E1"/>
    <w:rsid w:val="00F42CAB"/>
    <w:rsid w:val="00F437DA"/>
    <w:rsid w:val="00F44AC8"/>
    <w:rsid w:val="00F46113"/>
    <w:rsid w:val="00F50044"/>
    <w:rsid w:val="00F546D9"/>
    <w:rsid w:val="00F571BF"/>
    <w:rsid w:val="00F60C22"/>
    <w:rsid w:val="00F63FA2"/>
    <w:rsid w:val="00F71FD3"/>
    <w:rsid w:val="00F74F1A"/>
    <w:rsid w:val="00F81F01"/>
    <w:rsid w:val="00F82991"/>
    <w:rsid w:val="00F831DA"/>
    <w:rsid w:val="00F84B22"/>
    <w:rsid w:val="00F90049"/>
    <w:rsid w:val="00F92211"/>
    <w:rsid w:val="00F934AB"/>
    <w:rsid w:val="00F96488"/>
    <w:rsid w:val="00F965B2"/>
    <w:rsid w:val="00FA3214"/>
    <w:rsid w:val="00FA6486"/>
    <w:rsid w:val="00FB243C"/>
    <w:rsid w:val="00FB2CDE"/>
    <w:rsid w:val="00FB3C20"/>
    <w:rsid w:val="00FB46DE"/>
    <w:rsid w:val="00FB6E05"/>
    <w:rsid w:val="00FC3568"/>
    <w:rsid w:val="00FC5516"/>
    <w:rsid w:val="00FD3A3F"/>
    <w:rsid w:val="00FD62F0"/>
    <w:rsid w:val="00FE33AC"/>
    <w:rsid w:val="00FF15A8"/>
    <w:rsid w:val="00FF30B1"/>
    <w:rsid w:val="00FF44A5"/>
    <w:rsid w:val="019B288B"/>
    <w:rsid w:val="0251468A"/>
    <w:rsid w:val="02E5191F"/>
    <w:rsid w:val="03287F01"/>
    <w:rsid w:val="03830824"/>
    <w:rsid w:val="06053772"/>
    <w:rsid w:val="062C64C3"/>
    <w:rsid w:val="0696086E"/>
    <w:rsid w:val="0779246F"/>
    <w:rsid w:val="08262435"/>
    <w:rsid w:val="084E1401"/>
    <w:rsid w:val="08681098"/>
    <w:rsid w:val="08D56053"/>
    <w:rsid w:val="095D57B5"/>
    <w:rsid w:val="09644C54"/>
    <w:rsid w:val="0A187F18"/>
    <w:rsid w:val="0A2B7ACD"/>
    <w:rsid w:val="0B470C2D"/>
    <w:rsid w:val="0DCE1F90"/>
    <w:rsid w:val="0EC73CBB"/>
    <w:rsid w:val="0F2A5FF8"/>
    <w:rsid w:val="0FA1450C"/>
    <w:rsid w:val="102812FD"/>
    <w:rsid w:val="10DC35F8"/>
    <w:rsid w:val="11C75D80"/>
    <w:rsid w:val="120E39AF"/>
    <w:rsid w:val="12A83E03"/>
    <w:rsid w:val="13207E3D"/>
    <w:rsid w:val="150B219E"/>
    <w:rsid w:val="15BB5BFB"/>
    <w:rsid w:val="15F101E4"/>
    <w:rsid w:val="16AD7060"/>
    <w:rsid w:val="16B26FFE"/>
    <w:rsid w:val="17285945"/>
    <w:rsid w:val="17660CAC"/>
    <w:rsid w:val="176C53FF"/>
    <w:rsid w:val="17CF598E"/>
    <w:rsid w:val="17EE4865"/>
    <w:rsid w:val="18051368"/>
    <w:rsid w:val="182D2452"/>
    <w:rsid w:val="18575E4B"/>
    <w:rsid w:val="191E4522"/>
    <w:rsid w:val="198F7E10"/>
    <w:rsid w:val="19DC395C"/>
    <w:rsid w:val="1B2B55D1"/>
    <w:rsid w:val="1BEC4D61"/>
    <w:rsid w:val="1D85546D"/>
    <w:rsid w:val="1D863C82"/>
    <w:rsid w:val="1E2E0B97"/>
    <w:rsid w:val="1EF767E1"/>
    <w:rsid w:val="1F5134CC"/>
    <w:rsid w:val="1F9A100C"/>
    <w:rsid w:val="20693B46"/>
    <w:rsid w:val="20827A42"/>
    <w:rsid w:val="20DD2ECA"/>
    <w:rsid w:val="213A298B"/>
    <w:rsid w:val="22267C26"/>
    <w:rsid w:val="228201CD"/>
    <w:rsid w:val="23E25C87"/>
    <w:rsid w:val="24763D61"/>
    <w:rsid w:val="24D26ABE"/>
    <w:rsid w:val="25061957"/>
    <w:rsid w:val="256930E6"/>
    <w:rsid w:val="25C44658"/>
    <w:rsid w:val="26AF5308"/>
    <w:rsid w:val="26C529F6"/>
    <w:rsid w:val="273638F1"/>
    <w:rsid w:val="2765768E"/>
    <w:rsid w:val="27835E2E"/>
    <w:rsid w:val="27C36F10"/>
    <w:rsid w:val="291853E7"/>
    <w:rsid w:val="292F2731"/>
    <w:rsid w:val="29C570BE"/>
    <w:rsid w:val="2A373060"/>
    <w:rsid w:val="2AA8279A"/>
    <w:rsid w:val="2C9F3729"/>
    <w:rsid w:val="2D067C4C"/>
    <w:rsid w:val="2D4F514F"/>
    <w:rsid w:val="2D861A2D"/>
    <w:rsid w:val="2E6819CB"/>
    <w:rsid w:val="2F210D6D"/>
    <w:rsid w:val="2F964072"/>
    <w:rsid w:val="3036532A"/>
    <w:rsid w:val="30403475"/>
    <w:rsid w:val="30685943"/>
    <w:rsid w:val="30DC4F4C"/>
    <w:rsid w:val="316136A3"/>
    <w:rsid w:val="31DF4E9E"/>
    <w:rsid w:val="31F42769"/>
    <w:rsid w:val="323D6405"/>
    <w:rsid w:val="326571C3"/>
    <w:rsid w:val="32E634CE"/>
    <w:rsid w:val="34707282"/>
    <w:rsid w:val="350D601C"/>
    <w:rsid w:val="35B71AE4"/>
    <w:rsid w:val="37F232A7"/>
    <w:rsid w:val="388A1731"/>
    <w:rsid w:val="38B16CBE"/>
    <w:rsid w:val="3971644D"/>
    <w:rsid w:val="3A6B7341"/>
    <w:rsid w:val="3A6E71E0"/>
    <w:rsid w:val="3B9311CA"/>
    <w:rsid w:val="3C145EE2"/>
    <w:rsid w:val="3C487939"/>
    <w:rsid w:val="3CBA010B"/>
    <w:rsid w:val="3CD41A98"/>
    <w:rsid w:val="3D1A5064"/>
    <w:rsid w:val="3D2D1DF4"/>
    <w:rsid w:val="3F52287D"/>
    <w:rsid w:val="413B7E6A"/>
    <w:rsid w:val="42EA799C"/>
    <w:rsid w:val="42FE0D52"/>
    <w:rsid w:val="43FF6D59"/>
    <w:rsid w:val="44DA57EF"/>
    <w:rsid w:val="45A65FCB"/>
    <w:rsid w:val="46CC50B8"/>
    <w:rsid w:val="47D14C87"/>
    <w:rsid w:val="47DE73A4"/>
    <w:rsid w:val="488E0DCA"/>
    <w:rsid w:val="49996927"/>
    <w:rsid w:val="49F05015"/>
    <w:rsid w:val="4A5751EC"/>
    <w:rsid w:val="4A8E4AE0"/>
    <w:rsid w:val="4A946B6F"/>
    <w:rsid w:val="4BFE1DC3"/>
    <w:rsid w:val="4C523EBC"/>
    <w:rsid w:val="4CA74C0D"/>
    <w:rsid w:val="4CBB5F06"/>
    <w:rsid w:val="4CC41F0D"/>
    <w:rsid w:val="4D704F42"/>
    <w:rsid w:val="4D91544C"/>
    <w:rsid w:val="4DA73250"/>
    <w:rsid w:val="4E17716C"/>
    <w:rsid w:val="4E1B7249"/>
    <w:rsid w:val="4EE03B12"/>
    <w:rsid w:val="4FA7688B"/>
    <w:rsid w:val="4FFA0AF3"/>
    <w:rsid w:val="507763F8"/>
    <w:rsid w:val="521516E6"/>
    <w:rsid w:val="52FA2C7F"/>
    <w:rsid w:val="543D36A4"/>
    <w:rsid w:val="54A73B02"/>
    <w:rsid w:val="55085A60"/>
    <w:rsid w:val="555B64D8"/>
    <w:rsid w:val="55AE1C52"/>
    <w:rsid w:val="55FB25CF"/>
    <w:rsid w:val="56FC15F5"/>
    <w:rsid w:val="57631674"/>
    <w:rsid w:val="58013DC0"/>
    <w:rsid w:val="5805272B"/>
    <w:rsid w:val="586E02D0"/>
    <w:rsid w:val="5BE545E5"/>
    <w:rsid w:val="5BF64864"/>
    <w:rsid w:val="5CFF599B"/>
    <w:rsid w:val="5D463962"/>
    <w:rsid w:val="5E192A8C"/>
    <w:rsid w:val="5F8C6CCC"/>
    <w:rsid w:val="602A71D2"/>
    <w:rsid w:val="61115065"/>
    <w:rsid w:val="62C5210C"/>
    <w:rsid w:val="64516EA9"/>
    <w:rsid w:val="64FD49AB"/>
    <w:rsid w:val="665027B4"/>
    <w:rsid w:val="671B0631"/>
    <w:rsid w:val="674768BC"/>
    <w:rsid w:val="67A132BE"/>
    <w:rsid w:val="67AD3D48"/>
    <w:rsid w:val="67C577E1"/>
    <w:rsid w:val="695B21AB"/>
    <w:rsid w:val="69601EB7"/>
    <w:rsid w:val="6A4315BC"/>
    <w:rsid w:val="6A9A705E"/>
    <w:rsid w:val="6B3F393F"/>
    <w:rsid w:val="6B4F21E3"/>
    <w:rsid w:val="6B574BF4"/>
    <w:rsid w:val="6C0361BA"/>
    <w:rsid w:val="6C9F2E6B"/>
    <w:rsid w:val="6D521B17"/>
    <w:rsid w:val="6DD4077E"/>
    <w:rsid w:val="6F0B01CF"/>
    <w:rsid w:val="70DE510F"/>
    <w:rsid w:val="710D6480"/>
    <w:rsid w:val="71ED0060"/>
    <w:rsid w:val="726120C9"/>
    <w:rsid w:val="74A4319C"/>
    <w:rsid w:val="74CC0400"/>
    <w:rsid w:val="753A180E"/>
    <w:rsid w:val="75D612A9"/>
    <w:rsid w:val="75F00389"/>
    <w:rsid w:val="7634625D"/>
    <w:rsid w:val="76950203"/>
    <w:rsid w:val="77370768"/>
    <w:rsid w:val="77DE514C"/>
    <w:rsid w:val="786E7501"/>
    <w:rsid w:val="79CB0C87"/>
    <w:rsid w:val="7A496AF1"/>
    <w:rsid w:val="7AEA15E0"/>
    <w:rsid w:val="7B2B6969"/>
    <w:rsid w:val="7B6018A2"/>
    <w:rsid w:val="7B7470FC"/>
    <w:rsid w:val="7B8B7E65"/>
    <w:rsid w:val="7CB2612E"/>
    <w:rsid w:val="7CE92D91"/>
    <w:rsid w:val="7E9F4A86"/>
    <w:rsid w:val="7EAB3190"/>
    <w:rsid w:val="7ED607F9"/>
    <w:rsid w:val="7F651AA8"/>
    <w:rsid w:val="7F826D5C"/>
    <w:rsid w:val="7FF30F37"/>
    <w:rsid w:val="7FFA22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qFormat="1"/>
    <w:lsdException w:name="index 2" w:semiHidden="1" w:unhideWhenUsed="1"/>
    <w:lsdException w:name="index 3" w:semiHidden="1" w:unhideWhenUsed="1"/>
    <w:lsdException w:name="index 4" w:uiPriority="0"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qFormat="1"/>
    <w:lsdException w:name="header" w:unhideWhenUsed="1" w:qFormat="1"/>
    <w:lsdException w:name="footer" w:unhideWhenUsed="1"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uiPriority="0" w:unhideWhenUsed="1" w:qFormat="1"/>
    <w:lsdException w:name="annotation reference" w:qFormat="1"/>
    <w:lsdException w:name="line number" w:semiHidden="1" w:unhideWhenUsed="1"/>
    <w:lsdException w:name="page number" w:uiPriority="0" w:qFormat="1"/>
    <w:lsdException w:name="endnote reference" w:uiPriority="0" w:unhideWhenUsed="1" w:qFormat="1"/>
    <w:lsdException w:name="endnote text" w:uiPriority="0" w:unhideWhenUsed="1" w:qFormat="1"/>
    <w:lsdException w:name="table of authorities" w:semiHidden="1" w:unhideWhenUsed="1"/>
    <w:lsdException w:name="macro" w:semiHidden="1" w:unhideWhenUsed="1"/>
    <w:lsdException w:name="toa heading" w:uiPriority="0" w:qFormat="1"/>
    <w:lsdException w:name="List" w:uiPriority="0" w:qFormat="1"/>
    <w:lsdException w:name="List Bullet" w:uiPriority="0" w:qFormat="1"/>
    <w:lsdException w:name="List Number" w:uiPriority="0" w:qFormat="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uiPriority="0" w:qFormat="1"/>
    <w:lsdException w:name="List Number 5" w:semiHidden="1" w:unhideWhenUsed="1"/>
    <w:lsdException w:name="Title" w:uiPriority="10" w:qFormat="1"/>
    <w:lsdException w:name="Closing" w:uiPriority="0" w:qFormat="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unhideWhenUsed="1" w:qFormat="1"/>
    <w:lsdException w:name="Strong" w:uiPriority="22" w:qFormat="1"/>
    <w:lsdException w:name="Emphasis" w:uiPriority="20" w:qFormat="1"/>
    <w:lsdException w:name="Document Map"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nhideWhenUsed="1" w:qFormat="1"/>
    <w:lsdException w:name="HTML Acronym" w:uiPriority="0" w:qFormat="1"/>
    <w:lsdException w:name="HTML Address" w:uiPriority="0" w:qFormat="1"/>
    <w:lsdException w:name="HTML Cite" w:uiPriority="0" w:qFormat="1"/>
    <w:lsdException w:name="HTML Code" w:uiPriority="0" w:qFormat="1"/>
    <w:lsdException w:name="HTML Definition" w:uiPriority="0" w:qFormat="1"/>
    <w:lsdException w:name="HTML Keyboard" w:uiPriority="0" w:qFormat="1"/>
    <w:lsdException w:name="HTML Preformatted" w:uiPriority="0" w:qFormat="1"/>
    <w:lsdException w:name="HTML Sample" w:uiPriority="0" w:qFormat="1"/>
    <w:lsdException w:name="HTML Typewriter" w:uiPriority="0" w:qFormat="1"/>
    <w:lsdException w:name="HTML Variable" w:uiPriority="0" w:qFormat="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uiPriority="0"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ff7">
    <w:name w:val="Normal"/>
    <w:next w:val="afff8"/>
    <w:qFormat/>
    <w:rsid w:val="000A023F"/>
    <w:pPr>
      <w:widowControl w:val="0"/>
      <w:ind w:firstLineChars="200" w:firstLine="200"/>
      <w:jc w:val="both"/>
    </w:pPr>
    <w:rPr>
      <w:kern w:val="2"/>
      <w:sz w:val="21"/>
      <w:szCs w:val="22"/>
    </w:rPr>
  </w:style>
  <w:style w:type="paragraph" w:styleId="12">
    <w:name w:val="heading 1"/>
    <w:basedOn w:val="afff7"/>
    <w:next w:val="afff7"/>
    <w:link w:val="1Char"/>
    <w:qFormat/>
    <w:rsid w:val="000A023F"/>
    <w:pPr>
      <w:numPr>
        <w:numId w:val="1"/>
      </w:numPr>
      <w:spacing w:before="120" w:after="120"/>
      <w:ind w:left="0" w:firstLineChars="0" w:firstLine="0"/>
      <w:jc w:val="left"/>
      <w:outlineLvl w:val="0"/>
    </w:pPr>
    <w:rPr>
      <w:rFonts w:ascii="黑体" w:eastAsia="黑体" w:hAnsi="黑体" w:cs="黑体"/>
      <w:szCs w:val="24"/>
    </w:rPr>
  </w:style>
  <w:style w:type="paragraph" w:styleId="24">
    <w:name w:val="heading 2"/>
    <w:basedOn w:val="yq2"/>
    <w:next w:val="afff7"/>
    <w:link w:val="2Char"/>
    <w:uiPriority w:val="9"/>
    <w:qFormat/>
    <w:rsid w:val="000A023F"/>
  </w:style>
  <w:style w:type="paragraph" w:styleId="32">
    <w:name w:val="heading 3"/>
    <w:basedOn w:val="yq3"/>
    <w:next w:val="afff7"/>
    <w:link w:val="3Char"/>
    <w:qFormat/>
    <w:rsid w:val="000A023F"/>
    <w:pPr>
      <w:spacing w:before="0" w:after="0"/>
    </w:pPr>
  </w:style>
  <w:style w:type="paragraph" w:styleId="42">
    <w:name w:val="heading 4"/>
    <w:basedOn w:val="afff7"/>
    <w:next w:val="afff7"/>
    <w:link w:val="4Char"/>
    <w:uiPriority w:val="9"/>
    <w:qFormat/>
    <w:rsid w:val="000A023F"/>
    <w:pPr>
      <w:keepNext/>
      <w:keepLines/>
      <w:spacing w:before="280" w:after="290" w:line="376" w:lineRule="auto"/>
      <w:outlineLvl w:val="3"/>
    </w:pPr>
    <w:rPr>
      <w:rFonts w:ascii="Arial" w:eastAsia="黑体" w:hAnsi="Arial"/>
      <w:b/>
      <w:bCs/>
      <w:sz w:val="28"/>
      <w:szCs w:val="28"/>
    </w:rPr>
  </w:style>
  <w:style w:type="paragraph" w:styleId="50">
    <w:name w:val="heading 5"/>
    <w:basedOn w:val="afff7"/>
    <w:next w:val="afff7"/>
    <w:link w:val="5Char"/>
    <w:uiPriority w:val="9"/>
    <w:qFormat/>
    <w:rsid w:val="000A023F"/>
    <w:pPr>
      <w:keepNext/>
      <w:keepLines/>
      <w:spacing w:before="280" w:after="290" w:line="376" w:lineRule="auto"/>
      <w:outlineLvl w:val="4"/>
    </w:pPr>
    <w:rPr>
      <w:b/>
      <w:bCs/>
      <w:sz w:val="28"/>
      <w:szCs w:val="28"/>
    </w:rPr>
  </w:style>
  <w:style w:type="paragraph" w:styleId="6">
    <w:name w:val="heading 6"/>
    <w:basedOn w:val="afff7"/>
    <w:next w:val="afff7"/>
    <w:link w:val="6Char"/>
    <w:uiPriority w:val="9"/>
    <w:qFormat/>
    <w:rsid w:val="000A023F"/>
    <w:pPr>
      <w:keepNext/>
      <w:keepLines/>
      <w:spacing w:before="240" w:after="64" w:line="320" w:lineRule="auto"/>
      <w:outlineLvl w:val="5"/>
    </w:pPr>
    <w:rPr>
      <w:rFonts w:ascii="Arial" w:eastAsia="黑体" w:hAnsi="Arial"/>
      <w:b/>
      <w:bCs/>
      <w:sz w:val="24"/>
      <w:szCs w:val="24"/>
    </w:rPr>
  </w:style>
  <w:style w:type="paragraph" w:styleId="7">
    <w:name w:val="heading 7"/>
    <w:basedOn w:val="afff7"/>
    <w:next w:val="afff7"/>
    <w:link w:val="7Char"/>
    <w:uiPriority w:val="9"/>
    <w:qFormat/>
    <w:rsid w:val="000A023F"/>
    <w:pPr>
      <w:keepNext/>
      <w:keepLines/>
      <w:spacing w:before="240" w:after="64" w:line="320" w:lineRule="auto"/>
      <w:outlineLvl w:val="6"/>
    </w:pPr>
    <w:rPr>
      <w:b/>
      <w:bCs/>
      <w:sz w:val="24"/>
      <w:szCs w:val="24"/>
    </w:rPr>
  </w:style>
  <w:style w:type="paragraph" w:styleId="8">
    <w:name w:val="heading 8"/>
    <w:basedOn w:val="afff7"/>
    <w:next w:val="afff7"/>
    <w:link w:val="8Char"/>
    <w:uiPriority w:val="9"/>
    <w:qFormat/>
    <w:rsid w:val="000A023F"/>
    <w:pPr>
      <w:keepNext/>
      <w:keepLines/>
      <w:spacing w:before="240" w:after="64" w:line="320" w:lineRule="auto"/>
      <w:outlineLvl w:val="7"/>
    </w:pPr>
    <w:rPr>
      <w:rFonts w:ascii="Arial" w:eastAsia="黑体" w:hAnsi="Arial"/>
      <w:sz w:val="24"/>
      <w:szCs w:val="24"/>
    </w:rPr>
  </w:style>
  <w:style w:type="paragraph" w:styleId="9">
    <w:name w:val="heading 9"/>
    <w:basedOn w:val="afff7"/>
    <w:next w:val="afff7"/>
    <w:link w:val="9Char"/>
    <w:uiPriority w:val="9"/>
    <w:qFormat/>
    <w:rsid w:val="000A023F"/>
    <w:pPr>
      <w:keepNext/>
      <w:keepLines/>
      <w:spacing w:before="240" w:after="64" w:line="320" w:lineRule="auto"/>
      <w:outlineLvl w:val="8"/>
    </w:pPr>
    <w:rPr>
      <w:rFonts w:ascii="Arial" w:eastAsia="黑体" w:hAnsi="Arial"/>
      <w:szCs w:val="21"/>
    </w:rPr>
  </w:style>
  <w:style w:type="character" w:default="1" w:styleId="afff9">
    <w:name w:val="Default Paragraph Font"/>
    <w:uiPriority w:val="1"/>
    <w:unhideWhenUsed/>
  </w:style>
  <w:style w:type="table" w:default="1" w:styleId="afffa">
    <w:name w:val="Normal Table"/>
    <w:uiPriority w:val="99"/>
    <w:semiHidden/>
    <w:unhideWhenUsed/>
    <w:qFormat/>
    <w:tblPr>
      <w:tblInd w:w="0" w:type="dxa"/>
      <w:tblCellMar>
        <w:top w:w="0" w:type="dxa"/>
        <w:left w:w="108" w:type="dxa"/>
        <w:bottom w:w="0" w:type="dxa"/>
        <w:right w:w="108" w:type="dxa"/>
      </w:tblCellMar>
    </w:tblPr>
  </w:style>
  <w:style w:type="numbering" w:default="1" w:styleId="afffb">
    <w:name w:val="No List"/>
    <w:uiPriority w:val="99"/>
    <w:semiHidden/>
    <w:unhideWhenUsed/>
  </w:style>
  <w:style w:type="paragraph" w:styleId="afff8">
    <w:name w:val="Body Text"/>
    <w:basedOn w:val="afff7"/>
    <w:next w:val="afffc"/>
    <w:link w:val="Char"/>
    <w:qFormat/>
    <w:rsid w:val="000A023F"/>
    <w:pPr>
      <w:jc w:val="center"/>
    </w:pPr>
    <w:rPr>
      <w:kern w:val="0"/>
      <w:sz w:val="44"/>
      <w:szCs w:val="24"/>
    </w:rPr>
  </w:style>
  <w:style w:type="paragraph" w:styleId="afffc">
    <w:name w:val="Title"/>
    <w:basedOn w:val="afff7"/>
    <w:next w:val="afff7"/>
    <w:link w:val="Char0"/>
    <w:uiPriority w:val="10"/>
    <w:qFormat/>
    <w:rsid w:val="000A023F"/>
    <w:pPr>
      <w:spacing w:before="240" w:after="60"/>
      <w:jc w:val="center"/>
      <w:outlineLvl w:val="0"/>
    </w:pPr>
    <w:rPr>
      <w:rFonts w:ascii="Arial" w:hAnsi="Arial"/>
      <w:b/>
      <w:bCs/>
      <w:sz w:val="32"/>
      <w:szCs w:val="32"/>
    </w:rPr>
  </w:style>
  <w:style w:type="paragraph" w:customStyle="1" w:styleId="yq2">
    <w:name w:val="yq标题2"/>
    <w:basedOn w:val="yq1"/>
    <w:next w:val="afff7"/>
    <w:link w:val="yq2Char"/>
    <w:qFormat/>
    <w:rsid w:val="000A023F"/>
    <w:pPr>
      <w:numPr>
        <w:ilvl w:val="1"/>
      </w:numPr>
      <w:outlineLvl w:val="1"/>
    </w:pPr>
  </w:style>
  <w:style w:type="paragraph" w:customStyle="1" w:styleId="yq1">
    <w:name w:val="yq标题1"/>
    <w:basedOn w:val="12"/>
    <w:link w:val="yq10"/>
    <w:qFormat/>
    <w:rsid w:val="000A023F"/>
  </w:style>
  <w:style w:type="paragraph" w:customStyle="1" w:styleId="yq3">
    <w:name w:val="yq标题3"/>
    <w:basedOn w:val="yq2"/>
    <w:link w:val="yq3Char"/>
    <w:qFormat/>
    <w:rsid w:val="000A023F"/>
    <w:pPr>
      <w:numPr>
        <w:ilvl w:val="2"/>
      </w:numPr>
      <w:outlineLvl w:val="2"/>
    </w:pPr>
  </w:style>
  <w:style w:type="paragraph" w:styleId="70">
    <w:name w:val="toc 7"/>
    <w:basedOn w:val="afff7"/>
    <w:next w:val="afff7"/>
    <w:uiPriority w:val="39"/>
    <w:unhideWhenUsed/>
    <w:qFormat/>
    <w:rsid w:val="000A023F"/>
    <w:pPr>
      <w:ind w:leftChars="1200" w:left="2520"/>
    </w:pPr>
  </w:style>
  <w:style w:type="paragraph" w:styleId="afffd">
    <w:name w:val="E-mail Signature"/>
    <w:basedOn w:val="afff7"/>
    <w:link w:val="Char1"/>
    <w:qFormat/>
    <w:rsid w:val="000A023F"/>
    <w:rPr>
      <w:rFonts w:ascii="宋体"/>
      <w:szCs w:val="24"/>
    </w:rPr>
  </w:style>
  <w:style w:type="paragraph" w:styleId="afffe">
    <w:name w:val="List Number"/>
    <w:basedOn w:val="afff7"/>
    <w:qFormat/>
    <w:rsid w:val="000A023F"/>
    <w:pPr>
      <w:tabs>
        <w:tab w:val="left" w:pos="820"/>
      </w:tabs>
      <w:ind w:left="820" w:hanging="420"/>
    </w:pPr>
    <w:rPr>
      <w:szCs w:val="24"/>
    </w:rPr>
  </w:style>
  <w:style w:type="paragraph" w:styleId="affff">
    <w:name w:val="Normal Indent"/>
    <w:basedOn w:val="afff7"/>
    <w:link w:val="Char2"/>
    <w:qFormat/>
    <w:rsid w:val="000A023F"/>
    <w:pPr>
      <w:ind w:firstLine="420"/>
    </w:pPr>
    <w:rPr>
      <w:kern w:val="0"/>
      <w:sz w:val="20"/>
      <w:szCs w:val="24"/>
    </w:rPr>
  </w:style>
  <w:style w:type="paragraph" w:styleId="affff0">
    <w:name w:val="caption"/>
    <w:basedOn w:val="afff7"/>
    <w:next w:val="afff7"/>
    <w:link w:val="Char3"/>
    <w:qFormat/>
    <w:rsid w:val="000A023F"/>
    <w:pPr>
      <w:ind w:firstLineChars="0" w:firstLine="0"/>
      <w:jc w:val="center"/>
    </w:pPr>
    <w:rPr>
      <w:rFonts w:ascii="宋体" w:eastAsia="黑体" w:hAnsi="Arial" w:cs="Arial"/>
      <w:szCs w:val="20"/>
    </w:rPr>
  </w:style>
  <w:style w:type="paragraph" w:styleId="a">
    <w:name w:val="List Bullet"/>
    <w:basedOn w:val="afff7"/>
    <w:qFormat/>
    <w:rsid w:val="000A023F"/>
    <w:pPr>
      <w:numPr>
        <w:numId w:val="2"/>
      </w:numPr>
    </w:pPr>
  </w:style>
  <w:style w:type="paragraph" w:styleId="affff1">
    <w:name w:val="Document Map"/>
    <w:basedOn w:val="afff7"/>
    <w:link w:val="Char4"/>
    <w:uiPriority w:val="99"/>
    <w:qFormat/>
    <w:rsid w:val="000A023F"/>
    <w:pPr>
      <w:shd w:val="clear" w:color="auto" w:fill="000080"/>
    </w:pPr>
    <w:rPr>
      <w:szCs w:val="24"/>
    </w:rPr>
  </w:style>
  <w:style w:type="paragraph" w:styleId="affff2">
    <w:name w:val="toa heading"/>
    <w:basedOn w:val="afff7"/>
    <w:next w:val="afff7"/>
    <w:qFormat/>
    <w:rsid w:val="000A023F"/>
    <w:pPr>
      <w:spacing w:before="120" w:line="360" w:lineRule="auto"/>
    </w:pPr>
    <w:rPr>
      <w:rFonts w:ascii="Cambria" w:hAnsi="Cambria"/>
      <w:sz w:val="24"/>
      <w:szCs w:val="24"/>
    </w:rPr>
  </w:style>
  <w:style w:type="paragraph" w:styleId="affff3">
    <w:name w:val="annotation text"/>
    <w:basedOn w:val="afff7"/>
    <w:link w:val="Char5"/>
    <w:uiPriority w:val="99"/>
    <w:qFormat/>
    <w:rsid w:val="000A023F"/>
    <w:pPr>
      <w:jc w:val="left"/>
    </w:pPr>
    <w:rPr>
      <w:szCs w:val="24"/>
    </w:rPr>
  </w:style>
  <w:style w:type="paragraph" w:styleId="33">
    <w:name w:val="Body Text 3"/>
    <w:basedOn w:val="afff7"/>
    <w:link w:val="3Char0"/>
    <w:qFormat/>
    <w:rsid w:val="000A023F"/>
    <w:rPr>
      <w:rFonts w:ascii="宋体"/>
      <w:sz w:val="24"/>
      <w:szCs w:val="20"/>
    </w:rPr>
  </w:style>
  <w:style w:type="paragraph" w:styleId="affff4">
    <w:name w:val="Closing"/>
    <w:basedOn w:val="afff7"/>
    <w:link w:val="Char6"/>
    <w:qFormat/>
    <w:rsid w:val="000A023F"/>
    <w:pPr>
      <w:widowControl/>
      <w:ind w:left="4252"/>
    </w:pPr>
    <w:rPr>
      <w:rFonts w:ascii="Arial" w:hAnsi="Arial"/>
      <w:spacing w:val="8"/>
      <w:kern w:val="0"/>
      <w:sz w:val="20"/>
      <w:szCs w:val="20"/>
      <w:lang w:val="en-GB" w:eastAsia="en-US"/>
    </w:rPr>
  </w:style>
  <w:style w:type="paragraph" w:styleId="affff5">
    <w:name w:val="Body Text Indent"/>
    <w:basedOn w:val="afff7"/>
    <w:link w:val="Char7"/>
    <w:qFormat/>
    <w:rsid w:val="000A023F"/>
    <w:pPr>
      <w:spacing w:after="120"/>
      <w:ind w:leftChars="200" w:left="420"/>
    </w:pPr>
    <w:rPr>
      <w:szCs w:val="24"/>
    </w:rPr>
  </w:style>
  <w:style w:type="paragraph" w:styleId="25">
    <w:name w:val="List 2"/>
    <w:basedOn w:val="afff7"/>
    <w:qFormat/>
    <w:rsid w:val="000A023F"/>
    <w:pPr>
      <w:ind w:leftChars="200" w:left="100" w:hangingChars="200" w:hanging="200"/>
      <w:contextualSpacing/>
    </w:pPr>
  </w:style>
  <w:style w:type="paragraph" w:styleId="HTML">
    <w:name w:val="HTML Address"/>
    <w:basedOn w:val="afff7"/>
    <w:link w:val="HTMLChar"/>
    <w:qFormat/>
    <w:rsid w:val="000A023F"/>
    <w:rPr>
      <w:i/>
      <w:iCs/>
      <w:szCs w:val="24"/>
    </w:rPr>
  </w:style>
  <w:style w:type="paragraph" w:styleId="43">
    <w:name w:val="index 4"/>
    <w:basedOn w:val="afff7"/>
    <w:next w:val="afff7"/>
    <w:qFormat/>
    <w:rsid w:val="000A023F"/>
    <w:pPr>
      <w:widowControl/>
      <w:overflowPunct w:val="0"/>
      <w:autoSpaceDE w:val="0"/>
      <w:autoSpaceDN w:val="0"/>
      <w:adjustRightInd w:val="0"/>
      <w:spacing w:before="240" w:line="300" w:lineRule="auto"/>
      <w:ind w:leftChars="600" w:left="600"/>
      <w:jc w:val="left"/>
      <w:textAlignment w:val="baseline"/>
    </w:pPr>
    <w:rPr>
      <w:rFonts w:eastAsia="华文细黑"/>
      <w:kern w:val="0"/>
      <w:szCs w:val="20"/>
    </w:rPr>
  </w:style>
  <w:style w:type="paragraph" w:styleId="51">
    <w:name w:val="toc 5"/>
    <w:basedOn w:val="afff7"/>
    <w:next w:val="afff7"/>
    <w:uiPriority w:val="39"/>
    <w:unhideWhenUsed/>
    <w:qFormat/>
    <w:rsid w:val="000A023F"/>
    <w:pPr>
      <w:ind w:leftChars="800" w:left="1680"/>
    </w:pPr>
  </w:style>
  <w:style w:type="paragraph" w:styleId="34">
    <w:name w:val="toc 3"/>
    <w:basedOn w:val="afff7"/>
    <w:next w:val="afff7"/>
    <w:uiPriority w:val="39"/>
    <w:unhideWhenUsed/>
    <w:qFormat/>
    <w:rsid w:val="000A023F"/>
    <w:pPr>
      <w:ind w:leftChars="400" w:left="840"/>
    </w:pPr>
  </w:style>
  <w:style w:type="paragraph" w:styleId="affff6">
    <w:name w:val="Plain Text"/>
    <w:basedOn w:val="afff7"/>
    <w:link w:val="Char8"/>
    <w:qFormat/>
    <w:rsid w:val="000A023F"/>
    <w:rPr>
      <w:rFonts w:ascii="宋体" w:hAnsi="Courier New"/>
      <w:szCs w:val="20"/>
    </w:rPr>
  </w:style>
  <w:style w:type="paragraph" w:styleId="44">
    <w:name w:val="List Number 4"/>
    <w:basedOn w:val="afffe"/>
    <w:qFormat/>
    <w:rsid w:val="000A023F"/>
    <w:pPr>
      <w:widowControl/>
      <w:tabs>
        <w:tab w:val="clear" w:pos="820"/>
      </w:tabs>
      <w:spacing w:after="240" w:line="240" w:lineRule="atLeast"/>
      <w:ind w:left="720" w:right="720" w:hanging="360"/>
    </w:pPr>
    <w:rPr>
      <w:rFonts w:ascii="Garamond" w:hAnsi="Garamond"/>
      <w:kern w:val="0"/>
      <w:szCs w:val="20"/>
    </w:rPr>
  </w:style>
  <w:style w:type="paragraph" w:styleId="80">
    <w:name w:val="toc 8"/>
    <w:basedOn w:val="afff7"/>
    <w:next w:val="afff7"/>
    <w:uiPriority w:val="39"/>
    <w:unhideWhenUsed/>
    <w:qFormat/>
    <w:rsid w:val="000A023F"/>
    <w:pPr>
      <w:ind w:leftChars="1400" w:left="2940"/>
    </w:pPr>
  </w:style>
  <w:style w:type="paragraph" w:styleId="affff7">
    <w:name w:val="Date"/>
    <w:basedOn w:val="afff7"/>
    <w:next w:val="afff7"/>
    <w:link w:val="Char9"/>
    <w:uiPriority w:val="99"/>
    <w:unhideWhenUsed/>
    <w:qFormat/>
    <w:rsid w:val="000A023F"/>
    <w:pPr>
      <w:ind w:leftChars="2500" w:left="100"/>
    </w:pPr>
  </w:style>
  <w:style w:type="paragraph" w:styleId="26">
    <w:name w:val="Body Text Indent 2"/>
    <w:basedOn w:val="afff7"/>
    <w:link w:val="2Char0"/>
    <w:qFormat/>
    <w:rsid w:val="000A023F"/>
    <w:pPr>
      <w:ind w:firstLine="420"/>
      <w:outlineLvl w:val="0"/>
    </w:pPr>
    <w:rPr>
      <w:szCs w:val="24"/>
    </w:rPr>
  </w:style>
  <w:style w:type="paragraph" w:styleId="affff8">
    <w:name w:val="endnote text"/>
    <w:basedOn w:val="afff7"/>
    <w:link w:val="Chara"/>
    <w:unhideWhenUsed/>
    <w:qFormat/>
    <w:rsid w:val="000A023F"/>
    <w:pPr>
      <w:snapToGrid w:val="0"/>
      <w:jc w:val="left"/>
    </w:pPr>
  </w:style>
  <w:style w:type="paragraph" w:styleId="affff9">
    <w:name w:val="Balloon Text"/>
    <w:basedOn w:val="afff7"/>
    <w:link w:val="Charb"/>
    <w:uiPriority w:val="99"/>
    <w:unhideWhenUsed/>
    <w:qFormat/>
    <w:rsid w:val="000A023F"/>
    <w:rPr>
      <w:kern w:val="0"/>
      <w:sz w:val="18"/>
      <w:szCs w:val="18"/>
    </w:rPr>
  </w:style>
  <w:style w:type="paragraph" w:styleId="affffa">
    <w:name w:val="footer"/>
    <w:basedOn w:val="afff7"/>
    <w:link w:val="Charc"/>
    <w:uiPriority w:val="99"/>
    <w:unhideWhenUsed/>
    <w:qFormat/>
    <w:rsid w:val="000A023F"/>
    <w:pPr>
      <w:tabs>
        <w:tab w:val="center" w:pos="4153"/>
        <w:tab w:val="right" w:pos="8306"/>
      </w:tabs>
      <w:snapToGrid w:val="0"/>
      <w:jc w:val="left"/>
    </w:pPr>
    <w:rPr>
      <w:kern w:val="0"/>
      <w:sz w:val="18"/>
      <w:szCs w:val="18"/>
    </w:rPr>
  </w:style>
  <w:style w:type="paragraph" w:styleId="affffb">
    <w:name w:val="header"/>
    <w:basedOn w:val="afff7"/>
    <w:link w:val="Chard"/>
    <w:uiPriority w:val="99"/>
    <w:unhideWhenUsed/>
    <w:qFormat/>
    <w:rsid w:val="000A023F"/>
    <w:pPr>
      <w:pBdr>
        <w:bottom w:val="single" w:sz="6" w:space="1" w:color="auto"/>
      </w:pBdr>
      <w:tabs>
        <w:tab w:val="center" w:pos="4153"/>
        <w:tab w:val="right" w:pos="8306"/>
      </w:tabs>
      <w:snapToGrid w:val="0"/>
      <w:jc w:val="center"/>
    </w:pPr>
    <w:rPr>
      <w:kern w:val="0"/>
      <w:sz w:val="18"/>
      <w:szCs w:val="18"/>
    </w:rPr>
  </w:style>
  <w:style w:type="paragraph" w:styleId="15">
    <w:name w:val="toc 1"/>
    <w:next w:val="afff7"/>
    <w:uiPriority w:val="39"/>
    <w:qFormat/>
    <w:rsid w:val="000A023F"/>
    <w:pPr>
      <w:widowControl w:val="0"/>
      <w:spacing w:before="120" w:after="120"/>
    </w:pPr>
    <w:rPr>
      <w:bCs/>
      <w:caps/>
      <w:kern w:val="2"/>
    </w:rPr>
  </w:style>
  <w:style w:type="paragraph" w:styleId="45">
    <w:name w:val="toc 4"/>
    <w:basedOn w:val="afff7"/>
    <w:next w:val="afff7"/>
    <w:uiPriority w:val="39"/>
    <w:unhideWhenUsed/>
    <w:qFormat/>
    <w:rsid w:val="000A023F"/>
    <w:pPr>
      <w:ind w:leftChars="600" w:left="1260"/>
    </w:pPr>
  </w:style>
  <w:style w:type="paragraph" w:styleId="affffc">
    <w:name w:val="Subtitle"/>
    <w:basedOn w:val="afff7"/>
    <w:next w:val="afff7"/>
    <w:link w:val="Chare"/>
    <w:uiPriority w:val="11"/>
    <w:qFormat/>
    <w:rsid w:val="000A023F"/>
    <w:pPr>
      <w:spacing w:before="240" w:after="60" w:line="312" w:lineRule="auto"/>
      <w:jc w:val="center"/>
      <w:outlineLvl w:val="1"/>
    </w:pPr>
    <w:rPr>
      <w:rFonts w:ascii="Cambria" w:hAnsi="Cambria"/>
      <w:b/>
      <w:bCs/>
      <w:kern w:val="28"/>
      <w:sz w:val="32"/>
      <w:szCs w:val="32"/>
    </w:rPr>
  </w:style>
  <w:style w:type="paragraph" w:styleId="affffd">
    <w:name w:val="List"/>
    <w:basedOn w:val="afff8"/>
    <w:qFormat/>
    <w:rsid w:val="000A023F"/>
    <w:pPr>
      <w:suppressAutoHyphens/>
      <w:spacing w:after="120"/>
      <w:jc w:val="both"/>
    </w:pPr>
    <w:rPr>
      <w:rFonts w:ascii="Calibri" w:hAnsi="Calibri" w:cs="Tahoma"/>
      <w:kern w:val="1"/>
      <w:sz w:val="21"/>
      <w:szCs w:val="22"/>
      <w:lang w:eastAsia="ar-SA"/>
    </w:rPr>
  </w:style>
  <w:style w:type="paragraph" w:styleId="affffe">
    <w:name w:val="footnote text"/>
    <w:basedOn w:val="afff7"/>
    <w:link w:val="Charf"/>
    <w:qFormat/>
    <w:rsid w:val="000A023F"/>
    <w:pPr>
      <w:snapToGrid w:val="0"/>
      <w:ind w:leftChars="200" w:left="400" w:hangingChars="200" w:hanging="200"/>
      <w:jc w:val="left"/>
    </w:pPr>
    <w:rPr>
      <w:sz w:val="18"/>
      <w:szCs w:val="18"/>
    </w:rPr>
  </w:style>
  <w:style w:type="paragraph" w:styleId="60">
    <w:name w:val="toc 6"/>
    <w:basedOn w:val="afff7"/>
    <w:next w:val="afff7"/>
    <w:uiPriority w:val="39"/>
    <w:unhideWhenUsed/>
    <w:qFormat/>
    <w:rsid w:val="000A023F"/>
    <w:pPr>
      <w:ind w:leftChars="1000" w:left="2100"/>
    </w:pPr>
  </w:style>
  <w:style w:type="paragraph" w:styleId="35">
    <w:name w:val="Body Text Indent 3"/>
    <w:basedOn w:val="afff7"/>
    <w:link w:val="3Char1"/>
    <w:qFormat/>
    <w:rsid w:val="000A023F"/>
    <w:pPr>
      <w:spacing w:after="120"/>
      <w:ind w:leftChars="200" w:left="420"/>
    </w:pPr>
    <w:rPr>
      <w:sz w:val="16"/>
      <w:szCs w:val="16"/>
    </w:rPr>
  </w:style>
  <w:style w:type="paragraph" w:styleId="afffff">
    <w:name w:val="table of figures"/>
    <w:basedOn w:val="afff7"/>
    <w:next w:val="afff7"/>
    <w:qFormat/>
    <w:rsid w:val="000A023F"/>
    <w:rPr>
      <w:szCs w:val="24"/>
    </w:rPr>
  </w:style>
  <w:style w:type="paragraph" w:styleId="27">
    <w:name w:val="toc 2"/>
    <w:basedOn w:val="afff7"/>
    <w:next w:val="afff7"/>
    <w:uiPriority w:val="39"/>
    <w:unhideWhenUsed/>
    <w:qFormat/>
    <w:rsid w:val="000A023F"/>
    <w:pPr>
      <w:ind w:leftChars="200" w:left="420"/>
    </w:pPr>
  </w:style>
  <w:style w:type="paragraph" w:styleId="90">
    <w:name w:val="toc 9"/>
    <w:basedOn w:val="afff7"/>
    <w:next w:val="afff7"/>
    <w:uiPriority w:val="39"/>
    <w:unhideWhenUsed/>
    <w:qFormat/>
    <w:rsid w:val="000A023F"/>
    <w:pPr>
      <w:ind w:leftChars="1600" w:left="3360"/>
    </w:pPr>
  </w:style>
  <w:style w:type="paragraph" w:styleId="28">
    <w:name w:val="Body Text 2"/>
    <w:basedOn w:val="afff7"/>
    <w:link w:val="2Char1"/>
    <w:qFormat/>
    <w:rsid w:val="000A023F"/>
    <w:rPr>
      <w:b/>
      <w:szCs w:val="24"/>
    </w:rPr>
  </w:style>
  <w:style w:type="paragraph" w:styleId="HTML0">
    <w:name w:val="HTML Preformatted"/>
    <w:basedOn w:val="afff7"/>
    <w:link w:val="HTMLChar0"/>
    <w:qFormat/>
    <w:rsid w:val="000A023F"/>
    <w:rPr>
      <w:rFonts w:ascii="Courier New" w:hAnsi="Courier New"/>
      <w:sz w:val="20"/>
      <w:szCs w:val="20"/>
    </w:rPr>
  </w:style>
  <w:style w:type="paragraph" w:styleId="afffff0">
    <w:name w:val="Normal (Web)"/>
    <w:basedOn w:val="afff7"/>
    <w:uiPriority w:val="99"/>
    <w:unhideWhenUsed/>
    <w:qFormat/>
    <w:rsid w:val="000A023F"/>
    <w:pPr>
      <w:widowControl/>
      <w:spacing w:before="100" w:beforeAutospacing="1" w:after="100" w:afterAutospacing="1"/>
      <w:jc w:val="left"/>
    </w:pPr>
    <w:rPr>
      <w:rFonts w:ascii="宋体" w:hAnsi="宋体" w:cs="宋体"/>
      <w:kern w:val="0"/>
      <w:sz w:val="24"/>
      <w:szCs w:val="24"/>
    </w:rPr>
  </w:style>
  <w:style w:type="paragraph" w:styleId="16">
    <w:name w:val="index 1"/>
    <w:basedOn w:val="afff7"/>
    <w:next w:val="afff7"/>
    <w:link w:val="1Char0"/>
    <w:qFormat/>
    <w:rsid w:val="000A023F"/>
    <w:pPr>
      <w:widowControl/>
      <w:spacing w:line="360" w:lineRule="auto"/>
      <w:jc w:val="left"/>
    </w:pPr>
    <w:rPr>
      <w:rFonts w:ascii="Arial" w:hAnsi="Arial"/>
      <w:kern w:val="0"/>
      <w:szCs w:val="24"/>
    </w:rPr>
  </w:style>
  <w:style w:type="paragraph" w:styleId="afffff1">
    <w:name w:val="annotation subject"/>
    <w:basedOn w:val="affff3"/>
    <w:next w:val="affff3"/>
    <w:link w:val="Charf0"/>
    <w:uiPriority w:val="99"/>
    <w:qFormat/>
    <w:rsid w:val="000A023F"/>
    <w:rPr>
      <w:b/>
      <w:bCs/>
    </w:rPr>
  </w:style>
  <w:style w:type="paragraph" w:styleId="afffff2">
    <w:name w:val="Body Text First Indent"/>
    <w:basedOn w:val="afff8"/>
    <w:link w:val="Charf1"/>
    <w:qFormat/>
    <w:rsid w:val="000A023F"/>
    <w:pPr>
      <w:suppressAutoHyphens/>
      <w:spacing w:after="120"/>
      <w:ind w:firstLine="283"/>
      <w:jc w:val="both"/>
    </w:pPr>
    <w:rPr>
      <w:kern w:val="1"/>
      <w:sz w:val="21"/>
      <w:szCs w:val="22"/>
      <w:lang w:eastAsia="ar-SA"/>
    </w:rPr>
  </w:style>
  <w:style w:type="table" w:styleId="afffff3">
    <w:name w:val="Table Grid"/>
    <w:basedOn w:val="afffa"/>
    <w:uiPriority w:val="59"/>
    <w:qFormat/>
    <w:rsid w:val="000A023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7">
    <w:name w:val="Table Grid 1"/>
    <w:basedOn w:val="afffa"/>
    <w:qFormat/>
    <w:rsid w:val="000A023F"/>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
    <w:name w:val="Light Grid Accent 2"/>
    <w:basedOn w:val="afffa"/>
    <w:uiPriority w:val="62"/>
    <w:qFormat/>
    <w:rsid w:val="000A023F"/>
    <w:rPr>
      <w:sz w:val="22"/>
      <w:lang w:eastAsia="en-US" w:bidi="en-US"/>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eastAsia="System"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eastAsia="System"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
    <w:name w:val="Light Grid Accent 3"/>
    <w:basedOn w:val="afffa"/>
    <w:uiPriority w:val="62"/>
    <w:qFormat/>
    <w:rsid w:val="000A023F"/>
    <w:rPr>
      <w:sz w:val="22"/>
      <w:lang w:eastAsia="en-US" w:bidi="en-US"/>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eastAsia="System"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stem"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character" w:styleId="afffff4">
    <w:name w:val="Strong"/>
    <w:uiPriority w:val="22"/>
    <w:qFormat/>
    <w:rsid w:val="000A023F"/>
    <w:rPr>
      <w:b/>
      <w:bCs/>
    </w:rPr>
  </w:style>
  <w:style w:type="character" w:styleId="afffff5">
    <w:name w:val="endnote reference"/>
    <w:unhideWhenUsed/>
    <w:qFormat/>
    <w:rsid w:val="000A023F"/>
    <w:rPr>
      <w:vertAlign w:val="superscript"/>
    </w:rPr>
  </w:style>
  <w:style w:type="character" w:styleId="afffff6">
    <w:name w:val="page number"/>
    <w:qFormat/>
    <w:rsid w:val="000A023F"/>
    <w:rPr>
      <w:rFonts w:ascii="Times New Roman" w:eastAsia="宋体" w:hAnsi="Times New Roman"/>
      <w:sz w:val="18"/>
    </w:rPr>
  </w:style>
  <w:style w:type="character" w:styleId="afffff7">
    <w:name w:val="FollowedHyperlink"/>
    <w:unhideWhenUsed/>
    <w:qFormat/>
    <w:rsid w:val="000A023F"/>
    <w:rPr>
      <w:color w:val="800080"/>
      <w:u w:val="single"/>
    </w:rPr>
  </w:style>
  <w:style w:type="character" w:styleId="afffff8">
    <w:name w:val="Emphasis"/>
    <w:uiPriority w:val="20"/>
    <w:qFormat/>
    <w:rsid w:val="000A023F"/>
    <w:rPr>
      <w:rFonts w:ascii="Calibri" w:hAnsi="Calibri"/>
      <w:b/>
      <w:i/>
      <w:iCs/>
    </w:rPr>
  </w:style>
  <w:style w:type="character" w:styleId="HTML1">
    <w:name w:val="HTML Definition"/>
    <w:qFormat/>
    <w:rsid w:val="000A023F"/>
    <w:rPr>
      <w:i/>
      <w:iCs/>
    </w:rPr>
  </w:style>
  <w:style w:type="character" w:styleId="HTML2">
    <w:name w:val="HTML Typewriter"/>
    <w:qFormat/>
    <w:rsid w:val="000A023F"/>
    <w:rPr>
      <w:rFonts w:ascii="Courier New" w:hAnsi="Courier New"/>
      <w:sz w:val="20"/>
      <w:szCs w:val="20"/>
    </w:rPr>
  </w:style>
  <w:style w:type="character" w:styleId="HTML3">
    <w:name w:val="HTML Acronym"/>
    <w:qFormat/>
    <w:rsid w:val="000A023F"/>
  </w:style>
  <w:style w:type="character" w:styleId="HTML4">
    <w:name w:val="HTML Variable"/>
    <w:qFormat/>
    <w:rsid w:val="000A023F"/>
    <w:rPr>
      <w:i/>
      <w:iCs/>
    </w:rPr>
  </w:style>
  <w:style w:type="character" w:styleId="afffff9">
    <w:name w:val="Hyperlink"/>
    <w:uiPriority w:val="99"/>
    <w:qFormat/>
    <w:rsid w:val="000A023F"/>
    <w:rPr>
      <w:rFonts w:ascii="Times New Roman" w:eastAsia="宋体" w:hAnsi="Times New Roman"/>
      <w:color w:val="auto"/>
      <w:spacing w:val="0"/>
      <w:w w:val="100"/>
      <w:position w:val="0"/>
      <w:sz w:val="21"/>
      <w:u w:val="none"/>
      <w:vertAlign w:val="baseline"/>
    </w:rPr>
  </w:style>
  <w:style w:type="character" w:styleId="HTML5">
    <w:name w:val="HTML Code"/>
    <w:qFormat/>
    <w:rsid w:val="000A023F"/>
    <w:rPr>
      <w:rFonts w:ascii="Courier New" w:hAnsi="Courier New"/>
      <w:sz w:val="20"/>
      <w:szCs w:val="20"/>
    </w:rPr>
  </w:style>
  <w:style w:type="character" w:styleId="afffffa">
    <w:name w:val="annotation reference"/>
    <w:uiPriority w:val="99"/>
    <w:qFormat/>
    <w:rsid w:val="000A023F"/>
    <w:rPr>
      <w:sz w:val="21"/>
      <w:szCs w:val="21"/>
    </w:rPr>
  </w:style>
  <w:style w:type="character" w:styleId="HTML6">
    <w:name w:val="HTML Cite"/>
    <w:qFormat/>
    <w:rsid w:val="000A023F"/>
    <w:rPr>
      <w:i/>
      <w:iCs/>
    </w:rPr>
  </w:style>
  <w:style w:type="character" w:styleId="afffffb">
    <w:name w:val="footnote reference"/>
    <w:unhideWhenUsed/>
    <w:qFormat/>
    <w:rsid w:val="000A023F"/>
    <w:rPr>
      <w:vertAlign w:val="superscript"/>
    </w:rPr>
  </w:style>
  <w:style w:type="character" w:styleId="HTML7">
    <w:name w:val="HTML Keyboard"/>
    <w:qFormat/>
    <w:rsid w:val="000A023F"/>
    <w:rPr>
      <w:rFonts w:ascii="Courier New" w:hAnsi="Courier New"/>
      <w:sz w:val="20"/>
      <w:szCs w:val="20"/>
    </w:rPr>
  </w:style>
  <w:style w:type="character" w:styleId="HTML8">
    <w:name w:val="HTML Sample"/>
    <w:qFormat/>
    <w:rsid w:val="000A023F"/>
    <w:rPr>
      <w:rFonts w:ascii="Courier New" w:hAnsi="Courier New"/>
    </w:rPr>
  </w:style>
  <w:style w:type="paragraph" w:customStyle="1" w:styleId="afffffc">
    <w:name w:val="标准正文"/>
    <w:basedOn w:val="afff7"/>
    <w:next w:val="afff7"/>
    <w:qFormat/>
    <w:rsid w:val="000A023F"/>
    <w:pPr>
      <w:spacing w:before="60" w:after="60" w:line="360" w:lineRule="auto"/>
      <w:ind w:firstLine="482"/>
    </w:pPr>
    <w:rPr>
      <w:rFonts w:ascii="Arial" w:hAnsi="Arial"/>
      <w:sz w:val="24"/>
      <w:szCs w:val="20"/>
    </w:rPr>
  </w:style>
  <w:style w:type="paragraph" w:customStyle="1" w:styleId="af2">
    <w:name w:val="字母编号列项（一级）"/>
    <w:qFormat/>
    <w:rsid w:val="000A023F"/>
    <w:pPr>
      <w:numPr>
        <w:ilvl w:val="1"/>
        <w:numId w:val="3"/>
      </w:numPr>
      <w:jc w:val="both"/>
    </w:pPr>
    <w:rPr>
      <w:rFonts w:ascii="宋体"/>
      <w:sz w:val="21"/>
    </w:rPr>
  </w:style>
  <w:style w:type="character" w:customStyle="1" w:styleId="sc91">
    <w:name w:val="sc91"/>
    <w:qFormat/>
    <w:rsid w:val="000A023F"/>
    <w:rPr>
      <w:rFonts w:ascii="Courier New" w:hAnsi="Courier New" w:cs="Courier New" w:hint="default"/>
      <w:color w:val="008000"/>
      <w:sz w:val="20"/>
      <w:szCs w:val="20"/>
    </w:rPr>
  </w:style>
  <w:style w:type="character" w:customStyle="1" w:styleId="2Char0">
    <w:name w:val="正文文本缩进 2 Char"/>
    <w:link w:val="26"/>
    <w:qFormat/>
    <w:rsid w:val="000A023F"/>
    <w:rPr>
      <w:kern w:val="2"/>
      <w:sz w:val="21"/>
      <w:szCs w:val="24"/>
    </w:rPr>
  </w:style>
  <w:style w:type="character" w:customStyle="1" w:styleId="Charf2">
    <w:name w:val="附录标识 Char"/>
    <w:link w:val="afffffd"/>
    <w:qFormat/>
    <w:rsid w:val="000A023F"/>
    <w:rPr>
      <w:rFonts w:ascii="黑体" w:eastAsia="黑体" w:hAnsi="Times New Roman"/>
      <w:b/>
      <w:sz w:val="21"/>
      <w:shd w:val="clear" w:color="FFFFFF" w:fill="FFFFFF"/>
    </w:rPr>
  </w:style>
  <w:style w:type="paragraph" w:customStyle="1" w:styleId="afffffd">
    <w:name w:val="附录标识"/>
    <w:basedOn w:val="afffffe"/>
    <w:next w:val="affffff"/>
    <w:link w:val="Charf2"/>
    <w:qFormat/>
    <w:rsid w:val="000A023F"/>
    <w:pPr>
      <w:spacing w:before="240" w:after="200"/>
    </w:pPr>
    <w:rPr>
      <w:sz w:val="21"/>
    </w:rPr>
  </w:style>
  <w:style w:type="paragraph" w:customStyle="1" w:styleId="afffffe">
    <w:name w:val="前言、引言标题"/>
    <w:next w:val="afff7"/>
    <w:link w:val="Charf3"/>
    <w:qFormat/>
    <w:rsid w:val="000A023F"/>
    <w:pPr>
      <w:shd w:val="clear" w:color="FFFFFF" w:fill="FFFFFF"/>
      <w:spacing w:before="640" w:after="560"/>
      <w:jc w:val="center"/>
      <w:outlineLvl w:val="0"/>
    </w:pPr>
    <w:rPr>
      <w:rFonts w:ascii="黑体" w:eastAsia="黑体"/>
      <w:b/>
      <w:sz w:val="32"/>
    </w:rPr>
  </w:style>
  <w:style w:type="paragraph" w:customStyle="1" w:styleId="affffff">
    <w:name w:val="段"/>
    <w:link w:val="Charf4"/>
    <w:qFormat/>
    <w:rsid w:val="000A023F"/>
    <w:pPr>
      <w:ind w:firstLineChars="200" w:firstLine="200"/>
      <w:jc w:val="both"/>
    </w:pPr>
    <w:rPr>
      <w:rFonts w:ascii="宋体"/>
      <w:sz w:val="21"/>
    </w:rPr>
  </w:style>
  <w:style w:type="character" w:customStyle="1" w:styleId="112">
    <w:name w:val="样式 样式 标题 1篇 + 行距: 多倍行距 1.2 字行 + 小三"/>
    <w:qFormat/>
    <w:rsid w:val="000A023F"/>
    <w:rPr>
      <w:rFonts w:eastAsia="宋体"/>
      <w:b/>
      <w:kern w:val="0"/>
      <w:sz w:val="30"/>
    </w:rPr>
  </w:style>
  <w:style w:type="character" w:customStyle="1" w:styleId="sc61">
    <w:name w:val="sc61"/>
    <w:qFormat/>
    <w:rsid w:val="000A023F"/>
    <w:rPr>
      <w:rFonts w:ascii="Courier New" w:hAnsi="Courier New" w:cs="Courier New" w:hint="default"/>
      <w:b/>
      <w:bCs/>
      <w:color w:val="8000FF"/>
      <w:sz w:val="20"/>
      <w:szCs w:val="20"/>
    </w:rPr>
  </w:style>
  <w:style w:type="character" w:customStyle="1" w:styleId="CharChar2">
    <w:name w:val="Char Char2"/>
    <w:qFormat/>
    <w:rsid w:val="000A023F"/>
    <w:rPr>
      <w:rFonts w:eastAsia="黑体"/>
      <w:b/>
      <w:bCs/>
      <w:kern w:val="44"/>
      <w:sz w:val="21"/>
      <w:szCs w:val="44"/>
      <w:lang w:val="en-US" w:eastAsia="zh-CN" w:bidi="ar-SA"/>
    </w:rPr>
  </w:style>
  <w:style w:type="character" w:customStyle="1" w:styleId="WW8Num22z1">
    <w:name w:val="WW8Num22z1"/>
    <w:qFormat/>
    <w:rsid w:val="000A023F"/>
    <w:rPr>
      <w:rFonts w:ascii="Wingdings" w:hAnsi="Wingdings"/>
    </w:rPr>
  </w:style>
  <w:style w:type="character" w:customStyle="1" w:styleId="sc641">
    <w:name w:val="sc641"/>
    <w:qFormat/>
    <w:rsid w:val="000A023F"/>
    <w:rPr>
      <w:rFonts w:ascii="Courier New" w:hAnsi="Courier New" w:cs="Courier New" w:hint="default"/>
      <w:b/>
      <w:bCs/>
      <w:color w:val="000000"/>
      <w:sz w:val="20"/>
      <w:szCs w:val="20"/>
      <w:u w:val="single"/>
    </w:rPr>
  </w:style>
  <w:style w:type="character" w:customStyle="1" w:styleId="CharChar1">
    <w:name w:val="Char Char1"/>
    <w:qFormat/>
    <w:rsid w:val="000A023F"/>
    <w:rPr>
      <w:rFonts w:ascii="Arial" w:eastAsia="黑体" w:hAnsi="Arial"/>
      <w:b/>
      <w:kern w:val="2"/>
      <w:sz w:val="24"/>
      <w:szCs w:val="24"/>
      <w:lang w:val="en-US" w:eastAsia="zh-CN" w:bidi="ar-SA"/>
    </w:rPr>
  </w:style>
  <w:style w:type="character" w:customStyle="1" w:styleId="yqChar">
    <w:name w:val="yq正文加序号 Char"/>
    <w:link w:val="yq"/>
    <w:qFormat/>
    <w:rsid w:val="000A023F"/>
  </w:style>
  <w:style w:type="paragraph" w:customStyle="1" w:styleId="yq">
    <w:name w:val="yq正文加序号"/>
    <w:basedOn w:val="yq0"/>
    <w:link w:val="yqChar"/>
    <w:qFormat/>
    <w:rsid w:val="000A023F"/>
    <w:pPr>
      <w:numPr>
        <w:numId w:val="4"/>
      </w:numPr>
      <w:ind w:firstLineChars="0" w:firstLine="0"/>
    </w:pPr>
    <w:rPr>
      <w:kern w:val="0"/>
      <w:sz w:val="20"/>
      <w:szCs w:val="20"/>
    </w:rPr>
  </w:style>
  <w:style w:type="paragraph" w:customStyle="1" w:styleId="yq0">
    <w:name w:val="yq正文"/>
    <w:basedOn w:val="afff7"/>
    <w:link w:val="yqChar0"/>
    <w:qFormat/>
    <w:rsid w:val="000A023F"/>
    <w:pPr>
      <w:spacing w:line="360" w:lineRule="auto"/>
      <w:ind w:firstLineChars="196" w:firstLine="412"/>
    </w:pPr>
  </w:style>
  <w:style w:type="character" w:customStyle="1" w:styleId="1Char0">
    <w:name w:val="索引 1 Char"/>
    <w:link w:val="16"/>
    <w:qFormat/>
    <w:rsid w:val="000A023F"/>
    <w:rPr>
      <w:rFonts w:ascii="Arial" w:hAnsi="Arial"/>
      <w:sz w:val="21"/>
      <w:szCs w:val="24"/>
    </w:rPr>
  </w:style>
  <w:style w:type="character" w:customStyle="1" w:styleId="WW8Num15z1">
    <w:name w:val="WW8Num15z1"/>
    <w:qFormat/>
    <w:rsid w:val="000A023F"/>
  </w:style>
  <w:style w:type="character" w:customStyle="1" w:styleId="Char5">
    <w:name w:val="批注文字 Char"/>
    <w:link w:val="affff3"/>
    <w:uiPriority w:val="99"/>
    <w:qFormat/>
    <w:rsid w:val="000A023F"/>
    <w:rPr>
      <w:rFonts w:ascii="Times New Roman" w:hAnsi="Times New Roman"/>
      <w:kern w:val="2"/>
      <w:sz w:val="21"/>
      <w:szCs w:val="24"/>
    </w:rPr>
  </w:style>
  <w:style w:type="character" w:customStyle="1" w:styleId="Char4">
    <w:name w:val="文档结构图 Char"/>
    <w:link w:val="affff1"/>
    <w:uiPriority w:val="99"/>
    <w:qFormat/>
    <w:rsid w:val="000A023F"/>
    <w:rPr>
      <w:rFonts w:ascii="Times New Roman" w:hAnsi="Times New Roman"/>
      <w:kern w:val="2"/>
      <w:sz w:val="21"/>
      <w:szCs w:val="24"/>
      <w:shd w:val="clear" w:color="auto" w:fill="000080"/>
    </w:rPr>
  </w:style>
  <w:style w:type="character" w:customStyle="1" w:styleId="CharChar11">
    <w:name w:val="Char Char11"/>
    <w:qFormat/>
    <w:rsid w:val="000A023F"/>
    <w:rPr>
      <w:rFonts w:ascii="Arial" w:eastAsia="黑体" w:hAnsi="Arial"/>
      <w:b/>
      <w:bCs/>
      <w:kern w:val="2"/>
      <w:sz w:val="21"/>
      <w:szCs w:val="32"/>
      <w:lang w:val="en-US" w:eastAsia="zh-CN" w:bidi="ar-SA"/>
    </w:rPr>
  </w:style>
  <w:style w:type="character" w:customStyle="1" w:styleId="CharCharCharCharCharChar">
    <w:name w:val="图表索引 Char Char Char Char Char Char"/>
    <w:qFormat/>
    <w:rsid w:val="000A023F"/>
    <w:rPr>
      <w:rFonts w:ascii="Arial" w:eastAsia="宋体" w:hAnsi="Arial"/>
      <w:b/>
      <w:bCs/>
      <w:color w:val="0000FF"/>
      <w:kern w:val="2"/>
      <w:sz w:val="21"/>
      <w:szCs w:val="24"/>
      <w:u w:val="single"/>
      <w:lang w:val="en-US" w:eastAsia="zh-CN" w:bidi="ar-SA"/>
    </w:rPr>
  </w:style>
  <w:style w:type="character" w:customStyle="1" w:styleId="Char10">
    <w:name w:val="正文文本 Char1"/>
    <w:uiPriority w:val="99"/>
    <w:qFormat/>
    <w:rsid w:val="000A023F"/>
    <w:rPr>
      <w:kern w:val="2"/>
      <w:sz w:val="21"/>
      <w:szCs w:val="22"/>
    </w:rPr>
  </w:style>
  <w:style w:type="character" w:customStyle="1" w:styleId="yq10">
    <w:name w:val="yq标题1 字符"/>
    <w:link w:val="yq1"/>
    <w:qFormat/>
    <w:rsid w:val="000A023F"/>
    <w:rPr>
      <w:rFonts w:ascii="黑体" w:eastAsia="黑体" w:hAnsi="黑体" w:cs="黑体"/>
      <w:kern w:val="2"/>
      <w:sz w:val="21"/>
      <w:szCs w:val="24"/>
    </w:rPr>
  </w:style>
  <w:style w:type="character" w:customStyle="1" w:styleId="affffff0">
    <w:name w:val="个人撰写风格"/>
    <w:qFormat/>
    <w:rsid w:val="000A023F"/>
    <w:rPr>
      <w:rFonts w:ascii="Arial" w:eastAsia="宋体" w:hAnsi="Arial" w:cs="Arial"/>
      <w:color w:val="auto"/>
      <w:sz w:val="20"/>
    </w:rPr>
  </w:style>
  <w:style w:type="character" w:customStyle="1" w:styleId="WW8Num2z1">
    <w:name w:val="WW8Num2z1"/>
    <w:qFormat/>
    <w:rsid w:val="000A023F"/>
  </w:style>
  <w:style w:type="character" w:customStyle="1" w:styleId="yq2Char">
    <w:name w:val="yq标题2 Char"/>
    <w:link w:val="yq2"/>
    <w:qFormat/>
    <w:rsid w:val="000A023F"/>
    <w:rPr>
      <w:rFonts w:ascii="黑体" w:eastAsia="黑体" w:hAnsi="黑体" w:cs="黑体"/>
      <w:kern w:val="2"/>
      <w:sz w:val="21"/>
      <w:szCs w:val="24"/>
    </w:rPr>
  </w:style>
  <w:style w:type="character" w:customStyle="1" w:styleId="affffff1">
    <w:name w:val="图表索引 字元"/>
    <w:qFormat/>
    <w:rsid w:val="000A023F"/>
    <w:rPr>
      <w:rFonts w:ascii="Arial" w:eastAsia="宋体" w:hAnsi="Arial"/>
      <w:color w:val="0000FF"/>
      <w:sz w:val="21"/>
      <w:szCs w:val="24"/>
      <w:u w:val="single"/>
      <w:lang w:val="en-US" w:eastAsia="zh-CN" w:bidi="ar-SA"/>
    </w:rPr>
  </w:style>
  <w:style w:type="character" w:customStyle="1" w:styleId="Charf5">
    <w:name w:val="正文首行缩进两字符 Char"/>
    <w:link w:val="affffff2"/>
    <w:qFormat/>
    <w:rsid w:val="000A023F"/>
    <w:rPr>
      <w:kern w:val="2"/>
      <w:sz w:val="21"/>
      <w:szCs w:val="24"/>
    </w:rPr>
  </w:style>
  <w:style w:type="paragraph" w:customStyle="1" w:styleId="affffff2">
    <w:name w:val="正文首行缩进两字符"/>
    <w:basedOn w:val="afff7"/>
    <w:link w:val="Charf5"/>
    <w:qFormat/>
    <w:rsid w:val="000A023F"/>
    <w:rPr>
      <w:szCs w:val="24"/>
    </w:rPr>
  </w:style>
  <w:style w:type="character" w:customStyle="1" w:styleId="Char0">
    <w:name w:val="标题 Char"/>
    <w:link w:val="afffc"/>
    <w:uiPriority w:val="10"/>
    <w:qFormat/>
    <w:rsid w:val="000A023F"/>
    <w:rPr>
      <w:rFonts w:ascii="Arial" w:hAnsi="Arial"/>
      <w:b/>
      <w:bCs/>
      <w:kern w:val="2"/>
      <w:sz w:val="32"/>
      <w:szCs w:val="32"/>
    </w:rPr>
  </w:style>
  <w:style w:type="character" w:customStyle="1" w:styleId="sc211">
    <w:name w:val="sc211"/>
    <w:qFormat/>
    <w:rsid w:val="000A023F"/>
    <w:rPr>
      <w:rFonts w:ascii="Courier New" w:hAnsi="Courier New" w:cs="Courier New" w:hint="default"/>
      <w:color w:val="000000"/>
      <w:sz w:val="20"/>
      <w:szCs w:val="20"/>
      <w:shd w:val="clear" w:color="auto" w:fill="A6CAF0"/>
    </w:rPr>
  </w:style>
  <w:style w:type="character" w:customStyle="1" w:styleId="WW8Num6z1">
    <w:name w:val="WW8Num6z1"/>
    <w:qFormat/>
    <w:rsid w:val="000A023F"/>
  </w:style>
  <w:style w:type="character" w:customStyle="1" w:styleId="Charf6">
    <w:name w:val="明显引用 Char"/>
    <w:link w:val="affffff3"/>
    <w:uiPriority w:val="30"/>
    <w:qFormat/>
    <w:rsid w:val="000A023F"/>
    <w:rPr>
      <w:b/>
      <w:bCs/>
      <w:i/>
      <w:iCs/>
      <w:color w:val="4F81BD"/>
    </w:rPr>
  </w:style>
  <w:style w:type="paragraph" w:styleId="affffff3">
    <w:name w:val="Intense Quote"/>
    <w:basedOn w:val="afff7"/>
    <w:next w:val="afff7"/>
    <w:link w:val="Charf6"/>
    <w:uiPriority w:val="30"/>
    <w:qFormat/>
    <w:rsid w:val="000A023F"/>
    <w:pPr>
      <w:pBdr>
        <w:bottom w:val="single" w:sz="4" w:space="4" w:color="4F81BD"/>
      </w:pBdr>
      <w:spacing w:before="200" w:after="280"/>
      <w:ind w:left="936" w:right="936"/>
    </w:pPr>
    <w:rPr>
      <w:b/>
      <w:bCs/>
      <w:i/>
      <w:iCs/>
      <w:color w:val="4F81BD"/>
      <w:kern w:val="0"/>
      <w:sz w:val="20"/>
      <w:szCs w:val="20"/>
    </w:rPr>
  </w:style>
  <w:style w:type="character" w:customStyle="1" w:styleId="WW8Num16z1">
    <w:name w:val="WW8Num16z1"/>
    <w:qFormat/>
    <w:rsid w:val="000A023F"/>
  </w:style>
  <w:style w:type="character" w:customStyle="1" w:styleId="Reference">
    <w:name w:val="Reference"/>
    <w:qFormat/>
    <w:rsid w:val="000A023F"/>
    <w:rPr>
      <w:rFonts w:ascii="Arial" w:hAnsi="Arial"/>
      <w:sz w:val="20"/>
      <w:lang w:val="en-US" w:eastAsia="zh-CN"/>
    </w:rPr>
  </w:style>
  <w:style w:type="character" w:customStyle="1" w:styleId="sc51">
    <w:name w:val="sc51"/>
    <w:qFormat/>
    <w:rsid w:val="000A023F"/>
    <w:rPr>
      <w:rFonts w:ascii="Courier New" w:hAnsi="Courier New" w:cs="Courier New" w:hint="default"/>
      <w:color w:val="FF0000"/>
      <w:sz w:val="20"/>
      <w:szCs w:val="20"/>
    </w:rPr>
  </w:style>
  <w:style w:type="character" w:customStyle="1" w:styleId="Char1">
    <w:name w:val="电子邮件签名 Char"/>
    <w:link w:val="afffd"/>
    <w:qFormat/>
    <w:rsid w:val="000A023F"/>
    <w:rPr>
      <w:rFonts w:ascii="宋体"/>
      <w:kern w:val="2"/>
      <w:sz w:val="21"/>
      <w:szCs w:val="24"/>
    </w:rPr>
  </w:style>
  <w:style w:type="character" w:customStyle="1" w:styleId="6Char">
    <w:name w:val="标题 6 Char"/>
    <w:link w:val="6"/>
    <w:uiPriority w:val="9"/>
    <w:qFormat/>
    <w:rsid w:val="000A023F"/>
    <w:rPr>
      <w:rFonts w:ascii="Arial" w:eastAsia="黑体" w:hAnsi="Arial"/>
      <w:b/>
      <w:bCs/>
      <w:kern w:val="2"/>
      <w:sz w:val="24"/>
      <w:szCs w:val="24"/>
    </w:rPr>
  </w:style>
  <w:style w:type="character" w:customStyle="1" w:styleId="Charf7">
    <w:name w:val="二级菜单 Char"/>
    <w:link w:val="ae"/>
    <w:qFormat/>
    <w:rsid w:val="000A023F"/>
    <w:rPr>
      <w:rFonts w:ascii="Arial" w:eastAsia="黑体" w:hAnsi="Arial" w:cs="黑体"/>
      <w:kern w:val="1"/>
      <w:sz w:val="32"/>
      <w:szCs w:val="24"/>
    </w:rPr>
  </w:style>
  <w:style w:type="paragraph" w:customStyle="1" w:styleId="ae">
    <w:name w:val="二级菜单"/>
    <w:basedOn w:val="24"/>
    <w:link w:val="Charf7"/>
    <w:qFormat/>
    <w:rsid w:val="000A023F"/>
    <w:pPr>
      <w:numPr>
        <w:numId w:val="5"/>
      </w:numPr>
      <w:suppressAutoHyphens/>
      <w:spacing w:before="260" w:after="260" w:line="413" w:lineRule="auto"/>
      <w:ind w:left="0" w:firstLine="0"/>
    </w:pPr>
    <w:rPr>
      <w:rFonts w:ascii="Arial" w:hAnsi="Arial"/>
      <w:kern w:val="1"/>
      <w:sz w:val="32"/>
    </w:rPr>
  </w:style>
  <w:style w:type="character" w:customStyle="1" w:styleId="5Char0">
    <w:name w:val="样式5 Char"/>
    <w:link w:val="52"/>
    <w:qFormat/>
    <w:rsid w:val="000A023F"/>
    <w:rPr>
      <w:rFonts w:ascii="宋体" w:hAnsi="宋体"/>
      <w:kern w:val="2"/>
      <w:sz w:val="21"/>
      <w:szCs w:val="21"/>
    </w:rPr>
  </w:style>
  <w:style w:type="paragraph" w:customStyle="1" w:styleId="52">
    <w:name w:val="样式5"/>
    <w:basedOn w:val="afff7"/>
    <w:link w:val="5Char0"/>
    <w:qFormat/>
    <w:rsid w:val="000A023F"/>
    <w:pPr>
      <w:snapToGrid w:val="0"/>
      <w:spacing w:line="300" w:lineRule="auto"/>
    </w:pPr>
    <w:rPr>
      <w:rFonts w:ascii="宋体" w:hAnsi="宋体"/>
      <w:szCs w:val="21"/>
    </w:rPr>
  </w:style>
  <w:style w:type="character" w:customStyle="1" w:styleId="WW8Num3z1">
    <w:name w:val="WW8Num3z1"/>
    <w:qFormat/>
    <w:rsid w:val="000A023F"/>
  </w:style>
  <w:style w:type="character" w:customStyle="1" w:styleId="Charf8">
    <w:name w:val="字母编号 Char"/>
    <w:link w:val="affffff4"/>
    <w:qFormat/>
    <w:rsid w:val="000A023F"/>
    <w:rPr>
      <w:rFonts w:ascii="Times New Roman" w:hAnsi="Times New Roman"/>
      <w:kern w:val="2"/>
      <w:sz w:val="21"/>
      <w:szCs w:val="24"/>
    </w:rPr>
  </w:style>
  <w:style w:type="paragraph" w:customStyle="1" w:styleId="affffff4">
    <w:name w:val="字母编号"/>
    <w:basedOn w:val="afff7"/>
    <w:link w:val="Charf8"/>
    <w:qFormat/>
    <w:rsid w:val="000A023F"/>
    <w:rPr>
      <w:szCs w:val="24"/>
    </w:rPr>
  </w:style>
  <w:style w:type="character" w:customStyle="1" w:styleId="CharChar">
    <w:name w:val="Char Char"/>
    <w:qFormat/>
    <w:rsid w:val="000A023F"/>
    <w:rPr>
      <w:rFonts w:ascii="Arial" w:eastAsia="黑体" w:hAnsi="Arial"/>
      <w:b/>
      <w:bCs/>
      <w:kern w:val="2"/>
      <w:sz w:val="21"/>
      <w:szCs w:val="28"/>
      <w:lang w:val="en-US" w:eastAsia="zh-CN" w:bidi="ar-SA"/>
    </w:rPr>
  </w:style>
  <w:style w:type="character" w:customStyle="1" w:styleId="Charf9">
    <w:name w:val="图表索引 Char"/>
    <w:link w:val="affffff5"/>
    <w:qFormat/>
    <w:rsid w:val="000A023F"/>
    <w:rPr>
      <w:rFonts w:ascii="Arial" w:hAnsi="Arial"/>
      <w:color w:val="0000FF"/>
      <w:sz w:val="21"/>
      <w:szCs w:val="24"/>
      <w:u w:val="single"/>
    </w:rPr>
  </w:style>
  <w:style w:type="paragraph" w:customStyle="1" w:styleId="affffff5">
    <w:name w:val="图表索引"/>
    <w:basedOn w:val="16"/>
    <w:next w:val="afff7"/>
    <w:link w:val="Charf9"/>
    <w:qFormat/>
    <w:rsid w:val="000A023F"/>
    <w:pPr>
      <w:jc w:val="center"/>
    </w:pPr>
    <w:rPr>
      <w:color w:val="0000FF"/>
      <w:u w:val="single"/>
    </w:rPr>
  </w:style>
  <w:style w:type="character" w:customStyle="1" w:styleId="sc131">
    <w:name w:val="sc131"/>
    <w:qFormat/>
    <w:rsid w:val="000A023F"/>
    <w:rPr>
      <w:rFonts w:ascii="Courier New" w:hAnsi="Courier New" w:cs="Courier New" w:hint="default"/>
      <w:color w:val="FF0000"/>
      <w:sz w:val="20"/>
      <w:szCs w:val="20"/>
      <w:shd w:val="clear" w:color="auto" w:fill="FFFF00"/>
    </w:rPr>
  </w:style>
  <w:style w:type="character" w:customStyle="1" w:styleId="3Char">
    <w:name w:val="标题 3 Char"/>
    <w:link w:val="32"/>
    <w:qFormat/>
    <w:rsid w:val="000A023F"/>
    <w:rPr>
      <w:rFonts w:ascii="黑体" w:eastAsia="黑体" w:hAnsi="黑体" w:cs="黑体"/>
      <w:kern w:val="2"/>
      <w:sz w:val="21"/>
      <w:szCs w:val="24"/>
    </w:rPr>
  </w:style>
  <w:style w:type="character" w:customStyle="1" w:styleId="2Char">
    <w:name w:val="标题 2 Char"/>
    <w:link w:val="24"/>
    <w:uiPriority w:val="9"/>
    <w:qFormat/>
    <w:rsid w:val="000A023F"/>
    <w:rPr>
      <w:rFonts w:ascii="黑体" w:eastAsia="黑体" w:hAnsi="黑体" w:cs="黑体"/>
      <w:kern w:val="2"/>
      <w:sz w:val="21"/>
      <w:szCs w:val="24"/>
    </w:rPr>
  </w:style>
  <w:style w:type="character" w:customStyle="1" w:styleId="18">
    <w:name w:val="明显强调1"/>
    <w:uiPriority w:val="21"/>
    <w:qFormat/>
    <w:rsid w:val="000A023F"/>
    <w:rPr>
      <w:b/>
      <w:bCs/>
      <w:i/>
      <w:iCs/>
      <w:color w:val="4F81BD"/>
    </w:rPr>
  </w:style>
  <w:style w:type="character" w:customStyle="1" w:styleId="2Char10">
    <w:name w:val="标题 2 Char1"/>
    <w:qFormat/>
    <w:rsid w:val="000A023F"/>
    <w:rPr>
      <w:rFonts w:ascii="Arial" w:eastAsia="黑体" w:hAnsi="Arial"/>
      <w:b/>
      <w:bCs/>
      <w:kern w:val="2"/>
      <w:sz w:val="32"/>
      <w:szCs w:val="32"/>
      <w:lang w:val="en-US" w:eastAsia="zh-CN" w:bidi="ar-SA"/>
    </w:rPr>
  </w:style>
  <w:style w:type="character" w:customStyle="1" w:styleId="07422Char">
    <w:name w:val="样式 样式 样式 左侧:  0.74 厘米 + 首行缩进:  2 字符 + 首行缩进:  2 字符 Char"/>
    <w:link w:val="07422"/>
    <w:qFormat/>
    <w:rsid w:val="000A023F"/>
    <w:rPr>
      <w:kern w:val="2"/>
      <w:sz w:val="24"/>
      <w:szCs w:val="24"/>
    </w:rPr>
  </w:style>
  <w:style w:type="paragraph" w:customStyle="1" w:styleId="07422">
    <w:name w:val="样式 样式 样式 左侧:  0.74 厘米 + 首行缩进:  2 字符 + 首行缩进:  2 字符"/>
    <w:basedOn w:val="afff7"/>
    <w:link w:val="07422Char"/>
    <w:qFormat/>
    <w:rsid w:val="000A023F"/>
    <w:pPr>
      <w:ind w:firstLine="420"/>
    </w:pPr>
    <w:rPr>
      <w:sz w:val="24"/>
      <w:szCs w:val="24"/>
    </w:rPr>
  </w:style>
  <w:style w:type="character" w:customStyle="1" w:styleId="large1">
    <w:name w:val="large1"/>
    <w:qFormat/>
    <w:rsid w:val="000A023F"/>
    <w:rPr>
      <w:rFonts w:ascii="宋体" w:eastAsia="宋体" w:hAnsi="宋体" w:hint="eastAsia"/>
      <w:sz w:val="22"/>
      <w:szCs w:val="22"/>
    </w:rPr>
  </w:style>
  <w:style w:type="character" w:customStyle="1" w:styleId="Charf0">
    <w:name w:val="批注主题 Char"/>
    <w:link w:val="afffff1"/>
    <w:uiPriority w:val="99"/>
    <w:qFormat/>
    <w:rsid w:val="000A023F"/>
    <w:rPr>
      <w:rFonts w:ascii="Times New Roman" w:hAnsi="Times New Roman"/>
      <w:b/>
      <w:bCs/>
      <w:kern w:val="2"/>
      <w:sz w:val="21"/>
      <w:szCs w:val="24"/>
    </w:rPr>
  </w:style>
  <w:style w:type="character" w:customStyle="1" w:styleId="3Char2">
    <w:name w:val="样式3 Char"/>
    <w:link w:val="30"/>
    <w:qFormat/>
    <w:rsid w:val="000A023F"/>
    <w:rPr>
      <w:kern w:val="2"/>
      <w:sz w:val="21"/>
      <w:szCs w:val="24"/>
    </w:rPr>
  </w:style>
  <w:style w:type="paragraph" w:customStyle="1" w:styleId="30">
    <w:name w:val="样式3"/>
    <w:basedOn w:val="afff7"/>
    <w:link w:val="3Char2"/>
    <w:qFormat/>
    <w:rsid w:val="000A023F"/>
    <w:pPr>
      <w:numPr>
        <w:ilvl w:val="2"/>
        <w:numId w:val="6"/>
      </w:numPr>
      <w:spacing w:line="300" w:lineRule="auto"/>
    </w:pPr>
    <w:rPr>
      <w:szCs w:val="24"/>
    </w:rPr>
  </w:style>
  <w:style w:type="character" w:customStyle="1" w:styleId="19">
    <w:name w:val="不明显强调1"/>
    <w:uiPriority w:val="19"/>
    <w:qFormat/>
    <w:rsid w:val="000A023F"/>
    <w:rPr>
      <w:i/>
      <w:iCs/>
      <w:color w:val="808080"/>
    </w:rPr>
  </w:style>
  <w:style w:type="character" w:customStyle="1" w:styleId="8Char">
    <w:name w:val="标题 8 Char"/>
    <w:link w:val="8"/>
    <w:uiPriority w:val="9"/>
    <w:qFormat/>
    <w:rsid w:val="000A023F"/>
    <w:rPr>
      <w:rFonts w:ascii="Arial" w:eastAsia="黑体" w:hAnsi="Arial"/>
      <w:kern w:val="2"/>
      <w:sz w:val="24"/>
      <w:szCs w:val="24"/>
    </w:rPr>
  </w:style>
  <w:style w:type="character" w:customStyle="1" w:styleId="WW8Num23z1">
    <w:name w:val="WW8Num23z1"/>
    <w:qFormat/>
    <w:rsid w:val="000A023F"/>
  </w:style>
  <w:style w:type="character" w:customStyle="1" w:styleId="st">
    <w:name w:val="st"/>
    <w:qFormat/>
    <w:rsid w:val="000A023F"/>
  </w:style>
  <w:style w:type="character" w:customStyle="1" w:styleId="sc0">
    <w:name w:val="sc0"/>
    <w:qFormat/>
    <w:rsid w:val="000A023F"/>
    <w:rPr>
      <w:rFonts w:ascii="Courier New" w:hAnsi="Courier New" w:cs="Courier New" w:hint="default"/>
      <w:color w:val="000000"/>
      <w:sz w:val="20"/>
      <w:szCs w:val="20"/>
    </w:rPr>
  </w:style>
  <w:style w:type="character" w:customStyle="1" w:styleId="EmailStyle671">
    <w:name w:val="EmailStyle671"/>
    <w:qFormat/>
    <w:rsid w:val="000A023F"/>
    <w:rPr>
      <w:rFonts w:ascii="Arial" w:eastAsia="宋体" w:hAnsi="Arial" w:cs="Arial"/>
      <w:color w:val="auto"/>
      <w:sz w:val="20"/>
    </w:rPr>
  </w:style>
  <w:style w:type="character" w:customStyle="1" w:styleId="yq4Char">
    <w:name w:val="yq4 Char"/>
    <w:link w:val="yq4"/>
    <w:qFormat/>
    <w:rsid w:val="000A023F"/>
    <w:rPr>
      <w:rFonts w:ascii="黑体" w:eastAsia="黑体" w:hAnsi="黑体" w:cs="黑体"/>
      <w:kern w:val="2"/>
      <w:sz w:val="21"/>
      <w:szCs w:val="24"/>
    </w:rPr>
  </w:style>
  <w:style w:type="paragraph" w:customStyle="1" w:styleId="yq4">
    <w:name w:val="yq4"/>
    <w:basedOn w:val="yqbt4"/>
    <w:link w:val="yq4Char"/>
    <w:qFormat/>
    <w:rsid w:val="000A023F"/>
    <w:pPr>
      <w:outlineLvl w:val="3"/>
    </w:pPr>
  </w:style>
  <w:style w:type="paragraph" w:customStyle="1" w:styleId="yqbt4">
    <w:name w:val="yqbt4"/>
    <w:basedOn w:val="yq3"/>
    <w:link w:val="yqbt4Char"/>
    <w:qFormat/>
    <w:rsid w:val="000A023F"/>
    <w:pPr>
      <w:numPr>
        <w:ilvl w:val="3"/>
      </w:numPr>
    </w:pPr>
  </w:style>
  <w:style w:type="character" w:customStyle="1" w:styleId="sc111">
    <w:name w:val="sc111"/>
    <w:qFormat/>
    <w:rsid w:val="000A023F"/>
    <w:rPr>
      <w:rFonts w:ascii="Courier New" w:hAnsi="Courier New" w:cs="Courier New" w:hint="default"/>
      <w:color w:val="0000FF"/>
      <w:sz w:val="20"/>
      <w:szCs w:val="20"/>
    </w:rPr>
  </w:style>
  <w:style w:type="character" w:customStyle="1" w:styleId="3Char0">
    <w:name w:val="正文文本 3 Char"/>
    <w:link w:val="33"/>
    <w:qFormat/>
    <w:rsid w:val="000A023F"/>
    <w:rPr>
      <w:rFonts w:ascii="宋体" w:hAnsi="Times New Roman"/>
      <w:kern w:val="2"/>
      <w:sz w:val="24"/>
    </w:rPr>
  </w:style>
  <w:style w:type="character" w:customStyle="1" w:styleId="sc01">
    <w:name w:val="sc01"/>
    <w:qFormat/>
    <w:rsid w:val="000A023F"/>
    <w:rPr>
      <w:rFonts w:ascii="Courier New" w:hAnsi="Courier New" w:cs="Courier New" w:hint="default"/>
      <w:b/>
      <w:bCs/>
      <w:color w:val="000000"/>
      <w:sz w:val="20"/>
      <w:szCs w:val="20"/>
    </w:rPr>
  </w:style>
  <w:style w:type="character" w:customStyle="1" w:styleId="Charfa">
    <w:name w:val="封面副标题 Char"/>
    <w:link w:val="affffff6"/>
    <w:qFormat/>
    <w:rsid w:val="000A023F"/>
    <w:rPr>
      <w:rFonts w:ascii="Arial" w:eastAsia="黑体" w:hAnsi="Arial"/>
      <w:sz w:val="32"/>
      <w:lang w:bidi="ar-SA"/>
    </w:rPr>
  </w:style>
  <w:style w:type="paragraph" w:customStyle="1" w:styleId="affffff6">
    <w:name w:val="封面副标题"/>
    <w:link w:val="Charfa"/>
    <w:qFormat/>
    <w:rsid w:val="000A023F"/>
    <w:pPr>
      <w:spacing w:line="360" w:lineRule="auto"/>
      <w:jc w:val="center"/>
    </w:pPr>
    <w:rPr>
      <w:rFonts w:ascii="Arial" w:eastAsia="黑体" w:hAnsi="Arial"/>
      <w:sz w:val="32"/>
    </w:rPr>
  </w:style>
  <w:style w:type="character" w:customStyle="1" w:styleId="Char8">
    <w:name w:val="纯文本 Char"/>
    <w:link w:val="affff6"/>
    <w:qFormat/>
    <w:rsid w:val="000A023F"/>
    <w:rPr>
      <w:rFonts w:ascii="宋体" w:hAnsi="Courier New"/>
      <w:kern w:val="2"/>
      <w:sz w:val="21"/>
    </w:rPr>
  </w:style>
  <w:style w:type="character" w:customStyle="1" w:styleId="yqChar0">
    <w:name w:val="yq正文 Char"/>
    <w:link w:val="yq0"/>
    <w:qFormat/>
    <w:rsid w:val="000A023F"/>
    <w:rPr>
      <w:kern w:val="2"/>
      <w:sz w:val="21"/>
      <w:szCs w:val="22"/>
    </w:rPr>
  </w:style>
  <w:style w:type="character" w:customStyle="1" w:styleId="apple-converted-space">
    <w:name w:val="apple-converted-space"/>
    <w:qFormat/>
    <w:rsid w:val="000A023F"/>
  </w:style>
  <w:style w:type="character" w:customStyle="1" w:styleId="HTMLChar">
    <w:name w:val="HTML 地址 Char"/>
    <w:link w:val="HTML"/>
    <w:qFormat/>
    <w:rsid w:val="000A023F"/>
    <w:rPr>
      <w:rFonts w:ascii="Times New Roman" w:hAnsi="Times New Roman"/>
      <w:i/>
      <w:iCs/>
      <w:kern w:val="2"/>
      <w:sz w:val="21"/>
      <w:szCs w:val="24"/>
    </w:rPr>
  </w:style>
  <w:style w:type="character" w:customStyle="1" w:styleId="Char9">
    <w:name w:val="日期 Char"/>
    <w:link w:val="affff7"/>
    <w:uiPriority w:val="99"/>
    <w:qFormat/>
    <w:rsid w:val="000A023F"/>
    <w:rPr>
      <w:kern w:val="2"/>
      <w:sz w:val="21"/>
      <w:szCs w:val="22"/>
    </w:rPr>
  </w:style>
  <w:style w:type="character" w:customStyle="1" w:styleId="CharChar3">
    <w:name w:val="Char Char3"/>
    <w:qFormat/>
    <w:rsid w:val="000A023F"/>
    <w:rPr>
      <w:rFonts w:ascii="Arial" w:eastAsia="黑体" w:hAnsi="Arial"/>
      <w:b/>
      <w:bCs/>
      <w:kern w:val="2"/>
      <w:sz w:val="21"/>
      <w:szCs w:val="28"/>
      <w:lang w:val="en-US" w:eastAsia="zh-CN" w:bidi="ar-SA"/>
    </w:rPr>
  </w:style>
  <w:style w:type="character" w:customStyle="1" w:styleId="sc11">
    <w:name w:val="sc11"/>
    <w:qFormat/>
    <w:rsid w:val="000A023F"/>
    <w:rPr>
      <w:rFonts w:ascii="Courier New" w:hAnsi="Courier New" w:cs="Courier New" w:hint="default"/>
      <w:color w:val="0000FF"/>
      <w:sz w:val="20"/>
      <w:szCs w:val="20"/>
    </w:rPr>
  </w:style>
  <w:style w:type="character" w:customStyle="1" w:styleId="Charf">
    <w:name w:val="脚注文本 Char"/>
    <w:link w:val="affffe"/>
    <w:qFormat/>
    <w:rsid w:val="000A023F"/>
    <w:rPr>
      <w:rFonts w:ascii="Times New Roman" w:hAnsi="Times New Roman"/>
      <w:kern w:val="2"/>
      <w:sz w:val="18"/>
      <w:szCs w:val="18"/>
    </w:rPr>
  </w:style>
  <w:style w:type="character" w:customStyle="1" w:styleId="pi1">
    <w:name w:val="pi1"/>
    <w:qFormat/>
    <w:rsid w:val="000A023F"/>
    <w:rPr>
      <w:color w:val="0000FF"/>
    </w:rPr>
  </w:style>
  <w:style w:type="character" w:customStyle="1" w:styleId="9Char">
    <w:name w:val="标题 9 Char"/>
    <w:link w:val="9"/>
    <w:uiPriority w:val="9"/>
    <w:qFormat/>
    <w:rsid w:val="000A023F"/>
    <w:rPr>
      <w:rFonts w:ascii="Arial" w:eastAsia="黑体" w:hAnsi="Arial"/>
      <w:kern w:val="2"/>
      <w:sz w:val="21"/>
      <w:szCs w:val="21"/>
    </w:rPr>
  </w:style>
  <w:style w:type="character" w:customStyle="1" w:styleId="hps">
    <w:name w:val="hps"/>
    <w:qFormat/>
    <w:rsid w:val="000A023F"/>
  </w:style>
  <w:style w:type="character" w:customStyle="1" w:styleId="Charfb">
    <w:name w:val="附录 Char"/>
    <w:link w:val="affffff7"/>
    <w:qFormat/>
    <w:rsid w:val="000A023F"/>
    <w:rPr>
      <w:rFonts w:ascii="Times New Roman" w:eastAsia="黑体" w:hAnsi="Times New Roman"/>
      <w:b/>
      <w:sz w:val="21"/>
      <w:shd w:val="clear" w:color="FFFFFF" w:fill="FFFFFF"/>
    </w:rPr>
  </w:style>
  <w:style w:type="paragraph" w:customStyle="1" w:styleId="affffff7">
    <w:name w:val="附录"/>
    <w:basedOn w:val="afffffd"/>
    <w:link w:val="Charfb"/>
    <w:qFormat/>
    <w:rsid w:val="000A023F"/>
    <w:pPr>
      <w:spacing w:line="360" w:lineRule="auto"/>
    </w:pPr>
    <w:rPr>
      <w:rFonts w:ascii="Times New Roman"/>
    </w:rPr>
  </w:style>
  <w:style w:type="character" w:customStyle="1" w:styleId="affffff8">
    <w:name w:val="个人答复风格"/>
    <w:qFormat/>
    <w:rsid w:val="000A023F"/>
    <w:rPr>
      <w:rFonts w:ascii="Arial" w:eastAsia="宋体" w:hAnsi="Arial" w:cs="Arial"/>
      <w:color w:val="auto"/>
      <w:sz w:val="20"/>
    </w:rPr>
  </w:style>
  <w:style w:type="character" w:customStyle="1" w:styleId="Chara">
    <w:name w:val="尾注文本 Char"/>
    <w:link w:val="affff8"/>
    <w:qFormat/>
    <w:rsid w:val="000A023F"/>
    <w:rPr>
      <w:kern w:val="2"/>
      <w:sz w:val="21"/>
      <w:szCs w:val="22"/>
    </w:rPr>
  </w:style>
  <w:style w:type="character" w:customStyle="1" w:styleId="sc19">
    <w:name w:val="sc19"/>
    <w:qFormat/>
    <w:rsid w:val="000A023F"/>
    <w:rPr>
      <w:rFonts w:ascii="Courier New" w:hAnsi="Courier New" w:cs="Courier New" w:hint="default"/>
      <w:color w:val="000000"/>
      <w:sz w:val="20"/>
      <w:szCs w:val="20"/>
    </w:rPr>
  </w:style>
  <w:style w:type="character" w:customStyle="1" w:styleId="WW8Num4z1">
    <w:name w:val="WW8Num4z1"/>
    <w:qFormat/>
    <w:rsid w:val="000A023F"/>
  </w:style>
  <w:style w:type="character" w:customStyle="1" w:styleId="1a">
    <w:name w:val="不明显参考1"/>
    <w:uiPriority w:val="31"/>
    <w:qFormat/>
    <w:rsid w:val="000A023F"/>
    <w:rPr>
      <w:smallCaps/>
      <w:color w:val="C0504D"/>
      <w:u w:val="single"/>
    </w:rPr>
  </w:style>
  <w:style w:type="character" w:customStyle="1" w:styleId="sc8">
    <w:name w:val="sc8"/>
    <w:qFormat/>
    <w:rsid w:val="000A023F"/>
    <w:rPr>
      <w:rFonts w:ascii="Courier New" w:hAnsi="Courier New" w:cs="Courier New" w:hint="default"/>
      <w:color w:val="000000"/>
      <w:sz w:val="20"/>
      <w:szCs w:val="20"/>
    </w:rPr>
  </w:style>
  <w:style w:type="character" w:customStyle="1" w:styleId="1111Char">
    <w:name w:val="款标题1.1.1.1 Char"/>
    <w:qFormat/>
    <w:rsid w:val="000A023F"/>
    <w:rPr>
      <w:rFonts w:ascii="Arial" w:eastAsia="黑体" w:hAnsi="Arial" w:cs="Times New Roman"/>
      <w:b/>
      <w:bCs/>
      <w:sz w:val="28"/>
      <w:szCs w:val="28"/>
    </w:rPr>
  </w:style>
  <w:style w:type="character" w:customStyle="1" w:styleId="110">
    <w:name w:val="不明显强调11"/>
    <w:uiPriority w:val="19"/>
    <w:qFormat/>
    <w:rsid w:val="000A023F"/>
    <w:rPr>
      <w:i/>
      <w:color w:val="5A5A5A"/>
    </w:rPr>
  </w:style>
  <w:style w:type="character" w:customStyle="1" w:styleId="yq5Char">
    <w:name w:val="yq5 Char"/>
    <w:link w:val="yq5"/>
    <w:qFormat/>
    <w:rsid w:val="000A023F"/>
    <w:rPr>
      <w:rFonts w:ascii="黑体" w:eastAsia="黑体" w:hAnsi="黑体" w:cs="黑体"/>
      <w:kern w:val="2"/>
      <w:sz w:val="21"/>
      <w:szCs w:val="24"/>
    </w:rPr>
  </w:style>
  <w:style w:type="paragraph" w:customStyle="1" w:styleId="yq5">
    <w:name w:val="yq5"/>
    <w:basedOn w:val="yq4"/>
    <w:link w:val="yq5Char"/>
    <w:qFormat/>
    <w:rsid w:val="000A023F"/>
    <w:pPr>
      <w:numPr>
        <w:ilvl w:val="4"/>
      </w:numPr>
      <w:ind w:hanging="2041"/>
      <w:outlineLvl w:val="4"/>
    </w:pPr>
  </w:style>
  <w:style w:type="character" w:customStyle="1" w:styleId="content1">
    <w:name w:val="content1"/>
    <w:qFormat/>
    <w:rsid w:val="000A023F"/>
    <w:rPr>
      <w:color w:val="000000"/>
      <w:sz w:val="21"/>
      <w:szCs w:val="21"/>
      <w:u w:val="none"/>
    </w:rPr>
  </w:style>
  <w:style w:type="character" w:customStyle="1" w:styleId="Charb">
    <w:name w:val="批注框文本 Char"/>
    <w:link w:val="affff9"/>
    <w:uiPriority w:val="99"/>
    <w:qFormat/>
    <w:rsid w:val="000A023F"/>
    <w:rPr>
      <w:sz w:val="18"/>
      <w:szCs w:val="18"/>
    </w:rPr>
  </w:style>
  <w:style w:type="character" w:customStyle="1" w:styleId="Char11">
    <w:name w:val="日期 Char1"/>
    <w:semiHidden/>
    <w:qFormat/>
    <w:rsid w:val="000A023F"/>
    <w:rPr>
      <w:kern w:val="2"/>
      <w:sz w:val="21"/>
      <w:szCs w:val="22"/>
    </w:rPr>
  </w:style>
  <w:style w:type="character" w:customStyle="1" w:styleId="Charfc">
    <w:name w:val="无间隔 Char"/>
    <w:link w:val="affffff9"/>
    <w:uiPriority w:val="1"/>
    <w:qFormat/>
    <w:rsid w:val="000A023F"/>
    <w:rPr>
      <w:sz w:val="22"/>
      <w:szCs w:val="22"/>
      <w:lang w:bidi="ar-SA"/>
    </w:rPr>
  </w:style>
  <w:style w:type="paragraph" w:styleId="affffff9">
    <w:name w:val="No Spacing"/>
    <w:link w:val="Charfc"/>
    <w:uiPriority w:val="1"/>
    <w:qFormat/>
    <w:rsid w:val="000A023F"/>
    <w:rPr>
      <w:sz w:val="22"/>
      <w:szCs w:val="22"/>
    </w:rPr>
  </w:style>
  <w:style w:type="character" w:customStyle="1" w:styleId="1Char">
    <w:name w:val="标题 1 Char"/>
    <w:link w:val="12"/>
    <w:qFormat/>
    <w:rsid w:val="000A023F"/>
    <w:rPr>
      <w:rFonts w:ascii="黑体" w:eastAsia="黑体" w:hAnsi="黑体" w:cs="黑体"/>
      <w:kern w:val="2"/>
      <w:sz w:val="21"/>
      <w:szCs w:val="24"/>
    </w:rPr>
  </w:style>
  <w:style w:type="character" w:customStyle="1" w:styleId="-Char">
    <w:name w:val="正文-一体化 Char"/>
    <w:link w:val="-"/>
    <w:qFormat/>
    <w:locked/>
    <w:rsid w:val="000A023F"/>
    <w:rPr>
      <w:rFonts w:ascii="宋体" w:hAnsi="宋体"/>
      <w:sz w:val="28"/>
    </w:rPr>
  </w:style>
  <w:style w:type="paragraph" w:customStyle="1" w:styleId="-">
    <w:name w:val="正文-一体化"/>
    <w:basedOn w:val="afff7"/>
    <w:link w:val="-Char"/>
    <w:qFormat/>
    <w:rsid w:val="000A023F"/>
    <w:pPr>
      <w:adjustRightInd w:val="0"/>
      <w:snapToGrid w:val="0"/>
      <w:spacing w:beforeLines="50" w:line="300" w:lineRule="auto"/>
    </w:pPr>
    <w:rPr>
      <w:rFonts w:ascii="宋体" w:hAnsi="宋体"/>
      <w:kern w:val="0"/>
      <w:sz w:val="28"/>
      <w:szCs w:val="20"/>
    </w:rPr>
  </w:style>
  <w:style w:type="character" w:customStyle="1" w:styleId="EmailStyle2671">
    <w:name w:val="EmailStyle2671"/>
    <w:qFormat/>
    <w:rsid w:val="000A023F"/>
    <w:rPr>
      <w:rFonts w:ascii="Arial" w:eastAsia="宋体" w:hAnsi="Arial" w:cs="Arial"/>
      <w:color w:val="auto"/>
      <w:sz w:val="20"/>
    </w:rPr>
  </w:style>
  <w:style w:type="character" w:customStyle="1" w:styleId="CodeChar">
    <w:name w:val="CodeChar"/>
    <w:qFormat/>
    <w:rsid w:val="000A023F"/>
  </w:style>
  <w:style w:type="character" w:customStyle="1" w:styleId="1b">
    <w:name w:val="标题 1 字符"/>
    <w:uiPriority w:val="9"/>
    <w:qFormat/>
    <w:rsid w:val="000A023F"/>
    <w:rPr>
      <w:b/>
      <w:bCs/>
      <w:kern w:val="44"/>
      <w:sz w:val="44"/>
      <w:szCs w:val="44"/>
    </w:rPr>
  </w:style>
  <w:style w:type="character" w:customStyle="1" w:styleId="affffffa">
    <w:name w:val="发布"/>
    <w:qFormat/>
    <w:rsid w:val="000A023F"/>
    <w:rPr>
      <w:rFonts w:ascii="黑体" w:eastAsia="黑体"/>
      <w:spacing w:val="22"/>
      <w:w w:val="100"/>
      <w:position w:val="3"/>
      <w:sz w:val="28"/>
    </w:rPr>
  </w:style>
  <w:style w:type="character" w:customStyle="1" w:styleId="Char12">
    <w:name w:val="批注框文本 Char1"/>
    <w:uiPriority w:val="99"/>
    <w:semiHidden/>
    <w:qFormat/>
    <w:rsid w:val="000A023F"/>
    <w:rPr>
      <w:kern w:val="2"/>
      <w:sz w:val="18"/>
      <w:szCs w:val="18"/>
    </w:rPr>
  </w:style>
  <w:style w:type="character" w:customStyle="1" w:styleId="def">
    <w:name w:val="def"/>
    <w:qFormat/>
    <w:rsid w:val="000A023F"/>
  </w:style>
  <w:style w:type="character" w:customStyle="1" w:styleId="Charfd">
    <w:name w:val="引用 Char"/>
    <w:link w:val="affffffb"/>
    <w:uiPriority w:val="29"/>
    <w:qFormat/>
    <w:rsid w:val="000A023F"/>
    <w:rPr>
      <w:i/>
      <w:iCs/>
      <w:color w:val="000000"/>
    </w:rPr>
  </w:style>
  <w:style w:type="paragraph" w:styleId="affffffb">
    <w:name w:val="Quote"/>
    <w:basedOn w:val="afff7"/>
    <w:next w:val="afff7"/>
    <w:link w:val="Charfd"/>
    <w:uiPriority w:val="29"/>
    <w:qFormat/>
    <w:rsid w:val="000A023F"/>
    <w:rPr>
      <w:i/>
      <w:iCs/>
      <w:color w:val="000000"/>
      <w:kern w:val="0"/>
      <w:sz w:val="20"/>
      <w:szCs w:val="20"/>
    </w:rPr>
  </w:style>
  <w:style w:type="character" w:customStyle="1" w:styleId="12Char20Char">
    <w:name w:val="样式1 正文（首行缩进2字） Char + 首行缩进:  2 字符 段前: 0 行 Char"/>
    <w:link w:val="12Char20"/>
    <w:qFormat/>
    <w:rsid w:val="000A023F"/>
    <w:rPr>
      <w:rFonts w:ascii="Times New Roman" w:hAnsi="Arial"/>
      <w:kern w:val="2"/>
      <w:sz w:val="21"/>
    </w:rPr>
  </w:style>
  <w:style w:type="paragraph" w:customStyle="1" w:styleId="12Char20">
    <w:name w:val="样式1 正文（首行缩进2字） Char + 首行缩进:  2 字符 段前: 0 行"/>
    <w:basedOn w:val="afff7"/>
    <w:next w:val="afff7"/>
    <w:link w:val="12Char20Char"/>
    <w:qFormat/>
    <w:rsid w:val="000A023F"/>
    <w:pPr>
      <w:spacing w:line="276" w:lineRule="auto"/>
      <w:ind w:firstLine="420"/>
    </w:pPr>
    <w:rPr>
      <w:rFonts w:hAnsi="Arial"/>
      <w:szCs w:val="20"/>
    </w:rPr>
  </w:style>
  <w:style w:type="character" w:customStyle="1" w:styleId="sc29">
    <w:name w:val="sc29"/>
    <w:qFormat/>
    <w:rsid w:val="000A023F"/>
    <w:rPr>
      <w:rFonts w:ascii="Courier New" w:hAnsi="Courier New" w:cs="Courier New" w:hint="default"/>
      <w:color w:val="000000"/>
      <w:sz w:val="20"/>
      <w:szCs w:val="20"/>
    </w:rPr>
  </w:style>
  <w:style w:type="character" w:customStyle="1" w:styleId="sc12">
    <w:name w:val="sc12"/>
    <w:qFormat/>
    <w:rsid w:val="000A023F"/>
    <w:rPr>
      <w:rFonts w:ascii="Courier New" w:hAnsi="Courier New" w:cs="Courier New" w:hint="default"/>
      <w:color w:val="0000FF"/>
      <w:sz w:val="20"/>
      <w:szCs w:val="20"/>
    </w:rPr>
  </w:style>
  <w:style w:type="character" w:customStyle="1" w:styleId="Char">
    <w:name w:val="正文文本 Char"/>
    <w:link w:val="afff8"/>
    <w:qFormat/>
    <w:rsid w:val="000A023F"/>
    <w:rPr>
      <w:rFonts w:ascii="Times New Roman" w:hAnsi="Times New Roman"/>
      <w:sz w:val="44"/>
      <w:szCs w:val="24"/>
    </w:rPr>
  </w:style>
  <w:style w:type="character" w:customStyle="1" w:styleId="5Char">
    <w:name w:val="标题 5 Char"/>
    <w:link w:val="50"/>
    <w:uiPriority w:val="9"/>
    <w:qFormat/>
    <w:rsid w:val="000A023F"/>
    <w:rPr>
      <w:rFonts w:ascii="Times New Roman" w:hAnsi="Times New Roman"/>
      <w:b/>
      <w:bCs/>
      <w:kern w:val="2"/>
      <w:sz w:val="28"/>
      <w:szCs w:val="28"/>
    </w:rPr>
  </w:style>
  <w:style w:type="character" w:customStyle="1" w:styleId="WW8Num5z1">
    <w:name w:val="WW8Num5z1"/>
    <w:qFormat/>
    <w:rsid w:val="000A023F"/>
  </w:style>
  <w:style w:type="character" w:customStyle="1" w:styleId="CharChar0">
    <w:name w:val="一级条标题 Char Char"/>
    <w:link w:val="afd"/>
    <w:qFormat/>
    <w:rsid w:val="000A023F"/>
    <w:rPr>
      <w:rFonts w:ascii="黑体" w:eastAsia="黑体"/>
      <w:b/>
      <w:sz w:val="21"/>
    </w:rPr>
  </w:style>
  <w:style w:type="paragraph" w:customStyle="1" w:styleId="afd">
    <w:name w:val="一级条标题"/>
    <w:basedOn w:val="afc"/>
    <w:next w:val="affffff"/>
    <w:link w:val="CharChar0"/>
    <w:qFormat/>
    <w:rsid w:val="000A023F"/>
    <w:pPr>
      <w:numPr>
        <w:ilvl w:val="2"/>
      </w:numPr>
      <w:tabs>
        <w:tab w:val="left" w:pos="525"/>
      </w:tabs>
      <w:spacing w:beforeLines="0" w:afterLines="0"/>
      <w:outlineLvl w:val="2"/>
    </w:pPr>
  </w:style>
  <w:style w:type="paragraph" w:customStyle="1" w:styleId="afc">
    <w:name w:val="章标题"/>
    <w:next w:val="affffff"/>
    <w:qFormat/>
    <w:rsid w:val="000A023F"/>
    <w:pPr>
      <w:numPr>
        <w:ilvl w:val="1"/>
        <w:numId w:val="7"/>
      </w:numPr>
      <w:tabs>
        <w:tab w:val="left" w:pos="420"/>
      </w:tabs>
      <w:spacing w:beforeLines="50" w:afterLines="50"/>
      <w:jc w:val="both"/>
      <w:outlineLvl w:val="1"/>
    </w:pPr>
    <w:rPr>
      <w:rFonts w:ascii="黑体" w:eastAsia="黑体"/>
      <w:b/>
      <w:sz w:val="21"/>
    </w:rPr>
  </w:style>
  <w:style w:type="character" w:customStyle="1" w:styleId="2Char1">
    <w:name w:val="正文文本 2 Char"/>
    <w:link w:val="28"/>
    <w:qFormat/>
    <w:rsid w:val="000A023F"/>
    <w:rPr>
      <w:b/>
      <w:kern w:val="2"/>
      <w:sz w:val="21"/>
      <w:szCs w:val="24"/>
    </w:rPr>
  </w:style>
  <w:style w:type="character" w:customStyle="1" w:styleId="4Char0">
    <w:name w:val="样式4 Char"/>
    <w:link w:val="40"/>
    <w:qFormat/>
    <w:rsid w:val="000A023F"/>
    <w:rPr>
      <w:rFonts w:ascii="宋体" w:hAnsi="宋体"/>
      <w:kern w:val="2"/>
      <w:sz w:val="21"/>
      <w:szCs w:val="21"/>
    </w:rPr>
  </w:style>
  <w:style w:type="paragraph" w:customStyle="1" w:styleId="40">
    <w:name w:val="样式4"/>
    <w:basedOn w:val="afff7"/>
    <w:link w:val="4Char0"/>
    <w:qFormat/>
    <w:rsid w:val="000A023F"/>
    <w:pPr>
      <w:numPr>
        <w:numId w:val="8"/>
      </w:numPr>
      <w:spacing w:line="300" w:lineRule="auto"/>
    </w:pPr>
    <w:rPr>
      <w:rFonts w:ascii="宋体" w:hAnsi="宋体"/>
      <w:szCs w:val="21"/>
    </w:rPr>
  </w:style>
  <w:style w:type="character" w:customStyle="1" w:styleId="Charf3">
    <w:name w:val="前言、引言标题 Char"/>
    <w:link w:val="afffffe"/>
    <w:qFormat/>
    <w:rsid w:val="000A023F"/>
    <w:rPr>
      <w:rFonts w:ascii="黑体" w:eastAsia="黑体" w:hAnsi="Times New Roman"/>
      <w:b/>
      <w:sz w:val="32"/>
      <w:shd w:val="clear" w:color="FFFFFF" w:fill="FFFFFF"/>
      <w:lang w:bidi="ar-SA"/>
    </w:rPr>
  </w:style>
  <w:style w:type="character" w:customStyle="1" w:styleId="sc31">
    <w:name w:val="sc31"/>
    <w:qFormat/>
    <w:rsid w:val="000A023F"/>
    <w:rPr>
      <w:rFonts w:ascii="Courier New" w:hAnsi="Courier New" w:cs="Courier New" w:hint="default"/>
      <w:color w:val="FF0000"/>
      <w:sz w:val="20"/>
      <w:szCs w:val="20"/>
    </w:rPr>
  </w:style>
  <w:style w:type="character" w:customStyle="1" w:styleId="yqbt4Char">
    <w:name w:val="yqbt4 Char"/>
    <w:link w:val="yqbt4"/>
    <w:qFormat/>
    <w:rsid w:val="000A023F"/>
    <w:rPr>
      <w:rFonts w:ascii="黑体" w:eastAsia="黑体" w:hAnsi="黑体" w:cs="黑体"/>
      <w:kern w:val="2"/>
      <w:sz w:val="21"/>
      <w:szCs w:val="24"/>
    </w:rPr>
  </w:style>
  <w:style w:type="character" w:customStyle="1" w:styleId="Char6">
    <w:name w:val="结束语 Char"/>
    <w:link w:val="affff4"/>
    <w:qFormat/>
    <w:rsid w:val="000A023F"/>
    <w:rPr>
      <w:rFonts w:ascii="Arial" w:hAnsi="Arial"/>
      <w:spacing w:val="8"/>
      <w:lang w:val="en-GB" w:eastAsia="en-US"/>
    </w:rPr>
  </w:style>
  <w:style w:type="character" w:customStyle="1" w:styleId="8xChar">
    <w:name w:val="8.x菜单 Char"/>
    <w:link w:val="8x"/>
    <w:qFormat/>
    <w:rsid w:val="000A023F"/>
    <w:rPr>
      <w:rFonts w:hAnsi="宋体"/>
      <w:kern w:val="2"/>
      <w:sz w:val="21"/>
      <w:szCs w:val="21"/>
    </w:rPr>
  </w:style>
  <w:style w:type="paragraph" w:customStyle="1" w:styleId="8x">
    <w:name w:val="8.x菜单"/>
    <w:basedOn w:val="afff7"/>
    <w:link w:val="8xChar"/>
    <w:qFormat/>
    <w:rsid w:val="000A023F"/>
    <w:pPr>
      <w:numPr>
        <w:numId w:val="9"/>
      </w:numPr>
      <w:tabs>
        <w:tab w:val="left" w:pos="0"/>
        <w:tab w:val="left" w:pos="900"/>
      </w:tabs>
      <w:suppressAutoHyphens/>
      <w:spacing w:line="360" w:lineRule="auto"/>
    </w:pPr>
    <w:rPr>
      <w:rFonts w:hAnsi="宋体"/>
      <w:szCs w:val="21"/>
    </w:rPr>
  </w:style>
  <w:style w:type="character" w:customStyle="1" w:styleId="Charc">
    <w:name w:val="页脚 Char"/>
    <w:link w:val="affffa"/>
    <w:uiPriority w:val="99"/>
    <w:qFormat/>
    <w:rsid w:val="000A023F"/>
    <w:rPr>
      <w:sz w:val="18"/>
      <w:szCs w:val="18"/>
    </w:rPr>
  </w:style>
  <w:style w:type="character" w:customStyle="1" w:styleId="affffffc">
    <w:name w:val="样式 加粗"/>
    <w:qFormat/>
    <w:rsid w:val="000A023F"/>
    <w:rPr>
      <w:rFonts w:eastAsia="Arial"/>
      <w:b/>
      <w:bCs/>
    </w:rPr>
  </w:style>
  <w:style w:type="character" w:customStyle="1" w:styleId="CharChar21">
    <w:name w:val="Char Char21"/>
    <w:qFormat/>
    <w:rsid w:val="000A023F"/>
    <w:rPr>
      <w:rFonts w:ascii="Arial" w:eastAsia="黑体" w:hAnsi="Arial"/>
      <w:b/>
      <w:kern w:val="2"/>
      <w:sz w:val="30"/>
      <w:szCs w:val="24"/>
      <w:lang w:val="en-US" w:eastAsia="zh-CN" w:bidi="ar-SA"/>
    </w:rPr>
  </w:style>
  <w:style w:type="character" w:customStyle="1" w:styleId="4Char">
    <w:name w:val="标题 4 Char"/>
    <w:link w:val="42"/>
    <w:uiPriority w:val="9"/>
    <w:qFormat/>
    <w:rsid w:val="000A023F"/>
    <w:rPr>
      <w:rFonts w:ascii="Arial" w:eastAsia="黑体" w:hAnsi="Arial"/>
      <w:b/>
      <w:bCs/>
      <w:kern w:val="2"/>
      <w:sz w:val="28"/>
      <w:szCs w:val="28"/>
    </w:rPr>
  </w:style>
  <w:style w:type="character" w:customStyle="1" w:styleId="7Char">
    <w:name w:val="标题 7 Char"/>
    <w:link w:val="7"/>
    <w:uiPriority w:val="9"/>
    <w:qFormat/>
    <w:rsid w:val="000A023F"/>
    <w:rPr>
      <w:rFonts w:ascii="Times New Roman" w:hAnsi="Times New Roman"/>
      <w:b/>
      <w:bCs/>
      <w:kern w:val="2"/>
      <w:sz w:val="24"/>
      <w:szCs w:val="24"/>
    </w:rPr>
  </w:style>
  <w:style w:type="character" w:customStyle="1" w:styleId="WW8Num9z1">
    <w:name w:val="WW8Num9z1"/>
    <w:qFormat/>
    <w:rsid w:val="000A023F"/>
  </w:style>
  <w:style w:type="character" w:customStyle="1" w:styleId="md1">
    <w:name w:val="md1"/>
    <w:qFormat/>
    <w:rsid w:val="000A023F"/>
    <w:rPr>
      <w:sz w:val="22"/>
      <w:szCs w:val="22"/>
    </w:rPr>
  </w:style>
  <w:style w:type="character" w:customStyle="1" w:styleId="Charfe">
    <w:name w:val="注意 Char"/>
    <w:link w:val="affffffd"/>
    <w:qFormat/>
    <w:rsid w:val="000A023F"/>
    <w:rPr>
      <w:kern w:val="1"/>
      <w:sz w:val="21"/>
      <w:szCs w:val="21"/>
      <w:lang w:eastAsia="ar-SA"/>
    </w:rPr>
  </w:style>
  <w:style w:type="paragraph" w:customStyle="1" w:styleId="affffffd">
    <w:name w:val="注意"/>
    <w:basedOn w:val="afff7"/>
    <w:link w:val="Charfe"/>
    <w:qFormat/>
    <w:rsid w:val="000A023F"/>
    <w:pPr>
      <w:suppressAutoHyphens/>
      <w:spacing w:line="360" w:lineRule="auto"/>
      <w:jc w:val="left"/>
    </w:pPr>
    <w:rPr>
      <w:kern w:val="1"/>
      <w:szCs w:val="21"/>
      <w:lang w:eastAsia="ar-SA"/>
    </w:rPr>
  </w:style>
  <w:style w:type="character" w:customStyle="1" w:styleId="WW8Num21z1">
    <w:name w:val="WW8Num21z1"/>
    <w:qFormat/>
    <w:rsid w:val="000A023F"/>
  </w:style>
  <w:style w:type="character" w:customStyle="1" w:styleId="EmailStyle2661">
    <w:name w:val="EmailStyle2661"/>
    <w:qFormat/>
    <w:rsid w:val="000A023F"/>
    <w:rPr>
      <w:rFonts w:ascii="Arial" w:eastAsia="宋体" w:hAnsi="Arial" w:cs="Arial"/>
      <w:color w:val="auto"/>
      <w:sz w:val="20"/>
    </w:rPr>
  </w:style>
  <w:style w:type="character" w:customStyle="1" w:styleId="SoDAField">
    <w:name w:val="SoDA Field"/>
    <w:qFormat/>
    <w:rsid w:val="000A023F"/>
    <w:rPr>
      <w:color w:val="0000FF"/>
    </w:rPr>
  </w:style>
  <w:style w:type="character" w:customStyle="1" w:styleId="sc701">
    <w:name w:val="sc701"/>
    <w:qFormat/>
    <w:rsid w:val="000A023F"/>
    <w:rPr>
      <w:rFonts w:ascii="Courier New" w:hAnsi="Courier New" w:cs="Courier New" w:hint="default"/>
      <w:b/>
      <w:bCs/>
      <w:color w:val="8000FF"/>
      <w:sz w:val="20"/>
      <w:szCs w:val="20"/>
      <w:u w:val="single"/>
    </w:rPr>
  </w:style>
  <w:style w:type="character" w:customStyle="1" w:styleId="HTMLChar0">
    <w:name w:val="HTML 预设格式 Char"/>
    <w:link w:val="HTML0"/>
    <w:qFormat/>
    <w:rsid w:val="000A023F"/>
    <w:rPr>
      <w:rFonts w:ascii="Courier New" w:hAnsi="Courier New"/>
      <w:kern w:val="2"/>
    </w:rPr>
  </w:style>
  <w:style w:type="character" w:customStyle="1" w:styleId="2Char2">
    <w:name w:val="正文_首行缩进2字符 Char"/>
    <w:link w:val="29"/>
    <w:qFormat/>
    <w:rsid w:val="000A023F"/>
    <w:rPr>
      <w:sz w:val="21"/>
      <w:szCs w:val="24"/>
      <w:lang w:val="en-GB" w:eastAsia="en-US"/>
    </w:rPr>
  </w:style>
  <w:style w:type="paragraph" w:customStyle="1" w:styleId="29">
    <w:name w:val="正文_首行缩进2字符"/>
    <w:basedOn w:val="afff7"/>
    <w:link w:val="2Char2"/>
    <w:qFormat/>
    <w:rsid w:val="000A023F"/>
    <w:pPr>
      <w:widowControl/>
    </w:pPr>
    <w:rPr>
      <w:kern w:val="0"/>
      <w:szCs w:val="24"/>
      <w:lang w:val="en-GB" w:eastAsia="en-US"/>
    </w:rPr>
  </w:style>
  <w:style w:type="character" w:customStyle="1" w:styleId="Chard">
    <w:name w:val="页眉 Char"/>
    <w:link w:val="affffb"/>
    <w:uiPriority w:val="99"/>
    <w:qFormat/>
    <w:rsid w:val="000A023F"/>
    <w:rPr>
      <w:sz w:val="18"/>
      <w:szCs w:val="18"/>
    </w:rPr>
  </w:style>
  <w:style w:type="character" w:customStyle="1" w:styleId="Char2">
    <w:name w:val="正文缩进 Char"/>
    <w:link w:val="affff"/>
    <w:qFormat/>
    <w:rsid w:val="000A023F"/>
    <w:rPr>
      <w:rFonts w:ascii="Times New Roman" w:hAnsi="Times New Roman"/>
      <w:szCs w:val="24"/>
    </w:rPr>
  </w:style>
  <w:style w:type="character" w:customStyle="1" w:styleId="Chare">
    <w:name w:val="副标题 Char"/>
    <w:link w:val="affffc"/>
    <w:uiPriority w:val="11"/>
    <w:qFormat/>
    <w:rsid w:val="000A023F"/>
    <w:rPr>
      <w:rFonts w:ascii="Cambria" w:hAnsi="Cambria"/>
      <w:b/>
      <w:bCs/>
      <w:kern w:val="28"/>
      <w:sz w:val="32"/>
      <w:szCs w:val="32"/>
    </w:rPr>
  </w:style>
  <w:style w:type="character" w:customStyle="1" w:styleId="Charff">
    <w:name w:val="园点 Char"/>
    <w:link w:val="afa"/>
    <w:qFormat/>
    <w:rsid w:val="000A023F"/>
    <w:rPr>
      <w:kern w:val="2"/>
      <w:sz w:val="21"/>
      <w:szCs w:val="24"/>
    </w:rPr>
  </w:style>
  <w:style w:type="paragraph" w:customStyle="1" w:styleId="afa">
    <w:name w:val="园点"/>
    <w:basedOn w:val="afff7"/>
    <w:link w:val="Charff"/>
    <w:qFormat/>
    <w:rsid w:val="000A023F"/>
    <w:pPr>
      <w:numPr>
        <w:numId w:val="10"/>
      </w:numPr>
      <w:spacing w:line="300" w:lineRule="auto"/>
    </w:pPr>
    <w:rPr>
      <w:szCs w:val="24"/>
    </w:rPr>
  </w:style>
  <w:style w:type="character" w:customStyle="1" w:styleId="WW8Num14z1">
    <w:name w:val="WW8Num14z1"/>
    <w:qFormat/>
    <w:rsid w:val="000A023F"/>
  </w:style>
  <w:style w:type="character" w:customStyle="1" w:styleId="shorttext">
    <w:name w:val="short_text"/>
    <w:qFormat/>
    <w:rsid w:val="000A023F"/>
  </w:style>
  <w:style w:type="character" w:customStyle="1" w:styleId="yq3Char">
    <w:name w:val="yq标题3 Char"/>
    <w:link w:val="yq3"/>
    <w:qFormat/>
    <w:rsid w:val="000A023F"/>
    <w:rPr>
      <w:rFonts w:ascii="黑体" w:eastAsia="黑体" w:hAnsi="黑体" w:cs="黑体"/>
      <w:kern w:val="2"/>
      <w:sz w:val="21"/>
      <w:szCs w:val="24"/>
    </w:rPr>
  </w:style>
  <w:style w:type="character" w:customStyle="1" w:styleId="Charff0">
    <w:name w:val="表格名 Char"/>
    <w:link w:val="affffffe"/>
    <w:qFormat/>
    <w:rsid w:val="000A023F"/>
    <w:rPr>
      <w:b/>
      <w:kern w:val="1"/>
      <w:sz w:val="24"/>
      <w:szCs w:val="24"/>
    </w:rPr>
  </w:style>
  <w:style w:type="paragraph" w:customStyle="1" w:styleId="affffffe">
    <w:name w:val="表格名"/>
    <w:basedOn w:val="afff7"/>
    <w:link w:val="Charff0"/>
    <w:qFormat/>
    <w:rsid w:val="000A023F"/>
    <w:pPr>
      <w:suppressAutoHyphens/>
      <w:spacing w:line="360" w:lineRule="auto"/>
      <w:ind w:firstLine="540"/>
      <w:jc w:val="center"/>
    </w:pPr>
    <w:rPr>
      <w:b/>
      <w:kern w:val="1"/>
      <w:sz w:val="24"/>
      <w:szCs w:val="24"/>
    </w:rPr>
  </w:style>
  <w:style w:type="character" w:customStyle="1" w:styleId="1120">
    <w:name w:val="样式 标题 1篇 + 行距: 多倍行距 1.2 字行"/>
    <w:qFormat/>
    <w:rsid w:val="000A023F"/>
    <w:rPr>
      <w:rFonts w:eastAsia="宋体"/>
      <w:sz w:val="32"/>
    </w:rPr>
  </w:style>
  <w:style w:type="character" w:customStyle="1" w:styleId="Char7">
    <w:name w:val="正文文本缩进 Char"/>
    <w:link w:val="affff5"/>
    <w:qFormat/>
    <w:rsid w:val="000A023F"/>
    <w:rPr>
      <w:rFonts w:ascii="Times New Roman" w:hAnsi="Times New Roman"/>
      <w:kern w:val="2"/>
      <w:sz w:val="21"/>
      <w:szCs w:val="24"/>
    </w:rPr>
  </w:style>
  <w:style w:type="character" w:customStyle="1" w:styleId="3Char1">
    <w:name w:val="正文文本缩进 3 Char"/>
    <w:link w:val="35"/>
    <w:qFormat/>
    <w:rsid w:val="000A023F"/>
    <w:rPr>
      <w:rFonts w:ascii="Times New Roman" w:hAnsi="Times New Roman"/>
      <w:kern w:val="2"/>
      <w:sz w:val="16"/>
      <w:szCs w:val="16"/>
    </w:rPr>
  </w:style>
  <w:style w:type="character" w:customStyle="1" w:styleId="Charff1">
    <w:name w:val="科东_正文 Char"/>
    <w:link w:val="afffffff"/>
    <w:qFormat/>
    <w:rsid w:val="000A023F"/>
    <w:rPr>
      <w:rFonts w:ascii="宋体" w:hAnsi="宋体"/>
      <w:kern w:val="2"/>
      <w:sz w:val="24"/>
      <w:szCs w:val="24"/>
    </w:rPr>
  </w:style>
  <w:style w:type="paragraph" w:customStyle="1" w:styleId="afffffff">
    <w:name w:val="科东_正文"/>
    <w:basedOn w:val="afff7"/>
    <w:link w:val="Charff1"/>
    <w:qFormat/>
    <w:rsid w:val="000A023F"/>
    <w:pPr>
      <w:spacing w:line="360" w:lineRule="auto"/>
    </w:pPr>
    <w:rPr>
      <w:rFonts w:ascii="宋体" w:hAnsi="宋体"/>
      <w:sz w:val="24"/>
      <w:szCs w:val="24"/>
    </w:rPr>
  </w:style>
  <w:style w:type="character" w:customStyle="1" w:styleId="Charf4">
    <w:name w:val="段 Char"/>
    <w:link w:val="affffff"/>
    <w:qFormat/>
    <w:rsid w:val="000A023F"/>
    <w:rPr>
      <w:rFonts w:ascii="宋体" w:hAnsi="Times New Roman"/>
      <w:sz w:val="21"/>
      <w:lang w:val="en-US" w:eastAsia="zh-CN" w:bidi="ar-SA"/>
    </w:rPr>
  </w:style>
  <w:style w:type="character" w:customStyle="1" w:styleId="EmailStyle681">
    <w:name w:val="EmailStyle681"/>
    <w:qFormat/>
    <w:rsid w:val="000A023F"/>
    <w:rPr>
      <w:rFonts w:ascii="Arial" w:eastAsia="宋体" w:hAnsi="Arial" w:cs="Arial"/>
      <w:color w:val="auto"/>
      <w:sz w:val="20"/>
    </w:rPr>
  </w:style>
  <w:style w:type="character" w:customStyle="1" w:styleId="Charf1">
    <w:name w:val="正文首行缩进 Char"/>
    <w:link w:val="afffff2"/>
    <w:qFormat/>
    <w:rsid w:val="000A023F"/>
    <w:rPr>
      <w:rFonts w:ascii="Times New Roman" w:hAnsi="Times New Roman"/>
      <w:kern w:val="1"/>
      <w:sz w:val="21"/>
      <w:szCs w:val="22"/>
      <w:lang w:eastAsia="ar-SA"/>
    </w:rPr>
  </w:style>
  <w:style w:type="character" w:customStyle="1" w:styleId="1c">
    <w:name w:val="书籍标题1"/>
    <w:uiPriority w:val="33"/>
    <w:qFormat/>
    <w:rsid w:val="000A023F"/>
    <w:rPr>
      <w:b/>
      <w:bCs/>
      <w:smallCaps/>
      <w:spacing w:val="5"/>
    </w:rPr>
  </w:style>
  <w:style w:type="character" w:customStyle="1" w:styleId="sc26">
    <w:name w:val="sc26"/>
    <w:qFormat/>
    <w:rsid w:val="000A023F"/>
    <w:rPr>
      <w:rFonts w:ascii="Courier New" w:hAnsi="Courier New" w:cs="Courier New" w:hint="default"/>
      <w:color w:val="000000"/>
      <w:sz w:val="20"/>
      <w:szCs w:val="20"/>
    </w:rPr>
  </w:style>
  <w:style w:type="character" w:customStyle="1" w:styleId="sc14">
    <w:name w:val="sc14"/>
    <w:qFormat/>
    <w:rsid w:val="000A023F"/>
    <w:rPr>
      <w:rFonts w:ascii="Courier New" w:hAnsi="Courier New" w:cs="Courier New" w:hint="default"/>
      <w:color w:val="0000FF"/>
      <w:sz w:val="20"/>
      <w:szCs w:val="20"/>
    </w:rPr>
  </w:style>
  <w:style w:type="character" w:customStyle="1" w:styleId="Charff2">
    <w:name w:val="正文_首行缩进_无段前段后 Char"/>
    <w:link w:val="afffffff0"/>
    <w:qFormat/>
    <w:rsid w:val="000A023F"/>
    <w:rPr>
      <w:rFonts w:ascii="Arial" w:hAnsi="Arial"/>
      <w:kern w:val="2"/>
      <w:sz w:val="21"/>
      <w:szCs w:val="21"/>
    </w:rPr>
  </w:style>
  <w:style w:type="paragraph" w:customStyle="1" w:styleId="afffffff0">
    <w:name w:val="正文_首行缩进_无段前段后"/>
    <w:basedOn w:val="afff7"/>
    <w:link w:val="Charff2"/>
    <w:qFormat/>
    <w:rsid w:val="000A023F"/>
    <w:pPr>
      <w:spacing w:line="276" w:lineRule="auto"/>
    </w:pPr>
    <w:rPr>
      <w:rFonts w:ascii="Arial" w:hAnsi="Arial"/>
      <w:szCs w:val="21"/>
    </w:rPr>
  </w:style>
  <w:style w:type="character" w:customStyle="1" w:styleId="1d">
    <w:name w:val="明显参考1"/>
    <w:uiPriority w:val="32"/>
    <w:qFormat/>
    <w:rsid w:val="000A023F"/>
    <w:rPr>
      <w:b/>
      <w:bCs/>
      <w:smallCaps/>
      <w:color w:val="C0504D"/>
      <w:spacing w:val="5"/>
      <w:u w:val="single"/>
    </w:rPr>
  </w:style>
  <w:style w:type="character" w:customStyle="1" w:styleId="sc121">
    <w:name w:val="sc121"/>
    <w:qFormat/>
    <w:rsid w:val="000A023F"/>
    <w:rPr>
      <w:rFonts w:ascii="Courier New" w:hAnsi="Courier New" w:cs="Courier New" w:hint="default"/>
      <w:color w:val="FF0000"/>
      <w:sz w:val="20"/>
      <w:szCs w:val="20"/>
      <w:shd w:val="clear" w:color="auto" w:fill="FFFF00"/>
    </w:rPr>
  </w:style>
  <w:style w:type="paragraph" w:customStyle="1" w:styleId="311h33rdlevel3l3Level3HeadH3heading3">
    <w:name w:val="样式 标题 3标题1.1二级节名h33rd level3l3Level 3 HeadH3heading 3 +..."/>
    <w:basedOn w:val="32"/>
    <w:qFormat/>
    <w:rsid w:val="000A023F"/>
    <w:pPr>
      <w:adjustRightInd w:val="0"/>
      <w:snapToGrid w:val="0"/>
      <w:spacing w:beforeLines="50" w:line="360" w:lineRule="auto"/>
    </w:pPr>
    <w:rPr>
      <w:sz w:val="24"/>
      <w:szCs w:val="20"/>
    </w:rPr>
  </w:style>
  <w:style w:type="paragraph" w:customStyle="1" w:styleId="afffffff1">
    <w:name w:val="_标准条文"/>
    <w:basedOn w:val="afff7"/>
    <w:qFormat/>
    <w:rsid w:val="000A023F"/>
    <w:pPr>
      <w:overflowPunct w:val="0"/>
      <w:snapToGrid w:val="0"/>
      <w:spacing w:line="276" w:lineRule="auto"/>
      <w:ind w:firstLine="420"/>
    </w:pPr>
    <w:rPr>
      <w:rFonts w:ascii="Arial" w:hAnsi="Arial" w:cs="宋体"/>
      <w:szCs w:val="20"/>
    </w:rPr>
  </w:style>
  <w:style w:type="paragraph" w:customStyle="1" w:styleId="CharCharCharCharCharCharCharCharChar1CharCharChar">
    <w:name w:val="Char Char Char Char Char Char Char Char Char1 Char Char Char"/>
    <w:basedOn w:val="afff7"/>
    <w:qFormat/>
    <w:rsid w:val="000A023F"/>
    <w:pPr>
      <w:spacing w:line="580" w:lineRule="exact"/>
    </w:pPr>
    <w:rPr>
      <w:szCs w:val="20"/>
    </w:rPr>
  </w:style>
  <w:style w:type="paragraph" w:customStyle="1" w:styleId="afff">
    <w:name w:val="工程建设节标题"/>
    <w:basedOn w:val="affe"/>
    <w:next w:val="affffff"/>
    <w:qFormat/>
    <w:rsid w:val="000A023F"/>
    <w:pPr>
      <w:numPr>
        <w:ilvl w:val="2"/>
      </w:numPr>
      <w:spacing w:before="400" w:after="400" w:line="240" w:lineRule="auto"/>
      <w:outlineLvl w:val="2"/>
    </w:pPr>
    <w:rPr>
      <w:sz w:val="21"/>
    </w:rPr>
  </w:style>
  <w:style w:type="paragraph" w:customStyle="1" w:styleId="affe">
    <w:name w:val="工程建设章标题"/>
    <w:next w:val="affffff"/>
    <w:qFormat/>
    <w:rsid w:val="000A023F"/>
    <w:pPr>
      <w:numPr>
        <w:ilvl w:val="1"/>
        <w:numId w:val="11"/>
      </w:numPr>
      <w:spacing w:before="640" w:after="560" w:line="480" w:lineRule="exact"/>
      <w:jc w:val="center"/>
      <w:outlineLvl w:val="1"/>
    </w:pPr>
    <w:rPr>
      <w:rFonts w:ascii="黑体" w:eastAsia="黑体"/>
      <w:b/>
      <w:sz w:val="28"/>
    </w:rPr>
  </w:style>
  <w:style w:type="paragraph" w:customStyle="1" w:styleId="1121">
    <w:name w:val="样式 标题 1篇 + 三号 行距: 多倍行距 1.2 字行1"/>
    <w:basedOn w:val="12"/>
    <w:qFormat/>
    <w:rsid w:val="000A023F"/>
    <w:pPr>
      <w:tabs>
        <w:tab w:val="left" w:pos="432"/>
      </w:tabs>
      <w:spacing w:before="340" w:after="330" w:line="288" w:lineRule="auto"/>
      <w:ind w:left="432" w:hanging="432"/>
    </w:pPr>
    <w:rPr>
      <w:rFonts w:cs="宋体"/>
      <w:sz w:val="32"/>
      <w:szCs w:val="20"/>
    </w:rPr>
  </w:style>
  <w:style w:type="paragraph" w:customStyle="1" w:styleId="A10">
    <w:name w:val="附录 A1"/>
    <w:basedOn w:val="affffff"/>
    <w:next w:val="affffff"/>
    <w:qFormat/>
    <w:rsid w:val="000A023F"/>
    <w:pPr>
      <w:widowControl w:val="0"/>
      <w:numPr>
        <w:ilvl w:val="1"/>
        <w:numId w:val="12"/>
      </w:numPr>
      <w:spacing w:after="120"/>
      <w:ind w:firstLineChars="0" w:firstLine="0"/>
      <w:jc w:val="left"/>
      <w:outlineLvl w:val="1"/>
    </w:pPr>
    <w:rPr>
      <w:rFonts w:ascii="Calibri" w:hAnsi="Calibri"/>
      <w:bCs/>
      <w:spacing w:val="20"/>
      <w:kern w:val="2"/>
      <w:szCs w:val="21"/>
    </w:rPr>
  </w:style>
  <w:style w:type="paragraph" w:customStyle="1" w:styleId="4">
    <w:name w:val="无序排列（缩进4字符）"/>
    <w:basedOn w:val="afff7"/>
    <w:qFormat/>
    <w:rsid w:val="000A023F"/>
    <w:pPr>
      <w:widowControl/>
      <w:numPr>
        <w:numId w:val="13"/>
      </w:numPr>
      <w:tabs>
        <w:tab w:val="left" w:pos="420"/>
      </w:tabs>
      <w:suppressAutoHyphens/>
      <w:spacing w:line="360" w:lineRule="auto"/>
      <w:ind w:left="820" w:firstLine="0"/>
      <w:jc w:val="left"/>
    </w:pPr>
    <w:rPr>
      <w:rFonts w:ascii="Arial" w:hAnsi="Arial" w:cs="Calibri"/>
      <w:kern w:val="1"/>
      <w:szCs w:val="24"/>
      <w:lang w:eastAsia="ar-SA"/>
    </w:rPr>
  </w:style>
  <w:style w:type="paragraph" w:customStyle="1" w:styleId="120">
    <w:name w:val="样式1 样式 标题 2 + 段前: 0行"/>
    <w:basedOn w:val="24"/>
    <w:next w:val="afff7"/>
    <w:qFormat/>
    <w:rsid w:val="000A023F"/>
    <w:pPr>
      <w:numPr>
        <w:numId w:val="14"/>
      </w:numPr>
      <w:tabs>
        <w:tab w:val="left" w:pos="210"/>
      </w:tabs>
      <w:snapToGrid w:val="0"/>
      <w:spacing w:line="276" w:lineRule="auto"/>
    </w:pPr>
    <w:rPr>
      <w:rFonts w:hAnsi="宋体"/>
      <w:b/>
      <w:szCs w:val="21"/>
    </w:rPr>
  </w:style>
  <w:style w:type="paragraph" w:customStyle="1" w:styleId="-0">
    <w:name w:val="表格内容-标题"/>
    <w:basedOn w:val="afff7"/>
    <w:qFormat/>
    <w:rsid w:val="000A023F"/>
    <w:pPr>
      <w:spacing w:line="312" w:lineRule="auto"/>
      <w:jc w:val="center"/>
    </w:pPr>
    <w:rPr>
      <w:b/>
      <w:sz w:val="18"/>
      <w:szCs w:val="24"/>
    </w:rPr>
  </w:style>
  <w:style w:type="paragraph" w:customStyle="1" w:styleId="afb">
    <w:name w:val="无序排列（无缩进）"/>
    <w:qFormat/>
    <w:rsid w:val="000A023F"/>
    <w:pPr>
      <w:numPr>
        <w:numId w:val="7"/>
      </w:numPr>
      <w:tabs>
        <w:tab w:val="left" w:pos="420"/>
      </w:tabs>
      <w:spacing w:line="360" w:lineRule="auto"/>
    </w:pPr>
    <w:rPr>
      <w:rFonts w:ascii="Arial" w:hAnsi="Arial"/>
      <w:sz w:val="21"/>
      <w:szCs w:val="24"/>
    </w:rPr>
  </w:style>
  <w:style w:type="paragraph" w:customStyle="1" w:styleId="afffffff2">
    <w:name w:val="表格标题"/>
    <w:basedOn w:val="afffffff3"/>
    <w:qFormat/>
    <w:rsid w:val="000A023F"/>
    <w:pPr>
      <w:jc w:val="center"/>
    </w:pPr>
    <w:rPr>
      <w:b/>
      <w:bCs/>
    </w:rPr>
  </w:style>
  <w:style w:type="paragraph" w:customStyle="1" w:styleId="afffffff3">
    <w:name w:val="表格内容"/>
    <w:basedOn w:val="afff7"/>
    <w:qFormat/>
    <w:rsid w:val="000A023F"/>
    <w:pPr>
      <w:suppressLineNumbers/>
      <w:suppressAutoHyphens/>
    </w:pPr>
    <w:rPr>
      <w:rFonts w:cs="Calibri"/>
      <w:kern w:val="1"/>
      <w:lang w:eastAsia="ar-SA"/>
    </w:rPr>
  </w:style>
  <w:style w:type="paragraph" w:customStyle="1" w:styleId="21H22ndlevelh22Header2UNDERRUBRIK1-">
    <w:name w:val="样式 标题 2一级节名节标题标题1章H22nd levelh22Header 2UNDERRUBRIK 1-..."/>
    <w:basedOn w:val="24"/>
    <w:qFormat/>
    <w:rsid w:val="000A023F"/>
    <w:pPr>
      <w:tabs>
        <w:tab w:val="left" w:pos="720"/>
        <w:tab w:val="left" w:pos="2041"/>
      </w:tabs>
      <w:adjustRightInd w:val="0"/>
      <w:snapToGrid w:val="0"/>
      <w:spacing w:before="260" w:after="260" w:line="300" w:lineRule="auto"/>
      <w:ind w:left="180" w:firstLineChars="200" w:hanging="454"/>
      <w:textAlignment w:val="baseline"/>
    </w:pPr>
    <w:rPr>
      <w:rFonts w:ascii="宋体" w:hAnsi="宋体" w:cs="宋体"/>
      <w:sz w:val="32"/>
      <w:szCs w:val="30"/>
    </w:rPr>
  </w:style>
  <w:style w:type="paragraph" w:customStyle="1" w:styleId="aff2">
    <w:name w:val="附录章标题"/>
    <w:next w:val="affffff"/>
    <w:qFormat/>
    <w:rsid w:val="000A023F"/>
    <w:pPr>
      <w:numPr>
        <w:ilvl w:val="1"/>
        <w:numId w:val="15"/>
      </w:numPr>
      <w:wordWrap w:val="0"/>
      <w:overflowPunct w:val="0"/>
      <w:autoSpaceDE w:val="0"/>
      <w:spacing w:beforeLines="50" w:afterLines="50"/>
      <w:jc w:val="both"/>
      <w:textAlignment w:val="baseline"/>
      <w:outlineLvl w:val="1"/>
    </w:pPr>
    <w:rPr>
      <w:rFonts w:ascii="黑体" w:eastAsia="黑体"/>
      <w:b/>
      <w:kern w:val="21"/>
      <w:sz w:val="21"/>
    </w:rPr>
  </w:style>
  <w:style w:type="paragraph" w:customStyle="1" w:styleId="31">
    <w:name w:val="附录 3"/>
    <w:basedOn w:val="afffff2"/>
    <w:next w:val="affffff"/>
    <w:qFormat/>
    <w:rsid w:val="000A023F"/>
    <w:pPr>
      <w:numPr>
        <w:ilvl w:val="2"/>
        <w:numId w:val="16"/>
      </w:numPr>
      <w:suppressAutoHyphens w:val="0"/>
    </w:pPr>
    <w:rPr>
      <w:rFonts w:ascii="Calibri" w:hAnsi="Calibri"/>
      <w:kern w:val="2"/>
      <w:szCs w:val="24"/>
      <w:lang w:eastAsia="zh-CN"/>
    </w:rPr>
  </w:style>
  <w:style w:type="paragraph" w:customStyle="1" w:styleId="afffffff4">
    <w:name w:val="正文段落"/>
    <w:basedOn w:val="affff"/>
    <w:qFormat/>
    <w:rsid w:val="000A023F"/>
    <w:pPr>
      <w:spacing w:line="360" w:lineRule="auto"/>
      <w:ind w:firstLineChars="0" w:firstLine="0"/>
    </w:pPr>
    <w:rPr>
      <w:rFonts w:ascii="Calibri" w:hAnsi="Calibri"/>
      <w:kern w:val="2"/>
      <w:sz w:val="24"/>
      <w:szCs w:val="20"/>
    </w:rPr>
  </w:style>
  <w:style w:type="paragraph" w:customStyle="1" w:styleId="afffffff5">
    <w:name w:val="文档标题"/>
    <w:basedOn w:val="afff7"/>
    <w:qFormat/>
    <w:rsid w:val="000A023F"/>
    <w:pPr>
      <w:spacing w:line="360" w:lineRule="auto"/>
      <w:jc w:val="center"/>
    </w:pPr>
    <w:rPr>
      <w:rFonts w:eastAsia="黑体"/>
      <w:b/>
      <w:sz w:val="44"/>
      <w:szCs w:val="44"/>
    </w:rPr>
  </w:style>
  <w:style w:type="paragraph" w:customStyle="1" w:styleId="20">
    <w:name w:val="附件 2"/>
    <w:basedOn w:val="affffff"/>
    <w:next w:val="affffff"/>
    <w:qFormat/>
    <w:rsid w:val="000A023F"/>
    <w:pPr>
      <w:widowControl w:val="0"/>
      <w:numPr>
        <w:ilvl w:val="2"/>
        <w:numId w:val="17"/>
      </w:numPr>
      <w:spacing w:after="120"/>
      <w:ind w:firstLineChars="0" w:firstLine="0"/>
    </w:pPr>
    <w:rPr>
      <w:rFonts w:ascii="Calibri" w:hAnsi="Calibri"/>
      <w:b/>
      <w:spacing w:val="20"/>
      <w:kern w:val="2"/>
      <w:sz w:val="28"/>
      <w:szCs w:val="28"/>
    </w:rPr>
  </w:style>
  <w:style w:type="paragraph" w:customStyle="1" w:styleId="afffffff6">
    <w:name w:val="表标题"/>
    <w:basedOn w:val="25"/>
    <w:next w:val="afffff2"/>
    <w:qFormat/>
    <w:rsid w:val="000A023F"/>
    <w:pPr>
      <w:spacing w:line="360" w:lineRule="auto"/>
      <w:ind w:leftChars="0" w:left="0" w:firstLineChars="0" w:firstLine="0"/>
      <w:jc w:val="center"/>
    </w:pPr>
    <w:rPr>
      <w:b/>
    </w:rPr>
  </w:style>
  <w:style w:type="paragraph" w:customStyle="1" w:styleId="MMTopic5">
    <w:name w:val="样式 MM Topic 5 + 加粗"/>
    <w:basedOn w:val="afff7"/>
    <w:qFormat/>
    <w:rsid w:val="000A023F"/>
    <w:pPr>
      <w:widowControl/>
      <w:numPr>
        <w:ilvl w:val="4"/>
        <w:numId w:val="18"/>
      </w:numPr>
      <w:tabs>
        <w:tab w:val="left" w:pos="1200"/>
        <w:tab w:val="left" w:pos="2520"/>
      </w:tabs>
      <w:spacing w:before="280" w:after="290" w:line="376" w:lineRule="auto"/>
      <w:ind w:left="2520" w:hanging="420"/>
      <w:outlineLvl w:val="4"/>
    </w:pPr>
    <w:rPr>
      <w:rFonts w:hAnsi="宋体"/>
      <w:b/>
      <w:bCs/>
      <w:kern w:val="0"/>
      <w:sz w:val="28"/>
      <w:szCs w:val="28"/>
    </w:rPr>
  </w:style>
  <w:style w:type="paragraph" w:customStyle="1" w:styleId="afffffff7">
    <w:name w:val="正文_段前半行"/>
    <w:basedOn w:val="afff7"/>
    <w:qFormat/>
    <w:rsid w:val="000A023F"/>
    <w:pPr>
      <w:widowControl/>
      <w:spacing w:beforeLines="50"/>
    </w:pPr>
    <w:rPr>
      <w:kern w:val="0"/>
      <w:sz w:val="24"/>
      <w:lang w:val="en-GB" w:eastAsia="en-US"/>
    </w:rPr>
  </w:style>
  <w:style w:type="paragraph" w:customStyle="1" w:styleId="afffffff8">
    <w:name w:val="封面一致性程度标识"/>
    <w:qFormat/>
    <w:rsid w:val="000A023F"/>
    <w:pPr>
      <w:spacing w:before="440" w:line="400" w:lineRule="exact"/>
      <w:jc w:val="center"/>
    </w:pPr>
    <w:rPr>
      <w:rFonts w:ascii="宋体"/>
      <w:sz w:val="28"/>
    </w:rPr>
  </w:style>
  <w:style w:type="paragraph" w:customStyle="1" w:styleId="Char13">
    <w:name w:val="Char1"/>
    <w:basedOn w:val="afff7"/>
    <w:qFormat/>
    <w:rsid w:val="000A023F"/>
    <w:pPr>
      <w:spacing w:line="360" w:lineRule="auto"/>
    </w:pPr>
    <w:rPr>
      <w:rFonts w:ascii="Tahoma" w:hAnsi="Tahoma"/>
      <w:sz w:val="28"/>
      <w:szCs w:val="20"/>
    </w:rPr>
  </w:style>
  <w:style w:type="paragraph" w:customStyle="1" w:styleId="afffffff9">
    <w:name w:val="文档段"/>
    <w:basedOn w:val="29"/>
    <w:next w:val="29"/>
    <w:qFormat/>
    <w:rsid w:val="000A023F"/>
    <w:pPr>
      <w:widowControl w:val="0"/>
      <w:spacing w:beforeLines="50" w:afterLines="50"/>
    </w:pPr>
    <w:rPr>
      <w:kern w:val="2"/>
      <w:lang w:val="en-US" w:eastAsia="zh-CN"/>
    </w:rPr>
  </w:style>
  <w:style w:type="paragraph" w:customStyle="1" w:styleId="1Char20115">
    <w:name w:val="样式 样式1 正文（首行缩进两字） Char + 黑色 首行缩进:  2 字符 段前: 0 行 行距: 多倍行距 1.15 ....."/>
    <w:basedOn w:val="afff7"/>
    <w:qFormat/>
    <w:rsid w:val="000A023F"/>
    <w:pPr>
      <w:tabs>
        <w:tab w:val="left" w:pos="3885"/>
      </w:tabs>
      <w:overflowPunct w:val="0"/>
      <w:snapToGrid w:val="0"/>
      <w:spacing w:line="300" w:lineRule="auto"/>
      <w:ind w:firstLine="420"/>
    </w:pPr>
    <w:rPr>
      <w:rFonts w:cs="宋体"/>
      <w:szCs w:val="20"/>
    </w:rPr>
  </w:style>
  <w:style w:type="paragraph" w:customStyle="1" w:styleId="085">
    <w:name w:val="样式 首行缩进:  0.85 厘米"/>
    <w:basedOn w:val="afff7"/>
    <w:qFormat/>
    <w:rsid w:val="000A023F"/>
    <w:pPr>
      <w:spacing w:line="360" w:lineRule="auto"/>
      <w:ind w:firstLine="482"/>
    </w:pPr>
    <w:rPr>
      <w:rFonts w:cs="宋体"/>
      <w:sz w:val="24"/>
      <w:szCs w:val="20"/>
    </w:rPr>
  </w:style>
  <w:style w:type="paragraph" w:customStyle="1" w:styleId="a0">
    <w:name w:val="附录图标题"/>
    <w:basedOn w:val="af5"/>
    <w:next w:val="affffff"/>
    <w:qFormat/>
    <w:rsid w:val="000A023F"/>
    <w:pPr>
      <w:numPr>
        <w:numId w:val="19"/>
      </w:numPr>
      <w:tabs>
        <w:tab w:val="left" w:pos="210"/>
      </w:tabs>
    </w:pPr>
  </w:style>
  <w:style w:type="paragraph" w:customStyle="1" w:styleId="af5">
    <w:name w:val="正文图标题"/>
    <w:basedOn w:val="a2"/>
    <w:next w:val="affffff"/>
    <w:qFormat/>
    <w:rsid w:val="000A023F"/>
    <w:pPr>
      <w:numPr>
        <w:ilvl w:val="0"/>
        <w:numId w:val="20"/>
      </w:numPr>
      <w:tabs>
        <w:tab w:val="clear" w:pos="360"/>
      </w:tabs>
    </w:pPr>
  </w:style>
  <w:style w:type="paragraph" w:customStyle="1" w:styleId="a2">
    <w:name w:val="正文表标题"/>
    <w:next w:val="affffff"/>
    <w:qFormat/>
    <w:rsid w:val="000A023F"/>
    <w:pPr>
      <w:numPr>
        <w:ilvl w:val="1"/>
        <w:numId w:val="21"/>
      </w:numPr>
      <w:tabs>
        <w:tab w:val="clear" w:pos="360"/>
        <w:tab w:val="left" w:pos="420"/>
      </w:tabs>
      <w:jc w:val="center"/>
    </w:pPr>
    <w:rPr>
      <w:rFonts w:ascii="黑体" w:eastAsia="黑体"/>
      <w:b/>
      <w:sz w:val="21"/>
    </w:rPr>
  </w:style>
  <w:style w:type="paragraph" w:customStyle="1" w:styleId="afffffffa">
    <w:name w:val="项"/>
    <w:basedOn w:val="afff7"/>
    <w:qFormat/>
    <w:rsid w:val="000A023F"/>
    <w:pPr>
      <w:spacing w:line="360" w:lineRule="auto"/>
      <w:ind w:firstLine="440"/>
    </w:pPr>
    <w:rPr>
      <w:szCs w:val="20"/>
    </w:rPr>
  </w:style>
  <w:style w:type="paragraph" w:customStyle="1" w:styleId="Char20">
    <w:name w:val="Char2"/>
    <w:basedOn w:val="afff7"/>
    <w:qFormat/>
    <w:rsid w:val="000A023F"/>
    <w:pPr>
      <w:snapToGrid w:val="0"/>
      <w:spacing w:line="360" w:lineRule="auto"/>
      <w:jc w:val="left"/>
    </w:pPr>
    <w:rPr>
      <w:rFonts w:ascii="Verdana" w:eastAsia="仿宋_GB2312" w:hAnsi="Verdana"/>
      <w:kern w:val="0"/>
      <w:sz w:val="30"/>
      <w:szCs w:val="30"/>
      <w:lang w:eastAsia="en-US"/>
    </w:rPr>
  </w:style>
  <w:style w:type="paragraph" w:customStyle="1" w:styleId="afffffffb">
    <w:name w:val="图表脚注"/>
    <w:next w:val="affffff"/>
    <w:qFormat/>
    <w:rsid w:val="000A023F"/>
    <w:pPr>
      <w:ind w:leftChars="200" w:left="300" w:hangingChars="100" w:hanging="100"/>
      <w:jc w:val="both"/>
    </w:pPr>
    <w:rPr>
      <w:rFonts w:ascii="宋体"/>
      <w:sz w:val="18"/>
    </w:rPr>
  </w:style>
  <w:style w:type="paragraph" w:customStyle="1" w:styleId="afffffffc">
    <w:name w:val="其他实施日期"/>
    <w:basedOn w:val="afff7"/>
    <w:qFormat/>
    <w:rsid w:val="000A023F"/>
    <w:pPr>
      <w:framePr w:w="3997" w:h="471" w:hRule="exact" w:vSpace="181" w:wrap="around" w:vAnchor="page" w:hAnchor="page" w:x="7089" w:y="14097" w:anchorLock="1"/>
      <w:widowControl/>
      <w:jc w:val="right"/>
    </w:pPr>
    <w:rPr>
      <w:rFonts w:eastAsia="黑体"/>
      <w:kern w:val="0"/>
      <w:sz w:val="28"/>
      <w:szCs w:val="20"/>
    </w:rPr>
  </w:style>
  <w:style w:type="paragraph" w:customStyle="1" w:styleId="-1">
    <w:name w:val="表格内容-阴影"/>
    <w:basedOn w:val="afff7"/>
    <w:qFormat/>
    <w:rsid w:val="000A023F"/>
    <w:pPr>
      <w:spacing w:line="312" w:lineRule="auto"/>
      <w:jc w:val="left"/>
    </w:pPr>
    <w:rPr>
      <w:rFonts w:cs="宋体"/>
      <w:b/>
      <w:bCs/>
      <w:sz w:val="18"/>
      <w:szCs w:val="20"/>
    </w:rPr>
  </w:style>
  <w:style w:type="paragraph" w:customStyle="1" w:styleId="2a">
    <w:name w:val="样式2"/>
    <w:basedOn w:val="1e"/>
    <w:qFormat/>
    <w:rsid w:val="000A023F"/>
    <w:pPr>
      <w:ind w:left="420" w:firstLine="420"/>
    </w:pPr>
  </w:style>
  <w:style w:type="paragraph" w:customStyle="1" w:styleId="1e">
    <w:name w:val="样式1"/>
    <w:basedOn w:val="afff7"/>
    <w:qFormat/>
    <w:rsid w:val="000A023F"/>
    <w:pPr>
      <w:tabs>
        <w:tab w:val="left" w:pos="1320"/>
      </w:tabs>
      <w:ind w:left="1320" w:hanging="420"/>
    </w:pPr>
    <w:rPr>
      <w:szCs w:val="24"/>
    </w:rPr>
  </w:style>
  <w:style w:type="paragraph" w:customStyle="1" w:styleId="p0">
    <w:name w:val="p0"/>
    <w:basedOn w:val="afff7"/>
    <w:qFormat/>
    <w:rsid w:val="000A023F"/>
    <w:pPr>
      <w:widowControl/>
      <w:suppressAutoHyphens/>
      <w:jc w:val="left"/>
    </w:pPr>
    <w:rPr>
      <w:rFonts w:cs="Calibri"/>
      <w:kern w:val="1"/>
      <w:szCs w:val="21"/>
      <w:lang w:eastAsia="ar-SA"/>
    </w:rPr>
  </w:style>
  <w:style w:type="paragraph" w:customStyle="1" w:styleId="1f">
    <w:name w:val="多级有序排列(1"/>
    <w:qFormat/>
    <w:rsid w:val="000A023F"/>
    <w:pPr>
      <w:tabs>
        <w:tab w:val="left" w:pos="113"/>
      </w:tabs>
      <w:spacing w:line="360" w:lineRule="auto"/>
      <w:ind w:left="420" w:hanging="420"/>
    </w:pPr>
    <w:rPr>
      <w:rFonts w:ascii="Arial" w:hAnsi="Arial"/>
      <w:sz w:val="21"/>
      <w:szCs w:val="24"/>
    </w:rPr>
  </w:style>
  <w:style w:type="paragraph" w:customStyle="1" w:styleId="a5">
    <w:name w:val="附件"/>
    <w:basedOn w:val="20"/>
    <w:qFormat/>
    <w:rsid w:val="000A023F"/>
    <w:pPr>
      <w:numPr>
        <w:ilvl w:val="0"/>
      </w:numPr>
      <w:jc w:val="center"/>
    </w:pPr>
    <w:rPr>
      <w:kern w:val="44"/>
      <w:sz w:val="32"/>
    </w:rPr>
  </w:style>
  <w:style w:type="paragraph" w:customStyle="1" w:styleId="afffffffd">
    <w:name w:val="表格文本"/>
    <w:basedOn w:val="afff7"/>
    <w:link w:val="Charff3"/>
    <w:qFormat/>
    <w:rsid w:val="000A023F"/>
    <w:pPr>
      <w:tabs>
        <w:tab w:val="decimal" w:pos="0"/>
      </w:tabs>
      <w:autoSpaceDE w:val="0"/>
      <w:autoSpaceDN w:val="0"/>
      <w:adjustRightInd w:val="0"/>
      <w:jc w:val="left"/>
    </w:pPr>
    <w:rPr>
      <w:kern w:val="0"/>
      <w:sz w:val="24"/>
      <w:szCs w:val="20"/>
    </w:rPr>
  </w:style>
  <w:style w:type="paragraph" w:customStyle="1" w:styleId="StyleLeft074cm">
    <w:name w:val="Style Left:  0.74 cm"/>
    <w:basedOn w:val="afff7"/>
    <w:qFormat/>
    <w:rsid w:val="000A023F"/>
    <w:pPr>
      <w:widowControl/>
      <w:ind w:left="420"/>
    </w:pPr>
    <w:rPr>
      <w:rFonts w:cs="宋体"/>
      <w:kern w:val="0"/>
      <w:szCs w:val="20"/>
      <w:lang w:val="en-GB"/>
    </w:rPr>
  </w:style>
  <w:style w:type="paragraph" w:customStyle="1" w:styleId="afffffffe">
    <w:name w:val="段落续"/>
    <w:basedOn w:val="affffff"/>
    <w:next w:val="affffff"/>
    <w:qFormat/>
    <w:rsid w:val="000A023F"/>
    <w:pPr>
      <w:widowControl w:val="0"/>
      <w:spacing w:after="120"/>
      <w:ind w:firstLineChars="0" w:firstLine="0"/>
    </w:pPr>
    <w:rPr>
      <w:rFonts w:ascii="Calibri" w:hAnsi="Calibri"/>
      <w:spacing w:val="20"/>
      <w:kern w:val="2"/>
      <w:sz w:val="18"/>
      <w:szCs w:val="24"/>
    </w:rPr>
  </w:style>
  <w:style w:type="paragraph" w:customStyle="1" w:styleId="affffffff">
    <w:name w:val="发布日期"/>
    <w:qFormat/>
    <w:rsid w:val="000A023F"/>
    <w:pPr>
      <w:framePr w:w="4000" w:h="473" w:hRule="exact" w:hSpace="180" w:vSpace="180" w:wrap="around" w:hAnchor="margin" w:y="13511" w:anchorLock="1"/>
    </w:pPr>
    <w:rPr>
      <w:rFonts w:eastAsia="黑体"/>
      <w:sz w:val="28"/>
    </w:rPr>
  </w:style>
  <w:style w:type="paragraph" w:customStyle="1" w:styleId="affffffff0">
    <w:name w:val="英文段落"/>
    <w:basedOn w:val="afff7"/>
    <w:qFormat/>
    <w:rsid w:val="000A023F"/>
    <w:pPr>
      <w:spacing w:afterLines="50"/>
    </w:pPr>
    <w:rPr>
      <w:kern w:val="0"/>
    </w:rPr>
  </w:style>
  <w:style w:type="paragraph" w:customStyle="1" w:styleId="1f0">
    <w:name w:val="_列表编号1"/>
    <w:basedOn w:val="afffe"/>
    <w:qFormat/>
    <w:rsid w:val="000A023F"/>
    <w:pPr>
      <w:widowControl/>
      <w:tabs>
        <w:tab w:val="clear" w:pos="820"/>
      </w:tabs>
      <w:snapToGrid w:val="0"/>
      <w:spacing w:line="276" w:lineRule="auto"/>
      <w:ind w:left="0" w:firstLine="0"/>
    </w:pPr>
    <w:rPr>
      <w:rFonts w:ascii="Arial" w:hAnsi="Arial"/>
      <w:kern w:val="0"/>
      <w:szCs w:val="18"/>
    </w:rPr>
  </w:style>
  <w:style w:type="paragraph" w:customStyle="1" w:styleId="affffffff1">
    <w:name w:val="封面标准名称"/>
    <w:qFormat/>
    <w:rsid w:val="000A023F"/>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d">
    <w:name w:val="注："/>
    <w:next w:val="affffff"/>
    <w:qFormat/>
    <w:rsid w:val="000A023F"/>
    <w:pPr>
      <w:widowControl w:val="0"/>
      <w:numPr>
        <w:numId w:val="22"/>
      </w:numPr>
      <w:tabs>
        <w:tab w:val="clear" w:pos="1140"/>
      </w:tabs>
      <w:autoSpaceDE w:val="0"/>
      <w:autoSpaceDN w:val="0"/>
      <w:jc w:val="both"/>
    </w:pPr>
    <w:rPr>
      <w:rFonts w:ascii="宋体"/>
      <w:sz w:val="18"/>
    </w:rPr>
  </w:style>
  <w:style w:type="paragraph" w:customStyle="1" w:styleId="2">
    <w:name w:val="字母编号2"/>
    <w:basedOn w:val="afff7"/>
    <w:qFormat/>
    <w:rsid w:val="000A023F"/>
    <w:pPr>
      <w:numPr>
        <w:ilvl w:val="1"/>
        <w:numId w:val="23"/>
      </w:numPr>
    </w:pPr>
    <w:rPr>
      <w:szCs w:val="24"/>
    </w:rPr>
  </w:style>
  <w:style w:type="paragraph" w:customStyle="1" w:styleId="5New">
    <w:name w:val="标题 5 New"/>
    <w:next w:val="afff7"/>
    <w:qFormat/>
    <w:rsid w:val="000A023F"/>
    <w:pPr>
      <w:keepNext/>
      <w:keepLines/>
      <w:numPr>
        <w:ilvl w:val="4"/>
        <w:numId w:val="24"/>
      </w:numPr>
      <w:spacing w:before="280" w:after="290" w:line="377" w:lineRule="auto"/>
      <w:outlineLvl w:val="4"/>
    </w:pPr>
    <w:rPr>
      <w:rFonts w:eastAsia="黑体"/>
      <w:b/>
      <w:bCs/>
      <w:kern w:val="2"/>
      <w:sz w:val="28"/>
      <w:szCs w:val="28"/>
    </w:rPr>
  </w:style>
  <w:style w:type="paragraph" w:customStyle="1" w:styleId="2b">
    <w:name w:val="封面标准号2"/>
    <w:basedOn w:val="1f1"/>
    <w:qFormat/>
    <w:rsid w:val="000A023F"/>
    <w:pPr>
      <w:framePr w:w="9138" w:h="1244" w:hRule="exact" w:wrap="around" w:vAnchor="page" w:hAnchor="margin" w:y="2908"/>
      <w:adjustRightInd w:val="0"/>
      <w:spacing w:before="357" w:line="280" w:lineRule="exact"/>
    </w:pPr>
  </w:style>
  <w:style w:type="paragraph" w:customStyle="1" w:styleId="1f1">
    <w:name w:val="封面标准号1"/>
    <w:qFormat/>
    <w:rsid w:val="000A023F"/>
    <w:pPr>
      <w:widowControl w:val="0"/>
      <w:kinsoku w:val="0"/>
      <w:overflowPunct w:val="0"/>
      <w:autoSpaceDE w:val="0"/>
      <w:autoSpaceDN w:val="0"/>
      <w:spacing w:before="308"/>
      <w:jc w:val="right"/>
      <w:textAlignment w:val="center"/>
    </w:pPr>
    <w:rPr>
      <w:sz w:val="28"/>
    </w:rPr>
  </w:style>
  <w:style w:type="paragraph" w:customStyle="1" w:styleId="ParaCharCharCharCharCharCharCharCharChar1CharCharCharChar">
    <w:name w:val="默认段落字体 Para Char Char Char Char Char Char Char Char Char1 Char Char Char Char"/>
    <w:basedOn w:val="afff7"/>
    <w:qFormat/>
    <w:rsid w:val="000A023F"/>
    <w:rPr>
      <w:rFonts w:ascii="Tahoma" w:hAnsi="Tahoma"/>
      <w:sz w:val="24"/>
      <w:szCs w:val="20"/>
    </w:rPr>
  </w:style>
  <w:style w:type="paragraph" w:customStyle="1" w:styleId="affffffff2">
    <w:name w:val="封面正文"/>
    <w:qFormat/>
    <w:rsid w:val="000A023F"/>
    <w:pPr>
      <w:jc w:val="both"/>
    </w:pPr>
  </w:style>
  <w:style w:type="paragraph" w:customStyle="1" w:styleId="0505">
    <w:name w:val="样式 正文（首行缩进两字） + 段前: 0.5 行 段后: 0.5 行"/>
    <w:basedOn w:val="affff"/>
    <w:qFormat/>
    <w:rsid w:val="000A023F"/>
    <w:pPr>
      <w:widowControl/>
      <w:adjustRightInd w:val="0"/>
      <w:spacing w:after="200" w:line="360" w:lineRule="atLeast"/>
      <w:ind w:firstLineChars="0" w:firstLine="0"/>
      <w:jc w:val="left"/>
      <w:textAlignment w:val="baseline"/>
    </w:pPr>
    <w:rPr>
      <w:rFonts w:ascii="Cambria" w:hAnsi="Cambria"/>
      <w:sz w:val="22"/>
      <w:szCs w:val="20"/>
      <w:lang w:eastAsia="en-US" w:bidi="en-US"/>
    </w:rPr>
  </w:style>
  <w:style w:type="paragraph" w:customStyle="1" w:styleId="a7">
    <w:name w:val="条文脚注"/>
    <w:basedOn w:val="affffe"/>
    <w:qFormat/>
    <w:rsid w:val="000A023F"/>
    <w:pPr>
      <w:numPr>
        <w:numId w:val="25"/>
      </w:numPr>
      <w:ind w:firstLineChars="0"/>
      <w:jc w:val="both"/>
    </w:pPr>
    <w:rPr>
      <w:rFonts w:ascii="宋体"/>
    </w:rPr>
  </w:style>
  <w:style w:type="paragraph" w:customStyle="1" w:styleId="affffffff3">
    <w:name w:val="定义框"/>
    <w:basedOn w:val="1f2"/>
    <w:next w:val="affffffff0"/>
    <w:qFormat/>
    <w:rsid w:val="000A023F"/>
    <w:pPr>
      <w:pBdr>
        <w:top w:val="single" w:sz="4" w:space="1" w:color="auto"/>
        <w:left w:val="single" w:sz="4" w:space="4" w:color="auto"/>
        <w:bottom w:val="single" w:sz="4" w:space="1" w:color="auto"/>
        <w:right w:val="single" w:sz="4" w:space="4" w:color="auto"/>
      </w:pBdr>
      <w:shd w:val="clear" w:color="auto" w:fill="CCCCCC"/>
      <w:ind w:leftChars="0" w:left="0"/>
      <w:jc w:val="both"/>
    </w:pPr>
    <w:rPr>
      <w:shd w:val="clear" w:color="auto" w:fill="C0C0C0"/>
    </w:rPr>
  </w:style>
  <w:style w:type="paragraph" w:customStyle="1" w:styleId="1f2">
    <w:name w:val="定义 1"/>
    <w:basedOn w:val="affffffff4"/>
    <w:next w:val="affffff"/>
    <w:qFormat/>
    <w:rsid w:val="000A023F"/>
    <w:pPr>
      <w:spacing w:afterLines="50"/>
      <w:ind w:leftChars="200" w:left="440"/>
    </w:pPr>
    <w:rPr>
      <w:i/>
      <w:iCs/>
      <w:kern w:val="0"/>
      <w:sz w:val="18"/>
    </w:rPr>
  </w:style>
  <w:style w:type="paragraph" w:customStyle="1" w:styleId="affffffff4">
    <w:name w:val="定义"/>
    <w:basedOn w:val="afff7"/>
    <w:qFormat/>
    <w:rsid w:val="000A023F"/>
    <w:pPr>
      <w:widowControl/>
      <w:jc w:val="left"/>
    </w:pPr>
    <w:rPr>
      <w:sz w:val="16"/>
    </w:rPr>
  </w:style>
  <w:style w:type="paragraph" w:customStyle="1" w:styleId="CharCharCharCharCharCharChar1">
    <w:name w:val="Char Char Char Char Char Char Char1"/>
    <w:basedOn w:val="afff7"/>
    <w:qFormat/>
    <w:rsid w:val="000A023F"/>
    <w:pPr>
      <w:widowControl/>
      <w:spacing w:after="160" w:line="240" w:lineRule="exact"/>
      <w:jc w:val="left"/>
    </w:pPr>
    <w:rPr>
      <w:rFonts w:ascii="Verdana" w:eastAsia="仿宋_GB2312" w:hAnsi="Verdana"/>
      <w:kern w:val="0"/>
      <w:sz w:val="30"/>
      <w:szCs w:val="30"/>
      <w:lang w:eastAsia="en-US"/>
    </w:rPr>
  </w:style>
  <w:style w:type="paragraph" w:customStyle="1" w:styleId="af1">
    <w:name w:val="引言一级条标题"/>
    <w:basedOn w:val="afff7"/>
    <w:next w:val="affffff"/>
    <w:qFormat/>
    <w:rsid w:val="000A023F"/>
    <w:pPr>
      <w:widowControl/>
      <w:numPr>
        <w:numId w:val="26"/>
      </w:numPr>
      <w:tabs>
        <w:tab w:val="clear" w:pos="360"/>
      </w:tabs>
    </w:pPr>
    <w:rPr>
      <w:rFonts w:eastAsia="黑体"/>
      <w:b/>
      <w:szCs w:val="24"/>
    </w:rPr>
  </w:style>
  <w:style w:type="paragraph" w:customStyle="1" w:styleId="2c">
    <w:name w:val="正文首行缩进2"/>
    <w:basedOn w:val="afff7"/>
    <w:qFormat/>
    <w:rsid w:val="000A023F"/>
    <w:pPr>
      <w:adjustRightInd w:val="0"/>
      <w:spacing w:line="312" w:lineRule="atLeast"/>
      <w:ind w:left="737" w:firstLine="482"/>
      <w:textAlignment w:val="baseline"/>
    </w:pPr>
    <w:rPr>
      <w:rFonts w:ascii="宋体" w:hAnsi="Arial"/>
      <w:kern w:val="0"/>
      <w:sz w:val="24"/>
      <w:szCs w:val="20"/>
    </w:rPr>
  </w:style>
  <w:style w:type="paragraph" w:customStyle="1" w:styleId="aff9">
    <w:name w:val="术语定义二级条标题"/>
    <w:basedOn w:val="aff8"/>
    <w:next w:val="affffff"/>
    <w:qFormat/>
    <w:rsid w:val="000A023F"/>
    <w:pPr>
      <w:numPr>
        <w:ilvl w:val="1"/>
      </w:numPr>
      <w:tabs>
        <w:tab w:val="left" w:pos="360"/>
      </w:tabs>
    </w:pPr>
  </w:style>
  <w:style w:type="paragraph" w:customStyle="1" w:styleId="aff8">
    <w:name w:val="术语定义条标题"/>
    <w:basedOn w:val="afc"/>
    <w:next w:val="affffff"/>
    <w:qFormat/>
    <w:rsid w:val="000A023F"/>
    <w:pPr>
      <w:numPr>
        <w:ilvl w:val="0"/>
        <w:numId w:val="27"/>
      </w:numPr>
      <w:spacing w:beforeLines="0" w:afterLines="0"/>
      <w:jc w:val="left"/>
      <w:outlineLvl w:val="9"/>
    </w:pPr>
  </w:style>
  <w:style w:type="paragraph" w:customStyle="1" w:styleId="36">
    <w:name w:val="项目3"/>
    <w:basedOn w:val="afff7"/>
    <w:qFormat/>
    <w:rsid w:val="000A023F"/>
    <w:pPr>
      <w:spacing w:line="360" w:lineRule="auto"/>
      <w:jc w:val="center"/>
    </w:pPr>
    <w:rPr>
      <w:rFonts w:eastAsia="仿宋_GB2312"/>
      <w:b/>
      <w:sz w:val="24"/>
    </w:rPr>
  </w:style>
  <w:style w:type="paragraph" w:customStyle="1" w:styleId="a4">
    <w:name w:val="式中"/>
    <w:next w:val="affffff"/>
    <w:qFormat/>
    <w:rsid w:val="000A023F"/>
    <w:pPr>
      <w:numPr>
        <w:numId w:val="28"/>
      </w:numPr>
      <w:tabs>
        <w:tab w:val="clear" w:pos="918"/>
        <w:tab w:val="left" w:pos="210"/>
      </w:tabs>
    </w:pPr>
    <w:rPr>
      <w:rFonts w:ascii="宋体"/>
      <w:sz w:val="18"/>
    </w:rPr>
  </w:style>
  <w:style w:type="paragraph" w:customStyle="1" w:styleId="CharCharCharCharCharChar0">
    <w:name w:val="Char Char Char Char Char Char"/>
    <w:basedOn w:val="afff7"/>
    <w:qFormat/>
    <w:rsid w:val="000A023F"/>
    <w:pPr>
      <w:suppressAutoHyphens/>
    </w:pPr>
    <w:rPr>
      <w:rFonts w:cs="Calibri"/>
      <w:kern w:val="1"/>
      <w:szCs w:val="24"/>
      <w:lang w:eastAsia="ar-SA"/>
    </w:rPr>
  </w:style>
  <w:style w:type="paragraph" w:customStyle="1" w:styleId="affffffff5">
    <w:name w:val="标准标志"/>
    <w:next w:val="afff7"/>
    <w:qFormat/>
    <w:rsid w:val="000A023F"/>
    <w:pPr>
      <w:framePr w:w="2268" w:h="1392" w:hRule="exact" w:wrap="around" w:hAnchor="margin" w:x="6748" w:y="171" w:anchorLock="1"/>
      <w:shd w:val="solid" w:color="FFFFFF" w:fill="FFFFFF"/>
      <w:spacing w:line="0" w:lineRule="atLeast"/>
      <w:jc w:val="right"/>
    </w:pPr>
    <w:rPr>
      <w:b/>
      <w:w w:val="130"/>
      <w:sz w:val="96"/>
    </w:rPr>
  </w:style>
  <w:style w:type="paragraph" w:customStyle="1" w:styleId="af9">
    <w:name w:val="四级栏目标题"/>
    <w:basedOn w:val="42"/>
    <w:qFormat/>
    <w:rsid w:val="000A023F"/>
    <w:pPr>
      <w:keepNext w:val="0"/>
      <w:keepLines w:val="0"/>
      <w:widowControl/>
      <w:numPr>
        <w:ilvl w:val="3"/>
        <w:numId w:val="29"/>
      </w:numPr>
      <w:spacing w:before="0" w:after="0" w:line="271" w:lineRule="auto"/>
      <w:jc w:val="left"/>
    </w:pPr>
    <w:rPr>
      <w:rFonts w:ascii="Cambria" w:eastAsia="宋体" w:hAnsi="Cambria"/>
      <w:b w:val="0"/>
      <w:spacing w:val="5"/>
      <w:kern w:val="0"/>
      <w:sz w:val="24"/>
      <w:szCs w:val="24"/>
      <w:lang w:eastAsia="en-US" w:bidi="en-US"/>
    </w:rPr>
  </w:style>
  <w:style w:type="paragraph" w:customStyle="1" w:styleId="afff3">
    <w:name w:val="工程建设公式标题"/>
    <w:basedOn w:val="afff0"/>
    <w:qFormat/>
    <w:rsid w:val="000A023F"/>
    <w:pPr>
      <w:numPr>
        <w:ilvl w:val="6"/>
      </w:numPr>
      <w:jc w:val="center"/>
      <w:outlineLvl w:val="6"/>
    </w:pPr>
  </w:style>
  <w:style w:type="paragraph" w:customStyle="1" w:styleId="afff0">
    <w:name w:val="工程建设条标题"/>
    <w:basedOn w:val="afff"/>
    <w:next w:val="affffff"/>
    <w:qFormat/>
    <w:rsid w:val="000A023F"/>
    <w:pPr>
      <w:numPr>
        <w:ilvl w:val="3"/>
      </w:numPr>
      <w:spacing w:before="0" w:after="0"/>
      <w:jc w:val="left"/>
      <w:outlineLvl w:val="3"/>
    </w:pPr>
    <w:rPr>
      <w:b w:val="0"/>
    </w:rPr>
  </w:style>
  <w:style w:type="paragraph" w:customStyle="1" w:styleId="TableHead">
    <w:name w:val="TableHead"/>
    <w:basedOn w:val="afff7"/>
    <w:qFormat/>
    <w:rsid w:val="000A023F"/>
    <w:pPr>
      <w:keepNext/>
      <w:keepLines/>
      <w:spacing w:after="120"/>
      <w:jc w:val="left"/>
    </w:pPr>
    <w:rPr>
      <w:b/>
      <w:sz w:val="16"/>
      <w:szCs w:val="20"/>
    </w:rPr>
  </w:style>
  <w:style w:type="paragraph" w:customStyle="1" w:styleId="af">
    <w:name w:val="三级菜单"/>
    <w:basedOn w:val="32"/>
    <w:qFormat/>
    <w:rsid w:val="000A023F"/>
    <w:pPr>
      <w:numPr>
        <w:numId w:val="5"/>
      </w:numPr>
      <w:tabs>
        <w:tab w:val="left" w:pos="720"/>
      </w:tabs>
      <w:suppressAutoHyphens/>
      <w:spacing w:line="413" w:lineRule="auto"/>
      <w:ind w:left="0" w:firstLine="0"/>
    </w:pPr>
    <w:rPr>
      <w:rFonts w:ascii="Calibri" w:hAnsi="Calibri"/>
      <w:kern w:val="1"/>
      <w:sz w:val="28"/>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fff7"/>
    <w:qFormat/>
    <w:rsid w:val="000A023F"/>
    <w:pPr>
      <w:spacing w:line="400" w:lineRule="exact"/>
    </w:pPr>
    <w:rPr>
      <w:sz w:val="24"/>
      <w:szCs w:val="20"/>
    </w:rPr>
  </w:style>
  <w:style w:type="paragraph" w:customStyle="1" w:styleId="affffffff6">
    <w:name w:val="标准称谓"/>
    <w:next w:val="afff7"/>
    <w:qFormat/>
    <w:rsid w:val="000A023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fff7">
    <w:name w:val="其他标准标志"/>
    <w:basedOn w:val="afff7"/>
    <w:qFormat/>
    <w:rsid w:val="000A023F"/>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affffffff8">
    <w:name w:val="注释"/>
    <w:basedOn w:val="afff8"/>
    <w:qFormat/>
    <w:rsid w:val="000A023F"/>
    <w:rPr>
      <w:rFonts w:hAnsi="Calibri"/>
      <w:b/>
      <w:i/>
      <w:color w:val="339966"/>
      <w:kern w:val="2"/>
      <w:sz w:val="21"/>
    </w:rPr>
  </w:style>
  <w:style w:type="paragraph" w:customStyle="1" w:styleId="affffffff9">
    <w:name w:val="标准书脚_奇数页"/>
    <w:qFormat/>
    <w:rsid w:val="000A023F"/>
    <w:pPr>
      <w:spacing w:before="120"/>
      <w:jc w:val="right"/>
    </w:pPr>
    <w:rPr>
      <w:sz w:val="18"/>
    </w:rPr>
  </w:style>
  <w:style w:type="paragraph" w:customStyle="1" w:styleId="affffffffa">
    <w:name w:val="说明"/>
    <w:basedOn w:val="afff7"/>
    <w:next w:val="afff7"/>
    <w:qFormat/>
    <w:rsid w:val="000A023F"/>
    <w:pPr>
      <w:spacing w:afterLines="50"/>
      <w:ind w:leftChars="127" w:left="279"/>
    </w:pPr>
    <w:rPr>
      <w:i/>
      <w:iCs/>
      <w:kern w:val="0"/>
    </w:rPr>
  </w:style>
  <w:style w:type="paragraph" w:customStyle="1" w:styleId="affffffffb">
    <w:name w:val="大标题"/>
    <w:basedOn w:val="afff7"/>
    <w:qFormat/>
    <w:rsid w:val="000A023F"/>
    <w:pPr>
      <w:jc w:val="center"/>
    </w:pPr>
    <w:rPr>
      <w:rFonts w:ascii="黑体" w:eastAsia="黑体"/>
      <w:b/>
      <w:sz w:val="32"/>
      <w:szCs w:val="32"/>
    </w:rPr>
  </w:style>
  <w:style w:type="paragraph" w:customStyle="1" w:styleId="af3">
    <w:name w:val="数字编号列项（二级）"/>
    <w:qFormat/>
    <w:rsid w:val="000A023F"/>
    <w:pPr>
      <w:numPr>
        <w:ilvl w:val="2"/>
        <w:numId w:val="3"/>
      </w:numPr>
      <w:jc w:val="both"/>
    </w:pPr>
    <w:rPr>
      <w:rFonts w:ascii="宋体"/>
      <w:sz w:val="21"/>
    </w:rPr>
  </w:style>
  <w:style w:type="paragraph" w:customStyle="1" w:styleId="1122">
    <w:name w:val="样式 标题 1篇 + 三号 行距: 多倍行距 1.2 字行"/>
    <w:basedOn w:val="12"/>
    <w:qFormat/>
    <w:rsid w:val="000A023F"/>
    <w:pPr>
      <w:tabs>
        <w:tab w:val="left" w:pos="432"/>
      </w:tabs>
      <w:spacing w:before="340" w:after="330" w:line="288" w:lineRule="auto"/>
      <w:ind w:left="432" w:hanging="432"/>
    </w:pPr>
    <w:rPr>
      <w:rFonts w:cs="宋体"/>
      <w:sz w:val="32"/>
      <w:szCs w:val="20"/>
    </w:rPr>
  </w:style>
  <w:style w:type="paragraph" w:customStyle="1" w:styleId="affffffffc">
    <w:name w:val="其他发布部门"/>
    <w:basedOn w:val="affffffffd"/>
    <w:qFormat/>
    <w:rsid w:val="000A023F"/>
    <w:pPr>
      <w:framePr w:wrap="around"/>
      <w:spacing w:line="0" w:lineRule="atLeast"/>
    </w:pPr>
    <w:rPr>
      <w:rFonts w:ascii="黑体" w:eastAsia="黑体"/>
      <w:b w:val="0"/>
    </w:rPr>
  </w:style>
  <w:style w:type="paragraph" w:customStyle="1" w:styleId="affffffffd">
    <w:name w:val="发布部门"/>
    <w:next w:val="affffff"/>
    <w:qFormat/>
    <w:rsid w:val="000A023F"/>
    <w:pPr>
      <w:framePr w:w="7433" w:h="585" w:hRule="exact" w:hSpace="180" w:vSpace="180" w:wrap="around" w:hAnchor="margin" w:xAlign="center" w:y="14401" w:anchorLock="1"/>
      <w:jc w:val="center"/>
    </w:pPr>
    <w:rPr>
      <w:rFonts w:ascii="宋体"/>
      <w:b/>
      <w:spacing w:val="20"/>
      <w:w w:val="135"/>
      <w:sz w:val="36"/>
    </w:rPr>
  </w:style>
  <w:style w:type="paragraph" w:customStyle="1" w:styleId="StyleBoldLeft074cm">
    <w:name w:val="Style 五号 Bold Left:  0.74 cm"/>
    <w:basedOn w:val="afff7"/>
    <w:qFormat/>
    <w:rsid w:val="000A023F"/>
    <w:pPr>
      <w:widowControl/>
      <w:ind w:left="420"/>
    </w:pPr>
    <w:rPr>
      <w:rFonts w:cs="宋体"/>
      <w:bCs/>
      <w:kern w:val="0"/>
      <w:szCs w:val="20"/>
      <w:lang w:val="en-GB" w:eastAsia="en-US"/>
    </w:rPr>
  </w:style>
  <w:style w:type="paragraph" w:customStyle="1" w:styleId="affffffffe">
    <w:name w:val="三级无标题条"/>
    <w:basedOn w:val="afff7"/>
    <w:qFormat/>
    <w:rsid w:val="000A023F"/>
    <w:rPr>
      <w:b/>
      <w:szCs w:val="24"/>
    </w:rPr>
  </w:style>
  <w:style w:type="paragraph" w:customStyle="1" w:styleId="1f3">
    <w:name w:val="正文1"/>
    <w:basedOn w:val="afff7"/>
    <w:qFormat/>
    <w:rsid w:val="000A023F"/>
    <w:pPr>
      <w:widowControl/>
      <w:overflowPunct w:val="0"/>
      <w:autoSpaceDE w:val="0"/>
      <w:autoSpaceDN w:val="0"/>
      <w:adjustRightInd w:val="0"/>
      <w:spacing w:beforeLines="100" w:line="360" w:lineRule="exact"/>
      <w:jc w:val="left"/>
      <w:textAlignment w:val="baseline"/>
    </w:pPr>
    <w:rPr>
      <w:rFonts w:ascii="MS Gothic" w:eastAsia="MS Gothic"/>
      <w:kern w:val="0"/>
      <w:szCs w:val="20"/>
    </w:rPr>
  </w:style>
  <w:style w:type="paragraph" w:customStyle="1" w:styleId="afffffffff">
    <w:name w:val="样式 封面落款 + 五号"/>
    <w:basedOn w:val="afff7"/>
    <w:qFormat/>
    <w:rsid w:val="000A023F"/>
    <w:pPr>
      <w:spacing w:line="360" w:lineRule="auto"/>
      <w:jc w:val="center"/>
    </w:pPr>
    <w:rPr>
      <w:rFonts w:eastAsia="Arial"/>
      <w:sz w:val="24"/>
      <w:szCs w:val="20"/>
    </w:rPr>
  </w:style>
  <w:style w:type="paragraph" w:customStyle="1" w:styleId="affc">
    <w:name w:val="术语定义五级条标题"/>
    <w:basedOn w:val="afc"/>
    <w:next w:val="affffff"/>
    <w:qFormat/>
    <w:rsid w:val="000A023F"/>
    <w:pPr>
      <w:numPr>
        <w:ilvl w:val="4"/>
        <w:numId w:val="27"/>
      </w:numPr>
      <w:spacing w:beforeLines="0" w:afterLines="0"/>
      <w:outlineLvl w:val="9"/>
    </w:pPr>
  </w:style>
  <w:style w:type="paragraph" w:customStyle="1" w:styleId="100">
    <w:name w:val="样式 标题 1 + 左侧:  0 厘米 首行缩进:  0 厘米"/>
    <w:basedOn w:val="12"/>
    <w:qFormat/>
    <w:rsid w:val="000A023F"/>
    <w:pPr>
      <w:tabs>
        <w:tab w:val="left" w:pos="432"/>
      </w:tabs>
      <w:spacing w:before="340" w:after="330" w:line="578" w:lineRule="auto"/>
    </w:pPr>
    <w:rPr>
      <w:rFonts w:cs="宋体"/>
      <w:sz w:val="44"/>
      <w:szCs w:val="20"/>
    </w:rPr>
  </w:style>
  <w:style w:type="paragraph" w:customStyle="1" w:styleId="3">
    <w:name w:val="附件 3"/>
    <w:basedOn w:val="afff7"/>
    <w:next w:val="afff7"/>
    <w:qFormat/>
    <w:rsid w:val="000A023F"/>
    <w:pPr>
      <w:numPr>
        <w:ilvl w:val="3"/>
        <w:numId w:val="12"/>
      </w:numPr>
      <w:spacing w:beforeLines="50" w:afterLines="50"/>
    </w:pPr>
    <w:rPr>
      <w:rFonts w:ascii="宋体" w:hAnsi="宋体"/>
      <w:b/>
      <w:bCs/>
      <w:spacing w:val="8"/>
      <w:kern w:val="44"/>
      <w:szCs w:val="21"/>
      <w:lang w:val="en-GB"/>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fff7"/>
    <w:qFormat/>
    <w:rsid w:val="000A023F"/>
    <w:pPr>
      <w:spacing w:line="400" w:lineRule="exact"/>
    </w:pPr>
    <w:rPr>
      <w:sz w:val="24"/>
      <w:szCs w:val="20"/>
    </w:rPr>
  </w:style>
  <w:style w:type="paragraph" w:customStyle="1" w:styleId="aff1">
    <w:name w:val="五级条标题"/>
    <w:basedOn w:val="aff0"/>
    <w:next w:val="affffff"/>
    <w:qFormat/>
    <w:rsid w:val="000A023F"/>
    <w:pPr>
      <w:numPr>
        <w:ilvl w:val="6"/>
      </w:numPr>
      <w:tabs>
        <w:tab w:val="left" w:pos="1407"/>
      </w:tabs>
      <w:outlineLvl w:val="6"/>
    </w:pPr>
  </w:style>
  <w:style w:type="paragraph" w:customStyle="1" w:styleId="aff0">
    <w:name w:val="四级条标题"/>
    <w:basedOn w:val="aff"/>
    <w:next w:val="affffff"/>
    <w:qFormat/>
    <w:rsid w:val="000A023F"/>
    <w:pPr>
      <w:numPr>
        <w:ilvl w:val="5"/>
      </w:numPr>
      <w:tabs>
        <w:tab w:val="left" w:pos="1155"/>
      </w:tabs>
      <w:outlineLvl w:val="5"/>
    </w:pPr>
  </w:style>
  <w:style w:type="paragraph" w:customStyle="1" w:styleId="aff">
    <w:name w:val="三级条标题"/>
    <w:basedOn w:val="afe"/>
    <w:next w:val="affffff"/>
    <w:qFormat/>
    <w:rsid w:val="000A023F"/>
    <w:pPr>
      <w:numPr>
        <w:ilvl w:val="4"/>
      </w:numPr>
      <w:tabs>
        <w:tab w:val="left" w:pos="945"/>
      </w:tabs>
      <w:outlineLvl w:val="4"/>
    </w:pPr>
  </w:style>
  <w:style w:type="paragraph" w:customStyle="1" w:styleId="afe">
    <w:name w:val="二级条标题"/>
    <w:basedOn w:val="afd"/>
    <w:next w:val="affffff"/>
    <w:link w:val="afffffffff0"/>
    <w:qFormat/>
    <w:rsid w:val="000A023F"/>
    <w:pPr>
      <w:numPr>
        <w:ilvl w:val="3"/>
      </w:numPr>
      <w:tabs>
        <w:tab w:val="clear" w:pos="525"/>
      </w:tabs>
      <w:outlineLvl w:val="3"/>
    </w:pPr>
  </w:style>
  <w:style w:type="paragraph" w:customStyle="1" w:styleId="C">
    <w:name w:val="C代码不缩进"/>
    <w:basedOn w:val="afff7"/>
    <w:qFormat/>
    <w:rsid w:val="000A023F"/>
    <w:pPr>
      <w:widowControl/>
    </w:pPr>
    <w:rPr>
      <w:rFonts w:cs="宋体"/>
      <w:kern w:val="0"/>
      <w:sz w:val="24"/>
      <w:szCs w:val="20"/>
      <w:lang w:val="en-GB" w:eastAsia="en-US"/>
    </w:rPr>
  </w:style>
  <w:style w:type="paragraph" w:customStyle="1" w:styleId="affa">
    <w:name w:val="术语定义三级条标题"/>
    <w:basedOn w:val="aff8"/>
    <w:next w:val="affffff"/>
    <w:qFormat/>
    <w:rsid w:val="000A023F"/>
    <w:pPr>
      <w:numPr>
        <w:ilvl w:val="2"/>
      </w:numPr>
    </w:pPr>
  </w:style>
  <w:style w:type="paragraph" w:customStyle="1" w:styleId="afffffffff1">
    <w:name w:val="论文正文"/>
    <w:basedOn w:val="afff7"/>
    <w:qFormat/>
    <w:rsid w:val="000A023F"/>
    <w:pPr>
      <w:spacing w:line="400" w:lineRule="atLeast"/>
      <w:ind w:firstLine="480"/>
    </w:pPr>
    <w:rPr>
      <w:sz w:val="24"/>
      <w:szCs w:val="21"/>
    </w:rPr>
  </w:style>
  <w:style w:type="paragraph" w:customStyle="1" w:styleId="afffffffff2">
    <w:name w:val="目录"/>
    <w:basedOn w:val="afff7"/>
    <w:qFormat/>
    <w:rsid w:val="000A023F"/>
    <w:pPr>
      <w:suppressLineNumbers/>
      <w:suppressAutoHyphens/>
    </w:pPr>
    <w:rPr>
      <w:rFonts w:cs="Tahoma"/>
      <w:kern w:val="1"/>
      <w:lang w:eastAsia="ar-SA"/>
    </w:rPr>
  </w:style>
  <w:style w:type="paragraph" w:customStyle="1" w:styleId="afffffffff3">
    <w:name w:val="目次、索引正文"/>
    <w:qFormat/>
    <w:rsid w:val="000A023F"/>
    <w:pPr>
      <w:spacing w:line="320" w:lineRule="exact"/>
      <w:jc w:val="both"/>
    </w:pPr>
    <w:rPr>
      <w:rFonts w:ascii="宋体"/>
      <w:sz w:val="21"/>
    </w:rPr>
  </w:style>
  <w:style w:type="paragraph" w:customStyle="1" w:styleId="afff6">
    <w:name w:val="列项——"/>
    <w:qFormat/>
    <w:rsid w:val="000A023F"/>
    <w:pPr>
      <w:widowControl w:val="0"/>
      <w:numPr>
        <w:numId w:val="30"/>
      </w:numPr>
      <w:tabs>
        <w:tab w:val="clear" w:pos="1140"/>
        <w:tab w:val="left" w:pos="854"/>
      </w:tabs>
      <w:ind w:leftChars="200" w:left="200" w:hangingChars="200" w:hanging="200"/>
      <w:jc w:val="both"/>
    </w:pPr>
    <w:rPr>
      <w:rFonts w:ascii="宋体"/>
      <w:sz w:val="21"/>
    </w:rPr>
  </w:style>
  <w:style w:type="paragraph" w:customStyle="1" w:styleId="afffffffff4">
    <w:name w:val="无标题条"/>
    <w:next w:val="affffff"/>
    <w:qFormat/>
    <w:rsid w:val="000A023F"/>
    <w:pPr>
      <w:jc w:val="both"/>
    </w:pPr>
    <w:rPr>
      <w:sz w:val="21"/>
    </w:rPr>
  </w:style>
  <w:style w:type="paragraph" w:customStyle="1" w:styleId="1f4">
    <w:name w:val="正文 1"/>
    <w:basedOn w:val="afff7"/>
    <w:qFormat/>
    <w:rsid w:val="000A023F"/>
    <w:pPr>
      <w:widowControl/>
    </w:pPr>
    <w:rPr>
      <w:rFonts w:ascii="Arial" w:hAnsi="Arial"/>
      <w:spacing w:val="8"/>
      <w:kern w:val="144"/>
      <w:lang w:val="en-GB"/>
    </w:rPr>
  </w:style>
  <w:style w:type="paragraph" w:customStyle="1" w:styleId="afffffffff5">
    <w:name w:val="条文说明"/>
    <w:basedOn w:val="afffffffff6"/>
    <w:qFormat/>
    <w:rsid w:val="000A023F"/>
  </w:style>
  <w:style w:type="paragraph" w:customStyle="1" w:styleId="afffffffff6">
    <w:name w:val="名称"/>
    <w:basedOn w:val="afffffe"/>
    <w:next w:val="affffff"/>
    <w:qFormat/>
    <w:rsid w:val="000A023F"/>
    <w:pPr>
      <w:spacing w:line="460" w:lineRule="exact"/>
      <w:outlineLvl w:val="9"/>
    </w:pPr>
  </w:style>
  <w:style w:type="paragraph" w:customStyle="1" w:styleId="a3">
    <w:name w:val="正文表标题续表"/>
    <w:basedOn w:val="a2"/>
    <w:next w:val="affffff"/>
    <w:qFormat/>
    <w:rsid w:val="000A023F"/>
    <w:pPr>
      <w:numPr>
        <w:ilvl w:val="2"/>
      </w:numPr>
    </w:pPr>
    <w:rPr>
      <w:b w:val="0"/>
    </w:rPr>
  </w:style>
  <w:style w:type="paragraph" w:customStyle="1" w:styleId="CharCharChar">
    <w:name w:val="Char Char Char"/>
    <w:basedOn w:val="afff7"/>
    <w:qFormat/>
    <w:rsid w:val="000A023F"/>
    <w:pPr>
      <w:spacing w:line="360" w:lineRule="auto"/>
    </w:pPr>
    <w:rPr>
      <w:rFonts w:ascii="Tahoma" w:hAnsi="Tahoma"/>
      <w:sz w:val="24"/>
      <w:szCs w:val="20"/>
    </w:rPr>
  </w:style>
  <w:style w:type="paragraph" w:customStyle="1" w:styleId="afffffffff7">
    <w:name w:val="标准书脚_偶数页"/>
    <w:qFormat/>
    <w:rsid w:val="000A023F"/>
    <w:pPr>
      <w:spacing w:before="120"/>
    </w:pPr>
    <w:rPr>
      <w:sz w:val="18"/>
    </w:rPr>
  </w:style>
  <w:style w:type="paragraph" w:styleId="afffffffff8">
    <w:name w:val="List Paragraph"/>
    <w:basedOn w:val="afff7"/>
    <w:uiPriority w:val="34"/>
    <w:qFormat/>
    <w:rsid w:val="000A023F"/>
    <w:pPr>
      <w:ind w:firstLine="420"/>
    </w:pPr>
  </w:style>
  <w:style w:type="paragraph" w:customStyle="1" w:styleId="afffffffff9">
    <w:name w:val="样式 前言、引言标题 + 两端对齐"/>
    <w:basedOn w:val="afff7"/>
    <w:qFormat/>
    <w:rsid w:val="000A023F"/>
    <w:pPr>
      <w:widowControl/>
      <w:shd w:val="clear" w:color="FFFFFF" w:fill="FFFFFF"/>
      <w:outlineLvl w:val="0"/>
    </w:pPr>
    <w:rPr>
      <w:rFonts w:ascii="黑体" w:eastAsia="黑体" w:cs="宋体"/>
      <w:b/>
      <w:bCs/>
      <w:kern w:val="0"/>
      <w:sz w:val="32"/>
      <w:szCs w:val="20"/>
    </w:rPr>
  </w:style>
  <w:style w:type="paragraph" w:customStyle="1" w:styleId="1CharChar">
    <w:name w:val="成套正文1 Char Char"/>
    <w:basedOn w:val="afff7"/>
    <w:qFormat/>
    <w:rsid w:val="000A023F"/>
    <w:pPr>
      <w:spacing w:beforeLines="50" w:afterLines="50" w:line="360" w:lineRule="auto"/>
      <w:ind w:firstLine="482"/>
    </w:pPr>
    <w:rPr>
      <w:rFonts w:ascii="Arial" w:hAnsi="Arial"/>
      <w:sz w:val="24"/>
      <w:szCs w:val="28"/>
    </w:rPr>
  </w:style>
  <w:style w:type="paragraph" w:customStyle="1" w:styleId="Char110">
    <w:name w:val="Char11"/>
    <w:basedOn w:val="afff7"/>
    <w:qFormat/>
    <w:rsid w:val="000A023F"/>
    <w:pPr>
      <w:spacing w:line="360" w:lineRule="auto"/>
    </w:pPr>
    <w:rPr>
      <w:rFonts w:ascii="Tahoma" w:hAnsi="Tahoma"/>
      <w:sz w:val="28"/>
      <w:szCs w:val="20"/>
    </w:rPr>
  </w:style>
  <w:style w:type="paragraph" w:customStyle="1" w:styleId="af7">
    <w:name w:val="二级栏目标题"/>
    <w:basedOn w:val="24"/>
    <w:qFormat/>
    <w:rsid w:val="000A023F"/>
    <w:pPr>
      <w:numPr>
        <w:numId w:val="29"/>
      </w:numPr>
      <w:tabs>
        <w:tab w:val="left" w:pos="425"/>
      </w:tabs>
      <w:spacing w:before="260" w:after="260" w:line="416" w:lineRule="auto"/>
    </w:pPr>
    <w:rPr>
      <w:b/>
      <w:bCs/>
      <w:smallCaps/>
      <w:sz w:val="28"/>
      <w:szCs w:val="28"/>
      <w:lang w:eastAsia="en-US" w:bidi="en-US"/>
    </w:rPr>
  </w:style>
  <w:style w:type="paragraph" w:customStyle="1" w:styleId="afffffffffa">
    <w:name w:val="文档标识"/>
    <w:basedOn w:val="afffffffffb"/>
    <w:qFormat/>
    <w:rsid w:val="000A023F"/>
    <w:rPr>
      <w:sz w:val="24"/>
      <w:lang w:eastAsia="zh-CN"/>
    </w:rPr>
  </w:style>
  <w:style w:type="paragraph" w:customStyle="1" w:styleId="afffffffffb">
    <w:name w:val="封面标题"/>
    <w:basedOn w:val="afff7"/>
    <w:qFormat/>
    <w:rsid w:val="000A023F"/>
    <w:pPr>
      <w:widowControl/>
      <w:spacing w:before="240" w:after="240"/>
      <w:ind w:left="3240"/>
      <w:jc w:val="left"/>
    </w:pPr>
    <w:rPr>
      <w:rFonts w:ascii="Arial" w:hAnsi="Arial"/>
      <w:b/>
      <w:kern w:val="0"/>
      <w:sz w:val="32"/>
      <w:szCs w:val="20"/>
      <w:lang w:eastAsia="en-US"/>
    </w:rPr>
  </w:style>
  <w:style w:type="paragraph" w:customStyle="1" w:styleId="2d">
    <w:name w:val="正文_首行缩进2字符_段后半行"/>
    <w:basedOn w:val="afff7"/>
    <w:qFormat/>
    <w:rsid w:val="000A023F"/>
    <w:pPr>
      <w:spacing w:afterLines="50"/>
    </w:pPr>
  </w:style>
  <w:style w:type="paragraph" w:customStyle="1" w:styleId="41">
    <w:name w:val="附录 4"/>
    <w:basedOn w:val="afff7"/>
    <w:next w:val="affffff"/>
    <w:qFormat/>
    <w:rsid w:val="000A023F"/>
    <w:pPr>
      <w:numPr>
        <w:ilvl w:val="3"/>
        <w:numId w:val="16"/>
      </w:numPr>
    </w:pPr>
  </w:style>
  <w:style w:type="paragraph" w:customStyle="1" w:styleId="07478">
    <w:name w:val="样式 首行缩进:  0.74 厘米 段前: 7.8 磅"/>
    <w:basedOn w:val="afff7"/>
    <w:qFormat/>
    <w:rsid w:val="000A023F"/>
    <w:pPr>
      <w:spacing w:before="156"/>
      <w:ind w:firstLine="420"/>
    </w:pPr>
    <w:rPr>
      <w:rFonts w:cs="宋体"/>
    </w:rPr>
  </w:style>
  <w:style w:type="paragraph" w:customStyle="1" w:styleId="1522">
    <w:name w:val="样式 正文 样式 四号 行距: 1.5 倍行距 首行缩进:  2 字符 + 小四 首行缩进:  2 字符"/>
    <w:basedOn w:val="afff7"/>
    <w:qFormat/>
    <w:rsid w:val="000A023F"/>
    <w:pPr>
      <w:spacing w:line="360" w:lineRule="auto"/>
      <w:ind w:firstLine="480"/>
    </w:pPr>
    <w:rPr>
      <w:rFonts w:cs="宋体"/>
      <w:szCs w:val="20"/>
    </w:rPr>
  </w:style>
  <w:style w:type="paragraph" w:customStyle="1" w:styleId="afffffffffc">
    <w:name w:val="标准书眉一"/>
    <w:qFormat/>
    <w:rsid w:val="000A023F"/>
    <w:pPr>
      <w:jc w:val="both"/>
    </w:pPr>
  </w:style>
  <w:style w:type="paragraph" w:customStyle="1" w:styleId="CharCharCharCharCharCharCharCharCharCharCharCharCharCharCharChar">
    <w:name w:val="Char Char Char Char Char Char Char Char Char Char Char Char Char Char Char Char"/>
    <w:basedOn w:val="afff7"/>
    <w:qFormat/>
    <w:rsid w:val="000A023F"/>
    <w:pPr>
      <w:tabs>
        <w:tab w:val="left" w:pos="360"/>
      </w:tabs>
      <w:spacing w:line="360" w:lineRule="auto"/>
      <w:ind w:left="482"/>
    </w:pPr>
    <w:rPr>
      <w:rFonts w:ascii="宋体"/>
      <w:sz w:val="24"/>
      <w:szCs w:val="24"/>
    </w:rPr>
  </w:style>
  <w:style w:type="paragraph" w:customStyle="1" w:styleId="-4">
    <w:name w:val="表格内容-左"/>
    <w:basedOn w:val="afff7"/>
    <w:qFormat/>
    <w:rsid w:val="000A023F"/>
    <w:pPr>
      <w:widowControl/>
      <w:spacing w:line="288" w:lineRule="auto"/>
      <w:jc w:val="left"/>
    </w:pPr>
    <w:rPr>
      <w:rFonts w:cs="宋体"/>
      <w:color w:val="000000"/>
      <w:kern w:val="0"/>
      <w:sz w:val="18"/>
      <w:szCs w:val="18"/>
    </w:rPr>
  </w:style>
  <w:style w:type="paragraph" w:customStyle="1" w:styleId="a6">
    <w:name w:val="附录表标题"/>
    <w:basedOn w:val="a2"/>
    <w:next w:val="affffff"/>
    <w:qFormat/>
    <w:rsid w:val="000A023F"/>
    <w:pPr>
      <w:numPr>
        <w:ilvl w:val="0"/>
        <w:numId w:val="31"/>
      </w:numPr>
      <w:tabs>
        <w:tab w:val="clear" w:pos="360"/>
        <w:tab w:val="left" w:pos="210"/>
      </w:tabs>
      <w:textAlignment w:val="baseline"/>
    </w:pPr>
    <w:rPr>
      <w:rFonts w:ascii="宋体" w:eastAsia="宋体"/>
      <w:kern w:val="21"/>
    </w:rPr>
  </w:style>
  <w:style w:type="paragraph" w:customStyle="1" w:styleId="afffffffffd">
    <w:name w:val="标准书眉_奇数页"/>
    <w:next w:val="afff7"/>
    <w:qFormat/>
    <w:rsid w:val="000A023F"/>
    <w:pPr>
      <w:tabs>
        <w:tab w:val="center" w:pos="4154"/>
        <w:tab w:val="right" w:pos="8306"/>
      </w:tabs>
      <w:spacing w:after="120"/>
      <w:jc w:val="right"/>
    </w:pPr>
    <w:rPr>
      <w:sz w:val="21"/>
    </w:rPr>
  </w:style>
  <w:style w:type="paragraph" w:customStyle="1" w:styleId="afffffffffe">
    <w:name w:val="封面标准文稿类别"/>
    <w:qFormat/>
    <w:rsid w:val="000A023F"/>
    <w:pPr>
      <w:spacing w:before="440" w:line="400" w:lineRule="exact"/>
      <w:jc w:val="center"/>
    </w:pPr>
    <w:rPr>
      <w:rFonts w:ascii="宋体"/>
      <w:sz w:val="24"/>
    </w:rPr>
  </w:style>
  <w:style w:type="paragraph" w:customStyle="1" w:styleId="1">
    <w:name w:val="附件 1"/>
    <w:basedOn w:val="affffff"/>
    <w:next w:val="affffff"/>
    <w:qFormat/>
    <w:rsid w:val="000A023F"/>
    <w:pPr>
      <w:widowControl w:val="0"/>
      <w:numPr>
        <w:ilvl w:val="1"/>
        <w:numId w:val="17"/>
      </w:numPr>
      <w:spacing w:beforeLines="50" w:after="120"/>
      <w:ind w:firstLineChars="0" w:firstLine="0"/>
    </w:pPr>
    <w:rPr>
      <w:rFonts w:ascii="Calibri" w:hAnsi="Calibri"/>
      <w:b/>
      <w:bCs/>
      <w:color w:val="000000"/>
      <w:spacing w:val="20"/>
      <w:kern w:val="2"/>
      <w:sz w:val="28"/>
      <w:szCs w:val="28"/>
    </w:rPr>
  </w:style>
  <w:style w:type="paragraph" w:customStyle="1" w:styleId="CharCharCharCharCharCharCharCharCharCharCharChar">
    <w:name w:val="Char Char Char Char Char Char Char Char Char Char Char Char"/>
    <w:basedOn w:val="afff7"/>
    <w:qFormat/>
    <w:rsid w:val="000A023F"/>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af6">
    <w:name w:val="一级栏目标题"/>
    <w:basedOn w:val="12"/>
    <w:qFormat/>
    <w:rsid w:val="000A023F"/>
    <w:pPr>
      <w:numPr>
        <w:numId w:val="29"/>
      </w:numPr>
      <w:spacing w:before="480" w:line="578" w:lineRule="auto"/>
      <w:contextualSpacing/>
    </w:pPr>
    <w:rPr>
      <w:rFonts w:ascii="Cambria" w:hAnsi="Cambria"/>
      <w:b/>
      <w:smallCaps/>
      <w:spacing w:val="5"/>
      <w:sz w:val="28"/>
      <w:szCs w:val="28"/>
      <w:lang w:eastAsia="en-US" w:bidi="en-US"/>
    </w:rPr>
  </w:style>
  <w:style w:type="paragraph" w:customStyle="1" w:styleId="af0">
    <w:name w:val="列项·"/>
    <w:qFormat/>
    <w:rsid w:val="000A023F"/>
    <w:pPr>
      <w:numPr>
        <w:numId w:val="32"/>
      </w:numPr>
      <w:tabs>
        <w:tab w:val="clear" w:pos="1140"/>
        <w:tab w:val="left" w:pos="840"/>
      </w:tabs>
      <w:ind w:leftChars="200" w:left="840" w:hangingChars="200" w:hanging="420"/>
      <w:jc w:val="both"/>
    </w:pPr>
    <w:rPr>
      <w:rFonts w:ascii="宋体"/>
      <w:sz w:val="21"/>
    </w:rPr>
  </w:style>
  <w:style w:type="paragraph" w:customStyle="1" w:styleId="afff2">
    <w:name w:val="工程建设图标题"/>
    <w:basedOn w:val="afff0"/>
    <w:qFormat/>
    <w:rsid w:val="000A023F"/>
    <w:pPr>
      <w:numPr>
        <w:ilvl w:val="5"/>
      </w:numPr>
      <w:jc w:val="center"/>
      <w:outlineLvl w:val="5"/>
    </w:pPr>
  </w:style>
  <w:style w:type="paragraph" w:customStyle="1" w:styleId="affffffffff">
    <w:name w:val="附录级别一"/>
    <w:basedOn w:val="afff7"/>
    <w:next w:val="afff7"/>
    <w:qFormat/>
    <w:rsid w:val="000A023F"/>
    <w:pPr>
      <w:widowControl/>
      <w:spacing w:before="120" w:after="120"/>
      <w:outlineLvl w:val="0"/>
    </w:pPr>
    <w:rPr>
      <w:b/>
      <w:kern w:val="0"/>
      <w:sz w:val="28"/>
      <w:lang w:val="en-GB" w:eastAsia="en-US"/>
    </w:rPr>
  </w:style>
  <w:style w:type="paragraph" w:customStyle="1" w:styleId="Charff4">
    <w:name w:val="Char"/>
    <w:basedOn w:val="afff7"/>
    <w:qFormat/>
    <w:rsid w:val="000A023F"/>
    <w:pPr>
      <w:snapToGrid w:val="0"/>
      <w:spacing w:line="360" w:lineRule="auto"/>
      <w:jc w:val="left"/>
    </w:pPr>
    <w:rPr>
      <w:rFonts w:ascii="Verdana" w:eastAsia="仿宋_GB2312" w:hAnsi="Verdana"/>
      <w:kern w:val="0"/>
      <w:sz w:val="30"/>
      <w:szCs w:val="30"/>
      <w:lang w:eastAsia="en-US"/>
    </w:rPr>
  </w:style>
  <w:style w:type="paragraph" w:customStyle="1" w:styleId="PARAGRAPH">
    <w:name w:val="PARAGRAPH"/>
    <w:qFormat/>
    <w:rsid w:val="000A023F"/>
    <w:pPr>
      <w:tabs>
        <w:tab w:val="center" w:pos="4536"/>
        <w:tab w:val="right" w:pos="9072"/>
      </w:tabs>
      <w:spacing w:before="100" w:after="200"/>
      <w:jc w:val="both"/>
    </w:pPr>
    <w:rPr>
      <w:rFonts w:ascii="Arial" w:hAnsi="Arial"/>
      <w:spacing w:val="8"/>
      <w:kern w:val="2"/>
      <w:sz w:val="21"/>
      <w:szCs w:val="22"/>
      <w:lang w:val="en-GB"/>
    </w:rPr>
  </w:style>
  <w:style w:type="paragraph" w:customStyle="1" w:styleId="CharCharCharCharCharCharCharCharCharCharCharCharCharCharCharChar1">
    <w:name w:val="Char Char Char Char Char Char Char Char Char Char Char Char Char Char Char Char1"/>
    <w:basedOn w:val="afff7"/>
    <w:qFormat/>
    <w:rsid w:val="000A023F"/>
    <w:pPr>
      <w:tabs>
        <w:tab w:val="left" w:pos="360"/>
      </w:tabs>
      <w:spacing w:line="360" w:lineRule="auto"/>
      <w:ind w:left="482"/>
    </w:pPr>
    <w:rPr>
      <w:rFonts w:ascii="宋体"/>
      <w:sz w:val="24"/>
      <w:szCs w:val="24"/>
    </w:rPr>
  </w:style>
  <w:style w:type="paragraph" w:customStyle="1" w:styleId="1111">
    <w:name w:val="样式1 标题 1 + 段前: 1 行 段后: 1 行"/>
    <w:basedOn w:val="afff7"/>
    <w:qFormat/>
    <w:rsid w:val="000A023F"/>
    <w:pPr>
      <w:keepNext/>
      <w:keepLines/>
      <w:numPr>
        <w:numId w:val="33"/>
      </w:numPr>
      <w:snapToGrid w:val="0"/>
      <w:spacing w:beforeLines="100" w:afterLines="100"/>
      <w:jc w:val="left"/>
      <w:outlineLvl w:val="0"/>
    </w:pPr>
    <w:rPr>
      <w:rFonts w:eastAsia="黑体"/>
      <w:bCs/>
      <w:kern w:val="21"/>
      <w:szCs w:val="21"/>
    </w:rPr>
  </w:style>
  <w:style w:type="paragraph" w:customStyle="1" w:styleId="affffffffff0">
    <w:name w:val="标题四"/>
    <w:basedOn w:val="42"/>
    <w:qFormat/>
    <w:rsid w:val="000A023F"/>
    <w:pPr>
      <w:keepNext w:val="0"/>
      <w:keepLines w:val="0"/>
      <w:tabs>
        <w:tab w:val="left" w:pos="864"/>
      </w:tabs>
      <w:spacing w:line="240" w:lineRule="auto"/>
      <w:ind w:left="864" w:hanging="864"/>
      <w:jc w:val="left"/>
    </w:pPr>
    <w:rPr>
      <w:rFonts w:ascii="Times New Roman" w:eastAsia="宋体" w:hAnsi="Times New Roman" w:cs="Arial"/>
      <w:sz w:val="21"/>
      <w:szCs w:val="24"/>
    </w:rPr>
  </w:style>
  <w:style w:type="paragraph" w:customStyle="1" w:styleId="affffffffff1">
    <w:name w:val="目次、标准名称标题"/>
    <w:basedOn w:val="afff7"/>
    <w:next w:val="affffff"/>
    <w:qFormat/>
    <w:rsid w:val="000A023F"/>
    <w:pPr>
      <w:widowControl/>
      <w:shd w:val="clear" w:color="FFFFFF" w:fill="FFFFFF"/>
      <w:spacing w:before="640" w:after="560" w:line="460" w:lineRule="exact"/>
      <w:jc w:val="center"/>
    </w:pPr>
    <w:rPr>
      <w:rFonts w:ascii="黑体" w:eastAsia="黑体"/>
      <w:b/>
      <w:kern w:val="0"/>
      <w:sz w:val="32"/>
      <w:szCs w:val="20"/>
    </w:rPr>
  </w:style>
  <w:style w:type="paragraph" w:customStyle="1" w:styleId="affffffffff2">
    <w:name w:val="附录级别二"/>
    <w:basedOn w:val="afff7"/>
    <w:next w:val="afff7"/>
    <w:qFormat/>
    <w:rsid w:val="000A023F"/>
    <w:pPr>
      <w:widowControl/>
      <w:tabs>
        <w:tab w:val="left" w:pos="512"/>
        <w:tab w:val="left" w:pos="720"/>
      </w:tabs>
      <w:spacing w:before="120" w:after="120"/>
      <w:ind w:left="567" w:hanging="567"/>
      <w:jc w:val="left"/>
      <w:outlineLvl w:val="1"/>
    </w:pPr>
    <w:rPr>
      <w:rFonts w:cs="宋体"/>
      <w:bCs/>
      <w:kern w:val="0"/>
      <w:sz w:val="30"/>
    </w:rPr>
  </w:style>
  <w:style w:type="paragraph" w:customStyle="1" w:styleId="130101">
    <w:name w:val="样式1 样式 标题 3 + 段前: 0.1 行 + 段前: 0.1 行"/>
    <w:basedOn w:val="afff7"/>
    <w:qFormat/>
    <w:rsid w:val="000A023F"/>
    <w:pPr>
      <w:numPr>
        <w:ilvl w:val="2"/>
        <w:numId w:val="33"/>
      </w:numPr>
      <w:snapToGrid w:val="0"/>
      <w:spacing w:beforeLines="50" w:line="300" w:lineRule="auto"/>
      <w:outlineLvl w:val="2"/>
    </w:pPr>
    <w:rPr>
      <w:rFonts w:eastAsia="黑体" w:cs="宋体"/>
      <w:bCs/>
      <w:szCs w:val="21"/>
    </w:rPr>
  </w:style>
  <w:style w:type="paragraph" w:customStyle="1" w:styleId="affffffffff3">
    <w:name w:val="正文_段后半行"/>
    <w:basedOn w:val="afff7"/>
    <w:qFormat/>
    <w:rsid w:val="000A023F"/>
    <w:pPr>
      <w:spacing w:afterLines="50"/>
    </w:pPr>
  </w:style>
  <w:style w:type="paragraph" w:customStyle="1" w:styleId="2e">
    <w:name w:val="正文_首行缩进2字符_段前半行"/>
    <w:basedOn w:val="afff7"/>
    <w:qFormat/>
    <w:rsid w:val="000A023F"/>
    <w:pPr>
      <w:spacing w:beforeLines="50"/>
    </w:pPr>
  </w:style>
  <w:style w:type="paragraph" w:customStyle="1" w:styleId="140TimesNewRoman">
    <w:name w:val="样式1 样式 标题 4 + 段前: 0 行 + Times New Roman"/>
    <w:basedOn w:val="afff7"/>
    <w:next w:val="afff7"/>
    <w:qFormat/>
    <w:rsid w:val="000A023F"/>
    <w:pPr>
      <w:tabs>
        <w:tab w:val="left" w:pos="720"/>
      </w:tabs>
      <w:snapToGrid w:val="0"/>
      <w:spacing w:beforeLines="30" w:line="276" w:lineRule="auto"/>
      <w:outlineLvl w:val="3"/>
    </w:pPr>
    <w:rPr>
      <w:rFonts w:ascii="宋体" w:hAnsi="宋体"/>
      <w:bCs/>
      <w:szCs w:val="21"/>
    </w:rPr>
  </w:style>
  <w:style w:type="paragraph" w:customStyle="1" w:styleId="TABLE-cell">
    <w:name w:val="TABLE-cell"/>
    <w:basedOn w:val="afff7"/>
    <w:qFormat/>
    <w:rsid w:val="000A023F"/>
    <w:pPr>
      <w:spacing w:before="60" w:after="60"/>
      <w:jc w:val="left"/>
    </w:pPr>
    <w:rPr>
      <w:spacing w:val="8"/>
      <w:sz w:val="16"/>
      <w:szCs w:val="20"/>
    </w:rPr>
  </w:style>
  <w:style w:type="paragraph" w:customStyle="1" w:styleId="150">
    <w:name w:val="样式1 样式 标题 5 + 段前: 0 行"/>
    <w:basedOn w:val="afff7"/>
    <w:next w:val="afff7"/>
    <w:qFormat/>
    <w:rsid w:val="000A023F"/>
    <w:pPr>
      <w:numPr>
        <w:ilvl w:val="4"/>
        <w:numId w:val="33"/>
      </w:numPr>
      <w:tabs>
        <w:tab w:val="clear" w:pos="1080"/>
      </w:tabs>
      <w:snapToGrid w:val="0"/>
      <w:spacing w:beforeLines="10" w:line="300" w:lineRule="auto"/>
      <w:outlineLvl w:val="4"/>
    </w:pPr>
    <w:rPr>
      <w:rFonts w:eastAsia="黑体" w:cs="宋体"/>
      <w:bCs/>
      <w:szCs w:val="21"/>
    </w:rPr>
  </w:style>
  <w:style w:type="paragraph" w:customStyle="1" w:styleId="1Char1">
    <w:name w:val="样式1正文（首行缩进两字） Char"/>
    <w:basedOn w:val="afff7"/>
    <w:next w:val="afff7"/>
    <w:qFormat/>
    <w:rsid w:val="000A023F"/>
    <w:pPr>
      <w:spacing w:afterLines="50" w:line="276" w:lineRule="auto"/>
      <w:ind w:firstLine="420"/>
    </w:pPr>
    <w:rPr>
      <w:rFonts w:cs="宋体"/>
      <w:szCs w:val="21"/>
    </w:rPr>
  </w:style>
  <w:style w:type="paragraph" w:customStyle="1" w:styleId="ParaChar">
    <w:name w:val="默认段落字体 Para Char"/>
    <w:basedOn w:val="afff7"/>
    <w:qFormat/>
    <w:rsid w:val="000A023F"/>
    <w:rPr>
      <w:rFonts w:ascii="Tahoma" w:hAnsi="Tahoma"/>
      <w:sz w:val="24"/>
      <w:szCs w:val="20"/>
    </w:rPr>
  </w:style>
  <w:style w:type="paragraph" w:customStyle="1" w:styleId="affffffffff4">
    <w:name w:val="文献分类号"/>
    <w:qFormat/>
    <w:rsid w:val="000A023F"/>
    <w:pPr>
      <w:framePr w:hSpace="180" w:vSpace="180" w:wrap="around" w:hAnchor="margin" w:y="1" w:anchorLock="1"/>
      <w:widowControl w:val="0"/>
      <w:textAlignment w:val="center"/>
    </w:pPr>
    <w:rPr>
      <w:rFonts w:eastAsia="黑体"/>
      <w:sz w:val="21"/>
    </w:rPr>
  </w:style>
  <w:style w:type="paragraph" w:customStyle="1" w:styleId="1f5">
    <w:name w:val="列出段落1"/>
    <w:basedOn w:val="afff7"/>
    <w:uiPriority w:val="34"/>
    <w:qFormat/>
    <w:rsid w:val="000A023F"/>
    <w:pPr>
      <w:widowControl/>
      <w:spacing w:after="200" w:line="276" w:lineRule="auto"/>
      <w:ind w:firstLine="420"/>
      <w:jc w:val="left"/>
    </w:pPr>
    <w:rPr>
      <w:rFonts w:ascii="Cambria" w:hAnsi="Cambria"/>
      <w:kern w:val="0"/>
      <w:sz w:val="22"/>
      <w:lang w:eastAsia="en-US" w:bidi="en-US"/>
    </w:rPr>
  </w:style>
  <w:style w:type="paragraph" w:customStyle="1" w:styleId="affffffffff5">
    <w:name w:val="正文_段前段后"/>
    <w:basedOn w:val="afff7"/>
    <w:qFormat/>
    <w:rsid w:val="000A023F"/>
    <w:pPr>
      <w:widowControl/>
      <w:spacing w:beforeLines="50" w:afterLines="50"/>
    </w:pPr>
    <w:rPr>
      <w:kern w:val="0"/>
      <w:sz w:val="24"/>
      <w:lang w:val="en-GB"/>
    </w:rPr>
  </w:style>
  <w:style w:type="paragraph" w:customStyle="1" w:styleId="73">
    <w:name w:val="样式 标题 7 + 橙色 左 段后: 3 磅 行距: 单倍行距"/>
    <w:basedOn w:val="7"/>
    <w:qFormat/>
    <w:rsid w:val="000A023F"/>
    <w:pPr>
      <w:tabs>
        <w:tab w:val="left" w:pos="1296"/>
      </w:tabs>
      <w:suppressAutoHyphens/>
      <w:spacing w:before="0" w:after="60" w:line="240" w:lineRule="auto"/>
      <w:ind w:left="1296" w:hanging="1296"/>
      <w:jc w:val="left"/>
      <w:outlineLvl w:val="9"/>
    </w:pPr>
    <w:rPr>
      <w:rFonts w:cs="宋体"/>
      <w:color w:val="FF6600"/>
      <w:kern w:val="1"/>
      <w:szCs w:val="20"/>
      <w:lang w:eastAsia="ar-SA"/>
    </w:rPr>
  </w:style>
  <w:style w:type="paragraph" w:customStyle="1" w:styleId="53">
    <w:name w:val="5"/>
    <w:basedOn w:val="afff7"/>
    <w:next w:val="affff"/>
    <w:qFormat/>
    <w:rsid w:val="000A023F"/>
    <w:pPr>
      <w:spacing w:line="300" w:lineRule="auto"/>
      <w:ind w:firstLine="420"/>
    </w:pPr>
    <w:rPr>
      <w:sz w:val="24"/>
      <w:szCs w:val="20"/>
    </w:rPr>
  </w:style>
  <w:style w:type="paragraph" w:customStyle="1" w:styleId="a9">
    <w:name w:val="英文标号正文"/>
    <w:basedOn w:val="afff7"/>
    <w:qFormat/>
    <w:rsid w:val="000A023F"/>
    <w:pPr>
      <w:widowControl/>
      <w:numPr>
        <w:numId w:val="34"/>
      </w:numPr>
      <w:tabs>
        <w:tab w:val="left" w:pos="425"/>
      </w:tabs>
      <w:suppressAutoHyphens/>
      <w:autoSpaceDE w:val="0"/>
    </w:pPr>
    <w:rPr>
      <w:rFonts w:cs="Calibri"/>
      <w:kern w:val="1"/>
      <w:sz w:val="24"/>
      <w:szCs w:val="20"/>
      <w:lang w:eastAsia="ar-SA"/>
    </w:rPr>
  </w:style>
  <w:style w:type="paragraph" w:customStyle="1" w:styleId="2f">
    <w:name w:val="自定义目录 2"/>
    <w:basedOn w:val="27"/>
    <w:qFormat/>
    <w:rsid w:val="000A023F"/>
    <w:pPr>
      <w:widowControl/>
      <w:spacing w:line="360" w:lineRule="auto"/>
      <w:ind w:leftChars="100" w:left="210"/>
      <w:jc w:val="left"/>
    </w:pPr>
    <w:rPr>
      <w:rFonts w:cs="宋体"/>
      <w:kern w:val="0"/>
      <w:sz w:val="20"/>
      <w:szCs w:val="20"/>
    </w:rPr>
  </w:style>
  <w:style w:type="paragraph" w:customStyle="1" w:styleId="affffffffff6">
    <w:name w:val="引语"/>
    <w:basedOn w:val="affffff"/>
    <w:qFormat/>
    <w:rsid w:val="000A023F"/>
    <w:pPr>
      <w:widowControl w:val="0"/>
      <w:spacing w:after="120"/>
      <w:ind w:leftChars="200" w:left="440" w:firstLineChars="0" w:firstLine="0"/>
    </w:pPr>
    <w:rPr>
      <w:rFonts w:ascii="Calibri" w:hAnsi="Calibri"/>
      <w:spacing w:val="20"/>
      <w:kern w:val="2"/>
      <w:sz w:val="18"/>
      <w:szCs w:val="24"/>
    </w:rPr>
  </w:style>
  <w:style w:type="paragraph" w:customStyle="1" w:styleId="ab">
    <w:name w:val="列表样式"/>
    <w:basedOn w:val="afffffffff8"/>
    <w:qFormat/>
    <w:rsid w:val="000A023F"/>
    <w:pPr>
      <w:numPr>
        <w:numId w:val="35"/>
      </w:numPr>
    </w:pPr>
    <w:rPr>
      <w:rFonts w:ascii="宋体" w:hAnsi="宋体"/>
    </w:rPr>
  </w:style>
  <w:style w:type="paragraph" w:customStyle="1" w:styleId="affffffffff7">
    <w:name w:val="二级无标题条"/>
    <w:basedOn w:val="afff7"/>
    <w:qFormat/>
    <w:rsid w:val="000A023F"/>
    <w:rPr>
      <w:b/>
      <w:szCs w:val="24"/>
    </w:rPr>
  </w:style>
  <w:style w:type="paragraph" w:customStyle="1" w:styleId="10">
    <w:name w:val="附录 1"/>
    <w:basedOn w:val="12"/>
    <w:next w:val="affffff"/>
    <w:qFormat/>
    <w:rsid w:val="000A023F"/>
    <w:pPr>
      <w:numPr>
        <w:numId w:val="12"/>
      </w:numPr>
      <w:pBdr>
        <w:bottom w:val="single" w:sz="4" w:space="1" w:color="auto"/>
      </w:pBdr>
      <w:spacing w:before="340" w:after="330"/>
    </w:pPr>
    <w:rPr>
      <w:bCs/>
      <w:spacing w:val="20"/>
    </w:rPr>
  </w:style>
  <w:style w:type="paragraph" w:customStyle="1" w:styleId="af8">
    <w:name w:val="三级栏目标题"/>
    <w:basedOn w:val="32"/>
    <w:qFormat/>
    <w:rsid w:val="000A023F"/>
    <w:pPr>
      <w:widowControl/>
      <w:numPr>
        <w:numId w:val="29"/>
      </w:numPr>
      <w:tabs>
        <w:tab w:val="left" w:pos="425"/>
      </w:tabs>
      <w:spacing w:before="200" w:line="271" w:lineRule="auto"/>
    </w:pPr>
    <w:rPr>
      <w:rFonts w:ascii="Cambria" w:hAnsi="Cambria"/>
      <w:b/>
      <w:bCs/>
      <w:i/>
      <w:iCs/>
      <w:smallCaps/>
      <w:spacing w:val="5"/>
      <w:kern w:val="0"/>
      <w:sz w:val="24"/>
      <w:szCs w:val="26"/>
      <w:lang w:eastAsia="en-US" w:bidi="en-US"/>
    </w:rPr>
  </w:style>
  <w:style w:type="paragraph" w:customStyle="1" w:styleId="ac">
    <w:name w:val="引言二级条标题"/>
    <w:basedOn w:val="af1"/>
    <w:next w:val="affffff"/>
    <w:qFormat/>
    <w:rsid w:val="000A023F"/>
    <w:pPr>
      <w:numPr>
        <w:ilvl w:val="1"/>
        <w:numId w:val="36"/>
      </w:numPr>
      <w:tabs>
        <w:tab w:val="clear" w:pos="720"/>
      </w:tabs>
    </w:pPr>
  </w:style>
  <w:style w:type="paragraph" w:customStyle="1" w:styleId="affffffffff8">
    <w:name w:val="四级无标题条"/>
    <w:basedOn w:val="afff7"/>
    <w:qFormat/>
    <w:rsid w:val="000A023F"/>
    <w:rPr>
      <w:rFonts w:eastAsia="黑体"/>
      <w:b/>
      <w:szCs w:val="24"/>
    </w:rPr>
  </w:style>
  <w:style w:type="paragraph" w:customStyle="1" w:styleId="CharCharCharCharCharCharChar">
    <w:name w:val="Char Char Char Char Char Char Char"/>
    <w:basedOn w:val="afff7"/>
    <w:qFormat/>
    <w:rsid w:val="000A023F"/>
    <w:pPr>
      <w:widowControl/>
      <w:spacing w:after="160" w:line="240" w:lineRule="exact"/>
      <w:jc w:val="left"/>
    </w:pPr>
    <w:rPr>
      <w:rFonts w:ascii="Verdana" w:eastAsia="仿宋_GB2312" w:hAnsi="Verdana"/>
      <w:kern w:val="0"/>
      <w:sz w:val="30"/>
      <w:szCs w:val="30"/>
      <w:lang w:eastAsia="en-US"/>
    </w:rPr>
  </w:style>
  <w:style w:type="paragraph" w:customStyle="1" w:styleId="affffffffff9">
    <w:name w:val="一级无标题条"/>
    <w:basedOn w:val="afff7"/>
    <w:qFormat/>
    <w:rsid w:val="000A023F"/>
    <w:pPr>
      <w:tabs>
        <w:tab w:val="left" w:pos="420"/>
      </w:tabs>
    </w:pPr>
    <w:rPr>
      <w:b/>
      <w:szCs w:val="24"/>
    </w:rPr>
  </w:style>
  <w:style w:type="paragraph" w:customStyle="1" w:styleId="affffffffffa">
    <w:name w:val="标准部分名称"/>
    <w:basedOn w:val="afff7"/>
    <w:qFormat/>
    <w:rsid w:val="000A023F"/>
    <w:pPr>
      <w:spacing w:before="240" w:after="240"/>
      <w:jc w:val="center"/>
    </w:pPr>
    <w:rPr>
      <w:b/>
      <w:sz w:val="36"/>
    </w:rPr>
  </w:style>
  <w:style w:type="paragraph" w:customStyle="1" w:styleId="13">
    <w:name w:val="编号 1"/>
    <w:basedOn w:val="affffff"/>
    <w:qFormat/>
    <w:rsid w:val="000A023F"/>
    <w:pPr>
      <w:widowControl w:val="0"/>
      <w:numPr>
        <w:numId w:val="37"/>
      </w:numPr>
      <w:spacing w:after="120"/>
      <w:ind w:firstLineChars="0" w:firstLine="0"/>
    </w:pPr>
    <w:rPr>
      <w:rFonts w:ascii="Calibri" w:hAnsi="Calibri"/>
      <w:spacing w:val="20"/>
      <w:kern w:val="2"/>
      <w:sz w:val="18"/>
      <w:szCs w:val="24"/>
    </w:rPr>
  </w:style>
  <w:style w:type="paragraph" w:customStyle="1" w:styleId="WW-">
    <w:name w:val="WW-正文缩进"/>
    <w:basedOn w:val="afff7"/>
    <w:qFormat/>
    <w:rsid w:val="000A023F"/>
    <w:pPr>
      <w:widowControl/>
      <w:suppressAutoHyphens/>
      <w:spacing w:line="360" w:lineRule="auto"/>
      <w:ind w:firstLine="420"/>
      <w:jc w:val="left"/>
    </w:pPr>
    <w:rPr>
      <w:rFonts w:ascii="Arial" w:hAnsi="Arial" w:cs="Calibri"/>
      <w:kern w:val="1"/>
      <w:szCs w:val="24"/>
      <w:lang w:eastAsia="ar-SA"/>
    </w:rPr>
  </w:style>
  <w:style w:type="paragraph" w:customStyle="1" w:styleId="affffffffffb">
    <w:name w:val="封面标准文稿编辑信息"/>
    <w:qFormat/>
    <w:rsid w:val="000A023F"/>
    <w:pPr>
      <w:spacing w:before="180" w:line="180" w:lineRule="exact"/>
      <w:jc w:val="center"/>
    </w:pPr>
    <w:rPr>
      <w:rFonts w:ascii="宋体"/>
      <w:sz w:val="21"/>
    </w:rPr>
  </w:style>
  <w:style w:type="paragraph" w:customStyle="1" w:styleId="1f6">
    <w:name w:val="修订1"/>
    <w:uiPriority w:val="99"/>
    <w:semiHidden/>
    <w:qFormat/>
    <w:rsid w:val="000A023F"/>
    <w:pPr>
      <w:spacing w:after="200" w:line="276" w:lineRule="auto"/>
    </w:pPr>
    <w:rPr>
      <w:kern w:val="2"/>
      <w:sz w:val="24"/>
      <w:szCs w:val="24"/>
    </w:rPr>
  </w:style>
  <w:style w:type="paragraph" w:customStyle="1" w:styleId="afff4">
    <w:name w:val="工程建设款标题"/>
    <w:basedOn w:val="afff0"/>
    <w:qFormat/>
    <w:rsid w:val="000A023F"/>
    <w:pPr>
      <w:numPr>
        <w:ilvl w:val="7"/>
      </w:numPr>
      <w:outlineLvl w:val="9"/>
    </w:pPr>
  </w:style>
  <w:style w:type="paragraph" w:customStyle="1" w:styleId="1CharCharCharChar">
    <w:name w:val="1 Char Char Char Char"/>
    <w:basedOn w:val="afff7"/>
    <w:qFormat/>
    <w:rsid w:val="000A023F"/>
  </w:style>
  <w:style w:type="paragraph" w:customStyle="1" w:styleId="af4">
    <w:name w:val="注×："/>
    <w:qFormat/>
    <w:rsid w:val="000A023F"/>
    <w:pPr>
      <w:widowControl w:val="0"/>
      <w:numPr>
        <w:numId w:val="38"/>
      </w:numPr>
      <w:tabs>
        <w:tab w:val="clear" w:pos="900"/>
        <w:tab w:val="left" w:pos="630"/>
      </w:tabs>
      <w:autoSpaceDE w:val="0"/>
      <w:autoSpaceDN w:val="0"/>
      <w:jc w:val="both"/>
    </w:pPr>
    <w:rPr>
      <w:rFonts w:ascii="宋体"/>
      <w:sz w:val="18"/>
    </w:rPr>
  </w:style>
  <w:style w:type="paragraph" w:customStyle="1" w:styleId="ParaCharCharChar1CharCharCharCharCharCharCharCharCharCharCharCharCharCharCharCharCharCharCharCharCharCharCharCharCharCharCharCharCharCharCharChar">
    <w:name w:val="默认段落字体 Para Char Char Char1 Char Char Char Char Char Char Char Char Char Char Char Char Char Char Char Char Char Char Char Char Char Char Char Char Char Char Char Char Char Char Char Char"/>
    <w:basedOn w:val="afff7"/>
    <w:qFormat/>
    <w:rsid w:val="000A023F"/>
    <w:pPr>
      <w:spacing w:line="240" w:lineRule="atLeast"/>
      <w:ind w:left="420" w:firstLine="420"/>
    </w:pPr>
    <w:rPr>
      <w:rFonts w:eastAsia="黑体"/>
      <w:sz w:val="30"/>
      <w:szCs w:val="30"/>
    </w:rPr>
  </w:style>
  <w:style w:type="paragraph" w:customStyle="1" w:styleId="affffffffffc">
    <w:name w:val="标准书眉_偶数页"/>
    <w:basedOn w:val="afffffffffd"/>
    <w:next w:val="afff7"/>
    <w:qFormat/>
    <w:rsid w:val="000A023F"/>
    <w:pPr>
      <w:jc w:val="left"/>
    </w:pPr>
  </w:style>
  <w:style w:type="paragraph" w:customStyle="1" w:styleId="afff1">
    <w:name w:val="工程建设表标题"/>
    <w:basedOn w:val="afff0"/>
    <w:qFormat/>
    <w:rsid w:val="000A023F"/>
    <w:pPr>
      <w:numPr>
        <w:ilvl w:val="4"/>
      </w:numPr>
      <w:jc w:val="center"/>
      <w:outlineLvl w:val="4"/>
    </w:pPr>
  </w:style>
  <w:style w:type="paragraph" w:customStyle="1" w:styleId="Char30">
    <w:name w:val="Char3"/>
    <w:basedOn w:val="afff7"/>
    <w:qFormat/>
    <w:rsid w:val="000A023F"/>
    <w:pPr>
      <w:spacing w:line="360" w:lineRule="auto"/>
    </w:pPr>
    <w:rPr>
      <w:rFonts w:ascii="Tahoma" w:hAnsi="Tahoma"/>
      <w:b/>
      <w:sz w:val="30"/>
      <w:szCs w:val="20"/>
    </w:rPr>
  </w:style>
  <w:style w:type="paragraph" w:customStyle="1" w:styleId="affffffffffd">
    <w:name w:val="其他标准称谓"/>
    <w:qFormat/>
    <w:rsid w:val="000A023F"/>
    <w:pPr>
      <w:spacing w:line="0" w:lineRule="atLeast"/>
      <w:jc w:val="distribute"/>
    </w:pPr>
    <w:rPr>
      <w:rFonts w:ascii="黑体" w:eastAsia="黑体" w:hAnsi="宋体"/>
      <w:sz w:val="52"/>
    </w:rPr>
  </w:style>
  <w:style w:type="paragraph" w:customStyle="1" w:styleId="afff5">
    <w:name w:val="工程建设无节条标题"/>
    <w:basedOn w:val="afff7"/>
    <w:next w:val="affffff"/>
    <w:qFormat/>
    <w:rsid w:val="000A023F"/>
    <w:pPr>
      <w:numPr>
        <w:ilvl w:val="8"/>
        <w:numId w:val="11"/>
      </w:numPr>
      <w:tabs>
        <w:tab w:val="clear" w:pos="720"/>
      </w:tabs>
      <w:outlineLvl w:val="3"/>
    </w:pPr>
    <w:rPr>
      <w:szCs w:val="24"/>
    </w:rPr>
  </w:style>
  <w:style w:type="paragraph" w:customStyle="1" w:styleId="23">
    <w:name w:val="科东_缩排_2"/>
    <w:basedOn w:val="afff7"/>
    <w:next w:val="afffffff"/>
    <w:qFormat/>
    <w:rsid w:val="000A023F"/>
    <w:pPr>
      <w:numPr>
        <w:ilvl w:val="1"/>
        <w:numId w:val="39"/>
      </w:numPr>
      <w:spacing w:line="360" w:lineRule="auto"/>
    </w:pPr>
    <w:rPr>
      <w:sz w:val="24"/>
    </w:rPr>
  </w:style>
  <w:style w:type="paragraph" w:customStyle="1" w:styleId="5">
    <w:name w:val="正文5"/>
    <w:basedOn w:val="afff7"/>
    <w:qFormat/>
    <w:rsid w:val="000A023F"/>
    <w:pPr>
      <w:numPr>
        <w:numId w:val="18"/>
      </w:numPr>
      <w:spacing w:beforeLines="50" w:afterLines="50" w:line="300" w:lineRule="auto"/>
      <w:ind w:leftChars="500" w:left="1620"/>
    </w:pPr>
    <w:rPr>
      <w:rFonts w:ascii="Segoe UI" w:hAnsi="宋体" w:cs="Latha"/>
      <w:sz w:val="24"/>
      <w:szCs w:val="24"/>
    </w:rPr>
  </w:style>
  <w:style w:type="paragraph" w:customStyle="1" w:styleId="affffffffffe">
    <w:name w:val="参考资料"/>
    <w:basedOn w:val="afff7"/>
    <w:qFormat/>
    <w:rsid w:val="000A023F"/>
    <w:pPr>
      <w:widowControl/>
      <w:tabs>
        <w:tab w:val="left" w:pos="426"/>
        <w:tab w:val="left" w:pos="851"/>
      </w:tabs>
      <w:autoSpaceDE w:val="0"/>
      <w:autoSpaceDN w:val="0"/>
      <w:adjustRightInd w:val="0"/>
      <w:spacing w:before="120" w:line="300" w:lineRule="atLeast"/>
      <w:jc w:val="left"/>
      <w:textAlignment w:val="bottom"/>
    </w:pPr>
    <w:rPr>
      <w:rFonts w:ascii="宋体"/>
      <w:spacing w:val="20"/>
      <w:kern w:val="0"/>
      <w:sz w:val="18"/>
      <w:szCs w:val="20"/>
      <w:lang w:val="en-GB" w:eastAsia="en-US"/>
    </w:rPr>
  </w:style>
  <w:style w:type="paragraph" w:customStyle="1" w:styleId="101">
    <w:name w:val="内容目录 10"/>
    <w:basedOn w:val="afffffffff2"/>
    <w:qFormat/>
    <w:rsid w:val="000A023F"/>
    <w:pPr>
      <w:tabs>
        <w:tab w:val="right" w:leader="dot" w:pos="7091"/>
      </w:tabs>
      <w:ind w:left="2547"/>
    </w:pPr>
  </w:style>
  <w:style w:type="paragraph" w:customStyle="1" w:styleId="aff3">
    <w:name w:val="附录一级条标题"/>
    <w:basedOn w:val="aff2"/>
    <w:next w:val="affffff"/>
    <w:qFormat/>
    <w:rsid w:val="000A023F"/>
    <w:pPr>
      <w:numPr>
        <w:ilvl w:val="2"/>
      </w:numPr>
      <w:autoSpaceDN w:val="0"/>
      <w:spacing w:beforeLines="0" w:afterLines="0"/>
      <w:outlineLvl w:val="2"/>
    </w:pPr>
  </w:style>
  <w:style w:type="paragraph" w:customStyle="1" w:styleId="21">
    <w:name w:val="标准规范2级"/>
    <w:basedOn w:val="afff7"/>
    <w:qFormat/>
    <w:rsid w:val="000A023F"/>
    <w:pPr>
      <w:numPr>
        <w:numId w:val="40"/>
      </w:numPr>
      <w:spacing w:before="120" w:line="360" w:lineRule="auto"/>
      <w:ind w:firstLineChars="0" w:firstLine="0"/>
    </w:pPr>
    <w:rPr>
      <w:rFonts w:eastAsia="黑体" w:cs="宋体"/>
      <w:color w:val="000000"/>
      <w:szCs w:val="20"/>
    </w:rPr>
  </w:style>
  <w:style w:type="paragraph" w:customStyle="1" w:styleId="afffffffffff">
    <w:name w:val="封面标准英文名称"/>
    <w:qFormat/>
    <w:rsid w:val="000A023F"/>
    <w:pPr>
      <w:widowControl w:val="0"/>
      <w:spacing w:before="370" w:line="400" w:lineRule="exact"/>
      <w:jc w:val="center"/>
    </w:pPr>
    <w:rPr>
      <w:sz w:val="28"/>
    </w:rPr>
  </w:style>
  <w:style w:type="paragraph" w:customStyle="1" w:styleId="afffffffffff0">
    <w:name w:val="首页公司日期"/>
    <w:basedOn w:val="afff7"/>
    <w:qFormat/>
    <w:rsid w:val="000A023F"/>
    <w:pPr>
      <w:jc w:val="center"/>
    </w:pPr>
    <w:rPr>
      <w:rFonts w:ascii="楷体_GB2312" w:eastAsia="楷体_GB2312" w:cs="宋体"/>
      <w:sz w:val="28"/>
      <w:szCs w:val="20"/>
    </w:rPr>
  </w:style>
  <w:style w:type="paragraph" w:customStyle="1" w:styleId="22">
    <w:name w:val="附录 2"/>
    <w:basedOn w:val="afffff2"/>
    <w:next w:val="affffff"/>
    <w:qFormat/>
    <w:rsid w:val="000A023F"/>
    <w:pPr>
      <w:numPr>
        <w:ilvl w:val="1"/>
        <w:numId w:val="16"/>
      </w:numPr>
      <w:suppressAutoHyphens w:val="0"/>
    </w:pPr>
    <w:rPr>
      <w:rFonts w:ascii="Calibri" w:hAnsi="Calibri"/>
      <w:kern w:val="2"/>
      <w:szCs w:val="24"/>
      <w:lang w:eastAsia="zh-CN"/>
    </w:rPr>
  </w:style>
  <w:style w:type="paragraph" w:customStyle="1" w:styleId="CharCharChar1">
    <w:name w:val="Char Char Char1"/>
    <w:basedOn w:val="afff7"/>
    <w:qFormat/>
    <w:rsid w:val="000A023F"/>
    <w:pPr>
      <w:spacing w:line="360" w:lineRule="auto"/>
    </w:pPr>
    <w:rPr>
      <w:rFonts w:ascii="Tahoma" w:hAnsi="Tahoma"/>
      <w:sz w:val="24"/>
      <w:szCs w:val="20"/>
    </w:rPr>
  </w:style>
  <w:style w:type="paragraph" w:customStyle="1" w:styleId="Char120">
    <w:name w:val="Char12"/>
    <w:basedOn w:val="afff7"/>
    <w:qFormat/>
    <w:rsid w:val="000A023F"/>
    <w:pPr>
      <w:spacing w:line="360" w:lineRule="auto"/>
    </w:pPr>
    <w:rPr>
      <w:rFonts w:ascii="Tahoma" w:hAnsi="Tahoma"/>
      <w:sz w:val="24"/>
      <w:szCs w:val="20"/>
    </w:rPr>
  </w:style>
  <w:style w:type="paragraph" w:customStyle="1" w:styleId="afffffffffff1">
    <w:name w:val="居中文字"/>
    <w:basedOn w:val="afff7"/>
    <w:qFormat/>
    <w:rsid w:val="000A023F"/>
    <w:pPr>
      <w:widowControl/>
      <w:spacing w:line="360" w:lineRule="auto"/>
      <w:jc w:val="center"/>
    </w:pPr>
    <w:rPr>
      <w:rFonts w:ascii="Arial" w:hAnsi="Arial"/>
      <w:kern w:val="0"/>
      <w:szCs w:val="24"/>
    </w:rPr>
  </w:style>
  <w:style w:type="paragraph" w:customStyle="1" w:styleId="StyleFirstline074cm">
    <w:name w:val="Style First line:  0.74 cm"/>
    <w:basedOn w:val="afff7"/>
    <w:qFormat/>
    <w:rsid w:val="000A023F"/>
    <w:pPr>
      <w:widowControl/>
      <w:ind w:firstLine="420"/>
    </w:pPr>
    <w:rPr>
      <w:rFonts w:cs="宋体"/>
      <w:kern w:val="0"/>
      <w:szCs w:val="20"/>
      <w:lang w:val="en-GB" w:eastAsia="en-US"/>
    </w:rPr>
  </w:style>
  <w:style w:type="paragraph" w:customStyle="1" w:styleId="afffffffffff2">
    <w:name w:val="参考文献、索引标题"/>
    <w:basedOn w:val="afffffe"/>
    <w:next w:val="afff7"/>
    <w:qFormat/>
    <w:rsid w:val="000A023F"/>
    <w:pPr>
      <w:spacing w:after="200"/>
    </w:pPr>
    <w:rPr>
      <w:sz w:val="21"/>
    </w:rPr>
  </w:style>
  <w:style w:type="paragraph" w:customStyle="1" w:styleId="afffffffffff3">
    <w:name w:val="封面标准代替信息"/>
    <w:basedOn w:val="2b"/>
    <w:qFormat/>
    <w:rsid w:val="000A023F"/>
    <w:pPr>
      <w:framePr w:wrap="around"/>
      <w:spacing w:before="57"/>
    </w:pPr>
    <w:rPr>
      <w:rFonts w:ascii="宋体"/>
      <w:sz w:val="21"/>
    </w:rPr>
  </w:style>
  <w:style w:type="paragraph" w:customStyle="1" w:styleId="a1">
    <w:name w:val="示例"/>
    <w:next w:val="affffff"/>
    <w:qFormat/>
    <w:rsid w:val="000A023F"/>
    <w:pPr>
      <w:numPr>
        <w:numId w:val="41"/>
      </w:numPr>
      <w:tabs>
        <w:tab w:val="clear" w:pos="1140"/>
      </w:tabs>
      <w:ind w:left="0" w:firstLineChars="200" w:firstLine="200"/>
      <w:jc w:val="both"/>
    </w:pPr>
    <w:rPr>
      <w:rFonts w:ascii="宋体"/>
      <w:sz w:val="18"/>
    </w:rPr>
  </w:style>
  <w:style w:type="paragraph" w:customStyle="1" w:styleId="afffffffffff4">
    <w:name w:val="封面公司英文名称"/>
    <w:qFormat/>
    <w:rsid w:val="000A023F"/>
    <w:pPr>
      <w:spacing w:line="360" w:lineRule="auto"/>
      <w:jc w:val="center"/>
    </w:pPr>
    <w:rPr>
      <w:rFonts w:ascii="Arial" w:eastAsia="黑体" w:hAnsi="Arial"/>
      <w:sz w:val="21"/>
      <w:szCs w:val="24"/>
    </w:rPr>
  </w:style>
  <w:style w:type="paragraph" w:customStyle="1" w:styleId="afffffffffff5">
    <w:name w:val="表格行"/>
    <w:basedOn w:val="afffff2"/>
    <w:qFormat/>
    <w:rsid w:val="000A023F"/>
    <w:pPr>
      <w:suppressAutoHyphens w:val="0"/>
      <w:spacing w:before="120" w:after="0"/>
      <w:ind w:firstLine="0"/>
      <w:jc w:val="center"/>
    </w:pPr>
    <w:rPr>
      <w:rFonts w:ascii="Calibri" w:hAnsi="Calibri"/>
      <w:kern w:val="2"/>
      <w:szCs w:val="24"/>
      <w:lang w:eastAsia="zh-CN"/>
    </w:rPr>
  </w:style>
  <w:style w:type="paragraph" w:customStyle="1" w:styleId="CharCharCharCharCharCharChar2">
    <w:name w:val="Char Char Char Char Char Char Char2"/>
    <w:basedOn w:val="afff7"/>
    <w:qFormat/>
    <w:rsid w:val="000A023F"/>
    <w:pPr>
      <w:widowControl/>
      <w:spacing w:after="160" w:line="240" w:lineRule="exact"/>
      <w:jc w:val="left"/>
    </w:pPr>
    <w:rPr>
      <w:rFonts w:ascii="Verdana" w:eastAsia="仿宋_GB2312" w:hAnsi="Verdana"/>
      <w:kern w:val="0"/>
      <w:sz w:val="30"/>
      <w:szCs w:val="30"/>
      <w:lang w:eastAsia="en-US"/>
    </w:rPr>
  </w:style>
  <w:style w:type="paragraph" w:customStyle="1" w:styleId="afffffffffff6">
    <w:name w:val="标准名称"/>
    <w:basedOn w:val="afff7"/>
    <w:next w:val="affffffffffa"/>
    <w:qFormat/>
    <w:rsid w:val="000A023F"/>
    <w:pPr>
      <w:jc w:val="center"/>
    </w:pPr>
    <w:rPr>
      <w:b/>
      <w:spacing w:val="300"/>
      <w:sz w:val="44"/>
    </w:rPr>
  </w:style>
  <w:style w:type="paragraph" w:customStyle="1" w:styleId="CharCharCharCharChar">
    <w:name w:val="图表索引 Char Char Char Char Char"/>
    <w:basedOn w:val="16"/>
    <w:next w:val="afff7"/>
    <w:qFormat/>
    <w:rsid w:val="000A023F"/>
    <w:pPr>
      <w:spacing w:line="240" w:lineRule="auto"/>
    </w:pPr>
    <w:rPr>
      <w:rFonts w:ascii="宋体" w:hAnsi="宋体"/>
      <w:b/>
      <w:bCs/>
      <w:color w:val="0000FF"/>
      <w:kern w:val="2"/>
      <w:sz w:val="24"/>
      <w:u w:val="single"/>
    </w:rPr>
  </w:style>
  <w:style w:type="paragraph" w:customStyle="1" w:styleId="aff5">
    <w:name w:val="附录三级条标题"/>
    <w:basedOn w:val="aff4"/>
    <w:next w:val="affffff"/>
    <w:qFormat/>
    <w:rsid w:val="000A023F"/>
    <w:pPr>
      <w:numPr>
        <w:ilvl w:val="4"/>
      </w:numPr>
      <w:outlineLvl w:val="4"/>
    </w:pPr>
  </w:style>
  <w:style w:type="paragraph" w:customStyle="1" w:styleId="aff4">
    <w:name w:val="附录二级条标题"/>
    <w:basedOn w:val="aff3"/>
    <w:next w:val="affffff"/>
    <w:qFormat/>
    <w:rsid w:val="000A023F"/>
    <w:pPr>
      <w:numPr>
        <w:ilvl w:val="3"/>
      </w:numPr>
      <w:outlineLvl w:val="3"/>
    </w:pPr>
  </w:style>
  <w:style w:type="paragraph" w:customStyle="1" w:styleId="afffffffffff7">
    <w:name w:val="_图表编号"/>
    <w:basedOn w:val="affff0"/>
    <w:next w:val="afffffff1"/>
    <w:qFormat/>
    <w:rsid w:val="000A023F"/>
    <w:pPr>
      <w:snapToGrid w:val="0"/>
      <w:spacing w:beforeLines="15" w:afterLines="15"/>
    </w:pPr>
    <w:rPr>
      <w:rFonts w:ascii="Arial" w:cs="Times New Roman"/>
      <w:szCs w:val="21"/>
    </w:rPr>
  </w:style>
  <w:style w:type="paragraph" w:customStyle="1" w:styleId="PMS20-">
    <w:name w:val="PMS2.0-正文"/>
    <w:basedOn w:val="afff7"/>
    <w:qFormat/>
    <w:rsid w:val="000A023F"/>
    <w:pPr>
      <w:spacing w:line="360" w:lineRule="auto"/>
    </w:pPr>
    <w:rPr>
      <w:rFonts w:eastAsia="仿宋_GB2312"/>
      <w:sz w:val="24"/>
      <w:szCs w:val="20"/>
    </w:rPr>
  </w:style>
  <w:style w:type="paragraph" w:customStyle="1" w:styleId="afffffffffff8">
    <w:name w:val="样式 表格内容 + 加粗"/>
    <w:basedOn w:val="afff7"/>
    <w:qFormat/>
    <w:rsid w:val="000A023F"/>
    <w:pPr>
      <w:jc w:val="center"/>
    </w:pPr>
    <w:rPr>
      <w:b/>
      <w:bCs/>
      <w:sz w:val="18"/>
      <w:szCs w:val="24"/>
    </w:rPr>
  </w:style>
  <w:style w:type="paragraph" w:customStyle="1" w:styleId="affb">
    <w:name w:val="术语定义四级条标题"/>
    <w:basedOn w:val="aff8"/>
    <w:next w:val="affffff"/>
    <w:qFormat/>
    <w:rsid w:val="000A023F"/>
    <w:pPr>
      <w:numPr>
        <w:ilvl w:val="3"/>
      </w:numPr>
    </w:pPr>
  </w:style>
  <w:style w:type="paragraph" w:customStyle="1" w:styleId="afffffffffff9">
    <w:name w:val="其他发布日期"/>
    <w:basedOn w:val="afff7"/>
    <w:qFormat/>
    <w:rsid w:val="000A023F"/>
    <w:pPr>
      <w:framePr w:w="3997" w:h="471" w:hRule="exact" w:vSpace="181" w:wrap="around" w:vAnchor="page" w:hAnchor="page" w:x="1419" w:y="14097" w:anchorLock="1"/>
      <w:widowControl/>
      <w:jc w:val="left"/>
    </w:pPr>
    <w:rPr>
      <w:rFonts w:eastAsia="黑体"/>
      <w:kern w:val="0"/>
      <w:sz w:val="28"/>
      <w:szCs w:val="20"/>
    </w:rPr>
  </w:style>
  <w:style w:type="paragraph" w:customStyle="1" w:styleId="TOC1">
    <w:name w:val="TOC 标题1"/>
    <w:basedOn w:val="12"/>
    <w:next w:val="afff7"/>
    <w:uiPriority w:val="39"/>
    <w:qFormat/>
    <w:rsid w:val="000A023F"/>
    <w:pPr>
      <w:spacing w:before="480" w:line="276" w:lineRule="auto"/>
      <w:outlineLvl w:val="9"/>
    </w:pPr>
    <w:rPr>
      <w:rFonts w:ascii="Cambria" w:hAnsi="Cambria"/>
      <w:color w:val="365F91"/>
      <w:kern w:val="0"/>
      <w:sz w:val="28"/>
      <w:szCs w:val="28"/>
    </w:rPr>
  </w:style>
  <w:style w:type="paragraph" w:customStyle="1" w:styleId="11SectionHeadh1l131stlevelListlevel1H11">
    <w:name w:val="样式 标题 1章标题 1Section Headh1l1&amp;31st levelList level 1H11..."/>
    <w:basedOn w:val="12"/>
    <w:qFormat/>
    <w:rsid w:val="000A023F"/>
    <w:pPr>
      <w:tabs>
        <w:tab w:val="left" w:pos="360"/>
        <w:tab w:val="left" w:pos="432"/>
      </w:tabs>
      <w:spacing w:before="340" w:after="330" w:line="578" w:lineRule="auto"/>
      <w:ind w:left="432" w:hanging="432"/>
    </w:pPr>
    <w:rPr>
      <w:rFonts w:cs="宋体"/>
      <w:szCs w:val="20"/>
    </w:rPr>
  </w:style>
  <w:style w:type="paragraph" w:customStyle="1" w:styleId="CM45">
    <w:name w:val="CM45"/>
    <w:basedOn w:val="afff7"/>
    <w:next w:val="afff7"/>
    <w:qFormat/>
    <w:rsid w:val="000A023F"/>
    <w:pPr>
      <w:autoSpaceDE w:val="0"/>
      <w:autoSpaceDN w:val="0"/>
      <w:adjustRightInd w:val="0"/>
      <w:spacing w:after="473"/>
      <w:jc w:val="left"/>
    </w:pPr>
    <w:rPr>
      <w:kern w:val="0"/>
      <w:sz w:val="24"/>
    </w:rPr>
  </w:style>
  <w:style w:type="paragraph" w:customStyle="1" w:styleId="NOTE">
    <w:name w:val="NOTE"/>
    <w:basedOn w:val="PARAGRAPH"/>
    <w:qFormat/>
    <w:rsid w:val="000A023F"/>
    <w:pPr>
      <w:tabs>
        <w:tab w:val="left" w:pos="709"/>
      </w:tabs>
      <w:spacing w:before="0" w:after="100"/>
    </w:pPr>
    <w:rPr>
      <w:kern w:val="0"/>
      <w:sz w:val="16"/>
      <w:szCs w:val="20"/>
      <w:lang w:val="en-US" w:eastAsia="en-US"/>
    </w:rPr>
  </w:style>
  <w:style w:type="paragraph" w:customStyle="1" w:styleId="aa">
    <w:name w:val="附录表标题续表"/>
    <w:basedOn w:val="a6"/>
    <w:next w:val="affffff"/>
    <w:qFormat/>
    <w:rsid w:val="000A023F"/>
    <w:pPr>
      <w:numPr>
        <w:numId w:val="42"/>
      </w:numPr>
    </w:pPr>
    <w:rPr>
      <w:b w:val="0"/>
    </w:rPr>
  </w:style>
  <w:style w:type="paragraph" w:customStyle="1" w:styleId="1f7">
    <w:name w:val="段 1"/>
    <w:basedOn w:val="affffff"/>
    <w:next w:val="affffff"/>
    <w:qFormat/>
    <w:rsid w:val="000A023F"/>
    <w:pPr>
      <w:widowControl w:val="0"/>
      <w:spacing w:beforeLines="50" w:after="120"/>
      <w:ind w:firstLineChars="0" w:firstLine="416"/>
    </w:pPr>
    <w:rPr>
      <w:rFonts w:ascii="Calibri" w:hAnsi="Calibri"/>
      <w:bCs/>
      <w:i/>
      <w:iCs/>
      <w:color w:val="000000"/>
      <w:spacing w:val="20"/>
      <w:kern w:val="2"/>
      <w:szCs w:val="21"/>
    </w:rPr>
  </w:style>
  <w:style w:type="paragraph" w:customStyle="1" w:styleId="ParaCharCharChar">
    <w:name w:val="默认段落字体 Para Char Char Char"/>
    <w:basedOn w:val="afff7"/>
    <w:qFormat/>
    <w:rsid w:val="000A023F"/>
  </w:style>
  <w:style w:type="paragraph" w:customStyle="1" w:styleId="2f0">
    <w:name w:val="正文_首行缩进2字符_段前段后"/>
    <w:basedOn w:val="afff7"/>
    <w:qFormat/>
    <w:rsid w:val="000A023F"/>
    <w:pPr>
      <w:widowControl/>
      <w:spacing w:beforeLines="50" w:afterLines="50"/>
    </w:pPr>
    <w:rPr>
      <w:kern w:val="0"/>
      <w:sz w:val="24"/>
      <w:lang w:val="en-GB"/>
    </w:rPr>
  </w:style>
  <w:style w:type="paragraph" w:customStyle="1" w:styleId="C0">
    <w:name w:val="C代码"/>
    <w:basedOn w:val="29"/>
    <w:qFormat/>
    <w:rsid w:val="000A023F"/>
    <w:pPr>
      <w:widowControl w:val="0"/>
      <w:ind w:firstLine="452"/>
    </w:pPr>
    <w:rPr>
      <w:rFonts w:cs="宋体"/>
      <w:kern w:val="2"/>
      <w:szCs w:val="20"/>
      <w:lang w:val="en-US" w:eastAsia="zh-CN"/>
    </w:rPr>
  </w:style>
  <w:style w:type="paragraph" w:customStyle="1" w:styleId="aff6">
    <w:name w:val="附录四级条标题"/>
    <w:basedOn w:val="aff5"/>
    <w:next w:val="affffff"/>
    <w:qFormat/>
    <w:rsid w:val="000A023F"/>
    <w:pPr>
      <w:numPr>
        <w:ilvl w:val="5"/>
      </w:numPr>
      <w:outlineLvl w:val="5"/>
    </w:pPr>
  </w:style>
  <w:style w:type="paragraph" w:customStyle="1" w:styleId="afffffffffffa">
    <w:name w:val="五级无标题条"/>
    <w:basedOn w:val="afff7"/>
    <w:qFormat/>
    <w:rsid w:val="000A023F"/>
    <w:rPr>
      <w:rFonts w:ascii="黑体" w:eastAsia="黑体"/>
      <w:b/>
      <w:szCs w:val="24"/>
    </w:rPr>
  </w:style>
  <w:style w:type="paragraph" w:customStyle="1" w:styleId="afffffffffffb">
    <w:name w:val="封面公司名称"/>
    <w:basedOn w:val="afff7"/>
    <w:qFormat/>
    <w:rsid w:val="000A023F"/>
    <w:pPr>
      <w:widowControl/>
      <w:jc w:val="center"/>
    </w:pPr>
    <w:rPr>
      <w:rFonts w:ascii="Arial" w:eastAsia="黑体" w:hAnsi="Arial"/>
      <w:b/>
      <w:kern w:val="0"/>
      <w:sz w:val="24"/>
    </w:rPr>
  </w:style>
  <w:style w:type="paragraph" w:customStyle="1" w:styleId="afffffffffffc">
    <w:name w:val="表格列标题"/>
    <w:basedOn w:val="afff7"/>
    <w:qFormat/>
    <w:rsid w:val="000A023F"/>
    <w:pPr>
      <w:keepNext/>
      <w:autoSpaceDE w:val="0"/>
      <w:autoSpaceDN w:val="0"/>
      <w:adjustRightInd w:val="0"/>
      <w:jc w:val="center"/>
    </w:pPr>
    <w:rPr>
      <w:b/>
      <w:kern w:val="0"/>
      <w:szCs w:val="20"/>
    </w:rPr>
  </w:style>
  <w:style w:type="paragraph" w:customStyle="1" w:styleId="afffffffffffd">
    <w:name w:val="标准编号"/>
    <w:basedOn w:val="afff7"/>
    <w:next w:val="afff7"/>
    <w:qFormat/>
    <w:rsid w:val="000A023F"/>
    <w:pPr>
      <w:pBdr>
        <w:bottom w:val="single" w:sz="4" w:space="1" w:color="auto"/>
      </w:pBdr>
      <w:jc w:val="center"/>
    </w:pPr>
    <w:rPr>
      <w:b/>
      <w:sz w:val="32"/>
    </w:rPr>
  </w:style>
  <w:style w:type="paragraph" w:customStyle="1" w:styleId="afffffffffffe">
    <w:name w:val="正文缩进斜体"/>
    <w:basedOn w:val="affff"/>
    <w:qFormat/>
    <w:rsid w:val="000A023F"/>
    <w:pPr>
      <w:widowControl/>
      <w:spacing w:line="360" w:lineRule="auto"/>
      <w:jc w:val="left"/>
    </w:pPr>
    <w:rPr>
      <w:rFonts w:ascii="Arial" w:hAnsi="Arial"/>
      <w:i/>
      <w:sz w:val="21"/>
    </w:rPr>
  </w:style>
  <w:style w:type="paragraph" w:customStyle="1" w:styleId="0122011">
    <w:name w:val="样式 样式 段前: 0.1 行 首行缩进:  2 字符 + 首行缩进:  2 字符 段前: 0.1 行1"/>
    <w:basedOn w:val="afff7"/>
    <w:qFormat/>
    <w:rsid w:val="000A023F"/>
    <w:pPr>
      <w:spacing w:beforeLines="10" w:line="276" w:lineRule="auto"/>
      <w:ind w:firstLine="420"/>
    </w:pPr>
    <w:rPr>
      <w:rFonts w:cs="宋体"/>
      <w:szCs w:val="20"/>
    </w:rPr>
  </w:style>
  <w:style w:type="paragraph" w:customStyle="1" w:styleId="Tabletext">
    <w:name w:val="Tabletext"/>
    <w:basedOn w:val="afff7"/>
    <w:qFormat/>
    <w:rsid w:val="000A023F"/>
    <w:pPr>
      <w:keepLines/>
      <w:spacing w:after="120" w:line="240" w:lineRule="atLeast"/>
      <w:jc w:val="left"/>
    </w:pPr>
    <w:rPr>
      <w:kern w:val="0"/>
      <w:sz w:val="20"/>
      <w:lang w:eastAsia="en-US"/>
    </w:rPr>
  </w:style>
  <w:style w:type="paragraph" w:customStyle="1" w:styleId="2f1">
    <w:name w:val="修订2"/>
    <w:uiPriority w:val="99"/>
    <w:semiHidden/>
    <w:qFormat/>
    <w:rsid w:val="000A023F"/>
    <w:rPr>
      <w:kern w:val="2"/>
      <w:sz w:val="21"/>
      <w:szCs w:val="24"/>
    </w:rPr>
  </w:style>
  <w:style w:type="paragraph" w:customStyle="1" w:styleId="14">
    <w:name w:val="标准规范1级"/>
    <w:basedOn w:val="afffc"/>
    <w:qFormat/>
    <w:rsid w:val="000A023F"/>
    <w:pPr>
      <w:numPr>
        <w:numId w:val="43"/>
      </w:numPr>
      <w:spacing w:line="360" w:lineRule="auto"/>
      <w:ind w:firstLineChars="0" w:firstLine="0"/>
      <w:jc w:val="both"/>
    </w:pPr>
    <w:rPr>
      <w:rFonts w:ascii="Times New Roman" w:eastAsia="黑体" w:hAnsi="Times New Roman" w:cs="宋体"/>
      <w:b w:val="0"/>
      <w:bCs w:val="0"/>
      <w:kern w:val="0"/>
      <w:sz w:val="21"/>
      <w:szCs w:val="20"/>
    </w:rPr>
  </w:style>
  <w:style w:type="paragraph" w:customStyle="1" w:styleId="affffffffffff">
    <w:name w:val="文章标题"/>
    <w:basedOn w:val="afff7"/>
    <w:qFormat/>
    <w:rsid w:val="000A023F"/>
    <w:pPr>
      <w:widowControl/>
      <w:jc w:val="center"/>
    </w:pPr>
    <w:rPr>
      <w:rFonts w:ascii="Arial" w:hAnsi="Arial" w:cs="宋体"/>
      <w:b/>
      <w:bCs/>
      <w:kern w:val="0"/>
      <w:sz w:val="32"/>
      <w:szCs w:val="20"/>
    </w:rPr>
  </w:style>
  <w:style w:type="paragraph" w:customStyle="1" w:styleId="affffffffffff0">
    <w:name w:val="表格样式"/>
    <w:basedOn w:val="afff7"/>
    <w:qFormat/>
    <w:rsid w:val="000A023F"/>
    <w:rPr>
      <w:rFonts w:ascii="宋体" w:hAnsi="宋体"/>
    </w:rPr>
  </w:style>
  <w:style w:type="paragraph" w:customStyle="1" w:styleId="affffffffffff1">
    <w:name w:val="正文圆点编号"/>
    <w:basedOn w:val="afff7"/>
    <w:qFormat/>
    <w:rsid w:val="000A023F"/>
    <w:pPr>
      <w:adjustRightInd w:val="0"/>
      <w:spacing w:line="312" w:lineRule="atLeast"/>
      <w:ind w:left="907" w:firstLineChars="0" w:hanging="425"/>
      <w:textAlignment w:val="baseline"/>
    </w:pPr>
    <w:rPr>
      <w:rFonts w:ascii="宋体" w:hAnsi="Arial"/>
      <w:kern w:val="0"/>
      <w:sz w:val="24"/>
      <w:szCs w:val="20"/>
    </w:rPr>
  </w:style>
  <w:style w:type="paragraph" w:customStyle="1" w:styleId="affffffffffff2">
    <w:name w:val="封面标题头"/>
    <w:basedOn w:val="afff7"/>
    <w:next w:val="afff7"/>
    <w:qFormat/>
    <w:rsid w:val="000A023F"/>
    <w:pPr>
      <w:widowControl/>
      <w:pBdr>
        <w:top w:val="single" w:sz="18" w:space="1" w:color="auto"/>
      </w:pBdr>
      <w:ind w:leftChars="1600" w:left="1600"/>
      <w:jc w:val="left"/>
    </w:pPr>
    <w:rPr>
      <w:rFonts w:ascii="Arial" w:hAnsi="Arial"/>
      <w:kern w:val="0"/>
    </w:rPr>
  </w:style>
  <w:style w:type="paragraph" w:customStyle="1" w:styleId="ad">
    <w:name w:val="一级菜单"/>
    <w:basedOn w:val="12"/>
    <w:qFormat/>
    <w:rsid w:val="000A023F"/>
    <w:pPr>
      <w:numPr>
        <w:numId w:val="5"/>
      </w:numPr>
      <w:suppressAutoHyphens/>
      <w:spacing w:before="340" w:after="330" w:line="400" w:lineRule="exact"/>
      <w:ind w:right="280"/>
    </w:pPr>
    <w:rPr>
      <w:kern w:val="1"/>
      <w:sz w:val="44"/>
    </w:rPr>
  </w:style>
  <w:style w:type="paragraph" w:customStyle="1" w:styleId="aff7">
    <w:name w:val="附录五级条标题"/>
    <w:basedOn w:val="aff6"/>
    <w:next w:val="affffff"/>
    <w:qFormat/>
    <w:rsid w:val="000A023F"/>
    <w:pPr>
      <w:numPr>
        <w:ilvl w:val="6"/>
      </w:numPr>
      <w:outlineLvl w:val="6"/>
    </w:pPr>
  </w:style>
  <w:style w:type="paragraph" w:customStyle="1" w:styleId="affffffffffff3">
    <w:name w:val="实施日期"/>
    <w:basedOn w:val="affffffff"/>
    <w:qFormat/>
    <w:rsid w:val="000A023F"/>
    <w:pPr>
      <w:framePr w:hSpace="0" w:wrap="around" w:xAlign="right"/>
      <w:jc w:val="right"/>
    </w:pPr>
  </w:style>
  <w:style w:type="paragraph" w:customStyle="1" w:styleId="1f8">
    <w:name w:val="无间隔1"/>
    <w:uiPriority w:val="1"/>
    <w:qFormat/>
    <w:rsid w:val="000A023F"/>
    <w:pPr>
      <w:widowControl w:val="0"/>
      <w:spacing w:after="200" w:line="276" w:lineRule="auto"/>
    </w:pPr>
    <w:rPr>
      <w:kern w:val="2"/>
      <w:sz w:val="24"/>
      <w:szCs w:val="24"/>
    </w:rPr>
  </w:style>
  <w:style w:type="paragraph" w:customStyle="1" w:styleId="affffffffffff4">
    <w:name w:val="突出显示"/>
    <w:basedOn w:val="afff7"/>
    <w:qFormat/>
    <w:rsid w:val="000A023F"/>
    <w:pPr>
      <w:spacing w:line="360" w:lineRule="auto"/>
    </w:pPr>
    <w:rPr>
      <w:rFonts w:ascii="宋体" w:hAnsi="宋体"/>
      <w:b/>
      <w:sz w:val="24"/>
      <w:szCs w:val="24"/>
    </w:rPr>
  </w:style>
  <w:style w:type="paragraph" w:customStyle="1" w:styleId="11">
    <w:name w:val="标记 1"/>
    <w:basedOn w:val="affffff"/>
    <w:qFormat/>
    <w:rsid w:val="000A023F"/>
    <w:pPr>
      <w:widowControl w:val="0"/>
      <w:numPr>
        <w:numId w:val="44"/>
      </w:numPr>
      <w:spacing w:after="120"/>
      <w:ind w:firstLineChars="0" w:firstLine="0"/>
    </w:pPr>
    <w:rPr>
      <w:rFonts w:ascii="Calibri" w:hAnsi="Calibri"/>
      <w:spacing w:val="20"/>
      <w:kern w:val="2"/>
      <w:sz w:val="18"/>
      <w:szCs w:val="24"/>
    </w:rPr>
  </w:style>
  <w:style w:type="table" w:customStyle="1" w:styleId="1f9">
    <w:name w:val="浅色网格1"/>
    <w:basedOn w:val="afffa"/>
    <w:uiPriority w:val="62"/>
    <w:qFormat/>
    <w:rsid w:val="000A023F"/>
    <w:rPr>
      <w:sz w:val="22"/>
      <w:lang w:eastAsia="en-US" w:bidi="en-US"/>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eastAsia="System"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stem"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21">
    <w:name w:val="中等深浅底纹 12"/>
    <w:basedOn w:val="afffa"/>
    <w:uiPriority w:val="63"/>
    <w:qFormat/>
    <w:rsid w:val="000A023F"/>
    <w:rPr>
      <w:rFonts w:ascii="Cambria" w:hAnsi="Cambria"/>
    </w:rPr>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底纹 1 - 强调文字颜色 11"/>
    <w:basedOn w:val="afffa"/>
    <w:uiPriority w:val="63"/>
    <w:qFormat/>
    <w:rsid w:val="000A023F"/>
    <w:rPr>
      <w:sz w:val="22"/>
      <w:lang w:eastAsia="en-US" w:bidi="en-US"/>
    </w:rPr>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111">
    <w:name w:val="中等深浅底纹 111"/>
    <w:basedOn w:val="afffa"/>
    <w:uiPriority w:val="63"/>
    <w:qFormat/>
    <w:rsid w:val="000A023F"/>
    <w:rPr>
      <w:rFonts w:ascii="Cambria" w:hAnsi="Cambria"/>
    </w:rPr>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2f2">
    <w:name w:val="浅色底纹2"/>
    <w:basedOn w:val="afffa"/>
    <w:uiPriority w:val="60"/>
    <w:qFormat/>
    <w:rsid w:val="000A023F"/>
    <w:rPr>
      <w:color w:val="000000"/>
      <w:sz w:val="22"/>
      <w:lang w:eastAsia="en-US" w:bidi="en-US"/>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fa">
    <w:name w:val="网格型1"/>
    <w:basedOn w:val="afffa"/>
    <w:qFormat/>
    <w:rsid w:val="000A023F"/>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中等深浅底纹 11"/>
    <w:basedOn w:val="afffa"/>
    <w:uiPriority w:val="63"/>
    <w:qFormat/>
    <w:rsid w:val="000A023F"/>
    <w:rPr>
      <w:rFonts w:ascii="Cambria" w:hAnsi="Cambria"/>
    </w:rPr>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11">
    <w:name w:val="浅色列表 - 强调文字颜色 11"/>
    <w:basedOn w:val="afffa"/>
    <w:uiPriority w:val="61"/>
    <w:qFormat/>
    <w:rsid w:val="000A023F"/>
    <w:rPr>
      <w:sz w:val="22"/>
      <w:lang w:eastAsia="en-US" w:bidi="en-US"/>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fb">
    <w:name w:val="浅色底纹1"/>
    <w:basedOn w:val="afffa"/>
    <w:uiPriority w:val="60"/>
    <w:qFormat/>
    <w:rsid w:val="000A023F"/>
    <w:rPr>
      <w:color w:val="000000"/>
      <w:sz w:val="22"/>
      <w:lang w:eastAsia="en-US" w:bidi="en-US"/>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paragraph" w:customStyle="1" w:styleId="Default">
    <w:name w:val="Default"/>
    <w:qFormat/>
    <w:rsid w:val="000A023F"/>
    <w:pPr>
      <w:widowControl w:val="0"/>
      <w:autoSpaceDE w:val="0"/>
      <w:autoSpaceDN w:val="0"/>
      <w:adjustRightInd w:val="0"/>
    </w:pPr>
    <w:rPr>
      <w:rFonts w:ascii="黑体" w:eastAsia="黑体" w:cs="黑体"/>
      <w:color w:val="000000"/>
      <w:sz w:val="24"/>
      <w:szCs w:val="24"/>
    </w:rPr>
  </w:style>
  <w:style w:type="character" w:customStyle="1" w:styleId="Char3">
    <w:name w:val="题注 Char"/>
    <w:link w:val="affff0"/>
    <w:qFormat/>
    <w:rsid w:val="000A023F"/>
    <w:rPr>
      <w:rFonts w:ascii="宋体" w:eastAsia="黑体" w:hAnsi="Arial" w:cs="Arial"/>
      <w:kern w:val="2"/>
      <w:sz w:val="21"/>
    </w:rPr>
  </w:style>
  <w:style w:type="character" w:customStyle="1" w:styleId="affffffffffff5">
    <w:name w:val="一级条标题 字符"/>
    <w:qFormat/>
    <w:rsid w:val="000A023F"/>
    <w:rPr>
      <w:rFonts w:ascii="黑体" w:eastAsia="黑体"/>
      <w:sz w:val="21"/>
      <w:szCs w:val="21"/>
    </w:rPr>
  </w:style>
  <w:style w:type="character" w:customStyle="1" w:styleId="csgChar">
    <w:name w:val="csg正文 Char"/>
    <w:link w:val="csg"/>
    <w:qFormat/>
    <w:rsid w:val="000A023F"/>
    <w:rPr>
      <w:sz w:val="21"/>
      <w:szCs w:val="21"/>
    </w:rPr>
  </w:style>
  <w:style w:type="paragraph" w:customStyle="1" w:styleId="csg">
    <w:name w:val="csg正文"/>
    <w:link w:val="csgChar"/>
    <w:qFormat/>
    <w:rsid w:val="000A023F"/>
    <w:pPr>
      <w:ind w:firstLineChars="200" w:firstLine="640"/>
      <w:jc w:val="both"/>
    </w:pPr>
    <w:rPr>
      <w:sz w:val="21"/>
      <w:szCs w:val="21"/>
    </w:rPr>
  </w:style>
  <w:style w:type="character" w:customStyle="1" w:styleId="afffffffff0">
    <w:name w:val="二级条标题 字符"/>
    <w:link w:val="afe"/>
    <w:qFormat/>
    <w:rsid w:val="000A023F"/>
    <w:rPr>
      <w:rFonts w:ascii="黑体" w:eastAsia="黑体"/>
      <w:b/>
      <w:sz w:val="21"/>
    </w:rPr>
  </w:style>
  <w:style w:type="paragraph" w:customStyle="1" w:styleId="TableParagraph">
    <w:name w:val="Table Paragraph"/>
    <w:basedOn w:val="afff7"/>
    <w:uiPriority w:val="1"/>
    <w:qFormat/>
    <w:rsid w:val="000A023F"/>
    <w:pPr>
      <w:autoSpaceDE w:val="0"/>
      <w:autoSpaceDN w:val="0"/>
      <w:ind w:left="107"/>
      <w:jc w:val="left"/>
    </w:pPr>
    <w:rPr>
      <w:rFonts w:eastAsia="Times New Roman"/>
      <w:kern w:val="0"/>
      <w:sz w:val="22"/>
      <w:lang w:eastAsia="en-US"/>
    </w:rPr>
  </w:style>
  <w:style w:type="paragraph" w:customStyle="1" w:styleId="37">
    <w:name w:val="修订3"/>
    <w:hidden/>
    <w:uiPriority w:val="99"/>
    <w:semiHidden/>
    <w:qFormat/>
    <w:rsid w:val="000A023F"/>
    <w:rPr>
      <w:kern w:val="2"/>
      <w:sz w:val="21"/>
      <w:szCs w:val="22"/>
    </w:rPr>
  </w:style>
  <w:style w:type="paragraph" w:customStyle="1" w:styleId="a8">
    <w:name w:val="注×：（正文）"/>
    <w:qFormat/>
    <w:rsid w:val="000A023F"/>
    <w:pPr>
      <w:numPr>
        <w:numId w:val="45"/>
      </w:numPr>
      <w:jc w:val="both"/>
    </w:pPr>
    <w:rPr>
      <w:rFonts w:ascii="宋体"/>
      <w:sz w:val="18"/>
      <w:szCs w:val="18"/>
    </w:rPr>
  </w:style>
  <w:style w:type="paragraph" w:customStyle="1" w:styleId="affffffffffff6">
    <w:name w:val="本文正文"/>
    <w:basedOn w:val="affffff"/>
    <w:link w:val="Charff5"/>
    <w:qFormat/>
    <w:rsid w:val="000A023F"/>
    <w:pPr>
      <w:tabs>
        <w:tab w:val="center" w:pos="4201"/>
        <w:tab w:val="right" w:leader="dot" w:pos="9298"/>
      </w:tabs>
      <w:autoSpaceDE w:val="0"/>
      <w:autoSpaceDN w:val="0"/>
      <w:ind w:firstLine="420"/>
    </w:pPr>
    <w:rPr>
      <w:lang w:val="zh-CN"/>
    </w:rPr>
  </w:style>
  <w:style w:type="character" w:customStyle="1" w:styleId="Charff5">
    <w:name w:val="本文正文 Char"/>
    <w:link w:val="affffffffffff6"/>
    <w:qFormat/>
    <w:rsid w:val="000A023F"/>
    <w:rPr>
      <w:rFonts w:ascii="宋体"/>
      <w:sz w:val="21"/>
      <w:lang w:val="zh-CN" w:eastAsia="zh-CN"/>
    </w:rPr>
  </w:style>
  <w:style w:type="character" w:customStyle="1" w:styleId="Charff3">
    <w:name w:val="表格文本 Char"/>
    <w:link w:val="afffffffd"/>
    <w:qFormat/>
    <w:rsid w:val="000A023F"/>
    <w:rPr>
      <w:sz w:val="24"/>
    </w:rPr>
  </w:style>
  <w:style w:type="character" w:customStyle="1" w:styleId="fontstyle01">
    <w:name w:val="fontstyle01"/>
    <w:qFormat/>
    <w:rsid w:val="000A023F"/>
    <w:rPr>
      <w:rFonts w:ascii="TimesNewRomanPS-BoldMT" w:hAnsi="TimesNewRomanPS-BoldMT" w:hint="default"/>
      <w:b/>
      <w:bCs/>
      <w:color w:val="000000"/>
      <w:sz w:val="18"/>
      <w:szCs w:val="18"/>
    </w:rPr>
  </w:style>
  <w:style w:type="paragraph" w:styleId="affffffffffff7">
    <w:name w:val="Revision"/>
    <w:hidden/>
    <w:uiPriority w:val="99"/>
    <w:unhideWhenUsed/>
    <w:rsid w:val="009530AC"/>
    <w:rPr>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package" Target="embeddings/Microsoft_Visio___22.vsdx"/><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__11.vsdx"/><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4.emf"/><Relationship Id="rId28" Type="http://schemas.openxmlformats.org/officeDocument/2006/relationships/footer" Target="footer7.xml"/><Relationship Id="rId10" Type="http://schemas.openxmlformats.org/officeDocument/2006/relationships/header" Target="header2.xml"/><Relationship Id="rId19" Type="http://schemas.openxmlformats.org/officeDocument/2006/relationships/comments" Target="comment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6.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C44E45-48BA-4610-BF41-694A0DB0D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16</Pages>
  <Words>1643</Words>
  <Characters>9369</Characters>
  <Application>Microsoft Office Word</Application>
  <DocSecurity>0</DocSecurity>
  <Lines>78</Lines>
  <Paragraphs>21</Paragraphs>
  <ScaleCrop>false</ScaleCrop>
  <Company>微软中国</Company>
  <LinksUpToDate>false</LinksUpToDate>
  <CharactersWithSpaces>10991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裴爱华</dc:creator>
  <cp:keywords/>
  <dc:description/>
  <cp:lastModifiedBy>Administrator</cp:lastModifiedBy>
  <cp:revision>8</cp:revision>
  <cp:lastPrinted>2024-03-22T07:25:00Z</cp:lastPrinted>
  <dcterms:created xsi:type="dcterms:W3CDTF">2026-01-07T07:26:00Z</dcterms:created>
  <dcterms:modified xsi:type="dcterms:W3CDTF">2026-03-04T04:01:00Z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(3)5RzHUrrNrjYftt4INUrA4VAjwlbCS+ESKIQ3mf0De3BmKvrDDyKls+ZAaAsquZkmRAiZBkWd
TuVUfbZg8APYLuRIjJcz33CthJ49+bLrv9oRdtJbx0OvL264WKFd+yIfUqlQSOGEww1PkB+E
RRK3UelAMmOUkSQKjU5UKoGC7MmvdC/vd6L6A/Sw9hZU4eFxK67kAgle+f5SPIebY08FTfx4
HxeKLL+FRLDGx6T1sv</vt:lpwstr>
  </property>
  <property fmtid="{D5CDD505-2E9C-101B-9397-08002B2CF9AE}" pid="4" name="_2015_ms_pID_7253431">
    <vt:lpwstr>Gu0ksHsIxqaDzMGPmW3qHUDOPbU8fPLHBxBUrz9FoCdJWN+UuGhjHv
vZIe6RyJCyyyNB91IIijG7OsvT1WSr1ww8aEQn905NrTnCmDkNX4NGRQp2HBn3ht+RHI/rCK
+mYyUkg6WCSskw0Cr978GMEAdsKVLOs9ThemUXbnzEbRjCi1bca1KQIR7+0H3lfewCjJNUv+
khHprXC0zUpFcvFKBjom17mbqHV/sl/Ibep7</vt:lpwstr>
  </property>
  <property fmtid="{D5CDD505-2E9C-101B-9397-08002B2CF9AE}" pid="5" name="_2015_ms_pID_7253432">
    <vt:lpwstr>Rg==</vt:lpwstr>
  </property>
  <property fmtid="{D5CDD505-2E9C-101B-9397-08002B2CF9AE}" pid="6" name="ICV">
    <vt:lpwstr>582A832AAB2A4514B5C8DD52B92C0ABF</vt:lpwstr>
  </property>
  <property fmtid="{D5CDD505-2E9C-101B-9397-08002B2CF9AE}" pid="7" name="KSOTemplateDocerSaveRecord">
    <vt:lpwstr>eyJoZGlkIjoiNmJmMzdlYzI0NGUyOGU5ZjM2ZmE5NmZlMDk5NzYxMDkiLCJ1c2VySWQiOiI2Mjg0ODM1MzYifQ==</vt:lpwstr>
  </property>
  <property fmtid="{D5CDD505-2E9C-101B-9397-08002B2CF9AE}" pid="8" name="_readonly">
    <vt:lpwstr/>
  </property>
  <property fmtid="{D5CDD505-2E9C-101B-9397-08002B2CF9AE}" pid="9" name="_change">
    <vt:lpwstr/>
  </property>
  <property fmtid="{D5CDD505-2E9C-101B-9397-08002B2CF9AE}" pid="10" name="_full-control">
    <vt:lpwstr/>
  </property>
  <property fmtid="{D5CDD505-2E9C-101B-9397-08002B2CF9AE}" pid="11" name="sflag">
    <vt:lpwstr>1767881654</vt:lpwstr>
  </property>
</Properties>
</file>